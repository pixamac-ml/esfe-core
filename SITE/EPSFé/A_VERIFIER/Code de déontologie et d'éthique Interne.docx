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E25F2" w14:textId="17D57EE7" w:rsidR="00ED4E26" w:rsidRDefault="00ED4E26"/>
    <w:p w14:paraId="15F29D11" w14:textId="59DE9FBA" w:rsidR="00ED4E26" w:rsidRPr="00ED4E26" w:rsidRDefault="00ED4E26" w:rsidP="00ED4E26"/>
    <w:p w14:paraId="17805B16" w14:textId="4CA28F71" w:rsidR="00ED4E26" w:rsidRPr="00ED4E26" w:rsidRDefault="00DB7AB2" w:rsidP="00ED4E26">
      <w:ins w:id="0" w:author="Dr Mamadou SANOGO" w:date="2024-10-26T11:01:00Z">
        <w:r>
          <w:rPr>
            <w:noProof/>
            <w:lang w:val="en-US"/>
          </w:rPr>
          <w:drawing>
            <wp:anchor distT="0" distB="0" distL="114300" distR="114300" simplePos="0" relativeHeight="251659264" behindDoc="0" locked="0" layoutInCell="1" allowOverlap="1" wp14:anchorId="088D1761" wp14:editId="70D3C11F">
              <wp:simplePos x="0" y="0"/>
              <wp:positionH relativeFrom="page">
                <wp:posOffset>2379980</wp:posOffset>
              </wp:positionH>
              <wp:positionV relativeFrom="margin">
                <wp:posOffset>443941</wp:posOffset>
              </wp:positionV>
              <wp:extent cx="2710815" cy="1850390"/>
              <wp:effectExtent l="76200" t="57150" r="70485" b="111760"/>
              <wp:wrapSquare wrapText="bothSides"/>
              <wp:docPr id="52895335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a:extLst>
                          <a:ext uri="{28A0092B-C50C-407E-A947-70E740481C1C}">
                            <a14:useLocalDpi xmlns:a14="http://schemas.microsoft.com/office/drawing/2010/main" val="0"/>
                          </a:ext>
                        </a:extLst>
                      </a:blip>
                      <a:stretch>
                        <a:fillRect/>
                      </a:stretch>
                    </pic:blipFill>
                    <pic:spPr>
                      <a:xfrm>
                        <a:off x="0" y="0"/>
                        <a:ext cx="2710815" cy="185039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ins>
      <w:bookmarkStart w:id="1" w:name="_Hlk182232946"/>
    </w:p>
    <w:p w14:paraId="32332087" w14:textId="77777777" w:rsidR="00ED4E26" w:rsidRPr="00ED4E26" w:rsidRDefault="00ED4E26" w:rsidP="00ED4E26"/>
    <w:p w14:paraId="6E73A418" w14:textId="77777777" w:rsidR="00ED4E26" w:rsidRPr="00ED4E26" w:rsidRDefault="00ED4E26" w:rsidP="00ED4E26"/>
    <w:p w14:paraId="656B30BE" w14:textId="77777777" w:rsidR="00ED4E26" w:rsidRPr="00ED4E26" w:rsidRDefault="00ED4E26" w:rsidP="00ED4E26"/>
    <w:p w14:paraId="5C39C4F6" w14:textId="77777777" w:rsidR="00ED4E26" w:rsidRPr="00ED4E26" w:rsidRDefault="00ED4E26" w:rsidP="00ED4E26"/>
    <w:p w14:paraId="2F45E656" w14:textId="77777777" w:rsidR="00ED4E26" w:rsidRPr="00ED4E26" w:rsidRDefault="00ED4E26" w:rsidP="00ED4E26"/>
    <w:p w14:paraId="27A24A55" w14:textId="77777777" w:rsidR="00ED4E26" w:rsidRPr="00ED4E26" w:rsidRDefault="00ED4E26" w:rsidP="00ED4E26"/>
    <w:p w14:paraId="180A7799" w14:textId="77777777" w:rsidR="00ED4E26" w:rsidRPr="00ED4E26" w:rsidRDefault="00ED4E26" w:rsidP="00ED4E26"/>
    <w:p w14:paraId="649ADE74" w14:textId="77777777" w:rsidR="00ED4E26" w:rsidRPr="00ED4E26" w:rsidRDefault="00ED4E26" w:rsidP="00ED4E26"/>
    <w:p w14:paraId="2454F8FC" w14:textId="77777777" w:rsidR="00ED4E26" w:rsidRPr="00ED4E26" w:rsidRDefault="00ED4E26" w:rsidP="00ED4E26"/>
    <w:p w14:paraId="6AE0A426" w14:textId="77777777" w:rsidR="00ED4E26" w:rsidRPr="00ED4E26" w:rsidRDefault="00ED4E26" w:rsidP="00ED4E26"/>
    <w:p w14:paraId="47064662" w14:textId="77777777" w:rsidR="00ED4E26" w:rsidRPr="00ED4E26" w:rsidRDefault="00ED4E26" w:rsidP="00ED4E26">
      <w:pPr>
        <w:jc w:val="center"/>
      </w:pPr>
    </w:p>
    <w:p w14:paraId="56C6EBC0" w14:textId="77777777" w:rsidR="00ED4E26" w:rsidRPr="00ED4E26" w:rsidRDefault="00ED4E26" w:rsidP="00ED4E26"/>
    <w:p w14:paraId="420362C4" w14:textId="77777777" w:rsidR="003E6CAF" w:rsidRDefault="003E6CAF" w:rsidP="00ED4E26">
      <w:pPr>
        <w:jc w:val="center"/>
        <w:rPr>
          <w:color w:val="146C6C"/>
          <w:sz w:val="72"/>
        </w:rPr>
      </w:pPr>
    </w:p>
    <w:p w14:paraId="284F0FE6" w14:textId="6FDA5AED" w:rsidR="00ED4E26" w:rsidRPr="006F1925" w:rsidRDefault="00853AC0" w:rsidP="00ED4E26">
      <w:pPr>
        <w:jc w:val="center"/>
        <w:rPr>
          <w:color w:val="1F4E79" w:themeColor="accent1" w:themeShade="80"/>
          <w:sz w:val="72"/>
        </w:rPr>
      </w:pPr>
      <w:r w:rsidRPr="006F1925">
        <w:rPr>
          <w:color w:val="1F4E79" w:themeColor="accent1" w:themeShade="80"/>
          <w:sz w:val="72"/>
        </w:rPr>
        <w:t>Code de déontologie et d’éthique</w:t>
      </w:r>
    </w:p>
    <w:p w14:paraId="7C21BAA6" w14:textId="77777777" w:rsidR="00C27617" w:rsidRPr="00ED4E26" w:rsidRDefault="00C27617" w:rsidP="00ED4E26">
      <w:pPr>
        <w:jc w:val="center"/>
        <w:rPr>
          <w:color w:val="146C6C"/>
          <w:sz w:val="72"/>
        </w:rPr>
      </w:pPr>
    </w:p>
    <w:p w14:paraId="12C33F37" w14:textId="77777777" w:rsidR="00ED4E26" w:rsidRPr="00ED4E26" w:rsidRDefault="00ED4E26" w:rsidP="00ED4E26"/>
    <w:p w14:paraId="675CEA2F" w14:textId="77777777" w:rsidR="00ED4E26" w:rsidRPr="00ED4E26" w:rsidRDefault="00ED4E26" w:rsidP="00ED4E26"/>
    <w:p w14:paraId="7290F8AB" w14:textId="77777777" w:rsidR="00ED4E26" w:rsidRPr="00ED4E26" w:rsidRDefault="00ED4E26" w:rsidP="00ED4E26"/>
    <w:p w14:paraId="3EA0B208" w14:textId="77777777" w:rsidR="00ED4E26" w:rsidRPr="00ED4E26" w:rsidRDefault="00ED4E26" w:rsidP="00ED4E26"/>
    <w:p w14:paraId="35DAA4C3" w14:textId="77777777" w:rsidR="00ED4E26" w:rsidRPr="00ED4E26" w:rsidRDefault="00ED4E26" w:rsidP="00ED4E26"/>
    <w:p w14:paraId="1FEFAE19" w14:textId="77777777" w:rsidR="00ED4E26" w:rsidRDefault="00ED4E26" w:rsidP="00ED4E26"/>
    <w:p w14:paraId="2F2DC68F" w14:textId="77777777" w:rsidR="003E6CAF" w:rsidRDefault="003E6CAF" w:rsidP="00ED4E26"/>
    <w:p w14:paraId="0A27242F" w14:textId="77777777" w:rsidR="003E6CAF" w:rsidRDefault="003E6CAF" w:rsidP="00ED4E26"/>
    <w:p w14:paraId="1AA3D673" w14:textId="77777777" w:rsidR="003E6CAF" w:rsidRDefault="003E6CAF" w:rsidP="00ED4E26"/>
    <w:p w14:paraId="1A66B62C" w14:textId="77777777" w:rsidR="003E6CAF" w:rsidRDefault="003E6CAF" w:rsidP="00ED4E26"/>
    <w:p w14:paraId="716778E5" w14:textId="77777777" w:rsidR="003E6CAF" w:rsidRDefault="003E6CAF" w:rsidP="00ED4E26"/>
    <w:p w14:paraId="2995CAE6" w14:textId="77777777" w:rsidR="003E6CAF" w:rsidRDefault="003E6CAF" w:rsidP="00ED4E26"/>
    <w:p w14:paraId="7295ADFF" w14:textId="77777777" w:rsidR="003E6CAF" w:rsidRPr="00ED4E26" w:rsidRDefault="003E6CAF" w:rsidP="00ED4E26"/>
    <w:p w14:paraId="48F6C614" w14:textId="77777777" w:rsidR="00ED4E26" w:rsidRPr="00ED4E26" w:rsidRDefault="00ED4E26" w:rsidP="00ED4E26"/>
    <w:p w14:paraId="3E19D4AB" w14:textId="77777777" w:rsidR="00ED4E26" w:rsidRPr="00ED4E26" w:rsidRDefault="00ED4E26" w:rsidP="00ED4E26"/>
    <w:p w14:paraId="00007114" w14:textId="39B30A1E" w:rsidR="006C72FD" w:rsidRDefault="00C27617" w:rsidP="00ED4E26">
      <w:r>
        <w:t>15 octobre 202</w:t>
      </w:r>
      <w:r w:rsidR="00853AC0">
        <w:t>2</w:t>
      </w:r>
    </w:p>
    <w:bookmarkEnd w:id="1"/>
    <w:p w14:paraId="4075D08B" w14:textId="77777777" w:rsidR="00DB7AB2" w:rsidRDefault="00DB7AB2" w:rsidP="00ED4E26"/>
    <w:p w14:paraId="3E3FCF25" w14:textId="77777777" w:rsidR="00DB7AB2" w:rsidRDefault="00DB7AB2" w:rsidP="00ED4E26"/>
    <w:p w14:paraId="19EA3CBD" w14:textId="77777777" w:rsidR="00DB7AB2" w:rsidRDefault="00DB7AB2" w:rsidP="00ED4E26"/>
    <w:p w14:paraId="1B51978B" w14:textId="77777777" w:rsidR="00DB7AB2" w:rsidRDefault="00DB7AB2" w:rsidP="00ED4E26"/>
    <w:p w14:paraId="4C8C92BF" w14:textId="77777777" w:rsidR="00DB7AB2" w:rsidRDefault="00DB7AB2" w:rsidP="00ED4E26"/>
    <w:p w14:paraId="053E4C21" w14:textId="77777777" w:rsidR="0027555C" w:rsidRDefault="0027555C" w:rsidP="00ED4E26"/>
    <w:p w14:paraId="41FB4403" w14:textId="77777777" w:rsidR="0027555C" w:rsidRDefault="0027555C" w:rsidP="00ED4E26"/>
    <w:p w14:paraId="6F0BF359" w14:textId="77777777" w:rsidR="00DB7AB2" w:rsidRDefault="00DB7AB2" w:rsidP="00ED4E26"/>
    <w:p w14:paraId="63A74D78" w14:textId="77777777" w:rsidR="0027555C" w:rsidRDefault="0027555C" w:rsidP="00ED4E26"/>
    <w:p w14:paraId="27FB13A9" w14:textId="77777777" w:rsidR="00DB7AB2" w:rsidRDefault="00DB7AB2" w:rsidP="00ED4E26"/>
    <w:p w14:paraId="10BCB41E" w14:textId="77777777" w:rsidR="00DB7AB2" w:rsidRDefault="00DB7AB2" w:rsidP="00ED4E26"/>
    <w:p w14:paraId="22EAEE9A" w14:textId="77777777" w:rsidR="00DB7AB2" w:rsidRDefault="00DB7AB2" w:rsidP="00ED4E26"/>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2BFEAE49" w14:textId="77777777" w:rsidR="00C27617" w:rsidRPr="00C27617" w:rsidRDefault="00C27617">
          <w:pPr>
            <w:pStyle w:val="En-ttedetabledesmatires"/>
            <w:rPr>
              <w:rFonts w:ascii="Times New Roman" w:hAnsi="Times New Roman" w:cs="Times New Roman"/>
              <w:color w:val="146C6C"/>
              <w:lang w:val="fr-FR"/>
            </w:rPr>
          </w:pPr>
          <w:r w:rsidRPr="003E6CAF">
            <w:rPr>
              <w:rFonts w:ascii="Times New Roman" w:hAnsi="Times New Roman" w:cs="Times New Roman"/>
              <w:color w:val="1F4E79" w:themeColor="accent1" w:themeShade="80"/>
              <w:lang w:val="fr-FR"/>
            </w:rPr>
            <w:t>Table</w:t>
          </w:r>
          <w:r w:rsidRPr="00C27617">
            <w:rPr>
              <w:rFonts w:ascii="Times New Roman" w:hAnsi="Times New Roman" w:cs="Times New Roman"/>
              <w:color w:val="146C6C"/>
              <w:lang w:val="fr-FR"/>
            </w:rPr>
            <w:t xml:space="preserve"> </w:t>
          </w:r>
          <w:r w:rsidRPr="003E6CAF">
            <w:rPr>
              <w:rFonts w:ascii="Times New Roman" w:hAnsi="Times New Roman" w:cs="Times New Roman"/>
              <w:color w:val="1F4E79" w:themeColor="accent1" w:themeShade="80"/>
              <w:lang w:val="fr-FR"/>
            </w:rPr>
            <w:t>des</w:t>
          </w:r>
          <w:r w:rsidRPr="00C27617">
            <w:rPr>
              <w:rFonts w:ascii="Times New Roman" w:hAnsi="Times New Roman" w:cs="Times New Roman"/>
              <w:color w:val="146C6C"/>
              <w:lang w:val="fr-FR"/>
            </w:rPr>
            <w:t xml:space="preserve"> </w:t>
          </w:r>
          <w:r w:rsidRPr="003E6CAF">
            <w:rPr>
              <w:rFonts w:ascii="Times New Roman" w:hAnsi="Times New Roman" w:cs="Times New Roman"/>
              <w:color w:val="1F4E79" w:themeColor="accent1" w:themeShade="80"/>
              <w:lang w:val="fr-FR"/>
            </w:rPr>
            <w:t>matières</w:t>
          </w:r>
        </w:p>
        <w:p w14:paraId="55EF9D4C" w14:textId="0A8CD3C6" w:rsidR="0027555C" w:rsidRDefault="00C27617">
          <w:pPr>
            <w:pStyle w:val="TM1"/>
            <w:tabs>
              <w:tab w:val="right" w:leader="dot" w:pos="971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87408532" w:history="1">
            <w:r w:rsidR="0027555C" w:rsidRPr="00874EAD">
              <w:rPr>
                <w:rStyle w:val="Lienhypertexte"/>
                <w:noProof/>
                <w:color w:val="023160" w:themeColor="hyperlink" w:themeShade="80"/>
              </w:rPr>
              <w:t>PREAMBULE</w:t>
            </w:r>
            <w:r w:rsidR="0027555C">
              <w:rPr>
                <w:noProof/>
                <w:webHidden/>
              </w:rPr>
              <w:tab/>
            </w:r>
            <w:r w:rsidR="0027555C">
              <w:rPr>
                <w:noProof/>
                <w:webHidden/>
              </w:rPr>
              <w:fldChar w:fldCharType="begin"/>
            </w:r>
            <w:r w:rsidR="0027555C">
              <w:rPr>
                <w:noProof/>
                <w:webHidden/>
              </w:rPr>
              <w:instrText xml:space="preserve"> PAGEREF _Toc187408532 \h </w:instrText>
            </w:r>
            <w:r w:rsidR="0027555C">
              <w:rPr>
                <w:noProof/>
                <w:webHidden/>
              </w:rPr>
            </w:r>
            <w:r w:rsidR="0027555C">
              <w:rPr>
                <w:noProof/>
                <w:webHidden/>
              </w:rPr>
              <w:fldChar w:fldCharType="separate"/>
            </w:r>
            <w:r w:rsidR="00661C99">
              <w:rPr>
                <w:noProof/>
                <w:webHidden/>
              </w:rPr>
              <w:t>3</w:t>
            </w:r>
            <w:r w:rsidR="0027555C">
              <w:rPr>
                <w:noProof/>
                <w:webHidden/>
              </w:rPr>
              <w:fldChar w:fldCharType="end"/>
            </w:r>
          </w:hyperlink>
        </w:p>
        <w:p w14:paraId="64724253" w14:textId="3C9FD385" w:rsidR="0027555C" w:rsidRDefault="0027555C">
          <w:pPr>
            <w:pStyle w:val="TM3"/>
            <w:tabs>
              <w:tab w:val="right" w:leader="dot" w:pos="9710"/>
            </w:tabs>
            <w:rPr>
              <w:noProof/>
            </w:rPr>
          </w:pPr>
          <w:hyperlink w:anchor="_Toc187408533" w:history="1">
            <w:r w:rsidRPr="00874EAD">
              <w:rPr>
                <w:rStyle w:val="Lienhypertexte"/>
                <w:b/>
                <w:bCs/>
                <w:noProof/>
              </w:rPr>
              <w:t>1. Les valeurs fondamentales de l'UPFHOB-MALI</w:t>
            </w:r>
            <w:r>
              <w:rPr>
                <w:noProof/>
                <w:webHidden/>
              </w:rPr>
              <w:tab/>
            </w:r>
            <w:r>
              <w:rPr>
                <w:noProof/>
                <w:webHidden/>
              </w:rPr>
              <w:fldChar w:fldCharType="begin"/>
            </w:r>
            <w:r>
              <w:rPr>
                <w:noProof/>
                <w:webHidden/>
              </w:rPr>
              <w:instrText xml:space="preserve"> PAGEREF _Toc187408533 \h </w:instrText>
            </w:r>
            <w:r>
              <w:rPr>
                <w:noProof/>
                <w:webHidden/>
              </w:rPr>
            </w:r>
            <w:r>
              <w:rPr>
                <w:noProof/>
                <w:webHidden/>
              </w:rPr>
              <w:fldChar w:fldCharType="separate"/>
            </w:r>
            <w:r w:rsidR="00661C99">
              <w:rPr>
                <w:noProof/>
                <w:webHidden/>
              </w:rPr>
              <w:t>3</w:t>
            </w:r>
            <w:r>
              <w:rPr>
                <w:noProof/>
                <w:webHidden/>
              </w:rPr>
              <w:fldChar w:fldCharType="end"/>
            </w:r>
          </w:hyperlink>
        </w:p>
        <w:p w14:paraId="0E676291" w14:textId="58036DCF" w:rsidR="0027555C" w:rsidRDefault="0027555C">
          <w:pPr>
            <w:pStyle w:val="TM3"/>
            <w:tabs>
              <w:tab w:val="right" w:leader="dot" w:pos="9710"/>
            </w:tabs>
            <w:rPr>
              <w:noProof/>
            </w:rPr>
          </w:pPr>
          <w:hyperlink w:anchor="_Toc187408534" w:history="1">
            <w:r w:rsidRPr="00874EAD">
              <w:rPr>
                <w:rStyle w:val="Lienhypertexte"/>
                <w:b/>
                <w:bCs/>
                <w:noProof/>
              </w:rPr>
              <w:t>2. L'objectif du Code de déontologie et d'éthique</w:t>
            </w:r>
            <w:r>
              <w:rPr>
                <w:noProof/>
                <w:webHidden/>
              </w:rPr>
              <w:tab/>
            </w:r>
            <w:r>
              <w:rPr>
                <w:noProof/>
                <w:webHidden/>
              </w:rPr>
              <w:fldChar w:fldCharType="begin"/>
            </w:r>
            <w:r>
              <w:rPr>
                <w:noProof/>
                <w:webHidden/>
              </w:rPr>
              <w:instrText xml:space="preserve"> PAGEREF _Toc187408534 \h </w:instrText>
            </w:r>
            <w:r>
              <w:rPr>
                <w:noProof/>
                <w:webHidden/>
              </w:rPr>
            </w:r>
            <w:r>
              <w:rPr>
                <w:noProof/>
                <w:webHidden/>
              </w:rPr>
              <w:fldChar w:fldCharType="separate"/>
            </w:r>
            <w:r w:rsidR="00661C99">
              <w:rPr>
                <w:noProof/>
                <w:webHidden/>
              </w:rPr>
              <w:t>3</w:t>
            </w:r>
            <w:r>
              <w:rPr>
                <w:noProof/>
                <w:webHidden/>
              </w:rPr>
              <w:fldChar w:fldCharType="end"/>
            </w:r>
          </w:hyperlink>
        </w:p>
        <w:p w14:paraId="2F3D042F" w14:textId="7116F6C0" w:rsidR="0027555C" w:rsidRDefault="0027555C">
          <w:pPr>
            <w:pStyle w:val="TM3"/>
            <w:tabs>
              <w:tab w:val="right" w:leader="dot" w:pos="9710"/>
            </w:tabs>
            <w:rPr>
              <w:noProof/>
            </w:rPr>
          </w:pPr>
          <w:hyperlink w:anchor="_Toc187408535" w:history="1">
            <w:r w:rsidRPr="00874EAD">
              <w:rPr>
                <w:rStyle w:val="Lienhypertexte"/>
                <w:b/>
                <w:bCs/>
                <w:noProof/>
              </w:rPr>
              <w:t>3. Le rôle des membres de l'université</w:t>
            </w:r>
            <w:r>
              <w:rPr>
                <w:noProof/>
                <w:webHidden/>
              </w:rPr>
              <w:tab/>
            </w:r>
            <w:r>
              <w:rPr>
                <w:noProof/>
                <w:webHidden/>
              </w:rPr>
              <w:fldChar w:fldCharType="begin"/>
            </w:r>
            <w:r>
              <w:rPr>
                <w:noProof/>
                <w:webHidden/>
              </w:rPr>
              <w:instrText xml:space="preserve"> PAGEREF _Toc187408535 \h </w:instrText>
            </w:r>
            <w:r>
              <w:rPr>
                <w:noProof/>
                <w:webHidden/>
              </w:rPr>
            </w:r>
            <w:r>
              <w:rPr>
                <w:noProof/>
                <w:webHidden/>
              </w:rPr>
              <w:fldChar w:fldCharType="separate"/>
            </w:r>
            <w:r w:rsidR="00661C99">
              <w:rPr>
                <w:noProof/>
                <w:webHidden/>
              </w:rPr>
              <w:t>3</w:t>
            </w:r>
            <w:r>
              <w:rPr>
                <w:noProof/>
                <w:webHidden/>
              </w:rPr>
              <w:fldChar w:fldCharType="end"/>
            </w:r>
          </w:hyperlink>
        </w:p>
        <w:p w14:paraId="52D638B1" w14:textId="762CCEC8" w:rsidR="0027555C" w:rsidRDefault="0027555C">
          <w:pPr>
            <w:pStyle w:val="TM3"/>
            <w:tabs>
              <w:tab w:val="right" w:leader="dot" w:pos="9710"/>
            </w:tabs>
            <w:rPr>
              <w:noProof/>
            </w:rPr>
          </w:pPr>
          <w:hyperlink w:anchor="_Toc187408536" w:history="1">
            <w:r w:rsidRPr="00874EAD">
              <w:rPr>
                <w:rStyle w:val="Lienhypertexte"/>
                <w:b/>
                <w:bCs/>
                <w:noProof/>
              </w:rPr>
              <w:t>4. Un environnement de travail respectueux, éthique et propice à l'épanouissement</w:t>
            </w:r>
            <w:r>
              <w:rPr>
                <w:noProof/>
                <w:webHidden/>
              </w:rPr>
              <w:tab/>
            </w:r>
            <w:r>
              <w:rPr>
                <w:noProof/>
                <w:webHidden/>
              </w:rPr>
              <w:fldChar w:fldCharType="begin"/>
            </w:r>
            <w:r>
              <w:rPr>
                <w:noProof/>
                <w:webHidden/>
              </w:rPr>
              <w:instrText xml:space="preserve"> PAGEREF _Toc187408536 \h </w:instrText>
            </w:r>
            <w:r>
              <w:rPr>
                <w:noProof/>
                <w:webHidden/>
              </w:rPr>
            </w:r>
            <w:r>
              <w:rPr>
                <w:noProof/>
                <w:webHidden/>
              </w:rPr>
              <w:fldChar w:fldCharType="separate"/>
            </w:r>
            <w:r w:rsidR="00661C99">
              <w:rPr>
                <w:noProof/>
                <w:webHidden/>
              </w:rPr>
              <w:t>4</w:t>
            </w:r>
            <w:r>
              <w:rPr>
                <w:noProof/>
                <w:webHidden/>
              </w:rPr>
              <w:fldChar w:fldCharType="end"/>
            </w:r>
          </w:hyperlink>
        </w:p>
        <w:p w14:paraId="7F49D249" w14:textId="6631A9E2"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37" w:history="1">
            <w:r w:rsidRPr="00874EAD">
              <w:rPr>
                <w:rStyle w:val="Lienhypertexte"/>
                <w:noProof/>
              </w:rPr>
              <w:t>Chapitre 1.</w:t>
            </w:r>
            <w:r>
              <w:rPr>
                <w:rFonts w:asciiTheme="minorHAnsi" w:eastAsiaTheme="minorEastAsia" w:hAnsiTheme="minorHAnsi" w:cstheme="minorBidi"/>
                <w:noProof/>
                <w:lang w:val="en-US"/>
              </w:rPr>
              <w:tab/>
            </w:r>
            <w:r w:rsidRPr="00874EAD">
              <w:rPr>
                <w:rStyle w:val="Lienhypertexte"/>
                <w:noProof/>
              </w:rPr>
              <w:t>Principes Généraux</w:t>
            </w:r>
            <w:r>
              <w:rPr>
                <w:noProof/>
                <w:webHidden/>
              </w:rPr>
              <w:tab/>
            </w:r>
            <w:r>
              <w:rPr>
                <w:noProof/>
                <w:webHidden/>
              </w:rPr>
              <w:fldChar w:fldCharType="begin"/>
            </w:r>
            <w:r>
              <w:rPr>
                <w:noProof/>
                <w:webHidden/>
              </w:rPr>
              <w:instrText xml:space="preserve"> PAGEREF _Toc187408537 \h </w:instrText>
            </w:r>
            <w:r>
              <w:rPr>
                <w:noProof/>
                <w:webHidden/>
              </w:rPr>
            </w:r>
            <w:r>
              <w:rPr>
                <w:noProof/>
                <w:webHidden/>
              </w:rPr>
              <w:fldChar w:fldCharType="separate"/>
            </w:r>
            <w:r w:rsidR="00661C99">
              <w:rPr>
                <w:noProof/>
                <w:webHidden/>
              </w:rPr>
              <w:t>4</w:t>
            </w:r>
            <w:r>
              <w:rPr>
                <w:noProof/>
                <w:webHidden/>
              </w:rPr>
              <w:fldChar w:fldCharType="end"/>
            </w:r>
          </w:hyperlink>
        </w:p>
        <w:p w14:paraId="4E15419D" w14:textId="68BFB397" w:rsidR="0027555C" w:rsidRDefault="0027555C">
          <w:pPr>
            <w:pStyle w:val="TM2"/>
            <w:tabs>
              <w:tab w:val="left" w:pos="1320"/>
              <w:tab w:val="right" w:leader="dot" w:pos="9710"/>
            </w:tabs>
            <w:rPr>
              <w:noProof/>
            </w:rPr>
          </w:pPr>
          <w:hyperlink w:anchor="_Toc187408538" w:history="1">
            <w:r w:rsidRPr="00874EAD">
              <w:rPr>
                <w:rStyle w:val="Lienhypertexte"/>
                <w:noProof/>
              </w:rPr>
              <w:t>Article 1.</w:t>
            </w:r>
            <w:r>
              <w:rPr>
                <w:noProof/>
              </w:rPr>
              <w:tab/>
            </w:r>
            <w:r w:rsidRPr="00874EAD">
              <w:rPr>
                <w:rStyle w:val="Lienhypertexte"/>
                <w:noProof/>
              </w:rPr>
              <w:t>Respect de la dignité humaine</w:t>
            </w:r>
            <w:r>
              <w:rPr>
                <w:noProof/>
                <w:webHidden/>
              </w:rPr>
              <w:tab/>
            </w:r>
            <w:r>
              <w:rPr>
                <w:noProof/>
                <w:webHidden/>
              </w:rPr>
              <w:fldChar w:fldCharType="begin"/>
            </w:r>
            <w:r>
              <w:rPr>
                <w:noProof/>
                <w:webHidden/>
              </w:rPr>
              <w:instrText xml:space="preserve"> PAGEREF _Toc187408538 \h </w:instrText>
            </w:r>
            <w:r>
              <w:rPr>
                <w:noProof/>
                <w:webHidden/>
              </w:rPr>
            </w:r>
            <w:r>
              <w:rPr>
                <w:noProof/>
                <w:webHidden/>
              </w:rPr>
              <w:fldChar w:fldCharType="separate"/>
            </w:r>
            <w:r w:rsidR="00661C99">
              <w:rPr>
                <w:noProof/>
                <w:webHidden/>
              </w:rPr>
              <w:t>4</w:t>
            </w:r>
            <w:r>
              <w:rPr>
                <w:noProof/>
                <w:webHidden/>
              </w:rPr>
              <w:fldChar w:fldCharType="end"/>
            </w:r>
          </w:hyperlink>
        </w:p>
        <w:p w14:paraId="2083110F" w14:textId="118E9046" w:rsidR="0027555C" w:rsidRDefault="0027555C">
          <w:pPr>
            <w:pStyle w:val="TM2"/>
            <w:tabs>
              <w:tab w:val="left" w:pos="1320"/>
              <w:tab w:val="right" w:leader="dot" w:pos="9710"/>
            </w:tabs>
            <w:rPr>
              <w:noProof/>
            </w:rPr>
          </w:pPr>
          <w:hyperlink w:anchor="_Toc187408539" w:history="1">
            <w:r w:rsidRPr="00874EAD">
              <w:rPr>
                <w:rStyle w:val="Lienhypertexte"/>
                <w:noProof/>
              </w:rPr>
              <w:t>Article 2.</w:t>
            </w:r>
            <w:r>
              <w:rPr>
                <w:noProof/>
              </w:rPr>
              <w:tab/>
            </w:r>
            <w:r w:rsidRPr="00874EAD">
              <w:rPr>
                <w:rStyle w:val="Lienhypertexte"/>
                <w:noProof/>
              </w:rPr>
              <w:t>Responsabilité sociale et académique</w:t>
            </w:r>
            <w:r>
              <w:rPr>
                <w:noProof/>
                <w:webHidden/>
              </w:rPr>
              <w:tab/>
            </w:r>
            <w:r>
              <w:rPr>
                <w:noProof/>
                <w:webHidden/>
              </w:rPr>
              <w:fldChar w:fldCharType="begin"/>
            </w:r>
            <w:r>
              <w:rPr>
                <w:noProof/>
                <w:webHidden/>
              </w:rPr>
              <w:instrText xml:space="preserve"> PAGEREF _Toc187408539 \h </w:instrText>
            </w:r>
            <w:r>
              <w:rPr>
                <w:noProof/>
                <w:webHidden/>
              </w:rPr>
            </w:r>
            <w:r>
              <w:rPr>
                <w:noProof/>
                <w:webHidden/>
              </w:rPr>
              <w:fldChar w:fldCharType="separate"/>
            </w:r>
            <w:r w:rsidR="00661C99">
              <w:rPr>
                <w:noProof/>
                <w:webHidden/>
              </w:rPr>
              <w:t>4</w:t>
            </w:r>
            <w:r>
              <w:rPr>
                <w:noProof/>
                <w:webHidden/>
              </w:rPr>
              <w:fldChar w:fldCharType="end"/>
            </w:r>
          </w:hyperlink>
        </w:p>
        <w:p w14:paraId="5F322AF0" w14:textId="5E3A2799" w:rsidR="0027555C" w:rsidRDefault="0027555C">
          <w:pPr>
            <w:pStyle w:val="TM2"/>
            <w:tabs>
              <w:tab w:val="left" w:pos="1320"/>
              <w:tab w:val="right" w:leader="dot" w:pos="9710"/>
            </w:tabs>
            <w:rPr>
              <w:noProof/>
            </w:rPr>
          </w:pPr>
          <w:hyperlink w:anchor="_Toc187408540" w:history="1">
            <w:r w:rsidRPr="00874EAD">
              <w:rPr>
                <w:rStyle w:val="Lienhypertexte"/>
                <w:noProof/>
              </w:rPr>
              <w:t>Article 3.</w:t>
            </w:r>
            <w:r>
              <w:rPr>
                <w:noProof/>
              </w:rPr>
              <w:tab/>
            </w:r>
            <w:r w:rsidRPr="00874EAD">
              <w:rPr>
                <w:rStyle w:val="Lienhypertexte"/>
                <w:noProof/>
              </w:rPr>
              <w:t>Excellence académique</w:t>
            </w:r>
            <w:r>
              <w:rPr>
                <w:noProof/>
                <w:webHidden/>
              </w:rPr>
              <w:tab/>
            </w:r>
            <w:r>
              <w:rPr>
                <w:noProof/>
                <w:webHidden/>
              </w:rPr>
              <w:fldChar w:fldCharType="begin"/>
            </w:r>
            <w:r>
              <w:rPr>
                <w:noProof/>
                <w:webHidden/>
              </w:rPr>
              <w:instrText xml:space="preserve"> PAGEREF _Toc187408540 \h </w:instrText>
            </w:r>
            <w:r>
              <w:rPr>
                <w:noProof/>
                <w:webHidden/>
              </w:rPr>
            </w:r>
            <w:r>
              <w:rPr>
                <w:noProof/>
                <w:webHidden/>
              </w:rPr>
              <w:fldChar w:fldCharType="separate"/>
            </w:r>
            <w:r w:rsidR="00661C99">
              <w:rPr>
                <w:noProof/>
                <w:webHidden/>
              </w:rPr>
              <w:t>5</w:t>
            </w:r>
            <w:r>
              <w:rPr>
                <w:noProof/>
                <w:webHidden/>
              </w:rPr>
              <w:fldChar w:fldCharType="end"/>
            </w:r>
          </w:hyperlink>
        </w:p>
        <w:p w14:paraId="22A625C3" w14:textId="4A78C6A3" w:rsidR="0027555C" w:rsidRDefault="0027555C">
          <w:pPr>
            <w:pStyle w:val="TM2"/>
            <w:tabs>
              <w:tab w:val="left" w:pos="1320"/>
              <w:tab w:val="right" w:leader="dot" w:pos="9710"/>
            </w:tabs>
            <w:rPr>
              <w:noProof/>
            </w:rPr>
          </w:pPr>
          <w:hyperlink w:anchor="_Toc187408541" w:history="1">
            <w:r w:rsidRPr="00874EAD">
              <w:rPr>
                <w:rStyle w:val="Lienhypertexte"/>
                <w:noProof/>
              </w:rPr>
              <w:t>Article 4.</w:t>
            </w:r>
            <w:r>
              <w:rPr>
                <w:noProof/>
              </w:rPr>
              <w:tab/>
            </w:r>
            <w:r w:rsidRPr="00874EAD">
              <w:rPr>
                <w:rStyle w:val="Lienhypertexte"/>
                <w:noProof/>
              </w:rPr>
              <w:t>Impartialité et objectivité</w:t>
            </w:r>
            <w:r>
              <w:rPr>
                <w:noProof/>
                <w:webHidden/>
              </w:rPr>
              <w:tab/>
            </w:r>
            <w:r>
              <w:rPr>
                <w:noProof/>
                <w:webHidden/>
              </w:rPr>
              <w:fldChar w:fldCharType="begin"/>
            </w:r>
            <w:r>
              <w:rPr>
                <w:noProof/>
                <w:webHidden/>
              </w:rPr>
              <w:instrText xml:space="preserve"> PAGEREF _Toc187408541 \h </w:instrText>
            </w:r>
            <w:r>
              <w:rPr>
                <w:noProof/>
                <w:webHidden/>
              </w:rPr>
            </w:r>
            <w:r>
              <w:rPr>
                <w:noProof/>
                <w:webHidden/>
              </w:rPr>
              <w:fldChar w:fldCharType="separate"/>
            </w:r>
            <w:r w:rsidR="00661C99">
              <w:rPr>
                <w:noProof/>
                <w:webHidden/>
              </w:rPr>
              <w:t>5</w:t>
            </w:r>
            <w:r>
              <w:rPr>
                <w:noProof/>
                <w:webHidden/>
              </w:rPr>
              <w:fldChar w:fldCharType="end"/>
            </w:r>
          </w:hyperlink>
        </w:p>
        <w:p w14:paraId="5B0364E2" w14:textId="5FB48E45"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42" w:history="1">
            <w:r w:rsidRPr="00874EAD">
              <w:rPr>
                <w:rStyle w:val="Lienhypertexte"/>
                <w:bCs/>
                <w:noProof/>
              </w:rPr>
              <w:t>Chapitre 2.</w:t>
            </w:r>
            <w:r>
              <w:rPr>
                <w:rFonts w:asciiTheme="minorHAnsi" w:eastAsiaTheme="minorEastAsia" w:hAnsiTheme="minorHAnsi" w:cstheme="minorBidi"/>
                <w:noProof/>
                <w:lang w:val="en-US"/>
              </w:rPr>
              <w:tab/>
            </w:r>
            <w:r w:rsidRPr="00874EAD">
              <w:rPr>
                <w:rStyle w:val="Lienhypertexte"/>
                <w:noProof/>
              </w:rPr>
              <w:t>Principes éthiques</w:t>
            </w:r>
            <w:r>
              <w:rPr>
                <w:noProof/>
                <w:webHidden/>
              </w:rPr>
              <w:tab/>
            </w:r>
            <w:r>
              <w:rPr>
                <w:noProof/>
                <w:webHidden/>
              </w:rPr>
              <w:fldChar w:fldCharType="begin"/>
            </w:r>
            <w:r>
              <w:rPr>
                <w:noProof/>
                <w:webHidden/>
              </w:rPr>
              <w:instrText xml:space="preserve"> PAGEREF _Toc187408542 \h </w:instrText>
            </w:r>
            <w:r>
              <w:rPr>
                <w:noProof/>
                <w:webHidden/>
              </w:rPr>
            </w:r>
            <w:r>
              <w:rPr>
                <w:noProof/>
                <w:webHidden/>
              </w:rPr>
              <w:fldChar w:fldCharType="separate"/>
            </w:r>
            <w:r w:rsidR="00661C99">
              <w:rPr>
                <w:noProof/>
                <w:webHidden/>
              </w:rPr>
              <w:t>5</w:t>
            </w:r>
            <w:r>
              <w:rPr>
                <w:noProof/>
                <w:webHidden/>
              </w:rPr>
              <w:fldChar w:fldCharType="end"/>
            </w:r>
          </w:hyperlink>
        </w:p>
        <w:p w14:paraId="2C42110A" w14:textId="4A2FA31B" w:rsidR="0027555C" w:rsidRDefault="0027555C">
          <w:pPr>
            <w:pStyle w:val="TM2"/>
            <w:tabs>
              <w:tab w:val="left" w:pos="1320"/>
              <w:tab w:val="right" w:leader="dot" w:pos="9710"/>
            </w:tabs>
            <w:rPr>
              <w:noProof/>
            </w:rPr>
          </w:pPr>
          <w:hyperlink w:anchor="_Toc187408543" w:history="1">
            <w:r w:rsidRPr="00874EAD">
              <w:rPr>
                <w:rStyle w:val="Lienhypertexte"/>
                <w:noProof/>
              </w:rPr>
              <w:t>Article 5.</w:t>
            </w:r>
            <w:r>
              <w:rPr>
                <w:noProof/>
              </w:rPr>
              <w:tab/>
            </w:r>
            <w:r w:rsidRPr="00874EAD">
              <w:rPr>
                <w:rStyle w:val="Lienhypertexte"/>
                <w:noProof/>
              </w:rPr>
              <w:t>Intégrité académique</w:t>
            </w:r>
            <w:r>
              <w:rPr>
                <w:noProof/>
                <w:webHidden/>
              </w:rPr>
              <w:tab/>
            </w:r>
            <w:r>
              <w:rPr>
                <w:noProof/>
                <w:webHidden/>
              </w:rPr>
              <w:fldChar w:fldCharType="begin"/>
            </w:r>
            <w:r>
              <w:rPr>
                <w:noProof/>
                <w:webHidden/>
              </w:rPr>
              <w:instrText xml:space="preserve"> PAGEREF _Toc187408543 \h </w:instrText>
            </w:r>
            <w:r>
              <w:rPr>
                <w:noProof/>
                <w:webHidden/>
              </w:rPr>
            </w:r>
            <w:r>
              <w:rPr>
                <w:noProof/>
                <w:webHidden/>
              </w:rPr>
              <w:fldChar w:fldCharType="separate"/>
            </w:r>
            <w:r w:rsidR="00661C99">
              <w:rPr>
                <w:noProof/>
                <w:webHidden/>
              </w:rPr>
              <w:t>5</w:t>
            </w:r>
            <w:r>
              <w:rPr>
                <w:noProof/>
                <w:webHidden/>
              </w:rPr>
              <w:fldChar w:fldCharType="end"/>
            </w:r>
          </w:hyperlink>
        </w:p>
        <w:p w14:paraId="7D94656D" w14:textId="784FF1A2" w:rsidR="0027555C" w:rsidRDefault="0027555C">
          <w:pPr>
            <w:pStyle w:val="TM2"/>
            <w:tabs>
              <w:tab w:val="left" w:pos="1320"/>
              <w:tab w:val="right" w:leader="dot" w:pos="9710"/>
            </w:tabs>
            <w:rPr>
              <w:noProof/>
            </w:rPr>
          </w:pPr>
          <w:hyperlink w:anchor="_Toc187408544" w:history="1">
            <w:r w:rsidRPr="00874EAD">
              <w:rPr>
                <w:rStyle w:val="Lienhypertexte"/>
                <w:noProof/>
              </w:rPr>
              <w:t>Article 6.</w:t>
            </w:r>
            <w:r>
              <w:rPr>
                <w:noProof/>
              </w:rPr>
              <w:tab/>
            </w:r>
            <w:r w:rsidRPr="00874EAD">
              <w:rPr>
                <w:rStyle w:val="Lienhypertexte"/>
                <w:noProof/>
              </w:rPr>
              <w:t>Transparence et honnêteté</w:t>
            </w:r>
            <w:r>
              <w:rPr>
                <w:noProof/>
                <w:webHidden/>
              </w:rPr>
              <w:tab/>
            </w:r>
            <w:r>
              <w:rPr>
                <w:noProof/>
                <w:webHidden/>
              </w:rPr>
              <w:fldChar w:fldCharType="begin"/>
            </w:r>
            <w:r>
              <w:rPr>
                <w:noProof/>
                <w:webHidden/>
              </w:rPr>
              <w:instrText xml:space="preserve"> PAGEREF _Toc187408544 \h </w:instrText>
            </w:r>
            <w:r>
              <w:rPr>
                <w:noProof/>
                <w:webHidden/>
              </w:rPr>
            </w:r>
            <w:r>
              <w:rPr>
                <w:noProof/>
                <w:webHidden/>
              </w:rPr>
              <w:fldChar w:fldCharType="separate"/>
            </w:r>
            <w:r w:rsidR="00661C99">
              <w:rPr>
                <w:noProof/>
                <w:webHidden/>
              </w:rPr>
              <w:t>5</w:t>
            </w:r>
            <w:r>
              <w:rPr>
                <w:noProof/>
                <w:webHidden/>
              </w:rPr>
              <w:fldChar w:fldCharType="end"/>
            </w:r>
          </w:hyperlink>
        </w:p>
        <w:p w14:paraId="4103FAA9" w14:textId="46E6DC19" w:rsidR="0027555C" w:rsidRDefault="0027555C">
          <w:pPr>
            <w:pStyle w:val="TM2"/>
            <w:tabs>
              <w:tab w:val="left" w:pos="1320"/>
              <w:tab w:val="right" w:leader="dot" w:pos="9710"/>
            </w:tabs>
            <w:rPr>
              <w:noProof/>
            </w:rPr>
          </w:pPr>
          <w:hyperlink w:anchor="_Toc187408545" w:history="1">
            <w:r w:rsidRPr="00874EAD">
              <w:rPr>
                <w:rStyle w:val="Lienhypertexte"/>
                <w:noProof/>
              </w:rPr>
              <w:t>Article 7.</w:t>
            </w:r>
            <w:r>
              <w:rPr>
                <w:noProof/>
              </w:rPr>
              <w:tab/>
            </w:r>
            <w:r w:rsidRPr="00874EAD">
              <w:rPr>
                <w:rStyle w:val="Lienhypertexte"/>
                <w:noProof/>
              </w:rPr>
              <w:t>Confidentialité</w:t>
            </w:r>
            <w:r>
              <w:rPr>
                <w:noProof/>
                <w:webHidden/>
              </w:rPr>
              <w:tab/>
            </w:r>
            <w:r>
              <w:rPr>
                <w:noProof/>
                <w:webHidden/>
              </w:rPr>
              <w:fldChar w:fldCharType="begin"/>
            </w:r>
            <w:r>
              <w:rPr>
                <w:noProof/>
                <w:webHidden/>
              </w:rPr>
              <w:instrText xml:space="preserve"> PAGEREF _Toc187408545 \h </w:instrText>
            </w:r>
            <w:r>
              <w:rPr>
                <w:noProof/>
                <w:webHidden/>
              </w:rPr>
            </w:r>
            <w:r>
              <w:rPr>
                <w:noProof/>
                <w:webHidden/>
              </w:rPr>
              <w:fldChar w:fldCharType="separate"/>
            </w:r>
            <w:r w:rsidR="00661C99">
              <w:rPr>
                <w:noProof/>
                <w:webHidden/>
              </w:rPr>
              <w:t>5</w:t>
            </w:r>
            <w:r>
              <w:rPr>
                <w:noProof/>
                <w:webHidden/>
              </w:rPr>
              <w:fldChar w:fldCharType="end"/>
            </w:r>
          </w:hyperlink>
        </w:p>
        <w:p w14:paraId="50B40D2B" w14:textId="252012CC" w:rsidR="0027555C" w:rsidRDefault="0027555C">
          <w:pPr>
            <w:pStyle w:val="TM2"/>
            <w:tabs>
              <w:tab w:val="left" w:pos="1320"/>
              <w:tab w:val="right" w:leader="dot" w:pos="9710"/>
            </w:tabs>
            <w:rPr>
              <w:noProof/>
            </w:rPr>
          </w:pPr>
          <w:hyperlink w:anchor="_Toc187408546" w:history="1">
            <w:r w:rsidRPr="00874EAD">
              <w:rPr>
                <w:rStyle w:val="Lienhypertexte"/>
                <w:noProof/>
              </w:rPr>
              <w:t>Article 8.</w:t>
            </w:r>
            <w:r>
              <w:rPr>
                <w:noProof/>
              </w:rPr>
              <w:tab/>
            </w:r>
            <w:r w:rsidRPr="00874EAD">
              <w:rPr>
                <w:rStyle w:val="Lienhypertexte"/>
                <w:noProof/>
              </w:rPr>
              <w:t>Respect des règles et des procédures</w:t>
            </w:r>
            <w:r>
              <w:rPr>
                <w:noProof/>
                <w:webHidden/>
              </w:rPr>
              <w:tab/>
            </w:r>
            <w:r>
              <w:rPr>
                <w:noProof/>
                <w:webHidden/>
              </w:rPr>
              <w:fldChar w:fldCharType="begin"/>
            </w:r>
            <w:r>
              <w:rPr>
                <w:noProof/>
                <w:webHidden/>
              </w:rPr>
              <w:instrText xml:space="preserve"> PAGEREF _Toc187408546 \h </w:instrText>
            </w:r>
            <w:r>
              <w:rPr>
                <w:noProof/>
                <w:webHidden/>
              </w:rPr>
            </w:r>
            <w:r>
              <w:rPr>
                <w:noProof/>
                <w:webHidden/>
              </w:rPr>
              <w:fldChar w:fldCharType="separate"/>
            </w:r>
            <w:r w:rsidR="00661C99">
              <w:rPr>
                <w:noProof/>
                <w:webHidden/>
              </w:rPr>
              <w:t>5</w:t>
            </w:r>
            <w:r>
              <w:rPr>
                <w:noProof/>
                <w:webHidden/>
              </w:rPr>
              <w:fldChar w:fldCharType="end"/>
            </w:r>
          </w:hyperlink>
        </w:p>
        <w:p w14:paraId="266A1A6A" w14:textId="2C00EC15"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47" w:history="1">
            <w:r w:rsidRPr="00874EAD">
              <w:rPr>
                <w:rStyle w:val="Lienhypertexte"/>
                <w:noProof/>
              </w:rPr>
              <w:t>Chapitre 3.</w:t>
            </w:r>
            <w:r>
              <w:rPr>
                <w:rFonts w:asciiTheme="minorHAnsi" w:eastAsiaTheme="minorEastAsia" w:hAnsiTheme="minorHAnsi" w:cstheme="minorBidi"/>
                <w:noProof/>
                <w:lang w:val="en-US"/>
              </w:rPr>
              <w:tab/>
            </w:r>
            <w:r w:rsidRPr="00874EAD">
              <w:rPr>
                <w:rStyle w:val="Lienhypertexte"/>
                <w:noProof/>
              </w:rPr>
              <w:t>Engagements des enseignants et du personnel académique</w:t>
            </w:r>
            <w:r>
              <w:rPr>
                <w:noProof/>
                <w:webHidden/>
              </w:rPr>
              <w:tab/>
            </w:r>
            <w:r>
              <w:rPr>
                <w:noProof/>
                <w:webHidden/>
              </w:rPr>
              <w:fldChar w:fldCharType="begin"/>
            </w:r>
            <w:r>
              <w:rPr>
                <w:noProof/>
                <w:webHidden/>
              </w:rPr>
              <w:instrText xml:space="preserve"> PAGEREF _Toc187408547 \h </w:instrText>
            </w:r>
            <w:r>
              <w:rPr>
                <w:noProof/>
                <w:webHidden/>
              </w:rPr>
            </w:r>
            <w:r>
              <w:rPr>
                <w:noProof/>
                <w:webHidden/>
              </w:rPr>
              <w:fldChar w:fldCharType="separate"/>
            </w:r>
            <w:r w:rsidR="00661C99">
              <w:rPr>
                <w:noProof/>
                <w:webHidden/>
              </w:rPr>
              <w:t>6</w:t>
            </w:r>
            <w:r>
              <w:rPr>
                <w:noProof/>
                <w:webHidden/>
              </w:rPr>
              <w:fldChar w:fldCharType="end"/>
            </w:r>
          </w:hyperlink>
        </w:p>
        <w:p w14:paraId="4F842EA5" w14:textId="1C3139A0" w:rsidR="0027555C" w:rsidRDefault="0027555C">
          <w:pPr>
            <w:pStyle w:val="TM2"/>
            <w:tabs>
              <w:tab w:val="left" w:pos="1320"/>
              <w:tab w:val="right" w:leader="dot" w:pos="9710"/>
            </w:tabs>
            <w:rPr>
              <w:noProof/>
            </w:rPr>
          </w:pPr>
          <w:hyperlink w:anchor="_Toc187408548" w:history="1">
            <w:r w:rsidRPr="00874EAD">
              <w:rPr>
                <w:rStyle w:val="Lienhypertexte"/>
                <w:noProof/>
              </w:rPr>
              <w:t>Article 9.</w:t>
            </w:r>
            <w:r>
              <w:rPr>
                <w:noProof/>
              </w:rPr>
              <w:tab/>
            </w:r>
            <w:r w:rsidRPr="00874EAD">
              <w:rPr>
                <w:rStyle w:val="Lienhypertexte"/>
                <w:noProof/>
              </w:rPr>
              <w:t>Responsabilité pédagogique</w:t>
            </w:r>
            <w:r>
              <w:rPr>
                <w:noProof/>
                <w:webHidden/>
              </w:rPr>
              <w:tab/>
            </w:r>
            <w:r>
              <w:rPr>
                <w:noProof/>
                <w:webHidden/>
              </w:rPr>
              <w:fldChar w:fldCharType="begin"/>
            </w:r>
            <w:r>
              <w:rPr>
                <w:noProof/>
                <w:webHidden/>
              </w:rPr>
              <w:instrText xml:space="preserve"> PAGEREF _Toc187408548 \h </w:instrText>
            </w:r>
            <w:r>
              <w:rPr>
                <w:noProof/>
                <w:webHidden/>
              </w:rPr>
            </w:r>
            <w:r>
              <w:rPr>
                <w:noProof/>
                <w:webHidden/>
              </w:rPr>
              <w:fldChar w:fldCharType="separate"/>
            </w:r>
            <w:r w:rsidR="00661C99">
              <w:rPr>
                <w:noProof/>
                <w:webHidden/>
              </w:rPr>
              <w:t>6</w:t>
            </w:r>
            <w:r>
              <w:rPr>
                <w:noProof/>
                <w:webHidden/>
              </w:rPr>
              <w:fldChar w:fldCharType="end"/>
            </w:r>
          </w:hyperlink>
        </w:p>
        <w:p w14:paraId="1CFE5D7D" w14:textId="6C0486EA" w:rsidR="0027555C" w:rsidRDefault="0027555C">
          <w:pPr>
            <w:pStyle w:val="TM2"/>
            <w:tabs>
              <w:tab w:val="left" w:pos="1540"/>
              <w:tab w:val="right" w:leader="dot" w:pos="9710"/>
            </w:tabs>
            <w:rPr>
              <w:noProof/>
            </w:rPr>
          </w:pPr>
          <w:hyperlink w:anchor="_Toc187408549" w:history="1">
            <w:r w:rsidRPr="00874EAD">
              <w:rPr>
                <w:rStyle w:val="Lienhypertexte"/>
                <w:noProof/>
              </w:rPr>
              <w:t>Article 10.</w:t>
            </w:r>
            <w:r>
              <w:rPr>
                <w:noProof/>
              </w:rPr>
              <w:tab/>
            </w:r>
            <w:r w:rsidRPr="00874EAD">
              <w:rPr>
                <w:rStyle w:val="Lienhypertexte"/>
                <w:noProof/>
              </w:rPr>
              <w:t>Respect des droits des étudiants</w:t>
            </w:r>
            <w:r>
              <w:rPr>
                <w:noProof/>
                <w:webHidden/>
              </w:rPr>
              <w:tab/>
            </w:r>
            <w:r>
              <w:rPr>
                <w:noProof/>
                <w:webHidden/>
              </w:rPr>
              <w:fldChar w:fldCharType="begin"/>
            </w:r>
            <w:r>
              <w:rPr>
                <w:noProof/>
                <w:webHidden/>
              </w:rPr>
              <w:instrText xml:space="preserve"> PAGEREF _Toc187408549 \h </w:instrText>
            </w:r>
            <w:r>
              <w:rPr>
                <w:noProof/>
                <w:webHidden/>
              </w:rPr>
            </w:r>
            <w:r>
              <w:rPr>
                <w:noProof/>
                <w:webHidden/>
              </w:rPr>
              <w:fldChar w:fldCharType="separate"/>
            </w:r>
            <w:r w:rsidR="00661C99">
              <w:rPr>
                <w:noProof/>
                <w:webHidden/>
              </w:rPr>
              <w:t>6</w:t>
            </w:r>
            <w:r>
              <w:rPr>
                <w:noProof/>
                <w:webHidden/>
              </w:rPr>
              <w:fldChar w:fldCharType="end"/>
            </w:r>
          </w:hyperlink>
        </w:p>
        <w:p w14:paraId="65554D50" w14:textId="3B814F56" w:rsidR="0027555C" w:rsidRDefault="0027555C">
          <w:pPr>
            <w:pStyle w:val="TM2"/>
            <w:tabs>
              <w:tab w:val="left" w:pos="1540"/>
              <w:tab w:val="right" w:leader="dot" w:pos="9710"/>
            </w:tabs>
            <w:rPr>
              <w:noProof/>
            </w:rPr>
          </w:pPr>
          <w:hyperlink w:anchor="_Toc187408550" w:history="1">
            <w:r w:rsidRPr="00874EAD">
              <w:rPr>
                <w:rStyle w:val="Lienhypertexte"/>
                <w:noProof/>
              </w:rPr>
              <w:t>Article 11.</w:t>
            </w:r>
            <w:r>
              <w:rPr>
                <w:noProof/>
              </w:rPr>
              <w:tab/>
            </w:r>
            <w:r w:rsidRPr="00874EAD">
              <w:rPr>
                <w:rStyle w:val="Lienhypertexte"/>
                <w:noProof/>
              </w:rPr>
              <w:t>Maintien de la compétence professionnelle</w:t>
            </w:r>
            <w:r>
              <w:rPr>
                <w:noProof/>
                <w:webHidden/>
              </w:rPr>
              <w:tab/>
            </w:r>
            <w:r>
              <w:rPr>
                <w:noProof/>
                <w:webHidden/>
              </w:rPr>
              <w:fldChar w:fldCharType="begin"/>
            </w:r>
            <w:r>
              <w:rPr>
                <w:noProof/>
                <w:webHidden/>
              </w:rPr>
              <w:instrText xml:space="preserve"> PAGEREF _Toc187408550 \h </w:instrText>
            </w:r>
            <w:r>
              <w:rPr>
                <w:noProof/>
                <w:webHidden/>
              </w:rPr>
            </w:r>
            <w:r>
              <w:rPr>
                <w:noProof/>
                <w:webHidden/>
              </w:rPr>
              <w:fldChar w:fldCharType="separate"/>
            </w:r>
            <w:r w:rsidR="00661C99">
              <w:rPr>
                <w:noProof/>
                <w:webHidden/>
              </w:rPr>
              <w:t>6</w:t>
            </w:r>
            <w:r>
              <w:rPr>
                <w:noProof/>
                <w:webHidden/>
              </w:rPr>
              <w:fldChar w:fldCharType="end"/>
            </w:r>
          </w:hyperlink>
        </w:p>
        <w:p w14:paraId="1483EC27" w14:textId="66E440B4"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51" w:history="1">
            <w:r w:rsidRPr="00874EAD">
              <w:rPr>
                <w:rStyle w:val="Lienhypertexte"/>
                <w:noProof/>
              </w:rPr>
              <w:t>Chapitre 4.</w:t>
            </w:r>
            <w:r>
              <w:rPr>
                <w:rFonts w:asciiTheme="minorHAnsi" w:eastAsiaTheme="minorEastAsia" w:hAnsiTheme="minorHAnsi" w:cstheme="minorBidi"/>
                <w:noProof/>
                <w:lang w:val="en-US"/>
              </w:rPr>
              <w:tab/>
            </w:r>
            <w:r w:rsidRPr="00874EAD">
              <w:rPr>
                <w:rStyle w:val="Lienhypertexte"/>
                <w:noProof/>
              </w:rPr>
              <w:t>Engagements des étudiants</w:t>
            </w:r>
            <w:r>
              <w:rPr>
                <w:noProof/>
                <w:webHidden/>
              </w:rPr>
              <w:tab/>
            </w:r>
            <w:r>
              <w:rPr>
                <w:noProof/>
                <w:webHidden/>
              </w:rPr>
              <w:fldChar w:fldCharType="begin"/>
            </w:r>
            <w:r>
              <w:rPr>
                <w:noProof/>
                <w:webHidden/>
              </w:rPr>
              <w:instrText xml:space="preserve"> PAGEREF _Toc187408551 \h </w:instrText>
            </w:r>
            <w:r>
              <w:rPr>
                <w:noProof/>
                <w:webHidden/>
              </w:rPr>
            </w:r>
            <w:r>
              <w:rPr>
                <w:noProof/>
                <w:webHidden/>
              </w:rPr>
              <w:fldChar w:fldCharType="separate"/>
            </w:r>
            <w:r w:rsidR="00661C99">
              <w:rPr>
                <w:noProof/>
                <w:webHidden/>
              </w:rPr>
              <w:t>6</w:t>
            </w:r>
            <w:r>
              <w:rPr>
                <w:noProof/>
                <w:webHidden/>
              </w:rPr>
              <w:fldChar w:fldCharType="end"/>
            </w:r>
          </w:hyperlink>
        </w:p>
        <w:p w14:paraId="240751D6" w14:textId="7146AE38" w:rsidR="0027555C" w:rsidRDefault="0027555C">
          <w:pPr>
            <w:pStyle w:val="TM2"/>
            <w:tabs>
              <w:tab w:val="left" w:pos="1540"/>
              <w:tab w:val="right" w:leader="dot" w:pos="9710"/>
            </w:tabs>
            <w:rPr>
              <w:noProof/>
            </w:rPr>
          </w:pPr>
          <w:hyperlink w:anchor="_Toc187408552" w:history="1">
            <w:r w:rsidRPr="00874EAD">
              <w:rPr>
                <w:rStyle w:val="Lienhypertexte"/>
                <w:noProof/>
              </w:rPr>
              <w:t>Article 12.</w:t>
            </w:r>
            <w:r>
              <w:rPr>
                <w:noProof/>
              </w:rPr>
              <w:tab/>
            </w:r>
            <w:r w:rsidRPr="00874EAD">
              <w:rPr>
                <w:rStyle w:val="Lienhypertexte"/>
                <w:noProof/>
              </w:rPr>
              <w:t>Respect des normes académiques</w:t>
            </w:r>
            <w:r>
              <w:rPr>
                <w:noProof/>
                <w:webHidden/>
              </w:rPr>
              <w:tab/>
            </w:r>
            <w:r>
              <w:rPr>
                <w:noProof/>
                <w:webHidden/>
              </w:rPr>
              <w:fldChar w:fldCharType="begin"/>
            </w:r>
            <w:r>
              <w:rPr>
                <w:noProof/>
                <w:webHidden/>
              </w:rPr>
              <w:instrText xml:space="preserve"> PAGEREF _Toc187408552 \h </w:instrText>
            </w:r>
            <w:r>
              <w:rPr>
                <w:noProof/>
                <w:webHidden/>
              </w:rPr>
            </w:r>
            <w:r>
              <w:rPr>
                <w:noProof/>
                <w:webHidden/>
              </w:rPr>
              <w:fldChar w:fldCharType="separate"/>
            </w:r>
            <w:r w:rsidR="00661C99">
              <w:rPr>
                <w:noProof/>
                <w:webHidden/>
              </w:rPr>
              <w:t>6</w:t>
            </w:r>
            <w:r>
              <w:rPr>
                <w:noProof/>
                <w:webHidden/>
              </w:rPr>
              <w:fldChar w:fldCharType="end"/>
            </w:r>
          </w:hyperlink>
        </w:p>
        <w:p w14:paraId="47DB4506" w14:textId="0ECDC8F5" w:rsidR="0027555C" w:rsidRDefault="0027555C">
          <w:pPr>
            <w:pStyle w:val="TM2"/>
            <w:tabs>
              <w:tab w:val="left" w:pos="1540"/>
              <w:tab w:val="right" w:leader="dot" w:pos="9710"/>
            </w:tabs>
            <w:rPr>
              <w:noProof/>
            </w:rPr>
          </w:pPr>
          <w:hyperlink w:anchor="_Toc187408553" w:history="1">
            <w:r w:rsidRPr="00874EAD">
              <w:rPr>
                <w:rStyle w:val="Lienhypertexte"/>
                <w:noProof/>
              </w:rPr>
              <w:t>Article 13.</w:t>
            </w:r>
            <w:r>
              <w:rPr>
                <w:noProof/>
              </w:rPr>
              <w:tab/>
            </w:r>
            <w:r w:rsidRPr="00874EAD">
              <w:rPr>
                <w:rStyle w:val="Lienhypertexte"/>
                <w:noProof/>
              </w:rPr>
              <w:t>Comportement respectueux</w:t>
            </w:r>
            <w:r>
              <w:rPr>
                <w:noProof/>
                <w:webHidden/>
              </w:rPr>
              <w:tab/>
            </w:r>
            <w:r>
              <w:rPr>
                <w:noProof/>
                <w:webHidden/>
              </w:rPr>
              <w:fldChar w:fldCharType="begin"/>
            </w:r>
            <w:r>
              <w:rPr>
                <w:noProof/>
                <w:webHidden/>
              </w:rPr>
              <w:instrText xml:space="preserve"> PAGEREF _Toc187408553 \h </w:instrText>
            </w:r>
            <w:r>
              <w:rPr>
                <w:noProof/>
                <w:webHidden/>
              </w:rPr>
            </w:r>
            <w:r>
              <w:rPr>
                <w:noProof/>
                <w:webHidden/>
              </w:rPr>
              <w:fldChar w:fldCharType="separate"/>
            </w:r>
            <w:r w:rsidR="00661C99">
              <w:rPr>
                <w:noProof/>
                <w:webHidden/>
              </w:rPr>
              <w:t>6</w:t>
            </w:r>
            <w:r>
              <w:rPr>
                <w:noProof/>
                <w:webHidden/>
              </w:rPr>
              <w:fldChar w:fldCharType="end"/>
            </w:r>
          </w:hyperlink>
        </w:p>
        <w:p w14:paraId="41F3DF8E" w14:textId="14ACFA02"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54" w:history="1">
            <w:r w:rsidRPr="00874EAD">
              <w:rPr>
                <w:rStyle w:val="Lienhypertexte"/>
                <w:noProof/>
              </w:rPr>
              <w:t>Chapitre 5.</w:t>
            </w:r>
            <w:r>
              <w:rPr>
                <w:rFonts w:asciiTheme="minorHAnsi" w:eastAsiaTheme="minorEastAsia" w:hAnsiTheme="minorHAnsi" w:cstheme="minorBidi"/>
                <w:noProof/>
                <w:lang w:val="en-US"/>
              </w:rPr>
              <w:tab/>
            </w:r>
            <w:r w:rsidRPr="00874EAD">
              <w:rPr>
                <w:rStyle w:val="Lienhypertexte"/>
                <w:noProof/>
              </w:rPr>
              <w:t>Règles de conduite administrative</w:t>
            </w:r>
            <w:r>
              <w:rPr>
                <w:noProof/>
                <w:webHidden/>
              </w:rPr>
              <w:tab/>
            </w:r>
            <w:r>
              <w:rPr>
                <w:noProof/>
                <w:webHidden/>
              </w:rPr>
              <w:fldChar w:fldCharType="begin"/>
            </w:r>
            <w:r>
              <w:rPr>
                <w:noProof/>
                <w:webHidden/>
              </w:rPr>
              <w:instrText xml:space="preserve"> PAGEREF _Toc187408554 \h </w:instrText>
            </w:r>
            <w:r>
              <w:rPr>
                <w:noProof/>
                <w:webHidden/>
              </w:rPr>
            </w:r>
            <w:r>
              <w:rPr>
                <w:noProof/>
                <w:webHidden/>
              </w:rPr>
              <w:fldChar w:fldCharType="separate"/>
            </w:r>
            <w:r w:rsidR="00661C99">
              <w:rPr>
                <w:noProof/>
                <w:webHidden/>
              </w:rPr>
              <w:t>6</w:t>
            </w:r>
            <w:r>
              <w:rPr>
                <w:noProof/>
                <w:webHidden/>
              </w:rPr>
              <w:fldChar w:fldCharType="end"/>
            </w:r>
          </w:hyperlink>
        </w:p>
        <w:p w14:paraId="43D42566" w14:textId="531BC778" w:rsidR="0027555C" w:rsidRDefault="0027555C">
          <w:pPr>
            <w:pStyle w:val="TM2"/>
            <w:tabs>
              <w:tab w:val="left" w:pos="1540"/>
              <w:tab w:val="right" w:leader="dot" w:pos="9710"/>
            </w:tabs>
            <w:rPr>
              <w:noProof/>
            </w:rPr>
          </w:pPr>
          <w:hyperlink w:anchor="_Toc187408555" w:history="1">
            <w:r w:rsidRPr="00874EAD">
              <w:rPr>
                <w:rStyle w:val="Lienhypertexte"/>
                <w:noProof/>
              </w:rPr>
              <w:t>Article 14.</w:t>
            </w:r>
            <w:r>
              <w:rPr>
                <w:noProof/>
              </w:rPr>
              <w:tab/>
            </w:r>
            <w:r w:rsidRPr="00874EAD">
              <w:rPr>
                <w:rStyle w:val="Lienhypertexte"/>
                <w:noProof/>
              </w:rPr>
              <w:t>Respect des normes éthiques dans la gestion</w:t>
            </w:r>
            <w:r>
              <w:rPr>
                <w:noProof/>
                <w:webHidden/>
              </w:rPr>
              <w:tab/>
            </w:r>
            <w:r>
              <w:rPr>
                <w:noProof/>
                <w:webHidden/>
              </w:rPr>
              <w:fldChar w:fldCharType="begin"/>
            </w:r>
            <w:r>
              <w:rPr>
                <w:noProof/>
                <w:webHidden/>
              </w:rPr>
              <w:instrText xml:space="preserve"> PAGEREF _Toc187408555 \h </w:instrText>
            </w:r>
            <w:r>
              <w:rPr>
                <w:noProof/>
                <w:webHidden/>
              </w:rPr>
            </w:r>
            <w:r>
              <w:rPr>
                <w:noProof/>
                <w:webHidden/>
              </w:rPr>
              <w:fldChar w:fldCharType="separate"/>
            </w:r>
            <w:r w:rsidR="00661C99">
              <w:rPr>
                <w:noProof/>
                <w:webHidden/>
              </w:rPr>
              <w:t>6</w:t>
            </w:r>
            <w:r>
              <w:rPr>
                <w:noProof/>
                <w:webHidden/>
              </w:rPr>
              <w:fldChar w:fldCharType="end"/>
            </w:r>
          </w:hyperlink>
        </w:p>
        <w:p w14:paraId="3CAB9997" w14:textId="432AC532" w:rsidR="0027555C" w:rsidRDefault="0027555C">
          <w:pPr>
            <w:pStyle w:val="TM2"/>
            <w:tabs>
              <w:tab w:val="left" w:pos="1540"/>
              <w:tab w:val="right" w:leader="dot" w:pos="9710"/>
            </w:tabs>
            <w:rPr>
              <w:noProof/>
            </w:rPr>
          </w:pPr>
          <w:hyperlink w:anchor="_Toc187408556" w:history="1">
            <w:r w:rsidRPr="00874EAD">
              <w:rPr>
                <w:rStyle w:val="Lienhypertexte"/>
                <w:noProof/>
              </w:rPr>
              <w:t>Article 15.</w:t>
            </w:r>
            <w:r>
              <w:rPr>
                <w:noProof/>
              </w:rPr>
              <w:tab/>
            </w:r>
            <w:r w:rsidRPr="00874EAD">
              <w:rPr>
                <w:rStyle w:val="Lienhypertexte"/>
                <w:noProof/>
              </w:rPr>
              <w:t>Prévention des conflits d’intérêts</w:t>
            </w:r>
            <w:r>
              <w:rPr>
                <w:noProof/>
                <w:webHidden/>
              </w:rPr>
              <w:tab/>
            </w:r>
            <w:r>
              <w:rPr>
                <w:noProof/>
                <w:webHidden/>
              </w:rPr>
              <w:fldChar w:fldCharType="begin"/>
            </w:r>
            <w:r>
              <w:rPr>
                <w:noProof/>
                <w:webHidden/>
              </w:rPr>
              <w:instrText xml:space="preserve"> PAGEREF _Toc187408556 \h </w:instrText>
            </w:r>
            <w:r>
              <w:rPr>
                <w:noProof/>
                <w:webHidden/>
              </w:rPr>
            </w:r>
            <w:r>
              <w:rPr>
                <w:noProof/>
                <w:webHidden/>
              </w:rPr>
              <w:fldChar w:fldCharType="separate"/>
            </w:r>
            <w:r w:rsidR="00661C99">
              <w:rPr>
                <w:noProof/>
                <w:webHidden/>
              </w:rPr>
              <w:t>6</w:t>
            </w:r>
            <w:r>
              <w:rPr>
                <w:noProof/>
                <w:webHidden/>
              </w:rPr>
              <w:fldChar w:fldCharType="end"/>
            </w:r>
          </w:hyperlink>
        </w:p>
        <w:p w14:paraId="1E300009" w14:textId="431ECAAC"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57" w:history="1">
            <w:r w:rsidRPr="00874EAD">
              <w:rPr>
                <w:rStyle w:val="Lienhypertexte"/>
                <w:noProof/>
              </w:rPr>
              <w:t>Chapitre 6.</w:t>
            </w:r>
            <w:r>
              <w:rPr>
                <w:rFonts w:asciiTheme="minorHAnsi" w:eastAsiaTheme="minorEastAsia" w:hAnsiTheme="minorHAnsi" w:cstheme="minorBidi"/>
                <w:noProof/>
                <w:lang w:val="en-US"/>
              </w:rPr>
              <w:tab/>
            </w:r>
            <w:r w:rsidRPr="00874EAD">
              <w:rPr>
                <w:rStyle w:val="Lienhypertexte"/>
                <w:noProof/>
              </w:rPr>
              <w:t>Sanctions et Mesures Disciplinaires</w:t>
            </w:r>
            <w:r>
              <w:rPr>
                <w:noProof/>
                <w:webHidden/>
              </w:rPr>
              <w:tab/>
            </w:r>
            <w:r>
              <w:rPr>
                <w:noProof/>
                <w:webHidden/>
              </w:rPr>
              <w:fldChar w:fldCharType="begin"/>
            </w:r>
            <w:r>
              <w:rPr>
                <w:noProof/>
                <w:webHidden/>
              </w:rPr>
              <w:instrText xml:space="preserve"> PAGEREF _Toc187408557 \h </w:instrText>
            </w:r>
            <w:r>
              <w:rPr>
                <w:noProof/>
                <w:webHidden/>
              </w:rPr>
            </w:r>
            <w:r>
              <w:rPr>
                <w:noProof/>
                <w:webHidden/>
              </w:rPr>
              <w:fldChar w:fldCharType="separate"/>
            </w:r>
            <w:r w:rsidR="00661C99">
              <w:rPr>
                <w:noProof/>
                <w:webHidden/>
              </w:rPr>
              <w:t>6</w:t>
            </w:r>
            <w:r>
              <w:rPr>
                <w:noProof/>
                <w:webHidden/>
              </w:rPr>
              <w:fldChar w:fldCharType="end"/>
            </w:r>
          </w:hyperlink>
        </w:p>
        <w:p w14:paraId="327E2C5E" w14:textId="56A90D69" w:rsidR="0027555C" w:rsidRDefault="0027555C">
          <w:pPr>
            <w:pStyle w:val="TM2"/>
            <w:tabs>
              <w:tab w:val="left" w:pos="1540"/>
              <w:tab w:val="right" w:leader="dot" w:pos="9710"/>
            </w:tabs>
            <w:rPr>
              <w:noProof/>
            </w:rPr>
          </w:pPr>
          <w:hyperlink w:anchor="_Toc187408558" w:history="1">
            <w:r w:rsidRPr="00874EAD">
              <w:rPr>
                <w:rStyle w:val="Lienhypertexte"/>
                <w:noProof/>
              </w:rPr>
              <w:t>Article 16.</w:t>
            </w:r>
            <w:r>
              <w:rPr>
                <w:noProof/>
              </w:rPr>
              <w:tab/>
            </w:r>
            <w:r w:rsidRPr="00874EAD">
              <w:rPr>
                <w:rStyle w:val="Lienhypertexte"/>
                <w:noProof/>
              </w:rPr>
              <w:t>Infractions au Code de déontologie</w:t>
            </w:r>
            <w:r>
              <w:rPr>
                <w:noProof/>
                <w:webHidden/>
              </w:rPr>
              <w:tab/>
            </w:r>
            <w:r>
              <w:rPr>
                <w:noProof/>
                <w:webHidden/>
              </w:rPr>
              <w:fldChar w:fldCharType="begin"/>
            </w:r>
            <w:r>
              <w:rPr>
                <w:noProof/>
                <w:webHidden/>
              </w:rPr>
              <w:instrText xml:space="preserve"> PAGEREF _Toc187408558 \h </w:instrText>
            </w:r>
            <w:r>
              <w:rPr>
                <w:noProof/>
                <w:webHidden/>
              </w:rPr>
            </w:r>
            <w:r>
              <w:rPr>
                <w:noProof/>
                <w:webHidden/>
              </w:rPr>
              <w:fldChar w:fldCharType="separate"/>
            </w:r>
            <w:r w:rsidR="00661C99">
              <w:rPr>
                <w:noProof/>
                <w:webHidden/>
              </w:rPr>
              <w:t>6</w:t>
            </w:r>
            <w:r>
              <w:rPr>
                <w:noProof/>
                <w:webHidden/>
              </w:rPr>
              <w:fldChar w:fldCharType="end"/>
            </w:r>
          </w:hyperlink>
        </w:p>
        <w:p w14:paraId="2D78D67C" w14:textId="427683A5" w:rsidR="0027555C" w:rsidRDefault="0027555C">
          <w:pPr>
            <w:pStyle w:val="TM2"/>
            <w:tabs>
              <w:tab w:val="left" w:pos="1540"/>
              <w:tab w:val="right" w:leader="dot" w:pos="9710"/>
            </w:tabs>
            <w:rPr>
              <w:noProof/>
            </w:rPr>
          </w:pPr>
          <w:hyperlink w:anchor="_Toc187408559" w:history="1">
            <w:r w:rsidRPr="00874EAD">
              <w:rPr>
                <w:rStyle w:val="Lienhypertexte"/>
                <w:noProof/>
              </w:rPr>
              <w:t>Article 17.</w:t>
            </w:r>
            <w:r>
              <w:rPr>
                <w:noProof/>
              </w:rPr>
              <w:tab/>
            </w:r>
            <w:r w:rsidRPr="00874EAD">
              <w:rPr>
                <w:rStyle w:val="Lienhypertexte"/>
                <w:noProof/>
              </w:rPr>
              <w:t>Mesures de prévention</w:t>
            </w:r>
            <w:r>
              <w:rPr>
                <w:noProof/>
                <w:webHidden/>
              </w:rPr>
              <w:tab/>
            </w:r>
            <w:r>
              <w:rPr>
                <w:noProof/>
                <w:webHidden/>
              </w:rPr>
              <w:fldChar w:fldCharType="begin"/>
            </w:r>
            <w:r>
              <w:rPr>
                <w:noProof/>
                <w:webHidden/>
              </w:rPr>
              <w:instrText xml:space="preserve"> PAGEREF _Toc187408559 \h </w:instrText>
            </w:r>
            <w:r>
              <w:rPr>
                <w:noProof/>
                <w:webHidden/>
              </w:rPr>
            </w:r>
            <w:r>
              <w:rPr>
                <w:noProof/>
                <w:webHidden/>
              </w:rPr>
              <w:fldChar w:fldCharType="separate"/>
            </w:r>
            <w:r w:rsidR="00661C99">
              <w:rPr>
                <w:noProof/>
                <w:webHidden/>
              </w:rPr>
              <w:t>7</w:t>
            </w:r>
            <w:r>
              <w:rPr>
                <w:noProof/>
                <w:webHidden/>
              </w:rPr>
              <w:fldChar w:fldCharType="end"/>
            </w:r>
          </w:hyperlink>
        </w:p>
        <w:p w14:paraId="0FC91FB4" w14:textId="77138491"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60" w:history="1">
            <w:r w:rsidRPr="00874EAD">
              <w:rPr>
                <w:rStyle w:val="Lienhypertexte"/>
                <w:noProof/>
              </w:rPr>
              <w:t>Chapitre 7.</w:t>
            </w:r>
            <w:r>
              <w:rPr>
                <w:rFonts w:asciiTheme="minorHAnsi" w:eastAsiaTheme="minorEastAsia" w:hAnsiTheme="minorHAnsi" w:cstheme="minorBidi"/>
                <w:noProof/>
                <w:lang w:val="en-US"/>
              </w:rPr>
              <w:tab/>
            </w:r>
            <w:r w:rsidRPr="00874EAD">
              <w:rPr>
                <w:rStyle w:val="Lienhypertexte"/>
                <w:noProof/>
              </w:rPr>
              <w:t>Dispositions Finales</w:t>
            </w:r>
            <w:r>
              <w:rPr>
                <w:noProof/>
                <w:webHidden/>
              </w:rPr>
              <w:tab/>
            </w:r>
            <w:r>
              <w:rPr>
                <w:noProof/>
                <w:webHidden/>
              </w:rPr>
              <w:fldChar w:fldCharType="begin"/>
            </w:r>
            <w:r>
              <w:rPr>
                <w:noProof/>
                <w:webHidden/>
              </w:rPr>
              <w:instrText xml:space="preserve"> PAGEREF _Toc187408560 \h </w:instrText>
            </w:r>
            <w:r>
              <w:rPr>
                <w:noProof/>
                <w:webHidden/>
              </w:rPr>
            </w:r>
            <w:r>
              <w:rPr>
                <w:noProof/>
                <w:webHidden/>
              </w:rPr>
              <w:fldChar w:fldCharType="separate"/>
            </w:r>
            <w:r w:rsidR="00661C99">
              <w:rPr>
                <w:noProof/>
                <w:webHidden/>
              </w:rPr>
              <w:t>7</w:t>
            </w:r>
            <w:r>
              <w:rPr>
                <w:noProof/>
                <w:webHidden/>
              </w:rPr>
              <w:fldChar w:fldCharType="end"/>
            </w:r>
          </w:hyperlink>
        </w:p>
        <w:p w14:paraId="31D1E8E6" w14:textId="7E8E1DBE" w:rsidR="0027555C" w:rsidRDefault="0027555C">
          <w:pPr>
            <w:pStyle w:val="TM2"/>
            <w:tabs>
              <w:tab w:val="left" w:pos="1540"/>
              <w:tab w:val="right" w:leader="dot" w:pos="9710"/>
            </w:tabs>
            <w:rPr>
              <w:noProof/>
            </w:rPr>
          </w:pPr>
          <w:hyperlink w:anchor="_Toc187408561" w:history="1">
            <w:r w:rsidRPr="00874EAD">
              <w:rPr>
                <w:rStyle w:val="Lienhypertexte"/>
                <w:noProof/>
              </w:rPr>
              <w:t>Article 18.</w:t>
            </w:r>
            <w:r>
              <w:rPr>
                <w:noProof/>
              </w:rPr>
              <w:tab/>
            </w:r>
            <w:r w:rsidRPr="00874EAD">
              <w:rPr>
                <w:rStyle w:val="Lienhypertexte"/>
                <w:noProof/>
              </w:rPr>
              <w:t>Entrée en vigueur</w:t>
            </w:r>
            <w:r>
              <w:rPr>
                <w:noProof/>
                <w:webHidden/>
              </w:rPr>
              <w:tab/>
            </w:r>
            <w:r>
              <w:rPr>
                <w:noProof/>
                <w:webHidden/>
              </w:rPr>
              <w:fldChar w:fldCharType="begin"/>
            </w:r>
            <w:r>
              <w:rPr>
                <w:noProof/>
                <w:webHidden/>
              </w:rPr>
              <w:instrText xml:space="preserve"> PAGEREF _Toc187408561 \h </w:instrText>
            </w:r>
            <w:r>
              <w:rPr>
                <w:noProof/>
                <w:webHidden/>
              </w:rPr>
            </w:r>
            <w:r>
              <w:rPr>
                <w:noProof/>
                <w:webHidden/>
              </w:rPr>
              <w:fldChar w:fldCharType="separate"/>
            </w:r>
            <w:r w:rsidR="00661C99">
              <w:rPr>
                <w:noProof/>
                <w:webHidden/>
              </w:rPr>
              <w:t>7</w:t>
            </w:r>
            <w:r>
              <w:rPr>
                <w:noProof/>
                <w:webHidden/>
              </w:rPr>
              <w:fldChar w:fldCharType="end"/>
            </w:r>
          </w:hyperlink>
        </w:p>
        <w:p w14:paraId="5CE09559" w14:textId="0EDD8871" w:rsidR="0027555C" w:rsidRDefault="0027555C">
          <w:pPr>
            <w:pStyle w:val="TM2"/>
            <w:tabs>
              <w:tab w:val="left" w:pos="1540"/>
              <w:tab w:val="right" w:leader="dot" w:pos="9710"/>
            </w:tabs>
            <w:rPr>
              <w:noProof/>
            </w:rPr>
          </w:pPr>
          <w:hyperlink w:anchor="_Toc187408562" w:history="1">
            <w:r w:rsidRPr="00874EAD">
              <w:rPr>
                <w:rStyle w:val="Lienhypertexte"/>
                <w:noProof/>
              </w:rPr>
              <w:t>Article 19.</w:t>
            </w:r>
            <w:r>
              <w:rPr>
                <w:noProof/>
              </w:rPr>
              <w:tab/>
            </w:r>
            <w:r w:rsidRPr="00874EAD">
              <w:rPr>
                <w:rStyle w:val="Lienhypertexte"/>
                <w:noProof/>
              </w:rPr>
              <w:t>Révisions et mises à jour</w:t>
            </w:r>
            <w:r>
              <w:rPr>
                <w:noProof/>
                <w:webHidden/>
              </w:rPr>
              <w:tab/>
            </w:r>
            <w:r>
              <w:rPr>
                <w:noProof/>
                <w:webHidden/>
              </w:rPr>
              <w:fldChar w:fldCharType="begin"/>
            </w:r>
            <w:r>
              <w:rPr>
                <w:noProof/>
                <w:webHidden/>
              </w:rPr>
              <w:instrText xml:space="preserve"> PAGEREF _Toc187408562 \h </w:instrText>
            </w:r>
            <w:r>
              <w:rPr>
                <w:noProof/>
                <w:webHidden/>
              </w:rPr>
            </w:r>
            <w:r>
              <w:rPr>
                <w:noProof/>
                <w:webHidden/>
              </w:rPr>
              <w:fldChar w:fldCharType="separate"/>
            </w:r>
            <w:r w:rsidR="00661C99">
              <w:rPr>
                <w:noProof/>
                <w:webHidden/>
              </w:rPr>
              <w:t>7</w:t>
            </w:r>
            <w:r>
              <w:rPr>
                <w:noProof/>
                <w:webHidden/>
              </w:rPr>
              <w:fldChar w:fldCharType="end"/>
            </w:r>
          </w:hyperlink>
        </w:p>
        <w:p w14:paraId="2ECE5059" w14:textId="0CFDC692" w:rsidR="0027555C" w:rsidRDefault="0027555C">
          <w:pPr>
            <w:pStyle w:val="TM2"/>
            <w:tabs>
              <w:tab w:val="left" w:pos="1540"/>
              <w:tab w:val="right" w:leader="dot" w:pos="9710"/>
            </w:tabs>
            <w:rPr>
              <w:noProof/>
            </w:rPr>
          </w:pPr>
          <w:hyperlink w:anchor="_Toc187408563" w:history="1">
            <w:r w:rsidRPr="00874EAD">
              <w:rPr>
                <w:rStyle w:val="Lienhypertexte"/>
                <w:noProof/>
              </w:rPr>
              <w:t>Article 20.</w:t>
            </w:r>
            <w:r>
              <w:rPr>
                <w:noProof/>
              </w:rPr>
              <w:tab/>
            </w:r>
            <w:r w:rsidRPr="00874EAD">
              <w:rPr>
                <w:rStyle w:val="Lienhypertexte"/>
                <w:noProof/>
              </w:rPr>
              <w:t>Application et respect du Code</w:t>
            </w:r>
            <w:r>
              <w:rPr>
                <w:noProof/>
                <w:webHidden/>
              </w:rPr>
              <w:tab/>
            </w:r>
            <w:r>
              <w:rPr>
                <w:noProof/>
                <w:webHidden/>
              </w:rPr>
              <w:fldChar w:fldCharType="begin"/>
            </w:r>
            <w:r>
              <w:rPr>
                <w:noProof/>
                <w:webHidden/>
              </w:rPr>
              <w:instrText xml:space="preserve"> PAGEREF _Toc187408563 \h </w:instrText>
            </w:r>
            <w:r>
              <w:rPr>
                <w:noProof/>
                <w:webHidden/>
              </w:rPr>
            </w:r>
            <w:r>
              <w:rPr>
                <w:noProof/>
                <w:webHidden/>
              </w:rPr>
              <w:fldChar w:fldCharType="separate"/>
            </w:r>
            <w:r w:rsidR="00661C99">
              <w:rPr>
                <w:noProof/>
                <w:webHidden/>
              </w:rPr>
              <w:t>7</w:t>
            </w:r>
            <w:r>
              <w:rPr>
                <w:noProof/>
                <w:webHidden/>
              </w:rPr>
              <w:fldChar w:fldCharType="end"/>
            </w:r>
          </w:hyperlink>
        </w:p>
        <w:p w14:paraId="3BED3814" w14:textId="625BA502" w:rsidR="0027555C" w:rsidRDefault="0027555C">
          <w:pPr>
            <w:pStyle w:val="TM2"/>
            <w:tabs>
              <w:tab w:val="left" w:pos="1540"/>
              <w:tab w:val="right" w:leader="dot" w:pos="9710"/>
            </w:tabs>
            <w:rPr>
              <w:noProof/>
            </w:rPr>
          </w:pPr>
          <w:hyperlink w:anchor="_Toc187408564" w:history="1">
            <w:r w:rsidRPr="00874EAD">
              <w:rPr>
                <w:rStyle w:val="Lienhypertexte"/>
                <w:noProof/>
              </w:rPr>
              <w:t>Article 21.</w:t>
            </w:r>
            <w:r>
              <w:rPr>
                <w:noProof/>
              </w:rPr>
              <w:tab/>
            </w:r>
            <w:r w:rsidRPr="00874EAD">
              <w:rPr>
                <w:rStyle w:val="Lienhypertexte"/>
                <w:noProof/>
              </w:rPr>
              <w:t>Responsabilité de la mise en œuvre</w:t>
            </w:r>
            <w:r>
              <w:rPr>
                <w:noProof/>
                <w:webHidden/>
              </w:rPr>
              <w:tab/>
            </w:r>
            <w:r>
              <w:rPr>
                <w:noProof/>
                <w:webHidden/>
              </w:rPr>
              <w:fldChar w:fldCharType="begin"/>
            </w:r>
            <w:r>
              <w:rPr>
                <w:noProof/>
                <w:webHidden/>
              </w:rPr>
              <w:instrText xml:space="preserve"> PAGEREF _Toc187408564 \h </w:instrText>
            </w:r>
            <w:r>
              <w:rPr>
                <w:noProof/>
                <w:webHidden/>
              </w:rPr>
            </w:r>
            <w:r>
              <w:rPr>
                <w:noProof/>
                <w:webHidden/>
              </w:rPr>
              <w:fldChar w:fldCharType="separate"/>
            </w:r>
            <w:r w:rsidR="00661C99">
              <w:rPr>
                <w:noProof/>
                <w:webHidden/>
              </w:rPr>
              <w:t>7</w:t>
            </w:r>
            <w:r>
              <w:rPr>
                <w:noProof/>
                <w:webHidden/>
              </w:rPr>
              <w:fldChar w:fldCharType="end"/>
            </w:r>
          </w:hyperlink>
        </w:p>
        <w:p w14:paraId="168D37A0" w14:textId="65382EF6" w:rsidR="0027555C" w:rsidRDefault="0027555C">
          <w:pPr>
            <w:pStyle w:val="TM2"/>
            <w:tabs>
              <w:tab w:val="left" w:pos="1540"/>
              <w:tab w:val="right" w:leader="dot" w:pos="9710"/>
            </w:tabs>
            <w:rPr>
              <w:noProof/>
            </w:rPr>
          </w:pPr>
          <w:hyperlink w:anchor="_Toc187408565" w:history="1">
            <w:r w:rsidRPr="00874EAD">
              <w:rPr>
                <w:rStyle w:val="Lienhypertexte"/>
                <w:noProof/>
              </w:rPr>
              <w:t>Article 22.</w:t>
            </w:r>
            <w:r>
              <w:rPr>
                <w:noProof/>
              </w:rPr>
              <w:tab/>
            </w:r>
            <w:r w:rsidRPr="00874EAD">
              <w:rPr>
                <w:rStyle w:val="Lienhypertexte"/>
                <w:noProof/>
              </w:rPr>
              <w:t>Droits et obligations des membres</w:t>
            </w:r>
            <w:r>
              <w:rPr>
                <w:noProof/>
                <w:webHidden/>
              </w:rPr>
              <w:tab/>
            </w:r>
            <w:r>
              <w:rPr>
                <w:noProof/>
                <w:webHidden/>
              </w:rPr>
              <w:fldChar w:fldCharType="begin"/>
            </w:r>
            <w:r>
              <w:rPr>
                <w:noProof/>
                <w:webHidden/>
              </w:rPr>
              <w:instrText xml:space="preserve"> PAGEREF _Toc187408565 \h </w:instrText>
            </w:r>
            <w:r>
              <w:rPr>
                <w:noProof/>
                <w:webHidden/>
              </w:rPr>
            </w:r>
            <w:r>
              <w:rPr>
                <w:noProof/>
                <w:webHidden/>
              </w:rPr>
              <w:fldChar w:fldCharType="separate"/>
            </w:r>
            <w:r w:rsidR="00661C99">
              <w:rPr>
                <w:noProof/>
                <w:webHidden/>
              </w:rPr>
              <w:t>7</w:t>
            </w:r>
            <w:r>
              <w:rPr>
                <w:noProof/>
                <w:webHidden/>
              </w:rPr>
              <w:fldChar w:fldCharType="end"/>
            </w:r>
          </w:hyperlink>
        </w:p>
        <w:p w14:paraId="429BBF3B" w14:textId="23465195" w:rsidR="0027555C" w:rsidRDefault="0027555C">
          <w:pPr>
            <w:pStyle w:val="TM2"/>
            <w:tabs>
              <w:tab w:val="left" w:pos="1540"/>
              <w:tab w:val="right" w:leader="dot" w:pos="9710"/>
            </w:tabs>
            <w:rPr>
              <w:noProof/>
            </w:rPr>
          </w:pPr>
          <w:hyperlink w:anchor="_Toc187408566" w:history="1">
            <w:r w:rsidRPr="00874EAD">
              <w:rPr>
                <w:rStyle w:val="Lienhypertexte"/>
                <w:noProof/>
              </w:rPr>
              <w:t>Article 23.</w:t>
            </w:r>
            <w:r>
              <w:rPr>
                <w:noProof/>
              </w:rPr>
              <w:tab/>
            </w:r>
            <w:r w:rsidRPr="00874EAD">
              <w:rPr>
                <w:rStyle w:val="Lienhypertexte"/>
                <w:noProof/>
              </w:rPr>
              <w:t>Promotion des valeurs éthiques et déontologiques</w:t>
            </w:r>
            <w:r>
              <w:rPr>
                <w:noProof/>
                <w:webHidden/>
              </w:rPr>
              <w:tab/>
            </w:r>
            <w:r>
              <w:rPr>
                <w:noProof/>
                <w:webHidden/>
              </w:rPr>
              <w:fldChar w:fldCharType="begin"/>
            </w:r>
            <w:r>
              <w:rPr>
                <w:noProof/>
                <w:webHidden/>
              </w:rPr>
              <w:instrText xml:space="preserve"> PAGEREF _Toc187408566 \h </w:instrText>
            </w:r>
            <w:r>
              <w:rPr>
                <w:noProof/>
                <w:webHidden/>
              </w:rPr>
            </w:r>
            <w:r>
              <w:rPr>
                <w:noProof/>
                <w:webHidden/>
              </w:rPr>
              <w:fldChar w:fldCharType="separate"/>
            </w:r>
            <w:r w:rsidR="00661C99">
              <w:rPr>
                <w:noProof/>
                <w:webHidden/>
              </w:rPr>
              <w:t>7</w:t>
            </w:r>
            <w:r>
              <w:rPr>
                <w:noProof/>
                <w:webHidden/>
              </w:rPr>
              <w:fldChar w:fldCharType="end"/>
            </w:r>
          </w:hyperlink>
        </w:p>
        <w:p w14:paraId="6C04068F" w14:textId="372ED5DC" w:rsidR="0027555C" w:rsidRDefault="0027555C">
          <w:pPr>
            <w:pStyle w:val="TM2"/>
            <w:tabs>
              <w:tab w:val="left" w:pos="1540"/>
              <w:tab w:val="right" w:leader="dot" w:pos="9710"/>
            </w:tabs>
            <w:rPr>
              <w:noProof/>
            </w:rPr>
          </w:pPr>
          <w:hyperlink w:anchor="_Toc187408567" w:history="1">
            <w:r w:rsidRPr="00874EAD">
              <w:rPr>
                <w:rStyle w:val="Lienhypertexte"/>
                <w:noProof/>
              </w:rPr>
              <w:t>Article 24.</w:t>
            </w:r>
            <w:r>
              <w:rPr>
                <w:noProof/>
              </w:rPr>
              <w:tab/>
            </w:r>
            <w:r w:rsidRPr="00874EAD">
              <w:rPr>
                <w:rStyle w:val="Lienhypertexte"/>
                <w:noProof/>
              </w:rPr>
              <w:t>Informatique et Communication</w:t>
            </w:r>
            <w:r>
              <w:rPr>
                <w:noProof/>
                <w:webHidden/>
              </w:rPr>
              <w:tab/>
            </w:r>
            <w:r>
              <w:rPr>
                <w:noProof/>
                <w:webHidden/>
              </w:rPr>
              <w:fldChar w:fldCharType="begin"/>
            </w:r>
            <w:r>
              <w:rPr>
                <w:noProof/>
                <w:webHidden/>
              </w:rPr>
              <w:instrText xml:space="preserve"> PAGEREF _Toc187408567 \h </w:instrText>
            </w:r>
            <w:r>
              <w:rPr>
                <w:noProof/>
                <w:webHidden/>
              </w:rPr>
            </w:r>
            <w:r>
              <w:rPr>
                <w:noProof/>
                <w:webHidden/>
              </w:rPr>
              <w:fldChar w:fldCharType="separate"/>
            </w:r>
            <w:r w:rsidR="00661C99">
              <w:rPr>
                <w:noProof/>
                <w:webHidden/>
              </w:rPr>
              <w:t>7</w:t>
            </w:r>
            <w:r>
              <w:rPr>
                <w:noProof/>
                <w:webHidden/>
              </w:rPr>
              <w:fldChar w:fldCharType="end"/>
            </w:r>
          </w:hyperlink>
        </w:p>
        <w:p w14:paraId="717C8AC4" w14:textId="15C4E397" w:rsidR="0027555C" w:rsidRDefault="0027555C">
          <w:pPr>
            <w:pStyle w:val="TM2"/>
            <w:tabs>
              <w:tab w:val="left" w:pos="1540"/>
              <w:tab w:val="right" w:leader="dot" w:pos="9710"/>
            </w:tabs>
            <w:rPr>
              <w:noProof/>
            </w:rPr>
          </w:pPr>
          <w:hyperlink w:anchor="_Toc187408568" w:history="1">
            <w:r w:rsidRPr="00874EAD">
              <w:rPr>
                <w:rStyle w:val="Lienhypertexte"/>
                <w:noProof/>
              </w:rPr>
              <w:t>Article 25.</w:t>
            </w:r>
            <w:r>
              <w:rPr>
                <w:noProof/>
              </w:rPr>
              <w:tab/>
            </w:r>
            <w:r w:rsidRPr="00874EAD">
              <w:rPr>
                <w:rStyle w:val="Lienhypertexte"/>
                <w:noProof/>
              </w:rPr>
              <w:t>Dispositions transitoires</w:t>
            </w:r>
            <w:r>
              <w:rPr>
                <w:noProof/>
                <w:webHidden/>
              </w:rPr>
              <w:tab/>
            </w:r>
            <w:r>
              <w:rPr>
                <w:noProof/>
                <w:webHidden/>
              </w:rPr>
              <w:fldChar w:fldCharType="begin"/>
            </w:r>
            <w:r>
              <w:rPr>
                <w:noProof/>
                <w:webHidden/>
              </w:rPr>
              <w:instrText xml:space="preserve"> PAGEREF _Toc187408568 \h </w:instrText>
            </w:r>
            <w:r>
              <w:rPr>
                <w:noProof/>
                <w:webHidden/>
              </w:rPr>
            </w:r>
            <w:r>
              <w:rPr>
                <w:noProof/>
                <w:webHidden/>
              </w:rPr>
              <w:fldChar w:fldCharType="separate"/>
            </w:r>
            <w:r w:rsidR="00661C99">
              <w:rPr>
                <w:noProof/>
                <w:webHidden/>
              </w:rPr>
              <w:t>8</w:t>
            </w:r>
            <w:r>
              <w:rPr>
                <w:noProof/>
                <w:webHidden/>
              </w:rPr>
              <w:fldChar w:fldCharType="end"/>
            </w:r>
          </w:hyperlink>
        </w:p>
        <w:p w14:paraId="17C089B4" w14:textId="54349AA8" w:rsidR="003E6CAF" w:rsidRDefault="00C27617" w:rsidP="00ED4E26">
          <w:r>
            <w:rPr>
              <w:b/>
              <w:bCs/>
            </w:rPr>
            <w:fldChar w:fldCharType="end"/>
          </w:r>
        </w:p>
      </w:sdtContent>
    </w:sdt>
    <w:p w14:paraId="0E26E52D" w14:textId="574576FD" w:rsidR="00C27617" w:rsidRDefault="003E6CAF" w:rsidP="00C27617">
      <w:pPr>
        <w:pStyle w:val="Titre1"/>
        <w:numPr>
          <w:ilvl w:val="0"/>
          <w:numId w:val="0"/>
        </w:numPr>
        <w:ind w:left="360" w:hanging="360"/>
      </w:pPr>
      <w:bookmarkStart w:id="2" w:name="_Toc187408532"/>
      <w:r>
        <w:lastRenderedPageBreak/>
        <w:t>PREAMBULE</w:t>
      </w:r>
      <w:bookmarkEnd w:id="2"/>
    </w:p>
    <w:p w14:paraId="3109A217" w14:textId="23D8BEBC" w:rsidR="003E6CAF" w:rsidRPr="003E6CAF" w:rsidRDefault="003E6CAF" w:rsidP="003E6CAF">
      <w:pPr>
        <w:widowControl/>
        <w:autoSpaceDE/>
        <w:autoSpaceDN/>
        <w:jc w:val="both"/>
        <w:rPr>
          <w:sz w:val="24"/>
          <w:szCs w:val="24"/>
        </w:rPr>
      </w:pPr>
      <w:r w:rsidRPr="003E6CAF">
        <w:rPr>
          <w:sz w:val="24"/>
          <w:szCs w:val="24"/>
        </w:rPr>
        <w:t>L'Unive</w:t>
      </w:r>
      <w:r w:rsidR="00F358F4">
        <w:rPr>
          <w:sz w:val="24"/>
          <w:szCs w:val="24"/>
        </w:rPr>
        <w:t>rsité Félix Houphouët Boigny-</w:t>
      </w:r>
      <w:r w:rsidRPr="003E6CAF">
        <w:rPr>
          <w:sz w:val="24"/>
          <w:szCs w:val="24"/>
        </w:rPr>
        <w:t>Mali (</w:t>
      </w:r>
      <w:r w:rsidR="00F358F4">
        <w:rPr>
          <w:sz w:val="24"/>
          <w:szCs w:val="24"/>
        </w:rPr>
        <w:t>UPFHOB-MALI</w:t>
      </w:r>
      <w:r w:rsidRPr="003E6CAF">
        <w:rPr>
          <w:sz w:val="24"/>
          <w:szCs w:val="24"/>
        </w:rPr>
        <w:t>)</w:t>
      </w:r>
      <w:r w:rsidR="00F358F4">
        <w:rPr>
          <w:sz w:val="24"/>
          <w:szCs w:val="24"/>
        </w:rPr>
        <w:t>,</w:t>
      </w:r>
      <w:r w:rsidRPr="003E6CAF">
        <w:rPr>
          <w:sz w:val="24"/>
          <w:szCs w:val="24"/>
        </w:rPr>
        <w:t xml:space="preserve"> s’inscrit dans une tradition d'excellence académique et de recherche, en tant que pilier majeur de l'enseignement supérieur et de l’innovation dans le pays. Dans cette perspective, l’</w:t>
      </w:r>
      <w:r w:rsidR="00F358F4">
        <w:rPr>
          <w:sz w:val="24"/>
          <w:szCs w:val="24"/>
        </w:rPr>
        <w:t>UPFHOB-MALI</w:t>
      </w:r>
      <w:r w:rsidRPr="003E6CAF">
        <w:rPr>
          <w:sz w:val="24"/>
          <w:szCs w:val="24"/>
        </w:rPr>
        <w:t xml:space="preserve"> s'engage à offrir à ses étudiants et à la communauté académique un cadre propice à l’épanouissement intellectuel et personnel, tout en cultivant des valeurs essentielles qui garantissent le respect mutuel, l'intégrité et le bien-être au sein de l’institution.</w:t>
      </w:r>
    </w:p>
    <w:p w14:paraId="599C1988" w14:textId="76656507" w:rsidR="003E6CAF" w:rsidRPr="003E6CAF" w:rsidRDefault="003E6CAF" w:rsidP="003E6CAF">
      <w:pPr>
        <w:widowControl/>
        <w:autoSpaceDE/>
        <w:autoSpaceDN/>
        <w:jc w:val="both"/>
        <w:outlineLvl w:val="2"/>
        <w:rPr>
          <w:b/>
          <w:bCs/>
          <w:sz w:val="27"/>
          <w:szCs w:val="27"/>
        </w:rPr>
      </w:pPr>
      <w:bookmarkStart w:id="3" w:name="_Toc187408533"/>
      <w:r w:rsidRPr="003E6CAF">
        <w:rPr>
          <w:b/>
          <w:bCs/>
          <w:sz w:val="27"/>
          <w:szCs w:val="27"/>
        </w:rPr>
        <w:t>1. Les valeurs fondamentales de l'</w:t>
      </w:r>
      <w:r w:rsidR="00F358F4">
        <w:rPr>
          <w:b/>
          <w:bCs/>
          <w:sz w:val="27"/>
          <w:szCs w:val="27"/>
        </w:rPr>
        <w:t>UPFHOB-MALI</w:t>
      </w:r>
      <w:bookmarkEnd w:id="3"/>
    </w:p>
    <w:p w14:paraId="548C53B1" w14:textId="45A8CB98" w:rsidR="003E6CAF" w:rsidRPr="003E6CAF" w:rsidRDefault="003E6CAF" w:rsidP="006827F9">
      <w:pPr>
        <w:widowControl/>
        <w:numPr>
          <w:ilvl w:val="0"/>
          <w:numId w:val="1"/>
        </w:numPr>
        <w:autoSpaceDE/>
        <w:autoSpaceDN/>
        <w:jc w:val="both"/>
        <w:rPr>
          <w:sz w:val="24"/>
          <w:szCs w:val="24"/>
        </w:rPr>
      </w:pPr>
      <w:r w:rsidRPr="003E6CAF">
        <w:rPr>
          <w:b/>
          <w:bCs/>
          <w:sz w:val="24"/>
          <w:szCs w:val="24"/>
        </w:rPr>
        <w:t>Intégrité</w:t>
      </w:r>
      <w:r w:rsidRPr="003E6CAF">
        <w:rPr>
          <w:sz w:val="24"/>
          <w:szCs w:val="24"/>
        </w:rPr>
        <w:br/>
        <w:t>L’intégrité est au cœur des pratiques académiques et de gestion de l’</w:t>
      </w:r>
      <w:r w:rsidR="00F358F4">
        <w:rPr>
          <w:sz w:val="24"/>
          <w:szCs w:val="24"/>
        </w:rPr>
        <w:t>UPFHOB-MALI</w:t>
      </w:r>
      <w:r w:rsidRPr="003E6CAF">
        <w:rPr>
          <w:sz w:val="24"/>
          <w:szCs w:val="24"/>
        </w:rPr>
        <w:t>. Cela implique une conduite honnête, transparente et conforme à des principes éthiques rigoureux. L'intégrité se manifeste non seulement dans la recherche académique, où la vérité scientifique doit primer, mais également dans l'administration de l’université, où la transparence et la responsabilité sont indispensables pour une gestion équitable des ressources humaines et matérielles. Chaque membre de l'université est tenu de faire preuve de probité, en respectant les normes et en évitant toute forme de corruption ou de malversation.</w:t>
      </w:r>
    </w:p>
    <w:p w14:paraId="26738C9D" w14:textId="061907F1" w:rsidR="003E6CAF" w:rsidRPr="003E6CAF" w:rsidRDefault="003E6CAF" w:rsidP="006827F9">
      <w:pPr>
        <w:widowControl/>
        <w:numPr>
          <w:ilvl w:val="0"/>
          <w:numId w:val="1"/>
        </w:numPr>
        <w:autoSpaceDE/>
        <w:autoSpaceDN/>
        <w:jc w:val="both"/>
        <w:rPr>
          <w:sz w:val="24"/>
          <w:szCs w:val="24"/>
        </w:rPr>
      </w:pPr>
      <w:r w:rsidRPr="003E6CAF">
        <w:rPr>
          <w:b/>
          <w:bCs/>
          <w:sz w:val="24"/>
          <w:szCs w:val="24"/>
        </w:rPr>
        <w:t>Responsabilité</w:t>
      </w:r>
      <w:r w:rsidRPr="003E6CAF">
        <w:rPr>
          <w:sz w:val="24"/>
          <w:szCs w:val="24"/>
        </w:rPr>
        <w:br/>
        <w:t>Chaque membre de l’université porte une responsabilité collective dans la préservation de l'image de l’</w:t>
      </w:r>
      <w:r w:rsidR="00F358F4">
        <w:rPr>
          <w:sz w:val="24"/>
          <w:szCs w:val="24"/>
        </w:rPr>
        <w:t>UPFHOB-MALI</w:t>
      </w:r>
      <w:r w:rsidRPr="003E6CAF">
        <w:rPr>
          <w:sz w:val="24"/>
          <w:szCs w:val="24"/>
        </w:rPr>
        <w:t xml:space="preserve"> et dans le maintien de son environnement académique. Les enseignants, les chercheurs, les étudiants et le personnel administratif doivent s'engager activement pour garantir un cadre de travail respectueux et productif. La responsabilité implique également une obligation de formation continue et d'amélioration des compétences, afin de répondre aux attentes de la société et aux défis académiques contemporains.</w:t>
      </w:r>
    </w:p>
    <w:p w14:paraId="39E6184F" w14:textId="39B7F229" w:rsidR="003E6CAF" w:rsidRPr="003E6CAF" w:rsidRDefault="003E6CAF" w:rsidP="006827F9">
      <w:pPr>
        <w:widowControl/>
        <w:numPr>
          <w:ilvl w:val="0"/>
          <w:numId w:val="1"/>
        </w:numPr>
        <w:autoSpaceDE/>
        <w:autoSpaceDN/>
        <w:rPr>
          <w:sz w:val="24"/>
          <w:szCs w:val="24"/>
        </w:rPr>
      </w:pPr>
      <w:r w:rsidRPr="003E6CAF">
        <w:rPr>
          <w:b/>
          <w:bCs/>
          <w:sz w:val="24"/>
          <w:szCs w:val="24"/>
        </w:rPr>
        <w:t>Excellence académique</w:t>
      </w:r>
      <w:r w:rsidRPr="003E6CAF">
        <w:rPr>
          <w:sz w:val="24"/>
          <w:szCs w:val="24"/>
        </w:rPr>
        <w:br/>
        <w:t>L’</w:t>
      </w:r>
      <w:r w:rsidR="00F358F4">
        <w:rPr>
          <w:sz w:val="24"/>
          <w:szCs w:val="24"/>
        </w:rPr>
        <w:t>UPFHOB-MALI</w:t>
      </w:r>
      <w:r w:rsidRPr="003E6CAF">
        <w:rPr>
          <w:sz w:val="24"/>
          <w:szCs w:val="24"/>
        </w:rPr>
        <w:t xml:space="preserve"> aspire à être un modèle d’excellence académique en Afrique et au niveau mondial. Pour cela, l'institution se fixe des standards élevés dans ses pratiques pédagogiques et de recherche, encourageant une culture d’innovation, de rigueur et de pensée critique. L'excellence académique repose sur la qualité des enseignements, la recherche fondamentale et appliquée, ainsi que sur l'encouragement d'une coopération active avec d'autres institutions académiques internationales. Les membres de la communauté universitaire sont invités à viser l’excellence dans leurs travaux, à contribuer à la production de connaissances de qualité et à mettre leurs compétences au service du développement durable.</w:t>
      </w:r>
    </w:p>
    <w:p w14:paraId="4B3F6E28" w14:textId="6FE5C573" w:rsidR="003E6CAF" w:rsidRPr="003E6CAF" w:rsidRDefault="003E6CAF" w:rsidP="006827F9">
      <w:pPr>
        <w:widowControl/>
        <w:numPr>
          <w:ilvl w:val="0"/>
          <w:numId w:val="1"/>
        </w:numPr>
        <w:autoSpaceDE/>
        <w:autoSpaceDN/>
        <w:jc w:val="both"/>
        <w:rPr>
          <w:sz w:val="24"/>
          <w:szCs w:val="24"/>
        </w:rPr>
      </w:pPr>
      <w:r w:rsidRPr="003E6CAF">
        <w:rPr>
          <w:b/>
          <w:bCs/>
          <w:sz w:val="24"/>
          <w:szCs w:val="24"/>
        </w:rPr>
        <w:t>Solidarité</w:t>
      </w:r>
      <w:r w:rsidRPr="003E6CAF">
        <w:rPr>
          <w:sz w:val="24"/>
          <w:szCs w:val="24"/>
        </w:rPr>
        <w:br/>
        <w:t>La solidarité est une valeur essentielle à l’</w:t>
      </w:r>
      <w:r w:rsidR="00F358F4">
        <w:rPr>
          <w:sz w:val="24"/>
          <w:szCs w:val="24"/>
        </w:rPr>
        <w:t>UPFHOB-MALI</w:t>
      </w:r>
      <w:r w:rsidRPr="003E6CAF">
        <w:rPr>
          <w:sz w:val="24"/>
          <w:szCs w:val="24"/>
        </w:rPr>
        <w:t>. Elle s’illustre par un esprit de collaboration et d’entraide entre les différents membres de la communauté universitaire, qu’ils soient étudiants, enseignants ou administrateurs. Dans un environnement où la diversité est valorisée, la solidarité favorise un climat de travail harmonieux, inclusif et respectueux. Elle se manifeste par le soutien académique et moral, la promotion de l’égalité des chances, ainsi que l’intégration des étudiants de toutes origines sociales, culturelles et géographiques.</w:t>
      </w:r>
    </w:p>
    <w:p w14:paraId="5B71DE1B" w14:textId="17840961" w:rsidR="003E6CAF" w:rsidRPr="003E6CAF" w:rsidRDefault="003E6CAF" w:rsidP="003E6CAF">
      <w:pPr>
        <w:widowControl/>
        <w:autoSpaceDE/>
        <w:autoSpaceDN/>
        <w:jc w:val="both"/>
        <w:outlineLvl w:val="2"/>
        <w:rPr>
          <w:b/>
          <w:bCs/>
          <w:sz w:val="27"/>
          <w:szCs w:val="27"/>
        </w:rPr>
      </w:pPr>
      <w:bookmarkStart w:id="4" w:name="_Toc187408534"/>
      <w:r w:rsidRPr="003E6CAF">
        <w:rPr>
          <w:b/>
          <w:bCs/>
          <w:sz w:val="27"/>
          <w:szCs w:val="27"/>
        </w:rPr>
        <w:t>2. L'object</w:t>
      </w:r>
      <w:r w:rsidR="006F1925">
        <w:rPr>
          <w:b/>
          <w:bCs/>
          <w:sz w:val="27"/>
          <w:szCs w:val="27"/>
        </w:rPr>
        <w:t>if du c</w:t>
      </w:r>
      <w:r>
        <w:rPr>
          <w:b/>
          <w:bCs/>
          <w:sz w:val="27"/>
          <w:szCs w:val="27"/>
        </w:rPr>
        <w:t>ode de déontologie et d'é</w:t>
      </w:r>
      <w:r w:rsidRPr="003E6CAF">
        <w:rPr>
          <w:b/>
          <w:bCs/>
          <w:sz w:val="27"/>
          <w:szCs w:val="27"/>
        </w:rPr>
        <w:t>thique</w:t>
      </w:r>
      <w:bookmarkEnd w:id="4"/>
    </w:p>
    <w:p w14:paraId="3A628907" w14:textId="683EE828" w:rsidR="003E6CAF" w:rsidRPr="003E6CAF" w:rsidRDefault="003E6CAF" w:rsidP="003E6CAF">
      <w:pPr>
        <w:widowControl/>
        <w:autoSpaceDE/>
        <w:autoSpaceDN/>
        <w:jc w:val="both"/>
        <w:rPr>
          <w:sz w:val="24"/>
          <w:szCs w:val="24"/>
        </w:rPr>
      </w:pPr>
      <w:r w:rsidRPr="003E6CAF">
        <w:rPr>
          <w:sz w:val="24"/>
          <w:szCs w:val="24"/>
        </w:rPr>
        <w:t>Le Code de déontologie et d'éthique de l'</w:t>
      </w:r>
      <w:r w:rsidR="00F358F4">
        <w:rPr>
          <w:sz w:val="24"/>
          <w:szCs w:val="24"/>
        </w:rPr>
        <w:t>UPFHOB-MALI</w:t>
      </w:r>
      <w:r w:rsidRPr="003E6CAF">
        <w:rPr>
          <w:sz w:val="24"/>
          <w:szCs w:val="24"/>
        </w:rPr>
        <w:t xml:space="preserve"> a pour vocation de définir et de promouvoir les comportements attendus de chaque membre de l'institution, dans le but de maintenir un environnement universitaire harmonieux et respectueux des valeurs humaines et professionnelles. Ce code n’est pas seulement un recueil de règles à respecter, mais un guide qui doit inspirer les actions quotidiennes de chacun, dans l’objectif de construire une communauté universitaire basée sur la confiance mutuelle, le respect et l'engagement envers les idéaux académiques.</w:t>
      </w:r>
    </w:p>
    <w:p w14:paraId="712F9580" w14:textId="77777777" w:rsidR="003E6CAF" w:rsidRPr="003E6CAF" w:rsidRDefault="003E6CAF" w:rsidP="003E6CAF">
      <w:pPr>
        <w:widowControl/>
        <w:autoSpaceDE/>
        <w:autoSpaceDN/>
        <w:jc w:val="both"/>
        <w:outlineLvl w:val="2"/>
        <w:rPr>
          <w:b/>
          <w:bCs/>
          <w:sz w:val="27"/>
          <w:szCs w:val="27"/>
        </w:rPr>
      </w:pPr>
      <w:bookmarkStart w:id="5" w:name="_Toc187408535"/>
      <w:r w:rsidRPr="003E6CAF">
        <w:rPr>
          <w:b/>
          <w:bCs/>
          <w:sz w:val="27"/>
          <w:szCs w:val="27"/>
        </w:rPr>
        <w:t>3. Le rôle des membres de l'université</w:t>
      </w:r>
      <w:bookmarkEnd w:id="5"/>
    </w:p>
    <w:p w14:paraId="49874609" w14:textId="77777777" w:rsidR="003E6CAF" w:rsidRPr="003E6CAF" w:rsidRDefault="003E6CAF" w:rsidP="006827F9">
      <w:pPr>
        <w:widowControl/>
        <w:numPr>
          <w:ilvl w:val="0"/>
          <w:numId w:val="2"/>
        </w:numPr>
        <w:autoSpaceDE/>
        <w:autoSpaceDN/>
        <w:rPr>
          <w:sz w:val="24"/>
          <w:szCs w:val="24"/>
        </w:rPr>
      </w:pPr>
      <w:r w:rsidRPr="003E6CAF">
        <w:rPr>
          <w:b/>
          <w:bCs/>
          <w:sz w:val="24"/>
          <w:szCs w:val="24"/>
        </w:rPr>
        <w:t>Les enseignants et chercheurs</w:t>
      </w:r>
      <w:r w:rsidRPr="003E6CAF">
        <w:rPr>
          <w:sz w:val="24"/>
          <w:szCs w:val="24"/>
        </w:rPr>
        <w:br/>
        <w:t xml:space="preserve">Les enseignants et les chercheurs jouent un rôle central dans le respect de ce code. Ils sont les </w:t>
      </w:r>
      <w:r w:rsidRPr="003E6CAF">
        <w:rPr>
          <w:sz w:val="24"/>
          <w:szCs w:val="24"/>
        </w:rPr>
        <w:lastRenderedPageBreak/>
        <w:t>principaux vecteurs de l’excellence académique et de la diffusion des valeurs éthiques au sein de l’Université. En tant que formateurs et modèles pour les étudiants, ils doivent adopter une approche pédagogique fondée sur la rigueur scientifique, la bienveillance et l’impartialité. Leur responsabilité s’étend également à la recherche, où la conduite éthique est primordiale pour garantir l’intégrité des résultats et des publications.</w:t>
      </w:r>
    </w:p>
    <w:p w14:paraId="6596AEE5" w14:textId="77777777" w:rsidR="003E6CAF" w:rsidRPr="003E6CAF" w:rsidRDefault="003E6CAF" w:rsidP="006827F9">
      <w:pPr>
        <w:widowControl/>
        <w:numPr>
          <w:ilvl w:val="0"/>
          <w:numId w:val="2"/>
        </w:numPr>
        <w:autoSpaceDE/>
        <w:autoSpaceDN/>
        <w:rPr>
          <w:sz w:val="24"/>
          <w:szCs w:val="24"/>
        </w:rPr>
      </w:pPr>
      <w:r w:rsidRPr="003E6CAF">
        <w:rPr>
          <w:b/>
          <w:bCs/>
          <w:sz w:val="24"/>
          <w:szCs w:val="24"/>
        </w:rPr>
        <w:t>Les étudiants</w:t>
      </w:r>
      <w:r w:rsidRPr="003E6CAF">
        <w:rPr>
          <w:sz w:val="24"/>
          <w:szCs w:val="24"/>
        </w:rPr>
        <w:br/>
        <w:t>Les étudiants constituent l’essence même de l’Université, et leur engagement envers les principes éthiques et déontologiques est fondamental pour le bon fonctionnement de l’institution. Ils doivent adopter une attitude responsable dans leur travail académique, en respectant les règles d’intégrité et en contribuant à l’environnement de solidarité et de respect au sein de l’Université. L’université, de son côté, s’engage à offrir un soutien constant pour leur réussite académique et personnelle, tout en les responsabilisant pour leur formation future.</w:t>
      </w:r>
    </w:p>
    <w:p w14:paraId="60C0690C" w14:textId="77777777" w:rsidR="003E6CAF" w:rsidRPr="003E6CAF" w:rsidRDefault="003E6CAF" w:rsidP="006827F9">
      <w:pPr>
        <w:widowControl/>
        <w:numPr>
          <w:ilvl w:val="0"/>
          <w:numId w:val="2"/>
        </w:numPr>
        <w:autoSpaceDE/>
        <w:autoSpaceDN/>
        <w:rPr>
          <w:sz w:val="24"/>
          <w:szCs w:val="24"/>
        </w:rPr>
      </w:pPr>
      <w:r w:rsidRPr="003E6CAF">
        <w:rPr>
          <w:b/>
          <w:bCs/>
          <w:sz w:val="24"/>
          <w:szCs w:val="24"/>
        </w:rPr>
        <w:t>Le personnel administratif</w:t>
      </w:r>
      <w:r w:rsidRPr="003E6CAF">
        <w:rPr>
          <w:sz w:val="24"/>
          <w:szCs w:val="24"/>
        </w:rPr>
        <w:br/>
        <w:t>Le personnel administratif joue un rôle clé dans le bon fonctionnement des services universitaires. Leur responsabilité est de garantir un environnement de travail où la transparence, la rigueur et l’efficacité sont au rendez-vous. En tant que garants de la gestion des ressources humaines et matérielles, ils doivent également veiller à la protection des données personnelles et au respect des normes de confidentialité. Le personnel administratif a un rôle de support crucial dans la mise en œuvre des décisions académiques et dans la création d’un climat de travail propice à la réussite des missions universitaires.</w:t>
      </w:r>
    </w:p>
    <w:p w14:paraId="508AD3BD" w14:textId="77777777" w:rsidR="003E6CAF" w:rsidRPr="003E6CAF" w:rsidRDefault="003E6CAF" w:rsidP="003E6CAF">
      <w:pPr>
        <w:widowControl/>
        <w:autoSpaceDE/>
        <w:autoSpaceDN/>
        <w:jc w:val="both"/>
        <w:outlineLvl w:val="2"/>
        <w:rPr>
          <w:b/>
          <w:bCs/>
          <w:sz w:val="27"/>
          <w:szCs w:val="27"/>
        </w:rPr>
      </w:pPr>
      <w:bookmarkStart w:id="6" w:name="_Toc187408536"/>
      <w:r w:rsidRPr="003E6CAF">
        <w:rPr>
          <w:b/>
          <w:bCs/>
          <w:sz w:val="27"/>
          <w:szCs w:val="27"/>
        </w:rPr>
        <w:t>4. Un environnement de travail respectueux, éthique et propice à l'épanouissement</w:t>
      </w:r>
      <w:bookmarkEnd w:id="6"/>
    </w:p>
    <w:p w14:paraId="78E9E674" w14:textId="2241F092" w:rsidR="003E6CAF" w:rsidRPr="003E6CAF" w:rsidRDefault="003E6CAF" w:rsidP="0027555C">
      <w:pPr>
        <w:widowControl/>
        <w:autoSpaceDE/>
        <w:autoSpaceDN/>
        <w:jc w:val="both"/>
        <w:rPr>
          <w:sz w:val="24"/>
          <w:szCs w:val="24"/>
        </w:rPr>
      </w:pPr>
      <w:r w:rsidRPr="003E6CAF">
        <w:rPr>
          <w:sz w:val="24"/>
          <w:szCs w:val="24"/>
        </w:rPr>
        <w:t>Le Code de déontologie et d'éthique de l'</w:t>
      </w:r>
      <w:r w:rsidR="00F358F4">
        <w:rPr>
          <w:sz w:val="24"/>
          <w:szCs w:val="24"/>
        </w:rPr>
        <w:t>UPFHOB-MALI</w:t>
      </w:r>
      <w:r w:rsidRPr="003E6CAF">
        <w:rPr>
          <w:sz w:val="24"/>
          <w:szCs w:val="24"/>
        </w:rPr>
        <w:t xml:space="preserve"> doit être vu comme un outil vivant, qui guide les interactions quotidiennes et les décisions stratégiques au sein de l’Université. Il est conçu pour prévenir les conflits, les abus et les comportements non éthiques, et pour promouvoir un environnement où chacun peut s’épanouir et contribuer positivement à la vie universitaire.</w:t>
      </w:r>
    </w:p>
    <w:p w14:paraId="403AE674" w14:textId="77777777" w:rsidR="003E6CAF" w:rsidRPr="003E6CAF" w:rsidRDefault="003E6CAF" w:rsidP="0027555C">
      <w:pPr>
        <w:widowControl/>
        <w:autoSpaceDE/>
        <w:autoSpaceDN/>
        <w:jc w:val="both"/>
        <w:rPr>
          <w:sz w:val="24"/>
          <w:szCs w:val="24"/>
        </w:rPr>
      </w:pPr>
      <w:r w:rsidRPr="003E6CAF">
        <w:rPr>
          <w:sz w:val="24"/>
          <w:szCs w:val="24"/>
        </w:rPr>
        <w:t>Les valeurs de l’intégrité, de la responsabilité, de l’excellence et de la solidarité ne doivent pas seulement être des principes abstraits, mais des pratiques quotidiennes. L’objectif est de créer un climat de confiance et d’harmonie dans lequel les étudiants et le personnel académique peuvent se développer librement, sans crainte de préjugés ou d’injustices.</w:t>
      </w:r>
    </w:p>
    <w:p w14:paraId="2EA7C2CA" w14:textId="3ED9D3E4" w:rsidR="003E6CAF" w:rsidRPr="003E6CAF" w:rsidRDefault="003E6CAF" w:rsidP="0027555C">
      <w:pPr>
        <w:widowControl/>
        <w:autoSpaceDE/>
        <w:autoSpaceDN/>
        <w:jc w:val="both"/>
        <w:rPr>
          <w:sz w:val="24"/>
          <w:szCs w:val="24"/>
        </w:rPr>
      </w:pPr>
      <w:r w:rsidRPr="003E6CAF">
        <w:rPr>
          <w:sz w:val="24"/>
          <w:szCs w:val="24"/>
        </w:rPr>
        <w:t>Ce code vise à faire de l’</w:t>
      </w:r>
      <w:r w:rsidR="00F358F4">
        <w:rPr>
          <w:sz w:val="24"/>
          <w:szCs w:val="24"/>
        </w:rPr>
        <w:t>UPFHOB-MALI</w:t>
      </w:r>
      <w:r w:rsidRPr="003E6CAF">
        <w:rPr>
          <w:sz w:val="24"/>
          <w:szCs w:val="24"/>
        </w:rPr>
        <w:t xml:space="preserve"> un modèle de responsabilité sociale et académique, en offrant à ses membres un cadre où les aspirations personnelles et collectives peuvent être poursuivies dans un environnement respectueux des droits, de l'éthique et de l’intégrité.</w:t>
      </w:r>
    </w:p>
    <w:p w14:paraId="17AC40DA" w14:textId="77777777" w:rsidR="00F358F4" w:rsidRDefault="00F358F4" w:rsidP="00C27617">
      <w:pPr>
        <w:jc w:val="both"/>
      </w:pPr>
    </w:p>
    <w:p w14:paraId="7E9C8413" w14:textId="5DF6CBA6" w:rsidR="00F358F4" w:rsidRPr="001F1407" w:rsidRDefault="00F358F4" w:rsidP="001F1407">
      <w:pPr>
        <w:pStyle w:val="Titre1"/>
        <w:ind w:left="-90" w:hanging="270"/>
        <w:rPr>
          <w:rFonts w:eastAsia="Times New Roman"/>
        </w:rPr>
      </w:pPr>
      <w:bookmarkStart w:id="7" w:name="_Toc187408537"/>
      <w:r w:rsidRPr="00F358F4">
        <w:rPr>
          <w:rFonts w:eastAsia="Times New Roman"/>
        </w:rPr>
        <w:t>Principes Généraux</w:t>
      </w:r>
      <w:bookmarkEnd w:id="7"/>
    </w:p>
    <w:p w14:paraId="459FF85F" w14:textId="2F7FB387" w:rsidR="00F358F4" w:rsidRDefault="00F358F4" w:rsidP="00F358F4">
      <w:pPr>
        <w:pStyle w:val="Titre2"/>
        <w:rPr>
          <w:sz w:val="24"/>
          <w:szCs w:val="24"/>
        </w:rPr>
      </w:pPr>
      <w:bookmarkStart w:id="8" w:name="_Toc187408538"/>
      <w:r>
        <w:t>Respect de la dignité humaine</w:t>
      </w:r>
      <w:bookmarkEnd w:id="8"/>
    </w:p>
    <w:p w14:paraId="5583BF51" w14:textId="5DF9722B" w:rsidR="00F358F4" w:rsidRPr="00F358F4" w:rsidRDefault="00F358F4" w:rsidP="0027555C">
      <w:pPr>
        <w:widowControl/>
        <w:autoSpaceDE/>
        <w:autoSpaceDN/>
        <w:jc w:val="both"/>
        <w:rPr>
          <w:sz w:val="24"/>
          <w:szCs w:val="24"/>
        </w:rPr>
      </w:pPr>
      <w:r w:rsidRPr="00F358F4">
        <w:rPr>
          <w:sz w:val="24"/>
          <w:szCs w:val="24"/>
        </w:rPr>
        <w:t>L'Unive</w:t>
      </w:r>
      <w:r>
        <w:rPr>
          <w:sz w:val="24"/>
          <w:szCs w:val="24"/>
        </w:rPr>
        <w:t>rsité Privée Félix Houphouët Boigny-</w:t>
      </w:r>
      <w:r w:rsidRPr="00F358F4">
        <w:rPr>
          <w:sz w:val="24"/>
          <w:szCs w:val="24"/>
        </w:rPr>
        <w:t>Mali (</w:t>
      </w:r>
      <w:r>
        <w:rPr>
          <w:sz w:val="24"/>
          <w:szCs w:val="24"/>
        </w:rPr>
        <w:t>UPFHOB-MALI</w:t>
      </w:r>
      <w:r w:rsidRPr="00F358F4">
        <w:rPr>
          <w:sz w:val="24"/>
          <w:szCs w:val="24"/>
        </w:rPr>
        <w:t>) considère que chaque individu mérite d’être traité avec respect et dignité. Tous les membres de l’université, qu’ils soient étudiants, enseignants, chercheurs ou personnel administratif, doivent veiller à respecter la dignité de leurs pairs, indépendamment de leur origine, sexe, religion, orientation sexuelle ou croyances personnelles. Le respect de la diversité et la promotion de la tolérance sont au cœur de la mission de l’université, tant dans la vie académique que dans les interactions administratives. Ces valeurs doivent être intégrées au quotidien et encourager la construction d’une communauté universitaire inclusive, qui valorise chaque individu pour ses compétences et ses contributions.</w:t>
      </w:r>
    </w:p>
    <w:p w14:paraId="3A4F6E5A" w14:textId="38879A57" w:rsidR="00F358F4" w:rsidRPr="00F358F4" w:rsidRDefault="00F358F4" w:rsidP="00F358F4">
      <w:pPr>
        <w:pStyle w:val="Titre2"/>
      </w:pPr>
      <w:bookmarkStart w:id="9" w:name="_Toc187408539"/>
      <w:r w:rsidRPr="00F358F4">
        <w:t>Responsabilité sociale et académique</w:t>
      </w:r>
      <w:bookmarkEnd w:id="9"/>
    </w:p>
    <w:p w14:paraId="14494A11" w14:textId="3A16D597" w:rsidR="00F358F4" w:rsidRPr="00F358F4" w:rsidRDefault="00F358F4" w:rsidP="0027555C">
      <w:pPr>
        <w:widowControl/>
        <w:autoSpaceDE/>
        <w:autoSpaceDN/>
        <w:jc w:val="both"/>
        <w:rPr>
          <w:sz w:val="24"/>
          <w:szCs w:val="24"/>
        </w:rPr>
      </w:pPr>
      <w:r w:rsidRPr="00F358F4">
        <w:rPr>
          <w:sz w:val="24"/>
          <w:szCs w:val="24"/>
        </w:rPr>
        <w:t>La responsabilité est une valeur essentielle au sein de l’</w:t>
      </w:r>
      <w:r>
        <w:rPr>
          <w:sz w:val="24"/>
          <w:szCs w:val="24"/>
        </w:rPr>
        <w:t>UPFHOB-MALI</w:t>
      </w:r>
      <w:r w:rsidRPr="00F358F4">
        <w:rPr>
          <w:sz w:val="24"/>
          <w:szCs w:val="24"/>
        </w:rPr>
        <w:t xml:space="preserve">. Chaque membre de l’université est responsable de ses actions, qu'elles soient académiques, administratives ou humaines. Cette responsabilité s'étend au-delà des frontières de l’institution, car la réputation de l’université repose sur l’intégrité et le comportement de ses membres. Chacun doit veiller à préserver l’image de </w:t>
      </w:r>
      <w:r w:rsidRPr="00F358F4">
        <w:rPr>
          <w:sz w:val="24"/>
          <w:szCs w:val="24"/>
        </w:rPr>
        <w:lastRenderedPageBreak/>
        <w:t>l’université, en mettant un point d’honneur à adopter des attitudes et pratiques exemplaires qui n’entachent en aucun cas l’éthique, la crédibilité ou les valeurs de l’institution.</w:t>
      </w:r>
    </w:p>
    <w:p w14:paraId="5AAB19B5" w14:textId="3B27AD76" w:rsidR="00F358F4" w:rsidRPr="00F358F4" w:rsidRDefault="00F358F4" w:rsidP="00F358F4">
      <w:pPr>
        <w:pStyle w:val="Titre2"/>
      </w:pPr>
      <w:bookmarkStart w:id="10" w:name="_Toc187408540"/>
      <w:r w:rsidRPr="00F358F4">
        <w:t>Excellence académique</w:t>
      </w:r>
      <w:bookmarkEnd w:id="10"/>
    </w:p>
    <w:p w14:paraId="7106230C" w14:textId="22929BBD" w:rsidR="00F358F4" w:rsidRPr="00F358F4" w:rsidRDefault="00F358F4" w:rsidP="0027555C">
      <w:pPr>
        <w:widowControl/>
        <w:autoSpaceDE/>
        <w:autoSpaceDN/>
        <w:jc w:val="both"/>
        <w:rPr>
          <w:sz w:val="24"/>
          <w:szCs w:val="24"/>
        </w:rPr>
      </w:pPr>
      <w:r w:rsidRPr="00F358F4">
        <w:rPr>
          <w:sz w:val="24"/>
          <w:szCs w:val="24"/>
        </w:rPr>
        <w:t>L’excellence académique est l’une des pierres angulaires de l’</w:t>
      </w:r>
      <w:r>
        <w:rPr>
          <w:sz w:val="24"/>
          <w:szCs w:val="24"/>
        </w:rPr>
        <w:t>UPFHOB-MALI</w:t>
      </w:r>
      <w:r w:rsidRPr="00F358F4">
        <w:rPr>
          <w:sz w:val="24"/>
          <w:szCs w:val="24"/>
        </w:rPr>
        <w:t>. L’université s’engage à offrir des formations de haute qualité dans un environnement académique stimulant et rigoureux. Cette excellence se manifeste dans la qualité des enseignements, la recherche scientifique et la gestion institutionnelle. L’</w:t>
      </w:r>
      <w:r>
        <w:rPr>
          <w:sz w:val="24"/>
          <w:szCs w:val="24"/>
        </w:rPr>
        <w:t>UPFHOB-MALI</w:t>
      </w:r>
      <w:r w:rsidRPr="00F358F4">
        <w:rPr>
          <w:sz w:val="24"/>
          <w:szCs w:val="24"/>
        </w:rPr>
        <w:t xml:space="preserve"> a pour mission de former des leaders compétents, éthiques et responsables, capables de contribuer activement au développement du Mali et du monde, et de se distinguer dans leurs domaines respectifs.</w:t>
      </w:r>
    </w:p>
    <w:p w14:paraId="137B6B96" w14:textId="59157C82" w:rsidR="00F358F4" w:rsidRPr="00F358F4" w:rsidRDefault="00F358F4" w:rsidP="00F358F4">
      <w:pPr>
        <w:pStyle w:val="Titre2"/>
      </w:pPr>
      <w:bookmarkStart w:id="11" w:name="_Toc187408541"/>
      <w:r w:rsidRPr="00F358F4">
        <w:t>Impartialité et objectivité</w:t>
      </w:r>
      <w:bookmarkEnd w:id="11"/>
    </w:p>
    <w:p w14:paraId="725EABCB" w14:textId="0D56A519" w:rsidR="00F358F4" w:rsidRDefault="00F358F4" w:rsidP="0027555C">
      <w:pPr>
        <w:widowControl/>
        <w:autoSpaceDE/>
        <w:autoSpaceDN/>
        <w:jc w:val="both"/>
        <w:rPr>
          <w:sz w:val="24"/>
          <w:szCs w:val="24"/>
        </w:rPr>
      </w:pPr>
      <w:r w:rsidRPr="00F358F4">
        <w:rPr>
          <w:sz w:val="24"/>
          <w:szCs w:val="24"/>
        </w:rPr>
        <w:t>Les décisions académiques et administratives au sein de l'</w:t>
      </w:r>
      <w:r>
        <w:rPr>
          <w:sz w:val="24"/>
          <w:szCs w:val="24"/>
        </w:rPr>
        <w:t>UPFHOB-MALI</w:t>
      </w:r>
      <w:r w:rsidRPr="00F358F4">
        <w:rPr>
          <w:sz w:val="24"/>
          <w:szCs w:val="24"/>
        </w:rPr>
        <w:t xml:space="preserve"> doivent toujours être prises sur la base de critères objectifs et transparents. L’impartialité est une condition sine qua non de la justice et de l’équité dans la gestion des affaires universitaires. Aucun membre de l’université ne doit faire preuve de favoritisme, d’arbitraire ou de discrimination. De plus, tout conflit d’intérêts doit être évité, et dans le cas où il ne peut être évité, il doit être divulgué et géré de manière appropriée, garantissant ainsi la confiance et la transparence.</w:t>
      </w:r>
    </w:p>
    <w:p w14:paraId="2D1F5282" w14:textId="77777777" w:rsidR="0027555C" w:rsidRPr="00F358F4" w:rsidRDefault="0027555C" w:rsidP="0027555C">
      <w:pPr>
        <w:widowControl/>
        <w:autoSpaceDE/>
        <w:autoSpaceDN/>
        <w:jc w:val="both"/>
        <w:rPr>
          <w:sz w:val="24"/>
          <w:szCs w:val="24"/>
        </w:rPr>
      </w:pPr>
    </w:p>
    <w:p w14:paraId="34F1766C" w14:textId="7E25EE49" w:rsidR="00F358F4" w:rsidRPr="00F358F4" w:rsidRDefault="00F358F4" w:rsidP="001F1407">
      <w:pPr>
        <w:pStyle w:val="Titre1"/>
        <w:ind w:left="-90" w:hanging="270"/>
        <w:rPr>
          <w:rFonts w:eastAsia="Times New Roman"/>
          <w:bCs/>
          <w:sz w:val="27"/>
          <w:szCs w:val="27"/>
        </w:rPr>
      </w:pPr>
      <w:bookmarkStart w:id="12" w:name="_Toc187408542"/>
      <w:r w:rsidRPr="001F1407">
        <w:rPr>
          <w:rFonts w:eastAsia="Times New Roman"/>
        </w:rPr>
        <w:t>Principes éthiques</w:t>
      </w:r>
      <w:bookmarkEnd w:id="12"/>
    </w:p>
    <w:p w14:paraId="2E58CD00" w14:textId="03091FD3" w:rsidR="00F358F4" w:rsidRPr="00F358F4" w:rsidRDefault="00F358F4" w:rsidP="003F45A3">
      <w:pPr>
        <w:pStyle w:val="Titre2"/>
      </w:pPr>
      <w:bookmarkStart w:id="13" w:name="_Toc187408543"/>
      <w:r w:rsidRPr="00F358F4">
        <w:t>Intégrité académique</w:t>
      </w:r>
      <w:bookmarkEnd w:id="13"/>
    </w:p>
    <w:p w14:paraId="1FBD4295" w14:textId="49F6FE22" w:rsidR="00F358F4" w:rsidRPr="00F358F4" w:rsidRDefault="00F358F4" w:rsidP="0027555C">
      <w:pPr>
        <w:widowControl/>
        <w:autoSpaceDE/>
        <w:autoSpaceDN/>
        <w:jc w:val="both"/>
        <w:rPr>
          <w:sz w:val="24"/>
          <w:szCs w:val="24"/>
        </w:rPr>
      </w:pPr>
      <w:r w:rsidRPr="00F358F4">
        <w:rPr>
          <w:sz w:val="24"/>
          <w:szCs w:val="24"/>
        </w:rPr>
        <w:t>L’intégrité académique est une valeur fondamentale à l’</w:t>
      </w:r>
      <w:r>
        <w:rPr>
          <w:sz w:val="24"/>
          <w:szCs w:val="24"/>
        </w:rPr>
        <w:t>UPFHOB-MALI</w:t>
      </w:r>
      <w:r w:rsidRPr="00F358F4">
        <w:rPr>
          <w:sz w:val="24"/>
          <w:szCs w:val="24"/>
        </w:rPr>
        <w:t>. Il est formellement interdit de recourir à des pratiques telles que le plagiat, la fraude académique ou toute falsification de données scientifiques ou d’examens. Les étudiants, comme les enseignants, doivent s’engager à produire des travaux originaux et à citer correctement les sources utilisées. Cette pratique permet de préserver la valeur et la crédibilité de l’ensemble du travail académique au sein de l’université.</w:t>
      </w:r>
    </w:p>
    <w:p w14:paraId="3AB00FD7" w14:textId="7E58AF8C" w:rsidR="00F358F4" w:rsidRPr="00F358F4" w:rsidRDefault="00F358F4" w:rsidP="00F358F4">
      <w:pPr>
        <w:pStyle w:val="Titre2"/>
      </w:pPr>
      <w:bookmarkStart w:id="14" w:name="_Toc187408544"/>
      <w:r w:rsidRPr="00F358F4">
        <w:t>Transparence et honnêteté</w:t>
      </w:r>
      <w:bookmarkEnd w:id="14"/>
    </w:p>
    <w:p w14:paraId="0F5C9069" w14:textId="77777777" w:rsidR="00F358F4" w:rsidRPr="00F358F4" w:rsidRDefault="00F358F4" w:rsidP="0027555C">
      <w:pPr>
        <w:widowControl/>
        <w:autoSpaceDE/>
        <w:autoSpaceDN/>
        <w:jc w:val="both"/>
        <w:rPr>
          <w:sz w:val="24"/>
          <w:szCs w:val="24"/>
        </w:rPr>
      </w:pPr>
      <w:r w:rsidRPr="00F358F4">
        <w:rPr>
          <w:sz w:val="24"/>
          <w:szCs w:val="24"/>
        </w:rPr>
        <w:t>Tous les membres de l’université doivent faire preuve de transparence et d’honnêteté dans l’accomplissement de leurs tâches, que ce soit dans les interactions académiques, administratives ou professionnelles. Les conflits d’intérêts doivent être évités, et lorsqu'ils sont inévitables, ils doivent être divulgués et gérés selon des règles strictes afin d’assurer une gestion éthique et équitable des affaires de l’université.</w:t>
      </w:r>
    </w:p>
    <w:p w14:paraId="6D1CD5CC" w14:textId="22639F5D" w:rsidR="00F358F4" w:rsidRPr="00F358F4" w:rsidRDefault="00F358F4" w:rsidP="00F358F4">
      <w:pPr>
        <w:pStyle w:val="Titre2"/>
      </w:pPr>
      <w:bookmarkStart w:id="15" w:name="_Toc187408545"/>
      <w:r w:rsidRPr="00F358F4">
        <w:t>Confidentialité</w:t>
      </w:r>
      <w:bookmarkEnd w:id="15"/>
    </w:p>
    <w:p w14:paraId="0642E228" w14:textId="079F90FF" w:rsidR="00F358F4" w:rsidRPr="00F358F4" w:rsidRDefault="00F358F4" w:rsidP="0027555C">
      <w:pPr>
        <w:widowControl/>
        <w:autoSpaceDE/>
        <w:autoSpaceDN/>
        <w:jc w:val="both"/>
        <w:rPr>
          <w:sz w:val="24"/>
          <w:szCs w:val="24"/>
        </w:rPr>
      </w:pPr>
      <w:r w:rsidRPr="00F358F4">
        <w:rPr>
          <w:sz w:val="24"/>
          <w:szCs w:val="24"/>
        </w:rPr>
        <w:t>Le respect de la confidentialité est essentiel au sein de l’</w:t>
      </w:r>
      <w:r>
        <w:rPr>
          <w:sz w:val="24"/>
          <w:szCs w:val="24"/>
        </w:rPr>
        <w:t>UPFHOB-MALI</w:t>
      </w:r>
      <w:r w:rsidRPr="00F358F4">
        <w:rPr>
          <w:sz w:val="24"/>
          <w:szCs w:val="24"/>
        </w:rPr>
        <w:t>. Les informations personnelles relatives aux étudiants, au personnel académique et administratif, ainsi que les résultats des recherches, doivent être protégées. Seules les personnes dûment autorisées peuvent avoir accès à ces informations. De même, les résultats de la recherche doivent être partagés avec éthique, en respectant les droits et la confidentialité des participants à la recherche.</w:t>
      </w:r>
    </w:p>
    <w:p w14:paraId="4EEAD380" w14:textId="56C416B5" w:rsidR="00F358F4" w:rsidRPr="00F358F4" w:rsidRDefault="00F358F4" w:rsidP="00F358F4">
      <w:pPr>
        <w:pStyle w:val="Titre2"/>
      </w:pPr>
      <w:bookmarkStart w:id="16" w:name="_Toc187408546"/>
      <w:r w:rsidRPr="00F358F4">
        <w:t>Respect des règles et des procédures</w:t>
      </w:r>
      <w:bookmarkEnd w:id="16"/>
    </w:p>
    <w:p w14:paraId="21C0AD78" w14:textId="4432043A" w:rsidR="00F358F4" w:rsidRDefault="00F358F4" w:rsidP="0027555C">
      <w:pPr>
        <w:widowControl/>
        <w:autoSpaceDE/>
        <w:autoSpaceDN/>
        <w:jc w:val="both"/>
        <w:rPr>
          <w:sz w:val="24"/>
          <w:szCs w:val="24"/>
        </w:rPr>
      </w:pPr>
      <w:r w:rsidRPr="00F358F4">
        <w:rPr>
          <w:sz w:val="24"/>
          <w:szCs w:val="24"/>
        </w:rPr>
        <w:t>Chacun des membres de l’</w:t>
      </w:r>
      <w:r>
        <w:rPr>
          <w:sz w:val="24"/>
          <w:szCs w:val="24"/>
        </w:rPr>
        <w:t>UPFHOB-MALI</w:t>
      </w:r>
      <w:r w:rsidRPr="00F358F4">
        <w:rPr>
          <w:sz w:val="24"/>
          <w:szCs w:val="24"/>
        </w:rPr>
        <w:t xml:space="preserve"> doit se conformer aux règles internes et aux procédures administratives en vigueur. Cela garantit une organisation harmonieuse, le respect des normes de conduite et une gestion rigoureuse des ressources humaines et matérielles de l’université. Le respect des procédures assure également que les décisions et actions prises au sein de l'institution sont conformes à la législation et aux principes éthiques.</w:t>
      </w:r>
    </w:p>
    <w:p w14:paraId="3B2BABD9" w14:textId="77777777" w:rsidR="003F45A3" w:rsidRPr="00F358F4" w:rsidRDefault="003F45A3" w:rsidP="00F358F4">
      <w:pPr>
        <w:widowControl/>
        <w:autoSpaceDE/>
        <w:autoSpaceDN/>
        <w:rPr>
          <w:sz w:val="24"/>
          <w:szCs w:val="24"/>
        </w:rPr>
      </w:pPr>
    </w:p>
    <w:p w14:paraId="579A1BEA" w14:textId="1DC21EFE" w:rsidR="00F358F4" w:rsidRPr="003F45A3" w:rsidRDefault="00F358F4" w:rsidP="001F1407">
      <w:pPr>
        <w:pStyle w:val="Titre1"/>
        <w:ind w:left="-90" w:hanging="270"/>
        <w:rPr>
          <w:rFonts w:eastAsia="Times New Roman"/>
        </w:rPr>
      </w:pPr>
      <w:bookmarkStart w:id="17" w:name="_Toc187408547"/>
      <w:r w:rsidRPr="003F45A3">
        <w:rPr>
          <w:rFonts w:eastAsia="Times New Roman"/>
        </w:rPr>
        <w:lastRenderedPageBreak/>
        <w:t>Eng</w:t>
      </w:r>
      <w:r w:rsidR="003F45A3" w:rsidRPr="003F45A3">
        <w:rPr>
          <w:rFonts w:eastAsia="Times New Roman"/>
        </w:rPr>
        <w:t>agements des enseignants et du personnel a</w:t>
      </w:r>
      <w:r w:rsidRPr="003F45A3">
        <w:rPr>
          <w:rFonts w:eastAsia="Times New Roman"/>
        </w:rPr>
        <w:t>cadémique</w:t>
      </w:r>
      <w:bookmarkEnd w:id="17"/>
    </w:p>
    <w:p w14:paraId="4E2DCB3B" w14:textId="52B5D01E" w:rsidR="00F358F4" w:rsidRPr="00F358F4" w:rsidRDefault="00F358F4" w:rsidP="00F358F4">
      <w:pPr>
        <w:pStyle w:val="Titre2"/>
      </w:pPr>
      <w:bookmarkStart w:id="18" w:name="_Toc187408548"/>
      <w:r w:rsidRPr="00F358F4">
        <w:t>Responsabilité pédagogique</w:t>
      </w:r>
      <w:bookmarkEnd w:id="18"/>
    </w:p>
    <w:p w14:paraId="4DDA6D80" w14:textId="16B29999" w:rsidR="00F358F4" w:rsidRPr="00F358F4" w:rsidRDefault="00F358F4" w:rsidP="0027555C">
      <w:pPr>
        <w:widowControl/>
        <w:autoSpaceDE/>
        <w:autoSpaceDN/>
        <w:jc w:val="both"/>
        <w:rPr>
          <w:sz w:val="24"/>
          <w:szCs w:val="24"/>
        </w:rPr>
      </w:pPr>
      <w:r w:rsidRPr="00F358F4">
        <w:rPr>
          <w:sz w:val="24"/>
          <w:szCs w:val="24"/>
        </w:rPr>
        <w:t>Les enseignants et chercheurs de l’</w:t>
      </w:r>
      <w:r>
        <w:rPr>
          <w:sz w:val="24"/>
          <w:szCs w:val="24"/>
        </w:rPr>
        <w:t>UPFHOB-MALI</w:t>
      </w:r>
      <w:r w:rsidRPr="00F358F4">
        <w:rPr>
          <w:sz w:val="24"/>
          <w:szCs w:val="24"/>
        </w:rPr>
        <w:t xml:space="preserve"> sont responsables de la qualité de l’enseignement qu’ils dispensent. Ils doivent s’efforcer d’offrir un enseignement fondé sur des principes scientifiques rigoureux et adaptés aux besoins actuels. Leur rôle est de créer un environnement académique propice à l’apprentissage, en encourageant la participation active des étudiants et en instaurant une atmosphère de respect mutuel.</w:t>
      </w:r>
    </w:p>
    <w:p w14:paraId="4FA7A3E3" w14:textId="5D8363FA" w:rsidR="00F358F4" w:rsidRPr="00F358F4" w:rsidRDefault="00F358F4" w:rsidP="001F1407">
      <w:pPr>
        <w:pStyle w:val="Titre2"/>
        <w:ind w:firstLine="180"/>
      </w:pPr>
      <w:bookmarkStart w:id="19" w:name="_Toc187408549"/>
      <w:r w:rsidRPr="00F358F4">
        <w:t>Respect des droits des étudiants</w:t>
      </w:r>
      <w:bookmarkEnd w:id="19"/>
    </w:p>
    <w:p w14:paraId="6D4713E1" w14:textId="77777777" w:rsidR="00F358F4" w:rsidRPr="00F358F4" w:rsidRDefault="00F358F4" w:rsidP="0027555C">
      <w:pPr>
        <w:widowControl/>
        <w:autoSpaceDE/>
        <w:autoSpaceDN/>
        <w:jc w:val="both"/>
        <w:rPr>
          <w:sz w:val="24"/>
          <w:szCs w:val="24"/>
        </w:rPr>
      </w:pPr>
      <w:r w:rsidRPr="00F358F4">
        <w:rPr>
          <w:sz w:val="24"/>
          <w:szCs w:val="24"/>
        </w:rPr>
        <w:t>Les enseignants doivent garantir aux étudiants un cadre propice à l’expression libre et académique. Cela implique le respect de la liberté d’expression dans les débats scientifiques et la recherche. Les enseignants doivent également offrir un suivi académique adéquat, en accompagnant les étudiants dans leur projet de réussite et en leur fournissant des conseils pour leur développement professionnel.</w:t>
      </w:r>
    </w:p>
    <w:p w14:paraId="5AD28577" w14:textId="5387D6E5" w:rsidR="00F358F4" w:rsidRPr="00F358F4" w:rsidRDefault="00F358F4" w:rsidP="001F1407">
      <w:pPr>
        <w:pStyle w:val="Titre2"/>
        <w:ind w:firstLine="180"/>
      </w:pPr>
      <w:bookmarkStart w:id="20" w:name="_Toc187408550"/>
      <w:r w:rsidRPr="00F358F4">
        <w:t>Maintien de la compétence professionnelle</w:t>
      </w:r>
      <w:bookmarkEnd w:id="20"/>
    </w:p>
    <w:p w14:paraId="59570144" w14:textId="77777777" w:rsidR="00F358F4" w:rsidRPr="00F358F4" w:rsidRDefault="00F358F4" w:rsidP="0027555C">
      <w:pPr>
        <w:widowControl/>
        <w:autoSpaceDE/>
        <w:autoSpaceDN/>
        <w:jc w:val="both"/>
        <w:rPr>
          <w:sz w:val="24"/>
          <w:szCs w:val="24"/>
        </w:rPr>
      </w:pPr>
      <w:r w:rsidRPr="00F358F4">
        <w:rPr>
          <w:sz w:val="24"/>
          <w:szCs w:val="24"/>
        </w:rPr>
        <w:t>Les enseignants doivent s’engager dans une démarche de développement professionnel continu. Ils doivent mettre à jour leurs connaissances et compétences pédagogiques, en intégrant les nouvelles méthodes d’enseignement et de recherche, afin de garantir un enseignement de qualité et conforme aux standards internationaux.</w:t>
      </w:r>
    </w:p>
    <w:p w14:paraId="79D88223" w14:textId="1D4BF120" w:rsidR="00F358F4" w:rsidRPr="00F358F4" w:rsidRDefault="00F358F4" w:rsidP="00F358F4">
      <w:pPr>
        <w:widowControl/>
        <w:autoSpaceDE/>
        <w:autoSpaceDN/>
        <w:rPr>
          <w:sz w:val="24"/>
          <w:szCs w:val="24"/>
          <w:lang w:val="en-US"/>
        </w:rPr>
      </w:pPr>
    </w:p>
    <w:p w14:paraId="02058343" w14:textId="17CBC89D" w:rsidR="00F358F4" w:rsidRPr="001F1407" w:rsidRDefault="00F358F4" w:rsidP="001F1407">
      <w:pPr>
        <w:pStyle w:val="Titre1"/>
        <w:ind w:left="-90" w:hanging="270"/>
        <w:rPr>
          <w:rFonts w:eastAsia="Times New Roman"/>
        </w:rPr>
      </w:pPr>
      <w:bookmarkStart w:id="21" w:name="_Toc187408551"/>
      <w:r w:rsidRPr="00F358F4">
        <w:rPr>
          <w:rFonts w:eastAsia="Times New Roman"/>
        </w:rPr>
        <w:t>E</w:t>
      </w:r>
      <w:r w:rsidR="001F1407" w:rsidRPr="001F1407">
        <w:rPr>
          <w:rFonts w:eastAsia="Times New Roman"/>
        </w:rPr>
        <w:t>ngagements des é</w:t>
      </w:r>
      <w:r w:rsidRPr="00F358F4">
        <w:rPr>
          <w:rFonts w:eastAsia="Times New Roman"/>
        </w:rPr>
        <w:t>tudiants</w:t>
      </w:r>
      <w:bookmarkEnd w:id="21"/>
    </w:p>
    <w:p w14:paraId="28894F46" w14:textId="3258CB4F" w:rsidR="00F358F4" w:rsidRPr="00F358F4" w:rsidRDefault="00F358F4" w:rsidP="001F1407">
      <w:pPr>
        <w:pStyle w:val="Titre2"/>
        <w:ind w:firstLine="180"/>
      </w:pPr>
      <w:bookmarkStart w:id="22" w:name="_Toc187408552"/>
      <w:r w:rsidRPr="00F358F4">
        <w:t>Respect des normes académiques</w:t>
      </w:r>
      <w:bookmarkEnd w:id="22"/>
    </w:p>
    <w:p w14:paraId="36B2F12C" w14:textId="77777777" w:rsidR="00F358F4" w:rsidRPr="00F358F4" w:rsidRDefault="00F358F4" w:rsidP="0027555C">
      <w:pPr>
        <w:widowControl/>
        <w:autoSpaceDE/>
        <w:autoSpaceDN/>
        <w:jc w:val="both"/>
        <w:rPr>
          <w:sz w:val="24"/>
          <w:szCs w:val="24"/>
        </w:rPr>
      </w:pPr>
      <w:r w:rsidRPr="00F358F4">
        <w:rPr>
          <w:sz w:val="24"/>
          <w:szCs w:val="24"/>
        </w:rPr>
        <w:t>Les étudiants doivent s’investir pleinement dans leurs études et respecter les exigences académiques de l’université. Ils sont tenus de respecter les délais des travaux, des examens et des projets. Les étudiants doivent également adopter une démarche honnête dans la production de leurs travaux et éviter toute forme de fraude académique.</w:t>
      </w:r>
    </w:p>
    <w:p w14:paraId="09DAED12" w14:textId="0D6203C9" w:rsidR="00F358F4" w:rsidRPr="00F358F4" w:rsidRDefault="00F358F4" w:rsidP="001F1407">
      <w:pPr>
        <w:pStyle w:val="Titre2"/>
        <w:ind w:firstLine="180"/>
      </w:pPr>
      <w:bookmarkStart w:id="23" w:name="_Toc187408553"/>
      <w:r w:rsidRPr="00F358F4">
        <w:t>Comportement respectueux</w:t>
      </w:r>
      <w:bookmarkEnd w:id="23"/>
    </w:p>
    <w:p w14:paraId="2EC574FA" w14:textId="77777777" w:rsidR="00F358F4" w:rsidRPr="00F358F4" w:rsidRDefault="00F358F4" w:rsidP="0027555C">
      <w:pPr>
        <w:widowControl/>
        <w:autoSpaceDE/>
        <w:autoSpaceDN/>
        <w:jc w:val="both"/>
        <w:rPr>
          <w:sz w:val="24"/>
          <w:szCs w:val="24"/>
        </w:rPr>
      </w:pPr>
      <w:r w:rsidRPr="00F358F4">
        <w:rPr>
          <w:sz w:val="24"/>
          <w:szCs w:val="24"/>
        </w:rPr>
        <w:t>Les étudiants doivent se comporter avec respect envers leurs camarades, les enseignants et le personnel administratif. Ils doivent préserver l’ordre et le calme dans les espaces de travail et dans les lieux de vie collective, afin d’assurer un environnement propice à l’étude et à l’épanouissement personnel et académique.</w:t>
      </w:r>
    </w:p>
    <w:p w14:paraId="68255F74" w14:textId="0437E7C7" w:rsidR="00F358F4" w:rsidRPr="00F358F4" w:rsidRDefault="00F358F4" w:rsidP="00F358F4">
      <w:pPr>
        <w:widowControl/>
        <w:autoSpaceDE/>
        <w:autoSpaceDN/>
        <w:rPr>
          <w:sz w:val="24"/>
          <w:szCs w:val="24"/>
          <w:lang w:val="en-US"/>
        </w:rPr>
      </w:pPr>
    </w:p>
    <w:p w14:paraId="7CCBCDAA" w14:textId="5B3B99E9" w:rsidR="00F358F4" w:rsidRPr="001F1407" w:rsidRDefault="001F1407" w:rsidP="001F1407">
      <w:pPr>
        <w:pStyle w:val="Titre1"/>
        <w:ind w:left="-90" w:hanging="270"/>
        <w:rPr>
          <w:rFonts w:eastAsia="Times New Roman"/>
        </w:rPr>
      </w:pPr>
      <w:bookmarkStart w:id="24" w:name="_Toc187408554"/>
      <w:r w:rsidRPr="001F1407">
        <w:rPr>
          <w:rFonts w:eastAsia="Times New Roman"/>
        </w:rPr>
        <w:t>Règles de conduite a</w:t>
      </w:r>
      <w:r w:rsidR="00F358F4" w:rsidRPr="00F358F4">
        <w:rPr>
          <w:rFonts w:eastAsia="Times New Roman"/>
        </w:rPr>
        <w:t>dministrative</w:t>
      </w:r>
      <w:bookmarkEnd w:id="24"/>
    </w:p>
    <w:p w14:paraId="319DDB82" w14:textId="23473484" w:rsidR="00F358F4" w:rsidRPr="00F358F4" w:rsidRDefault="00F358F4" w:rsidP="001F1407">
      <w:pPr>
        <w:pStyle w:val="Titre2"/>
        <w:ind w:firstLine="180"/>
      </w:pPr>
      <w:bookmarkStart w:id="25" w:name="_Toc187408555"/>
      <w:r w:rsidRPr="00F358F4">
        <w:t>Respect des normes éthiques dans la gestion</w:t>
      </w:r>
      <w:bookmarkEnd w:id="25"/>
    </w:p>
    <w:p w14:paraId="0FFAE1AC" w14:textId="16F2D9A8" w:rsidR="00F358F4" w:rsidRPr="00F358F4" w:rsidRDefault="00F358F4" w:rsidP="0027555C">
      <w:pPr>
        <w:widowControl/>
        <w:autoSpaceDE/>
        <w:autoSpaceDN/>
        <w:jc w:val="both"/>
        <w:rPr>
          <w:sz w:val="24"/>
          <w:szCs w:val="24"/>
        </w:rPr>
      </w:pPr>
      <w:r w:rsidRPr="00F358F4">
        <w:rPr>
          <w:sz w:val="24"/>
          <w:szCs w:val="24"/>
        </w:rPr>
        <w:t>Le personnel administratif de l'</w:t>
      </w:r>
      <w:r>
        <w:rPr>
          <w:sz w:val="24"/>
          <w:szCs w:val="24"/>
        </w:rPr>
        <w:t>UPFHOB-MALI</w:t>
      </w:r>
      <w:r w:rsidRPr="00F358F4">
        <w:rPr>
          <w:sz w:val="24"/>
          <w:szCs w:val="24"/>
        </w:rPr>
        <w:t xml:space="preserve"> est tenu de gérer les affaires de l’université avec rigueur, équité et transparence. Les décisions administratives doivent être prises dans le respect des règles et des procédures en vigueur, et ce, dans l’intérêt de l’institution et de la communauté universitaire.</w:t>
      </w:r>
    </w:p>
    <w:p w14:paraId="26B035FD" w14:textId="15666186" w:rsidR="00F358F4" w:rsidRPr="001F1407" w:rsidRDefault="00F358F4" w:rsidP="001F1407">
      <w:pPr>
        <w:pStyle w:val="Titre2"/>
        <w:ind w:firstLine="180"/>
      </w:pPr>
      <w:bookmarkStart w:id="26" w:name="_Toc187408556"/>
      <w:r w:rsidRPr="001F1407">
        <w:t>Prévention des conflits d’intérêts</w:t>
      </w:r>
      <w:bookmarkEnd w:id="26"/>
    </w:p>
    <w:p w14:paraId="5113EEB8" w14:textId="77777777" w:rsidR="00F358F4" w:rsidRPr="00F358F4" w:rsidRDefault="00F358F4" w:rsidP="0027555C">
      <w:pPr>
        <w:widowControl/>
        <w:autoSpaceDE/>
        <w:autoSpaceDN/>
        <w:jc w:val="both"/>
        <w:rPr>
          <w:sz w:val="24"/>
          <w:szCs w:val="24"/>
        </w:rPr>
      </w:pPr>
      <w:r w:rsidRPr="00F358F4">
        <w:rPr>
          <w:sz w:val="24"/>
          <w:szCs w:val="24"/>
        </w:rPr>
        <w:t>Le personnel administratif doit éviter toute situation susceptible de créer un conflit d’intérêts dans la gestion des affaires universitaires. Lorsque de tels conflits sont inévitables, il doit les gérer de manière transparente, en respectant les principes éthiques et en veillant à préserver l’intégrité de l’université.</w:t>
      </w:r>
    </w:p>
    <w:p w14:paraId="04B9F173" w14:textId="403DDA94" w:rsidR="00F358F4" w:rsidRPr="00F358F4" w:rsidRDefault="00F358F4" w:rsidP="00F358F4">
      <w:pPr>
        <w:widowControl/>
        <w:autoSpaceDE/>
        <w:autoSpaceDN/>
        <w:rPr>
          <w:sz w:val="24"/>
          <w:szCs w:val="24"/>
          <w:lang w:val="en-US"/>
        </w:rPr>
      </w:pPr>
    </w:p>
    <w:p w14:paraId="6C706BC4" w14:textId="063F976C" w:rsidR="00F358F4" w:rsidRPr="00F358F4" w:rsidRDefault="00F358F4" w:rsidP="001F1407">
      <w:pPr>
        <w:pStyle w:val="Titre1"/>
        <w:ind w:left="-90" w:hanging="270"/>
        <w:rPr>
          <w:rFonts w:eastAsia="Times New Roman"/>
        </w:rPr>
      </w:pPr>
      <w:bookmarkStart w:id="27" w:name="_Toc187408557"/>
      <w:r w:rsidRPr="00F358F4">
        <w:rPr>
          <w:rFonts w:eastAsia="Times New Roman"/>
        </w:rPr>
        <w:t>Sanctions et Mesures Disciplinaires</w:t>
      </w:r>
      <w:bookmarkEnd w:id="27"/>
    </w:p>
    <w:p w14:paraId="2FE337BD" w14:textId="0C51A9CE" w:rsidR="00F358F4" w:rsidRPr="00F358F4" w:rsidRDefault="00F358F4" w:rsidP="001F1407">
      <w:pPr>
        <w:pStyle w:val="Titre2"/>
        <w:ind w:firstLine="180"/>
      </w:pPr>
      <w:bookmarkStart w:id="28" w:name="_Toc187408558"/>
      <w:r w:rsidRPr="00F358F4">
        <w:t>Infractions au Code de déontologie</w:t>
      </w:r>
      <w:bookmarkEnd w:id="28"/>
    </w:p>
    <w:p w14:paraId="3ADE191D" w14:textId="4DEA038D" w:rsidR="00F358F4" w:rsidRPr="00F358F4" w:rsidRDefault="00F358F4" w:rsidP="0027555C">
      <w:pPr>
        <w:widowControl/>
        <w:autoSpaceDE/>
        <w:autoSpaceDN/>
        <w:jc w:val="both"/>
        <w:rPr>
          <w:sz w:val="24"/>
          <w:szCs w:val="24"/>
        </w:rPr>
      </w:pPr>
      <w:r w:rsidRPr="00F358F4">
        <w:rPr>
          <w:sz w:val="24"/>
          <w:szCs w:val="24"/>
        </w:rPr>
        <w:t>Toute violation du Code de déontologie et d’éthique de l’</w:t>
      </w:r>
      <w:r>
        <w:rPr>
          <w:sz w:val="24"/>
          <w:szCs w:val="24"/>
        </w:rPr>
        <w:t>UPFHOB-MALI</w:t>
      </w:r>
      <w:r w:rsidRPr="00F358F4">
        <w:rPr>
          <w:sz w:val="24"/>
          <w:szCs w:val="24"/>
        </w:rPr>
        <w:t xml:space="preserve"> peut entraîner des sanctions disciplinaires. Les sanctions varient en fonction de la gravité de l'infraction et peuvent aller d’un </w:t>
      </w:r>
      <w:r w:rsidRPr="00F358F4">
        <w:rPr>
          <w:sz w:val="24"/>
          <w:szCs w:val="24"/>
        </w:rPr>
        <w:lastRenderedPageBreak/>
        <w:t>simple avertissement à l’expulsion de l’université. Avant toute sanction, une enquête doit être menée pour établir les faits de manière transparente, garantissant ainsi une procédure juste et équitable.</w:t>
      </w:r>
    </w:p>
    <w:p w14:paraId="75764400" w14:textId="075EDDB0" w:rsidR="00F358F4" w:rsidRPr="00F358F4" w:rsidRDefault="00F358F4" w:rsidP="001F1407">
      <w:pPr>
        <w:pStyle w:val="Titre2"/>
        <w:ind w:firstLine="180"/>
      </w:pPr>
      <w:bookmarkStart w:id="29" w:name="_Toc187408559"/>
      <w:r w:rsidRPr="00F358F4">
        <w:t>Mesures de prévention</w:t>
      </w:r>
      <w:bookmarkEnd w:id="29"/>
    </w:p>
    <w:p w14:paraId="46409DFF" w14:textId="7859EE7E" w:rsidR="00F358F4" w:rsidRPr="0027555C" w:rsidRDefault="00F358F4" w:rsidP="0027555C">
      <w:pPr>
        <w:widowControl/>
        <w:autoSpaceDE/>
        <w:autoSpaceDN/>
        <w:jc w:val="both"/>
        <w:rPr>
          <w:sz w:val="24"/>
          <w:szCs w:val="24"/>
        </w:rPr>
      </w:pPr>
      <w:r w:rsidRPr="00F358F4">
        <w:rPr>
          <w:sz w:val="24"/>
          <w:szCs w:val="24"/>
        </w:rPr>
        <w:t>Afin de prévenir toute violation du Code, l’</w:t>
      </w:r>
      <w:r>
        <w:rPr>
          <w:sz w:val="24"/>
          <w:szCs w:val="24"/>
        </w:rPr>
        <w:t>UPFHOB-MALI</w:t>
      </w:r>
      <w:r w:rsidRPr="00F358F4">
        <w:rPr>
          <w:sz w:val="24"/>
          <w:szCs w:val="24"/>
        </w:rPr>
        <w:t xml:space="preserve"> s’engage à organiser régulièrement des programmes de sensibilisation et de formation. Ces programmes visent à informer tous les membres de l’université sur les principes éthiques et déontologiques, et à les aider à adopter des comportements conformes aux valeurs de l’institution.</w:t>
      </w:r>
    </w:p>
    <w:p w14:paraId="37FA1F52" w14:textId="77777777" w:rsidR="00F358F4" w:rsidRDefault="00F358F4" w:rsidP="00C27617">
      <w:pPr>
        <w:jc w:val="both"/>
      </w:pPr>
    </w:p>
    <w:p w14:paraId="6E7493DD" w14:textId="77777777" w:rsidR="001F1407" w:rsidRPr="001F1407" w:rsidRDefault="001F1407" w:rsidP="001F1407">
      <w:pPr>
        <w:pStyle w:val="Titre1"/>
        <w:ind w:left="-90" w:hanging="270"/>
        <w:rPr>
          <w:rFonts w:eastAsia="Times New Roman"/>
        </w:rPr>
      </w:pPr>
      <w:bookmarkStart w:id="30" w:name="_Toc187408560"/>
      <w:r w:rsidRPr="001F1407">
        <w:rPr>
          <w:rFonts w:eastAsia="Times New Roman"/>
        </w:rPr>
        <w:t>Dispositions Finales</w:t>
      </w:r>
      <w:bookmarkEnd w:id="30"/>
    </w:p>
    <w:p w14:paraId="09596B91" w14:textId="77777777" w:rsidR="001F1407" w:rsidRPr="001F1407" w:rsidRDefault="001F1407" w:rsidP="001F1407">
      <w:pPr>
        <w:pStyle w:val="Titre2"/>
        <w:spacing w:before="0"/>
        <w:ind w:firstLine="180"/>
      </w:pPr>
      <w:bookmarkStart w:id="31" w:name="_Toc187408561"/>
      <w:r w:rsidRPr="001F1407">
        <w:t>Entrée en vigueur</w:t>
      </w:r>
      <w:bookmarkEnd w:id="31"/>
    </w:p>
    <w:p w14:paraId="46804AE7" w14:textId="77777777" w:rsidR="001F1407" w:rsidRPr="001F1407" w:rsidRDefault="001F1407" w:rsidP="0027555C">
      <w:pPr>
        <w:widowControl/>
        <w:autoSpaceDE/>
        <w:autoSpaceDN/>
        <w:jc w:val="both"/>
        <w:rPr>
          <w:sz w:val="24"/>
          <w:szCs w:val="24"/>
        </w:rPr>
      </w:pPr>
      <w:r w:rsidRPr="001F1407">
        <w:rPr>
          <w:sz w:val="24"/>
          <w:szCs w:val="24"/>
        </w:rPr>
        <w:t>Le présent Code de déontologie et d’éthique entre en vigueur à compter de la date de son adoption par les autorités compétentes de l'Université Félix Houphouët Boigny du Mali (UFHOB-MALI). Tous les membres de l'université sont tenus de respecter et de se conformer aux principes et aux règles énoncées dans ce code à partir de cette date.</w:t>
      </w:r>
    </w:p>
    <w:p w14:paraId="42C666B8" w14:textId="77777777" w:rsidR="001F1407" w:rsidRPr="001F1407" w:rsidRDefault="001F1407" w:rsidP="0027555C">
      <w:pPr>
        <w:pStyle w:val="Titre2"/>
        <w:spacing w:before="0"/>
        <w:ind w:firstLine="180"/>
      </w:pPr>
      <w:bookmarkStart w:id="32" w:name="_Toc187408562"/>
      <w:r w:rsidRPr="001F1407">
        <w:t>Révisions et mises à jour</w:t>
      </w:r>
      <w:bookmarkEnd w:id="32"/>
    </w:p>
    <w:p w14:paraId="505F82C6" w14:textId="77777777" w:rsidR="001F1407" w:rsidRPr="001F1407" w:rsidRDefault="001F1407" w:rsidP="0027555C">
      <w:pPr>
        <w:widowControl/>
        <w:autoSpaceDE/>
        <w:autoSpaceDN/>
        <w:jc w:val="both"/>
        <w:rPr>
          <w:sz w:val="24"/>
          <w:szCs w:val="24"/>
        </w:rPr>
      </w:pPr>
      <w:r w:rsidRPr="001F1407">
        <w:rPr>
          <w:sz w:val="24"/>
          <w:szCs w:val="24"/>
        </w:rPr>
        <w:t>Ce Code pourra faire l'objet de révisions périodiques pour s'assurer qu'il reste adapté aux évolutions de l'université, aux nouvelles exigences académiques, aux besoins de la communauté universitaire et aux normes internationales. Toute modification ou mise à jour du Code sera validée par l'instance appropriée de l'université et communiquée à tous les membres de la communauté universitaire.</w:t>
      </w:r>
    </w:p>
    <w:p w14:paraId="7B28CF47" w14:textId="77777777" w:rsidR="001F1407" w:rsidRPr="001F1407" w:rsidRDefault="001F1407" w:rsidP="0027555C">
      <w:pPr>
        <w:pStyle w:val="Titre2"/>
        <w:spacing w:before="0"/>
        <w:ind w:firstLine="180"/>
      </w:pPr>
      <w:bookmarkStart w:id="33" w:name="_Toc187408563"/>
      <w:r w:rsidRPr="001F1407">
        <w:t>Application et respect du Code</w:t>
      </w:r>
      <w:bookmarkEnd w:id="33"/>
    </w:p>
    <w:p w14:paraId="67A4BF77" w14:textId="77777777" w:rsidR="001F1407" w:rsidRPr="001F1407" w:rsidRDefault="001F1407" w:rsidP="0027555C">
      <w:pPr>
        <w:widowControl/>
        <w:autoSpaceDE/>
        <w:autoSpaceDN/>
        <w:jc w:val="both"/>
        <w:rPr>
          <w:sz w:val="24"/>
          <w:szCs w:val="24"/>
        </w:rPr>
      </w:pPr>
      <w:r w:rsidRPr="001F1407">
        <w:rPr>
          <w:sz w:val="24"/>
          <w:szCs w:val="24"/>
        </w:rPr>
        <w:t>L'application et le respect des dispositions de ce Code de déontologie et d’éthique sont essentiels pour garantir un fonctionnement harmonieux de l’université. Tout manquement aux règles énoncées dans le présent Code sera soumis à une procédure disciplinaire, comme prévu dans les chapitres précédents. Les sanctions seront appliquées de manière équitable et transparente, en fonction de la nature et de la gravité des infractions.</w:t>
      </w:r>
    </w:p>
    <w:p w14:paraId="36522EFE" w14:textId="77777777" w:rsidR="001F1407" w:rsidRPr="001F1407" w:rsidRDefault="001F1407" w:rsidP="0027555C">
      <w:pPr>
        <w:pStyle w:val="Titre2"/>
        <w:spacing w:before="0"/>
        <w:ind w:firstLine="180"/>
      </w:pPr>
      <w:bookmarkStart w:id="34" w:name="_Toc187408564"/>
      <w:r w:rsidRPr="001F1407">
        <w:t>Responsabilité de la mise en œuvre</w:t>
      </w:r>
      <w:bookmarkEnd w:id="34"/>
    </w:p>
    <w:p w14:paraId="09E19C4B" w14:textId="77777777" w:rsidR="001F1407" w:rsidRPr="001F1407" w:rsidRDefault="001F1407" w:rsidP="0027555C">
      <w:pPr>
        <w:widowControl/>
        <w:autoSpaceDE/>
        <w:autoSpaceDN/>
        <w:jc w:val="both"/>
        <w:rPr>
          <w:sz w:val="24"/>
          <w:szCs w:val="24"/>
        </w:rPr>
      </w:pPr>
      <w:r w:rsidRPr="001F1407">
        <w:rPr>
          <w:sz w:val="24"/>
          <w:szCs w:val="24"/>
        </w:rPr>
        <w:t>Il est de la responsabilité de chaque membre de l'UFHOB-MALI (enseignants, étudiants, chercheurs, administrateurs, personnel administratif) de contribuer à la mise en œuvre de ce Code. Les autorités universitaires doivent également s'assurer de la diffusion, de la compréhension et de l'application du Code auprès de tous les membres de l’université, en organisant des sessions de sensibilisation et de formation régulières.</w:t>
      </w:r>
    </w:p>
    <w:p w14:paraId="2F35B0CE" w14:textId="77777777" w:rsidR="001F1407" w:rsidRPr="001F1407" w:rsidRDefault="001F1407" w:rsidP="0027555C">
      <w:pPr>
        <w:pStyle w:val="Titre2"/>
        <w:spacing w:before="0"/>
        <w:ind w:firstLine="180"/>
      </w:pPr>
      <w:bookmarkStart w:id="35" w:name="_Toc187408565"/>
      <w:r w:rsidRPr="001F1407">
        <w:t>Droits et obligations des membres</w:t>
      </w:r>
      <w:bookmarkEnd w:id="35"/>
    </w:p>
    <w:p w14:paraId="39CC9438" w14:textId="77777777" w:rsidR="001F1407" w:rsidRPr="001F1407" w:rsidRDefault="001F1407" w:rsidP="0027555C">
      <w:pPr>
        <w:widowControl/>
        <w:autoSpaceDE/>
        <w:autoSpaceDN/>
        <w:jc w:val="both"/>
        <w:rPr>
          <w:sz w:val="24"/>
          <w:szCs w:val="24"/>
        </w:rPr>
      </w:pPr>
      <w:r w:rsidRPr="001F1407">
        <w:rPr>
          <w:sz w:val="24"/>
          <w:szCs w:val="24"/>
        </w:rPr>
        <w:t>Les membres de l'université sont invités à prendre connaissance des dispositions de ce Code et à s’engager activement dans sa mise en pratique. Il est de leur responsabilité de signaler toute infraction ou comportement contraire aux principes éthiques de ce Code, dans le respect des procédures prévues pour ce faire. De même, tout membre ayant des questions ou des préoccupations liées à l’application de ce Code peut s’adresser aux instances compétentes pour obtenir des éclaircissements.</w:t>
      </w:r>
    </w:p>
    <w:p w14:paraId="785F09D3" w14:textId="77777777" w:rsidR="001F1407" w:rsidRPr="001F1407" w:rsidRDefault="001F1407" w:rsidP="0027555C">
      <w:pPr>
        <w:pStyle w:val="Titre2"/>
        <w:spacing w:before="0"/>
        <w:ind w:firstLine="180"/>
      </w:pPr>
      <w:bookmarkStart w:id="36" w:name="_Toc187408566"/>
      <w:r w:rsidRPr="001F1407">
        <w:t>Promotion des valeurs éthiques et déontologiques</w:t>
      </w:r>
      <w:bookmarkEnd w:id="36"/>
    </w:p>
    <w:p w14:paraId="7108C98D" w14:textId="77777777" w:rsidR="001F1407" w:rsidRPr="001F1407" w:rsidRDefault="001F1407" w:rsidP="0027555C">
      <w:pPr>
        <w:widowControl/>
        <w:autoSpaceDE/>
        <w:autoSpaceDN/>
        <w:jc w:val="both"/>
        <w:rPr>
          <w:sz w:val="24"/>
          <w:szCs w:val="24"/>
        </w:rPr>
      </w:pPr>
      <w:r w:rsidRPr="001F1407">
        <w:rPr>
          <w:sz w:val="24"/>
          <w:szCs w:val="24"/>
        </w:rPr>
        <w:t>L'UFHOB-MALI s’engage à promouvoir une culture de l’éthique, du respect et de l'intégrité au sein de l’ensemble de ses activités académiques, administratives et de recherche. Cela implique des efforts continus pour intégrer les valeurs déontologiques dans la formation, les programmes de recherche, la gestion administrative et les relations interpersonnelles. Les valeurs fondamentales de respect, d’intégrité et d'excellence doivent être incarnées au quotidien par tous les membres de la communauté universitaire.</w:t>
      </w:r>
    </w:p>
    <w:p w14:paraId="7929279F" w14:textId="77777777" w:rsidR="001F1407" w:rsidRPr="001F1407" w:rsidRDefault="001F1407" w:rsidP="0027555C">
      <w:pPr>
        <w:pStyle w:val="Titre2"/>
        <w:spacing w:before="0"/>
        <w:ind w:firstLine="180"/>
      </w:pPr>
      <w:bookmarkStart w:id="37" w:name="_Toc187408567"/>
      <w:r w:rsidRPr="001F1407">
        <w:t>Informatique et Communication</w:t>
      </w:r>
      <w:bookmarkEnd w:id="37"/>
    </w:p>
    <w:p w14:paraId="3AE1F347" w14:textId="77777777" w:rsidR="001F1407" w:rsidRPr="001F1407" w:rsidRDefault="001F1407" w:rsidP="0027555C">
      <w:pPr>
        <w:widowControl/>
        <w:autoSpaceDE/>
        <w:autoSpaceDN/>
        <w:jc w:val="both"/>
        <w:rPr>
          <w:sz w:val="24"/>
          <w:szCs w:val="24"/>
        </w:rPr>
      </w:pPr>
      <w:r w:rsidRPr="001F1407">
        <w:rPr>
          <w:sz w:val="24"/>
          <w:szCs w:val="24"/>
        </w:rPr>
        <w:t>Le présent Code sera diffusé sur les différents supports de communication de l’université, y compris le site web officiel, les plateformes de communication interne et les documents imprimés. Une copie du Code sera également mise à disposition dans les bureaux des services administratifs et des facultés, afin d’assurer que chaque membre de l'université y ait facilement accès.</w:t>
      </w:r>
    </w:p>
    <w:p w14:paraId="093EAFA8" w14:textId="77777777" w:rsidR="001F1407" w:rsidRPr="001F1407" w:rsidRDefault="001F1407" w:rsidP="0027555C">
      <w:pPr>
        <w:pStyle w:val="Titre2"/>
        <w:spacing w:before="0"/>
        <w:ind w:firstLine="180"/>
      </w:pPr>
      <w:bookmarkStart w:id="38" w:name="_Toc187408568"/>
      <w:r w:rsidRPr="001F1407">
        <w:lastRenderedPageBreak/>
        <w:t>Dispositions transitoires</w:t>
      </w:r>
      <w:bookmarkEnd w:id="38"/>
    </w:p>
    <w:p w14:paraId="119064E8" w14:textId="0E739A2B" w:rsidR="00F358F4" w:rsidRDefault="001F1407" w:rsidP="0027555C">
      <w:pPr>
        <w:widowControl/>
        <w:autoSpaceDE/>
        <w:autoSpaceDN/>
        <w:jc w:val="both"/>
        <w:rPr>
          <w:sz w:val="24"/>
          <w:szCs w:val="24"/>
        </w:rPr>
      </w:pPr>
      <w:r w:rsidRPr="001F1407">
        <w:rPr>
          <w:sz w:val="24"/>
          <w:szCs w:val="24"/>
        </w:rPr>
        <w:t>Les situations et pratiques antérieures à l’adoption de ce Code seront évaluées au cas par cas, en veillant à ce que les nouvelles règles et principes soient respectés dans la mesure du possible. Des périodes transitoires peuvent être mises en place pour faciliter l’adaptation de l'ensemble des membres de l'université aux nouvelles exigences de ce Code.</w:t>
      </w:r>
    </w:p>
    <w:p w14:paraId="5750F599" w14:textId="77777777" w:rsidR="00E42F2E" w:rsidRPr="00E42F2E" w:rsidRDefault="00E42F2E" w:rsidP="00E42F2E">
      <w:pPr>
        <w:rPr>
          <w:sz w:val="24"/>
          <w:szCs w:val="24"/>
        </w:rPr>
      </w:pPr>
    </w:p>
    <w:p w14:paraId="68874155" w14:textId="77777777" w:rsidR="00E42F2E" w:rsidRPr="00E42F2E" w:rsidRDefault="00E42F2E" w:rsidP="00E42F2E">
      <w:pPr>
        <w:rPr>
          <w:sz w:val="24"/>
          <w:szCs w:val="24"/>
        </w:rPr>
      </w:pPr>
    </w:p>
    <w:p w14:paraId="2C9363C2" w14:textId="77777777" w:rsidR="00E42F2E" w:rsidRPr="00E42F2E" w:rsidRDefault="00E42F2E" w:rsidP="00E42F2E">
      <w:pPr>
        <w:rPr>
          <w:sz w:val="24"/>
          <w:szCs w:val="24"/>
        </w:rPr>
      </w:pPr>
    </w:p>
    <w:p w14:paraId="5C8ACA5C" w14:textId="77777777" w:rsidR="00E42F2E" w:rsidRPr="00E42F2E" w:rsidRDefault="00E42F2E" w:rsidP="00E42F2E">
      <w:pPr>
        <w:rPr>
          <w:sz w:val="24"/>
          <w:szCs w:val="24"/>
        </w:rPr>
      </w:pPr>
    </w:p>
    <w:p w14:paraId="3EC8A4BC" w14:textId="77777777" w:rsidR="00E42F2E" w:rsidRPr="00E42F2E" w:rsidRDefault="00E42F2E" w:rsidP="00E42F2E">
      <w:pPr>
        <w:rPr>
          <w:sz w:val="24"/>
          <w:szCs w:val="24"/>
        </w:rPr>
      </w:pPr>
    </w:p>
    <w:p w14:paraId="5920BAE2" w14:textId="77777777" w:rsidR="00E42F2E" w:rsidRDefault="00E42F2E" w:rsidP="00E42F2E">
      <w:pPr>
        <w:rPr>
          <w:sz w:val="24"/>
          <w:szCs w:val="24"/>
        </w:rPr>
      </w:pPr>
    </w:p>
    <w:p w14:paraId="58B2C20B" w14:textId="199154D8" w:rsidR="00E42F2E" w:rsidRDefault="00E1462D" w:rsidP="00E1462D">
      <w:pPr>
        <w:tabs>
          <w:tab w:val="left" w:pos="7635"/>
        </w:tabs>
        <w:jc w:val="center"/>
        <w:rPr>
          <w:sz w:val="24"/>
          <w:szCs w:val="24"/>
        </w:rPr>
      </w:pPr>
      <w:r>
        <w:rPr>
          <w:sz w:val="24"/>
          <w:szCs w:val="24"/>
        </w:rPr>
        <w:t xml:space="preserve">                                                                                                                           </w:t>
      </w:r>
      <w:r w:rsidR="00E42F2E">
        <w:rPr>
          <w:sz w:val="24"/>
          <w:szCs w:val="24"/>
        </w:rPr>
        <w:t xml:space="preserve">Le </w:t>
      </w:r>
      <w:r>
        <w:rPr>
          <w:sz w:val="24"/>
          <w:szCs w:val="24"/>
        </w:rPr>
        <w:t>Président</w:t>
      </w:r>
      <w:r w:rsidR="00E42F2E">
        <w:rPr>
          <w:sz w:val="24"/>
          <w:szCs w:val="24"/>
        </w:rPr>
        <w:t>,</w:t>
      </w:r>
    </w:p>
    <w:p w14:paraId="60DB2530" w14:textId="77777777" w:rsidR="00E42F2E" w:rsidRPr="00E42F2E" w:rsidRDefault="00E42F2E" w:rsidP="00E42F2E">
      <w:pPr>
        <w:rPr>
          <w:sz w:val="24"/>
          <w:szCs w:val="24"/>
        </w:rPr>
      </w:pPr>
    </w:p>
    <w:p w14:paraId="5F761E07" w14:textId="77777777" w:rsidR="00E42F2E" w:rsidRPr="00E42F2E" w:rsidRDefault="00E42F2E" w:rsidP="00E42F2E">
      <w:pPr>
        <w:rPr>
          <w:sz w:val="24"/>
          <w:szCs w:val="24"/>
        </w:rPr>
      </w:pPr>
    </w:p>
    <w:p w14:paraId="0C5FF88C" w14:textId="77777777" w:rsidR="00E42F2E" w:rsidRDefault="00E42F2E" w:rsidP="00E42F2E">
      <w:pPr>
        <w:rPr>
          <w:sz w:val="24"/>
          <w:szCs w:val="24"/>
        </w:rPr>
      </w:pPr>
    </w:p>
    <w:p w14:paraId="4863AEB4" w14:textId="77777777" w:rsidR="00E42F2E" w:rsidRDefault="00E42F2E" w:rsidP="00E42F2E">
      <w:pPr>
        <w:rPr>
          <w:sz w:val="24"/>
          <w:szCs w:val="24"/>
        </w:rPr>
      </w:pPr>
    </w:p>
    <w:p w14:paraId="125EC31A" w14:textId="77777777" w:rsidR="00E42F2E" w:rsidRDefault="00E42F2E" w:rsidP="00E42F2E">
      <w:pPr>
        <w:rPr>
          <w:sz w:val="24"/>
          <w:szCs w:val="24"/>
        </w:rPr>
      </w:pPr>
    </w:p>
    <w:p w14:paraId="49615D29" w14:textId="21887C6B" w:rsidR="00E42F2E" w:rsidRPr="00E42F2E" w:rsidRDefault="00E42F2E" w:rsidP="00E42F2E">
      <w:pPr>
        <w:tabs>
          <w:tab w:val="left" w:pos="8857"/>
        </w:tabs>
        <w:rPr>
          <w:sz w:val="24"/>
          <w:szCs w:val="24"/>
        </w:rPr>
      </w:pPr>
      <w:r>
        <w:rPr>
          <w:sz w:val="24"/>
          <w:szCs w:val="24"/>
        </w:rPr>
        <w:t xml:space="preserve">                                                                                              </w:t>
      </w:r>
      <w:r w:rsidR="00E1462D">
        <w:rPr>
          <w:sz w:val="24"/>
          <w:szCs w:val="24"/>
        </w:rPr>
        <w:t xml:space="preserve"> </w:t>
      </w:r>
      <w:r>
        <w:rPr>
          <w:sz w:val="24"/>
          <w:szCs w:val="24"/>
        </w:rPr>
        <w:t xml:space="preserve">                         </w:t>
      </w:r>
      <w:r w:rsidR="00E1462D">
        <w:rPr>
          <w:sz w:val="24"/>
          <w:szCs w:val="24"/>
        </w:rPr>
        <w:t xml:space="preserve">Pr, Dr FONGORO </w:t>
      </w:r>
      <w:proofErr w:type="spellStart"/>
      <w:r w:rsidR="00E1462D">
        <w:rPr>
          <w:sz w:val="24"/>
          <w:szCs w:val="24"/>
        </w:rPr>
        <w:t>Saharé</w:t>
      </w:r>
      <w:proofErr w:type="spellEnd"/>
    </w:p>
    <w:sectPr w:rsidR="00E42F2E" w:rsidRPr="00E42F2E" w:rsidSect="0027555C">
      <w:pgSz w:w="12240" w:h="15840"/>
      <w:pgMar w:top="900" w:right="108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E3B2D"/>
    <w:multiLevelType w:val="multilevel"/>
    <w:tmpl w:val="08E0C5AE"/>
    <w:numStyleLink w:val="Style1"/>
  </w:abstractNum>
  <w:abstractNum w:abstractNumId="1" w15:restartNumberingAfterBreak="0">
    <w:nsid w:val="5703478B"/>
    <w:multiLevelType w:val="multilevel"/>
    <w:tmpl w:val="A80C3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091926"/>
    <w:multiLevelType w:val="multilevel"/>
    <w:tmpl w:val="D64A8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BE50F0"/>
    <w:multiLevelType w:val="multilevel"/>
    <w:tmpl w:val="08E0C5AE"/>
    <w:styleLink w:val="Style1"/>
    <w:lvl w:ilvl="0">
      <w:start w:val="1"/>
      <w:numFmt w:val="decimal"/>
      <w:pStyle w:val="Titre1"/>
      <w:lvlText w:val="Chapitre %1."/>
      <w:lvlJc w:val="left"/>
      <w:pPr>
        <w:ind w:left="0" w:firstLine="0"/>
      </w:pPr>
      <w:rPr>
        <w:rFonts w:hint="default"/>
      </w:rPr>
    </w:lvl>
    <w:lvl w:ilvl="1">
      <w:start w:val="1"/>
      <w:numFmt w:val="decimal"/>
      <w:lvlRestart w:val="0"/>
      <w:pStyle w:val="Titre2"/>
      <w:lvlText w:val="Article %2."/>
      <w:lvlJc w:val="left"/>
      <w:pPr>
        <w:ind w:left="0" w:firstLine="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69650000">
    <w:abstractNumId w:val="1"/>
  </w:num>
  <w:num w:numId="2" w16cid:durableId="471675953">
    <w:abstractNumId w:val="2"/>
  </w:num>
  <w:num w:numId="3" w16cid:durableId="153300584">
    <w:abstractNumId w:val="3"/>
  </w:num>
  <w:num w:numId="4" w16cid:durableId="996224207">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0B406E"/>
    <w:rsid w:val="001A09D2"/>
    <w:rsid w:val="001F1407"/>
    <w:rsid w:val="0027555C"/>
    <w:rsid w:val="003E6CAF"/>
    <w:rsid w:val="003F45A3"/>
    <w:rsid w:val="0051550D"/>
    <w:rsid w:val="005E56B2"/>
    <w:rsid w:val="00657582"/>
    <w:rsid w:val="006613A4"/>
    <w:rsid w:val="00661C99"/>
    <w:rsid w:val="006827F9"/>
    <w:rsid w:val="006C72FD"/>
    <w:rsid w:val="006F1925"/>
    <w:rsid w:val="00853AC0"/>
    <w:rsid w:val="008B1B4E"/>
    <w:rsid w:val="009816D6"/>
    <w:rsid w:val="00AC2001"/>
    <w:rsid w:val="00B853B7"/>
    <w:rsid w:val="00C27617"/>
    <w:rsid w:val="00DB7AB2"/>
    <w:rsid w:val="00E1462D"/>
    <w:rsid w:val="00E42F2E"/>
    <w:rsid w:val="00ED4E26"/>
    <w:rsid w:val="00F35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7F444"/>
  <w15:chartTrackingRefBased/>
  <w15:docId w15:val="{04DA7922-2A88-4463-8284-04A9252B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1F1407"/>
    <w:pPr>
      <w:keepNext/>
      <w:keepLines/>
      <w:numPr>
        <w:numId w:val="4"/>
      </w:numPr>
      <w:outlineLvl w:val="0"/>
    </w:pPr>
    <w:rPr>
      <w:rFonts w:eastAsiaTheme="majorEastAsia" w:cstheme="majorBidi"/>
      <w:b/>
      <w:caps/>
      <w:color w:val="1F4E79" w:themeColor="accent1" w:themeShade="80"/>
      <w:sz w:val="28"/>
      <w:szCs w:val="32"/>
    </w:rPr>
  </w:style>
  <w:style w:type="paragraph" w:styleId="Titre2">
    <w:name w:val="heading 2"/>
    <w:basedOn w:val="Normal"/>
    <w:next w:val="Normal"/>
    <w:link w:val="Titre2Car"/>
    <w:uiPriority w:val="9"/>
    <w:unhideWhenUsed/>
    <w:qFormat/>
    <w:rsid w:val="003F45A3"/>
    <w:pPr>
      <w:keepNext/>
      <w:keepLines/>
      <w:numPr>
        <w:ilvl w:val="1"/>
        <w:numId w:val="4"/>
      </w:numPr>
      <w:spacing w:before="40"/>
      <w:outlineLvl w:val="1"/>
    </w:pPr>
    <w:rPr>
      <w:rFonts w:eastAsiaTheme="majorEastAsia" w:cstheme="majorBidi"/>
      <w:b/>
      <w:color w:val="1F4E79" w:themeColor="accent1" w:themeShade="80"/>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1F1407"/>
    <w:rPr>
      <w:rFonts w:ascii="Times New Roman" w:eastAsiaTheme="majorEastAsia" w:hAnsi="Times New Roman" w:cstheme="majorBidi"/>
      <w:b/>
      <w:caps/>
      <w:color w:val="1F4E79" w:themeColor="accent1" w:themeShade="80"/>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color w:val="2E74B5" w:themeColor="accent1" w:themeShade="BF"/>
      <w:sz w:val="32"/>
      <w:lang w:val="en-US"/>
    </w:rPr>
  </w:style>
  <w:style w:type="character" w:customStyle="1" w:styleId="Titre2Car">
    <w:name w:val="Titre 2 Car"/>
    <w:basedOn w:val="Policepardfaut"/>
    <w:link w:val="Titre2"/>
    <w:uiPriority w:val="9"/>
    <w:rsid w:val="00F358F4"/>
    <w:rPr>
      <w:rFonts w:ascii="Times New Roman" w:eastAsiaTheme="majorEastAsia" w:hAnsi="Times New Roman" w:cstheme="majorBidi"/>
      <w:b/>
      <w:color w:val="1F4E79" w:themeColor="accent1" w:themeShade="80"/>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numbering" w:customStyle="1" w:styleId="Style1">
    <w:name w:val="Style1"/>
    <w:uiPriority w:val="99"/>
    <w:rsid w:val="003F45A3"/>
    <w:pPr>
      <w:numPr>
        <w:numId w:val="3"/>
      </w:numPr>
    </w:pPr>
  </w:style>
  <w:style w:type="paragraph" w:styleId="Paragraphedeliste">
    <w:name w:val="List Paragraph"/>
    <w:basedOn w:val="Normal"/>
    <w:uiPriority w:val="34"/>
    <w:qFormat/>
    <w:rsid w:val="00F358F4"/>
    <w:pPr>
      <w:ind w:left="720"/>
      <w:contextualSpacing/>
    </w:pPr>
  </w:style>
  <w:style w:type="paragraph" w:styleId="TM3">
    <w:name w:val="toc 3"/>
    <w:basedOn w:val="Normal"/>
    <w:next w:val="Normal"/>
    <w:autoRedefine/>
    <w:uiPriority w:val="39"/>
    <w:unhideWhenUsed/>
    <w:rsid w:val="0027555C"/>
    <w:pPr>
      <w:spacing w:after="100"/>
      <w:ind w:left="440"/>
    </w:pPr>
  </w:style>
  <w:style w:type="paragraph" w:styleId="TM2">
    <w:name w:val="toc 2"/>
    <w:basedOn w:val="Normal"/>
    <w:next w:val="Normal"/>
    <w:autoRedefine/>
    <w:uiPriority w:val="39"/>
    <w:unhideWhenUsed/>
    <w:rsid w:val="0027555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56731">
      <w:bodyDiv w:val="1"/>
      <w:marLeft w:val="0"/>
      <w:marRight w:val="0"/>
      <w:marTop w:val="0"/>
      <w:marBottom w:val="0"/>
      <w:divBdr>
        <w:top w:val="none" w:sz="0" w:space="0" w:color="auto"/>
        <w:left w:val="none" w:sz="0" w:space="0" w:color="auto"/>
        <w:bottom w:val="none" w:sz="0" w:space="0" w:color="auto"/>
        <w:right w:val="none" w:sz="0" w:space="0" w:color="auto"/>
      </w:divBdr>
    </w:div>
    <w:div w:id="228196357">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168641983">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25177086">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09F66-959E-4F0E-9AEC-6C7497A2B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3493</Words>
  <Characters>19215</Characters>
  <Application>Microsoft Office Word</Application>
  <DocSecurity>0</DocSecurity>
  <Lines>160</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Dr Mamadou SANOGO</cp:lastModifiedBy>
  <cp:revision>3</cp:revision>
  <cp:lastPrinted>2025-01-10T14:43:00Z</cp:lastPrinted>
  <dcterms:created xsi:type="dcterms:W3CDTF">2025-01-10T14:44:00Z</dcterms:created>
  <dcterms:modified xsi:type="dcterms:W3CDTF">2025-01-10T14:44:00Z</dcterms:modified>
</cp:coreProperties>
</file>