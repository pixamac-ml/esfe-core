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DD01B" w14:textId="1EF3CC77" w:rsidR="003D773D" w:rsidRPr="007A4AFC" w:rsidRDefault="003D773D" w:rsidP="003D773D">
      <w:pPr>
        <w:spacing w:line="276" w:lineRule="auto"/>
        <w:jc w:val="center"/>
        <w:rPr>
          <w:b/>
          <w:bCs/>
          <w:color w:val="000000" w:themeColor="text1"/>
          <w:sz w:val="20"/>
          <w:szCs w:val="20"/>
          <w:lang w:bidi="ar-DZ"/>
          <w:rPrChange w:id="5" w:author="Dr Mamadou SANOGO" w:date="2023-10-25T18:14:00Z">
            <w:rPr>
              <w:b/>
              <w:bCs/>
              <w:sz w:val="20"/>
              <w:szCs w:val="20"/>
              <w:lang w:bidi="ar-DZ"/>
            </w:rPr>
          </w:rPrChange>
        </w:rPr>
      </w:pPr>
      <w:bookmarkStart w:id="6" w:name="_Hlk149133853"/>
      <w:r w:rsidRPr="007A4AFC">
        <w:rPr>
          <w:noProof/>
          <w:color w:val="000000" w:themeColor="text1"/>
          <w:rPrChange w:id="7" w:author="Dr Mamadou SANOGO" w:date="2023-10-25T18:14:00Z">
            <w:rPr>
              <w:noProof/>
            </w:rPr>
          </w:rPrChange>
        </w:rPr>
        <w:drawing>
          <wp:anchor distT="0" distB="0" distL="114300" distR="114300" simplePos="0" relativeHeight="251658240" behindDoc="1" locked="0" layoutInCell="1" allowOverlap="1" wp14:anchorId="043BD3B3" wp14:editId="1F45D95A">
            <wp:simplePos x="0" y="0"/>
            <wp:positionH relativeFrom="margin">
              <wp:align>center</wp:align>
            </wp:positionH>
            <wp:positionV relativeFrom="paragraph">
              <wp:posOffset>-270643</wp:posOffset>
            </wp:positionV>
            <wp:extent cx="4540102" cy="1222842"/>
            <wp:effectExtent l="19050" t="0" r="13335" b="37782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ins w:id="8" w:author="Dr Mamadou SANOGO" w:date="2023-10-26T11:18:00Z">
        <w:r w:rsidR="00A04F82">
          <w:rPr>
            <w:b/>
            <w:bCs/>
            <w:color w:val="000000" w:themeColor="text1"/>
            <w:sz w:val="20"/>
            <w:szCs w:val="20"/>
            <w:lang w:bidi="ar-DZ"/>
          </w:rPr>
          <w:t xml:space="preserve"> </w:t>
        </w:r>
      </w:ins>
    </w:p>
    <w:p w14:paraId="66C3629F" w14:textId="7B99D3E5" w:rsidR="003D773D" w:rsidRDefault="003D773D" w:rsidP="003D773D">
      <w:pPr>
        <w:spacing w:line="276" w:lineRule="auto"/>
        <w:jc w:val="center"/>
        <w:rPr>
          <w:ins w:id="9" w:author="Dr Mamadou SANOGO" w:date="2023-10-27T13:52:00Z"/>
          <w:b/>
          <w:bCs/>
          <w:color w:val="000000" w:themeColor="text1"/>
          <w:sz w:val="20"/>
          <w:szCs w:val="20"/>
          <w:lang w:bidi="ar-DZ"/>
        </w:rPr>
      </w:pPr>
    </w:p>
    <w:p w14:paraId="5762F6F8" w14:textId="77777777" w:rsidR="006778CD" w:rsidRPr="007A4AFC" w:rsidRDefault="006778CD" w:rsidP="003D773D">
      <w:pPr>
        <w:spacing w:line="276" w:lineRule="auto"/>
        <w:jc w:val="center"/>
        <w:rPr>
          <w:b/>
          <w:bCs/>
          <w:color w:val="000000" w:themeColor="text1"/>
          <w:sz w:val="20"/>
          <w:szCs w:val="20"/>
          <w:lang w:bidi="ar-DZ"/>
          <w:rPrChange w:id="10" w:author="Dr Mamadou SANOGO" w:date="2023-10-25T18:14:00Z">
            <w:rPr>
              <w:b/>
              <w:bCs/>
              <w:sz w:val="20"/>
              <w:szCs w:val="20"/>
              <w:lang w:bidi="ar-DZ"/>
            </w:rPr>
          </w:rPrChange>
        </w:rPr>
      </w:pPr>
    </w:p>
    <w:p w14:paraId="7B952F2D" w14:textId="77777777" w:rsidR="003D773D" w:rsidRPr="007A4AFC" w:rsidRDefault="003D773D" w:rsidP="003D773D">
      <w:pPr>
        <w:spacing w:line="276" w:lineRule="auto"/>
        <w:jc w:val="center"/>
        <w:rPr>
          <w:b/>
          <w:bCs/>
          <w:color w:val="000000" w:themeColor="text1"/>
          <w:sz w:val="20"/>
          <w:szCs w:val="20"/>
          <w:lang w:bidi="ar-DZ"/>
          <w:rPrChange w:id="11" w:author="Dr Mamadou SANOGO" w:date="2023-10-25T18:14:00Z">
            <w:rPr>
              <w:b/>
              <w:bCs/>
              <w:sz w:val="20"/>
              <w:szCs w:val="20"/>
              <w:lang w:bidi="ar-DZ"/>
            </w:rPr>
          </w:rPrChange>
        </w:rPr>
      </w:pPr>
    </w:p>
    <w:p w14:paraId="74338215" w14:textId="77777777" w:rsidR="00174D18" w:rsidRPr="007A4AFC" w:rsidRDefault="00174D18" w:rsidP="003D773D">
      <w:pPr>
        <w:spacing w:line="276" w:lineRule="auto"/>
        <w:jc w:val="center"/>
        <w:rPr>
          <w:b/>
          <w:bCs/>
          <w:color w:val="000000" w:themeColor="text1"/>
          <w:sz w:val="20"/>
          <w:szCs w:val="20"/>
          <w:lang w:bidi="ar-DZ"/>
          <w:rPrChange w:id="12" w:author="Dr Mamadou SANOGO" w:date="2023-10-25T18:14:00Z">
            <w:rPr>
              <w:b/>
              <w:bCs/>
              <w:sz w:val="20"/>
              <w:szCs w:val="20"/>
              <w:lang w:bidi="ar-DZ"/>
            </w:rPr>
          </w:rPrChange>
        </w:rPr>
      </w:pPr>
    </w:p>
    <w:p w14:paraId="47298BAA" w14:textId="77777777" w:rsidR="006778CD" w:rsidRDefault="006778CD" w:rsidP="003D773D">
      <w:pPr>
        <w:spacing w:line="276" w:lineRule="auto"/>
        <w:jc w:val="center"/>
        <w:rPr>
          <w:ins w:id="13" w:author="Dr Mamadou SANOGO" w:date="2023-10-27T13:52:00Z"/>
          <w:b/>
          <w:bCs/>
          <w:color w:val="000000" w:themeColor="text1"/>
          <w:sz w:val="20"/>
          <w:szCs w:val="20"/>
          <w:lang w:bidi="ar-DZ"/>
        </w:rPr>
      </w:pPr>
    </w:p>
    <w:p w14:paraId="62227498" w14:textId="7C724763" w:rsidR="00A60665" w:rsidRPr="007A4AFC" w:rsidRDefault="003D773D" w:rsidP="003D773D">
      <w:pPr>
        <w:spacing w:line="276" w:lineRule="auto"/>
        <w:jc w:val="center"/>
        <w:rPr>
          <w:b/>
          <w:bCs/>
          <w:color w:val="000000" w:themeColor="text1"/>
          <w:sz w:val="20"/>
          <w:szCs w:val="20"/>
          <w:lang w:bidi="ar-DZ"/>
          <w:rPrChange w:id="14" w:author="Dr Mamadou SANOGO" w:date="2023-10-25T18:14:00Z">
            <w:rPr>
              <w:b/>
              <w:bCs/>
              <w:sz w:val="20"/>
              <w:szCs w:val="20"/>
              <w:lang w:bidi="ar-DZ"/>
            </w:rPr>
          </w:rPrChange>
        </w:rPr>
      </w:pPr>
      <w:r w:rsidRPr="007A4AFC">
        <w:rPr>
          <w:b/>
          <w:bCs/>
          <w:color w:val="000000" w:themeColor="text1"/>
          <w:sz w:val="20"/>
          <w:szCs w:val="20"/>
          <w:lang w:bidi="ar-DZ"/>
          <w:rPrChange w:id="15" w:author="Dr Mamadou SANOGO" w:date="2023-10-25T18:14:00Z">
            <w:rPr>
              <w:b/>
              <w:bCs/>
              <w:sz w:val="20"/>
              <w:szCs w:val="20"/>
              <w:lang w:bidi="ar-DZ"/>
            </w:rPr>
          </w:rPrChange>
        </w:rPr>
        <w:t>Bamako, Commune I, Djelibougou</w:t>
      </w:r>
    </w:p>
    <w:p w14:paraId="4004FB8C" w14:textId="3891390E" w:rsidR="003D773D" w:rsidRPr="007A4AFC" w:rsidRDefault="003D773D" w:rsidP="00780B20">
      <w:pPr>
        <w:spacing w:line="276" w:lineRule="auto"/>
        <w:jc w:val="center"/>
        <w:rPr>
          <w:b/>
          <w:bCs/>
          <w:color w:val="000000" w:themeColor="text1"/>
          <w:sz w:val="20"/>
          <w:szCs w:val="20"/>
          <w:lang w:bidi="ar-DZ"/>
          <w:rPrChange w:id="16" w:author="Dr Mamadou SANOGO" w:date="2023-10-25T18:14:00Z">
            <w:rPr>
              <w:b/>
              <w:bCs/>
              <w:sz w:val="20"/>
              <w:szCs w:val="20"/>
              <w:lang w:bidi="ar-DZ"/>
            </w:rPr>
          </w:rPrChange>
        </w:rPr>
      </w:pPr>
      <w:r w:rsidRPr="007A4AFC">
        <w:rPr>
          <w:b/>
          <w:bCs/>
          <w:color w:val="000000" w:themeColor="text1"/>
          <w:sz w:val="20"/>
          <w:szCs w:val="20"/>
          <w:lang w:bidi="ar-DZ"/>
          <w:rPrChange w:id="17" w:author="Dr Mamadou SANOGO" w:date="2023-10-25T18:14:00Z">
            <w:rPr>
              <w:b/>
              <w:bCs/>
              <w:sz w:val="20"/>
              <w:szCs w:val="20"/>
              <w:lang w:bidi="ar-DZ"/>
            </w:rPr>
          </w:rPrChange>
        </w:rPr>
        <w:t>Tel : 76 37 88 66/ 66 37 88 66</w:t>
      </w:r>
    </w:p>
    <w:p w14:paraId="6EA30016" w14:textId="689A590C" w:rsidR="003D773D" w:rsidRPr="007A4AFC" w:rsidRDefault="003D773D" w:rsidP="003D773D">
      <w:pPr>
        <w:spacing w:line="276" w:lineRule="auto"/>
        <w:jc w:val="center"/>
        <w:rPr>
          <w:b/>
          <w:bCs/>
          <w:color w:val="000000" w:themeColor="text1"/>
          <w:sz w:val="20"/>
          <w:szCs w:val="20"/>
          <w:lang w:bidi="ar-DZ"/>
          <w:rPrChange w:id="18" w:author="Dr Mamadou SANOGO" w:date="2023-10-25T18:14:00Z">
            <w:rPr>
              <w:b/>
              <w:bCs/>
              <w:sz w:val="20"/>
              <w:szCs w:val="20"/>
              <w:lang w:bidi="ar-DZ"/>
            </w:rPr>
          </w:rPrChange>
        </w:rPr>
      </w:pPr>
      <w:r w:rsidRPr="007A4AFC">
        <w:rPr>
          <w:b/>
          <w:bCs/>
          <w:color w:val="000000" w:themeColor="text1"/>
          <w:sz w:val="20"/>
          <w:szCs w:val="20"/>
          <w:lang w:bidi="ar-DZ"/>
          <w:rPrChange w:id="19" w:author="Dr Mamadou SANOGO" w:date="2023-10-25T18:14:00Z">
            <w:rPr>
              <w:b/>
              <w:bCs/>
              <w:sz w:val="20"/>
              <w:szCs w:val="20"/>
              <w:lang w:bidi="ar-DZ"/>
            </w:rPr>
          </w:rPrChange>
        </w:rPr>
        <w:t>E-mail : esfeho@gmail.com</w:t>
      </w:r>
    </w:p>
    <w:p w14:paraId="5EDFDC6F" w14:textId="670379F2" w:rsidR="00A60665" w:rsidRPr="007A4AFC" w:rsidRDefault="00A60665" w:rsidP="00A60665">
      <w:pPr>
        <w:spacing w:line="276" w:lineRule="auto"/>
        <w:jc w:val="center"/>
        <w:rPr>
          <w:rFonts w:eastAsia="Calibri" w:cs="Calibri"/>
          <w:b/>
          <w:color w:val="000000" w:themeColor="text1"/>
          <w:sz w:val="40"/>
          <w:rPrChange w:id="20" w:author="Dr Mamadou SANOGO" w:date="2023-10-25T18:14:00Z">
            <w:rPr>
              <w:rFonts w:eastAsia="Calibri" w:cs="Calibri"/>
              <w:b/>
              <w:sz w:val="40"/>
            </w:rPr>
          </w:rPrChange>
        </w:rPr>
      </w:pPr>
      <w:r w:rsidRPr="007A4AFC">
        <w:rPr>
          <w:rFonts w:eastAsia="Calibri" w:cs="Calibri"/>
          <w:b/>
          <w:noProof/>
          <w:color w:val="000000" w:themeColor="text1"/>
          <w:sz w:val="40"/>
          <w:rPrChange w:id="21" w:author="Dr Mamadou SANOGO" w:date="2023-10-25T18:14:00Z">
            <w:rPr>
              <w:rFonts w:eastAsia="Calibri" w:cs="Calibri"/>
              <w:b/>
              <w:noProof/>
              <w:sz w:val="40"/>
            </w:rPr>
          </w:rPrChange>
        </w:rPr>
        <w:drawing>
          <wp:inline distT="0" distB="0" distL="0" distR="0" wp14:anchorId="42B3B412" wp14:editId="030FF2B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7AC2DD0B" w14:textId="4C9A26D5" w:rsidR="008C6E5B" w:rsidRPr="007A4AFC" w:rsidRDefault="008C6E5B">
      <w:pPr>
        <w:widowControl w:val="0"/>
        <w:autoSpaceDE w:val="0"/>
        <w:autoSpaceDN w:val="0"/>
        <w:adjustRightInd w:val="0"/>
        <w:spacing w:line="200" w:lineRule="exact"/>
        <w:ind w:right="9"/>
        <w:rPr>
          <w:color w:val="000000" w:themeColor="text1"/>
          <w:sz w:val="20"/>
          <w:szCs w:val="20"/>
          <w:rPrChange w:id="22" w:author="Dr Mamadou SANOGO" w:date="2023-10-25T18:14:00Z">
            <w:rPr>
              <w:sz w:val="20"/>
              <w:szCs w:val="20"/>
            </w:rPr>
          </w:rPrChange>
        </w:rPr>
      </w:pPr>
    </w:p>
    <w:p w14:paraId="2FD38092" w14:textId="23654EA3" w:rsidR="00656BD3" w:rsidRPr="007A4AFC" w:rsidRDefault="00656BD3">
      <w:pPr>
        <w:widowControl w:val="0"/>
        <w:autoSpaceDE w:val="0"/>
        <w:autoSpaceDN w:val="0"/>
        <w:adjustRightInd w:val="0"/>
        <w:spacing w:line="200" w:lineRule="exact"/>
        <w:ind w:right="9"/>
        <w:rPr>
          <w:color w:val="000000" w:themeColor="text1"/>
          <w:sz w:val="20"/>
          <w:szCs w:val="20"/>
          <w:rPrChange w:id="23" w:author="Dr Mamadou SANOGO" w:date="2023-10-25T18:14:00Z">
            <w:rPr>
              <w:sz w:val="20"/>
              <w:szCs w:val="20"/>
            </w:rPr>
          </w:rPrChange>
        </w:rPr>
      </w:pPr>
    </w:p>
    <w:p w14:paraId="24110452" w14:textId="4C16A1CD" w:rsidR="00656BD3" w:rsidRPr="007A4AFC" w:rsidRDefault="00656BD3">
      <w:pPr>
        <w:widowControl w:val="0"/>
        <w:autoSpaceDE w:val="0"/>
        <w:autoSpaceDN w:val="0"/>
        <w:adjustRightInd w:val="0"/>
        <w:spacing w:line="200" w:lineRule="exact"/>
        <w:ind w:right="9"/>
        <w:rPr>
          <w:color w:val="000000" w:themeColor="text1"/>
          <w:sz w:val="20"/>
          <w:szCs w:val="20"/>
          <w:rPrChange w:id="24" w:author="Dr Mamadou SANOGO" w:date="2023-10-25T18:14:00Z">
            <w:rPr>
              <w:sz w:val="20"/>
              <w:szCs w:val="20"/>
            </w:rPr>
          </w:rPrChange>
        </w:rPr>
      </w:pPr>
    </w:p>
    <w:p w14:paraId="56E92C94" w14:textId="27FDBA57" w:rsidR="00656BD3" w:rsidRPr="007A4AFC" w:rsidRDefault="00656BD3">
      <w:pPr>
        <w:widowControl w:val="0"/>
        <w:autoSpaceDE w:val="0"/>
        <w:autoSpaceDN w:val="0"/>
        <w:adjustRightInd w:val="0"/>
        <w:spacing w:line="200" w:lineRule="exact"/>
        <w:ind w:right="9"/>
        <w:rPr>
          <w:color w:val="000000" w:themeColor="text1"/>
          <w:sz w:val="20"/>
          <w:szCs w:val="20"/>
          <w:rPrChange w:id="25" w:author="Dr Mamadou SANOGO" w:date="2023-10-25T18:14:00Z">
            <w:rPr>
              <w:sz w:val="20"/>
              <w:szCs w:val="20"/>
            </w:rPr>
          </w:rPrChange>
        </w:rPr>
      </w:pPr>
    </w:p>
    <w:p w14:paraId="16E73450" w14:textId="7C3DBD26" w:rsidR="00656BD3" w:rsidRPr="007A4AFC" w:rsidRDefault="00656BD3">
      <w:pPr>
        <w:widowControl w:val="0"/>
        <w:autoSpaceDE w:val="0"/>
        <w:autoSpaceDN w:val="0"/>
        <w:adjustRightInd w:val="0"/>
        <w:spacing w:line="200" w:lineRule="exact"/>
        <w:ind w:right="9"/>
        <w:rPr>
          <w:color w:val="000000" w:themeColor="text1"/>
          <w:sz w:val="20"/>
          <w:szCs w:val="20"/>
          <w:rPrChange w:id="26" w:author="Dr Mamadou SANOGO" w:date="2023-10-25T18:14:00Z">
            <w:rPr>
              <w:sz w:val="20"/>
              <w:szCs w:val="20"/>
            </w:rPr>
          </w:rPrChange>
        </w:rPr>
      </w:pPr>
    </w:p>
    <w:p w14:paraId="51D7D499" w14:textId="2E7676C2" w:rsidR="003B4A3F" w:rsidRPr="007A4AFC" w:rsidRDefault="003B4A3F">
      <w:pPr>
        <w:widowControl w:val="0"/>
        <w:autoSpaceDE w:val="0"/>
        <w:autoSpaceDN w:val="0"/>
        <w:adjustRightInd w:val="0"/>
        <w:spacing w:line="200" w:lineRule="exact"/>
        <w:ind w:right="9"/>
        <w:rPr>
          <w:color w:val="000000" w:themeColor="text1"/>
          <w:sz w:val="20"/>
          <w:szCs w:val="20"/>
          <w:rPrChange w:id="27" w:author="Dr Mamadou SANOGO" w:date="2023-10-25T18:14:00Z">
            <w:rPr>
              <w:sz w:val="20"/>
              <w:szCs w:val="20"/>
            </w:rPr>
          </w:rPrChange>
        </w:rPr>
      </w:pPr>
    </w:p>
    <w:p w14:paraId="11B6AD06" w14:textId="3DDEDBFB" w:rsidR="00D5697A" w:rsidRPr="007A4AFC" w:rsidRDefault="00D5697A" w:rsidP="008C6E5B">
      <w:pPr>
        <w:widowControl w:val="0"/>
        <w:autoSpaceDE w:val="0"/>
        <w:autoSpaceDN w:val="0"/>
        <w:adjustRightInd w:val="0"/>
        <w:spacing w:line="240" w:lineRule="auto"/>
        <w:ind w:right="11"/>
        <w:rPr>
          <w:color w:val="000000" w:themeColor="text1"/>
          <w:sz w:val="20"/>
          <w:szCs w:val="20"/>
          <w:rPrChange w:id="28" w:author="Dr Mamadou SANOGO" w:date="2023-10-25T18:14:00Z">
            <w:rPr>
              <w:sz w:val="20"/>
              <w:szCs w:val="20"/>
            </w:rPr>
          </w:rPrChange>
        </w:rPr>
      </w:pPr>
    </w:p>
    <w:p w14:paraId="29AA04C0" w14:textId="79A88638" w:rsidR="00D5697A" w:rsidRPr="007A4AFC" w:rsidRDefault="008C6E5B" w:rsidP="008C6E5B">
      <w:pPr>
        <w:widowControl w:val="0"/>
        <w:shd w:val="clear" w:color="auto" w:fill="BDD6EE" w:themeFill="accent1" w:themeFillTint="66"/>
        <w:autoSpaceDE w:val="0"/>
        <w:autoSpaceDN w:val="0"/>
        <w:adjustRightInd w:val="0"/>
        <w:spacing w:line="240" w:lineRule="auto"/>
        <w:ind w:right="11"/>
        <w:jc w:val="center"/>
        <w:rPr>
          <w:color w:val="000000" w:themeColor="text1"/>
          <w:sz w:val="20"/>
          <w:szCs w:val="20"/>
          <w:rPrChange w:id="29" w:author="Dr Mamadou SANOGO" w:date="2023-10-25T18:14:00Z">
            <w:rPr>
              <w:sz w:val="20"/>
              <w:szCs w:val="20"/>
            </w:rPr>
          </w:rPrChange>
        </w:rPr>
      </w:pPr>
      <w:r w:rsidRPr="007A4AFC">
        <w:rPr>
          <w:b/>
          <w:color w:val="000000" w:themeColor="text1"/>
          <w:sz w:val="56"/>
          <w:szCs w:val="72"/>
          <w:rPrChange w:id="30" w:author="Dr Mamadou SANOGO" w:date="2023-10-25T18:14:00Z">
            <w:rPr>
              <w:b/>
              <w:sz w:val="56"/>
              <w:szCs w:val="72"/>
            </w:rPr>
          </w:rPrChange>
        </w:rPr>
        <w:t xml:space="preserve">Rapport d’autoévaluation du Master en </w:t>
      </w:r>
      <w:ins w:id="31" w:author="Dr Mamadou SANOGO" w:date="2023-10-26T11:18:00Z">
        <w:r w:rsidR="00A04F82">
          <w:rPr>
            <w:b/>
            <w:bCs/>
            <w:color w:val="000000" w:themeColor="text1"/>
            <w:sz w:val="56"/>
            <w:szCs w:val="72"/>
          </w:rPr>
          <w:t>Gyn</w:t>
        </w:r>
      </w:ins>
      <w:ins w:id="32" w:author="Dr Mamadou SANOGO" w:date="2023-10-27T12:50:00Z">
        <w:r w:rsidR="00C03A30">
          <w:rPr>
            <w:b/>
            <w:bCs/>
            <w:color w:val="000000" w:themeColor="text1"/>
            <w:sz w:val="56"/>
            <w:szCs w:val="72"/>
          </w:rPr>
          <w:t>é</w:t>
        </w:r>
      </w:ins>
      <w:ins w:id="33" w:author="Dr Mamadou SANOGO" w:date="2023-10-26T11:18:00Z">
        <w:r w:rsidR="00A04F82">
          <w:rPr>
            <w:b/>
            <w:bCs/>
            <w:color w:val="000000" w:themeColor="text1"/>
            <w:sz w:val="56"/>
            <w:szCs w:val="72"/>
          </w:rPr>
          <w:t>cologie-obst</w:t>
        </w:r>
      </w:ins>
      <w:ins w:id="34" w:author="Dr Mamadou SANOGO" w:date="2023-10-27T12:49:00Z">
        <w:r w:rsidR="00C03A30">
          <w:rPr>
            <w:b/>
            <w:bCs/>
            <w:color w:val="000000" w:themeColor="text1"/>
            <w:sz w:val="56"/>
            <w:szCs w:val="72"/>
          </w:rPr>
          <w:t>é</w:t>
        </w:r>
      </w:ins>
      <w:ins w:id="35" w:author="Dr Mamadou SANOGO" w:date="2023-10-26T11:18:00Z">
        <w:r w:rsidR="00A04F82">
          <w:rPr>
            <w:b/>
            <w:bCs/>
            <w:color w:val="000000" w:themeColor="text1"/>
            <w:sz w:val="56"/>
            <w:szCs w:val="72"/>
          </w:rPr>
          <w:t>trique</w:t>
        </w:r>
      </w:ins>
      <w:del w:id="36" w:author="Dr Mamadou SANOGO" w:date="2023-10-26T11:18:00Z">
        <w:r w:rsidR="00741A46" w:rsidRPr="007A4AFC" w:rsidDel="00A04F82">
          <w:rPr>
            <w:b/>
            <w:bCs/>
            <w:color w:val="000000" w:themeColor="text1"/>
            <w:sz w:val="56"/>
            <w:szCs w:val="72"/>
            <w:rPrChange w:id="37" w:author="Dr Mamadou SANOGO" w:date="2023-10-25T18:14:00Z">
              <w:rPr>
                <w:b/>
                <w:bCs/>
                <w:sz w:val="56"/>
                <w:szCs w:val="72"/>
              </w:rPr>
            </w:rPrChange>
          </w:rPr>
          <w:delText>Épidémiologie</w:delText>
        </w:r>
      </w:del>
      <w:r w:rsidR="00741A46" w:rsidRPr="007A4AFC">
        <w:rPr>
          <w:b/>
          <w:color w:val="000000" w:themeColor="text1"/>
          <w:sz w:val="56"/>
          <w:szCs w:val="72"/>
          <w:rPrChange w:id="38" w:author="Dr Mamadou SANOGO" w:date="2023-10-25T18:14:00Z">
            <w:rPr>
              <w:b/>
              <w:sz w:val="56"/>
              <w:szCs w:val="72"/>
            </w:rPr>
          </w:rPrChange>
        </w:rPr>
        <w:t xml:space="preserve"> </w:t>
      </w:r>
      <w:r w:rsidR="0051067B" w:rsidRPr="007A4AFC">
        <w:rPr>
          <w:b/>
          <w:color w:val="000000" w:themeColor="text1"/>
          <w:sz w:val="56"/>
          <w:szCs w:val="72"/>
          <w:rPrChange w:id="39" w:author="Dr Mamadou SANOGO" w:date="2023-10-25T18:14:00Z">
            <w:rPr>
              <w:b/>
              <w:sz w:val="56"/>
              <w:szCs w:val="72"/>
            </w:rPr>
          </w:rPrChange>
        </w:rPr>
        <w:t>(M-</w:t>
      </w:r>
      <w:ins w:id="40" w:author="Dr Mamadou SANOGO" w:date="2023-10-26T11:18:00Z">
        <w:r w:rsidR="00A04F82">
          <w:rPr>
            <w:b/>
            <w:color w:val="000000" w:themeColor="text1"/>
            <w:sz w:val="56"/>
            <w:szCs w:val="72"/>
          </w:rPr>
          <w:t>GO</w:t>
        </w:r>
      </w:ins>
      <w:del w:id="41" w:author="Dr Mamadou SANOGO" w:date="2023-10-26T11:18:00Z">
        <w:r w:rsidR="00741A46" w:rsidRPr="007A4AFC" w:rsidDel="00A04F82">
          <w:rPr>
            <w:b/>
            <w:color w:val="000000" w:themeColor="text1"/>
            <w:sz w:val="56"/>
            <w:szCs w:val="72"/>
            <w:rPrChange w:id="42" w:author="Dr Mamadou SANOGO" w:date="2023-10-25T18:14:00Z">
              <w:rPr>
                <w:b/>
                <w:sz w:val="56"/>
                <w:szCs w:val="72"/>
              </w:rPr>
            </w:rPrChange>
          </w:rPr>
          <w:delText>EPI</w:delText>
        </w:r>
      </w:del>
      <w:r w:rsidR="0051067B" w:rsidRPr="007A4AFC">
        <w:rPr>
          <w:b/>
          <w:color w:val="000000" w:themeColor="text1"/>
          <w:sz w:val="56"/>
          <w:szCs w:val="72"/>
          <w:rPrChange w:id="43" w:author="Dr Mamadou SANOGO" w:date="2023-10-25T18:14:00Z">
            <w:rPr>
              <w:b/>
              <w:sz w:val="56"/>
              <w:szCs w:val="72"/>
            </w:rPr>
          </w:rPrChange>
        </w:rPr>
        <w:t>)</w:t>
      </w:r>
    </w:p>
    <w:p w14:paraId="0D20D27A" w14:textId="78FD1323" w:rsidR="00D5697A" w:rsidRPr="007A4AFC" w:rsidRDefault="00D5697A" w:rsidP="008C6E5B">
      <w:pPr>
        <w:widowControl w:val="0"/>
        <w:autoSpaceDE w:val="0"/>
        <w:autoSpaceDN w:val="0"/>
        <w:adjustRightInd w:val="0"/>
        <w:spacing w:line="240" w:lineRule="auto"/>
        <w:ind w:right="11"/>
        <w:rPr>
          <w:color w:val="000000" w:themeColor="text1"/>
          <w:sz w:val="20"/>
          <w:szCs w:val="20"/>
          <w:rPrChange w:id="44" w:author="Dr Mamadou SANOGO" w:date="2023-10-25T18:14:00Z">
            <w:rPr>
              <w:sz w:val="20"/>
              <w:szCs w:val="20"/>
            </w:rPr>
          </w:rPrChange>
        </w:rPr>
      </w:pPr>
    </w:p>
    <w:p w14:paraId="1FD40BB2" w14:textId="77777777" w:rsidR="00D5697A" w:rsidRPr="007A4AFC" w:rsidRDefault="00D5697A">
      <w:pPr>
        <w:widowControl w:val="0"/>
        <w:autoSpaceDE w:val="0"/>
        <w:autoSpaceDN w:val="0"/>
        <w:adjustRightInd w:val="0"/>
        <w:spacing w:line="200" w:lineRule="exact"/>
        <w:ind w:right="9"/>
        <w:rPr>
          <w:color w:val="000000" w:themeColor="text1"/>
          <w:sz w:val="20"/>
          <w:szCs w:val="20"/>
          <w:rPrChange w:id="45" w:author="Dr Mamadou SANOGO" w:date="2023-10-25T18:14:00Z">
            <w:rPr>
              <w:sz w:val="20"/>
              <w:szCs w:val="20"/>
            </w:rPr>
          </w:rPrChange>
        </w:rPr>
      </w:pPr>
    </w:p>
    <w:p w14:paraId="6003D456" w14:textId="77777777" w:rsidR="003B4A3F" w:rsidRPr="007A4AFC" w:rsidRDefault="003B4A3F">
      <w:pPr>
        <w:widowControl w:val="0"/>
        <w:autoSpaceDE w:val="0"/>
        <w:autoSpaceDN w:val="0"/>
        <w:adjustRightInd w:val="0"/>
        <w:spacing w:line="200" w:lineRule="exact"/>
        <w:ind w:right="9"/>
        <w:rPr>
          <w:color w:val="000000" w:themeColor="text1"/>
          <w:sz w:val="20"/>
          <w:szCs w:val="20"/>
          <w:rPrChange w:id="46" w:author="Dr Mamadou SANOGO" w:date="2023-10-25T18:14:00Z">
            <w:rPr>
              <w:sz w:val="20"/>
              <w:szCs w:val="20"/>
            </w:rPr>
          </w:rPrChange>
        </w:rPr>
      </w:pPr>
    </w:p>
    <w:p w14:paraId="6FA9DCD6" w14:textId="77777777" w:rsidR="003B4A3F" w:rsidRPr="007A4AFC" w:rsidRDefault="003B4A3F">
      <w:pPr>
        <w:widowControl w:val="0"/>
        <w:autoSpaceDE w:val="0"/>
        <w:autoSpaceDN w:val="0"/>
        <w:adjustRightInd w:val="0"/>
        <w:spacing w:before="3" w:line="100" w:lineRule="exact"/>
        <w:ind w:right="9"/>
        <w:rPr>
          <w:color w:val="000000" w:themeColor="text1"/>
          <w:sz w:val="10"/>
          <w:szCs w:val="10"/>
          <w:rPrChange w:id="47" w:author="Dr Mamadou SANOGO" w:date="2023-10-25T18:14:00Z">
            <w:rPr>
              <w:sz w:val="10"/>
              <w:szCs w:val="10"/>
            </w:rPr>
          </w:rPrChange>
        </w:rPr>
      </w:pPr>
    </w:p>
    <w:p w14:paraId="6289F2C7" w14:textId="77777777" w:rsidR="003B4A3F" w:rsidRPr="007A4AFC" w:rsidRDefault="003B4A3F">
      <w:pPr>
        <w:widowControl w:val="0"/>
        <w:autoSpaceDE w:val="0"/>
        <w:autoSpaceDN w:val="0"/>
        <w:adjustRightInd w:val="0"/>
        <w:spacing w:line="200" w:lineRule="exact"/>
        <w:ind w:right="9"/>
        <w:rPr>
          <w:ins w:id="48" w:author="HP" w:date="2023-10-24T00:46:00Z"/>
          <w:color w:val="000000" w:themeColor="text1"/>
          <w:sz w:val="20"/>
          <w:szCs w:val="20"/>
          <w:rPrChange w:id="49" w:author="Dr Mamadou SANOGO" w:date="2023-10-25T18:14:00Z">
            <w:rPr>
              <w:ins w:id="50" w:author="HP" w:date="2023-10-24T00:46:00Z"/>
              <w:sz w:val="20"/>
              <w:szCs w:val="20"/>
            </w:rPr>
          </w:rPrChange>
        </w:rPr>
      </w:pPr>
    </w:p>
    <w:p w14:paraId="5E5861E2" w14:textId="77777777" w:rsidR="00DB7946" w:rsidRPr="007A4AFC" w:rsidRDefault="00DB7946">
      <w:pPr>
        <w:widowControl w:val="0"/>
        <w:autoSpaceDE w:val="0"/>
        <w:autoSpaceDN w:val="0"/>
        <w:adjustRightInd w:val="0"/>
        <w:spacing w:line="200" w:lineRule="exact"/>
        <w:ind w:right="9"/>
        <w:rPr>
          <w:ins w:id="51" w:author="HP" w:date="2023-10-24T00:46:00Z"/>
          <w:color w:val="000000" w:themeColor="text1"/>
          <w:sz w:val="20"/>
          <w:szCs w:val="20"/>
          <w:rPrChange w:id="52" w:author="Dr Mamadou SANOGO" w:date="2023-10-25T18:14:00Z">
            <w:rPr>
              <w:ins w:id="53" w:author="HP" w:date="2023-10-24T00:46:00Z"/>
              <w:sz w:val="20"/>
              <w:szCs w:val="20"/>
            </w:rPr>
          </w:rPrChange>
        </w:rPr>
      </w:pPr>
    </w:p>
    <w:p w14:paraId="1279063F" w14:textId="77777777" w:rsidR="00DB7946" w:rsidRPr="007A4AFC" w:rsidRDefault="00DB7946">
      <w:pPr>
        <w:widowControl w:val="0"/>
        <w:autoSpaceDE w:val="0"/>
        <w:autoSpaceDN w:val="0"/>
        <w:adjustRightInd w:val="0"/>
        <w:spacing w:line="200" w:lineRule="exact"/>
        <w:ind w:right="9"/>
        <w:rPr>
          <w:ins w:id="54" w:author="HP" w:date="2023-10-24T00:46:00Z"/>
          <w:color w:val="000000" w:themeColor="text1"/>
          <w:sz w:val="20"/>
          <w:szCs w:val="20"/>
          <w:rPrChange w:id="55" w:author="Dr Mamadou SANOGO" w:date="2023-10-25T18:14:00Z">
            <w:rPr>
              <w:ins w:id="56" w:author="HP" w:date="2023-10-24T00:46:00Z"/>
              <w:sz w:val="20"/>
              <w:szCs w:val="20"/>
            </w:rPr>
          </w:rPrChange>
        </w:rPr>
      </w:pPr>
    </w:p>
    <w:p w14:paraId="546885BC" w14:textId="77777777" w:rsidR="00DB7946" w:rsidRPr="007A4AFC" w:rsidRDefault="00DB7946">
      <w:pPr>
        <w:widowControl w:val="0"/>
        <w:autoSpaceDE w:val="0"/>
        <w:autoSpaceDN w:val="0"/>
        <w:adjustRightInd w:val="0"/>
        <w:spacing w:line="200" w:lineRule="exact"/>
        <w:ind w:right="9"/>
        <w:rPr>
          <w:ins w:id="57" w:author="HP" w:date="2023-10-24T00:46:00Z"/>
          <w:color w:val="000000" w:themeColor="text1"/>
          <w:sz w:val="20"/>
          <w:szCs w:val="20"/>
          <w:rPrChange w:id="58" w:author="Dr Mamadou SANOGO" w:date="2023-10-25T18:14:00Z">
            <w:rPr>
              <w:ins w:id="59" w:author="HP" w:date="2023-10-24T00:46:00Z"/>
              <w:sz w:val="20"/>
              <w:szCs w:val="20"/>
            </w:rPr>
          </w:rPrChange>
        </w:rPr>
      </w:pPr>
    </w:p>
    <w:p w14:paraId="72D85029" w14:textId="77777777" w:rsidR="00DB7946" w:rsidRPr="007A4AFC" w:rsidRDefault="00DB7946">
      <w:pPr>
        <w:widowControl w:val="0"/>
        <w:autoSpaceDE w:val="0"/>
        <w:autoSpaceDN w:val="0"/>
        <w:adjustRightInd w:val="0"/>
        <w:spacing w:line="240" w:lineRule="auto"/>
        <w:ind w:right="9"/>
        <w:jc w:val="center"/>
        <w:rPr>
          <w:moveTo w:id="60" w:author="HP" w:date="2023-10-24T00:46:00Z"/>
          <w:b/>
          <w:i/>
          <w:color w:val="000000" w:themeColor="text1"/>
          <w:w w:val="109"/>
          <w:sz w:val="36"/>
          <w:szCs w:val="36"/>
          <w:rPrChange w:id="61" w:author="Dr Mamadou SANOGO" w:date="2023-10-25T18:14:00Z">
            <w:rPr>
              <w:moveTo w:id="62" w:author="HP" w:date="2023-10-24T00:46:00Z"/>
              <w:b/>
              <w:i/>
              <w:w w:val="109"/>
              <w:sz w:val="36"/>
              <w:szCs w:val="36"/>
            </w:rPr>
          </w:rPrChange>
        </w:rPr>
        <w:pPrChange w:id="63" w:author="HP" w:date="2023-10-24T00:46:00Z">
          <w:pPr>
            <w:widowControl w:val="0"/>
            <w:autoSpaceDE w:val="0"/>
            <w:autoSpaceDN w:val="0"/>
            <w:adjustRightInd w:val="0"/>
            <w:spacing w:line="240" w:lineRule="auto"/>
            <w:ind w:right="9"/>
          </w:pPr>
        </w:pPrChange>
      </w:pPr>
      <w:moveToRangeStart w:id="64" w:author="HP" w:date="2023-10-24T00:46:00Z" w:name="move149000781"/>
      <w:moveTo w:id="65" w:author="HP" w:date="2023-10-24T00:46:00Z">
        <w:r w:rsidRPr="007A4AFC">
          <w:rPr>
            <w:b/>
            <w:i/>
            <w:color w:val="000000" w:themeColor="text1"/>
            <w:sz w:val="36"/>
            <w:szCs w:val="36"/>
            <w:rPrChange w:id="66" w:author="Dr Mamadou SANOGO" w:date="2023-10-25T18:14:00Z">
              <w:rPr>
                <w:b/>
                <w:i/>
                <w:sz w:val="36"/>
                <w:szCs w:val="36"/>
              </w:rPr>
            </w:rPrChange>
          </w:rPr>
          <w:t>Jui</w:t>
        </w:r>
        <w:r w:rsidRPr="007A4AFC">
          <w:rPr>
            <w:b/>
            <w:i/>
            <w:color w:val="000000" w:themeColor="text1"/>
            <w:spacing w:val="3"/>
            <w:sz w:val="36"/>
            <w:szCs w:val="36"/>
            <w:rPrChange w:id="67" w:author="Dr Mamadou SANOGO" w:date="2023-10-25T18:14:00Z">
              <w:rPr>
                <w:b/>
                <w:i/>
                <w:spacing w:val="3"/>
                <w:sz w:val="36"/>
                <w:szCs w:val="36"/>
              </w:rPr>
            </w:rPrChange>
          </w:rPr>
          <w:t>l</w:t>
        </w:r>
        <w:r w:rsidRPr="007A4AFC">
          <w:rPr>
            <w:b/>
            <w:i/>
            <w:color w:val="000000" w:themeColor="text1"/>
            <w:sz w:val="36"/>
            <w:szCs w:val="36"/>
            <w:rPrChange w:id="68" w:author="Dr Mamadou SANOGO" w:date="2023-10-25T18:14:00Z">
              <w:rPr>
                <w:b/>
                <w:i/>
                <w:sz w:val="36"/>
                <w:szCs w:val="36"/>
              </w:rPr>
            </w:rPrChange>
          </w:rPr>
          <w:t>l</w:t>
        </w:r>
        <w:r w:rsidRPr="007A4AFC">
          <w:rPr>
            <w:b/>
            <w:i/>
            <w:color w:val="000000" w:themeColor="text1"/>
            <w:spacing w:val="3"/>
            <w:sz w:val="36"/>
            <w:szCs w:val="36"/>
            <w:rPrChange w:id="69" w:author="Dr Mamadou SANOGO" w:date="2023-10-25T18:14:00Z">
              <w:rPr>
                <w:b/>
                <w:i/>
                <w:spacing w:val="3"/>
                <w:sz w:val="36"/>
                <w:szCs w:val="36"/>
              </w:rPr>
            </w:rPrChange>
          </w:rPr>
          <w:t>e</w:t>
        </w:r>
        <w:r w:rsidRPr="007A4AFC">
          <w:rPr>
            <w:b/>
            <w:i/>
            <w:color w:val="000000" w:themeColor="text1"/>
            <w:sz w:val="36"/>
            <w:szCs w:val="36"/>
            <w:rPrChange w:id="70" w:author="Dr Mamadou SANOGO" w:date="2023-10-25T18:14:00Z">
              <w:rPr>
                <w:b/>
                <w:i/>
                <w:sz w:val="36"/>
                <w:szCs w:val="36"/>
              </w:rPr>
            </w:rPrChange>
          </w:rPr>
          <w:t>t</w:t>
        </w:r>
        <w:r w:rsidRPr="007A4AFC">
          <w:rPr>
            <w:b/>
            <w:i/>
            <w:color w:val="000000" w:themeColor="text1"/>
            <w:spacing w:val="52"/>
            <w:sz w:val="36"/>
            <w:szCs w:val="36"/>
            <w:rPrChange w:id="71" w:author="Dr Mamadou SANOGO" w:date="2023-10-25T18:14:00Z">
              <w:rPr>
                <w:b/>
                <w:i/>
                <w:spacing w:val="52"/>
                <w:sz w:val="36"/>
                <w:szCs w:val="36"/>
              </w:rPr>
            </w:rPrChange>
          </w:rPr>
          <w:t xml:space="preserve"> </w:t>
        </w:r>
        <w:r w:rsidRPr="007A4AFC">
          <w:rPr>
            <w:b/>
            <w:i/>
            <w:color w:val="000000" w:themeColor="text1"/>
            <w:spacing w:val="-3"/>
            <w:sz w:val="36"/>
            <w:szCs w:val="36"/>
            <w:rPrChange w:id="72" w:author="Dr Mamadou SANOGO" w:date="2023-10-25T18:14:00Z">
              <w:rPr>
                <w:b/>
                <w:i/>
                <w:spacing w:val="-3"/>
                <w:sz w:val="36"/>
                <w:szCs w:val="36"/>
              </w:rPr>
            </w:rPrChange>
          </w:rPr>
          <w:t>2</w:t>
        </w:r>
        <w:r w:rsidRPr="007A4AFC">
          <w:rPr>
            <w:b/>
            <w:i/>
            <w:color w:val="000000" w:themeColor="text1"/>
            <w:w w:val="109"/>
            <w:sz w:val="36"/>
            <w:szCs w:val="36"/>
            <w:rPrChange w:id="73" w:author="Dr Mamadou SANOGO" w:date="2023-10-25T18:14:00Z">
              <w:rPr>
                <w:b/>
                <w:i/>
                <w:w w:val="109"/>
                <w:sz w:val="36"/>
                <w:szCs w:val="36"/>
              </w:rPr>
            </w:rPrChange>
          </w:rPr>
          <w:t>023</w:t>
        </w:r>
      </w:moveTo>
    </w:p>
    <w:p w14:paraId="6F881C5E" w14:textId="77777777" w:rsidR="00DB7946" w:rsidRPr="007A4AFC" w:rsidRDefault="00DB7946" w:rsidP="00DB7946">
      <w:pPr>
        <w:widowControl w:val="0"/>
        <w:autoSpaceDE w:val="0"/>
        <w:autoSpaceDN w:val="0"/>
        <w:adjustRightInd w:val="0"/>
        <w:spacing w:line="240" w:lineRule="auto"/>
        <w:ind w:right="9"/>
        <w:rPr>
          <w:moveTo w:id="74" w:author="HP" w:date="2023-10-24T00:46:00Z"/>
          <w:b/>
          <w:i/>
          <w:color w:val="000000" w:themeColor="text1"/>
          <w:w w:val="109"/>
          <w:sz w:val="36"/>
          <w:szCs w:val="36"/>
          <w:rPrChange w:id="75" w:author="Dr Mamadou SANOGO" w:date="2023-10-25T18:14:00Z">
            <w:rPr>
              <w:moveTo w:id="76" w:author="HP" w:date="2023-10-24T00:46:00Z"/>
              <w:b/>
              <w:i/>
              <w:w w:val="109"/>
              <w:sz w:val="36"/>
              <w:szCs w:val="36"/>
            </w:rPr>
          </w:rPrChange>
        </w:rPr>
      </w:pPr>
    </w:p>
    <w:moveToRangeEnd w:id="64"/>
    <w:p w14:paraId="3B6ECCF2" w14:textId="77777777" w:rsidR="00DB7946" w:rsidRPr="007A4AFC" w:rsidRDefault="00DB7946">
      <w:pPr>
        <w:widowControl w:val="0"/>
        <w:autoSpaceDE w:val="0"/>
        <w:autoSpaceDN w:val="0"/>
        <w:adjustRightInd w:val="0"/>
        <w:spacing w:line="200" w:lineRule="exact"/>
        <w:ind w:right="9"/>
        <w:rPr>
          <w:color w:val="000000" w:themeColor="text1"/>
          <w:sz w:val="20"/>
          <w:szCs w:val="20"/>
          <w:rPrChange w:id="77" w:author="Dr Mamadou SANOGO" w:date="2023-10-25T18:14:00Z">
            <w:rPr>
              <w:sz w:val="20"/>
              <w:szCs w:val="20"/>
            </w:rPr>
          </w:rPrChange>
        </w:rPr>
      </w:pPr>
    </w:p>
    <w:p w14:paraId="28DC66E6" w14:textId="77777777" w:rsidR="005F5B81" w:rsidRPr="007A4AFC" w:rsidRDefault="005F5B81" w:rsidP="00265669">
      <w:pPr>
        <w:widowControl w:val="0"/>
        <w:autoSpaceDE w:val="0"/>
        <w:autoSpaceDN w:val="0"/>
        <w:adjustRightInd w:val="0"/>
        <w:spacing w:line="200" w:lineRule="exact"/>
        <w:ind w:right="9"/>
        <w:rPr>
          <w:color w:val="000000" w:themeColor="text1"/>
          <w:sz w:val="20"/>
          <w:szCs w:val="20"/>
          <w:rPrChange w:id="78" w:author="Dr Mamadou SANOGO" w:date="2023-10-25T18:14:00Z">
            <w:rPr>
              <w:sz w:val="20"/>
              <w:szCs w:val="20"/>
            </w:rPr>
          </w:rPrChange>
        </w:rPr>
      </w:pPr>
    </w:p>
    <w:p w14:paraId="2A6445B2" w14:textId="77777777" w:rsidR="005F5B81" w:rsidRPr="007A4AFC" w:rsidRDefault="005F5B81" w:rsidP="00350873">
      <w:pPr>
        <w:widowControl w:val="0"/>
        <w:autoSpaceDE w:val="0"/>
        <w:autoSpaceDN w:val="0"/>
        <w:adjustRightInd w:val="0"/>
        <w:spacing w:line="200" w:lineRule="exact"/>
        <w:ind w:right="9"/>
        <w:rPr>
          <w:color w:val="000000" w:themeColor="text1"/>
          <w:sz w:val="20"/>
          <w:szCs w:val="20"/>
          <w:rPrChange w:id="79" w:author="Dr Mamadou SANOGO" w:date="2023-10-25T18:14:00Z">
            <w:rPr>
              <w:sz w:val="20"/>
              <w:szCs w:val="20"/>
            </w:rPr>
          </w:rPrChange>
        </w:rPr>
      </w:pPr>
    </w:p>
    <w:p w14:paraId="63D283B8" w14:textId="2A91E484" w:rsidR="005F5B81" w:rsidRPr="007A4AFC" w:rsidRDefault="00875B18" w:rsidP="0016482F">
      <w:pPr>
        <w:widowControl w:val="0"/>
        <w:autoSpaceDE w:val="0"/>
        <w:autoSpaceDN w:val="0"/>
        <w:adjustRightInd w:val="0"/>
        <w:spacing w:line="240" w:lineRule="auto"/>
        <w:ind w:right="9"/>
        <w:jc w:val="center"/>
        <w:rPr>
          <w:b/>
          <w:color w:val="000000" w:themeColor="text1"/>
          <w:sz w:val="36"/>
          <w:szCs w:val="36"/>
          <w:rPrChange w:id="80" w:author="Dr Mamadou SANOGO" w:date="2023-10-25T18:14:00Z">
            <w:rPr>
              <w:b/>
              <w:sz w:val="36"/>
              <w:szCs w:val="36"/>
            </w:rPr>
          </w:rPrChange>
        </w:rPr>
      </w:pPr>
      <w:r w:rsidRPr="007A4AFC">
        <w:rPr>
          <w:b/>
          <w:color w:val="000000" w:themeColor="text1"/>
          <w:sz w:val="36"/>
          <w:szCs w:val="36"/>
          <w:rPrChange w:id="81" w:author="Dr Mamadou SANOGO" w:date="2023-10-25T18:14:00Z">
            <w:rPr>
              <w:b/>
              <w:sz w:val="36"/>
              <w:szCs w:val="36"/>
            </w:rPr>
          </w:rPrChange>
        </w:rPr>
        <w:t>Le Directeur Général</w:t>
      </w:r>
    </w:p>
    <w:p w14:paraId="74F12684"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2" w:author="Dr Mamadou SANOGO" w:date="2023-10-25T18:14:00Z">
            <w:rPr>
              <w:i/>
              <w:sz w:val="28"/>
              <w:szCs w:val="36"/>
            </w:rPr>
          </w:rPrChange>
        </w:rPr>
      </w:pPr>
    </w:p>
    <w:p w14:paraId="10699C56"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3" w:author="Dr Mamadou SANOGO" w:date="2023-10-25T18:14:00Z">
            <w:rPr>
              <w:i/>
              <w:sz w:val="28"/>
              <w:szCs w:val="36"/>
            </w:rPr>
          </w:rPrChange>
        </w:rPr>
      </w:pPr>
    </w:p>
    <w:p w14:paraId="3245C227"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4" w:author="Dr Mamadou SANOGO" w:date="2023-10-25T18:14:00Z">
            <w:rPr>
              <w:i/>
              <w:sz w:val="28"/>
              <w:szCs w:val="36"/>
            </w:rPr>
          </w:rPrChange>
        </w:rPr>
      </w:pPr>
    </w:p>
    <w:p w14:paraId="06160427"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5" w:author="Dr Mamadou SANOGO" w:date="2023-10-25T18:14:00Z">
            <w:rPr>
              <w:i/>
              <w:sz w:val="28"/>
              <w:szCs w:val="36"/>
            </w:rPr>
          </w:rPrChange>
        </w:rPr>
      </w:pPr>
    </w:p>
    <w:p w14:paraId="4AE1E0FE"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6" w:author="Dr Mamadou SANOGO" w:date="2023-10-25T18:14:00Z">
            <w:rPr>
              <w:i/>
              <w:sz w:val="28"/>
              <w:szCs w:val="36"/>
            </w:rPr>
          </w:rPrChange>
        </w:rPr>
      </w:pPr>
    </w:p>
    <w:p w14:paraId="26F9EA83"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7" w:author="Dr Mamadou SANOGO" w:date="2023-10-25T18:14:00Z">
            <w:rPr>
              <w:i/>
              <w:sz w:val="28"/>
              <w:szCs w:val="36"/>
            </w:rPr>
          </w:rPrChange>
        </w:rPr>
      </w:pPr>
    </w:p>
    <w:p w14:paraId="2BF1A403"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8" w:author="Dr Mamadou SANOGO" w:date="2023-10-25T18:14:00Z">
            <w:rPr>
              <w:i/>
              <w:sz w:val="28"/>
              <w:szCs w:val="36"/>
            </w:rPr>
          </w:rPrChange>
        </w:rPr>
      </w:pPr>
    </w:p>
    <w:p w14:paraId="1E1423AE" w14:textId="115A89DB" w:rsidR="00C10256" w:rsidRDefault="009A444C" w:rsidP="0016482F">
      <w:pPr>
        <w:widowControl w:val="0"/>
        <w:autoSpaceDE w:val="0"/>
        <w:autoSpaceDN w:val="0"/>
        <w:adjustRightInd w:val="0"/>
        <w:ind w:right="9"/>
        <w:jc w:val="center"/>
        <w:rPr>
          <w:ins w:id="89" w:author="Dr Mamadou SANOGO" w:date="2023-10-27T13:07:00Z"/>
          <w:i/>
          <w:color w:val="000000" w:themeColor="text1"/>
          <w:sz w:val="28"/>
          <w:szCs w:val="36"/>
        </w:rPr>
      </w:pPr>
      <w:r w:rsidRPr="007A4AFC">
        <w:rPr>
          <w:i/>
          <w:color w:val="000000" w:themeColor="text1"/>
          <w:sz w:val="28"/>
          <w:szCs w:val="36"/>
          <w:rPrChange w:id="90" w:author="Dr Mamadou SANOGO" w:date="2023-10-25T18:14:00Z">
            <w:rPr>
              <w:i/>
              <w:sz w:val="28"/>
              <w:szCs w:val="36"/>
            </w:rPr>
          </w:rPrChange>
        </w:rPr>
        <w:t>Dr</w:t>
      </w:r>
      <w:r w:rsidR="00C10256" w:rsidRPr="007A4AFC">
        <w:rPr>
          <w:i/>
          <w:color w:val="000000" w:themeColor="text1"/>
          <w:sz w:val="28"/>
          <w:szCs w:val="36"/>
          <w:rPrChange w:id="91" w:author="Dr Mamadou SANOGO" w:date="2023-10-25T18:14:00Z">
            <w:rPr>
              <w:i/>
              <w:sz w:val="28"/>
              <w:szCs w:val="36"/>
            </w:rPr>
          </w:rPrChange>
        </w:rPr>
        <w:t xml:space="preserve"> </w:t>
      </w:r>
      <w:r w:rsidR="008C6E5B" w:rsidRPr="007A4AFC">
        <w:rPr>
          <w:i/>
          <w:color w:val="000000" w:themeColor="text1"/>
          <w:sz w:val="28"/>
          <w:szCs w:val="36"/>
          <w:rPrChange w:id="92" w:author="Dr Mamadou SANOGO" w:date="2023-10-25T18:14:00Z">
            <w:rPr>
              <w:i/>
              <w:sz w:val="28"/>
              <w:szCs w:val="36"/>
            </w:rPr>
          </w:rPrChange>
        </w:rPr>
        <w:t>Mamadou SANOGO</w:t>
      </w:r>
    </w:p>
    <w:p w14:paraId="20F1A63D" w14:textId="4038FB6D" w:rsidR="00614D94" w:rsidRDefault="006778CD">
      <w:pPr>
        <w:spacing w:line="240" w:lineRule="auto"/>
        <w:jc w:val="left"/>
        <w:rPr>
          <w:ins w:id="93" w:author="Dr Mamadou SANOGO" w:date="2023-10-27T13:07:00Z"/>
          <w:i/>
          <w:color w:val="000000" w:themeColor="text1"/>
          <w:sz w:val="28"/>
          <w:szCs w:val="36"/>
        </w:rPr>
        <w:pPrChange w:id="94" w:author="Dr Mamadou SANOGO" w:date="2023-10-27T13:53:00Z">
          <w:pPr>
            <w:widowControl w:val="0"/>
            <w:autoSpaceDE w:val="0"/>
            <w:autoSpaceDN w:val="0"/>
            <w:adjustRightInd w:val="0"/>
            <w:ind w:right="9"/>
            <w:jc w:val="center"/>
          </w:pPr>
        </w:pPrChange>
      </w:pPr>
      <w:ins w:id="95" w:author="Dr Mamadou SANOGO" w:date="2023-10-27T13:52:00Z">
        <w:r>
          <w:rPr>
            <w:i/>
            <w:color w:val="000000" w:themeColor="text1"/>
            <w:sz w:val="28"/>
            <w:szCs w:val="36"/>
          </w:rPr>
          <w:br w:type="page"/>
        </w:r>
      </w:ins>
    </w:p>
    <w:p w14:paraId="4CFB9DB8" w14:textId="77777777" w:rsidR="00614D94" w:rsidRPr="007A4AFC" w:rsidDel="006778CD" w:rsidRDefault="00614D94" w:rsidP="0016482F">
      <w:pPr>
        <w:widowControl w:val="0"/>
        <w:autoSpaceDE w:val="0"/>
        <w:autoSpaceDN w:val="0"/>
        <w:adjustRightInd w:val="0"/>
        <w:spacing w:line="240" w:lineRule="auto"/>
        <w:ind w:right="9"/>
        <w:jc w:val="center"/>
        <w:rPr>
          <w:del w:id="96" w:author="Dr Mamadou SANOGO" w:date="2023-10-27T13:53:00Z"/>
          <w:i/>
          <w:color w:val="000000" w:themeColor="text1"/>
          <w:sz w:val="28"/>
          <w:szCs w:val="36"/>
          <w:rPrChange w:id="97" w:author="Dr Mamadou SANOGO" w:date="2023-10-25T18:14:00Z">
            <w:rPr>
              <w:del w:id="98" w:author="Dr Mamadou SANOGO" w:date="2023-10-27T13:53:00Z"/>
              <w:i/>
              <w:sz w:val="28"/>
              <w:szCs w:val="36"/>
            </w:rPr>
          </w:rPrChange>
        </w:rPr>
      </w:pPr>
    </w:p>
    <w:p w14:paraId="34F8D0B5" w14:textId="77777777" w:rsidR="0019202F" w:rsidRPr="007A4AFC" w:rsidDel="006778CD" w:rsidRDefault="0019202F" w:rsidP="00265669">
      <w:pPr>
        <w:widowControl w:val="0"/>
        <w:autoSpaceDE w:val="0"/>
        <w:autoSpaceDN w:val="0"/>
        <w:adjustRightInd w:val="0"/>
        <w:spacing w:line="200" w:lineRule="exact"/>
        <w:ind w:right="9"/>
        <w:rPr>
          <w:del w:id="99" w:author="Dr Mamadou SANOGO" w:date="2023-10-27T13:53:00Z"/>
          <w:color w:val="000000" w:themeColor="text1"/>
          <w:sz w:val="20"/>
          <w:szCs w:val="20"/>
          <w:rPrChange w:id="100" w:author="Dr Mamadou SANOGO" w:date="2023-10-25T18:14:00Z">
            <w:rPr>
              <w:del w:id="101" w:author="Dr Mamadou SANOGO" w:date="2023-10-27T13:53:00Z"/>
              <w:sz w:val="20"/>
              <w:szCs w:val="20"/>
            </w:rPr>
          </w:rPrChange>
        </w:rPr>
      </w:pPr>
    </w:p>
    <w:p w14:paraId="0F36DB69" w14:textId="77777777" w:rsidR="00265669" w:rsidRPr="007A4AFC" w:rsidRDefault="00265669" w:rsidP="00265669">
      <w:pPr>
        <w:widowControl w:val="0"/>
        <w:autoSpaceDE w:val="0"/>
        <w:autoSpaceDN w:val="0"/>
        <w:adjustRightInd w:val="0"/>
        <w:spacing w:line="200" w:lineRule="exact"/>
        <w:ind w:right="9"/>
        <w:rPr>
          <w:color w:val="000000" w:themeColor="text1"/>
          <w:sz w:val="20"/>
          <w:szCs w:val="20"/>
          <w:rPrChange w:id="102" w:author="Dr Mamadou SANOGO" w:date="2023-10-25T18:14:00Z">
            <w:rPr>
              <w:sz w:val="20"/>
              <w:szCs w:val="20"/>
            </w:rPr>
          </w:rPrChange>
        </w:rPr>
      </w:pPr>
    </w:p>
    <w:p w14:paraId="73E649E4" w14:textId="4579DCA6" w:rsidR="0002255E" w:rsidRPr="00614D94" w:rsidDel="00DB7946" w:rsidRDefault="0002255E" w:rsidP="0002255E">
      <w:pPr>
        <w:widowControl w:val="0"/>
        <w:autoSpaceDE w:val="0"/>
        <w:autoSpaceDN w:val="0"/>
        <w:adjustRightInd w:val="0"/>
        <w:spacing w:line="240" w:lineRule="auto"/>
        <w:ind w:right="9"/>
        <w:rPr>
          <w:moveFrom w:id="103" w:author="HP" w:date="2023-10-24T00:46:00Z"/>
          <w:b/>
          <w:i/>
          <w:color w:val="000000" w:themeColor="text1"/>
          <w:w w:val="109"/>
          <w:sz w:val="36"/>
          <w:szCs w:val="36"/>
        </w:rPr>
      </w:pPr>
      <w:moveFromRangeStart w:id="104" w:author="HP" w:date="2023-10-24T00:46:00Z" w:name="move149000781"/>
      <w:moveFrom w:id="105" w:author="HP" w:date="2023-10-24T00:46:00Z">
        <w:r w:rsidRPr="00614D94" w:rsidDel="00DB7946">
          <w:rPr>
            <w:b/>
            <w:i/>
            <w:color w:val="000000" w:themeColor="text1"/>
            <w:sz w:val="36"/>
            <w:szCs w:val="36"/>
          </w:rPr>
          <w:t>Jui</w:t>
        </w:r>
        <w:r w:rsidRPr="00614D94" w:rsidDel="00DB7946">
          <w:rPr>
            <w:b/>
            <w:i/>
            <w:color w:val="000000" w:themeColor="text1"/>
            <w:spacing w:val="3"/>
            <w:sz w:val="36"/>
            <w:szCs w:val="36"/>
          </w:rPr>
          <w:t>l</w:t>
        </w:r>
        <w:r w:rsidRPr="00614D94" w:rsidDel="00DB7946">
          <w:rPr>
            <w:b/>
            <w:i/>
            <w:color w:val="000000" w:themeColor="text1"/>
            <w:sz w:val="36"/>
            <w:szCs w:val="36"/>
          </w:rPr>
          <w:t>l</w:t>
        </w:r>
        <w:r w:rsidRPr="00614D94" w:rsidDel="00DB7946">
          <w:rPr>
            <w:b/>
            <w:i/>
            <w:color w:val="000000" w:themeColor="text1"/>
            <w:spacing w:val="3"/>
            <w:sz w:val="36"/>
            <w:szCs w:val="36"/>
          </w:rPr>
          <w:t>e</w:t>
        </w:r>
        <w:r w:rsidRPr="00614D94" w:rsidDel="00DB7946">
          <w:rPr>
            <w:b/>
            <w:i/>
            <w:color w:val="000000" w:themeColor="text1"/>
            <w:sz w:val="36"/>
            <w:szCs w:val="36"/>
          </w:rPr>
          <w:t>t</w:t>
        </w:r>
        <w:r w:rsidRPr="00614D94" w:rsidDel="00DB7946">
          <w:rPr>
            <w:b/>
            <w:i/>
            <w:color w:val="000000" w:themeColor="text1"/>
            <w:spacing w:val="52"/>
            <w:sz w:val="36"/>
            <w:szCs w:val="36"/>
          </w:rPr>
          <w:t xml:space="preserve"> </w:t>
        </w:r>
        <w:r w:rsidRPr="00614D94" w:rsidDel="00DB7946">
          <w:rPr>
            <w:b/>
            <w:i/>
            <w:color w:val="000000" w:themeColor="text1"/>
            <w:spacing w:val="-3"/>
            <w:sz w:val="36"/>
            <w:szCs w:val="36"/>
          </w:rPr>
          <w:t>2</w:t>
        </w:r>
        <w:r w:rsidRPr="00614D94" w:rsidDel="00DB7946">
          <w:rPr>
            <w:b/>
            <w:i/>
            <w:color w:val="000000" w:themeColor="text1"/>
            <w:w w:val="109"/>
            <w:sz w:val="36"/>
            <w:szCs w:val="36"/>
          </w:rPr>
          <w:t>023</w:t>
        </w:r>
      </w:moveFrom>
    </w:p>
    <w:p w14:paraId="12973841" w14:textId="6F129DF9" w:rsidR="008C6E5B" w:rsidRPr="00614D94" w:rsidDel="00DB7946" w:rsidRDefault="008C6E5B" w:rsidP="0002255E">
      <w:pPr>
        <w:widowControl w:val="0"/>
        <w:autoSpaceDE w:val="0"/>
        <w:autoSpaceDN w:val="0"/>
        <w:adjustRightInd w:val="0"/>
        <w:spacing w:line="240" w:lineRule="auto"/>
        <w:ind w:right="9"/>
        <w:rPr>
          <w:moveFrom w:id="106" w:author="HP" w:date="2023-10-24T00:46:00Z"/>
          <w:b/>
          <w:i/>
          <w:color w:val="000000" w:themeColor="text1"/>
          <w:w w:val="109"/>
          <w:sz w:val="36"/>
          <w:szCs w:val="36"/>
        </w:rPr>
      </w:pPr>
    </w:p>
    <w:moveFromRangeEnd w:id="104"/>
    <w:p w14:paraId="73736678" w14:textId="0C84363E" w:rsidR="007D0487" w:rsidRPr="00614D94" w:rsidDel="003F150F" w:rsidRDefault="007D0487" w:rsidP="0002255E">
      <w:pPr>
        <w:widowControl w:val="0"/>
        <w:autoSpaceDE w:val="0"/>
        <w:autoSpaceDN w:val="0"/>
        <w:adjustRightInd w:val="0"/>
        <w:spacing w:line="240" w:lineRule="auto"/>
        <w:ind w:right="9"/>
        <w:rPr>
          <w:del w:id="107" w:author="Dr Mamadou SANOGO" w:date="2023-10-25T18:08:00Z"/>
          <w:b/>
          <w:i/>
          <w:color w:val="000000" w:themeColor="text1"/>
          <w:w w:val="109"/>
          <w:sz w:val="36"/>
          <w:szCs w:val="36"/>
        </w:rPr>
      </w:pPr>
    </w:p>
    <w:p w14:paraId="5380040C" w14:textId="77777777" w:rsidR="00564B4A" w:rsidRPr="00614D94" w:rsidDel="00DB7946" w:rsidRDefault="00564B4A" w:rsidP="0002255E">
      <w:pPr>
        <w:widowControl w:val="0"/>
        <w:autoSpaceDE w:val="0"/>
        <w:autoSpaceDN w:val="0"/>
        <w:adjustRightInd w:val="0"/>
        <w:spacing w:line="240" w:lineRule="auto"/>
        <w:ind w:right="9"/>
        <w:rPr>
          <w:del w:id="108" w:author="HP" w:date="2023-10-24T00:46:00Z"/>
          <w:b/>
          <w:i/>
          <w:color w:val="000000" w:themeColor="text1"/>
          <w:w w:val="109"/>
          <w:sz w:val="36"/>
          <w:szCs w:val="36"/>
        </w:rPr>
      </w:pPr>
    </w:p>
    <w:p w14:paraId="43AA885C" w14:textId="77777777" w:rsidR="003D773D" w:rsidRPr="00614D94" w:rsidDel="00DB7946" w:rsidRDefault="003D773D" w:rsidP="0002255E">
      <w:pPr>
        <w:widowControl w:val="0"/>
        <w:autoSpaceDE w:val="0"/>
        <w:autoSpaceDN w:val="0"/>
        <w:adjustRightInd w:val="0"/>
        <w:spacing w:line="240" w:lineRule="auto"/>
        <w:ind w:right="9"/>
        <w:rPr>
          <w:del w:id="109" w:author="HP" w:date="2023-10-24T00:46:00Z"/>
          <w:b/>
          <w:i/>
          <w:color w:val="000000" w:themeColor="text1"/>
          <w:w w:val="109"/>
          <w:sz w:val="36"/>
          <w:szCs w:val="36"/>
        </w:rPr>
      </w:pPr>
    </w:p>
    <w:p w14:paraId="682BB089" w14:textId="77777777" w:rsidR="003D773D" w:rsidRPr="00614D94" w:rsidDel="00DB7946" w:rsidRDefault="003D773D" w:rsidP="0002255E">
      <w:pPr>
        <w:widowControl w:val="0"/>
        <w:autoSpaceDE w:val="0"/>
        <w:autoSpaceDN w:val="0"/>
        <w:adjustRightInd w:val="0"/>
        <w:spacing w:line="240" w:lineRule="auto"/>
        <w:ind w:right="9"/>
        <w:rPr>
          <w:del w:id="110" w:author="HP" w:date="2023-10-24T00:46:00Z"/>
          <w:b/>
          <w:i/>
          <w:color w:val="000000" w:themeColor="text1"/>
          <w:w w:val="109"/>
          <w:sz w:val="36"/>
          <w:szCs w:val="36"/>
        </w:rPr>
      </w:pPr>
    </w:p>
    <w:p w14:paraId="478E3AB8" w14:textId="77777777" w:rsidR="003D773D" w:rsidRPr="00614D94" w:rsidDel="00DB7946" w:rsidRDefault="003D773D" w:rsidP="0002255E">
      <w:pPr>
        <w:widowControl w:val="0"/>
        <w:autoSpaceDE w:val="0"/>
        <w:autoSpaceDN w:val="0"/>
        <w:adjustRightInd w:val="0"/>
        <w:spacing w:line="240" w:lineRule="auto"/>
        <w:ind w:right="9"/>
        <w:rPr>
          <w:del w:id="111" w:author="HP" w:date="2023-10-24T00:46:00Z"/>
          <w:b/>
          <w:i/>
          <w:color w:val="000000" w:themeColor="text1"/>
          <w:w w:val="109"/>
          <w:sz w:val="36"/>
          <w:szCs w:val="36"/>
        </w:rPr>
      </w:pPr>
    </w:p>
    <w:p w14:paraId="6EC90C54" w14:textId="77777777" w:rsidR="003D773D" w:rsidRPr="00614D94" w:rsidDel="003F150F" w:rsidRDefault="003D773D" w:rsidP="0002255E">
      <w:pPr>
        <w:widowControl w:val="0"/>
        <w:autoSpaceDE w:val="0"/>
        <w:autoSpaceDN w:val="0"/>
        <w:adjustRightInd w:val="0"/>
        <w:spacing w:line="240" w:lineRule="auto"/>
        <w:ind w:right="9"/>
        <w:rPr>
          <w:del w:id="112" w:author="Dr Mamadou SANOGO" w:date="2023-10-25T18:08:00Z"/>
          <w:b/>
          <w:i/>
          <w:color w:val="000000" w:themeColor="text1"/>
          <w:w w:val="109"/>
          <w:sz w:val="36"/>
          <w:szCs w:val="36"/>
        </w:rPr>
      </w:pPr>
    </w:p>
    <w:p w14:paraId="61ADA811" w14:textId="75F2642C" w:rsidR="00D31BBB" w:rsidRPr="00614D94" w:rsidDel="003F150F" w:rsidRDefault="00D31BBB" w:rsidP="0002255E">
      <w:pPr>
        <w:widowControl w:val="0"/>
        <w:autoSpaceDE w:val="0"/>
        <w:autoSpaceDN w:val="0"/>
        <w:adjustRightInd w:val="0"/>
        <w:spacing w:line="240" w:lineRule="auto"/>
        <w:ind w:right="9"/>
        <w:rPr>
          <w:del w:id="113" w:author="Dr Mamadou SANOGO" w:date="2023-10-25T18:08:00Z"/>
          <w:b/>
          <w:i/>
          <w:color w:val="000000" w:themeColor="text1"/>
          <w:w w:val="109"/>
          <w:sz w:val="36"/>
          <w:szCs w:val="36"/>
        </w:rPr>
      </w:pPr>
    </w:p>
    <w:sdt>
      <w:sdtPr>
        <w:rPr>
          <w:rFonts w:ascii="Calibri" w:eastAsia="Times New Roman" w:hAnsi="Calibri" w:cs="Times New Roman"/>
          <w:b w:val="0"/>
          <w:color w:val="auto"/>
          <w:sz w:val="22"/>
          <w:szCs w:val="22"/>
        </w:rPr>
        <w:id w:val="1373037627"/>
        <w:docPartObj>
          <w:docPartGallery w:val="Table of Contents"/>
          <w:docPartUnique/>
        </w:docPartObj>
      </w:sdtPr>
      <w:sdtEndPr>
        <w:rPr>
          <w:rFonts w:ascii="Times New Roman" w:hAnsi="Times New Roman"/>
          <w:bCs/>
          <w:sz w:val="24"/>
        </w:rPr>
      </w:sdtEndPr>
      <w:sdtContent>
        <w:p w14:paraId="206A5EF3" w14:textId="1E3A0980" w:rsidR="00602E95" w:rsidRPr="006778CD" w:rsidRDefault="006778CD">
          <w:pPr>
            <w:pStyle w:val="En-ttedetabledesmatires"/>
            <w:numPr>
              <w:ilvl w:val="0"/>
              <w:numId w:val="0"/>
            </w:numPr>
            <w:ind w:left="360" w:hanging="360"/>
            <w:rPr>
              <w:rStyle w:val="Lienhypertexte"/>
              <w:rFonts w:eastAsia="Times New Roman" w:cs="Times New Roman"/>
              <w:bCs/>
              <w:noProof/>
              <w:color w:val="000000" w:themeColor="text1"/>
              <w:sz w:val="22"/>
              <w:szCs w:val="22"/>
              <w:rPrChange w:id="114" w:author="Dr Mamadou SANOGO" w:date="2023-10-27T13:55:00Z">
                <w:rPr>
                  <w:rStyle w:val="Lienhypertexte"/>
                  <w:rFonts w:eastAsia="Times New Roman" w:cs="Times New Roman"/>
                  <w:b w:val="0"/>
                  <w:noProof/>
                  <w:color w:val="auto"/>
                  <w:sz w:val="22"/>
                  <w:szCs w:val="22"/>
                </w:rPr>
              </w:rPrChange>
            </w:rPr>
            <w:pPrChange w:id="115" w:author="Dr Mamadou SANOGO" w:date="2023-10-27T13:52:00Z">
              <w:pPr>
                <w:pStyle w:val="En-ttedetabledesmatires"/>
              </w:pPr>
            </w:pPrChange>
          </w:pPr>
          <w:ins w:id="116" w:author="Dr Mamadou SANOGO" w:date="2023-10-27T13:54:00Z">
            <w:r w:rsidRPr="006778CD">
              <w:rPr>
                <w:rStyle w:val="Lienhypertexte"/>
                <w:rFonts w:eastAsia="Times New Roman" w:cs="Times New Roman"/>
                <w:bCs/>
                <w:noProof/>
                <w:color w:val="000000" w:themeColor="text1"/>
                <w:sz w:val="22"/>
                <w:szCs w:val="22"/>
                <w:u w:val="none"/>
                <w:rPrChange w:id="117" w:author="Dr Mamadou SANOGO" w:date="2023-10-27T13:55:00Z">
                  <w:rPr>
                    <w:rStyle w:val="Lienhypertexte"/>
                    <w:rFonts w:eastAsia="Times New Roman" w:cs="Times New Roman"/>
                    <w:b w:val="0"/>
                    <w:noProof/>
                    <w:color w:val="000000" w:themeColor="text1"/>
                    <w:sz w:val="22"/>
                    <w:szCs w:val="22"/>
                    <w:u w:val="none"/>
                  </w:rPr>
                </w:rPrChange>
              </w:rPr>
              <w:t>SOMMAIRE</w:t>
            </w:r>
          </w:ins>
          <w:commentRangeStart w:id="118"/>
          <w:del w:id="119" w:author="Dr Mamadou SANOGO" w:date="2023-10-27T13:54:00Z">
            <w:r w:rsidR="00F63E98" w:rsidRPr="006778CD" w:rsidDel="006778CD">
              <w:rPr>
                <w:rStyle w:val="Lienhypertexte"/>
                <w:rFonts w:eastAsia="Times New Roman" w:cs="Times New Roman"/>
                <w:bCs/>
                <w:noProof/>
                <w:color w:val="000000" w:themeColor="text1"/>
                <w:sz w:val="22"/>
                <w:szCs w:val="22"/>
                <w:u w:val="none"/>
                <w:rPrChange w:id="120" w:author="Dr Mamadou SANOGO" w:date="2023-10-27T13:55:00Z">
                  <w:rPr>
                    <w:rStyle w:val="Lienhypertexte"/>
                    <w:rFonts w:eastAsia="Times New Roman" w:cs="Times New Roman"/>
                    <w:b w:val="0"/>
                    <w:noProof/>
                    <w:color w:val="002060"/>
                    <w:sz w:val="22"/>
                    <w:szCs w:val="22"/>
                    <w:u w:val="none"/>
                  </w:rPr>
                </w:rPrChange>
              </w:rPr>
              <w:delText>Sommaire</w:delText>
            </w:r>
          </w:del>
        </w:p>
        <w:p w14:paraId="172F92BE" w14:textId="4ADD7107" w:rsidR="006778CD" w:rsidRPr="006778CD" w:rsidRDefault="00602E95" w:rsidP="006778CD">
          <w:pPr>
            <w:pStyle w:val="TM1"/>
            <w:rPr>
              <w:ins w:id="121" w:author="Dr Mamadou SANOGO" w:date="2023-10-27T13:55:00Z"/>
              <w:rFonts w:asciiTheme="minorHAnsi" w:eastAsiaTheme="minorEastAsia" w:hAnsiTheme="minorHAnsi" w:cstheme="minorBidi"/>
              <w:b/>
              <w:bCs/>
              <w:noProof/>
              <w:sz w:val="22"/>
              <w:rPrChange w:id="122" w:author="Dr Mamadou SANOGO" w:date="2023-10-27T13:55:00Z">
                <w:rPr>
                  <w:ins w:id="123" w:author="Dr Mamadou SANOGO" w:date="2023-10-27T13:55:00Z"/>
                  <w:rFonts w:asciiTheme="minorHAnsi" w:eastAsiaTheme="minorEastAsia" w:hAnsiTheme="minorHAnsi" w:cstheme="minorBidi"/>
                  <w:noProof/>
                </w:rPr>
              </w:rPrChange>
            </w:rPr>
          </w:pPr>
          <w:r w:rsidRPr="007A4AFC">
            <w:rPr>
              <w:color w:val="000000" w:themeColor="text1"/>
              <w:rPrChange w:id="124" w:author="Dr Mamadou SANOGO" w:date="2023-10-25T18:14:00Z">
                <w:rPr/>
              </w:rPrChange>
            </w:rPr>
            <w:fldChar w:fldCharType="begin"/>
          </w:r>
          <w:r w:rsidRPr="007A4AFC">
            <w:rPr>
              <w:color w:val="000000" w:themeColor="text1"/>
              <w:rPrChange w:id="125" w:author="Dr Mamadou SANOGO" w:date="2023-10-25T18:14:00Z">
                <w:rPr/>
              </w:rPrChange>
            </w:rPr>
            <w:instrText xml:space="preserve"> TOC \o "1-1" \h \z \u </w:instrText>
          </w:r>
          <w:r w:rsidRPr="007A4AFC">
            <w:rPr>
              <w:color w:val="000000" w:themeColor="text1"/>
              <w:rPrChange w:id="126" w:author="Dr Mamadou SANOGO" w:date="2023-10-25T18:14:00Z">
                <w:rPr/>
              </w:rPrChange>
            </w:rPr>
            <w:fldChar w:fldCharType="separate"/>
          </w:r>
          <w:ins w:id="127" w:author="Dr Mamadou SANOGO" w:date="2023-10-27T13:55:00Z">
            <w:r w:rsidR="006778CD" w:rsidRPr="006778CD">
              <w:rPr>
                <w:rStyle w:val="Lienhypertexte"/>
                <w:b/>
                <w:bCs/>
                <w:noProof/>
                <w:rPrChange w:id="128" w:author="Dr Mamadou SANOGO" w:date="2023-10-27T13:55:00Z">
                  <w:rPr>
                    <w:rStyle w:val="Lienhypertexte"/>
                    <w:noProof/>
                  </w:rPr>
                </w:rPrChange>
              </w:rPr>
              <w:fldChar w:fldCharType="begin"/>
            </w:r>
            <w:r w:rsidR="006778CD" w:rsidRPr="006778CD">
              <w:rPr>
                <w:rStyle w:val="Lienhypertexte"/>
                <w:b/>
                <w:bCs/>
                <w:noProof/>
                <w:rPrChange w:id="129" w:author="Dr Mamadou SANOGO" w:date="2023-10-27T13:55:00Z">
                  <w:rPr>
                    <w:rStyle w:val="Lienhypertexte"/>
                    <w:noProof/>
                  </w:rPr>
                </w:rPrChange>
              </w:rPr>
              <w:instrText xml:space="preserve"> </w:instrText>
            </w:r>
            <w:r w:rsidR="006778CD" w:rsidRPr="006778CD">
              <w:rPr>
                <w:b/>
                <w:bCs/>
                <w:noProof/>
                <w:rPrChange w:id="130" w:author="Dr Mamadou SANOGO" w:date="2023-10-27T13:55:00Z">
                  <w:rPr>
                    <w:noProof/>
                  </w:rPr>
                </w:rPrChange>
              </w:rPr>
              <w:instrText>HYPERLINK \l "_Toc149307322"</w:instrText>
            </w:r>
            <w:r w:rsidR="006778CD" w:rsidRPr="006778CD">
              <w:rPr>
                <w:rStyle w:val="Lienhypertexte"/>
                <w:b/>
                <w:bCs/>
                <w:noProof/>
                <w:rPrChange w:id="131" w:author="Dr Mamadou SANOGO" w:date="2023-10-27T13:55:00Z">
                  <w:rPr>
                    <w:rStyle w:val="Lienhypertexte"/>
                    <w:noProof/>
                  </w:rPr>
                </w:rPrChange>
              </w:rPr>
              <w:instrText xml:space="preserve"> </w:instrText>
            </w:r>
            <w:r w:rsidR="006778CD" w:rsidRPr="00B40348">
              <w:rPr>
                <w:rStyle w:val="Lienhypertexte"/>
                <w:b/>
                <w:bCs/>
                <w:noProof/>
              </w:rPr>
            </w:r>
            <w:r w:rsidR="006778CD" w:rsidRPr="006778CD">
              <w:rPr>
                <w:rStyle w:val="Lienhypertexte"/>
                <w:b/>
                <w:bCs/>
                <w:noProof/>
                <w:rPrChange w:id="132" w:author="Dr Mamadou SANOGO" w:date="2023-10-27T13:55:00Z">
                  <w:rPr>
                    <w:rStyle w:val="Lienhypertexte"/>
                    <w:noProof/>
                  </w:rPr>
                </w:rPrChange>
              </w:rPr>
              <w:fldChar w:fldCharType="separate"/>
            </w:r>
            <w:r w:rsidR="006778CD" w:rsidRPr="006778CD">
              <w:rPr>
                <w:rStyle w:val="Lienhypertexte"/>
                <w:b/>
                <w:bCs/>
                <w:noProof/>
                <w:rPrChange w:id="133" w:author="Dr Mamadou SANOGO" w:date="2023-10-27T13:55:00Z">
                  <w:rPr>
                    <w:rStyle w:val="Lienhypertexte"/>
                    <w:noProof/>
                  </w:rPr>
                </w:rPrChange>
              </w:rPr>
              <w:t>Liste des acronymes, sigles et abréviations</w:t>
            </w:r>
            <w:r w:rsidR="006778CD" w:rsidRPr="006778CD">
              <w:rPr>
                <w:b/>
                <w:bCs/>
                <w:noProof/>
                <w:webHidden/>
                <w:rPrChange w:id="134" w:author="Dr Mamadou SANOGO" w:date="2023-10-27T13:55:00Z">
                  <w:rPr>
                    <w:noProof/>
                    <w:webHidden/>
                  </w:rPr>
                </w:rPrChange>
              </w:rPr>
              <w:tab/>
            </w:r>
            <w:r w:rsidR="006778CD" w:rsidRPr="006778CD">
              <w:rPr>
                <w:b/>
                <w:bCs/>
                <w:noProof/>
                <w:webHidden/>
                <w:rPrChange w:id="135" w:author="Dr Mamadou SANOGO" w:date="2023-10-27T13:55:00Z">
                  <w:rPr>
                    <w:noProof/>
                    <w:webHidden/>
                  </w:rPr>
                </w:rPrChange>
              </w:rPr>
              <w:fldChar w:fldCharType="begin"/>
            </w:r>
            <w:r w:rsidR="006778CD" w:rsidRPr="006778CD">
              <w:rPr>
                <w:b/>
                <w:bCs/>
                <w:noProof/>
                <w:webHidden/>
                <w:rPrChange w:id="136" w:author="Dr Mamadou SANOGO" w:date="2023-10-27T13:55:00Z">
                  <w:rPr>
                    <w:noProof/>
                    <w:webHidden/>
                  </w:rPr>
                </w:rPrChange>
              </w:rPr>
              <w:instrText xml:space="preserve"> PAGEREF _Toc149307322 \h </w:instrText>
            </w:r>
          </w:ins>
          <w:r w:rsidR="006778CD" w:rsidRPr="00B40348">
            <w:rPr>
              <w:b/>
              <w:bCs/>
              <w:noProof/>
              <w:webHidden/>
            </w:rPr>
          </w:r>
          <w:r w:rsidR="006778CD" w:rsidRPr="006778CD">
            <w:rPr>
              <w:b/>
              <w:bCs/>
              <w:noProof/>
              <w:webHidden/>
              <w:rPrChange w:id="137" w:author="Dr Mamadou SANOGO" w:date="2023-10-27T13:55:00Z">
                <w:rPr>
                  <w:noProof/>
                  <w:webHidden/>
                </w:rPr>
              </w:rPrChange>
            </w:rPr>
            <w:fldChar w:fldCharType="separate"/>
          </w:r>
          <w:ins w:id="138" w:author="Dr Mamadou SANOGO" w:date="2023-10-27T14:52:00Z">
            <w:r w:rsidR="002577AB">
              <w:rPr>
                <w:b/>
                <w:bCs/>
                <w:noProof/>
                <w:webHidden/>
              </w:rPr>
              <w:t>3</w:t>
            </w:r>
          </w:ins>
          <w:ins w:id="139" w:author="Dr Mamadou SANOGO" w:date="2023-10-27T13:55:00Z">
            <w:r w:rsidR="006778CD" w:rsidRPr="006778CD">
              <w:rPr>
                <w:b/>
                <w:bCs/>
                <w:noProof/>
                <w:webHidden/>
                <w:rPrChange w:id="140" w:author="Dr Mamadou SANOGO" w:date="2023-10-27T13:55:00Z">
                  <w:rPr>
                    <w:noProof/>
                    <w:webHidden/>
                  </w:rPr>
                </w:rPrChange>
              </w:rPr>
              <w:fldChar w:fldCharType="end"/>
            </w:r>
            <w:r w:rsidR="006778CD" w:rsidRPr="006778CD">
              <w:rPr>
                <w:rStyle w:val="Lienhypertexte"/>
                <w:b/>
                <w:bCs/>
                <w:noProof/>
                <w:rPrChange w:id="141" w:author="Dr Mamadou SANOGO" w:date="2023-10-27T13:55:00Z">
                  <w:rPr>
                    <w:rStyle w:val="Lienhypertexte"/>
                    <w:noProof/>
                  </w:rPr>
                </w:rPrChange>
              </w:rPr>
              <w:fldChar w:fldCharType="end"/>
            </w:r>
          </w:ins>
        </w:p>
        <w:p w14:paraId="171D3800" w14:textId="14A7B07B" w:rsidR="006778CD" w:rsidRPr="006778CD" w:rsidRDefault="006778CD" w:rsidP="006778CD">
          <w:pPr>
            <w:pStyle w:val="TM1"/>
            <w:rPr>
              <w:ins w:id="142" w:author="Dr Mamadou SANOGO" w:date="2023-10-27T13:55:00Z"/>
              <w:rFonts w:asciiTheme="minorHAnsi" w:eastAsiaTheme="minorEastAsia" w:hAnsiTheme="minorHAnsi" w:cstheme="minorBidi"/>
              <w:b/>
              <w:bCs/>
              <w:noProof/>
              <w:sz w:val="22"/>
              <w:rPrChange w:id="143" w:author="Dr Mamadou SANOGO" w:date="2023-10-27T13:55:00Z">
                <w:rPr>
                  <w:ins w:id="144" w:author="Dr Mamadou SANOGO" w:date="2023-10-27T13:55:00Z"/>
                  <w:rFonts w:asciiTheme="minorHAnsi" w:eastAsiaTheme="minorEastAsia" w:hAnsiTheme="minorHAnsi" w:cstheme="minorBidi"/>
                  <w:noProof/>
                </w:rPr>
              </w:rPrChange>
            </w:rPr>
          </w:pPr>
          <w:ins w:id="145" w:author="Dr Mamadou SANOGO" w:date="2023-10-27T13:55:00Z">
            <w:r w:rsidRPr="006778CD">
              <w:rPr>
                <w:rStyle w:val="Lienhypertexte"/>
                <w:b/>
                <w:bCs/>
                <w:noProof/>
                <w:rPrChange w:id="146" w:author="Dr Mamadou SANOGO" w:date="2023-10-27T13:55:00Z">
                  <w:rPr>
                    <w:rStyle w:val="Lienhypertexte"/>
                    <w:noProof/>
                  </w:rPr>
                </w:rPrChange>
              </w:rPr>
              <w:fldChar w:fldCharType="begin"/>
            </w:r>
            <w:r w:rsidRPr="006778CD">
              <w:rPr>
                <w:rStyle w:val="Lienhypertexte"/>
                <w:b/>
                <w:bCs/>
                <w:noProof/>
                <w:rPrChange w:id="147" w:author="Dr Mamadou SANOGO" w:date="2023-10-27T13:55:00Z">
                  <w:rPr>
                    <w:rStyle w:val="Lienhypertexte"/>
                    <w:noProof/>
                  </w:rPr>
                </w:rPrChange>
              </w:rPr>
              <w:instrText xml:space="preserve"> </w:instrText>
            </w:r>
            <w:r w:rsidRPr="006778CD">
              <w:rPr>
                <w:b/>
                <w:bCs/>
                <w:noProof/>
                <w:rPrChange w:id="148" w:author="Dr Mamadou SANOGO" w:date="2023-10-27T13:55:00Z">
                  <w:rPr>
                    <w:noProof/>
                  </w:rPr>
                </w:rPrChange>
              </w:rPr>
              <w:instrText>HYPERLINK \l "_Toc149307323"</w:instrText>
            </w:r>
            <w:r w:rsidRPr="006778CD">
              <w:rPr>
                <w:rStyle w:val="Lienhypertexte"/>
                <w:b/>
                <w:bCs/>
                <w:noProof/>
                <w:rPrChange w:id="149" w:author="Dr Mamadou SANOGO" w:date="2023-10-27T13:55:00Z">
                  <w:rPr>
                    <w:rStyle w:val="Lienhypertexte"/>
                    <w:noProof/>
                  </w:rPr>
                </w:rPrChange>
              </w:rPr>
              <w:instrText xml:space="preserve"> </w:instrText>
            </w:r>
            <w:r w:rsidRPr="00B40348">
              <w:rPr>
                <w:rStyle w:val="Lienhypertexte"/>
                <w:b/>
                <w:bCs/>
                <w:noProof/>
              </w:rPr>
            </w:r>
            <w:r w:rsidRPr="006778CD">
              <w:rPr>
                <w:rStyle w:val="Lienhypertexte"/>
                <w:b/>
                <w:bCs/>
                <w:noProof/>
                <w:rPrChange w:id="150" w:author="Dr Mamadou SANOGO" w:date="2023-10-27T13:55:00Z">
                  <w:rPr>
                    <w:rStyle w:val="Lienhypertexte"/>
                    <w:noProof/>
                  </w:rPr>
                </w:rPrChange>
              </w:rPr>
              <w:fldChar w:fldCharType="separate"/>
            </w:r>
            <w:r w:rsidRPr="006778CD">
              <w:rPr>
                <w:rStyle w:val="Lienhypertexte"/>
                <w:b/>
                <w:bCs/>
                <w:noProof/>
                <w:rPrChange w:id="151" w:author="Dr Mamadou SANOGO" w:date="2023-10-27T13:55:00Z">
                  <w:rPr>
                    <w:rStyle w:val="Lienhypertexte"/>
                    <w:noProof/>
                  </w:rPr>
                </w:rPrChange>
              </w:rPr>
              <w:t>INTRODUCTION</w:t>
            </w:r>
            <w:r w:rsidRPr="006778CD">
              <w:rPr>
                <w:b/>
                <w:bCs/>
                <w:noProof/>
                <w:webHidden/>
                <w:rPrChange w:id="152" w:author="Dr Mamadou SANOGO" w:date="2023-10-27T13:55:00Z">
                  <w:rPr>
                    <w:noProof/>
                    <w:webHidden/>
                  </w:rPr>
                </w:rPrChange>
              </w:rPr>
              <w:tab/>
            </w:r>
            <w:r w:rsidRPr="006778CD">
              <w:rPr>
                <w:b/>
                <w:bCs/>
                <w:noProof/>
                <w:webHidden/>
                <w:rPrChange w:id="153" w:author="Dr Mamadou SANOGO" w:date="2023-10-27T13:55:00Z">
                  <w:rPr>
                    <w:noProof/>
                    <w:webHidden/>
                  </w:rPr>
                </w:rPrChange>
              </w:rPr>
              <w:fldChar w:fldCharType="begin"/>
            </w:r>
            <w:r w:rsidRPr="006778CD">
              <w:rPr>
                <w:b/>
                <w:bCs/>
                <w:noProof/>
                <w:webHidden/>
                <w:rPrChange w:id="154" w:author="Dr Mamadou SANOGO" w:date="2023-10-27T13:55:00Z">
                  <w:rPr>
                    <w:noProof/>
                    <w:webHidden/>
                  </w:rPr>
                </w:rPrChange>
              </w:rPr>
              <w:instrText xml:space="preserve"> PAGEREF _Toc149307323 \h </w:instrText>
            </w:r>
          </w:ins>
          <w:r w:rsidRPr="00B40348">
            <w:rPr>
              <w:b/>
              <w:bCs/>
              <w:noProof/>
              <w:webHidden/>
            </w:rPr>
          </w:r>
          <w:r w:rsidRPr="006778CD">
            <w:rPr>
              <w:b/>
              <w:bCs/>
              <w:noProof/>
              <w:webHidden/>
              <w:rPrChange w:id="155" w:author="Dr Mamadou SANOGO" w:date="2023-10-27T13:55:00Z">
                <w:rPr>
                  <w:noProof/>
                  <w:webHidden/>
                </w:rPr>
              </w:rPrChange>
            </w:rPr>
            <w:fldChar w:fldCharType="separate"/>
          </w:r>
          <w:ins w:id="156" w:author="Dr Mamadou SANOGO" w:date="2023-10-27T14:52:00Z">
            <w:r w:rsidR="002577AB">
              <w:rPr>
                <w:b/>
                <w:bCs/>
                <w:noProof/>
                <w:webHidden/>
              </w:rPr>
              <w:t>4</w:t>
            </w:r>
          </w:ins>
          <w:ins w:id="157" w:author="Dr Mamadou SANOGO" w:date="2023-10-27T13:55:00Z">
            <w:r w:rsidRPr="006778CD">
              <w:rPr>
                <w:b/>
                <w:bCs/>
                <w:noProof/>
                <w:webHidden/>
                <w:rPrChange w:id="158" w:author="Dr Mamadou SANOGO" w:date="2023-10-27T13:55:00Z">
                  <w:rPr>
                    <w:noProof/>
                    <w:webHidden/>
                  </w:rPr>
                </w:rPrChange>
              </w:rPr>
              <w:fldChar w:fldCharType="end"/>
            </w:r>
            <w:r w:rsidRPr="006778CD">
              <w:rPr>
                <w:rStyle w:val="Lienhypertexte"/>
                <w:b/>
                <w:bCs/>
                <w:noProof/>
                <w:rPrChange w:id="159" w:author="Dr Mamadou SANOGO" w:date="2023-10-27T13:55:00Z">
                  <w:rPr>
                    <w:rStyle w:val="Lienhypertexte"/>
                    <w:noProof/>
                  </w:rPr>
                </w:rPrChange>
              </w:rPr>
              <w:fldChar w:fldCharType="end"/>
            </w:r>
          </w:ins>
        </w:p>
        <w:p w14:paraId="56FA1B96" w14:textId="6A4F31D2" w:rsidR="006778CD" w:rsidRPr="006778CD" w:rsidRDefault="006778CD">
          <w:pPr>
            <w:pStyle w:val="TM1"/>
            <w:rPr>
              <w:ins w:id="160" w:author="Dr Mamadou SANOGO" w:date="2023-10-27T13:55:00Z"/>
              <w:rFonts w:asciiTheme="minorHAnsi" w:eastAsiaTheme="minorEastAsia" w:hAnsiTheme="minorHAnsi" w:cstheme="minorBidi"/>
              <w:b/>
              <w:bCs/>
              <w:noProof/>
              <w:sz w:val="22"/>
              <w:rPrChange w:id="161" w:author="Dr Mamadou SANOGO" w:date="2023-10-27T13:55:00Z">
                <w:rPr>
                  <w:ins w:id="162" w:author="Dr Mamadou SANOGO" w:date="2023-10-27T13:55:00Z"/>
                  <w:rFonts w:asciiTheme="minorHAnsi" w:eastAsiaTheme="minorEastAsia" w:hAnsiTheme="minorHAnsi" w:cstheme="minorBidi"/>
                  <w:noProof/>
                </w:rPr>
              </w:rPrChange>
            </w:rPr>
            <w:pPrChange w:id="163" w:author="Dr Mamadou SANOGO" w:date="2023-10-27T13:55:00Z">
              <w:pPr>
                <w:pStyle w:val="TM1"/>
                <w:tabs>
                  <w:tab w:val="left" w:pos="440"/>
                </w:tabs>
              </w:pPr>
            </w:pPrChange>
          </w:pPr>
          <w:ins w:id="164" w:author="Dr Mamadou SANOGO" w:date="2023-10-27T13:55:00Z">
            <w:r w:rsidRPr="006778CD">
              <w:rPr>
                <w:rStyle w:val="Lienhypertexte"/>
                <w:b/>
                <w:bCs/>
                <w:noProof/>
                <w:rPrChange w:id="165" w:author="Dr Mamadou SANOGO" w:date="2023-10-27T13:55:00Z">
                  <w:rPr>
                    <w:rStyle w:val="Lienhypertexte"/>
                    <w:noProof/>
                  </w:rPr>
                </w:rPrChange>
              </w:rPr>
              <w:fldChar w:fldCharType="begin"/>
            </w:r>
            <w:r w:rsidRPr="006778CD">
              <w:rPr>
                <w:rStyle w:val="Lienhypertexte"/>
                <w:b/>
                <w:bCs/>
                <w:noProof/>
                <w:rPrChange w:id="166" w:author="Dr Mamadou SANOGO" w:date="2023-10-27T13:55:00Z">
                  <w:rPr>
                    <w:rStyle w:val="Lienhypertexte"/>
                    <w:noProof/>
                  </w:rPr>
                </w:rPrChange>
              </w:rPr>
              <w:instrText xml:space="preserve"> </w:instrText>
            </w:r>
            <w:r w:rsidRPr="006778CD">
              <w:rPr>
                <w:b/>
                <w:bCs/>
                <w:noProof/>
                <w:rPrChange w:id="167" w:author="Dr Mamadou SANOGO" w:date="2023-10-27T13:55:00Z">
                  <w:rPr>
                    <w:noProof/>
                  </w:rPr>
                </w:rPrChange>
              </w:rPr>
              <w:instrText>HYPERLINK \l "_Toc149307386"</w:instrText>
            </w:r>
            <w:r w:rsidRPr="006778CD">
              <w:rPr>
                <w:rStyle w:val="Lienhypertexte"/>
                <w:b/>
                <w:bCs/>
                <w:noProof/>
                <w:rPrChange w:id="168" w:author="Dr Mamadou SANOGO" w:date="2023-10-27T13:55:00Z">
                  <w:rPr>
                    <w:rStyle w:val="Lienhypertexte"/>
                    <w:noProof/>
                  </w:rPr>
                </w:rPrChange>
              </w:rPr>
              <w:instrText xml:space="preserve"> </w:instrText>
            </w:r>
            <w:r w:rsidRPr="00B40348">
              <w:rPr>
                <w:rStyle w:val="Lienhypertexte"/>
                <w:b/>
                <w:bCs/>
                <w:noProof/>
              </w:rPr>
            </w:r>
            <w:r w:rsidRPr="006778CD">
              <w:rPr>
                <w:rStyle w:val="Lienhypertexte"/>
                <w:b/>
                <w:bCs/>
                <w:noProof/>
                <w:rPrChange w:id="169" w:author="Dr Mamadou SANOGO" w:date="2023-10-27T13:55:00Z">
                  <w:rPr>
                    <w:rStyle w:val="Lienhypertexte"/>
                    <w:noProof/>
                  </w:rPr>
                </w:rPrChange>
              </w:rPr>
              <w:fldChar w:fldCharType="separate"/>
            </w:r>
            <w:r w:rsidRPr="006778CD">
              <w:rPr>
                <w:rStyle w:val="Lienhypertexte"/>
                <w:b/>
                <w:bCs/>
                <w:noProof/>
                <w:rPrChange w:id="170" w:author="Dr Mamadou SANOGO" w:date="2023-10-27T13:55:00Z">
                  <w:rPr>
                    <w:rStyle w:val="Lienhypertexte"/>
                    <w:noProof/>
                  </w:rPr>
                </w:rPrChange>
              </w:rPr>
              <w:t>2.METHODOLOGIE DE REDACTION DU RAPPORT D’AUTO-EVALUATION</w:t>
            </w:r>
            <w:r w:rsidRPr="006778CD">
              <w:rPr>
                <w:b/>
                <w:bCs/>
                <w:noProof/>
                <w:webHidden/>
                <w:rPrChange w:id="171" w:author="Dr Mamadou SANOGO" w:date="2023-10-27T13:55:00Z">
                  <w:rPr>
                    <w:noProof/>
                    <w:webHidden/>
                  </w:rPr>
                </w:rPrChange>
              </w:rPr>
              <w:tab/>
            </w:r>
            <w:r w:rsidRPr="006778CD">
              <w:rPr>
                <w:b/>
                <w:bCs/>
                <w:noProof/>
                <w:webHidden/>
                <w:rPrChange w:id="172" w:author="Dr Mamadou SANOGO" w:date="2023-10-27T13:55:00Z">
                  <w:rPr>
                    <w:noProof/>
                    <w:webHidden/>
                  </w:rPr>
                </w:rPrChange>
              </w:rPr>
              <w:fldChar w:fldCharType="begin"/>
            </w:r>
            <w:r w:rsidRPr="006778CD">
              <w:rPr>
                <w:b/>
                <w:bCs/>
                <w:noProof/>
                <w:webHidden/>
                <w:rPrChange w:id="173" w:author="Dr Mamadou SANOGO" w:date="2023-10-27T13:55:00Z">
                  <w:rPr>
                    <w:noProof/>
                    <w:webHidden/>
                  </w:rPr>
                </w:rPrChange>
              </w:rPr>
              <w:instrText xml:space="preserve"> PAGEREF _Toc149307386 \h </w:instrText>
            </w:r>
          </w:ins>
          <w:r w:rsidRPr="00B40348">
            <w:rPr>
              <w:b/>
              <w:bCs/>
              <w:noProof/>
              <w:webHidden/>
            </w:rPr>
          </w:r>
          <w:r w:rsidRPr="006778CD">
            <w:rPr>
              <w:b/>
              <w:bCs/>
              <w:noProof/>
              <w:webHidden/>
              <w:rPrChange w:id="174" w:author="Dr Mamadou SANOGO" w:date="2023-10-27T13:55:00Z">
                <w:rPr>
                  <w:noProof/>
                  <w:webHidden/>
                </w:rPr>
              </w:rPrChange>
            </w:rPr>
            <w:fldChar w:fldCharType="separate"/>
          </w:r>
          <w:ins w:id="175" w:author="Dr Mamadou SANOGO" w:date="2023-10-27T14:52:00Z">
            <w:r w:rsidR="002577AB">
              <w:rPr>
                <w:b/>
                <w:bCs/>
                <w:noProof/>
                <w:webHidden/>
              </w:rPr>
              <w:t>5</w:t>
            </w:r>
          </w:ins>
          <w:ins w:id="176" w:author="Dr Mamadou SANOGO" w:date="2023-10-27T13:55:00Z">
            <w:r w:rsidRPr="006778CD">
              <w:rPr>
                <w:b/>
                <w:bCs/>
                <w:noProof/>
                <w:webHidden/>
                <w:rPrChange w:id="177" w:author="Dr Mamadou SANOGO" w:date="2023-10-27T13:55:00Z">
                  <w:rPr>
                    <w:noProof/>
                    <w:webHidden/>
                  </w:rPr>
                </w:rPrChange>
              </w:rPr>
              <w:fldChar w:fldCharType="end"/>
            </w:r>
            <w:r w:rsidRPr="006778CD">
              <w:rPr>
                <w:rStyle w:val="Lienhypertexte"/>
                <w:b/>
                <w:bCs/>
                <w:noProof/>
                <w:rPrChange w:id="178" w:author="Dr Mamadou SANOGO" w:date="2023-10-27T13:55:00Z">
                  <w:rPr>
                    <w:rStyle w:val="Lienhypertexte"/>
                    <w:noProof/>
                  </w:rPr>
                </w:rPrChange>
              </w:rPr>
              <w:fldChar w:fldCharType="end"/>
            </w:r>
          </w:ins>
        </w:p>
        <w:p w14:paraId="54011D30" w14:textId="10F663E8" w:rsidR="006778CD" w:rsidRPr="006778CD" w:rsidRDefault="006778CD">
          <w:pPr>
            <w:pStyle w:val="TM1"/>
            <w:rPr>
              <w:ins w:id="179" w:author="Dr Mamadou SANOGO" w:date="2023-10-27T13:55:00Z"/>
              <w:rFonts w:asciiTheme="minorHAnsi" w:eastAsiaTheme="minorEastAsia" w:hAnsiTheme="minorHAnsi" w:cstheme="minorBidi"/>
              <w:b/>
              <w:bCs/>
              <w:noProof/>
              <w:sz w:val="22"/>
              <w:rPrChange w:id="180" w:author="Dr Mamadou SANOGO" w:date="2023-10-27T13:55:00Z">
                <w:rPr>
                  <w:ins w:id="181" w:author="Dr Mamadou SANOGO" w:date="2023-10-27T13:55:00Z"/>
                  <w:rFonts w:asciiTheme="minorHAnsi" w:eastAsiaTheme="minorEastAsia" w:hAnsiTheme="minorHAnsi" w:cstheme="minorBidi"/>
                  <w:noProof/>
                </w:rPr>
              </w:rPrChange>
            </w:rPr>
            <w:pPrChange w:id="182" w:author="Dr Mamadou SANOGO" w:date="2023-10-27T13:55:00Z">
              <w:pPr>
                <w:pStyle w:val="TM1"/>
                <w:tabs>
                  <w:tab w:val="left" w:pos="440"/>
                </w:tabs>
              </w:pPr>
            </w:pPrChange>
          </w:pPr>
          <w:ins w:id="183" w:author="Dr Mamadou SANOGO" w:date="2023-10-27T13:55:00Z">
            <w:r w:rsidRPr="006778CD">
              <w:rPr>
                <w:rStyle w:val="Lienhypertexte"/>
                <w:b/>
                <w:bCs/>
                <w:noProof/>
                <w:rPrChange w:id="184" w:author="Dr Mamadou SANOGO" w:date="2023-10-27T13:55:00Z">
                  <w:rPr>
                    <w:rStyle w:val="Lienhypertexte"/>
                    <w:noProof/>
                  </w:rPr>
                </w:rPrChange>
              </w:rPr>
              <w:fldChar w:fldCharType="begin"/>
            </w:r>
            <w:r w:rsidRPr="006778CD">
              <w:rPr>
                <w:rStyle w:val="Lienhypertexte"/>
                <w:b/>
                <w:bCs/>
                <w:noProof/>
                <w:rPrChange w:id="185" w:author="Dr Mamadou SANOGO" w:date="2023-10-27T13:55:00Z">
                  <w:rPr>
                    <w:rStyle w:val="Lienhypertexte"/>
                    <w:noProof/>
                  </w:rPr>
                </w:rPrChange>
              </w:rPr>
              <w:instrText xml:space="preserve"> </w:instrText>
            </w:r>
            <w:r w:rsidRPr="006778CD">
              <w:rPr>
                <w:b/>
                <w:bCs/>
                <w:noProof/>
                <w:rPrChange w:id="186" w:author="Dr Mamadou SANOGO" w:date="2023-10-27T13:55:00Z">
                  <w:rPr>
                    <w:noProof/>
                  </w:rPr>
                </w:rPrChange>
              </w:rPr>
              <w:instrText>HYPERLINK \l "_Toc149307387"</w:instrText>
            </w:r>
            <w:r w:rsidRPr="006778CD">
              <w:rPr>
                <w:rStyle w:val="Lienhypertexte"/>
                <w:b/>
                <w:bCs/>
                <w:noProof/>
                <w:rPrChange w:id="187" w:author="Dr Mamadou SANOGO" w:date="2023-10-27T13:55:00Z">
                  <w:rPr>
                    <w:rStyle w:val="Lienhypertexte"/>
                    <w:noProof/>
                  </w:rPr>
                </w:rPrChange>
              </w:rPr>
              <w:instrText xml:space="preserve"> </w:instrText>
            </w:r>
            <w:r w:rsidRPr="00B40348">
              <w:rPr>
                <w:rStyle w:val="Lienhypertexte"/>
                <w:b/>
                <w:bCs/>
                <w:noProof/>
              </w:rPr>
            </w:r>
            <w:r w:rsidRPr="006778CD">
              <w:rPr>
                <w:rStyle w:val="Lienhypertexte"/>
                <w:b/>
                <w:bCs/>
                <w:noProof/>
                <w:rPrChange w:id="188" w:author="Dr Mamadou SANOGO" w:date="2023-10-27T13:55:00Z">
                  <w:rPr>
                    <w:rStyle w:val="Lienhypertexte"/>
                    <w:noProof/>
                  </w:rPr>
                </w:rPrChange>
              </w:rPr>
              <w:fldChar w:fldCharType="separate"/>
            </w:r>
            <w:r w:rsidRPr="006778CD">
              <w:rPr>
                <w:rStyle w:val="Lienhypertexte"/>
                <w:b/>
                <w:bCs/>
                <w:noProof/>
                <w:rPrChange w:id="189" w:author="Dr Mamadou SANOGO" w:date="2023-10-27T13:55:00Z">
                  <w:rPr>
                    <w:rStyle w:val="Lienhypertexte"/>
                    <w:noProof/>
                  </w:rPr>
                </w:rPrChange>
              </w:rPr>
              <w:t>3.APPRECIATION DES DOMAINES DE QUALITE</w:t>
            </w:r>
            <w:r w:rsidRPr="006778CD">
              <w:rPr>
                <w:b/>
                <w:bCs/>
                <w:noProof/>
                <w:webHidden/>
                <w:rPrChange w:id="190" w:author="Dr Mamadou SANOGO" w:date="2023-10-27T13:55:00Z">
                  <w:rPr>
                    <w:noProof/>
                    <w:webHidden/>
                  </w:rPr>
                </w:rPrChange>
              </w:rPr>
              <w:tab/>
            </w:r>
            <w:r w:rsidRPr="006778CD">
              <w:rPr>
                <w:b/>
                <w:bCs/>
                <w:noProof/>
                <w:webHidden/>
                <w:rPrChange w:id="191" w:author="Dr Mamadou SANOGO" w:date="2023-10-27T13:55:00Z">
                  <w:rPr>
                    <w:noProof/>
                    <w:webHidden/>
                  </w:rPr>
                </w:rPrChange>
              </w:rPr>
              <w:fldChar w:fldCharType="begin"/>
            </w:r>
            <w:r w:rsidRPr="006778CD">
              <w:rPr>
                <w:b/>
                <w:bCs/>
                <w:noProof/>
                <w:webHidden/>
                <w:rPrChange w:id="192" w:author="Dr Mamadou SANOGO" w:date="2023-10-27T13:55:00Z">
                  <w:rPr>
                    <w:noProof/>
                    <w:webHidden/>
                  </w:rPr>
                </w:rPrChange>
              </w:rPr>
              <w:instrText xml:space="preserve"> PAGEREF _Toc149307387 \h </w:instrText>
            </w:r>
          </w:ins>
          <w:r w:rsidRPr="00B40348">
            <w:rPr>
              <w:b/>
              <w:bCs/>
              <w:noProof/>
              <w:webHidden/>
            </w:rPr>
          </w:r>
          <w:r w:rsidRPr="006778CD">
            <w:rPr>
              <w:b/>
              <w:bCs/>
              <w:noProof/>
              <w:webHidden/>
              <w:rPrChange w:id="193" w:author="Dr Mamadou SANOGO" w:date="2023-10-27T13:55:00Z">
                <w:rPr>
                  <w:noProof/>
                  <w:webHidden/>
                </w:rPr>
              </w:rPrChange>
            </w:rPr>
            <w:fldChar w:fldCharType="separate"/>
          </w:r>
          <w:ins w:id="194" w:author="Dr Mamadou SANOGO" w:date="2023-10-27T14:52:00Z">
            <w:r w:rsidR="002577AB">
              <w:rPr>
                <w:b/>
                <w:bCs/>
                <w:noProof/>
                <w:webHidden/>
              </w:rPr>
              <w:t>6</w:t>
            </w:r>
          </w:ins>
          <w:ins w:id="195" w:author="Dr Mamadou SANOGO" w:date="2023-10-27T13:55:00Z">
            <w:r w:rsidRPr="006778CD">
              <w:rPr>
                <w:b/>
                <w:bCs/>
                <w:noProof/>
                <w:webHidden/>
                <w:rPrChange w:id="196" w:author="Dr Mamadou SANOGO" w:date="2023-10-27T13:55:00Z">
                  <w:rPr>
                    <w:noProof/>
                    <w:webHidden/>
                  </w:rPr>
                </w:rPrChange>
              </w:rPr>
              <w:fldChar w:fldCharType="end"/>
            </w:r>
            <w:r w:rsidRPr="006778CD">
              <w:rPr>
                <w:rStyle w:val="Lienhypertexte"/>
                <w:b/>
                <w:bCs/>
                <w:noProof/>
                <w:rPrChange w:id="197" w:author="Dr Mamadou SANOGO" w:date="2023-10-27T13:55:00Z">
                  <w:rPr>
                    <w:rStyle w:val="Lienhypertexte"/>
                    <w:noProof/>
                  </w:rPr>
                </w:rPrChange>
              </w:rPr>
              <w:fldChar w:fldCharType="end"/>
            </w:r>
          </w:ins>
        </w:p>
        <w:p w14:paraId="49C99028" w14:textId="1CE1D70C" w:rsidR="006778CD" w:rsidRPr="006778CD" w:rsidRDefault="006778CD">
          <w:pPr>
            <w:pStyle w:val="TM1"/>
            <w:rPr>
              <w:ins w:id="198" w:author="Dr Mamadou SANOGO" w:date="2023-10-27T13:55:00Z"/>
              <w:rFonts w:asciiTheme="minorHAnsi" w:eastAsiaTheme="minorEastAsia" w:hAnsiTheme="minorHAnsi" w:cstheme="minorBidi"/>
              <w:b/>
              <w:bCs/>
              <w:noProof/>
              <w:sz w:val="22"/>
              <w:rPrChange w:id="199" w:author="Dr Mamadou SANOGO" w:date="2023-10-27T13:55:00Z">
                <w:rPr>
                  <w:ins w:id="200" w:author="Dr Mamadou SANOGO" w:date="2023-10-27T13:55:00Z"/>
                  <w:rFonts w:asciiTheme="minorHAnsi" w:eastAsiaTheme="minorEastAsia" w:hAnsiTheme="minorHAnsi" w:cstheme="minorBidi"/>
                  <w:noProof/>
                </w:rPr>
              </w:rPrChange>
            </w:rPr>
            <w:pPrChange w:id="201" w:author="Dr Mamadou SANOGO" w:date="2023-10-27T13:55:00Z">
              <w:pPr>
                <w:pStyle w:val="TM1"/>
                <w:tabs>
                  <w:tab w:val="left" w:pos="440"/>
                </w:tabs>
              </w:pPr>
            </w:pPrChange>
          </w:pPr>
          <w:ins w:id="202" w:author="Dr Mamadou SANOGO" w:date="2023-10-27T13:55:00Z">
            <w:r w:rsidRPr="006778CD">
              <w:rPr>
                <w:rStyle w:val="Lienhypertexte"/>
                <w:b/>
                <w:bCs/>
                <w:noProof/>
                <w:rPrChange w:id="203" w:author="Dr Mamadou SANOGO" w:date="2023-10-27T13:55:00Z">
                  <w:rPr>
                    <w:rStyle w:val="Lienhypertexte"/>
                    <w:noProof/>
                  </w:rPr>
                </w:rPrChange>
              </w:rPr>
              <w:fldChar w:fldCharType="begin"/>
            </w:r>
            <w:r w:rsidRPr="006778CD">
              <w:rPr>
                <w:rStyle w:val="Lienhypertexte"/>
                <w:b/>
                <w:bCs/>
                <w:noProof/>
                <w:rPrChange w:id="204" w:author="Dr Mamadou SANOGO" w:date="2023-10-27T13:55:00Z">
                  <w:rPr>
                    <w:rStyle w:val="Lienhypertexte"/>
                    <w:noProof/>
                  </w:rPr>
                </w:rPrChange>
              </w:rPr>
              <w:instrText xml:space="preserve"> </w:instrText>
            </w:r>
            <w:r w:rsidRPr="006778CD">
              <w:rPr>
                <w:b/>
                <w:bCs/>
                <w:noProof/>
                <w:rPrChange w:id="205" w:author="Dr Mamadou SANOGO" w:date="2023-10-27T13:55:00Z">
                  <w:rPr>
                    <w:noProof/>
                  </w:rPr>
                </w:rPrChange>
              </w:rPr>
              <w:instrText>HYPERLINK \l "_Toc149307388"</w:instrText>
            </w:r>
            <w:r w:rsidRPr="006778CD">
              <w:rPr>
                <w:rStyle w:val="Lienhypertexte"/>
                <w:b/>
                <w:bCs/>
                <w:noProof/>
                <w:rPrChange w:id="206" w:author="Dr Mamadou SANOGO" w:date="2023-10-27T13:55:00Z">
                  <w:rPr>
                    <w:rStyle w:val="Lienhypertexte"/>
                    <w:noProof/>
                  </w:rPr>
                </w:rPrChange>
              </w:rPr>
              <w:instrText xml:space="preserve"> </w:instrText>
            </w:r>
            <w:r w:rsidRPr="00B40348">
              <w:rPr>
                <w:rStyle w:val="Lienhypertexte"/>
                <w:b/>
                <w:bCs/>
                <w:noProof/>
              </w:rPr>
            </w:r>
            <w:r w:rsidRPr="006778CD">
              <w:rPr>
                <w:rStyle w:val="Lienhypertexte"/>
                <w:b/>
                <w:bCs/>
                <w:noProof/>
                <w:rPrChange w:id="207" w:author="Dr Mamadou SANOGO" w:date="2023-10-27T13:55:00Z">
                  <w:rPr>
                    <w:rStyle w:val="Lienhypertexte"/>
                    <w:noProof/>
                  </w:rPr>
                </w:rPrChange>
              </w:rPr>
              <w:fldChar w:fldCharType="separate"/>
            </w:r>
            <w:r w:rsidRPr="006778CD">
              <w:rPr>
                <w:rStyle w:val="Lienhypertexte"/>
                <w:b/>
                <w:bCs/>
                <w:noProof/>
                <w:rPrChange w:id="208" w:author="Dr Mamadou SANOGO" w:date="2023-10-27T13:55:00Z">
                  <w:rPr>
                    <w:rStyle w:val="Lienhypertexte"/>
                    <w:noProof/>
                  </w:rPr>
                </w:rPrChange>
              </w:rPr>
              <w:t>4.BILAN DES FORCES, FAIBLESSES, OPPORTUNITES ET MENACES DU PROGRAMME</w:t>
            </w:r>
            <w:r w:rsidRPr="006778CD">
              <w:rPr>
                <w:b/>
                <w:bCs/>
                <w:noProof/>
                <w:webHidden/>
                <w:rPrChange w:id="209" w:author="Dr Mamadou SANOGO" w:date="2023-10-27T13:55:00Z">
                  <w:rPr>
                    <w:noProof/>
                    <w:webHidden/>
                  </w:rPr>
                </w:rPrChange>
              </w:rPr>
              <w:fldChar w:fldCharType="begin"/>
            </w:r>
            <w:r w:rsidRPr="006778CD">
              <w:rPr>
                <w:b/>
                <w:bCs/>
                <w:noProof/>
                <w:webHidden/>
                <w:rPrChange w:id="210" w:author="Dr Mamadou SANOGO" w:date="2023-10-27T13:55:00Z">
                  <w:rPr>
                    <w:noProof/>
                    <w:webHidden/>
                  </w:rPr>
                </w:rPrChange>
              </w:rPr>
              <w:instrText xml:space="preserve"> PAGEREF _Toc149307388 \h </w:instrText>
            </w:r>
          </w:ins>
          <w:r w:rsidRPr="00B40348">
            <w:rPr>
              <w:b/>
              <w:bCs/>
              <w:noProof/>
              <w:webHidden/>
            </w:rPr>
          </w:r>
          <w:r w:rsidRPr="006778CD">
            <w:rPr>
              <w:b/>
              <w:bCs/>
              <w:noProof/>
              <w:webHidden/>
              <w:rPrChange w:id="211" w:author="Dr Mamadou SANOGO" w:date="2023-10-27T13:55:00Z">
                <w:rPr>
                  <w:noProof/>
                  <w:webHidden/>
                </w:rPr>
              </w:rPrChange>
            </w:rPr>
            <w:fldChar w:fldCharType="separate"/>
          </w:r>
          <w:ins w:id="212" w:author="Dr Mamadou SANOGO" w:date="2023-10-27T14:52:00Z">
            <w:r w:rsidR="002577AB">
              <w:rPr>
                <w:b/>
                <w:bCs/>
                <w:noProof/>
                <w:webHidden/>
              </w:rPr>
              <w:t>16</w:t>
            </w:r>
          </w:ins>
          <w:ins w:id="213" w:author="Dr Mamadou SANOGO" w:date="2023-10-27T13:55:00Z">
            <w:r w:rsidRPr="006778CD">
              <w:rPr>
                <w:b/>
                <w:bCs/>
                <w:noProof/>
                <w:webHidden/>
                <w:rPrChange w:id="214" w:author="Dr Mamadou SANOGO" w:date="2023-10-27T13:55:00Z">
                  <w:rPr>
                    <w:noProof/>
                    <w:webHidden/>
                  </w:rPr>
                </w:rPrChange>
              </w:rPr>
              <w:fldChar w:fldCharType="end"/>
            </w:r>
            <w:r w:rsidRPr="006778CD">
              <w:rPr>
                <w:rStyle w:val="Lienhypertexte"/>
                <w:b/>
                <w:bCs/>
                <w:noProof/>
                <w:rPrChange w:id="215" w:author="Dr Mamadou SANOGO" w:date="2023-10-27T13:55:00Z">
                  <w:rPr>
                    <w:rStyle w:val="Lienhypertexte"/>
                    <w:noProof/>
                  </w:rPr>
                </w:rPrChange>
              </w:rPr>
              <w:fldChar w:fldCharType="end"/>
            </w:r>
          </w:ins>
        </w:p>
        <w:p w14:paraId="54AC2094" w14:textId="6AB37A41" w:rsidR="006778CD" w:rsidRPr="006778CD" w:rsidRDefault="006778CD">
          <w:pPr>
            <w:pStyle w:val="TM1"/>
            <w:rPr>
              <w:ins w:id="216" w:author="Dr Mamadou SANOGO" w:date="2023-10-27T13:55:00Z"/>
              <w:rFonts w:asciiTheme="minorHAnsi" w:eastAsiaTheme="minorEastAsia" w:hAnsiTheme="minorHAnsi" w:cstheme="minorBidi"/>
              <w:b/>
              <w:bCs/>
              <w:noProof/>
              <w:sz w:val="22"/>
              <w:rPrChange w:id="217" w:author="Dr Mamadou SANOGO" w:date="2023-10-27T13:55:00Z">
                <w:rPr>
                  <w:ins w:id="218" w:author="Dr Mamadou SANOGO" w:date="2023-10-27T13:55:00Z"/>
                  <w:rFonts w:asciiTheme="minorHAnsi" w:eastAsiaTheme="minorEastAsia" w:hAnsiTheme="minorHAnsi" w:cstheme="minorBidi"/>
                  <w:noProof/>
                </w:rPr>
              </w:rPrChange>
            </w:rPr>
            <w:pPrChange w:id="219" w:author="Dr Mamadou SANOGO" w:date="2023-10-27T13:55:00Z">
              <w:pPr>
                <w:pStyle w:val="TM1"/>
                <w:tabs>
                  <w:tab w:val="left" w:pos="440"/>
                </w:tabs>
              </w:pPr>
            </w:pPrChange>
          </w:pPr>
          <w:ins w:id="220" w:author="Dr Mamadou SANOGO" w:date="2023-10-27T13:55:00Z">
            <w:r w:rsidRPr="006778CD">
              <w:rPr>
                <w:rStyle w:val="Lienhypertexte"/>
                <w:b/>
                <w:bCs/>
                <w:noProof/>
                <w:rPrChange w:id="221" w:author="Dr Mamadou SANOGO" w:date="2023-10-27T13:55:00Z">
                  <w:rPr>
                    <w:rStyle w:val="Lienhypertexte"/>
                    <w:noProof/>
                  </w:rPr>
                </w:rPrChange>
              </w:rPr>
              <w:fldChar w:fldCharType="begin"/>
            </w:r>
            <w:r w:rsidRPr="006778CD">
              <w:rPr>
                <w:rStyle w:val="Lienhypertexte"/>
                <w:b/>
                <w:bCs/>
                <w:noProof/>
                <w:rPrChange w:id="222" w:author="Dr Mamadou SANOGO" w:date="2023-10-27T13:55:00Z">
                  <w:rPr>
                    <w:rStyle w:val="Lienhypertexte"/>
                    <w:noProof/>
                  </w:rPr>
                </w:rPrChange>
              </w:rPr>
              <w:instrText xml:space="preserve"> </w:instrText>
            </w:r>
            <w:r w:rsidRPr="006778CD">
              <w:rPr>
                <w:b/>
                <w:bCs/>
                <w:noProof/>
                <w:rPrChange w:id="223" w:author="Dr Mamadou SANOGO" w:date="2023-10-27T13:55:00Z">
                  <w:rPr>
                    <w:noProof/>
                  </w:rPr>
                </w:rPrChange>
              </w:rPr>
              <w:instrText>HYPERLINK \l "_Toc149307397"</w:instrText>
            </w:r>
            <w:r w:rsidRPr="006778CD">
              <w:rPr>
                <w:rStyle w:val="Lienhypertexte"/>
                <w:b/>
                <w:bCs/>
                <w:noProof/>
                <w:rPrChange w:id="224" w:author="Dr Mamadou SANOGO" w:date="2023-10-27T13:55:00Z">
                  <w:rPr>
                    <w:rStyle w:val="Lienhypertexte"/>
                    <w:noProof/>
                  </w:rPr>
                </w:rPrChange>
              </w:rPr>
              <w:instrText xml:space="preserve"> </w:instrText>
            </w:r>
            <w:r w:rsidRPr="00B40348">
              <w:rPr>
                <w:rStyle w:val="Lienhypertexte"/>
                <w:b/>
                <w:bCs/>
                <w:noProof/>
              </w:rPr>
            </w:r>
            <w:r w:rsidRPr="006778CD">
              <w:rPr>
                <w:rStyle w:val="Lienhypertexte"/>
                <w:b/>
                <w:bCs/>
                <w:noProof/>
                <w:rPrChange w:id="225" w:author="Dr Mamadou SANOGO" w:date="2023-10-27T13:55:00Z">
                  <w:rPr>
                    <w:rStyle w:val="Lienhypertexte"/>
                    <w:noProof/>
                  </w:rPr>
                </w:rPrChange>
              </w:rPr>
              <w:fldChar w:fldCharType="separate"/>
            </w:r>
            <w:r w:rsidRPr="006778CD">
              <w:rPr>
                <w:rStyle w:val="Lienhypertexte"/>
                <w:b/>
                <w:bCs/>
                <w:noProof/>
                <w:rPrChange w:id="226" w:author="Dr Mamadou SANOGO" w:date="2023-10-27T13:55:00Z">
                  <w:rPr>
                    <w:rStyle w:val="Lienhypertexte"/>
                    <w:noProof/>
                  </w:rPr>
                </w:rPrChange>
              </w:rPr>
              <w:t>5.RECOMMANDATIONS</w:t>
            </w:r>
            <w:r w:rsidRPr="006778CD">
              <w:rPr>
                <w:b/>
                <w:bCs/>
                <w:noProof/>
                <w:webHidden/>
                <w:rPrChange w:id="227" w:author="Dr Mamadou SANOGO" w:date="2023-10-27T13:55:00Z">
                  <w:rPr>
                    <w:noProof/>
                    <w:webHidden/>
                  </w:rPr>
                </w:rPrChange>
              </w:rPr>
              <w:tab/>
            </w:r>
            <w:r w:rsidRPr="006778CD">
              <w:rPr>
                <w:b/>
                <w:bCs/>
                <w:noProof/>
                <w:webHidden/>
                <w:rPrChange w:id="228" w:author="Dr Mamadou SANOGO" w:date="2023-10-27T13:55:00Z">
                  <w:rPr>
                    <w:noProof/>
                    <w:webHidden/>
                  </w:rPr>
                </w:rPrChange>
              </w:rPr>
              <w:fldChar w:fldCharType="begin"/>
            </w:r>
            <w:r w:rsidRPr="006778CD">
              <w:rPr>
                <w:b/>
                <w:bCs/>
                <w:noProof/>
                <w:webHidden/>
                <w:rPrChange w:id="229" w:author="Dr Mamadou SANOGO" w:date="2023-10-27T13:55:00Z">
                  <w:rPr>
                    <w:noProof/>
                    <w:webHidden/>
                  </w:rPr>
                </w:rPrChange>
              </w:rPr>
              <w:instrText xml:space="preserve"> PAGEREF _Toc149307397 \h </w:instrText>
            </w:r>
          </w:ins>
          <w:r w:rsidRPr="00B40348">
            <w:rPr>
              <w:b/>
              <w:bCs/>
              <w:noProof/>
              <w:webHidden/>
            </w:rPr>
          </w:r>
          <w:r w:rsidRPr="006778CD">
            <w:rPr>
              <w:b/>
              <w:bCs/>
              <w:noProof/>
              <w:webHidden/>
              <w:rPrChange w:id="230" w:author="Dr Mamadou SANOGO" w:date="2023-10-27T13:55:00Z">
                <w:rPr>
                  <w:noProof/>
                  <w:webHidden/>
                </w:rPr>
              </w:rPrChange>
            </w:rPr>
            <w:fldChar w:fldCharType="separate"/>
          </w:r>
          <w:ins w:id="231" w:author="Dr Mamadou SANOGO" w:date="2023-10-27T14:52:00Z">
            <w:r w:rsidR="002577AB">
              <w:rPr>
                <w:b/>
                <w:bCs/>
                <w:noProof/>
                <w:webHidden/>
              </w:rPr>
              <w:t>17</w:t>
            </w:r>
          </w:ins>
          <w:ins w:id="232" w:author="Dr Mamadou SANOGO" w:date="2023-10-27T13:55:00Z">
            <w:r w:rsidRPr="006778CD">
              <w:rPr>
                <w:b/>
                <w:bCs/>
                <w:noProof/>
                <w:webHidden/>
                <w:rPrChange w:id="233" w:author="Dr Mamadou SANOGO" w:date="2023-10-27T13:55:00Z">
                  <w:rPr>
                    <w:noProof/>
                    <w:webHidden/>
                  </w:rPr>
                </w:rPrChange>
              </w:rPr>
              <w:fldChar w:fldCharType="end"/>
            </w:r>
            <w:r w:rsidRPr="006778CD">
              <w:rPr>
                <w:rStyle w:val="Lienhypertexte"/>
                <w:b/>
                <w:bCs/>
                <w:noProof/>
                <w:rPrChange w:id="234" w:author="Dr Mamadou SANOGO" w:date="2023-10-27T13:55:00Z">
                  <w:rPr>
                    <w:rStyle w:val="Lienhypertexte"/>
                    <w:noProof/>
                  </w:rPr>
                </w:rPrChange>
              </w:rPr>
              <w:fldChar w:fldCharType="end"/>
            </w:r>
          </w:ins>
        </w:p>
        <w:p w14:paraId="6A6AA3A2" w14:textId="1D323C5D" w:rsidR="006778CD" w:rsidRPr="006778CD" w:rsidRDefault="006778CD" w:rsidP="006778CD">
          <w:pPr>
            <w:pStyle w:val="TM1"/>
            <w:rPr>
              <w:ins w:id="235" w:author="Dr Mamadou SANOGO" w:date="2023-10-27T13:55:00Z"/>
              <w:rFonts w:asciiTheme="minorHAnsi" w:eastAsiaTheme="minorEastAsia" w:hAnsiTheme="minorHAnsi" w:cstheme="minorBidi"/>
              <w:b/>
              <w:bCs/>
              <w:noProof/>
              <w:sz w:val="22"/>
              <w:rPrChange w:id="236" w:author="Dr Mamadou SANOGO" w:date="2023-10-27T13:55:00Z">
                <w:rPr>
                  <w:ins w:id="237" w:author="Dr Mamadou SANOGO" w:date="2023-10-27T13:55:00Z"/>
                  <w:rFonts w:asciiTheme="minorHAnsi" w:eastAsiaTheme="minorEastAsia" w:hAnsiTheme="minorHAnsi" w:cstheme="minorBidi"/>
                  <w:noProof/>
                </w:rPr>
              </w:rPrChange>
            </w:rPr>
          </w:pPr>
          <w:ins w:id="238" w:author="Dr Mamadou SANOGO" w:date="2023-10-27T13:55:00Z">
            <w:r w:rsidRPr="006778CD">
              <w:rPr>
                <w:rStyle w:val="Lienhypertexte"/>
                <w:b/>
                <w:bCs/>
                <w:noProof/>
                <w:rPrChange w:id="239" w:author="Dr Mamadou SANOGO" w:date="2023-10-27T13:55:00Z">
                  <w:rPr>
                    <w:rStyle w:val="Lienhypertexte"/>
                    <w:noProof/>
                  </w:rPr>
                </w:rPrChange>
              </w:rPr>
              <w:fldChar w:fldCharType="begin"/>
            </w:r>
            <w:r w:rsidRPr="006778CD">
              <w:rPr>
                <w:rStyle w:val="Lienhypertexte"/>
                <w:b/>
                <w:bCs/>
                <w:noProof/>
                <w:rPrChange w:id="240" w:author="Dr Mamadou SANOGO" w:date="2023-10-27T13:55:00Z">
                  <w:rPr>
                    <w:rStyle w:val="Lienhypertexte"/>
                    <w:noProof/>
                  </w:rPr>
                </w:rPrChange>
              </w:rPr>
              <w:instrText xml:space="preserve"> </w:instrText>
            </w:r>
            <w:r w:rsidRPr="006778CD">
              <w:rPr>
                <w:b/>
                <w:bCs/>
                <w:noProof/>
                <w:rPrChange w:id="241" w:author="Dr Mamadou SANOGO" w:date="2023-10-27T13:55:00Z">
                  <w:rPr>
                    <w:noProof/>
                  </w:rPr>
                </w:rPrChange>
              </w:rPr>
              <w:instrText>HYPERLINK \l "_Toc149307398"</w:instrText>
            </w:r>
            <w:r w:rsidRPr="006778CD">
              <w:rPr>
                <w:rStyle w:val="Lienhypertexte"/>
                <w:b/>
                <w:bCs/>
                <w:noProof/>
                <w:rPrChange w:id="242" w:author="Dr Mamadou SANOGO" w:date="2023-10-27T13:55:00Z">
                  <w:rPr>
                    <w:rStyle w:val="Lienhypertexte"/>
                    <w:noProof/>
                  </w:rPr>
                </w:rPrChange>
              </w:rPr>
              <w:instrText xml:space="preserve"> </w:instrText>
            </w:r>
            <w:r w:rsidRPr="00B40348">
              <w:rPr>
                <w:rStyle w:val="Lienhypertexte"/>
                <w:b/>
                <w:bCs/>
                <w:noProof/>
              </w:rPr>
            </w:r>
            <w:r w:rsidRPr="006778CD">
              <w:rPr>
                <w:rStyle w:val="Lienhypertexte"/>
                <w:b/>
                <w:bCs/>
                <w:noProof/>
                <w:rPrChange w:id="243" w:author="Dr Mamadou SANOGO" w:date="2023-10-27T13:55:00Z">
                  <w:rPr>
                    <w:rStyle w:val="Lienhypertexte"/>
                    <w:noProof/>
                  </w:rPr>
                </w:rPrChange>
              </w:rPr>
              <w:fldChar w:fldCharType="separate"/>
            </w:r>
            <w:r w:rsidRPr="006778CD">
              <w:rPr>
                <w:rStyle w:val="Lienhypertexte"/>
                <w:b/>
                <w:bCs/>
                <w:noProof/>
                <w:rPrChange w:id="244" w:author="Dr Mamadou SANOGO" w:date="2023-10-27T13:55:00Z">
                  <w:rPr>
                    <w:rStyle w:val="Lienhypertexte"/>
                    <w:noProof/>
                  </w:rPr>
                </w:rPrChange>
              </w:rPr>
              <w:t>CONCLUSION</w:t>
            </w:r>
            <w:r w:rsidRPr="006778CD">
              <w:rPr>
                <w:b/>
                <w:bCs/>
                <w:noProof/>
                <w:webHidden/>
                <w:rPrChange w:id="245" w:author="Dr Mamadou SANOGO" w:date="2023-10-27T13:55:00Z">
                  <w:rPr>
                    <w:noProof/>
                    <w:webHidden/>
                  </w:rPr>
                </w:rPrChange>
              </w:rPr>
              <w:tab/>
            </w:r>
            <w:r w:rsidRPr="006778CD">
              <w:rPr>
                <w:b/>
                <w:bCs/>
                <w:noProof/>
                <w:webHidden/>
                <w:rPrChange w:id="246" w:author="Dr Mamadou SANOGO" w:date="2023-10-27T13:55:00Z">
                  <w:rPr>
                    <w:noProof/>
                    <w:webHidden/>
                  </w:rPr>
                </w:rPrChange>
              </w:rPr>
              <w:fldChar w:fldCharType="begin"/>
            </w:r>
            <w:r w:rsidRPr="006778CD">
              <w:rPr>
                <w:b/>
                <w:bCs/>
                <w:noProof/>
                <w:webHidden/>
                <w:rPrChange w:id="247" w:author="Dr Mamadou SANOGO" w:date="2023-10-27T13:55:00Z">
                  <w:rPr>
                    <w:noProof/>
                    <w:webHidden/>
                  </w:rPr>
                </w:rPrChange>
              </w:rPr>
              <w:instrText xml:space="preserve"> PAGEREF _Toc149307398 \h </w:instrText>
            </w:r>
          </w:ins>
          <w:r w:rsidRPr="00B40348">
            <w:rPr>
              <w:b/>
              <w:bCs/>
              <w:noProof/>
              <w:webHidden/>
            </w:rPr>
          </w:r>
          <w:r w:rsidRPr="006778CD">
            <w:rPr>
              <w:b/>
              <w:bCs/>
              <w:noProof/>
              <w:webHidden/>
              <w:rPrChange w:id="248" w:author="Dr Mamadou SANOGO" w:date="2023-10-27T13:55:00Z">
                <w:rPr>
                  <w:noProof/>
                  <w:webHidden/>
                </w:rPr>
              </w:rPrChange>
            </w:rPr>
            <w:fldChar w:fldCharType="separate"/>
          </w:r>
          <w:ins w:id="249" w:author="Dr Mamadou SANOGO" w:date="2023-10-27T14:52:00Z">
            <w:r w:rsidR="002577AB">
              <w:rPr>
                <w:b/>
                <w:bCs/>
                <w:noProof/>
                <w:webHidden/>
              </w:rPr>
              <w:t>17</w:t>
            </w:r>
          </w:ins>
          <w:ins w:id="250" w:author="Dr Mamadou SANOGO" w:date="2023-10-27T13:55:00Z">
            <w:r w:rsidRPr="006778CD">
              <w:rPr>
                <w:b/>
                <w:bCs/>
                <w:noProof/>
                <w:webHidden/>
                <w:rPrChange w:id="251" w:author="Dr Mamadou SANOGO" w:date="2023-10-27T13:55:00Z">
                  <w:rPr>
                    <w:noProof/>
                    <w:webHidden/>
                  </w:rPr>
                </w:rPrChange>
              </w:rPr>
              <w:fldChar w:fldCharType="end"/>
            </w:r>
            <w:r w:rsidRPr="006778CD">
              <w:rPr>
                <w:rStyle w:val="Lienhypertexte"/>
                <w:b/>
                <w:bCs/>
                <w:noProof/>
                <w:rPrChange w:id="252" w:author="Dr Mamadou SANOGO" w:date="2023-10-27T13:55:00Z">
                  <w:rPr>
                    <w:rStyle w:val="Lienhypertexte"/>
                    <w:noProof/>
                  </w:rPr>
                </w:rPrChange>
              </w:rPr>
              <w:fldChar w:fldCharType="end"/>
            </w:r>
          </w:ins>
        </w:p>
        <w:p w14:paraId="18145DD6" w14:textId="30BE6E7B" w:rsidR="006778CD" w:rsidRPr="006778CD" w:rsidRDefault="006778CD" w:rsidP="006778CD">
          <w:pPr>
            <w:pStyle w:val="TM1"/>
            <w:rPr>
              <w:ins w:id="253" w:author="Dr Mamadou SANOGO" w:date="2023-10-27T13:55:00Z"/>
              <w:rFonts w:asciiTheme="minorHAnsi" w:eastAsiaTheme="minorEastAsia" w:hAnsiTheme="minorHAnsi" w:cstheme="minorBidi"/>
              <w:b/>
              <w:bCs/>
              <w:noProof/>
              <w:sz w:val="22"/>
              <w:rPrChange w:id="254" w:author="Dr Mamadou SANOGO" w:date="2023-10-27T13:55:00Z">
                <w:rPr>
                  <w:ins w:id="255" w:author="Dr Mamadou SANOGO" w:date="2023-10-27T13:55:00Z"/>
                  <w:rFonts w:asciiTheme="minorHAnsi" w:eastAsiaTheme="minorEastAsia" w:hAnsiTheme="minorHAnsi" w:cstheme="minorBidi"/>
                  <w:noProof/>
                </w:rPr>
              </w:rPrChange>
            </w:rPr>
          </w:pPr>
          <w:ins w:id="256" w:author="Dr Mamadou SANOGO" w:date="2023-10-27T13:55:00Z">
            <w:r w:rsidRPr="006778CD">
              <w:rPr>
                <w:rStyle w:val="Lienhypertexte"/>
                <w:b/>
                <w:bCs/>
                <w:noProof/>
                <w:rPrChange w:id="257" w:author="Dr Mamadou SANOGO" w:date="2023-10-27T13:55:00Z">
                  <w:rPr>
                    <w:rStyle w:val="Lienhypertexte"/>
                    <w:noProof/>
                  </w:rPr>
                </w:rPrChange>
              </w:rPr>
              <w:fldChar w:fldCharType="begin"/>
            </w:r>
            <w:r w:rsidRPr="006778CD">
              <w:rPr>
                <w:rStyle w:val="Lienhypertexte"/>
                <w:b/>
                <w:bCs/>
                <w:noProof/>
                <w:rPrChange w:id="258" w:author="Dr Mamadou SANOGO" w:date="2023-10-27T13:55:00Z">
                  <w:rPr>
                    <w:rStyle w:val="Lienhypertexte"/>
                    <w:noProof/>
                  </w:rPr>
                </w:rPrChange>
              </w:rPr>
              <w:instrText xml:space="preserve"> </w:instrText>
            </w:r>
            <w:r w:rsidRPr="006778CD">
              <w:rPr>
                <w:b/>
                <w:bCs/>
                <w:noProof/>
                <w:rPrChange w:id="259" w:author="Dr Mamadou SANOGO" w:date="2023-10-27T13:55:00Z">
                  <w:rPr>
                    <w:noProof/>
                  </w:rPr>
                </w:rPrChange>
              </w:rPr>
              <w:instrText>HYPERLINK \l "_Toc149307399"</w:instrText>
            </w:r>
            <w:r w:rsidRPr="006778CD">
              <w:rPr>
                <w:rStyle w:val="Lienhypertexte"/>
                <w:b/>
                <w:bCs/>
                <w:noProof/>
                <w:rPrChange w:id="260" w:author="Dr Mamadou SANOGO" w:date="2023-10-27T13:55:00Z">
                  <w:rPr>
                    <w:rStyle w:val="Lienhypertexte"/>
                    <w:noProof/>
                  </w:rPr>
                </w:rPrChange>
              </w:rPr>
              <w:instrText xml:space="preserve"> </w:instrText>
            </w:r>
            <w:r w:rsidRPr="00B40348">
              <w:rPr>
                <w:rStyle w:val="Lienhypertexte"/>
                <w:b/>
                <w:bCs/>
                <w:noProof/>
              </w:rPr>
            </w:r>
            <w:r w:rsidRPr="006778CD">
              <w:rPr>
                <w:rStyle w:val="Lienhypertexte"/>
                <w:b/>
                <w:bCs/>
                <w:noProof/>
                <w:rPrChange w:id="261" w:author="Dr Mamadou SANOGO" w:date="2023-10-27T13:55:00Z">
                  <w:rPr>
                    <w:rStyle w:val="Lienhypertexte"/>
                    <w:noProof/>
                  </w:rPr>
                </w:rPrChange>
              </w:rPr>
              <w:fldChar w:fldCharType="separate"/>
            </w:r>
            <w:r w:rsidRPr="006778CD">
              <w:rPr>
                <w:rStyle w:val="Lienhypertexte"/>
                <w:b/>
                <w:bCs/>
                <w:noProof/>
                <w:rPrChange w:id="262" w:author="Dr Mamadou SANOGO" w:date="2023-10-27T13:55:00Z">
                  <w:rPr>
                    <w:rStyle w:val="Lienhypertexte"/>
                    <w:noProof/>
                  </w:rPr>
                </w:rPrChange>
              </w:rPr>
              <w:t>Annexes</w:t>
            </w:r>
            <w:r w:rsidRPr="006778CD">
              <w:rPr>
                <w:b/>
                <w:bCs/>
                <w:noProof/>
                <w:webHidden/>
                <w:rPrChange w:id="263" w:author="Dr Mamadou SANOGO" w:date="2023-10-27T13:55:00Z">
                  <w:rPr>
                    <w:noProof/>
                    <w:webHidden/>
                  </w:rPr>
                </w:rPrChange>
              </w:rPr>
              <w:tab/>
            </w:r>
            <w:r w:rsidRPr="006778CD">
              <w:rPr>
                <w:b/>
                <w:bCs/>
                <w:noProof/>
                <w:webHidden/>
                <w:rPrChange w:id="264" w:author="Dr Mamadou SANOGO" w:date="2023-10-27T13:55:00Z">
                  <w:rPr>
                    <w:noProof/>
                    <w:webHidden/>
                  </w:rPr>
                </w:rPrChange>
              </w:rPr>
              <w:fldChar w:fldCharType="begin"/>
            </w:r>
            <w:r w:rsidRPr="006778CD">
              <w:rPr>
                <w:b/>
                <w:bCs/>
                <w:noProof/>
                <w:webHidden/>
                <w:rPrChange w:id="265" w:author="Dr Mamadou SANOGO" w:date="2023-10-27T13:55:00Z">
                  <w:rPr>
                    <w:noProof/>
                    <w:webHidden/>
                  </w:rPr>
                </w:rPrChange>
              </w:rPr>
              <w:instrText xml:space="preserve"> PAGEREF _Toc149307399 \h </w:instrText>
            </w:r>
          </w:ins>
          <w:r w:rsidRPr="00B40348">
            <w:rPr>
              <w:b/>
              <w:bCs/>
              <w:noProof/>
              <w:webHidden/>
            </w:rPr>
          </w:r>
          <w:r w:rsidRPr="006778CD">
            <w:rPr>
              <w:b/>
              <w:bCs/>
              <w:noProof/>
              <w:webHidden/>
              <w:rPrChange w:id="266" w:author="Dr Mamadou SANOGO" w:date="2023-10-27T13:55:00Z">
                <w:rPr>
                  <w:noProof/>
                  <w:webHidden/>
                </w:rPr>
              </w:rPrChange>
            </w:rPr>
            <w:fldChar w:fldCharType="separate"/>
          </w:r>
          <w:ins w:id="267" w:author="Dr Mamadou SANOGO" w:date="2023-10-27T14:52:00Z">
            <w:r w:rsidR="002577AB">
              <w:rPr>
                <w:b/>
                <w:bCs/>
                <w:noProof/>
                <w:webHidden/>
              </w:rPr>
              <w:t>18</w:t>
            </w:r>
          </w:ins>
          <w:ins w:id="268" w:author="Dr Mamadou SANOGO" w:date="2023-10-27T13:55:00Z">
            <w:r w:rsidRPr="006778CD">
              <w:rPr>
                <w:b/>
                <w:bCs/>
                <w:noProof/>
                <w:webHidden/>
                <w:rPrChange w:id="269" w:author="Dr Mamadou SANOGO" w:date="2023-10-27T13:55:00Z">
                  <w:rPr>
                    <w:noProof/>
                    <w:webHidden/>
                  </w:rPr>
                </w:rPrChange>
              </w:rPr>
              <w:fldChar w:fldCharType="end"/>
            </w:r>
            <w:r w:rsidRPr="006778CD">
              <w:rPr>
                <w:rStyle w:val="Lienhypertexte"/>
                <w:b/>
                <w:bCs/>
                <w:noProof/>
                <w:rPrChange w:id="270" w:author="Dr Mamadou SANOGO" w:date="2023-10-27T13:55:00Z">
                  <w:rPr>
                    <w:rStyle w:val="Lienhypertexte"/>
                    <w:noProof/>
                  </w:rPr>
                </w:rPrChange>
              </w:rPr>
              <w:fldChar w:fldCharType="end"/>
            </w:r>
          </w:ins>
        </w:p>
        <w:p w14:paraId="642FB492" w14:textId="6060A85E" w:rsidR="004B392C" w:rsidRPr="006778CD" w:rsidDel="00D31BBB" w:rsidRDefault="004B392C">
          <w:pPr>
            <w:pStyle w:val="TM1"/>
            <w:rPr>
              <w:del w:id="271" w:author="Dr Mamadou SANOGO" w:date="2023-10-25T11:40:00Z"/>
              <w:rFonts w:asciiTheme="minorHAnsi" w:eastAsiaTheme="minorEastAsia" w:hAnsiTheme="minorHAnsi" w:cstheme="minorBidi"/>
              <w:b/>
              <w:bCs/>
              <w:noProof/>
              <w:color w:val="000000" w:themeColor="text1"/>
              <w:kern w:val="2"/>
              <w14:ligatures w14:val="standardContextual"/>
              <w:rPrChange w:id="272" w:author="Dr Mamadou SANOGO" w:date="2023-10-27T13:55:00Z">
                <w:rPr>
                  <w:del w:id="273" w:author="Dr Mamadou SANOGO" w:date="2023-10-25T11:40:00Z"/>
                  <w:rFonts w:asciiTheme="minorHAnsi" w:eastAsiaTheme="minorEastAsia" w:hAnsiTheme="minorHAnsi" w:cstheme="minorBidi"/>
                  <w:noProof/>
                  <w:kern w:val="2"/>
                  <w14:ligatures w14:val="standardContextual"/>
                </w:rPr>
              </w:rPrChange>
            </w:rPr>
          </w:pPr>
          <w:del w:id="274" w:author="Dr Mamadou SANOGO" w:date="2023-10-25T11:40:00Z">
            <w:r w:rsidRPr="006778CD" w:rsidDel="00D31BBB">
              <w:rPr>
                <w:rFonts w:ascii="Calibri" w:hAnsi="Calibri"/>
                <w:bCs/>
                <w:color w:val="000000" w:themeColor="text1"/>
                <w:rPrChange w:id="275" w:author="Dr Mamadou SANOGO" w:date="2023-10-27T13:55:00Z">
                  <w:rPr>
                    <w:rStyle w:val="Lienhypertexte"/>
                    <w:b/>
                    <w:noProof/>
                  </w:rPr>
                </w:rPrChange>
              </w:rPr>
              <w:delText>Liste des acronymes, sigles et abréviations</w:delText>
            </w:r>
            <w:r w:rsidRPr="006778CD" w:rsidDel="00D31BBB">
              <w:rPr>
                <w:b/>
                <w:bCs/>
                <w:noProof/>
                <w:webHidden/>
                <w:color w:val="000000" w:themeColor="text1"/>
                <w:rPrChange w:id="276" w:author="Dr Mamadou SANOGO" w:date="2023-10-27T13:55:00Z">
                  <w:rPr>
                    <w:noProof/>
                    <w:webHidden/>
                  </w:rPr>
                </w:rPrChange>
              </w:rPr>
              <w:tab/>
              <w:delText>3</w:delText>
            </w:r>
          </w:del>
        </w:p>
        <w:p w14:paraId="152F3669" w14:textId="479F71D8" w:rsidR="004B392C" w:rsidRPr="006778CD" w:rsidDel="00D31BBB" w:rsidRDefault="004B392C">
          <w:pPr>
            <w:pStyle w:val="TM1"/>
            <w:rPr>
              <w:del w:id="277" w:author="Dr Mamadou SANOGO" w:date="2023-10-25T11:40:00Z"/>
              <w:rFonts w:asciiTheme="minorHAnsi" w:eastAsiaTheme="minorEastAsia" w:hAnsiTheme="minorHAnsi" w:cstheme="minorBidi"/>
              <w:b/>
              <w:bCs/>
              <w:noProof/>
              <w:color w:val="000000" w:themeColor="text1"/>
              <w:kern w:val="2"/>
              <w14:ligatures w14:val="standardContextual"/>
              <w:rPrChange w:id="278" w:author="Dr Mamadou SANOGO" w:date="2023-10-27T13:55:00Z">
                <w:rPr>
                  <w:del w:id="279" w:author="Dr Mamadou SANOGO" w:date="2023-10-25T11:40:00Z"/>
                  <w:rFonts w:asciiTheme="minorHAnsi" w:eastAsiaTheme="minorEastAsia" w:hAnsiTheme="minorHAnsi" w:cstheme="minorBidi"/>
                  <w:noProof/>
                  <w:kern w:val="2"/>
                  <w14:ligatures w14:val="standardContextual"/>
                </w:rPr>
              </w:rPrChange>
            </w:rPr>
          </w:pPr>
          <w:del w:id="280" w:author="Dr Mamadou SANOGO" w:date="2023-10-25T11:40:00Z">
            <w:r w:rsidRPr="006778CD" w:rsidDel="00D31BBB">
              <w:rPr>
                <w:rFonts w:ascii="Calibri" w:hAnsi="Calibri"/>
                <w:bCs/>
                <w:color w:val="000000" w:themeColor="text1"/>
                <w:rPrChange w:id="281" w:author="Dr Mamadou SANOGO" w:date="2023-10-27T13:55:00Z">
                  <w:rPr>
                    <w:rStyle w:val="Lienhypertexte"/>
                    <w:b/>
                    <w:noProof/>
                  </w:rPr>
                </w:rPrChange>
              </w:rPr>
              <w:delText>INTRODUCTION</w:delText>
            </w:r>
            <w:r w:rsidRPr="006778CD" w:rsidDel="00D31BBB">
              <w:rPr>
                <w:b/>
                <w:bCs/>
                <w:noProof/>
                <w:webHidden/>
                <w:color w:val="000000" w:themeColor="text1"/>
                <w:rPrChange w:id="282" w:author="Dr Mamadou SANOGO" w:date="2023-10-27T13:55:00Z">
                  <w:rPr>
                    <w:noProof/>
                    <w:webHidden/>
                  </w:rPr>
                </w:rPrChange>
              </w:rPr>
              <w:tab/>
              <w:delText>4</w:delText>
            </w:r>
          </w:del>
        </w:p>
        <w:p w14:paraId="4F4706CD" w14:textId="67C731A2" w:rsidR="004B392C" w:rsidRPr="006778CD" w:rsidDel="00D31BBB" w:rsidRDefault="004B392C">
          <w:pPr>
            <w:pStyle w:val="TM1"/>
            <w:rPr>
              <w:del w:id="283" w:author="Dr Mamadou SANOGO" w:date="2023-10-25T11:40:00Z"/>
              <w:rFonts w:asciiTheme="minorHAnsi" w:eastAsiaTheme="minorEastAsia" w:hAnsiTheme="minorHAnsi" w:cstheme="minorBidi"/>
              <w:b/>
              <w:bCs/>
              <w:noProof/>
              <w:color w:val="000000" w:themeColor="text1"/>
              <w:kern w:val="2"/>
              <w14:ligatures w14:val="standardContextual"/>
              <w:rPrChange w:id="284" w:author="Dr Mamadou SANOGO" w:date="2023-10-27T13:55:00Z">
                <w:rPr>
                  <w:del w:id="285" w:author="Dr Mamadou SANOGO" w:date="2023-10-25T11:40:00Z"/>
                  <w:rFonts w:asciiTheme="minorHAnsi" w:eastAsiaTheme="minorEastAsia" w:hAnsiTheme="minorHAnsi" w:cstheme="minorBidi"/>
                  <w:noProof/>
                  <w:kern w:val="2"/>
                  <w14:ligatures w14:val="standardContextual"/>
                </w:rPr>
              </w:rPrChange>
            </w:rPr>
          </w:pPr>
          <w:del w:id="286" w:author="Dr Mamadou SANOGO" w:date="2023-10-25T11:40:00Z">
            <w:r w:rsidRPr="006778CD" w:rsidDel="00D31BBB">
              <w:rPr>
                <w:rFonts w:ascii="Calibri" w:hAnsi="Calibri"/>
                <w:bCs/>
                <w:color w:val="000000" w:themeColor="text1"/>
                <w:rPrChange w:id="287" w:author="Dr Mamadou SANOGO" w:date="2023-10-27T13:55:00Z">
                  <w:rPr>
                    <w:rStyle w:val="Lienhypertexte"/>
                    <w:b/>
                    <w:noProof/>
                  </w:rPr>
                </w:rPrChange>
              </w:rPr>
              <w:delText>Annexes</w:delText>
            </w:r>
            <w:r w:rsidRPr="006778CD" w:rsidDel="00D31BBB">
              <w:rPr>
                <w:b/>
                <w:bCs/>
                <w:noProof/>
                <w:webHidden/>
                <w:color w:val="000000" w:themeColor="text1"/>
                <w:rPrChange w:id="288" w:author="Dr Mamadou SANOGO" w:date="2023-10-27T13:55:00Z">
                  <w:rPr>
                    <w:noProof/>
                    <w:webHidden/>
                  </w:rPr>
                </w:rPrChange>
              </w:rPr>
              <w:tab/>
              <w:delText>25</w:delText>
            </w:r>
          </w:del>
        </w:p>
        <w:p w14:paraId="72DCCA33" w14:textId="662CF1DB" w:rsidR="004B392C" w:rsidRPr="006778CD" w:rsidDel="00D31BBB" w:rsidRDefault="004B392C">
          <w:pPr>
            <w:pStyle w:val="TM1"/>
            <w:rPr>
              <w:del w:id="289" w:author="Dr Mamadou SANOGO" w:date="2023-10-25T11:40:00Z"/>
              <w:rFonts w:asciiTheme="minorHAnsi" w:eastAsiaTheme="minorEastAsia" w:hAnsiTheme="minorHAnsi" w:cstheme="minorBidi"/>
              <w:b/>
              <w:bCs/>
              <w:noProof/>
              <w:color w:val="000000" w:themeColor="text1"/>
              <w:kern w:val="2"/>
              <w14:ligatures w14:val="standardContextual"/>
              <w:rPrChange w:id="290" w:author="Dr Mamadou SANOGO" w:date="2023-10-27T13:55:00Z">
                <w:rPr>
                  <w:del w:id="291" w:author="Dr Mamadou SANOGO" w:date="2023-10-25T11:40:00Z"/>
                  <w:rFonts w:asciiTheme="minorHAnsi" w:eastAsiaTheme="minorEastAsia" w:hAnsiTheme="minorHAnsi" w:cstheme="minorBidi"/>
                  <w:noProof/>
                  <w:kern w:val="2"/>
                  <w14:ligatures w14:val="standardContextual"/>
                </w:rPr>
              </w:rPrChange>
            </w:rPr>
          </w:pPr>
          <w:del w:id="292" w:author="Dr Mamadou SANOGO" w:date="2023-10-25T11:40:00Z">
            <w:r w:rsidRPr="006778CD" w:rsidDel="00D31BBB">
              <w:rPr>
                <w:rFonts w:ascii="Calibri" w:eastAsiaTheme="minorHAnsi" w:hAnsi="Calibri"/>
                <w:bCs/>
                <w:color w:val="000000" w:themeColor="text1"/>
                <w:rPrChange w:id="293" w:author="Dr Mamadou SANOGO" w:date="2023-10-27T13:55:00Z">
                  <w:rPr>
                    <w:rStyle w:val="Lienhypertexte"/>
                    <w:rFonts w:eastAsiaTheme="minorHAnsi"/>
                    <w:b/>
                    <w:noProof/>
                    <w:lang w:eastAsia="en-US"/>
                  </w:rPr>
                </w:rPrChange>
              </w:rPr>
              <w:delText>Annexe 1 : Fiche de caractérisation du programme</w:delText>
            </w:r>
            <w:r w:rsidRPr="006778CD" w:rsidDel="00D31BBB">
              <w:rPr>
                <w:b/>
                <w:bCs/>
                <w:noProof/>
                <w:webHidden/>
                <w:color w:val="000000" w:themeColor="text1"/>
                <w:rPrChange w:id="294" w:author="Dr Mamadou SANOGO" w:date="2023-10-27T13:55:00Z">
                  <w:rPr>
                    <w:noProof/>
                    <w:webHidden/>
                  </w:rPr>
                </w:rPrChange>
              </w:rPr>
              <w:tab/>
              <w:delText>26</w:delText>
            </w:r>
          </w:del>
        </w:p>
        <w:p w14:paraId="1B45FDAA" w14:textId="2F7CEE30" w:rsidR="004B392C" w:rsidRPr="006778CD" w:rsidDel="00D31BBB" w:rsidRDefault="004B392C">
          <w:pPr>
            <w:pStyle w:val="TM1"/>
            <w:rPr>
              <w:del w:id="295" w:author="Dr Mamadou SANOGO" w:date="2023-10-25T11:40:00Z"/>
              <w:rFonts w:asciiTheme="minorHAnsi" w:eastAsiaTheme="minorEastAsia" w:hAnsiTheme="minorHAnsi" w:cstheme="minorBidi"/>
              <w:b/>
              <w:bCs/>
              <w:noProof/>
              <w:color w:val="000000" w:themeColor="text1"/>
              <w:kern w:val="2"/>
              <w14:ligatures w14:val="standardContextual"/>
              <w:rPrChange w:id="296" w:author="Dr Mamadou SANOGO" w:date="2023-10-27T13:55:00Z">
                <w:rPr>
                  <w:del w:id="297" w:author="Dr Mamadou SANOGO" w:date="2023-10-25T11:40:00Z"/>
                  <w:rFonts w:asciiTheme="minorHAnsi" w:eastAsiaTheme="minorEastAsia" w:hAnsiTheme="minorHAnsi" w:cstheme="minorBidi"/>
                  <w:noProof/>
                  <w:kern w:val="2"/>
                  <w14:ligatures w14:val="standardContextual"/>
                </w:rPr>
              </w:rPrChange>
            </w:rPr>
          </w:pPr>
          <w:del w:id="298" w:author="Dr Mamadou SANOGO" w:date="2023-10-25T11:40:00Z">
            <w:r w:rsidRPr="006778CD" w:rsidDel="00D31BBB">
              <w:rPr>
                <w:rFonts w:ascii="Calibri" w:eastAsiaTheme="minorHAnsi" w:hAnsi="Calibri"/>
                <w:bCs/>
                <w:color w:val="000000" w:themeColor="text1"/>
                <w:rPrChange w:id="299" w:author="Dr Mamadou SANOGO" w:date="2023-10-27T13:55:00Z">
                  <w:rPr>
                    <w:rStyle w:val="Lienhypertexte"/>
                    <w:rFonts w:eastAsiaTheme="minorHAnsi"/>
                    <w:b/>
                    <w:noProof/>
                    <w:lang w:eastAsia="en-US"/>
                  </w:rPr>
                </w:rPrChange>
              </w:rPr>
              <w:delText>Annexe 2: Comité ad hoc de l’École Privée de Santé Félix Houphouët Boigny (EPSFé)</w:delText>
            </w:r>
            <w:r w:rsidRPr="006778CD" w:rsidDel="00D31BBB">
              <w:rPr>
                <w:b/>
                <w:bCs/>
                <w:noProof/>
                <w:webHidden/>
                <w:color w:val="000000" w:themeColor="text1"/>
                <w:rPrChange w:id="300" w:author="Dr Mamadou SANOGO" w:date="2023-10-27T13:55:00Z">
                  <w:rPr>
                    <w:noProof/>
                    <w:webHidden/>
                  </w:rPr>
                </w:rPrChange>
              </w:rPr>
              <w:tab/>
              <w:delText>30</w:delText>
            </w:r>
          </w:del>
        </w:p>
        <w:p w14:paraId="67213567" w14:textId="6DEEDA93" w:rsidR="004B392C" w:rsidRPr="006778CD" w:rsidDel="00D31BBB" w:rsidRDefault="004B392C">
          <w:pPr>
            <w:pStyle w:val="TM1"/>
            <w:rPr>
              <w:del w:id="301" w:author="Dr Mamadou SANOGO" w:date="2023-10-25T11:40:00Z"/>
              <w:rFonts w:asciiTheme="minorHAnsi" w:eastAsiaTheme="minorEastAsia" w:hAnsiTheme="minorHAnsi" w:cstheme="minorBidi"/>
              <w:b/>
              <w:bCs/>
              <w:noProof/>
              <w:color w:val="000000" w:themeColor="text1"/>
              <w:kern w:val="2"/>
              <w14:ligatures w14:val="standardContextual"/>
              <w:rPrChange w:id="302" w:author="Dr Mamadou SANOGO" w:date="2023-10-27T13:55:00Z">
                <w:rPr>
                  <w:del w:id="303" w:author="Dr Mamadou SANOGO" w:date="2023-10-25T11:40:00Z"/>
                  <w:rFonts w:asciiTheme="minorHAnsi" w:eastAsiaTheme="minorEastAsia" w:hAnsiTheme="minorHAnsi" w:cstheme="minorBidi"/>
                  <w:noProof/>
                  <w:kern w:val="2"/>
                  <w14:ligatures w14:val="standardContextual"/>
                </w:rPr>
              </w:rPrChange>
            </w:rPr>
          </w:pPr>
          <w:del w:id="304" w:author="Dr Mamadou SANOGO" w:date="2023-10-25T11:40:00Z">
            <w:r w:rsidRPr="006778CD" w:rsidDel="00D31BBB">
              <w:rPr>
                <w:rFonts w:ascii="Calibri" w:eastAsiaTheme="minorHAnsi" w:hAnsi="Calibri"/>
                <w:bCs/>
                <w:color w:val="000000" w:themeColor="text1"/>
                <w:rPrChange w:id="305" w:author="Dr Mamadou SANOGO" w:date="2023-10-27T13:55:00Z">
                  <w:rPr>
                    <w:rStyle w:val="Lienhypertexte"/>
                    <w:rFonts w:eastAsiaTheme="minorHAnsi"/>
                    <w:b/>
                    <w:noProof/>
                    <w:lang w:eastAsia="en-US"/>
                  </w:rPr>
                </w:rPrChange>
              </w:rPr>
              <w:delText>Annexe 3 : Procès-verbal de la réunion</w:delText>
            </w:r>
            <w:r w:rsidRPr="006778CD" w:rsidDel="00D31BBB">
              <w:rPr>
                <w:b/>
                <w:bCs/>
                <w:noProof/>
                <w:webHidden/>
                <w:color w:val="000000" w:themeColor="text1"/>
                <w:rPrChange w:id="306" w:author="Dr Mamadou SANOGO" w:date="2023-10-27T13:55:00Z">
                  <w:rPr>
                    <w:noProof/>
                    <w:webHidden/>
                  </w:rPr>
                </w:rPrChange>
              </w:rPr>
              <w:tab/>
              <w:delText>31</w:delText>
            </w:r>
          </w:del>
        </w:p>
        <w:p w14:paraId="000A97AC" w14:textId="3F84183D" w:rsidR="004B392C" w:rsidRPr="006778CD" w:rsidDel="00D31BBB" w:rsidRDefault="004B392C">
          <w:pPr>
            <w:pStyle w:val="TM1"/>
            <w:rPr>
              <w:del w:id="307" w:author="Dr Mamadou SANOGO" w:date="2023-10-25T11:40:00Z"/>
              <w:rFonts w:asciiTheme="minorHAnsi" w:eastAsiaTheme="minorEastAsia" w:hAnsiTheme="minorHAnsi" w:cstheme="minorBidi"/>
              <w:b/>
              <w:bCs/>
              <w:noProof/>
              <w:color w:val="000000" w:themeColor="text1"/>
              <w:kern w:val="2"/>
              <w14:ligatures w14:val="standardContextual"/>
              <w:rPrChange w:id="308" w:author="Dr Mamadou SANOGO" w:date="2023-10-27T13:55:00Z">
                <w:rPr>
                  <w:del w:id="309" w:author="Dr Mamadou SANOGO" w:date="2023-10-25T11:40:00Z"/>
                  <w:rFonts w:asciiTheme="minorHAnsi" w:eastAsiaTheme="minorEastAsia" w:hAnsiTheme="minorHAnsi" w:cstheme="minorBidi"/>
                  <w:noProof/>
                  <w:kern w:val="2"/>
                  <w14:ligatures w14:val="standardContextual"/>
                </w:rPr>
              </w:rPrChange>
            </w:rPr>
          </w:pPr>
          <w:del w:id="310" w:author="Dr Mamadou SANOGO" w:date="2023-10-25T11:40:00Z">
            <w:r w:rsidRPr="006778CD" w:rsidDel="00D31BBB">
              <w:rPr>
                <w:rFonts w:ascii="Calibri" w:eastAsiaTheme="minorHAnsi" w:hAnsi="Calibri"/>
                <w:bCs/>
                <w:color w:val="000000" w:themeColor="text1"/>
                <w:rPrChange w:id="311" w:author="Dr Mamadou SANOGO" w:date="2023-10-27T13:55:00Z">
                  <w:rPr>
                    <w:rStyle w:val="Lienhypertexte"/>
                    <w:rFonts w:eastAsiaTheme="minorHAnsi"/>
                    <w:b/>
                    <w:noProof/>
                    <w:lang w:eastAsia="en-US"/>
                  </w:rPr>
                </w:rPrChange>
              </w:rPr>
              <w:delText>Annexe 5 : Maquette pédagogique</w:delText>
            </w:r>
            <w:r w:rsidRPr="006778CD" w:rsidDel="00D31BBB">
              <w:rPr>
                <w:b/>
                <w:bCs/>
                <w:noProof/>
                <w:webHidden/>
                <w:color w:val="000000" w:themeColor="text1"/>
                <w:rPrChange w:id="312" w:author="Dr Mamadou SANOGO" w:date="2023-10-27T13:55:00Z">
                  <w:rPr>
                    <w:noProof/>
                    <w:webHidden/>
                  </w:rPr>
                </w:rPrChange>
              </w:rPr>
              <w:tab/>
              <w:delText>33</w:delText>
            </w:r>
          </w:del>
        </w:p>
        <w:p w14:paraId="31696080" w14:textId="0D98727E" w:rsidR="004B392C" w:rsidRPr="006778CD" w:rsidDel="00D31BBB" w:rsidRDefault="004B392C">
          <w:pPr>
            <w:pStyle w:val="TM1"/>
            <w:rPr>
              <w:del w:id="313" w:author="Dr Mamadou SANOGO" w:date="2023-10-25T11:40:00Z"/>
              <w:rFonts w:asciiTheme="minorHAnsi" w:eastAsiaTheme="minorEastAsia" w:hAnsiTheme="minorHAnsi" w:cstheme="minorBidi"/>
              <w:b/>
              <w:bCs/>
              <w:noProof/>
              <w:color w:val="000000" w:themeColor="text1"/>
              <w:kern w:val="2"/>
              <w14:ligatures w14:val="standardContextual"/>
              <w:rPrChange w:id="314" w:author="Dr Mamadou SANOGO" w:date="2023-10-27T13:55:00Z">
                <w:rPr>
                  <w:del w:id="315" w:author="Dr Mamadou SANOGO" w:date="2023-10-25T11:40:00Z"/>
                  <w:rFonts w:asciiTheme="minorHAnsi" w:eastAsiaTheme="minorEastAsia" w:hAnsiTheme="minorHAnsi" w:cstheme="minorBidi"/>
                  <w:noProof/>
                  <w:kern w:val="2"/>
                  <w14:ligatures w14:val="standardContextual"/>
                </w:rPr>
              </w:rPrChange>
            </w:rPr>
          </w:pPr>
          <w:del w:id="316" w:author="Dr Mamadou SANOGO" w:date="2023-10-25T11:40:00Z">
            <w:r w:rsidRPr="006778CD" w:rsidDel="00D31BBB">
              <w:rPr>
                <w:rFonts w:ascii="Calibri" w:eastAsiaTheme="minorHAnsi" w:hAnsi="Calibri"/>
                <w:bCs/>
                <w:color w:val="000000" w:themeColor="text1"/>
                <w:rPrChange w:id="317" w:author="Dr Mamadou SANOGO" w:date="2023-10-27T13:55:00Z">
                  <w:rPr>
                    <w:rStyle w:val="Lienhypertexte"/>
                    <w:rFonts w:eastAsiaTheme="minorHAnsi"/>
                    <w:b/>
                    <w:noProof/>
                    <w:lang w:eastAsia="en-US"/>
                  </w:rPr>
                </w:rPrChange>
              </w:rPr>
              <w:delText>Annexe 6 : Arrêté d’ouverture</w:delText>
            </w:r>
            <w:r w:rsidRPr="006778CD" w:rsidDel="00D31BBB">
              <w:rPr>
                <w:b/>
                <w:bCs/>
                <w:noProof/>
                <w:webHidden/>
                <w:color w:val="000000" w:themeColor="text1"/>
                <w:rPrChange w:id="318" w:author="Dr Mamadou SANOGO" w:date="2023-10-27T13:55:00Z">
                  <w:rPr>
                    <w:noProof/>
                    <w:webHidden/>
                  </w:rPr>
                </w:rPrChange>
              </w:rPr>
              <w:tab/>
              <w:delText>43</w:delText>
            </w:r>
          </w:del>
        </w:p>
        <w:p w14:paraId="32A7DF20" w14:textId="79163505" w:rsidR="004B392C" w:rsidRPr="006778CD" w:rsidDel="00D31BBB" w:rsidRDefault="004B392C">
          <w:pPr>
            <w:pStyle w:val="TM1"/>
            <w:rPr>
              <w:del w:id="319" w:author="Dr Mamadou SANOGO" w:date="2023-10-25T11:40:00Z"/>
              <w:rFonts w:asciiTheme="minorHAnsi" w:eastAsiaTheme="minorEastAsia" w:hAnsiTheme="minorHAnsi" w:cstheme="minorBidi"/>
              <w:b/>
              <w:bCs/>
              <w:noProof/>
              <w:color w:val="000000" w:themeColor="text1"/>
              <w:kern w:val="2"/>
              <w14:ligatures w14:val="standardContextual"/>
              <w:rPrChange w:id="320" w:author="Dr Mamadou SANOGO" w:date="2023-10-27T13:55:00Z">
                <w:rPr>
                  <w:del w:id="321" w:author="Dr Mamadou SANOGO" w:date="2023-10-25T11:40:00Z"/>
                  <w:rFonts w:asciiTheme="minorHAnsi" w:eastAsiaTheme="minorEastAsia" w:hAnsiTheme="minorHAnsi" w:cstheme="minorBidi"/>
                  <w:noProof/>
                  <w:kern w:val="2"/>
                  <w14:ligatures w14:val="standardContextual"/>
                </w:rPr>
              </w:rPrChange>
            </w:rPr>
          </w:pPr>
          <w:del w:id="322" w:author="Dr Mamadou SANOGO" w:date="2023-10-25T11:40:00Z">
            <w:r w:rsidRPr="006778CD" w:rsidDel="00D31BBB">
              <w:rPr>
                <w:rFonts w:ascii="Calibri" w:eastAsiaTheme="minorHAnsi" w:hAnsi="Calibri"/>
                <w:bCs/>
                <w:color w:val="000000" w:themeColor="text1"/>
                <w:rPrChange w:id="323" w:author="Dr Mamadou SANOGO" w:date="2023-10-27T13:55:00Z">
                  <w:rPr>
                    <w:rStyle w:val="Lienhypertexte"/>
                    <w:rFonts w:eastAsiaTheme="minorHAnsi"/>
                    <w:b/>
                    <w:noProof/>
                    <w:lang w:eastAsia="en-US"/>
                  </w:rPr>
                </w:rPrChange>
              </w:rPr>
              <w:delText>Annexe 8 : Maquettes pédagogiques</w:delText>
            </w:r>
            <w:r w:rsidRPr="006778CD" w:rsidDel="00D31BBB">
              <w:rPr>
                <w:b/>
                <w:bCs/>
                <w:noProof/>
                <w:webHidden/>
                <w:color w:val="000000" w:themeColor="text1"/>
                <w:rPrChange w:id="324" w:author="Dr Mamadou SANOGO" w:date="2023-10-27T13:55:00Z">
                  <w:rPr>
                    <w:noProof/>
                    <w:webHidden/>
                  </w:rPr>
                </w:rPrChange>
              </w:rPr>
              <w:tab/>
              <w:delText>44</w:delText>
            </w:r>
          </w:del>
        </w:p>
        <w:p w14:paraId="6D27A0D2" w14:textId="33A44C33" w:rsidR="004B392C" w:rsidRPr="006778CD" w:rsidDel="00D31BBB" w:rsidRDefault="004B392C">
          <w:pPr>
            <w:pStyle w:val="TM1"/>
            <w:rPr>
              <w:del w:id="325" w:author="Dr Mamadou SANOGO" w:date="2023-10-25T11:40:00Z"/>
              <w:rFonts w:asciiTheme="minorHAnsi" w:eastAsiaTheme="minorEastAsia" w:hAnsiTheme="minorHAnsi" w:cstheme="minorBidi"/>
              <w:b/>
              <w:bCs/>
              <w:noProof/>
              <w:color w:val="000000" w:themeColor="text1"/>
              <w:kern w:val="2"/>
              <w14:ligatures w14:val="standardContextual"/>
              <w:rPrChange w:id="326" w:author="Dr Mamadou SANOGO" w:date="2023-10-27T13:55:00Z">
                <w:rPr>
                  <w:del w:id="327" w:author="Dr Mamadou SANOGO" w:date="2023-10-25T11:40:00Z"/>
                  <w:rFonts w:asciiTheme="minorHAnsi" w:eastAsiaTheme="minorEastAsia" w:hAnsiTheme="minorHAnsi" w:cstheme="minorBidi"/>
                  <w:noProof/>
                  <w:kern w:val="2"/>
                  <w14:ligatures w14:val="standardContextual"/>
                </w:rPr>
              </w:rPrChange>
            </w:rPr>
          </w:pPr>
          <w:del w:id="328" w:author="Dr Mamadou SANOGO" w:date="2023-10-25T11:40:00Z">
            <w:r w:rsidRPr="006778CD" w:rsidDel="00D31BBB">
              <w:rPr>
                <w:rFonts w:ascii="Calibri" w:eastAsiaTheme="minorHAnsi" w:hAnsi="Calibri"/>
                <w:bCs/>
                <w:color w:val="000000" w:themeColor="text1"/>
                <w:rPrChange w:id="329" w:author="Dr Mamadou SANOGO" w:date="2023-10-27T13:55:00Z">
                  <w:rPr>
                    <w:rStyle w:val="Lienhypertexte"/>
                    <w:rFonts w:eastAsiaTheme="minorHAnsi"/>
                    <w:b/>
                    <w:noProof/>
                    <w:lang w:eastAsia="en-US"/>
                  </w:rPr>
                </w:rPrChange>
              </w:rPr>
              <w:delText>Annexe 9 : Plan de développement et l’amélioration du programme</w:delText>
            </w:r>
            <w:r w:rsidRPr="006778CD" w:rsidDel="00D31BBB">
              <w:rPr>
                <w:b/>
                <w:bCs/>
                <w:noProof/>
                <w:webHidden/>
                <w:color w:val="000000" w:themeColor="text1"/>
                <w:rPrChange w:id="330" w:author="Dr Mamadou SANOGO" w:date="2023-10-27T13:55:00Z">
                  <w:rPr>
                    <w:noProof/>
                    <w:webHidden/>
                  </w:rPr>
                </w:rPrChange>
              </w:rPr>
              <w:tab/>
              <w:delText>45</w:delText>
            </w:r>
          </w:del>
        </w:p>
        <w:p w14:paraId="24517C18" w14:textId="56A8D7A3" w:rsidR="004B392C" w:rsidRPr="006778CD" w:rsidDel="00D31BBB" w:rsidRDefault="004B392C">
          <w:pPr>
            <w:pStyle w:val="TM1"/>
            <w:rPr>
              <w:del w:id="331" w:author="Dr Mamadou SANOGO" w:date="2023-10-25T11:40:00Z"/>
              <w:rFonts w:asciiTheme="minorHAnsi" w:eastAsiaTheme="minorEastAsia" w:hAnsiTheme="minorHAnsi" w:cstheme="minorBidi"/>
              <w:b/>
              <w:bCs/>
              <w:noProof/>
              <w:color w:val="000000" w:themeColor="text1"/>
              <w:kern w:val="2"/>
              <w14:ligatures w14:val="standardContextual"/>
              <w:rPrChange w:id="332" w:author="Dr Mamadou SANOGO" w:date="2023-10-27T13:55:00Z">
                <w:rPr>
                  <w:del w:id="333" w:author="Dr Mamadou SANOGO" w:date="2023-10-25T11:40:00Z"/>
                  <w:rFonts w:asciiTheme="minorHAnsi" w:eastAsiaTheme="minorEastAsia" w:hAnsiTheme="minorHAnsi" w:cstheme="minorBidi"/>
                  <w:noProof/>
                  <w:kern w:val="2"/>
                  <w14:ligatures w14:val="standardContextual"/>
                </w:rPr>
              </w:rPrChange>
            </w:rPr>
          </w:pPr>
          <w:del w:id="334" w:author="Dr Mamadou SANOGO" w:date="2023-10-25T11:40:00Z">
            <w:r w:rsidRPr="006778CD" w:rsidDel="00D31BBB">
              <w:rPr>
                <w:rFonts w:ascii="Calibri" w:eastAsiaTheme="minorHAnsi" w:hAnsi="Calibri"/>
                <w:bCs/>
                <w:color w:val="000000" w:themeColor="text1"/>
                <w:rPrChange w:id="335" w:author="Dr Mamadou SANOGO" w:date="2023-10-27T13:55:00Z">
                  <w:rPr>
                    <w:rStyle w:val="Lienhypertexte"/>
                    <w:rFonts w:eastAsiaTheme="minorHAnsi"/>
                    <w:b/>
                    <w:noProof/>
                    <w:lang w:eastAsia="en-US"/>
                  </w:rPr>
                </w:rPrChange>
              </w:rPr>
              <w:delText>Annexe 10 : Fiche de description générale du projet</w:delText>
            </w:r>
            <w:r w:rsidRPr="006778CD" w:rsidDel="00D31BBB">
              <w:rPr>
                <w:b/>
                <w:bCs/>
                <w:noProof/>
                <w:webHidden/>
                <w:color w:val="000000" w:themeColor="text1"/>
                <w:rPrChange w:id="336" w:author="Dr Mamadou SANOGO" w:date="2023-10-27T13:55:00Z">
                  <w:rPr>
                    <w:noProof/>
                    <w:webHidden/>
                  </w:rPr>
                </w:rPrChange>
              </w:rPr>
              <w:tab/>
              <w:delText>47</w:delText>
            </w:r>
          </w:del>
        </w:p>
        <w:p w14:paraId="65127C75" w14:textId="340F923F" w:rsidR="004B392C" w:rsidRPr="006778CD" w:rsidDel="00D31BBB" w:rsidRDefault="004B392C">
          <w:pPr>
            <w:pStyle w:val="TM1"/>
            <w:rPr>
              <w:del w:id="337" w:author="Dr Mamadou SANOGO" w:date="2023-10-25T11:40:00Z"/>
              <w:rFonts w:asciiTheme="minorHAnsi" w:eastAsiaTheme="minorEastAsia" w:hAnsiTheme="minorHAnsi" w:cstheme="minorBidi"/>
              <w:b/>
              <w:bCs/>
              <w:noProof/>
              <w:color w:val="000000" w:themeColor="text1"/>
              <w:kern w:val="2"/>
              <w14:ligatures w14:val="standardContextual"/>
              <w:rPrChange w:id="338" w:author="Dr Mamadou SANOGO" w:date="2023-10-27T13:55:00Z">
                <w:rPr>
                  <w:del w:id="339" w:author="Dr Mamadou SANOGO" w:date="2023-10-25T11:40:00Z"/>
                  <w:rFonts w:asciiTheme="minorHAnsi" w:eastAsiaTheme="minorEastAsia" w:hAnsiTheme="minorHAnsi" w:cstheme="minorBidi"/>
                  <w:noProof/>
                  <w:kern w:val="2"/>
                  <w14:ligatures w14:val="standardContextual"/>
                </w:rPr>
              </w:rPrChange>
            </w:rPr>
          </w:pPr>
          <w:del w:id="340" w:author="Dr Mamadou SANOGO" w:date="2023-10-25T11:40:00Z">
            <w:r w:rsidRPr="006778CD" w:rsidDel="00D31BBB">
              <w:rPr>
                <w:rFonts w:ascii="Calibri" w:eastAsiaTheme="minorHAnsi" w:hAnsi="Calibri"/>
                <w:bCs/>
                <w:color w:val="000000" w:themeColor="text1"/>
                <w:rPrChange w:id="341" w:author="Dr Mamadou SANOGO" w:date="2023-10-27T13:55:00Z">
                  <w:rPr>
                    <w:rStyle w:val="Lienhypertexte"/>
                    <w:rFonts w:eastAsiaTheme="minorHAnsi"/>
                    <w:b/>
                    <w:noProof/>
                    <w:lang w:eastAsia="en-US"/>
                  </w:rPr>
                </w:rPrChange>
              </w:rPr>
              <w:delText>Annexe 11 : Liste des personnes qui ont répondu aux questionnaires</w:delText>
            </w:r>
            <w:r w:rsidRPr="006778CD" w:rsidDel="00D31BBB">
              <w:rPr>
                <w:b/>
                <w:bCs/>
                <w:noProof/>
                <w:webHidden/>
                <w:color w:val="000000" w:themeColor="text1"/>
                <w:rPrChange w:id="342" w:author="Dr Mamadou SANOGO" w:date="2023-10-27T13:55:00Z">
                  <w:rPr>
                    <w:noProof/>
                    <w:webHidden/>
                  </w:rPr>
                </w:rPrChange>
              </w:rPr>
              <w:tab/>
              <w:delText>50</w:delText>
            </w:r>
          </w:del>
        </w:p>
        <w:p w14:paraId="113D893F" w14:textId="28DDE728" w:rsidR="004B392C" w:rsidRPr="006778CD" w:rsidDel="00D31BBB" w:rsidRDefault="004B392C">
          <w:pPr>
            <w:pStyle w:val="TM1"/>
            <w:rPr>
              <w:del w:id="343" w:author="Dr Mamadou SANOGO" w:date="2023-10-25T11:40:00Z"/>
              <w:rFonts w:asciiTheme="minorHAnsi" w:eastAsiaTheme="minorEastAsia" w:hAnsiTheme="minorHAnsi" w:cstheme="minorBidi"/>
              <w:b/>
              <w:bCs/>
              <w:noProof/>
              <w:color w:val="000000" w:themeColor="text1"/>
              <w:kern w:val="2"/>
              <w14:ligatures w14:val="standardContextual"/>
              <w:rPrChange w:id="344" w:author="Dr Mamadou SANOGO" w:date="2023-10-27T13:55:00Z">
                <w:rPr>
                  <w:del w:id="345" w:author="Dr Mamadou SANOGO" w:date="2023-10-25T11:40:00Z"/>
                  <w:rFonts w:asciiTheme="minorHAnsi" w:eastAsiaTheme="minorEastAsia" w:hAnsiTheme="minorHAnsi" w:cstheme="minorBidi"/>
                  <w:noProof/>
                  <w:kern w:val="2"/>
                  <w14:ligatures w14:val="standardContextual"/>
                </w:rPr>
              </w:rPrChange>
            </w:rPr>
          </w:pPr>
          <w:del w:id="346" w:author="Dr Mamadou SANOGO" w:date="2023-10-25T11:40:00Z">
            <w:r w:rsidRPr="006778CD" w:rsidDel="00D31BBB">
              <w:rPr>
                <w:rFonts w:ascii="Calibri" w:eastAsiaTheme="minorHAnsi" w:hAnsi="Calibri"/>
                <w:bCs/>
                <w:color w:val="000000" w:themeColor="text1"/>
                <w:rPrChange w:id="347" w:author="Dr Mamadou SANOGO" w:date="2023-10-27T13:55:00Z">
                  <w:rPr>
                    <w:rStyle w:val="Lienhypertexte"/>
                    <w:rFonts w:eastAsiaTheme="minorHAnsi"/>
                    <w:b/>
                    <w:noProof/>
                    <w:lang w:eastAsia="en-US"/>
                  </w:rPr>
                </w:rPrChange>
              </w:rPr>
              <w:delText>Annexe 12 : Modalité du stage</w:delText>
            </w:r>
            <w:r w:rsidRPr="006778CD" w:rsidDel="00D31BBB">
              <w:rPr>
                <w:b/>
                <w:bCs/>
                <w:noProof/>
                <w:webHidden/>
                <w:color w:val="000000" w:themeColor="text1"/>
                <w:rPrChange w:id="348" w:author="Dr Mamadou SANOGO" w:date="2023-10-27T13:55:00Z">
                  <w:rPr>
                    <w:noProof/>
                    <w:webHidden/>
                  </w:rPr>
                </w:rPrChange>
              </w:rPr>
              <w:tab/>
              <w:delText>51</w:delText>
            </w:r>
          </w:del>
        </w:p>
        <w:p w14:paraId="00C6E937" w14:textId="49D1C93F" w:rsidR="004B392C" w:rsidRPr="006778CD" w:rsidDel="00D31BBB" w:rsidRDefault="004B392C">
          <w:pPr>
            <w:pStyle w:val="TM1"/>
            <w:rPr>
              <w:del w:id="349" w:author="Dr Mamadou SANOGO" w:date="2023-10-25T11:40:00Z"/>
              <w:rFonts w:asciiTheme="minorHAnsi" w:eastAsiaTheme="minorEastAsia" w:hAnsiTheme="minorHAnsi" w:cstheme="minorBidi"/>
              <w:b/>
              <w:bCs/>
              <w:noProof/>
              <w:color w:val="000000" w:themeColor="text1"/>
              <w:kern w:val="2"/>
              <w14:ligatures w14:val="standardContextual"/>
              <w:rPrChange w:id="350" w:author="Dr Mamadou SANOGO" w:date="2023-10-27T13:55:00Z">
                <w:rPr>
                  <w:del w:id="351" w:author="Dr Mamadou SANOGO" w:date="2023-10-25T11:40:00Z"/>
                  <w:rFonts w:asciiTheme="minorHAnsi" w:eastAsiaTheme="minorEastAsia" w:hAnsiTheme="minorHAnsi" w:cstheme="minorBidi"/>
                  <w:noProof/>
                  <w:kern w:val="2"/>
                  <w14:ligatures w14:val="standardContextual"/>
                </w:rPr>
              </w:rPrChange>
            </w:rPr>
          </w:pPr>
          <w:del w:id="352" w:author="Dr Mamadou SANOGO" w:date="2023-10-25T11:40:00Z">
            <w:r w:rsidRPr="006778CD" w:rsidDel="00D31BBB">
              <w:rPr>
                <w:rFonts w:ascii="Calibri" w:eastAsiaTheme="minorHAnsi" w:hAnsi="Calibri"/>
                <w:bCs/>
                <w:color w:val="000000" w:themeColor="text1"/>
                <w:rPrChange w:id="353" w:author="Dr Mamadou SANOGO" w:date="2023-10-27T13:55:00Z">
                  <w:rPr>
                    <w:rStyle w:val="Lienhypertexte"/>
                    <w:rFonts w:eastAsiaTheme="minorHAnsi"/>
                    <w:b/>
                    <w:noProof/>
                    <w:lang w:eastAsia="en-US"/>
                  </w:rPr>
                </w:rPrChange>
              </w:rPr>
              <w:delText>Annexe 13 : Enseignants de la formation</w:delText>
            </w:r>
            <w:r w:rsidRPr="006778CD" w:rsidDel="00D31BBB">
              <w:rPr>
                <w:b/>
                <w:bCs/>
                <w:noProof/>
                <w:webHidden/>
                <w:color w:val="000000" w:themeColor="text1"/>
                <w:rPrChange w:id="354" w:author="Dr Mamadou SANOGO" w:date="2023-10-27T13:55:00Z">
                  <w:rPr>
                    <w:noProof/>
                    <w:webHidden/>
                  </w:rPr>
                </w:rPrChange>
              </w:rPr>
              <w:tab/>
              <w:delText>52</w:delText>
            </w:r>
          </w:del>
        </w:p>
        <w:p w14:paraId="69EDA6B7" w14:textId="3674D4B3" w:rsidR="004B392C" w:rsidRPr="006778CD" w:rsidDel="00D31BBB" w:rsidRDefault="004B392C">
          <w:pPr>
            <w:pStyle w:val="TM1"/>
            <w:rPr>
              <w:del w:id="355" w:author="Dr Mamadou SANOGO" w:date="2023-10-25T11:40:00Z"/>
              <w:rFonts w:asciiTheme="minorHAnsi" w:eastAsiaTheme="minorEastAsia" w:hAnsiTheme="minorHAnsi" w:cstheme="minorBidi"/>
              <w:b/>
              <w:bCs/>
              <w:noProof/>
              <w:color w:val="000000" w:themeColor="text1"/>
              <w:kern w:val="2"/>
              <w14:ligatures w14:val="standardContextual"/>
              <w:rPrChange w:id="356" w:author="Dr Mamadou SANOGO" w:date="2023-10-27T13:55:00Z">
                <w:rPr>
                  <w:del w:id="357" w:author="Dr Mamadou SANOGO" w:date="2023-10-25T11:40:00Z"/>
                  <w:rFonts w:asciiTheme="minorHAnsi" w:eastAsiaTheme="minorEastAsia" w:hAnsiTheme="minorHAnsi" w:cstheme="minorBidi"/>
                  <w:noProof/>
                  <w:kern w:val="2"/>
                  <w14:ligatures w14:val="standardContextual"/>
                </w:rPr>
              </w:rPrChange>
            </w:rPr>
          </w:pPr>
          <w:del w:id="358" w:author="Dr Mamadou SANOGO" w:date="2023-10-25T11:40:00Z">
            <w:r w:rsidRPr="006778CD" w:rsidDel="00D31BBB">
              <w:rPr>
                <w:rFonts w:ascii="Calibri" w:eastAsiaTheme="minorHAnsi" w:hAnsi="Calibri"/>
                <w:bCs/>
                <w:color w:val="000000" w:themeColor="text1"/>
                <w:rPrChange w:id="359" w:author="Dr Mamadou SANOGO" w:date="2023-10-27T13:55:00Z">
                  <w:rPr>
                    <w:rStyle w:val="Lienhypertexte"/>
                    <w:rFonts w:eastAsiaTheme="minorHAnsi"/>
                    <w:b/>
                    <w:noProof/>
                    <w:lang w:eastAsia="en-US"/>
                  </w:rPr>
                </w:rPrChange>
              </w:rPr>
              <w:delText>Annexe 14 : Infrastructure et équipements :</w:delText>
            </w:r>
            <w:r w:rsidRPr="006778CD" w:rsidDel="00D31BBB">
              <w:rPr>
                <w:b/>
                <w:bCs/>
                <w:noProof/>
                <w:webHidden/>
                <w:color w:val="000000" w:themeColor="text1"/>
                <w:rPrChange w:id="360" w:author="Dr Mamadou SANOGO" w:date="2023-10-27T13:55:00Z">
                  <w:rPr>
                    <w:noProof/>
                    <w:webHidden/>
                  </w:rPr>
                </w:rPrChange>
              </w:rPr>
              <w:tab/>
              <w:delText>55</w:delText>
            </w:r>
          </w:del>
        </w:p>
        <w:p w14:paraId="5D219C1D" w14:textId="04ECA21B" w:rsidR="004B392C" w:rsidRPr="006778CD" w:rsidDel="00D31BBB" w:rsidRDefault="004B392C">
          <w:pPr>
            <w:pStyle w:val="TM1"/>
            <w:rPr>
              <w:del w:id="361" w:author="Dr Mamadou SANOGO" w:date="2023-10-25T11:40:00Z"/>
              <w:rFonts w:asciiTheme="minorHAnsi" w:eastAsiaTheme="minorEastAsia" w:hAnsiTheme="minorHAnsi" w:cstheme="minorBidi"/>
              <w:b/>
              <w:bCs/>
              <w:noProof/>
              <w:color w:val="000000" w:themeColor="text1"/>
              <w:kern w:val="2"/>
              <w14:ligatures w14:val="standardContextual"/>
              <w:rPrChange w:id="362" w:author="Dr Mamadou SANOGO" w:date="2023-10-27T13:55:00Z">
                <w:rPr>
                  <w:del w:id="363" w:author="Dr Mamadou SANOGO" w:date="2023-10-25T11:40:00Z"/>
                  <w:rFonts w:asciiTheme="minorHAnsi" w:eastAsiaTheme="minorEastAsia" w:hAnsiTheme="minorHAnsi" w:cstheme="minorBidi"/>
                  <w:noProof/>
                  <w:kern w:val="2"/>
                  <w14:ligatures w14:val="standardContextual"/>
                </w:rPr>
              </w:rPrChange>
            </w:rPr>
          </w:pPr>
          <w:del w:id="364" w:author="Dr Mamadou SANOGO" w:date="2023-10-25T11:40:00Z">
            <w:r w:rsidRPr="006778CD" w:rsidDel="00D31BBB">
              <w:rPr>
                <w:rFonts w:ascii="Calibri" w:eastAsiaTheme="minorHAnsi" w:hAnsi="Calibri"/>
                <w:bCs/>
                <w:color w:val="000000" w:themeColor="text1"/>
                <w:rPrChange w:id="365" w:author="Dr Mamadou SANOGO" w:date="2023-10-27T13:55:00Z">
                  <w:rPr>
                    <w:rStyle w:val="Lienhypertexte"/>
                    <w:rFonts w:eastAsiaTheme="minorHAnsi"/>
                    <w:b/>
                    <w:noProof/>
                    <w:lang w:eastAsia="en-US"/>
                  </w:rPr>
                </w:rPrChange>
              </w:rPr>
              <w:delText>Annexe 15 : Composition du jury de soutenance</w:delText>
            </w:r>
            <w:r w:rsidRPr="006778CD" w:rsidDel="00D31BBB">
              <w:rPr>
                <w:b/>
                <w:bCs/>
                <w:noProof/>
                <w:webHidden/>
                <w:color w:val="000000" w:themeColor="text1"/>
                <w:rPrChange w:id="366" w:author="Dr Mamadou SANOGO" w:date="2023-10-27T13:55:00Z">
                  <w:rPr>
                    <w:noProof/>
                    <w:webHidden/>
                  </w:rPr>
                </w:rPrChange>
              </w:rPr>
              <w:tab/>
              <w:delText>57</w:delText>
            </w:r>
          </w:del>
        </w:p>
        <w:p w14:paraId="6D6EDD79" w14:textId="3B989A66" w:rsidR="004B392C" w:rsidRPr="006778CD" w:rsidDel="00D31BBB" w:rsidRDefault="004B392C">
          <w:pPr>
            <w:pStyle w:val="TM1"/>
            <w:rPr>
              <w:del w:id="367" w:author="Dr Mamadou SANOGO" w:date="2023-10-25T11:40:00Z"/>
              <w:rFonts w:asciiTheme="minorHAnsi" w:eastAsiaTheme="minorEastAsia" w:hAnsiTheme="minorHAnsi" w:cstheme="minorBidi"/>
              <w:b/>
              <w:bCs/>
              <w:noProof/>
              <w:color w:val="000000" w:themeColor="text1"/>
              <w:kern w:val="2"/>
              <w14:ligatures w14:val="standardContextual"/>
              <w:rPrChange w:id="368" w:author="Dr Mamadou SANOGO" w:date="2023-10-27T13:55:00Z">
                <w:rPr>
                  <w:del w:id="369" w:author="Dr Mamadou SANOGO" w:date="2023-10-25T11:40:00Z"/>
                  <w:rFonts w:asciiTheme="minorHAnsi" w:eastAsiaTheme="minorEastAsia" w:hAnsiTheme="minorHAnsi" w:cstheme="minorBidi"/>
                  <w:noProof/>
                  <w:kern w:val="2"/>
                  <w14:ligatures w14:val="standardContextual"/>
                </w:rPr>
              </w:rPrChange>
            </w:rPr>
          </w:pPr>
          <w:del w:id="370" w:author="Dr Mamadou SANOGO" w:date="2023-10-25T11:40:00Z">
            <w:r w:rsidRPr="006778CD" w:rsidDel="00D31BBB">
              <w:rPr>
                <w:rFonts w:ascii="Calibri" w:eastAsiaTheme="minorHAnsi" w:hAnsi="Calibri"/>
                <w:bCs/>
                <w:color w:val="000000" w:themeColor="text1"/>
                <w:rPrChange w:id="371" w:author="Dr Mamadou SANOGO" w:date="2023-10-27T13:55:00Z">
                  <w:rPr>
                    <w:rStyle w:val="Lienhypertexte"/>
                    <w:rFonts w:eastAsiaTheme="minorHAnsi"/>
                    <w:b/>
                    <w:noProof/>
                    <w:lang w:eastAsia="en-US"/>
                  </w:rPr>
                </w:rPrChange>
              </w:rPr>
              <w:delText>Annexe 16 : Rôle des membres de l’équipe pédagogique</w:delText>
            </w:r>
            <w:r w:rsidRPr="006778CD" w:rsidDel="00D31BBB">
              <w:rPr>
                <w:b/>
                <w:bCs/>
                <w:noProof/>
                <w:webHidden/>
                <w:color w:val="000000" w:themeColor="text1"/>
                <w:rPrChange w:id="372" w:author="Dr Mamadou SANOGO" w:date="2023-10-27T13:55:00Z">
                  <w:rPr>
                    <w:noProof/>
                    <w:webHidden/>
                  </w:rPr>
                </w:rPrChange>
              </w:rPr>
              <w:tab/>
              <w:delText>58</w:delText>
            </w:r>
          </w:del>
        </w:p>
        <w:p w14:paraId="51335C19" w14:textId="7A619242" w:rsidR="004B392C" w:rsidRPr="006778CD" w:rsidDel="00D31BBB" w:rsidRDefault="004B392C">
          <w:pPr>
            <w:pStyle w:val="TM1"/>
            <w:rPr>
              <w:del w:id="373" w:author="Dr Mamadou SANOGO" w:date="2023-10-25T11:40:00Z"/>
              <w:rFonts w:asciiTheme="minorHAnsi" w:eastAsiaTheme="minorEastAsia" w:hAnsiTheme="minorHAnsi" w:cstheme="minorBidi"/>
              <w:b/>
              <w:bCs/>
              <w:noProof/>
              <w:color w:val="000000" w:themeColor="text1"/>
              <w:kern w:val="2"/>
              <w14:ligatures w14:val="standardContextual"/>
              <w:rPrChange w:id="374" w:author="Dr Mamadou SANOGO" w:date="2023-10-27T13:55:00Z">
                <w:rPr>
                  <w:del w:id="375" w:author="Dr Mamadou SANOGO" w:date="2023-10-25T11:40:00Z"/>
                  <w:rFonts w:asciiTheme="minorHAnsi" w:eastAsiaTheme="minorEastAsia" w:hAnsiTheme="minorHAnsi" w:cstheme="minorBidi"/>
                  <w:noProof/>
                  <w:kern w:val="2"/>
                  <w14:ligatures w14:val="standardContextual"/>
                </w:rPr>
              </w:rPrChange>
            </w:rPr>
          </w:pPr>
          <w:del w:id="376" w:author="Dr Mamadou SANOGO" w:date="2023-10-25T11:40:00Z">
            <w:r w:rsidRPr="006778CD" w:rsidDel="00D31BBB">
              <w:rPr>
                <w:rFonts w:ascii="Calibri" w:eastAsiaTheme="minorHAnsi" w:hAnsi="Calibri"/>
                <w:bCs/>
                <w:color w:val="000000" w:themeColor="text1"/>
                <w:rPrChange w:id="377" w:author="Dr Mamadou SANOGO" w:date="2023-10-27T13:55:00Z">
                  <w:rPr>
                    <w:rStyle w:val="Lienhypertexte"/>
                    <w:rFonts w:eastAsiaTheme="minorHAnsi"/>
                    <w:b/>
                    <w:noProof/>
                    <w:lang w:eastAsia="en-US"/>
                  </w:rPr>
                </w:rPrChange>
              </w:rPr>
              <w:delText>Annexe 17 : Fiches d’évaluation des professeurs par les étudiants</w:delText>
            </w:r>
            <w:r w:rsidRPr="006778CD" w:rsidDel="00D31BBB">
              <w:rPr>
                <w:b/>
                <w:bCs/>
                <w:noProof/>
                <w:webHidden/>
                <w:color w:val="000000" w:themeColor="text1"/>
                <w:rPrChange w:id="378" w:author="Dr Mamadou SANOGO" w:date="2023-10-27T13:55:00Z">
                  <w:rPr>
                    <w:noProof/>
                    <w:webHidden/>
                  </w:rPr>
                </w:rPrChange>
              </w:rPr>
              <w:tab/>
              <w:delText>59</w:delText>
            </w:r>
          </w:del>
        </w:p>
        <w:p w14:paraId="3A610FB6" w14:textId="545F9968" w:rsidR="004B392C" w:rsidRPr="006778CD" w:rsidDel="00D31BBB" w:rsidRDefault="004B392C">
          <w:pPr>
            <w:pStyle w:val="TM1"/>
            <w:rPr>
              <w:del w:id="379" w:author="Dr Mamadou SANOGO" w:date="2023-10-25T11:40:00Z"/>
              <w:rFonts w:asciiTheme="minorHAnsi" w:eastAsiaTheme="minorEastAsia" w:hAnsiTheme="minorHAnsi" w:cstheme="minorBidi"/>
              <w:b/>
              <w:bCs/>
              <w:noProof/>
              <w:color w:val="000000" w:themeColor="text1"/>
              <w:kern w:val="2"/>
              <w14:ligatures w14:val="standardContextual"/>
              <w:rPrChange w:id="380" w:author="Dr Mamadou SANOGO" w:date="2023-10-27T13:55:00Z">
                <w:rPr>
                  <w:del w:id="381" w:author="Dr Mamadou SANOGO" w:date="2023-10-25T11:40:00Z"/>
                  <w:rFonts w:asciiTheme="minorHAnsi" w:eastAsiaTheme="minorEastAsia" w:hAnsiTheme="minorHAnsi" w:cstheme="minorBidi"/>
                  <w:noProof/>
                  <w:kern w:val="2"/>
                  <w14:ligatures w14:val="standardContextual"/>
                </w:rPr>
              </w:rPrChange>
            </w:rPr>
          </w:pPr>
          <w:del w:id="382" w:author="Dr Mamadou SANOGO" w:date="2023-10-25T11:40:00Z">
            <w:r w:rsidRPr="006778CD" w:rsidDel="00D31BBB">
              <w:rPr>
                <w:rFonts w:ascii="Calibri" w:eastAsiaTheme="minorHAnsi" w:hAnsi="Calibri"/>
                <w:bCs/>
                <w:color w:val="000000" w:themeColor="text1"/>
                <w:rPrChange w:id="383" w:author="Dr Mamadou SANOGO" w:date="2023-10-27T13:55:00Z">
                  <w:rPr>
                    <w:rStyle w:val="Lienhypertexte"/>
                    <w:rFonts w:eastAsiaTheme="minorHAnsi"/>
                    <w:b/>
                    <w:noProof/>
                    <w:lang w:eastAsia="en-US"/>
                  </w:rPr>
                </w:rPrChange>
              </w:rPr>
              <w:delText>Annexe 18 : PV de réunion</w:delText>
            </w:r>
            <w:r w:rsidRPr="006778CD" w:rsidDel="00D31BBB">
              <w:rPr>
                <w:b/>
                <w:bCs/>
                <w:noProof/>
                <w:webHidden/>
                <w:color w:val="000000" w:themeColor="text1"/>
                <w:rPrChange w:id="384" w:author="Dr Mamadou SANOGO" w:date="2023-10-27T13:55:00Z">
                  <w:rPr>
                    <w:noProof/>
                    <w:webHidden/>
                  </w:rPr>
                </w:rPrChange>
              </w:rPr>
              <w:tab/>
              <w:delText>60</w:delText>
            </w:r>
          </w:del>
        </w:p>
        <w:p w14:paraId="38A490C9" w14:textId="2634807B" w:rsidR="004B392C" w:rsidRPr="006778CD" w:rsidDel="00D31BBB" w:rsidRDefault="004B392C">
          <w:pPr>
            <w:pStyle w:val="TM1"/>
            <w:rPr>
              <w:del w:id="385" w:author="Dr Mamadou SANOGO" w:date="2023-10-25T11:40:00Z"/>
              <w:rFonts w:asciiTheme="minorHAnsi" w:eastAsiaTheme="minorEastAsia" w:hAnsiTheme="minorHAnsi" w:cstheme="minorBidi"/>
              <w:b/>
              <w:bCs/>
              <w:noProof/>
              <w:color w:val="000000" w:themeColor="text1"/>
              <w:kern w:val="2"/>
              <w14:ligatures w14:val="standardContextual"/>
              <w:rPrChange w:id="386" w:author="Dr Mamadou SANOGO" w:date="2023-10-27T13:55:00Z">
                <w:rPr>
                  <w:del w:id="387" w:author="Dr Mamadou SANOGO" w:date="2023-10-25T11:40:00Z"/>
                  <w:rFonts w:asciiTheme="minorHAnsi" w:eastAsiaTheme="minorEastAsia" w:hAnsiTheme="minorHAnsi" w:cstheme="minorBidi"/>
                  <w:noProof/>
                  <w:kern w:val="2"/>
                  <w14:ligatures w14:val="standardContextual"/>
                </w:rPr>
              </w:rPrChange>
            </w:rPr>
          </w:pPr>
          <w:del w:id="388" w:author="Dr Mamadou SANOGO" w:date="2023-10-25T11:40:00Z">
            <w:r w:rsidRPr="006778CD" w:rsidDel="00D31BBB">
              <w:rPr>
                <w:rFonts w:ascii="Calibri" w:eastAsiaTheme="minorHAnsi" w:hAnsi="Calibri"/>
                <w:bCs/>
                <w:color w:val="000000" w:themeColor="text1"/>
                <w:rPrChange w:id="389" w:author="Dr Mamadou SANOGO" w:date="2023-10-27T13:55:00Z">
                  <w:rPr>
                    <w:rStyle w:val="Lienhypertexte"/>
                    <w:rFonts w:eastAsiaTheme="minorHAnsi"/>
                    <w:b/>
                    <w:noProof/>
                    <w:lang w:eastAsia="en-US"/>
                  </w:rPr>
                </w:rPrChange>
              </w:rPr>
              <w:delText>Annexe 19 : les responsables administratifs l’EPSFé</w:delText>
            </w:r>
            <w:r w:rsidRPr="006778CD" w:rsidDel="00D31BBB">
              <w:rPr>
                <w:b/>
                <w:bCs/>
                <w:noProof/>
                <w:webHidden/>
                <w:color w:val="000000" w:themeColor="text1"/>
                <w:rPrChange w:id="390" w:author="Dr Mamadou SANOGO" w:date="2023-10-27T13:55:00Z">
                  <w:rPr>
                    <w:noProof/>
                    <w:webHidden/>
                  </w:rPr>
                </w:rPrChange>
              </w:rPr>
              <w:tab/>
              <w:delText>61</w:delText>
            </w:r>
          </w:del>
        </w:p>
        <w:p w14:paraId="1C53366E" w14:textId="2AEF9393" w:rsidR="004B392C" w:rsidRPr="006778CD" w:rsidDel="00D31BBB" w:rsidRDefault="004B392C">
          <w:pPr>
            <w:pStyle w:val="TM1"/>
            <w:rPr>
              <w:del w:id="391" w:author="Dr Mamadou SANOGO" w:date="2023-10-25T11:40:00Z"/>
              <w:rFonts w:asciiTheme="minorHAnsi" w:eastAsiaTheme="minorEastAsia" w:hAnsiTheme="minorHAnsi" w:cstheme="minorBidi"/>
              <w:b/>
              <w:bCs/>
              <w:noProof/>
              <w:color w:val="000000" w:themeColor="text1"/>
              <w:kern w:val="2"/>
              <w14:ligatures w14:val="standardContextual"/>
              <w:rPrChange w:id="392" w:author="Dr Mamadou SANOGO" w:date="2023-10-27T13:55:00Z">
                <w:rPr>
                  <w:del w:id="393" w:author="Dr Mamadou SANOGO" w:date="2023-10-25T11:40:00Z"/>
                  <w:rFonts w:asciiTheme="minorHAnsi" w:eastAsiaTheme="minorEastAsia" w:hAnsiTheme="minorHAnsi" w:cstheme="minorBidi"/>
                  <w:noProof/>
                  <w:kern w:val="2"/>
                  <w14:ligatures w14:val="standardContextual"/>
                </w:rPr>
              </w:rPrChange>
            </w:rPr>
          </w:pPr>
          <w:del w:id="394" w:author="Dr Mamadou SANOGO" w:date="2023-10-25T11:40:00Z">
            <w:r w:rsidRPr="006778CD" w:rsidDel="00D31BBB">
              <w:rPr>
                <w:rFonts w:ascii="Calibri" w:eastAsiaTheme="minorHAnsi" w:hAnsi="Calibri"/>
                <w:bCs/>
                <w:color w:val="000000" w:themeColor="text1"/>
                <w:rPrChange w:id="395" w:author="Dr Mamadou SANOGO" w:date="2023-10-27T13:55:00Z">
                  <w:rPr>
                    <w:rStyle w:val="Lienhypertexte"/>
                    <w:rFonts w:eastAsiaTheme="minorHAnsi"/>
                    <w:b/>
                    <w:noProof/>
                    <w:lang w:eastAsia="en-US"/>
                  </w:rPr>
                </w:rPrChange>
              </w:rPr>
              <w:delText>Annexe 20 : Organigramme l’EPSFé</w:delText>
            </w:r>
            <w:r w:rsidRPr="006778CD" w:rsidDel="00D31BBB">
              <w:rPr>
                <w:b/>
                <w:bCs/>
                <w:noProof/>
                <w:webHidden/>
                <w:color w:val="000000" w:themeColor="text1"/>
                <w:rPrChange w:id="396" w:author="Dr Mamadou SANOGO" w:date="2023-10-27T13:55:00Z">
                  <w:rPr>
                    <w:noProof/>
                    <w:webHidden/>
                  </w:rPr>
                </w:rPrChange>
              </w:rPr>
              <w:tab/>
              <w:delText>62</w:delText>
            </w:r>
          </w:del>
        </w:p>
        <w:p w14:paraId="3F5BD169" w14:textId="5484646C" w:rsidR="004B392C" w:rsidRPr="006778CD" w:rsidDel="00D31BBB" w:rsidRDefault="004B392C">
          <w:pPr>
            <w:pStyle w:val="TM1"/>
            <w:rPr>
              <w:del w:id="397" w:author="Dr Mamadou SANOGO" w:date="2023-10-25T11:40:00Z"/>
              <w:rFonts w:asciiTheme="minorHAnsi" w:eastAsiaTheme="minorEastAsia" w:hAnsiTheme="minorHAnsi" w:cstheme="minorBidi"/>
              <w:b/>
              <w:bCs/>
              <w:noProof/>
              <w:color w:val="000000" w:themeColor="text1"/>
              <w:kern w:val="2"/>
              <w14:ligatures w14:val="standardContextual"/>
              <w:rPrChange w:id="398" w:author="Dr Mamadou SANOGO" w:date="2023-10-27T13:55:00Z">
                <w:rPr>
                  <w:del w:id="399" w:author="Dr Mamadou SANOGO" w:date="2023-10-25T11:40:00Z"/>
                  <w:rFonts w:asciiTheme="minorHAnsi" w:eastAsiaTheme="minorEastAsia" w:hAnsiTheme="minorHAnsi" w:cstheme="minorBidi"/>
                  <w:noProof/>
                  <w:kern w:val="2"/>
                  <w14:ligatures w14:val="standardContextual"/>
                </w:rPr>
              </w:rPrChange>
            </w:rPr>
          </w:pPr>
          <w:del w:id="400" w:author="Dr Mamadou SANOGO" w:date="2023-10-25T11:40:00Z">
            <w:r w:rsidRPr="006778CD" w:rsidDel="00D31BBB">
              <w:rPr>
                <w:rFonts w:ascii="Calibri" w:eastAsiaTheme="minorHAnsi" w:hAnsi="Calibri"/>
                <w:bCs/>
                <w:color w:val="000000" w:themeColor="text1"/>
                <w:rPrChange w:id="401" w:author="Dr Mamadou SANOGO" w:date="2023-10-27T13:55:00Z">
                  <w:rPr>
                    <w:rStyle w:val="Lienhypertexte"/>
                    <w:rFonts w:eastAsiaTheme="minorHAnsi"/>
                    <w:b/>
                    <w:noProof/>
                    <w:lang w:eastAsia="en-US"/>
                  </w:rPr>
                </w:rPrChange>
              </w:rPr>
              <w:delText>Annexe 21 : Modalités de contrôle des connaissances et d’évaluation</w:delText>
            </w:r>
            <w:r w:rsidRPr="006778CD" w:rsidDel="00D31BBB">
              <w:rPr>
                <w:b/>
                <w:bCs/>
                <w:noProof/>
                <w:webHidden/>
                <w:color w:val="000000" w:themeColor="text1"/>
                <w:rPrChange w:id="402" w:author="Dr Mamadou SANOGO" w:date="2023-10-27T13:55:00Z">
                  <w:rPr>
                    <w:noProof/>
                    <w:webHidden/>
                  </w:rPr>
                </w:rPrChange>
              </w:rPr>
              <w:tab/>
              <w:delText>63</w:delText>
            </w:r>
          </w:del>
        </w:p>
        <w:p w14:paraId="407D6C81" w14:textId="0E38E4C0" w:rsidR="004B392C" w:rsidRPr="006778CD" w:rsidDel="00D31BBB" w:rsidRDefault="004B392C">
          <w:pPr>
            <w:pStyle w:val="TM1"/>
            <w:rPr>
              <w:del w:id="403" w:author="Dr Mamadou SANOGO" w:date="2023-10-25T11:40:00Z"/>
              <w:rFonts w:asciiTheme="minorHAnsi" w:eastAsiaTheme="minorEastAsia" w:hAnsiTheme="minorHAnsi" w:cstheme="minorBidi"/>
              <w:b/>
              <w:bCs/>
              <w:noProof/>
              <w:color w:val="000000" w:themeColor="text1"/>
              <w:kern w:val="2"/>
              <w14:ligatures w14:val="standardContextual"/>
              <w:rPrChange w:id="404" w:author="Dr Mamadou SANOGO" w:date="2023-10-27T13:55:00Z">
                <w:rPr>
                  <w:del w:id="405" w:author="Dr Mamadou SANOGO" w:date="2023-10-25T11:40:00Z"/>
                  <w:rFonts w:asciiTheme="minorHAnsi" w:eastAsiaTheme="minorEastAsia" w:hAnsiTheme="minorHAnsi" w:cstheme="minorBidi"/>
                  <w:noProof/>
                  <w:kern w:val="2"/>
                  <w14:ligatures w14:val="standardContextual"/>
                </w:rPr>
              </w:rPrChange>
            </w:rPr>
          </w:pPr>
          <w:del w:id="406" w:author="Dr Mamadou SANOGO" w:date="2023-10-25T11:40:00Z">
            <w:r w:rsidRPr="006778CD" w:rsidDel="00D31BBB">
              <w:rPr>
                <w:rFonts w:ascii="Calibri" w:eastAsiaTheme="minorHAnsi" w:hAnsi="Calibri"/>
                <w:bCs/>
                <w:color w:val="000000" w:themeColor="text1"/>
                <w:rPrChange w:id="407" w:author="Dr Mamadou SANOGO" w:date="2023-10-27T13:55:00Z">
                  <w:rPr>
                    <w:rStyle w:val="Lienhypertexte"/>
                    <w:rFonts w:eastAsiaTheme="minorHAnsi"/>
                    <w:b/>
                    <w:noProof/>
                    <w:lang w:eastAsia="en-US"/>
                  </w:rPr>
                </w:rPrChange>
              </w:rPr>
              <w:delText>Annexe 22 - Referentiel-developpement-SI-CAMES 41</w:delText>
            </w:r>
            <w:r w:rsidRPr="006778CD" w:rsidDel="00D31BBB">
              <w:rPr>
                <w:b/>
                <w:bCs/>
                <w:noProof/>
                <w:webHidden/>
                <w:color w:val="000000" w:themeColor="text1"/>
                <w:rPrChange w:id="408" w:author="Dr Mamadou SANOGO" w:date="2023-10-27T13:55:00Z">
                  <w:rPr>
                    <w:noProof/>
                    <w:webHidden/>
                  </w:rPr>
                </w:rPrChange>
              </w:rPr>
              <w:tab/>
              <w:delText>64</w:delText>
            </w:r>
          </w:del>
        </w:p>
        <w:p w14:paraId="2BC96193" w14:textId="26B87605" w:rsidR="00602E95" w:rsidRPr="007A4AFC" w:rsidRDefault="00602E95" w:rsidP="006778CD">
          <w:pPr>
            <w:jc w:val="left"/>
            <w:rPr>
              <w:color w:val="000000" w:themeColor="text1"/>
              <w:rPrChange w:id="409" w:author="Dr Mamadou SANOGO" w:date="2023-10-25T18:14:00Z">
                <w:rPr/>
              </w:rPrChange>
            </w:rPr>
          </w:pPr>
          <w:r w:rsidRPr="007A4AFC">
            <w:rPr>
              <w:color w:val="000000" w:themeColor="text1"/>
              <w:rPrChange w:id="410" w:author="Dr Mamadou SANOGO" w:date="2023-10-25T18:14:00Z">
                <w:rPr/>
              </w:rPrChange>
            </w:rPr>
            <w:fldChar w:fldCharType="end"/>
          </w:r>
          <w:commentRangeEnd w:id="118"/>
          <w:r w:rsidR="00DB7946" w:rsidRPr="007A4AFC">
            <w:rPr>
              <w:rStyle w:val="Marquedecommentaire"/>
              <w:color w:val="000000" w:themeColor="text1"/>
              <w:rPrChange w:id="411" w:author="Dr Mamadou SANOGO" w:date="2023-10-25T18:14:00Z">
                <w:rPr>
                  <w:rStyle w:val="Marquedecommentaire"/>
                </w:rPr>
              </w:rPrChange>
            </w:rPr>
            <w:commentReference w:id="118"/>
          </w:r>
        </w:p>
      </w:sdtContent>
    </w:sdt>
    <w:p w14:paraId="375C707F" w14:textId="77777777" w:rsidR="00876D2B" w:rsidRPr="007A4AFC" w:rsidRDefault="00876D2B">
      <w:pPr>
        <w:spacing w:line="240" w:lineRule="auto"/>
        <w:rPr>
          <w:color w:val="000000" w:themeColor="text1"/>
          <w:sz w:val="20"/>
          <w:szCs w:val="20"/>
          <w:rPrChange w:id="412" w:author="Dr Mamadou SANOGO" w:date="2023-10-25T18:14:00Z">
            <w:rPr>
              <w:sz w:val="20"/>
              <w:szCs w:val="20"/>
            </w:rPr>
          </w:rPrChange>
        </w:rPr>
      </w:pPr>
      <w:r w:rsidRPr="007A4AFC">
        <w:rPr>
          <w:color w:val="000000" w:themeColor="text1"/>
          <w:sz w:val="20"/>
          <w:szCs w:val="20"/>
          <w:rPrChange w:id="413" w:author="Dr Mamadou SANOGO" w:date="2023-10-25T18:14:00Z">
            <w:rPr>
              <w:sz w:val="20"/>
              <w:szCs w:val="20"/>
            </w:rPr>
          </w:rPrChange>
        </w:rPr>
        <w:br w:type="page"/>
      </w:r>
    </w:p>
    <w:p w14:paraId="70547919" w14:textId="53AD55A5" w:rsidR="0065696D" w:rsidRPr="00614D94" w:rsidDel="006778CD" w:rsidRDefault="0065696D">
      <w:pPr>
        <w:pStyle w:val="Titre1"/>
        <w:numPr>
          <w:ilvl w:val="0"/>
          <w:numId w:val="0"/>
        </w:numPr>
        <w:ind w:left="432" w:hanging="432"/>
        <w:rPr>
          <w:del w:id="414" w:author="Dr Mamadou SANOGO" w:date="2023-10-27T13:56:00Z"/>
          <w:rFonts w:cs="Times New Roman"/>
          <w:b w:val="0"/>
          <w:szCs w:val="28"/>
        </w:rPr>
        <w:pPrChange w:id="415" w:author="Dr Mamadou SANOGO" w:date="2023-10-27T13:56:00Z">
          <w:pPr>
            <w:pStyle w:val="Titre1"/>
          </w:pPr>
        </w:pPrChange>
      </w:pPr>
      <w:bookmarkStart w:id="416" w:name="_Toc137284607"/>
      <w:bookmarkStart w:id="417" w:name="_Toc145944482"/>
      <w:bookmarkStart w:id="418" w:name="_Toc149307322"/>
      <w:commentRangeStart w:id="419"/>
      <w:r w:rsidRPr="00614D94">
        <w:rPr>
          <w:rFonts w:cs="Times New Roman"/>
          <w:szCs w:val="28"/>
        </w:rPr>
        <w:t>Liste des acronymes, sigles et abréviations</w:t>
      </w:r>
      <w:bookmarkEnd w:id="416"/>
      <w:bookmarkEnd w:id="417"/>
      <w:bookmarkEnd w:id="418"/>
    </w:p>
    <w:commentRangeEnd w:id="419"/>
    <w:p w14:paraId="73B6A06D" w14:textId="3BBB6AD1" w:rsidR="0065696D" w:rsidRPr="006778CD" w:rsidRDefault="00DB7946">
      <w:pPr>
        <w:pStyle w:val="Titre1"/>
        <w:numPr>
          <w:ilvl w:val="0"/>
          <w:numId w:val="0"/>
        </w:numPr>
        <w:ind w:left="432" w:hanging="432"/>
        <w:rPr>
          <w:rFonts w:ascii="Calisto MT" w:hAnsi="Calisto MT" w:cs="Comic Sans MS"/>
          <w:sz w:val="20"/>
          <w:szCs w:val="20"/>
        </w:rPr>
        <w:pPrChange w:id="420" w:author="Dr Mamadou SANOGO" w:date="2023-10-27T13:56:00Z">
          <w:pPr>
            <w:widowControl w:val="0"/>
            <w:autoSpaceDE w:val="0"/>
            <w:autoSpaceDN w:val="0"/>
            <w:adjustRightInd w:val="0"/>
            <w:spacing w:line="240" w:lineRule="auto"/>
            <w:ind w:right="-46"/>
          </w:pPr>
        </w:pPrChange>
      </w:pPr>
      <w:del w:id="421" w:author="Dr Mamadou SANOGO" w:date="2023-10-27T13:56:00Z">
        <w:r w:rsidRPr="006778CD" w:rsidDel="006778CD">
          <w:rPr>
            <w:rStyle w:val="Marquedecommentaire"/>
          </w:rPr>
          <w:commentReference w:id="419"/>
        </w:r>
      </w:del>
    </w:p>
    <w:p w14:paraId="4035689D" w14:textId="77777777" w:rsidR="0065696D" w:rsidRPr="007A4AFC" w:rsidRDefault="0065696D" w:rsidP="0065696D">
      <w:pPr>
        <w:widowControl w:val="0"/>
        <w:autoSpaceDE w:val="0"/>
        <w:autoSpaceDN w:val="0"/>
        <w:adjustRightInd w:val="0"/>
        <w:spacing w:line="240" w:lineRule="auto"/>
        <w:ind w:right="-46"/>
        <w:jc w:val="center"/>
        <w:rPr>
          <w:rFonts w:ascii="Calisto MT" w:hAnsi="Calisto MT" w:cs="Comic Sans MS"/>
          <w:color w:val="000000" w:themeColor="text1"/>
          <w:sz w:val="20"/>
          <w:szCs w:val="20"/>
          <w:rPrChange w:id="422" w:author="Dr Mamadou SANOGO" w:date="2023-10-25T18:14:00Z">
            <w:rPr>
              <w:rFonts w:ascii="Calisto MT" w:hAnsi="Calisto MT" w:cs="Comic Sans MS"/>
              <w:sz w:val="20"/>
              <w:szCs w:val="20"/>
            </w:rPr>
          </w:rPrChang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gridCol w:w="6"/>
      </w:tblGrid>
      <w:tr w:rsidR="007A4AFC" w:rsidRPr="007A4AFC" w14:paraId="5A59F92B" w14:textId="77777777" w:rsidTr="00642B00">
        <w:tc>
          <w:tcPr>
            <w:tcW w:w="2901" w:type="dxa"/>
            <w:vAlign w:val="center"/>
          </w:tcPr>
          <w:p w14:paraId="4851F08E" w14:textId="77777777" w:rsidR="00A04F82" w:rsidRDefault="00052F11">
            <w:pPr>
              <w:spacing w:before="120" w:after="120" w:line="240" w:lineRule="auto"/>
              <w:ind w:right="-45"/>
              <w:jc w:val="left"/>
              <w:rPr>
                <w:ins w:id="423" w:author="Dr Mamadou SANOGO" w:date="2023-10-26T11:20:00Z"/>
                <w:b/>
                <w:color w:val="000000" w:themeColor="text1"/>
              </w:rPr>
              <w:pPrChange w:id="424" w:author="Dr Mamadou SANOGO" w:date="2023-10-27T13:08:00Z">
                <w:pPr>
                  <w:spacing w:before="120" w:after="120" w:line="240" w:lineRule="auto"/>
                  <w:ind w:right="-45"/>
                  <w:jc w:val="center"/>
                </w:pPr>
              </w:pPrChange>
            </w:pPr>
            <w:r w:rsidRPr="007A4AFC">
              <w:rPr>
                <w:b/>
                <w:color w:val="000000" w:themeColor="text1"/>
                <w:rPrChange w:id="425" w:author="Dr Mamadou SANOGO" w:date="2023-10-25T18:14:00Z">
                  <w:rPr>
                    <w:b/>
                  </w:rPr>
                </w:rPrChange>
              </w:rPr>
              <w:t>Acronymes, Sigles et</w:t>
            </w:r>
          </w:p>
          <w:p w14:paraId="1D411B26" w14:textId="0F804E8B" w:rsidR="00052F11" w:rsidRPr="007A4AFC" w:rsidRDefault="00052F11">
            <w:pPr>
              <w:spacing w:before="120" w:after="120" w:line="240" w:lineRule="auto"/>
              <w:ind w:right="-45"/>
              <w:jc w:val="left"/>
              <w:rPr>
                <w:b/>
                <w:color w:val="000000" w:themeColor="text1"/>
                <w:rPrChange w:id="426" w:author="Dr Mamadou SANOGO" w:date="2023-10-25T18:14:00Z">
                  <w:rPr>
                    <w:b/>
                  </w:rPr>
                </w:rPrChange>
              </w:rPr>
              <w:pPrChange w:id="427" w:author="Dr Mamadou SANOGO" w:date="2023-10-27T13:08:00Z">
                <w:pPr>
                  <w:spacing w:before="120" w:after="120" w:line="240" w:lineRule="auto"/>
                  <w:ind w:right="-45"/>
                  <w:jc w:val="center"/>
                </w:pPr>
              </w:pPrChange>
            </w:pPr>
            <w:del w:id="428" w:author="Dr Mamadou SANOGO" w:date="2023-10-26T11:20:00Z">
              <w:r w:rsidRPr="007A4AFC" w:rsidDel="00A04F82">
                <w:rPr>
                  <w:b/>
                  <w:color w:val="000000" w:themeColor="text1"/>
                  <w:rPrChange w:id="429" w:author="Dr Mamadou SANOGO" w:date="2023-10-25T18:14:00Z">
                    <w:rPr>
                      <w:b/>
                    </w:rPr>
                  </w:rPrChange>
                </w:rPr>
                <w:delText xml:space="preserve"> </w:delText>
              </w:r>
            </w:del>
            <w:r w:rsidRPr="007A4AFC">
              <w:rPr>
                <w:b/>
                <w:color w:val="000000" w:themeColor="text1"/>
                <w:rPrChange w:id="430" w:author="Dr Mamadou SANOGO" w:date="2023-10-25T18:14:00Z">
                  <w:rPr>
                    <w:b/>
                  </w:rPr>
                </w:rPrChange>
              </w:rPr>
              <w:t>Abréviations</w:t>
            </w:r>
          </w:p>
        </w:tc>
        <w:tc>
          <w:tcPr>
            <w:tcW w:w="290" w:type="dxa"/>
            <w:vAlign w:val="center"/>
          </w:tcPr>
          <w:p w14:paraId="65BB4FDA" w14:textId="1ECDC512" w:rsidR="00052F11" w:rsidRPr="007A4AFC" w:rsidRDefault="007670BF" w:rsidP="007670BF">
            <w:pPr>
              <w:spacing w:before="120" w:after="120" w:line="240" w:lineRule="auto"/>
              <w:ind w:right="-45"/>
              <w:jc w:val="center"/>
              <w:rPr>
                <w:b/>
                <w:color w:val="000000" w:themeColor="text1"/>
                <w:rPrChange w:id="431" w:author="Dr Mamadou SANOGO" w:date="2023-10-25T18:14:00Z">
                  <w:rPr>
                    <w:b/>
                  </w:rPr>
                </w:rPrChange>
              </w:rPr>
            </w:pPr>
            <w:r w:rsidRPr="007A4AFC">
              <w:rPr>
                <w:b/>
                <w:color w:val="000000" w:themeColor="text1"/>
                <w:rPrChange w:id="432" w:author="Dr Mamadou SANOGO" w:date="2023-10-25T18:14:00Z">
                  <w:rPr>
                    <w:b/>
                  </w:rPr>
                </w:rPrChange>
              </w:rPr>
              <w:t>:</w:t>
            </w:r>
          </w:p>
        </w:tc>
        <w:tc>
          <w:tcPr>
            <w:tcW w:w="5880" w:type="dxa"/>
            <w:gridSpan w:val="2"/>
            <w:vAlign w:val="center"/>
          </w:tcPr>
          <w:p w14:paraId="5DF3503C" w14:textId="77777777" w:rsidR="00052F11" w:rsidRPr="007A4AFC" w:rsidRDefault="00052F11" w:rsidP="007670BF">
            <w:pPr>
              <w:spacing w:before="120" w:after="120" w:line="240" w:lineRule="auto"/>
              <w:ind w:right="-45"/>
              <w:jc w:val="center"/>
              <w:rPr>
                <w:b/>
                <w:color w:val="000000" w:themeColor="text1"/>
                <w:rPrChange w:id="433" w:author="Dr Mamadou SANOGO" w:date="2023-10-25T18:14:00Z">
                  <w:rPr>
                    <w:b/>
                  </w:rPr>
                </w:rPrChange>
              </w:rPr>
            </w:pPr>
            <w:r w:rsidRPr="007A4AFC">
              <w:rPr>
                <w:b/>
                <w:color w:val="000000" w:themeColor="text1"/>
                <w:rPrChange w:id="434" w:author="Dr Mamadou SANOGO" w:date="2023-10-25T18:14:00Z">
                  <w:rPr>
                    <w:b/>
                  </w:rPr>
                </w:rPrChange>
              </w:rPr>
              <w:t>Signification</w:t>
            </w:r>
          </w:p>
        </w:tc>
      </w:tr>
      <w:tr w:rsidR="007A4AFC" w:rsidRPr="007A4AFC" w14:paraId="2CD1DC45" w14:textId="77777777" w:rsidTr="00642B00">
        <w:tc>
          <w:tcPr>
            <w:tcW w:w="2901" w:type="dxa"/>
            <w:vAlign w:val="center"/>
          </w:tcPr>
          <w:p w14:paraId="48B8CBA0" w14:textId="77777777" w:rsidR="00052F11" w:rsidRPr="007A4AFC" w:rsidRDefault="00052F11" w:rsidP="007670BF">
            <w:pPr>
              <w:spacing w:before="120" w:after="120" w:line="240" w:lineRule="auto"/>
              <w:ind w:right="-45"/>
              <w:rPr>
                <w:b/>
                <w:color w:val="000000" w:themeColor="text1"/>
                <w:rPrChange w:id="435" w:author="Dr Mamadou SANOGO" w:date="2023-10-25T18:14:00Z">
                  <w:rPr>
                    <w:b/>
                  </w:rPr>
                </w:rPrChange>
              </w:rPr>
            </w:pPr>
            <w:r w:rsidRPr="007A4AFC">
              <w:rPr>
                <w:b/>
                <w:color w:val="000000" w:themeColor="text1"/>
                <w:rPrChange w:id="436" w:author="Dr Mamadou SANOGO" w:date="2023-10-25T18:14:00Z">
                  <w:rPr>
                    <w:b/>
                  </w:rPr>
                </w:rPrChange>
              </w:rPr>
              <w:t>AMAQ-SUP</w:t>
            </w:r>
          </w:p>
        </w:tc>
        <w:tc>
          <w:tcPr>
            <w:tcW w:w="290" w:type="dxa"/>
            <w:vAlign w:val="center"/>
          </w:tcPr>
          <w:p w14:paraId="74688D44" w14:textId="77777777" w:rsidR="00052F11" w:rsidRPr="007A4AFC" w:rsidRDefault="00052F11" w:rsidP="007670BF">
            <w:pPr>
              <w:spacing w:before="120" w:after="120" w:line="240" w:lineRule="auto"/>
              <w:rPr>
                <w:color w:val="000000" w:themeColor="text1"/>
                <w:rPrChange w:id="437" w:author="Dr Mamadou SANOGO" w:date="2023-10-25T18:14:00Z">
                  <w:rPr/>
                </w:rPrChange>
              </w:rPr>
            </w:pPr>
            <w:r w:rsidRPr="007A4AFC">
              <w:rPr>
                <w:color w:val="000000" w:themeColor="text1"/>
                <w:rPrChange w:id="438" w:author="Dr Mamadou SANOGO" w:date="2023-10-25T18:14:00Z">
                  <w:rPr/>
                </w:rPrChange>
              </w:rPr>
              <w:t>:</w:t>
            </w:r>
          </w:p>
        </w:tc>
        <w:tc>
          <w:tcPr>
            <w:tcW w:w="5880" w:type="dxa"/>
            <w:gridSpan w:val="2"/>
            <w:vAlign w:val="center"/>
          </w:tcPr>
          <w:p w14:paraId="6A00693B" w14:textId="77777777" w:rsidR="00052F11" w:rsidRPr="007A4AFC" w:rsidRDefault="00052F11" w:rsidP="007670BF">
            <w:pPr>
              <w:spacing w:before="120" w:after="120" w:line="240" w:lineRule="auto"/>
              <w:rPr>
                <w:color w:val="000000" w:themeColor="text1"/>
                <w:rPrChange w:id="439" w:author="Dr Mamadou SANOGO" w:date="2023-10-25T18:14:00Z">
                  <w:rPr/>
                </w:rPrChange>
              </w:rPr>
            </w:pPr>
            <w:r w:rsidRPr="007A4AFC">
              <w:rPr>
                <w:color w:val="000000" w:themeColor="text1"/>
                <w:rPrChange w:id="440" w:author="Dr Mamadou SANOGO" w:date="2023-10-25T18:14:00Z">
                  <w:rPr/>
                </w:rPrChange>
              </w:rPr>
              <w:t>Agence Malienne d’Assurance Qualité de l’Enseignement Supérieur et de la Recherche Scientifique</w:t>
            </w:r>
          </w:p>
        </w:tc>
      </w:tr>
      <w:tr w:rsidR="007A4AFC" w:rsidRPr="007A4AFC" w14:paraId="05118149" w14:textId="77777777" w:rsidTr="00642B00">
        <w:tc>
          <w:tcPr>
            <w:tcW w:w="2901" w:type="dxa"/>
            <w:vAlign w:val="center"/>
          </w:tcPr>
          <w:p w14:paraId="53C48562" w14:textId="0B99704A" w:rsidR="008C2574" w:rsidRPr="007A4AFC" w:rsidRDefault="008C2574" w:rsidP="007670BF">
            <w:pPr>
              <w:spacing w:before="120" w:after="120" w:line="240" w:lineRule="auto"/>
              <w:ind w:right="-45"/>
              <w:rPr>
                <w:b/>
                <w:color w:val="000000" w:themeColor="text1"/>
                <w:rPrChange w:id="441" w:author="Dr Mamadou SANOGO" w:date="2023-10-25T18:14:00Z">
                  <w:rPr>
                    <w:b/>
                  </w:rPr>
                </w:rPrChange>
              </w:rPr>
            </w:pPr>
            <w:r w:rsidRPr="007A4AFC">
              <w:rPr>
                <w:b/>
                <w:color w:val="000000" w:themeColor="text1"/>
                <w:szCs w:val="24"/>
                <w:rPrChange w:id="442" w:author="Dr Mamadou SANOGO" w:date="2023-10-25T18:14:00Z">
                  <w:rPr>
                    <w:b/>
                    <w:szCs w:val="24"/>
                  </w:rPr>
                </w:rPrChange>
              </w:rPr>
              <w:t>AMS</w:t>
            </w:r>
          </w:p>
        </w:tc>
        <w:tc>
          <w:tcPr>
            <w:tcW w:w="290" w:type="dxa"/>
            <w:vAlign w:val="center"/>
          </w:tcPr>
          <w:p w14:paraId="353DD1C0" w14:textId="18758527" w:rsidR="008C2574" w:rsidRPr="007A4AFC" w:rsidRDefault="008C2574" w:rsidP="007670BF">
            <w:pPr>
              <w:spacing w:before="120" w:after="120" w:line="240" w:lineRule="auto"/>
              <w:rPr>
                <w:color w:val="000000" w:themeColor="text1"/>
                <w:rPrChange w:id="443" w:author="Dr Mamadou SANOGO" w:date="2023-10-25T18:14:00Z">
                  <w:rPr/>
                </w:rPrChange>
              </w:rPr>
            </w:pPr>
            <w:r w:rsidRPr="007A4AFC">
              <w:rPr>
                <w:color w:val="000000" w:themeColor="text1"/>
                <w:rPrChange w:id="444" w:author="Dr Mamadou SANOGO" w:date="2023-10-25T18:14:00Z">
                  <w:rPr/>
                </w:rPrChange>
              </w:rPr>
              <w:t>:</w:t>
            </w:r>
          </w:p>
        </w:tc>
        <w:tc>
          <w:tcPr>
            <w:tcW w:w="5880" w:type="dxa"/>
            <w:gridSpan w:val="2"/>
            <w:vAlign w:val="center"/>
          </w:tcPr>
          <w:p w14:paraId="1FA481BA" w14:textId="30743CD1" w:rsidR="008C2574" w:rsidRPr="007A4AFC" w:rsidRDefault="008C2574" w:rsidP="007670BF">
            <w:pPr>
              <w:spacing w:before="120" w:after="120" w:line="240" w:lineRule="auto"/>
              <w:rPr>
                <w:color w:val="000000" w:themeColor="text1"/>
                <w:rPrChange w:id="445" w:author="Dr Mamadou SANOGO" w:date="2023-10-25T18:14:00Z">
                  <w:rPr/>
                </w:rPrChange>
              </w:rPr>
            </w:pPr>
            <w:r w:rsidRPr="007A4AFC">
              <w:rPr>
                <w:color w:val="000000" w:themeColor="text1"/>
                <w:rPrChange w:id="446" w:author="Dr Mamadou SANOGO" w:date="2023-10-25T18:14:00Z">
                  <w:rPr/>
                </w:rPrChange>
              </w:rPr>
              <w:t>Assemblée des Ministres de la Santé</w:t>
            </w:r>
          </w:p>
        </w:tc>
      </w:tr>
      <w:tr w:rsidR="007A4AFC" w:rsidRPr="007A4AFC" w14:paraId="32DDB55E" w14:textId="77777777" w:rsidTr="00642B00">
        <w:tc>
          <w:tcPr>
            <w:tcW w:w="2901" w:type="dxa"/>
            <w:vAlign w:val="center"/>
          </w:tcPr>
          <w:p w14:paraId="09FC02C2" w14:textId="77777777" w:rsidR="00052F11" w:rsidRPr="007A4AFC" w:rsidRDefault="00052F11" w:rsidP="007670BF">
            <w:pPr>
              <w:spacing w:before="120" w:after="120" w:line="240" w:lineRule="auto"/>
              <w:rPr>
                <w:b/>
                <w:color w:val="000000" w:themeColor="text1"/>
                <w:szCs w:val="24"/>
                <w:rPrChange w:id="447" w:author="Dr Mamadou SANOGO" w:date="2023-10-25T18:14:00Z">
                  <w:rPr>
                    <w:b/>
                    <w:szCs w:val="24"/>
                  </w:rPr>
                </w:rPrChange>
              </w:rPr>
            </w:pPr>
            <w:r w:rsidRPr="007A4AFC">
              <w:rPr>
                <w:b/>
                <w:color w:val="000000" w:themeColor="text1"/>
                <w:szCs w:val="24"/>
                <w:rPrChange w:id="448" w:author="Dr Mamadou SANOGO" w:date="2023-10-25T18:14:00Z">
                  <w:rPr>
                    <w:b/>
                    <w:szCs w:val="24"/>
                  </w:rPr>
                </w:rPrChange>
              </w:rPr>
              <w:t>BT</w:t>
            </w:r>
          </w:p>
        </w:tc>
        <w:tc>
          <w:tcPr>
            <w:tcW w:w="290" w:type="dxa"/>
            <w:vAlign w:val="center"/>
          </w:tcPr>
          <w:p w14:paraId="24028F17" w14:textId="77777777" w:rsidR="00052F11" w:rsidRPr="007A4AFC" w:rsidRDefault="00052F11" w:rsidP="007670BF">
            <w:pPr>
              <w:spacing w:before="120" w:after="120" w:line="240" w:lineRule="auto"/>
              <w:rPr>
                <w:color w:val="000000" w:themeColor="text1"/>
                <w:rPrChange w:id="449" w:author="Dr Mamadou SANOGO" w:date="2023-10-25T18:14:00Z">
                  <w:rPr/>
                </w:rPrChange>
              </w:rPr>
            </w:pPr>
            <w:r w:rsidRPr="007A4AFC">
              <w:rPr>
                <w:color w:val="000000" w:themeColor="text1"/>
                <w:rPrChange w:id="450" w:author="Dr Mamadou SANOGO" w:date="2023-10-25T18:14:00Z">
                  <w:rPr/>
                </w:rPrChange>
              </w:rPr>
              <w:t>:</w:t>
            </w:r>
          </w:p>
        </w:tc>
        <w:tc>
          <w:tcPr>
            <w:tcW w:w="5880" w:type="dxa"/>
            <w:gridSpan w:val="2"/>
            <w:vAlign w:val="center"/>
          </w:tcPr>
          <w:p w14:paraId="11382B31" w14:textId="77777777" w:rsidR="00052F11" w:rsidRPr="007A4AFC" w:rsidRDefault="00052F11" w:rsidP="007670BF">
            <w:pPr>
              <w:spacing w:before="120" w:after="120" w:line="240" w:lineRule="auto"/>
              <w:rPr>
                <w:color w:val="000000" w:themeColor="text1"/>
                <w:rPrChange w:id="451" w:author="Dr Mamadou SANOGO" w:date="2023-10-25T18:14:00Z">
                  <w:rPr/>
                </w:rPrChange>
              </w:rPr>
            </w:pPr>
            <w:r w:rsidRPr="007A4AFC">
              <w:rPr>
                <w:color w:val="000000" w:themeColor="text1"/>
                <w:rPrChange w:id="452" w:author="Dr Mamadou SANOGO" w:date="2023-10-25T18:14:00Z">
                  <w:rPr/>
                </w:rPrChange>
              </w:rPr>
              <w:t>Brevet de Technicien</w:t>
            </w:r>
          </w:p>
        </w:tc>
      </w:tr>
      <w:tr w:rsidR="007A4AFC" w:rsidRPr="007A4AFC" w14:paraId="402E4625" w14:textId="77777777" w:rsidTr="00642B00">
        <w:tc>
          <w:tcPr>
            <w:tcW w:w="2901" w:type="dxa"/>
            <w:vAlign w:val="center"/>
          </w:tcPr>
          <w:p w14:paraId="7E83A452" w14:textId="77777777" w:rsidR="00052F11" w:rsidRPr="007A4AFC" w:rsidRDefault="00052F11" w:rsidP="007670BF">
            <w:pPr>
              <w:spacing w:before="120" w:after="120" w:line="240" w:lineRule="auto"/>
              <w:rPr>
                <w:b/>
                <w:color w:val="000000" w:themeColor="text1"/>
                <w:szCs w:val="24"/>
                <w:rPrChange w:id="453" w:author="Dr Mamadou SANOGO" w:date="2023-10-25T18:14:00Z">
                  <w:rPr>
                    <w:b/>
                    <w:szCs w:val="24"/>
                  </w:rPr>
                </w:rPrChange>
              </w:rPr>
            </w:pPr>
            <w:r w:rsidRPr="007A4AFC">
              <w:rPr>
                <w:b/>
                <w:color w:val="000000" w:themeColor="text1"/>
                <w:szCs w:val="24"/>
                <w:rPrChange w:id="454" w:author="Dr Mamadou SANOGO" w:date="2023-10-25T18:14:00Z">
                  <w:rPr>
                    <w:b/>
                    <w:szCs w:val="24"/>
                  </w:rPr>
                </w:rPrChange>
              </w:rPr>
              <w:t>CE</w:t>
            </w:r>
          </w:p>
        </w:tc>
        <w:tc>
          <w:tcPr>
            <w:tcW w:w="290" w:type="dxa"/>
            <w:vAlign w:val="center"/>
          </w:tcPr>
          <w:p w14:paraId="1B43E171" w14:textId="77777777" w:rsidR="00052F11" w:rsidRPr="007A4AFC" w:rsidRDefault="00052F11" w:rsidP="007670BF">
            <w:pPr>
              <w:spacing w:before="120" w:after="120" w:line="240" w:lineRule="auto"/>
              <w:rPr>
                <w:color w:val="000000" w:themeColor="text1"/>
                <w:rPrChange w:id="455" w:author="Dr Mamadou SANOGO" w:date="2023-10-25T18:14:00Z">
                  <w:rPr/>
                </w:rPrChange>
              </w:rPr>
            </w:pPr>
            <w:r w:rsidRPr="007A4AFC">
              <w:rPr>
                <w:color w:val="000000" w:themeColor="text1"/>
                <w:rPrChange w:id="456" w:author="Dr Mamadou SANOGO" w:date="2023-10-25T18:14:00Z">
                  <w:rPr/>
                </w:rPrChange>
              </w:rPr>
              <w:t>:</w:t>
            </w:r>
          </w:p>
        </w:tc>
        <w:tc>
          <w:tcPr>
            <w:tcW w:w="5880" w:type="dxa"/>
            <w:gridSpan w:val="2"/>
            <w:vAlign w:val="center"/>
          </w:tcPr>
          <w:p w14:paraId="162C6513" w14:textId="77777777" w:rsidR="00052F11" w:rsidRPr="007A4AFC" w:rsidRDefault="00052F11" w:rsidP="007670BF">
            <w:pPr>
              <w:spacing w:before="120" w:after="120" w:line="240" w:lineRule="auto"/>
              <w:rPr>
                <w:color w:val="000000" w:themeColor="text1"/>
                <w:rPrChange w:id="457" w:author="Dr Mamadou SANOGO" w:date="2023-10-25T18:14:00Z">
                  <w:rPr/>
                </w:rPrChange>
              </w:rPr>
            </w:pPr>
            <w:r w:rsidRPr="007A4AFC">
              <w:rPr>
                <w:color w:val="000000" w:themeColor="text1"/>
                <w:rPrChange w:id="458" w:author="Dr Mamadou SANOGO" w:date="2023-10-25T18:14:00Z">
                  <w:rPr/>
                </w:rPrChange>
              </w:rPr>
              <w:t>Commission d’Enseignement</w:t>
            </w:r>
          </w:p>
        </w:tc>
      </w:tr>
      <w:tr w:rsidR="007A4AFC" w:rsidRPr="007A4AFC" w14:paraId="1CE8E024" w14:textId="77777777" w:rsidTr="00642B00">
        <w:tc>
          <w:tcPr>
            <w:tcW w:w="2901" w:type="dxa"/>
            <w:vAlign w:val="center"/>
          </w:tcPr>
          <w:p w14:paraId="4A45D4C7" w14:textId="77777777" w:rsidR="00052F11" w:rsidRPr="007A4AFC" w:rsidRDefault="00052F11" w:rsidP="007670BF">
            <w:pPr>
              <w:spacing w:before="120" w:after="120" w:line="240" w:lineRule="auto"/>
              <w:rPr>
                <w:b/>
                <w:color w:val="000000" w:themeColor="text1"/>
                <w:szCs w:val="24"/>
                <w:rPrChange w:id="459" w:author="Dr Mamadou SANOGO" w:date="2023-10-25T18:14:00Z">
                  <w:rPr>
                    <w:b/>
                    <w:szCs w:val="24"/>
                  </w:rPr>
                </w:rPrChange>
              </w:rPr>
            </w:pPr>
            <w:r w:rsidRPr="007A4AFC">
              <w:rPr>
                <w:b/>
                <w:color w:val="000000" w:themeColor="text1"/>
                <w:szCs w:val="24"/>
                <w:rPrChange w:id="460" w:author="Dr Mamadou SANOGO" w:date="2023-10-25T18:14:00Z">
                  <w:rPr>
                    <w:b/>
                    <w:szCs w:val="24"/>
                  </w:rPr>
                </w:rPrChange>
              </w:rPr>
              <w:t>CEDEAO</w:t>
            </w:r>
          </w:p>
        </w:tc>
        <w:tc>
          <w:tcPr>
            <w:tcW w:w="290" w:type="dxa"/>
            <w:vAlign w:val="center"/>
          </w:tcPr>
          <w:p w14:paraId="7400C03D" w14:textId="77777777" w:rsidR="00052F11" w:rsidRPr="007A4AFC" w:rsidRDefault="00052F11" w:rsidP="007670BF">
            <w:pPr>
              <w:spacing w:before="120" w:after="120" w:line="240" w:lineRule="auto"/>
              <w:rPr>
                <w:color w:val="000000" w:themeColor="text1"/>
                <w:rPrChange w:id="461" w:author="Dr Mamadou SANOGO" w:date="2023-10-25T18:14:00Z">
                  <w:rPr/>
                </w:rPrChange>
              </w:rPr>
            </w:pPr>
          </w:p>
        </w:tc>
        <w:tc>
          <w:tcPr>
            <w:tcW w:w="5880" w:type="dxa"/>
            <w:gridSpan w:val="2"/>
            <w:vAlign w:val="center"/>
          </w:tcPr>
          <w:p w14:paraId="5BDBDE38" w14:textId="77777777" w:rsidR="00052F11" w:rsidRPr="007A4AFC" w:rsidRDefault="00052F11" w:rsidP="007670BF">
            <w:pPr>
              <w:spacing w:before="120" w:after="120" w:line="240" w:lineRule="auto"/>
              <w:rPr>
                <w:color w:val="000000" w:themeColor="text1"/>
                <w:rPrChange w:id="462" w:author="Dr Mamadou SANOGO" w:date="2023-10-25T18:14:00Z">
                  <w:rPr/>
                </w:rPrChange>
              </w:rPr>
            </w:pPr>
            <w:r w:rsidRPr="007A4AFC">
              <w:rPr>
                <w:color w:val="000000" w:themeColor="text1"/>
                <w:rPrChange w:id="463" w:author="Dr Mamadou SANOGO" w:date="2023-10-25T18:14:00Z">
                  <w:rPr/>
                </w:rPrChange>
              </w:rPr>
              <w:t>Communauté Economique des Etats de l’Afrique de l’Ouest</w:t>
            </w:r>
          </w:p>
        </w:tc>
      </w:tr>
      <w:tr w:rsidR="007A4AFC" w:rsidRPr="007A4AFC" w14:paraId="0DB81426" w14:textId="77777777" w:rsidTr="00642B00">
        <w:tc>
          <w:tcPr>
            <w:tcW w:w="2901" w:type="dxa"/>
            <w:vAlign w:val="center"/>
          </w:tcPr>
          <w:p w14:paraId="2CEB77BB" w14:textId="77777777" w:rsidR="00052F11" w:rsidRPr="007A4AFC" w:rsidRDefault="00052F11" w:rsidP="007670BF">
            <w:pPr>
              <w:spacing w:before="120" w:after="120" w:line="240" w:lineRule="auto"/>
              <w:ind w:right="-45"/>
              <w:rPr>
                <w:b/>
                <w:bCs/>
                <w:color w:val="000000" w:themeColor="text1"/>
                <w:spacing w:val="-2"/>
                <w:position w:val="1"/>
                <w:szCs w:val="24"/>
                <w:rPrChange w:id="464" w:author="Dr Mamadou SANOGO" w:date="2023-10-25T18:14:00Z">
                  <w:rPr>
                    <w:b/>
                    <w:bCs/>
                    <w:color w:val="1A161B"/>
                    <w:spacing w:val="-2"/>
                    <w:position w:val="1"/>
                    <w:szCs w:val="24"/>
                  </w:rPr>
                </w:rPrChange>
              </w:rPr>
            </w:pPr>
            <w:r w:rsidRPr="007A4AFC">
              <w:rPr>
                <w:b/>
                <w:bCs/>
                <w:color w:val="000000" w:themeColor="text1"/>
                <w:spacing w:val="-2"/>
                <w:position w:val="1"/>
                <w:szCs w:val="24"/>
                <w:rPrChange w:id="465" w:author="Dr Mamadou SANOGO" w:date="2023-10-25T18:14:00Z">
                  <w:rPr>
                    <w:b/>
                    <w:bCs/>
                    <w:color w:val="1A161B"/>
                    <w:spacing w:val="-2"/>
                    <w:position w:val="1"/>
                    <w:szCs w:val="24"/>
                  </w:rPr>
                </w:rPrChange>
              </w:rPr>
              <w:t>EPSFé</w:t>
            </w:r>
          </w:p>
        </w:tc>
        <w:tc>
          <w:tcPr>
            <w:tcW w:w="290" w:type="dxa"/>
            <w:vAlign w:val="center"/>
          </w:tcPr>
          <w:p w14:paraId="605D12AE" w14:textId="77777777" w:rsidR="00052F11" w:rsidRPr="007A4AFC" w:rsidRDefault="00052F11" w:rsidP="007670BF">
            <w:pPr>
              <w:spacing w:before="120" w:after="120" w:line="240" w:lineRule="auto"/>
              <w:ind w:right="-45"/>
              <w:rPr>
                <w:color w:val="000000" w:themeColor="text1"/>
                <w:rPrChange w:id="466" w:author="Dr Mamadou SANOGO" w:date="2023-10-25T18:15:00Z">
                  <w:rPr/>
                </w:rPrChange>
              </w:rPr>
            </w:pPr>
            <w:r w:rsidRPr="007A4AFC">
              <w:rPr>
                <w:color w:val="000000" w:themeColor="text1"/>
                <w:rPrChange w:id="467" w:author="Dr Mamadou SANOGO" w:date="2023-10-25T18:14:00Z">
                  <w:rPr/>
                </w:rPrChange>
              </w:rPr>
              <w:t>:</w:t>
            </w:r>
          </w:p>
        </w:tc>
        <w:tc>
          <w:tcPr>
            <w:tcW w:w="5880" w:type="dxa"/>
            <w:gridSpan w:val="2"/>
            <w:vAlign w:val="center"/>
          </w:tcPr>
          <w:p w14:paraId="6DA27D91" w14:textId="61B9F821" w:rsidR="00052F11" w:rsidRPr="007A4AFC" w:rsidRDefault="00052F11" w:rsidP="007670BF">
            <w:pPr>
              <w:spacing w:before="120" w:after="120" w:line="240" w:lineRule="auto"/>
              <w:rPr>
                <w:color w:val="000000" w:themeColor="text1"/>
                <w:spacing w:val="1"/>
                <w:position w:val="1"/>
                <w:rPrChange w:id="468" w:author="Dr Mamadou SANOGO" w:date="2023-10-25T18:15:00Z">
                  <w:rPr>
                    <w:spacing w:val="1"/>
                    <w:position w:val="1"/>
                  </w:rPr>
                </w:rPrChange>
              </w:rPr>
            </w:pPr>
            <w:r w:rsidRPr="007A4AFC">
              <w:rPr>
                <w:color w:val="000000" w:themeColor="text1"/>
                <w:spacing w:val="1"/>
                <w:position w:val="1"/>
                <w:rPrChange w:id="469" w:author="Dr Mamadou SANOGO" w:date="2023-10-25T18:15:00Z">
                  <w:rPr>
                    <w:spacing w:val="1"/>
                    <w:position w:val="1"/>
                  </w:rPr>
                </w:rPrChange>
              </w:rPr>
              <w:t>Ecol</w:t>
            </w:r>
            <w:r w:rsidR="007D0487" w:rsidRPr="007A4AFC">
              <w:rPr>
                <w:color w:val="000000" w:themeColor="text1"/>
                <w:spacing w:val="1"/>
                <w:position w:val="1"/>
                <w:rPrChange w:id="470" w:author="Dr Mamadou SANOGO" w:date="2023-10-25T18:15:00Z">
                  <w:rPr>
                    <w:spacing w:val="1"/>
                    <w:position w:val="1"/>
                  </w:rPr>
                </w:rPrChange>
              </w:rPr>
              <w:t>e Privée de Santé Félix Houphouë</w:t>
            </w:r>
            <w:r w:rsidRPr="007A4AFC">
              <w:rPr>
                <w:color w:val="000000" w:themeColor="text1"/>
                <w:spacing w:val="1"/>
                <w:position w:val="1"/>
                <w:rPrChange w:id="471" w:author="Dr Mamadou SANOGO" w:date="2023-10-25T18:15:00Z">
                  <w:rPr>
                    <w:spacing w:val="1"/>
                    <w:position w:val="1"/>
                  </w:rPr>
                </w:rPrChange>
              </w:rPr>
              <w:t>t Boigny</w:t>
            </w:r>
          </w:p>
        </w:tc>
      </w:tr>
      <w:tr w:rsidR="007A4AFC" w:rsidRPr="007A4AFC" w14:paraId="0214C51B" w14:textId="77777777" w:rsidTr="00642B00">
        <w:tc>
          <w:tcPr>
            <w:tcW w:w="2901" w:type="dxa"/>
            <w:vAlign w:val="center"/>
          </w:tcPr>
          <w:p w14:paraId="69E99BA4" w14:textId="77777777" w:rsidR="00052F11" w:rsidRPr="007A4AFC" w:rsidRDefault="00052F11" w:rsidP="007670BF">
            <w:pPr>
              <w:spacing w:before="120" w:after="120" w:line="240" w:lineRule="auto"/>
              <w:rPr>
                <w:b/>
                <w:color w:val="000000" w:themeColor="text1"/>
                <w:szCs w:val="24"/>
                <w:rPrChange w:id="472" w:author="Dr Mamadou SANOGO" w:date="2023-10-25T18:15:00Z">
                  <w:rPr>
                    <w:b/>
                    <w:szCs w:val="24"/>
                  </w:rPr>
                </w:rPrChange>
              </w:rPr>
            </w:pPr>
            <w:r w:rsidRPr="007A4AFC">
              <w:rPr>
                <w:b/>
                <w:color w:val="000000" w:themeColor="text1"/>
                <w:szCs w:val="24"/>
                <w:rPrChange w:id="473" w:author="Dr Mamadou SANOGO" w:date="2023-10-25T18:15:00Z">
                  <w:rPr>
                    <w:b/>
                    <w:szCs w:val="24"/>
                  </w:rPr>
                </w:rPrChange>
              </w:rPr>
              <w:t>ICADES</w:t>
            </w:r>
          </w:p>
        </w:tc>
        <w:tc>
          <w:tcPr>
            <w:tcW w:w="290" w:type="dxa"/>
            <w:vAlign w:val="center"/>
          </w:tcPr>
          <w:p w14:paraId="4204D85E" w14:textId="77777777" w:rsidR="00052F11" w:rsidRPr="007A4AFC" w:rsidRDefault="00052F11" w:rsidP="007670BF">
            <w:pPr>
              <w:spacing w:before="120" w:after="120" w:line="240" w:lineRule="auto"/>
              <w:rPr>
                <w:color w:val="000000" w:themeColor="text1"/>
                <w:rPrChange w:id="474" w:author="Dr Mamadou SANOGO" w:date="2023-10-25T18:15:00Z">
                  <w:rPr/>
                </w:rPrChange>
              </w:rPr>
            </w:pPr>
            <w:r w:rsidRPr="007A4AFC">
              <w:rPr>
                <w:color w:val="000000" w:themeColor="text1"/>
                <w:rPrChange w:id="475" w:author="Dr Mamadou SANOGO" w:date="2023-10-25T18:15:00Z">
                  <w:rPr/>
                </w:rPrChange>
              </w:rPr>
              <w:t>:</w:t>
            </w:r>
          </w:p>
        </w:tc>
        <w:tc>
          <w:tcPr>
            <w:tcW w:w="5880" w:type="dxa"/>
            <w:gridSpan w:val="2"/>
            <w:vAlign w:val="center"/>
          </w:tcPr>
          <w:p w14:paraId="4EED564E" w14:textId="77777777" w:rsidR="00052F11" w:rsidRPr="007A4AFC" w:rsidRDefault="00052F11" w:rsidP="007670BF">
            <w:pPr>
              <w:spacing w:before="120" w:after="120" w:line="240" w:lineRule="auto"/>
              <w:rPr>
                <w:color w:val="000000" w:themeColor="text1"/>
                <w:rPrChange w:id="476" w:author="Dr Mamadou SANOGO" w:date="2023-10-25T18:15:00Z">
                  <w:rPr/>
                </w:rPrChange>
              </w:rPr>
            </w:pPr>
            <w:r w:rsidRPr="007A4AFC">
              <w:rPr>
                <w:color w:val="000000" w:themeColor="text1"/>
                <w:rPrChange w:id="477" w:author="Dr Mamadou SANOGO" w:date="2023-10-25T18:15:00Z">
                  <w:rPr/>
                </w:rPrChange>
              </w:rPr>
              <w:t>Institut Continental d'Appui pour le Développement de l'Entrepreneuriat Social (Mauritanie)</w:t>
            </w:r>
          </w:p>
        </w:tc>
      </w:tr>
      <w:tr w:rsidR="00D31BBB" w:rsidRPr="007A4AFC" w14:paraId="54CA4785" w14:textId="77777777" w:rsidTr="00642B00">
        <w:trPr>
          <w:gridAfter w:val="1"/>
          <w:wAfter w:w="6" w:type="dxa"/>
          <w:ins w:id="478" w:author="Dr Mamadou SANOGO" w:date="2023-10-25T11:45:00Z"/>
        </w:trPr>
        <w:tc>
          <w:tcPr>
            <w:tcW w:w="2901" w:type="dxa"/>
            <w:vAlign w:val="center"/>
          </w:tcPr>
          <w:p w14:paraId="67269AF4" w14:textId="4660C0FD" w:rsidR="00D31BBB" w:rsidRPr="007A4AFC" w:rsidRDefault="00D31BBB" w:rsidP="007670BF">
            <w:pPr>
              <w:spacing w:before="120" w:after="120" w:line="240" w:lineRule="auto"/>
              <w:rPr>
                <w:ins w:id="479" w:author="Dr Mamadou SANOGO" w:date="2023-10-25T11:45:00Z"/>
                <w:b/>
                <w:color w:val="000000" w:themeColor="text1"/>
                <w:szCs w:val="24"/>
                <w:rPrChange w:id="480" w:author="Dr Mamadou SANOGO" w:date="2023-10-25T18:15:00Z">
                  <w:rPr>
                    <w:ins w:id="481" w:author="Dr Mamadou SANOGO" w:date="2023-10-25T11:45:00Z"/>
                    <w:b/>
                    <w:szCs w:val="24"/>
                  </w:rPr>
                </w:rPrChange>
              </w:rPr>
            </w:pPr>
            <w:ins w:id="482" w:author="Dr Mamadou SANOGO" w:date="2023-10-25T11:45:00Z">
              <w:r w:rsidRPr="007A4AFC">
                <w:rPr>
                  <w:b/>
                  <w:color w:val="000000" w:themeColor="text1"/>
                  <w:szCs w:val="24"/>
                  <w:rPrChange w:id="483" w:author="Dr Mamadou SANOGO" w:date="2023-10-25T18:15:00Z">
                    <w:rPr>
                      <w:b/>
                      <w:szCs w:val="24"/>
                    </w:rPr>
                  </w:rPrChange>
                </w:rPr>
                <w:t>IES</w:t>
              </w:r>
            </w:ins>
          </w:p>
        </w:tc>
        <w:tc>
          <w:tcPr>
            <w:tcW w:w="290" w:type="dxa"/>
            <w:vAlign w:val="center"/>
          </w:tcPr>
          <w:p w14:paraId="4F136D90" w14:textId="11537BC5" w:rsidR="00D31BBB" w:rsidRPr="007A4AFC" w:rsidRDefault="00D31BBB" w:rsidP="007670BF">
            <w:pPr>
              <w:spacing w:before="120" w:after="120" w:line="240" w:lineRule="auto"/>
              <w:rPr>
                <w:ins w:id="484" w:author="Dr Mamadou SANOGO" w:date="2023-10-25T11:45:00Z"/>
                <w:color w:val="000000" w:themeColor="text1"/>
                <w:rPrChange w:id="485" w:author="Dr Mamadou SANOGO" w:date="2023-10-25T18:15:00Z">
                  <w:rPr>
                    <w:ins w:id="486" w:author="Dr Mamadou SANOGO" w:date="2023-10-25T11:45:00Z"/>
                  </w:rPr>
                </w:rPrChange>
              </w:rPr>
            </w:pPr>
            <w:ins w:id="487" w:author="Dr Mamadou SANOGO" w:date="2023-10-25T11:45:00Z">
              <w:r w:rsidRPr="007A4AFC">
                <w:rPr>
                  <w:color w:val="000000" w:themeColor="text1"/>
                  <w:rPrChange w:id="488" w:author="Dr Mamadou SANOGO" w:date="2023-10-25T18:15:00Z">
                    <w:rPr/>
                  </w:rPrChange>
                </w:rPr>
                <w:t xml:space="preserve">:    </w:t>
              </w:r>
            </w:ins>
          </w:p>
        </w:tc>
        <w:tc>
          <w:tcPr>
            <w:tcW w:w="5880" w:type="dxa"/>
            <w:vAlign w:val="center"/>
          </w:tcPr>
          <w:p w14:paraId="375F0EDF" w14:textId="4E4B5688" w:rsidR="00D31BBB" w:rsidRPr="007A4AFC" w:rsidRDefault="00D31BBB" w:rsidP="007670BF">
            <w:pPr>
              <w:spacing w:before="120" w:after="120" w:line="240" w:lineRule="auto"/>
              <w:rPr>
                <w:ins w:id="489" w:author="Dr Mamadou SANOGO" w:date="2023-10-25T11:45:00Z"/>
                <w:color w:val="000000" w:themeColor="text1"/>
                <w:rPrChange w:id="490" w:author="Dr Mamadou SANOGO" w:date="2023-10-25T18:15:00Z">
                  <w:rPr>
                    <w:ins w:id="491" w:author="Dr Mamadou SANOGO" w:date="2023-10-25T11:45:00Z"/>
                  </w:rPr>
                </w:rPrChange>
              </w:rPr>
            </w:pPr>
            <w:ins w:id="492" w:author="Dr Mamadou SANOGO" w:date="2023-10-25T11:45:00Z">
              <w:r w:rsidRPr="007A4AFC">
                <w:rPr>
                  <w:color w:val="000000" w:themeColor="text1"/>
                  <w:rPrChange w:id="493" w:author="Dr Mamadou SANOGO" w:date="2023-10-25T18:15:00Z">
                    <w:rPr/>
                  </w:rPrChange>
                </w:rPr>
                <w:t xml:space="preserve">Institution d’Enseignement </w:t>
              </w:r>
            </w:ins>
          </w:p>
        </w:tc>
      </w:tr>
      <w:tr w:rsidR="007A4AFC" w:rsidRPr="007A4AFC" w14:paraId="2FF89ECC" w14:textId="77777777" w:rsidTr="00642B00">
        <w:tc>
          <w:tcPr>
            <w:tcW w:w="2901" w:type="dxa"/>
            <w:vAlign w:val="center"/>
          </w:tcPr>
          <w:p w14:paraId="60592C6D" w14:textId="16AD9C2E" w:rsidR="00D31BBB" w:rsidRPr="007A4AFC" w:rsidRDefault="009E592E" w:rsidP="009E592E">
            <w:pPr>
              <w:spacing w:before="120" w:after="120" w:line="240" w:lineRule="auto"/>
              <w:ind w:right="-45"/>
              <w:rPr>
                <w:b/>
                <w:bCs/>
                <w:color w:val="000000" w:themeColor="text1"/>
                <w:spacing w:val="-2"/>
                <w:position w:val="1"/>
                <w:szCs w:val="24"/>
                <w:rPrChange w:id="494" w:author="Dr Mamadou SANOGO" w:date="2023-10-25T18:15:00Z">
                  <w:rPr>
                    <w:b/>
                    <w:color w:val="FF0000"/>
                    <w:szCs w:val="24"/>
                  </w:rPr>
                </w:rPrChange>
              </w:rPr>
            </w:pPr>
            <w:r w:rsidRPr="007A4AFC">
              <w:rPr>
                <w:b/>
                <w:bCs/>
                <w:color w:val="000000" w:themeColor="text1"/>
                <w:spacing w:val="-2"/>
                <w:position w:val="1"/>
                <w:szCs w:val="24"/>
                <w:rPrChange w:id="495" w:author="Dr Mamadou SANOGO" w:date="2023-10-25T18:15:00Z">
                  <w:rPr>
                    <w:b/>
                    <w:bCs/>
                    <w:color w:val="1A161B"/>
                    <w:spacing w:val="-2"/>
                    <w:position w:val="1"/>
                    <w:szCs w:val="24"/>
                  </w:rPr>
                </w:rPrChange>
              </w:rPr>
              <w:t>IFSM</w:t>
            </w:r>
          </w:p>
        </w:tc>
        <w:tc>
          <w:tcPr>
            <w:tcW w:w="290" w:type="dxa"/>
            <w:vAlign w:val="center"/>
          </w:tcPr>
          <w:p w14:paraId="580A2AC3" w14:textId="0597448A" w:rsidR="009E592E" w:rsidRPr="007A4AFC" w:rsidRDefault="009E592E" w:rsidP="007670BF">
            <w:pPr>
              <w:spacing w:before="120" w:after="120" w:line="240" w:lineRule="auto"/>
              <w:rPr>
                <w:color w:val="000000" w:themeColor="text1"/>
                <w:rPrChange w:id="496" w:author="Dr Mamadou SANOGO" w:date="2023-10-25T18:15:00Z">
                  <w:rPr/>
                </w:rPrChange>
              </w:rPr>
            </w:pPr>
            <w:r w:rsidRPr="007A4AFC">
              <w:rPr>
                <w:color w:val="000000" w:themeColor="text1"/>
                <w:rPrChange w:id="497" w:author="Dr Mamadou SANOGO" w:date="2023-10-25T18:15:00Z">
                  <w:rPr/>
                </w:rPrChange>
              </w:rPr>
              <w:t>:</w:t>
            </w:r>
          </w:p>
        </w:tc>
        <w:tc>
          <w:tcPr>
            <w:tcW w:w="5880" w:type="dxa"/>
            <w:gridSpan w:val="2"/>
            <w:vAlign w:val="center"/>
          </w:tcPr>
          <w:p w14:paraId="19175A87" w14:textId="79777441" w:rsidR="009E592E" w:rsidRPr="007A4AFC" w:rsidRDefault="009E592E" w:rsidP="007670BF">
            <w:pPr>
              <w:spacing w:before="120" w:after="120" w:line="240" w:lineRule="auto"/>
              <w:rPr>
                <w:color w:val="000000" w:themeColor="text1"/>
                <w:rPrChange w:id="498" w:author="Dr Mamadou SANOGO" w:date="2023-10-25T18:15:00Z">
                  <w:rPr/>
                </w:rPrChange>
              </w:rPr>
            </w:pPr>
            <w:r w:rsidRPr="007A4AFC">
              <w:rPr>
                <w:color w:val="000000" w:themeColor="text1"/>
                <w:rPrChange w:id="499" w:author="Dr Mamadou SANOGO" w:date="2023-10-25T18:15:00Z">
                  <w:rPr/>
                </w:rPrChange>
              </w:rPr>
              <w:t>Institut de Formation Sainte Marie (Côte d’Ivoire)</w:t>
            </w:r>
          </w:p>
        </w:tc>
      </w:tr>
      <w:tr w:rsidR="007A4AFC" w:rsidRPr="007A4AFC" w14:paraId="77A8B079" w14:textId="77777777" w:rsidTr="00642B00">
        <w:tc>
          <w:tcPr>
            <w:tcW w:w="2901" w:type="dxa"/>
            <w:vAlign w:val="center"/>
          </w:tcPr>
          <w:p w14:paraId="71DA5D52" w14:textId="77777777" w:rsidR="00052F11" w:rsidRPr="007A4AFC" w:rsidRDefault="00052F11" w:rsidP="007670BF">
            <w:pPr>
              <w:spacing w:before="120" w:after="120" w:line="240" w:lineRule="auto"/>
              <w:rPr>
                <w:b/>
                <w:color w:val="000000" w:themeColor="text1"/>
                <w:szCs w:val="24"/>
                <w:rPrChange w:id="500" w:author="Dr Mamadou SANOGO" w:date="2023-10-25T18:15:00Z">
                  <w:rPr>
                    <w:b/>
                    <w:szCs w:val="24"/>
                  </w:rPr>
                </w:rPrChange>
              </w:rPr>
            </w:pPr>
            <w:r w:rsidRPr="007A4AFC">
              <w:rPr>
                <w:b/>
                <w:color w:val="000000" w:themeColor="text1"/>
                <w:szCs w:val="24"/>
                <w:rPrChange w:id="501" w:author="Dr Mamadou SANOGO" w:date="2023-10-25T18:15:00Z">
                  <w:rPr>
                    <w:b/>
                    <w:szCs w:val="24"/>
                  </w:rPr>
                </w:rPrChange>
              </w:rPr>
              <w:t>LMD</w:t>
            </w:r>
          </w:p>
        </w:tc>
        <w:tc>
          <w:tcPr>
            <w:tcW w:w="290" w:type="dxa"/>
            <w:vAlign w:val="center"/>
          </w:tcPr>
          <w:p w14:paraId="613AFBB0" w14:textId="77777777" w:rsidR="00052F11" w:rsidRPr="007A4AFC" w:rsidRDefault="00052F11" w:rsidP="007670BF">
            <w:pPr>
              <w:spacing w:before="120" w:after="120" w:line="240" w:lineRule="auto"/>
              <w:rPr>
                <w:color w:val="000000" w:themeColor="text1"/>
                <w:rPrChange w:id="502" w:author="Dr Mamadou SANOGO" w:date="2023-10-25T18:15:00Z">
                  <w:rPr/>
                </w:rPrChange>
              </w:rPr>
            </w:pPr>
            <w:r w:rsidRPr="007A4AFC">
              <w:rPr>
                <w:color w:val="000000" w:themeColor="text1"/>
                <w:rPrChange w:id="503" w:author="Dr Mamadou SANOGO" w:date="2023-10-25T18:15:00Z">
                  <w:rPr/>
                </w:rPrChange>
              </w:rPr>
              <w:t>:</w:t>
            </w:r>
          </w:p>
        </w:tc>
        <w:tc>
          <w:tcPr>
            <w:tcW w:w="5880" w:type="dxa"/>
            <w:gridSpan w:val="2"/>
            <w:vAlign w:val="center"/>
          </w:tcPr>
          <w:p w14:paraId="2ED68B3F" w14:textId="77777777" w:rsidR="00052F11" w:rsidRPr="007A4AFC" w:rsidRDefault="00052F11" w:rsidP="007670BF">
            <w:pPr>
              <w:spacing w:before="120" w:after="120" w:line="240" w:lineRule="auto"/>
              <w:rPr>
                <w:color w:val="000000" w:themeColor="text1"/>
                <w:rPrChange w:id="504" w:author="Dr Mamadou SANOGO" w:date="2023-10-25T18:15:00Z">
                  <w:rPr/>
                </w:rPrChange>
              </w:rPr>
            </w:pPr>
            <w:r w:rsidRPr="007A4AFC">
              <w:rPr>
                <w:color w:val="000000" w:themeColor="text1"/>
                <w:rPrChange w:id="505" w:author="Dr Mamadou SANOGO" w:date="2023-10-25T18:15:00Z">
                  <w:rPr/>
                </w:rPrChange>
              </w:rPr>
              <w:t>Licence Master Doctorat</w:t>
            </w:r>
          </w:p>
        </w:tc>
      </w:tr>
      <w:tr w:rsidR="007A4AFC" w:rsidRPr="007A4AFC" w14:paraId="0667A479" w14:textId="77777777" w:rsidTr="00642B00">
        <w:tc>
          <w:tcPr>
            <w:tcW w:w="2901" w:type="dxa"/>
            <w:vAlign w:val="center"/>
          </w:tcPr>
          <w:p w14:paraId="23DD8AEF" w14:textId="442B4B6E" w:rsidR="00052F11" w:rsidRPr="007A4AFC" w:rsidRDefault="0093658A" w:rsidP="007670BF">
            <w:pPr>
              <w:spacing w:before="120" w:after="120" w:line="240" w:lineRule="auto"/>
              <w:rPr>
                <w:b/>
                <w:color w:val="000000" w:themeColor="text1"/>
                <w:szCs w:val="24"/>
                <w:rPrChange w:id="506" w:author="Dr Mamadou SANOGO" w:date="2023-10-25T18:15:00Z">
                  <w:rPr>
                    <w:b/>
                    <w:szCs w:val="24"/>
                  </w:rPr>
                </w:rPrChange>
              </w:rPr>
            </w:pPr>
            <w:r w:rsidRPr="007A4AFC">
              <w:rPr>
                <w:b/>
                <w:color w:val="000000" w:themeColor="text1"/>
                <w:szCs w:val="24"/>
                <w:rPrChange w:id="507" w:author="Dr Mamadou SANOGO" w:date="2023-10-25T18:15:00Z">
                  <w:rPr>
                    <w:b/>
                    <w:szCs w:val="24"/>
                  </w:rPr>
                </w:rPrChange>
              </w:rPr>
              <w:t>M-</w:t>
            </w:r>
            <w:ins w:id="508" w:author="Dr Mamadou SANOGO" w:date="2023-10-26T11:21:00Z">
              <w:r w:rsidR="00A04F82">
                <w:rPr>
                  <w:b/>
                  <w:color w:val="000000" w:themeColor="text1"/>
                  <w:szCs w:val="24"/>
                </w:rPr>
                <w:t>GO</w:t>
              </w:r>
            </w:ins>
            <w:del w:id="509" w:author="Dr Mamadou SANOGO" w:date="2023-10-26T11:21:00Z">
              <w:r w:rsidRPr="007A4AFC" w:rsidDel="00A04F82">
                <w:rPr>
                  <w:b/>
                  <w:color w:val="000000" w:themeColor="text1"/>
                  <w:szCs w:val="24"/>
                  <w:rPrChange w:id="510" w:author="Dr Mamadou SANOGO" w:date="2023-10-25T18:15:00Z">
                    <w:rPr>
                      <w:b/>
                      <w:szCs w:val="24"/>
                    </w:rPr>
                  </w:rPrChange>
                </w:rPr>
                <w:delText>EPI</w:delText>
              </w:r>
            </w:del>
          </w:p>
        </w:tc>
        <w:tc>
          <w:tcPr>
            <w:tcW w:w="290" w:type="dxa"/>
            <w:vAlign w:val="center"/>
          </w:tcPr>
          <w:p w14:paraId="0527BEE1" w14:textId="33DAA6DA" w:rsidR="00052F11" w:rsidRPr="007A4AFC" w:rsidRDefault="00642B00" w:rsidP="007670BF">
            <w:pPr>
              <w:spacing w:before="120" w:after="120" w:line="240" w:lineRule="auto"/>
              <w:rPr>
                <w:color w:val="000000" w:themeColor="text1"/>
                <w:rPrChange w:id="511" w:author="Dr Mamadou SANOGO" w:date="2023-10-25T18:15:00Z">
                  <w:rPr/>
                </w:rPrChange>
              </w:rPr>
            </w:pPr>
            <w:r w:rsidRPr="007A4AFC">
              <w:rPr>
                <w:color w:val="000000" w:themeColor="text1"/>
                <w:rPrChange w:id="512" w:author="Dr Mamadou SANOGO" w:date="2023-10-25T18:15:00Z">
                  <w:rPr/>
                </w:rPrChange>
              </w:rPr>
              <w:t>:</w:t>
            </w:r>
          </w:p>
        </w:tc>
        <w:tc>
          <w:tcPr>
            <w:tcW w:w="5880" w:type="dxa"/>
            <w:gridSpan w:val="2"/>
            <w:vAlign w:val="center"/>
          </w:tcPr>
          <w:p w14:paraId="60D27F39" w14:textId="30611B8B" w:rsidR="00052F11" w:rsidRPr="007A4AFC" w:rsidRDefault="00052F11" w:rsidP="007670BF">
            <w:pPr>
              <w:spacing w:before="120" w:after="120" w:line="240" w:lineRule="auto"/>
              <w:rPr>
                <w:color w:val="000000" w:themeColor="text1"/>
                <w:rPrChange w:id="513" w:author="Dr Mamadou SANOGO" w:date="2023-10-25T18:15:00Z">
                  <w:rPr/>
                </w:rPrChange>
              </w:rPr>
            </w:pPr>
            <w:r w:rsidRPr="007A4AFC">
              <w:rPr>
                <w:color w:val="000000" w:themeColor="text1"/>
                <w:rPrChange w:id="514" w:author="Dr Mamadou SANOGO" w:date="2023-10-25T18:15:00Z">
                  <w:rPr/>
                </w:rPrChange>
              </w:rPr>
              <w:t>M</w:t>
            </w:r>
            <w:r w:rsidR="0093658A" w:rsidRPr="007A4AFC">
              <w:rPr>
                <w:color w:val="000000" w:themeColor="text1"/>
                <w:rPrChange w:id="515" w:author="Dr Mamadou SANOGO" w:date="2023-10-25T18:15:00Z">
                  <w:rPr/>
                </w:rPrChange>
              </w:rPr>
              <w:t xml:space="preserve">aster en </w:t>
            </w:r>
            <w:ins w:id="516" w:author="Dr Mamadou SANOGO" w:date="2023-10-26T11:21:00Z">
              <w:r w:rsidR="00A04F82">
                <w:rPr>
                  <w:color w:val="000000" w:themeColor="text1"/>
                </w:rPr>
                <w:t>Gynecologie-Obstetrique</w:t>
              </w:r>
            </w:ins>
            <w:del w:id="517" w:author="Dr Mamadou SANOGO" w:date="2023-10-26T11:21:00Z">
              <w:r w:rsidR="0093658A" w:rsidRPr="007A4AFC" w:rsidDel="00A04F82">
                <w:rPr>
                  <w:color w:val="000000" w:themeColor="text1"/>
                  <w:rPrChange w:id="518" w:author="Dr Mamadou SANOGO" w:date="2023-10-25T18:15:00Z">
                    <w:rPr/>
                  </w:rPrChange>
                </w:rPr>
                <w:delText>Epidémiologie</w:delText>
              </w:r>
            </w:del>
            <w:r w:rsidR="0093658A" w:rsidRPr="007A4AFC">
              <w:rPr>
                <w:color w:val="000000" w:themeColor="text1"/>
                <w:rPrChange w:id="519" w:author="Dr Mamadou SANOGO" w:date="2023-10-25T18:15:00Z">
                  <w:rPr/>
                </w:rPrChange>
              </w:rPr>
              <w:t xml:space="preserve"> </w:t>
            </w:r>
          </w:p>
        </w:tc>
      </w:tr>
      <w:tr w:rsidR="00DA5F0A" w:rsidRPr="007A4AFC" w14:paraId="1622A4C3" w14:textId="77777777" w:rsidTr="00642B00">
        <w:trPr>
          <w:gridAfter w:val="1"/>
          <w:wAfter w:w="6" w:type="dxa"/>
          <w:ins w:id="520" w:author="Dr Mamadou SANOGO" w:date="2023-10-27T09:55:00Z"/>
        </w:trPr>
        <w:tc>
          <w:tcPr>
            <w:tcW w:w="2901" w:type="dxa"/>
            <w:vAlign w:val="center"/>
          </w:tcPr>
          <w:p w14:paraId="64586BB3" w14:textId="31FFD223" w:rsidR="00DA5F0A" w:rsidRPr="00DA5F0A" w:rsidRDefault="00DA5F0A" w:rsidP="007670BF">
            <w:pPr>
              <w:spacing w:before="120" w:after="120" w:line="240" w:lineRule="auto"/>
              <w:rPr>
                <w:ins w:id="521" w:author="Dr Mamadou SANOGO" w:date="2023-10-27T09:55:00Z"/>
                <w:b/>
                <w:bCs/>
                <w:color w:val="000000" w:themeColor="text1"/>
                <w:szCs w:val="24"/>
              </w:rPr>
            </w:pPr>
            <w:ins w:id="522" w:author="Dr Mamadou SANOGO" w:date="2023-10-27T09:55:00Z">
              <w:r w:rsidRPr="00DA5F0A">
                <w:rPr>
                  <w:b/>
                  <w:bCs/>
                  <w:color w:val="000000" w:themeColor="text1"/>
                  <w:szCs w:val="24"/>
                  <w:rPrChange w:id="523" w:author="Dr Mamadou SANOGO" w:date="2023-10-27T09:56:00Z">
                    <w:rPr>
                      <w:color w:val="000000" w:themeColor="text1"/>
                      <w:szCs w:val="24"/>
                    </w:rPr>
                  </w:rPrChange>
                </w:rPr>
                <w:t>PDDSS</w:t>
              </w:r>
            </w:ins>
          </w:p>
        </w:tc>
        <w:tc>
          <w:tcPr>
            <w:tcW w:w="290" w:type="dxa"/>
            <w:vAlign w:val="center"/>
          </w:tcPr>
          <w:p w14:paraId="2F288CD7" w14:textId="4C7F8678" w:rsidR="00DA5F0A" w:rsidRPr="00DA5F0A" w:rsidRDefault="00DA5F0A" w:rsidP="007670BF">
            <w:pPr>
              <w:spacing w:before="120" w:after="120" w:line="240" w:lineRule="auto"/>
              <w:rPr>
                <w:ins w:id="524" w:author="Dr Mamadou SANOGO" w:date="2023-10-27T09:55:00Z"/>
                <w:color w:val="000000" w:themeColor="text1"/>
              </w:rPr>
            </w:pPr>
            <w:ins w:id="525" w:author="Dr Mamadou SANOGO" w:date="2023-10-27T09:56:00Z">
              <w:r>
                <w:rPr>
                  <w:color w:val="000000" w:themeColor="text1"/>
                </w:rPr>
                <w:t>:</w:t>
              </w:r>
            </w:ins>
          </w:p>
        </w:tc>
        <w:tc>
          <w:tcPr>
            <w:tcW w:w="5880" w:type="dxa"/>
            <w:vAlign w:val="center"/>
          </w:tcPr>
          <w:p w14:paraId="41AFF3A4" w14:textId="4C2622B8" w:rsidR="00DA5F0A" w:rsidRPr="00DA5F0A" w:rsidRDefault="00AC602F" w:rsidP="007670BF">
            <w:pPr>
              <w:spacing w:before="120" w:after="120" w:line="240" w:lineRule="auto"/>
              <w:rPr>
                <w:ins w:id="526" w:author="Dr Mamadou SANOGO" w:date="2023-10-27T09:55:00Z"/>
                <w:color w:val="000000" w:themeColor="text1"/>
              </w:rPr>
            </w:pPr>
            <w:ins w:id="527" w:author="Dr Mamadou SANOGO" w:date="2023-10-27T09:57:00Z">
              <w:r w:rsidRPr="00AC602F">
                <w:rPr>
                  <w:color w:val="000000" w:themeColor="text1"/>
                </w:rPr>
                <w:t>Plan Décennal de Développement Sanitaire et Social</w:t>
              </w:r>
            </w:ins>
          </w:p>
        </w:tc>
      </w:tr>
      <w:tr w:rsidR="007A4AFC" w:rsidRPr="007A4AFC" w14:paraId="118E8DD7" w14:textId="77777777" w:rsidTr="00642B00">
        <w:tc>
          <w:tcPr>
            <w:tcW w:w="2901" w:type="dxa"/>
            <w:vAlign w:val="center"/>
          </w:tcPr>
          <w:p w14:paraId="49ABF332" w14:textId="24E42FAC" w:rsidR="00B049CA" w:rsidRPr="007A4AFC" w:rsidRDefault="00B049CA" w:rsidP="007670BF">
            <w:pPr>
              <w:spacing w:before="120" w:after="120" w:line="240" w:lineRule="auto"/>
              <w:rPr>
                <w:b/>
                <w:color w:val="000000" w:themeColor="text1"/>
                <w:szCs w:val="24"/>
                <w:rPrChange w:id="528" w:author="Dr Mamadou SANOGO" w:date="2023-10-25T18:15:00Z">
                  <w:rPr>
                    <w:b/>
                    <w:szCs w:val="24"/>
                  </w:rPr>
                </w:rPrChange>
              </w:rPr>
            </w:pPr>
            <w:r w:rsidRPr="007A4AFC">
              <w:rPr>
                <w:b/>
                <w:color w:val="000000" w:themeColor="text1"/>
                <w:szCs w:val="24"/>
                <w:rPrChange w:id="529" w:author="Dr Mamadou SANOGO" w:date="2023-10-25T18:15:00Z">
                  <w:rPr>
                    <w:b/>
                    <w:szCs w:val="24"/>
                  </w:rPr>
                </w:rPrChange>
              </w:rPr>
              <w:t>PV</w:t>
            </w:r>
          </w:p>
        </w:tc>
        <w:tc>
          <w:tcPr>
            <w:tcW w:w="290" w:type="dxa"/>
            <w:vAlign w:val="center"/>
          </w:tcPr>
          <w:p w14:paraId="649DAB37" w14:textId="11E9D7AA" w:rsidR="00B049CA" w:rsidRPr="007A4AFC" w:rsidRDefault="00B049CA" w:rsidP="00B049CA">
            <w:pPr>
              <w:spacing w:before="120" w:after="120" w:line="240" w:lineRule="auto"/>
              <w:rPr>
                <w:color w:val="000000" w:themeColor="text1"/>
                <w:rPrChange w:id="530" w:author="Dr Mamadou SANOGO" w:date="2023-10-25T18:15:00Z">
                  <w:rPr/>
                </w:rPrChange>
              </w:rPr>
            </w:pPr>
            <w:r w:rsidRPr="007A4AFC">
              <w:rPr>
                <w:color w:val="000000" w:themeColor="text1"/>
                <w:rPrChange w:id="531" w:author="Dr Mamadou SANOGO" w:date="2023-10-25T18:15:00Z">
                  <w:rPr/>
                </w:rPrChange>
              </w:rPr>
              <w:t xml:space="preserve">:             </w:t>
            </w:r>
          </w:p>
        </w:tc>
        <w:tc>
          <w:tcPr>
            <w:tcW w:w="5880" w:type="dxa"/>
            <w:gridSpan w:val="2"/>
            <w:vAlign w:val="center"/>
          </w:tcPr>
          <w:p w14:paraId="0FBE45F5" w14:textId="53034875" w:rsidR="00B049CA" w:rsidRPr="007A4AFC" w:rsidRDefault="00B049CA" w:rsidP="007670BF">
            <w:pPr>
              <w:spacing w:before="120" w:after="120" w:line="240" w:lineRule="auto"/>
              <w:rPr>
                <w:color w:val="000000" w:themeColor="text1"/>
                <w:rPrChange w:id="532" w:author="Dr Mamadou SANOGO" w:date="2023-10-25T18:15:00Z">
                  <w:rPr/>
                </w:rPrChange>
              </w:rPr>
            </w:pPr>
            <w:r w:rsidRPr="007A4AFC">
              <w:rPr>
                <w:color w:val="000000" w:themeColor="text1"/>
                <w:rPrChange w:id="533" w:author="Dr Mamadou SANOGO" w:date="2023-10-25T18:15:00Z">
                  <w:rPr/>
                </w:rPrChange>
              </w:rPr>
              <w:t>Procès-Verbal</w:t>
            </w:r>
          </w:p>
        </w:tc>
      </w:tr>
      <w:tr w:rsidR="007A4AFC" w:rsidRPr="007A4AFC" w14:paraId="47AEA519" w14:textId="77777777" w:rsidTr="00642B00">
        <w:tc>
          <w:tcPr>
            <w:tcW w:w="2901" w:type="dxa"/>
            <w:vAlign w:val="center"/>
          </w:tcPr>
          <w:p w14:paraId="1174F1CB" w14:textId="411DABFA" w:rsidR="00B049CA" w:rsidRPr="007A4AFC" w:rsidRDefault="00B049CA" w:rsidP="007670BF">
            <w:pPr>
              <w:spacing w:before="120" w:after="120" w:line="240" w:lineRule="auto"/>
              <w:rPr>
                <w:b/>
                <w:color w:val="000000" w:themeColor="text1"/>
                <w:szCs w:val="24"/>
                <w:rPrChange w:id="534" w:author="Dr Mamadou SANOGO" w:date="2023-10-25T18:15:00Z">
                  <w:rPr>
                    <w:b/>
                    <w:szCs w:val="24"/>
                  </w:rPr>
                </w:rPrChange>
              </w:rPr>
            </w:pPr>
            <w:r w:rsidRPr="007A4AFC">
              <w:rPr>
                <w:b/>
                <w:color w:val="000000" w:themeColor="text1"/>
                <w:szCs w:val="24"/>
                <w:rPrChange w:id="535" w:author="Dr Mamadou SANOGO" w:date="2023-10-25T18:15:00Z">
                  <w:rPr>
                    <w:b/>
                    <w:szCs w:val="24"/>
                  </w:rPr>
                </w:rPrChange>
              </w:rPr>
              <w:t>OOAS</w:t>
            </w:r>
          </w:p>
        </w:tc>
        <w:tc>
          <w:tcPr>
            <w:tcW w:w="290" w:type="dxa"/>
            <w:vAlign w:val="center"/>
          </w:tcPr>
          <w:p w14:paraId="4E6CAD45" w14:textId="77777777" w:rsidR="00B049CA" w:rsidRPr="007A4AFC" w:rsidRDefault="00B049CA" w:rsidP="00B049CA">
            <w:pPr>
              <w:spacing w:before="120" w:after="120" w:line="240" w:lineRule="auto"/>
              <w:rPr>
                <w:color w:val="000000" w:themeColor="text1"/>
                <w:rPrChange w:id="536" w:author="Dr Mamadou SANOGO" w:date="2023-10-25T18:15:00Z">
                  <w:rPr/>
                </w:rPrChange>
              </w:rPr>
            </w:pPr>
          </w:p>
        </w:tc>
        <w:tc>
          <w:tcPr>
            <w:tcW w:w="5880" w:type="dxa"/>
            <w:gridSpan w:val="2"/>
            <w:vAlign w:val="center"/>
          </w:tcPr>
          <w:p w14:paraId="3A401692" w14:textId="5456E74D" w:rsidR="00B049CA" w:rsidRPr="007A4AFC" w:rsidRDefault="00B049CA" w:rsidP="007670BF">
            <w:pPr>
              <w:spacing w:before="120" w:after="120" w:line="240" w:lineRule="auto"/>
              <w:rPr>
                <w:color w:val="000000" w:themeColor="text1"/>
                <w:rPrChange w:id="537" w:author="Dr Mamadou SANOGO" w:date="2023-10-25T18:15:00Z">
                  <w:rPr/>
                </w:rPrChange>
              </w:rPr>
            </w:pPr>
            <w:r w:rsidRPr="007A4AFC">
              <w:rPr>
                <w:color w:val="000000" w:themeColor="text1"/>
                <w:rPrChange w:id="538" w:author="Dr Mamadou SANOGO" w:date="2023-10-25T18:15:00Z">
                  <w:rPr/>
                </w:rPrChange>
              </w:rPr>
              <w:t>Organisation Ouest Africaine de la Santé</w:t>
            </w:r>
          </w:p>
        </w:tc>
      </w:tr>
      <w:tr w:rsidR="007A4AFC" w:rsidRPr="007A4AFC" w14:paraId="58680893" w14:textId="77777777" w:rsidTr="00642B00">
        <w:tc>
          <w:tcPr>
            <w:tcW w:w="2901" w:type="dxa"/>
            <w:vAlign w:val="center"/>
          </w:tcPr>
          <w:p w14:paraId="511D659C" w14:textId="77777777" w:rsidR="00052F11" w:rsidRPr="007A4AFC" w:rsidRDefault="00052F11" w:rsidP="007670BF">
            <w:pPr>
              <w:spacing w:before="120" w:after="120" w:line="240" w:lineRule="auto"/>
              <w:rPr>
                <w:b/>
                <w:color w:val="000000" w:themeColor="text1"/>
                <w:szCs w:val="24"/>
                <w:rPrChange w:id="539" w:author="Dr Mamadou SANOGO" w:date="2023-10-25T18:15:00Z">
                  <w:rPr>
                    <w:b/>
                    <w:szCs w:val="24"/>
                  </w:rPr>
                </w:rPrChange>
              </w:rPr>
            </w:pPr>
            <w:r w:rsidRPr="007A4AFC">
              <w:rPr>
                <w:b/>
                <w:color w:val="000000" w:themeColor="text1"/>
                <w:szCs w:val="24"/>
                <w:rPrChange w:id="540" w:author="Dr Mamadou SANOGO" w:date="2023-10-25T18:15:00Z">
                  <w:rPr>
                    <w:b/>
                    <w:szCs w:val="24"/>
                  </w:rPr>
                </w:rPrChange>
              </w:rPr>
              <w:t>REESAO</w:t>
            </w:r>
          </w:p>
        </w:tc>
        <w:tc>
          <w:tcPr>
            <w:tcW w:w="290" w:type="dxa"/>
            <w:vAlign w:val="center"/>
          </w:tcPr>
          <w:p w14:paraId="6FCFFF97" w14:textId="58E3BD1B" w:rsidR="00052F11" w:rsidRPr="007A4AFC" w:rsidRDefault="00642B00" w:rsidP="007670BF">
            <w:pPr>
              <w:spacing w:before="120" w:after="120" w:line="240" w:lineRule="auto"/>
              <w:rPr>
                <w:color w:val="000000" w:themeColor="text1"/>
                <w:rPrChange w:id="541" w:author="Dr Mamadou SANOGO" w:date="2023-10-25T18:15:00Z">
                  <w:rPr/>
                </w:rPrChange>
              </w:rPr>
            </w:pPr>
            <w:r w:rsidRPr="007A4AFC">
              <w:rPr>
                <w:color w:val="000000" w:themeColor="text1"/>
                <w:rPrChange w:id="542" w:author="Dr Mamadou SANOGO" w:date="2023-10-25T18:15:00Z">
                  <w:rPr/>
                </w:rPrChange>
              </w:rPr>
              <w:t>:</w:t>
            </w:r>
          </w:p>
        </w:tc>
        <w:tc>
          <w:tcPr>
            <w:tcW w:w="5880" w:type="dxa"/>
            <w:gridSpan w:val="2"/>
            <w:vAlign w:val="center"/>
          </w:tcPr>
          <w:p w14:paraId="198D2F9B" w14:textId="77777777" w:rsidR="00052F11" w:rsidRPr="007A4AFC" w:rsidRDefault="00052F11" w:rsidP="007670BF">
            <w:pPr>
              <w:spacing w:before="120" w:after="120" w:line="240" w:lineRule="auto"/>
              <w:rPr>
                <w:color w:val="000000" w:themeColor="text1"/>
                <w:rPrChange w:id="543" w:author="Dr Mamadou SANOGO" w:date="2023-10-25T18:15:00Z">
                  <w:rPr/>
                </w:rPrChange>
              </w:rPr>
            </w:pPr>
            <w:r w:rsidRPr="007A4AFC">
              <w:rPr>
                <w:color w:val="000000" w:themeColor="text1"/>
                <w:shd w:val="clear" w:color="auto" w:fill="FFFFFF"/>
                <w:rPrChange w:id="544" w:author="Dr Mamadou SANOGO" w:date="2023-10-25T18:15:00Z">
                  <w:rPr>
                    <w:color w:val="000000"/>
                    <w:shd w:val="clear" w:color="auto" w:fill="FFFFFF"/>
                  </w:rPr>
                </w:rPrChange>
              </w:rPr>
              <w:t> Réseau pour l’Excellence de l’Enseignement Supérieur en Afrique de l’Ouest</w:t>
            </w:r>
          </w:p>
        </w:tc>
      </w:tr>
      <w:tr w:rsidR="00F076C8" w:rsidRPr="007A4AFC" w14:paraId="47CB1F0B" w14:textId="77777777" w:rsidTr="00642B00">
        <w:trPr>
          <w:gridAfter w:val="1"/>
          <w:wAfter w:w="6" w:type="dxa"/>
          <w:ins w:id="545" w:author="Dr Mamadou SANOGO" w:date="2023-10-27T10:02:00Z"/>
        </w:trPr>
        <w:tc>
          <w:tcPr>
            <w:tcW w:w="2901" w:type="dxa"/>
            <w:vAlign w:val="center"/>
          </w:tcPr>
          <w:p w14:paraId="18CCC5FA" w14:textId="70A9B502" w:rsidR="00F076C8" w:rsidRPr="00F076C8" w:rsidRDefault="00F076C8" w:rsidP="007670BF">
            <w:pPr>
              <w:spacing w:before="120" w:after="120" w:line="240" w:lineRule="auto"/>
              <w:rPr>
                <w:ins w:id="546" w:author="Dr Mamadou SANOGO" w:date="2023-10-27T10:02:00Z"/>
                <w:b/>
                <w:color w:val="000000" w:themeColor="text1"/>
                <w:szCs w:val="24"/>
              </w:rPr>
            </w:pPr>
            <w:ins w:id="547" w:author="Dr Mamadou SANOGO" w:date="2023-10-27T10:02:00Z">
              <w:r w:rsidRPr="00F076C8">
                <w:rPr>
                  <w:b/>
                  <w:color w:val="000000" w:themeColor="text1"/>
                  <w:szCs w:val="24"/>
                  <w:rPrChange w:id="548" w:author="Dr Mamadou SANOGO" w:date="2023-10-27T10:02:00Z">
                    <w:rPr>
                      <w:bCs/>
                      <w:color w:val="000000" w:themeColor="text1"/>
                      <w:szCs w:val="24"/>
                    </w:rPr>
                  </w:rPrChange>
                </w:rPr>
                <w:t>UE</w:t>
              </w:r>
            </w:ins>
          </w:p>
        </w:tc>
        <w:tc>
          <w:tcPr>
            <w:tcW w:w="290" w:type="dxa"/>
            <w:vAlign w:val="center"/>
          </w:tcPr>
          <w:p w14:paraId="02D3D035" w14:textId="754D0945" w:rsidR="00F076C8" w:rsidRPr="00F076C8" w:rsidRDefault="00F076C8" w:rsidP="007670BF">
            <w:pPr>
              <w:spacing w:before="120" w:after="120" w:line="240" w:lineRule="auto"/>
              <w:rPr>
                <w:ins w:id="549" w:author="Dr Mamadou SANOGO" w:date="2023-10-27T10:02:00Z"/>
                <w:color w:val="000000" w:themeColor="text1"/>
              </w:rPr>
            </w:pPr>
            <w:ins w:id="550" w:author="Dr Mamadou SANOGO" w:date="2023-10-27T10:02:00Z">
              <w:r>
                <w:rPr>
                  <w:color w:val="000000" w:themeColor="text1"/>
                </w:rPr>
                <w:t>:</w:t>
              </w:r>
            </w:ins>
          </w:p>
        </w:tc>
        <w:tc>
          <w:tcPr>
            <w:tcW w:w="5880" w:type="dxa"/>
            <w:vAlign w:val="center"/>
          </w:tcPr>
          <w:p w14:paraId="12E72034" w14:textId="7D2EE497" w:rsidR="00F076C8" w:rsidRPr="00F076C8" w:rsidRDefault="00F076C8" w:rsidP="007670BF">
            <w:pPr>
              <w:spacing w:before="120" w:after="120" w:line="240" w:lineRule="auto"/>
              <w:rPr>
                <w:ins w:id="551" w:author="Dr Mamadou SANOGO" w:date="2023-10-27T10:02:00Z"/>
                <w:color w:val="000000" w:themeColor="text1"/>
                <w:shd w:val="clear" w:color="auto" w:fill="FFFFFF"/>
              </w:rPr>
            </w:pPr>
            <w:ins w:id="552" w:author="Dr Mamadou SANOGO" w:date="2023-10-27T10:02:00Z">
              <w:r>
                <w:rPr>
                  <w:color w:val="000000" w:themeColor="text1"/>
                  <w:shd w:val="clear" w:color="auto" w:fill="FFFFFF"/>
                </w:rPr>
                <w:t>Unités d’Enseignement</w:t>
              </w:r>
            </w:ins>
          </w:p>
        </w:tc>
      </w:tr>
      <w:tr w:rsidR="007A4AFC" w:rsidRPr="007A4AFC" w14:paraId="2C85502C" w14:textId="77777777" w:rsidTr="00642B00">
        <w:tc>
          <w:tcPr>
            <w:tcW w:w="2901" w:type="dxa"/>
            <w:vAlign w:val="center"/>
          </w:tcPr>
          <w:p w14:paraId="2A1DE33E" w14:textId="77777777" w:rsidR="00052F11" w:rsidRPr="007A4AFC" w:rsidRDefault="00052F11" w:rsidP="007670BF">
            <w:pPr>
              <w:spacing w:before="120" w:after="120" w:line="240" w:lineRule="auto"/>
              <w:rPr>
                <w:b/>
                <w:color w:val="000000" w:themeColor="text1"/>
                <w:szCs w:val="24"/>
                <w:rPrChange w:id="553" w:author="Dr Mamadou SANOGO" w:date="2023-10-25T18:15:00Z">
                  <w:rPr>
                    <w:b/>
                    <w:szCs w:val="24"/>
                  </w:rPr>
                </w:rPrChange>
              </w:rPr>
            </w:pPr>
            <w:r w:rsidRPr="007A4AFC">
              <w:rPr>
                <w:b/>
                <w:color w:val="000000" w:themeColor="text1"/>
                <w:szCs w:val="24"/>
                <w:rPrChange w:id="554" w:author="Dr Mamadou SANOGO" w:date="2023-10-25T18:15:00Z">
                  <w:rPr>
                    <w:b/>
                    <w:szCs w:val="24"/>
                  </w:rPr>
                </w:rPrChange>
              </w:rPr>
              <w:t>UEIN</w:t>
            </w:r>
          </w:p>
        </w:tc>
        <w:tc>
          <w:tcPr>
            <w:tcW w:w="290" w:type="dxa"/>
            <w:vAlign w:val="center"/>
          </w:tcPr>
          <w:p w14:paraId="57A39451" w14:textId="77777777" w:rsidR="00052F11" w:rsidRPr="007A4AFC" w:rsidRDefault="00052F11" w:rsidP="007670BF">
            <w:pPr>
              <w:spacing w:before="120" w:after="120" w:line="240" w:lineRule="auto"/>
              <w:rPr>
                <w:color w:val="000000" w:themeColor="text1"/>
                <w:rPrChange w:id="555" w:author="Dr Mamadou SANOGO" w:date="2023-10-25T18:15:00Z">
                  <w:rPr/>
                </w:rPrChange>
              </w:rPr>
            </w:pPr>
            <w:r w:rsidRPr="007A4AFC">
              <w:rPr>
                <w:color w:val="000000" w:themeColor="text1"/>
                <w:rPrChange w:id="556" w:author="Dr Mamadou SANOGO" w:date="2023-10-25T18:15:00Z">
                  <w:rPr/>
                </w:rPrChange>
              </w:rPr>
              <w:t>:</w:t>
            </w:r>
          </w:p>
        </w:tc>
        <w:tc>
          <w:tcPr>
            <w:tcW w:w="5880" w:type="dxa"/>
            <w:gridSpan w:val="2"/>
            <w:vAlign w:val="center"/>
          </w:tcPr>
          <w:p w14:paraId="397DDC9D" w14:textId="77777777" w:rsidR="00052F11" w:rsidRPr="007A4AFC" w:rsidRDefault="00052F11" w:rsidP="007670BF">
            <w:pPr>
              <w:spacing w:before="120" w:after="120" w:line="240" w:lineRule="auto"/>
              <w:rPr>
                <w:color w:val="000000" w:themeColor="text1"/>
                <w:rPrChange w:id="557" w:author="Dr Mamadou SANOGO" w:date="2023-10-25T18:15:00Z">
                  <w:rPr/>
                </w:rPrChange>
              </w:rPr>
            </w:pPr>
            <w:r w:rsidRPr="007A4AFC">
              <w:rPr>
                <w:color w:val="000000" w:themeColor="text1"/>
                <w:rPrChange w:id="558" w:author="Dr Mamadou SANOGO" w:date="2023-10-25T18:15:00Z">
                  <w:rPr/>
                </w:rPrChange>
              </w:rPr>
              <w:t>Université Elhadji Ibrahima Niasse (Sénégal)</w:t>
            </w:r>
          </w:p>
        </w:tc>
      </w:tr>
      <w:tr w:rsidR="00052F11" w:rsidRPr="007A4AFC" w14:paraId="4ABB35CF" w14:textId="77777777" w:rsidTr="00642B00">
        <w:tc>
          <w:tcPr>
            <w:tcW w:w="2901" w:type="dxa"/>
            <w:vAlign w:val="center"/>
          </w:tcPr>
          <w:p w14:paraId="1161795C" w14:textId="77777777" w:rsidR="00052F11" w:rsidRPr="007A4AFC" w:rsidRDefault="00052F11" w:rsidP="007670BF">
            <w:pPr>
              <w:spacing w:before="120" w:after="120" w:line="240" w:lineRule="auto"/>
              <w:rPr>
                <w:b/>
                <w:color w:val="000000" w:themeColor="text1"/>
                <w:szCs w:val="24"/>
                <w:rPrChange w:id="559" w:author="Dr Mamadou SANOGO" w:date="2023-10-25T18:15:00Z">
                  <w:rPr>
                    <w:b/>
                    <w:szCs w:val="24"/>
                  </w:rPr>
                </w:rPrChange>
              </w:rPr>
            </w:pPr>
            <w:r w:rsidRPr="007A4AFC">
              <w:rPr>
                <w:b/>
                <w:color w:val="000000" w:themeColor="text1"/>
                <w:szCs w:val="24"/>
                <w:rPrChange w:id="560" w:author="Dr Mamadou SANOGO" w:date="2023-10-25T18:15:00Z">
                  <w:rPr>
                    <w:b/>
                    <w:szCs w:val="24"/>
                  </w:rPr>
                </w:rPrChange>
              </w:rPr>
              <w:t>UKAG</w:t>
            </w:r>
          </w:p>
        </w:tc>
        <w:tc>
          <w:tcPr>
            <w:tcW w:w="290" w:type="dxa"/>
            <w:vAlign w:val="center"/>
          </w:tcPr>
          <w:p w14:paraId="63797BF0" w14:textId="3E80AB65" w:rsidR="00052F11" w:rsidRPr="007A4AFC" w:rsidRDefault="007670BF" w:rsidP="007670BF">
            <w:pPr>
              <w:spacing w:before="120" w:after="120" w:line="240" w:lineRule="auto"/>
              <w:rPr>
                <w:color w:val="000000" w:themeColor="text1"/>
                <w:rPrChange w:id="561" w:author="Dr Mamadou SANOGO" w:date="2023-10-25T18:15:00Z">
                  <w:rPr/>
                </w:rPrChange>
              </w:rPr>
            </w:pPr>
            <w:r w:rsidRPr="007A4AFC">
              <w:rPr>
                <w:color w:val="000000" w:themeColor="text1"/>
                <w:rPrChange w:id="562" w:author="Dr Mamadou SANOGO" w:date="2023-10-25T18:15:00Z">
                  <w:rPr/>
                </w:rPrChange>
              </w:rPr>
              <w:t>:</w:t>
            </w:r>
          </w:p>
        </w:tc>
        <w:tc>
          <w:tcPr>
            <w:tcW w:w="5880" w:type="dxa"/>
            <w:gridSpan w:val="2"/>
            <w:vAlign w:val="center"/>
          </w:tcPr>
          <w:p w14:paraId="469484E6" w14:textId="77777777" w:rsidR="00052F11" w:rsidRPr="007A4AFC" w:rsidRDefault="00052F11" w:rsidP="007670BF">
            <w:pPr>
              <w:spacing w:before="120" w:after="120" w:line="240" w:lineRule="auto"/>
              <w:rPr>
                <w:color w:val="000000" w:themeColor="text1"/>
                <w:rPrChange w:id="563" w:author="Dr Mamadou SANOGO" w:date="2023-10-25T18:15:00Z">
                  <w:rPr/>
                </w:rPrChange>
              </w:rPr>
            </w:pPr>
            <w:r w:rsidRPr="007A4AFC">
              <w:rPr>
                <w:color w:val="000000" w:themeColor="text1"/>
                <w:rPrChange w:id="564" w:author="Dr Mamadou SANOGO" w:date="2023-10-25T18:15:00Z">
                  <w:rPr/>
                </w:rPrChange>
              </w:rPr>
              <w:t>Université Kofi Annan de Guinée</w:t>
            </w:r>
          </w:p>
        </w:tc>
      </w:tr>
    </w:tbl>
    <w:p w14:paraId="3042CE27" w14:textId="77777777" w:rsidR="0065696D" w:rsidRPr="007A4AFC" w:rsidRDefault="0065696D" w:rsidP="0065696D">
      <w:pPr>
        <w:widowControl w:val="0"/>
        <w:autoSpaceDE w:val="0"/>
        <w:autoSpaceDN w:val="0"/>
        <w:adjustRightInd w:val="0"/>
        <w:spacing w:line="240" w:lineRule="auto"/>
        <w:ind w:right="-46"/>
        <w:rPr>
          <w:rFonts w:ascii="Calisto MT" w:hAnsi="Calisto MT" w:cs="Comic Sans MS"/>
          <w:color w:val="000000" w:themeColor="text1"/>
          <w:sz w:val="20"/>
          <w:szCs w:val="20"/>
          <w:rPrChange w:id="565" w:author="Dr Mamadou SANOGO" w:date="2023-10-25T18:15:00Z">
            <w:rPr>
              <w:rFonts w:ascii="Calisto MT" w:hAnsi="Calisto MT" w:cs="Comic Sans MS"/>
              <w:sz w:val="20"/>
              <w:szCs w:val="20"/>
            </w:rPr>
          </w:rPrChange>
        </w:rPr>
      </w:pPr>
    </w:p>
    <w:p w14:paraId="0DEB877C" w14:textId="77777777" w:rsidR="0065696D" w:rsidRPr="007A4AFC" w:rsidRDefault="0065696D" w:rsidP="0065696D">
      <w:pPr>
        <w:widowControl w:val="0"/>
        <w:autoSpaceDE w:val="0"/>
        <w:autoSpaceDN w:val="0"/>
        <w:adjustRightInd w:val="0"/>
        <w:spacing w:line="240" w:lineRule="auto"/>
        <w:ind w:right="-46"/>
        <w:rPr>
          <w:rFonts w:ascii="Calisto MT" w:hAnsi="Calisto MT" w:cs="Comic Sans MS"/>
          <w:color w:val="000000" w:themeColor="text1"/>
          <w:sz w:val="20"/>
          <w:szCs w:val="20"/>
          <w:rPrChange w:id="566" w:author="Dr Mamadou SANOGO" w:date="2023-10-25T18:15:00Z">
            <w:rPr>
              <w:rFonts w:ascii="Calisto MT" w:hAnsi="Calisto MT" w:cs="Comic Sans MS"/>
              <w:sz w:val="20"/>
              <w:szCs w:val="20"/>
            </w:rPr>
          </w:rPrChange>
        </w:rPr>
      </w:pPr>
    </w:p>
    <w:p w14:paraId="1FB9674E" w14:textId="77777777" w:rsidR="0065696D" w:rsidRPr="007A4AFC" w:rsidRDefault="0065696D" w:rsidP="0065696D">
      <w:pPr>
        <w:widowControl w:val="0"/>
        <w:autoSpaceDE w:val="0"/>
        <w:autoSpaceDN w:val="0"/>
        <w:adjustRightInd w:val="0"/>
        <w:spacing w:line="240" w:lineRule="auto"/>
        <w:ind w:right="-46"/>
        <w:rPr>
          <w:rFonts w:ascii="Calisto MT" w:hAnsi="Calisto MT" w:cs="Comic Sans MS"/>
          <w:color w:val="000000" w:themeColor="text1"/>
          <w:sz w:val="20"/>
          <w:szCs w:val="20"/>
          <w:rPrChange w:id="567" w:author="Dr Mamadou SANOGO" w:date="2023-10-25T18:15:00Z">
            <w:rPr>
              <w:rFonts w:ascii="Calisto MT" w:hAnsi="Calisto MT" w:cs="Comic Sans MS"/>
              <w:sz w:val="20"/>
              <w:szCs w:val="20"/>
            </w:rPr>
          </w:rPrChange>
        </w:rPr>
      </w:pPr>
    </w:p>
    <w:p w14:paraId="4B807411" w14:textId="31173195" w:rsidR="003B4A3F" w:rsidRPr="003B1197" w:rsidDel="00D31BBB" w:rsidRDefault="0065696D">
      <w:pPr>
        <w:pStyle w:val="Titre1"/>
        <w:numPr>
          <w:ilvl w:val="0"/>
          <w:numId w:val="0"/>
        </w:numPr>
        <w:ind w:left="432" w:hanging="432"/>
        <w:rPr>
          <w:del w:id="568" w:author="Dr Mamadou SANOGO" w:date="2023-10-25T11:47:00Z"/>
          <w:b w:val="0"/>
          <w:rPrChange w:id="569" w:author="Dr Mamadou SANOGO" w:date="2023-10-27T13:28:00Z">
            <w:rPr>
              <w:del w:id="570" w:author="Dr Mamadou SANOGO" w:date="2023-10-25T11:47:00Z"/>
              <w:rFonts w:ascii="Calisto MT" w:hAnsi="Calisto MT" w:cs="Comic Sans MS"/>
              <w:b/>
              <w:sz w:val="20"/>
              <w:szCs w:val="20"/>
            </w:rPr>
          </w:rPrChange>
        </w:rPr>
        <w:pPrChange w:id="571" w:author="Dr Mamadou SANOGO" w:date="2023-10-27T13:28:00Z">
          <w:pPr>
            <w:pStyle w:val="Paragraphedeliste"/>
            <w:numPr>
              <w:numId w:val="29"/>
            </w:numPr>
            <w:spacing w:line="240" w:lineRule="auto"/>
            <w:ind w:hanging="720"/>
          </w:pPr>
        </w:pPrChange>
      </w:pPr>
      <w:r w:rsidRPr="00614D94">
        <w:rPr>
          <w:rFonts w:ascii="Calisto MT" w:hAnsi="Calisto MT" w:cs="Comic Sans MS"/>
          <w:sz w:val="20"/>
          <w:szCs w:val="20"/>
        </w:rPr>
        <w:br w:type="page"/>
      </w:r>
      <w:bookmarkStart w:id="572" w:name="_Toc149307323"/>
      <w:r w:rsidR="00643698" w:rsidRPr="003B1197">
        <w:rPr>
          <w:b w:val="0"/>
          <w:rPrChange w:id="573" w:author="Dr Mamadou SANOGO" w:date="2023-10-27T13:28:00Z">
            <w:rPr>
              <w:b/>
              <w:color w:val="000000" w:themeColor="text1"/>
              <w:szCs w:val="24"/>
              <w:highlight w:val="yellow"/>
            </w:rPr>
          </w:rPrChange>
        </w:rPr>
        <w:t>INTRODUCTION</w:t>
      </w:r>
      <w:bookmarkEnd w:id="572"/>
    </w:p>
    <w:p w14:paraId="19F18A3E" w14:textId="77777777" w:rsidR="003B4A3F" w:rsidRPr="003B1197" w:rsidDel="00D31BBB" w:rsidRDefault="003B4A3F">
      <w:pPr>
        <w:pStyle w:val="Titre1"/>
        <w:numPr>
          <w:ilvl w:val="0"/>
          <w:numId w:val="0"/>
        </w:numPr>
        <w:ind w:left="432" w:hanging="432"/>
        <w:rPr>
          <w:del w:id="574" w:author="Dr Mamadou SANOGO" w:date="2023-10-25T11:47:00Z"/>
          <w:rPrChange w:id="575" w:author="Dr Mamadou SANOGO" w:date="2023-10-27T13:28:00Z">
            <w:rPr>
              <w:del w:id="576" w:author="Dr Mamadou SANOGO" w:date="2023-10-25T11:47:00Z"/>
              <w:sz w:val="8"/>
              <w:szCs w:val="20"/>
            </w:rPr>
          </w:rPrChange>
        </w:rPr>
        <w:pPrChange w:id="577" w:author="Dr Mamadou SANOGO" w:date="2023-10-27T13:28:00Z">
          <w:pPr>
            <w:widowControl w:val="0"/>
            <w:autoSpaceDE w:val="0"/>
            <w:autoSpaceDN w:val="0"/>
            <w:adjustRightInd w:val="0"/>
            <w:spacing w:line="240" w:lineRule="auto"/>
            <w:ind w:right="9"/>
          </w:pPr>
        </w:pPrChange>
      </w:pPr>
    </w:p>
    <w:p w14:paraId="11057E4D" w14:textId="77777777" w:rsidR="00643698" w:rsidRPr="003B1197" w:rsidRDefault="00643698">
      <w:pPr>
        <w:pStyle w:val="Titre1"/>
        <w:numPr>
          <w:ilvl w:val="0"/>
          <w:numId w:val="0"/>
        </w:numPr>
        <w:ind w:left="432" w:hanging="432"/>
        <w:rPr>
          <w:rPrChange w:id="578" w:author="Dr Mamadou SANOGO" w:date="2023-10-27T13:28:00Z">
            <w:rPr>
              <w:lang w:val="fr-ML"/>
            </w:rPr>
          </w:rPrChange>
        </w:rPr>
        <w:pPrChange w:id="579" w:author="Dr Mamadou SANOGO" w:date="2023-10-27T13:28:00Z">
          <w:pPr>
            <w:ind w:right="136"/>
          </w:pPr>
        </w:pPrChange>
      </w:pPr>
    </w:p>
    <w:p w14:paraId="126253A6" w14:textId="1EF1BF30" w:rsidR="006B588B" w:rsidRPr="00614D94" w:rsidRDefault="006B588B">
      <w:pPr>
        <w:pStyle w:val="Titre2"/>
        <w:spacing w:before="0"/>
        <w:rPr>
          <w:b w:val="0"/>
          <w:rPrChange w:id="580" w:author="Dr Mamadou SANOGO" w:date="2023-10-27T13:11:00Z">
            <w:rPr>
              <w:b/>
              <w:bCs/>
              <w:szCs w:val="24"/>
              <w:highlight w:val="yellow"/>
            </w:rPr>
          </w:rPrChange>
        </w:rPr>
        <w:pPrChange w:id="581" w:author="Dr Mamadou SANOGO" w:date="2023-10-27T13:28:00Z">
          <w:pPr>
            <w:pStyle w:val="Paragraphedeliste"/>
            <w:numPr>
              <w:ilvl w:val="1"/>
              <w:numId w:val="29"/>
            </w:numPr>
            <w:spacing w:line="360" w:lineRule="auto"/>
            <w:ind w:left="360" w:hanging="360"/>
          </w:pPr>
        </w:pPrChange>
      </w:pPr>
      <w:r w:rsidRPr="00614D94">
        <w:rPr>
          <w:rPrChange w:id="582" w:author="Dr Mamadou SANOGO" w:date="2023-10-27T13:11:00Z">
            <w:rPr>
              <w:b/>
              <w:bCs/>
              <w:szCs w:val="24"/>
              <w:highlight w:val="yellow"/>
            </w:rPr>
          </w:rPrChange>
        </w:rPr>
        <w:t>Présentation du contexte de l’évaluation</w:t>
      </w:r>
    </w:p>
    <w:p w14:paraId="36EF4D1D" w14:textId="1FDCC4F1" w:rsidR="004C7E01" w:rsidRPr="007A4AFC" w:rsidRDefault="00282300">
      <w:pPr>
        <w:spacing w:line="276" w:lineRule="auto"/>
        <w:rPr>
          <w:rPrChange w:id="583" w:author="Dr Mamadou SANOGO" w:date="2023-10-25T18:15:00Z">
            <w:rPr>
              <w:szCs w:val="24"/>
              <w:highlight w:val="yellow"/>
            </w:rPr>
          </w:rPrChange>
        </w:rPr>
        <w:pPrChange w:id="584" w:author="Dr Mamadou SANOGO" w:date="2023-10-27T13:15:00Z">
          <w:pPr>
            <w:spacing w:line="360" w:lineRule="auto"/>
          </w:pPr>
        </w:pPrChange>
      </w:pPr>
      <w:r w:rsidRPr="007A4AFC">
        <w:rPr>
          <w:rPrChange w:id="585" w:author="Dr Mamadou SANOGO" w:date="2023-10-25T18:15:00Z">
            <w:rPr>
              <w:szCs w:val="24"/>
              <w:highlight w:val="yellow"/>
            </w:rPr>
          </w:rPrChange>
        </w:rPr>
        <w:t xml:space="preserve">Depuis 2011, le Mali est engagé dans une réforme de son système d’enseignement supérieur.   L’implémentation de l’assurance </w:t>
      </w:r>
      <w:r w:rsidR="004C7E01" w:rsidRPr="007A4AFC">
        <w:rPr>
          <w:rPrChange w:id="586" w:author="Dr Mamadou SANOGO" w:date="2023-10-25T18:15:00Z">
            <w:rPr>
              <w:szCs w:val="24"/>
              <w:highlight w:val="yellow"/>
            </w:rPr>
          </w:rPrChange>
        </w:rPr>
        <w:t>dans l’enseignement supérieur malien est une préoccupation centrale de cette réforme. Ainsi, l</w:t>
      </w:r>
      <w:r w:rsidRPr="007A4AFC">
        <w:rPr>
          <w:rPrChange w:id="587" w:author="Dr Mamadou SANOGO" w:date="2023-10-25T18:15:00Z">
            <w:rPr>
              <w:szCs w:val="24"/>
              <w:highlight w:val="yellow"/>
            </w:rPr>
          </w:rPrChange>
        </w:rPr>
        <w:t>e Mali a adopté les principes de l’assurance qualité comme alternative pour améliorer la pertinence de la formation du capital humain et la gouvernance globale du sous-secteur de l’enseignement supérieur.</w:t>
      </w:r>
      <w:r w:rsidR="004C7E01" w:rsidRPr="007A4AFC">
        <w:rPr>
          <w:rPrChange w:id="588" w:author="Dr Mamadou SANOGO" w:date="2023-10-25T18:15:00Z">
            <w:rPr>
              <w:szCs w:val="24"/>
              <w:highlight w:val="yellow"/>
            </w:rPr>
          </w:rPrChange>
        </w:rPr>
        <w:t xml:space="preserve"> En 2019, l</w:t>
      </w:r>
      <w:r w:rsidRPr="007A4AFC">
        <w:rPr>
          <w:rPrChange w:id="589" w:author="Dr Mamadou SANOGO" w:date="2023-10-25T18:15:00Z">
            <w:rPr>
              <w:szCs w:val="24"/>
              <w:highlight w:val="yellow"/>
            </w:rPr>
          </w:rPrChange>
        </w:rPr>
        <w:t xml:space="preserve">a création </w:t>
      </w:r>
      <w:r w:rsidR="004C7E01" w:rsidRPr="007A4AFC">
        <w:rPr>
          <w:rPrChange w:id="590" w:author="Dr Mamadou SANOGO" w:date="2023-10-25T18:15:00Z">
            <w:rPr>
              <w:szCs w:val="24"/>
              <w:highlight w:val="yellow"/>
            </w:rPr>
          </w:rPrChange>
        </w:rPr>
        <w:t>de l’AMAQ-</w:t>
      </w:r>
      <w:proofErr w:type="gramStart"/>
      <w:r w:rsidR="004C7E01" w:rsidRPr="007A4AFC">
        <w:rPr>
          <w:rPrChange w:id="591" w:author="Dr Mamadou SANOGO" w:date="2023-10-25T18:15:00Z">
            <w:rPr>
              <w:szCs w:val="24"/>
              <w:highlight w:val="yellow"/>
            </w:rPr>
          </w:rPrChange>
        </w:rPr>
        <w:t>SUP</w:t>
      </w:r>
      <w:ins w:id="592" w:author="Dr Mamadou SANOGO" w:date="2023-10-27T09:27:00Z">
        <w:r w:rsidR="00D341DD">
          <w:t> ,</w:t>
        </w:r>
      </w:ins>
      <w:proofErr w:type="gramEnd"/>
      <w:r w:rsidR="004C7E01" w:rsidRPr="007A4AFC">
        <w:rPr>
          <w:rPrChange w:id="593" w:author="Dr Mamadou SANOGO" w:date="2023-10-25T18:15:00Z">
            <w:rPr>
              <w:szCs w:val="24"/>
              <w:highlight w:val="yellow"/>
            </w:rPr>
          </w:rPrChange>
        </w:rPr>
        <w:t xml:space="preserve"> a</w:t>
      </w:r>
      <w:r w:rsidRPr="007A4AFC">
        <w:rPr>
          <w:rPrChange w:id="594" w:author="Dr Mamadou SANOGO" w:date="2023-10-25T18:15:00Z">
            <w:rPr>
              <w:szCs w:val="24"/>
              <w:highlight w:val="yellow"/>
            </w:rPr>
          </w:rPrChange>
        </w:rPr>
        <w:t xml:space="preserve"> amorcé un tournant décisif dans le développement de la formation universitaire</w:t>
      </w:r>
      <w:r w:rsidR="004C7E01" w:rsidRPr="007A4AFC">
        <w:rPr>
          <w:rPrChange w:id="595" w:author="Dr Mamadou SANOGO" w:date="2023-10-25T18:15:00Z">
            <w:rPr>
              <w:szCs w:val="24"/>
              <w:highlight w:val="yellow"/>
            </w:rPr>
          </w:rPrChange>
        </w:rPr>
        <w:t xml:space="preserve"> en veillant au respect de l’application des normes LMD et en </w:t>
      </w:r>
      <w:r w:rsidR="0006187E" w:rsidRPr="007A4AFC">
        <w:rPr>
          <w:rPrChange w:id="596" w:author="Dr Mamadou SANOGO" w:date="2023-10-25T18:15:00Z">
            <w:rPr>
              <w:szCs w:val="24"/>
              <w:highlight w:val="yellow"/>
            </w:rPr>
          </w:rPrChange>
        </w:rPr>
        <w:t>procédant</w:t>
      </w:r>
      <w:r w:rsidR="004C7E01" w:rsidRPr="007A4AFC">
        <w:rPr>
          <w:rPrChange w:id="597" w:author="Dr Mamadou SANOGO" w:date="2023-10-25T18:15:00Z">
            <w:rPr>
              <w:szCs w:val="24"/>
              <w:highlight w:val="yellow"/>
            </w:rPr>
          </w:rPrChange>
        </w:rPr>
        <w:t xml:space="preserve"> à l’évaluation périodique des </w:t>
      </w:r>
      <w:r w:rsidR="0006187E" w:rsidRPr="007A4AFC">
        <w:rPr>
          <w:rPrChange w:id="598" w:author="Dr Mamadou SANOGO" w:date="2023-10-25T18:15:00Z">
            <w:rPr>
              <w:szCs w:val="24"/>
              <w:highlight w:val="yellow"/>
            </w:rPr>
          </w:rPrChange>
        </w:rPr>
        <w:t>programmes</w:t>
      </w:r>
      <w:r w:rsidR="004C7E01" w:rsidRPr="007A4AFC">
        <w:rPr>
          <w:rPrChange w:id="599" w:author="Dr Mamadou SANOGO" w:date="2023-10-25T18:15:00Z">
            <w:rPr>
              <w:szCs w:val="24"/>
              <w:highlight w:val="yellow"/>
            </w:rPr>
          </w:rPrChange>
        </w:rPr>
        <w:t xml:space="preserve"> de formation, </w:t>
      </w:r>
      <w:r w:rsidR="0006187E" w:rsidRPr="007A4AFC">
        <w:rPr>
          <w:rPrChange w:id="600" w:author="Dr Mamadou SANOGO" w:date="2023-10-25T18:15:00Z">
            <w:rPr>
              <w:szCs w:val="24"/>
              <w:highlight w:val="yellow"/>
            </w:rPr>
          </w:rPrChange>
        </w:rPr>
        <w:t>des institutions et de la recherche en vue de la reconnaissance nationale.</w:t>
      </w:r>
    </w:p>
    <w:p w14:paraId="2ABACA73" w14:textId="3E837C63" w:rsidR="00A90F2C" w:rsidRPr="007A4AFC" w:rsidRDefault="0006187E">
      <w:pPr>
        <w:spacing w:line="276" w:lineRule="auto"/>
        <w:rPr>
          <w:rPrChange w:id="601" w:author="Dr Mamadou SANOGO" w:date="2023-10-25T18:15:00Z">
            <w:rPr>
              <w:szCs w:val="24"/>
              <w:highlight w:val="yellow"/>
            </w:rPr>
          </w:rPrChange>
        </w:rPr>
        <w:pPrChange w:id="602" w:author="Dr Mamadou SANOGO" w:date="2023-10-27T13:15:00Z">
          <w:pPr>
            <w:spacing w:line="360" w:lineRule="auto"/>
          </w:pPr>
        </w:pPrChange>
      </w:pPr>
      <w:r w:rsidRPr="007A4AFC">
        <w:rPr>
          <w:rPrChange w:id="603" w:author="Dr Mamadou SANOGO" w:date="2023-10-25T18:15:00Z">
            <w:rPr>
              <w:szCs w:val="24"/>
              <w:highlight w:val="yellow"/>
            </w:rPr>
          </w:rPrChange>
        </w:rPr>
        <w:t>C’est dans ce contexte national d’évaluation des programmes de formation des établissements d’enseignement supérieur</w:t>
      </w:r>
      <w:ins w:id="604" w:author="Dr Mamadou SANOGO" w:date="2023-10-25T11:48:00Z">
        <w:r w:rsidR="00D31BBB" w:rsidRPr="00614D94">
          <w:t>,</w:t>
        </w:r>
      </w:ins>
      <w:r w:rsidRPr="007A4AFC">
        <w:rPr>
          <w:rPrChange w:id="605" w:author="Dr Mamadou SANOGO" w:date="2023-10-25T18:15:00Z">
            <w:rPr>
              <w:szCs w:val="24"/>
              <w:highlight w:val="yellow"/>
            </w:rPr>
          </w:rPrChange>
        </w:rPr>
        <w:t xml:space="preserve"> que l’</w:t>
      </w:r>
      <w:r w:rsidRPr="007A4AFC">
        <w:rPr>
          <w:spacing w:val="1"/>
          <w:position w:val="1"/>
          <w:rPrChange w:id="606" w:author="Dr Mamadou SANOGO" w:date="2023-10-25T18:15:00Z">
            <w:rPr>
              <w:spacing w:val="1"/>
              <w:position w:val="1"/>
              <w:highlight w:val="yellow"/>
            </w:rPr>
          </w:rPrChange>
        </w:rPr>
        <w:t>Ecole Privée de Santé Félix Houphouët Boigny</w:t>
      </w:r>
      <w:r w:rsidRPr="007A4AFC">
        <w:rPr>
          <w:rPrChange w:id="607" w:author="Dr Mamadou SANOGO" w:date="2023-10-25T18:15:00Z">
            <w:rPr>
              <w:szCs w:val="24"/>
              <w:highlight w:val="yellow"/>
            </w:rPr>
          </w:rPrChange>
        </w:rPr>
        <w:t xml:space="preserve"> a soumis sa candidature pour l’évaluation de son Programme de Master en </w:t>
      </w:r>
      <w:ins w:id="608" w:author="Dr Mamadou SANOGO" w:date="2023-10-26T11:23:00Z">
        <w:r w:rsidR="00A04F82">
          <w:t>Gyn</w:t>
        </w:r>
      </w:ins>
      <w:ins w:id="609" w:author="Dr Mamadou SANOGO" w:date="2023-10-27T09:28:00Z">
        <w:r w:rsidR="00D341DD">
          <w:t>é</w:t>
        </w:r>
      </w:ins>
      <w:ins w:id="610" w:author="Dr Mamadou SANOGO" w:date="2023-10-26T11:23:00Z">
        <w:r w:rsidR="00A04F82">
          <w:t>cologie-obst</w:t>
        </w:r>
      </w:ins>
      <w:ins w:id="611" w:author="Dr Mamadou SANOGO" w:date="2023-10-27T09:28:00Z">
        <w:r w:rsidR="00D341DD">
          <w:t>é</w:t>
        </w:r>
      </w:ins>
      <w:ins w:id="612" w:author="Dr Mamadou SANOGO" w:date="2023-10-26T11:23:00Z">
        <w:r w:rsidR="00A04F82">
          <w:t>trique</w:t>
        </w:r>
      </w:ins>
      <w:del w:id="613" w:author="Dr Mamadou SANOGO" w:date="2023-10-26T11:23:00Z">
        <w:r w:rsidRPr="007A4AFC" w:rsidDel="00A04F82">
          <w:rPr>
            <w:rPrChange w:id="614" w:author="Dr Mamadou SANOGO" w:date="2023-10-25T18:15:00Z">
              <w:rPr>
                <w:szCs w:val="24"/>
                <w:highlight w:val="yellow"/>
              </w:rPr>
            </w:rPrChange>
          </w:rPr>
          <w:delText>Epidémiologie</w:delText>
        </w:r>
      </w:del>
      <w:ins w:id="615" w:author="Dr Mamadou SANOGO" w:date="2023-10-25T11:48:00Z">
        <w:r w:rsidR="00D31BBB" w:rsidRPr="00614D94">
          <w:t>,</w:t>
        </w:r>
      </w:ins>
      <w:r w:rsidRPr="007A4AFC">
        <w:rPr>
          <w:rPrChange w:id="616" w:author="Dr Mamadou SANOGO" w:date="2023-10-25T18:15:00Z">
            <w:rPr>
              <w:szCs w:val="24"/>
              <w:highlight w:val="yellow"/>
            </w:rPr>
          </w:rPrChange>
        </w:rPr>
        <w:t xml:space="preserve"> à la suite de l’appel à candidature </w:t>
      </w:r>
      <w:r w:rsidR="00A90F2C" w:rsidRPr="007A4AFC">
        <w:rPr>
          <w:rPrChange w:id="617" w:author="Dr Mamadou SANOGO" w:date="2023-10-25T18:15:00Z">
            <w:rPr>
              <w:szCs w:val="24"/>
              <w:highlight w:val="yellow"/>
            </w:rPr>
          </w:rPrChange>
        </w:rPr>
        <w:t>de l’AMAQ-SUP, lancé</w:t>
      </w:r>
      <w:del w:id="618" w:author="Dr Mamadou SANOGO" w:date="2023-10-25T11:48:00Z">
        <w:r w:rsidR="00A90F2C" w:rsidRPr="007A4AFC" w:rsidDel="00D31BBB">
          <w:rPr>
            <w:rPrChange w:id="619" w:author="Dr Mamadou SANOGO" w:date="2023-10-25T18:15:00Z">
              <w:rPr>
                <w:szCs w:val="24"/>
                <w:highlight w:val="yellow"/>
              </w:rPr>
            </w:rPrChange>
          </w:rPr>
          <w:delText>e</w:delText>
        </w:r>
      </w:del>
      <w:r w:rsidR="00A90F2C" w:rsidRPr="007A4AFC">
        <w:rPr>
          <w:rPrChange w:id="620" w:author="Dr Mamadou SANOGO" w:date="2023-10-25T18:15:00Z">
            <w:rPr>
              <w:szCs w:val="24"/>
              <w:highlight w:val="yellow"/>
            </w:rPr>
          </w:rPrChange>
        </w:rPr>
        <w:t xml:space="preserve"> en </w:t>
      </w:r>
      <w:r w:rsidRPr="007A4AFC">
        <w:rPr>
          <w:rPrChange w:id="621" w:author="Dr Mamadou SANOGO" w:date="2023-10-25T18:15:00Z">
            <w:rPr>
              <w:szCs w:val="24"/>
              <w:highlight w:val="yellow"/>
            </w:rPr>
          </w:rPrChange>
        </w:rPr>
        <w:t>février 2022</w:t>
      </w:r>
      <w:r w:rsidR="00A90F2C" w:rsidRPr="007A4AFC">
        <w:rPr>
          <w:rPrChange w:id="622" w:author="Dr Mamadou SANOGO" w:date="2023-10-25T18:15:00Z">
            <w:rPr>
              <w:szCs w:val="24"/>
              <w:highlight w:val="yellow"/>
            </w:rPr>
          </w:rPrChange>
        </w:rPr>
        <w:t xml:space="preserve"> pour l’évaluation des programmes de formation. </w:t>
      </w:r>
    </w:p>
    <w:p w14:paraId="6DE4DD9A" w14:textId="2B22276A" w:rsidR="00863E8A" w:rsidRPr="00614D94" w:rsidDel="009B242A" w:rsidRDefault="00A90F2C">
      <w:pPr>
        <w:spacing w:line="276" w:lineRule="auto"/>
        <w:rPr>
          <w:del w:id="623" w:author="Dr Mamadou SANOGO" w:date="2023-10-25T12:33:00Z"/>
        </w:rPr>
        <w:pPrChange w:id="624" w:author="Dr Mamadou SANOGO" w:date="2023-10-27T13:15:00Z">
          <w:pPr>
            <w:spacing w:line="360" w:lineRule="auto"/>
          </w:pPr>
        </w:pPrChange>
      </w:pPr>
      <w:r w:rsidRPr="007A4AFC">
        <w:rPr>
          <w:rPrChange w:id="625" w:author="Dr Mamadou SANOGO" w:date="2023-10-25T18:15:00Z">
            <w:rPr>
              <w:szCs w:val="24"/>
              <w:highlight w:val="yellow"/>
            </w:rPr>
          </w:rPrChange>
        </w:rPr>
        <w:t>C’est dans cette logique, que l’Ecole Privée de Santé Félix Houphouët Boigny</w:t>
      </w:r>
      <w:ins w:id="626" w:author="Dr Mamadou SANOGO" w:date="2023-10-27T09:28:00Z">
        <w:r w:rsidR="00D341DD">
          <w:t>,</w:t>
        </w:r>
      </w:ins>
      <w:r w:rsidRPr="007A4AFC">
        <w:rPr>
          <w:rPrChange w:id="627" w:author="Dr Mamadou SANOGO" w:date="2023-10-25T18:15:00Z">
            <w:rPr>
              <w:szCs w:val="24"/>
              <w:highlight w:val="yellow"/>
            </w:rPr>
          </w:rPrChange>
        </w:rPr>
        <w:t xml:space="preserve"> s’est lancée dans une démarche d’auto-évaluation du Master en </w:t>
      </w:r>
      <w:ins w:id="628" w:author="Dr Mamadou SANOGO" w:date="2023-10-26T11:25:00Z">
        <w:r w:rsidR="00A04F82">
          <w:t>Gyn</w:t>
        </w:r>
      </w:ins>
      <w:ins w:id="629" w:author="Dr Mamadou SANOGO" w:date="2023-10-27T09:29:00Z">
        <w:r w:rsidR="00D341DD">
          <w:t>é</w:t>
        </w:r>
      </w:ins>
      <w:ins w:id="630" w:author="Dr Mamadou SANOGO" w:date="2023-10-26T11:25:00Z">
        <w:r w:rsidR="00A04F82">
          <w:t>cologie-obst</w:t>
        </w:r>
      </w:ins>
      <w:ins w:id="631" w:author="Dr Mamadou SANOGO" w:date="2023-10-27T09:29:00Z">
        <w:r w:rsidR="00D341DD">
          <w:t>é</w:t>
        </w:r>
      </w:ins>
      <w:ins w:id="632" w:author="Dr Mamadou SANOGO" w:date="2023-10-26T11:25:00Z">
        <w:r w:rsidR="00A04F82">
          <w:t>trique</w:t>
        </w:r>
      </w:ins>
      <w:del w:id="633" w:author="Dr Mamadou SANOGO" w:date="2023-10-26T11:25:00Z">
        <w:r w:rsidRPr="007A4AFC" w:rsidDel="00A04F82">
          <w:rPr>
            <w:rPrChange w:id="634" w:author="Dr Mamadou SANOGO" w:date="2023-10-25T18:15:00Z">
              <w:rPr>
                <w:szCs w:val="24"/>
                <w:highlight w:val="yellow"/>
              </w:rPr>
            </w:rPrChange>
          </w:rPr>
          <w:delText>Epidémiologie</w:delText>
        </w:r>
      </w:del>
      <w:r w:rsidRPr="007A4AFC">
        <w:rPr>
          <w:rPrChange w:id="635" w:author="Dr Mamadou SANOGO" w:date="2023-10-25T18:15:00Z">
            <w:rPr>
              <w:szCs w:val="24"/>
              <w:highlight w:val="yellow"/>
            </w:rPr>
          </w:rPrChange>
        </w:rPr>
        <w:t xml:space="preserve"> conformément à la structuration du référentiel national des formations et au canevas de rédaction du rapport d’auto-évaluation</w:t>
      </w:r>
      <w:r w:rsidR="00863E8A" w:rsidRPr="007A4AFC">
        <w:rPr>
          <w:rPrChange w:id="636" w:author="Dr Mamadou SANOGO" w:date="2023-10-25T18:15:00Z">
            <w:rPr>
              <w:szCs w:val="24"/>
              <w:highlight w:val="yellow"/>
            </w:rPr>
          </w:rPrChange>
        </w:rPr>
        <w:t xml:space="preserve"> </w:t>
      </w:r>
      <w:r w:rsidRPr="007A4AFC">
        <w:rPr>
          <w:rPrChange w:id="637" w:author="Dr Mamadou SANOGO" w:date="2023-10-25T18:15:00Z">
            <w:rPr>
              <w:szCs w:val="24"/>
              <w:highlight w:val="yellow"/>
            </w:rPr>
          </w:rPrChange>
        </w:rPr>
        <w:t>de l’AMAQ-SUP</w:t>
      </w:r>
      <w:ins w:id="638" w:author="Dr Mamadou SANOGO" w:date="2023-10-27T09:29:00Z">
        <w:r w:rsidR="00D341DD">
          <w:t xml:space="preserve">, </w:t>
        </w:r>
      </w:ins>
      <w:del w:id="639" w:author="Dr Mamadou SANOGO" w:date="2023-10-27T09:29:00Z">
        <w:r w:rsidR="00863E8A" w:rsidRPr="007A4AFC" w:rsidDel="00D341DD">
          <w:rPr>
            <w:rPrChange w:id="640" w:author="Dr Mamadou SANOGO" w:date="2023-10-25T18:15:00Z">
              <w:rPr>
                <w:szCs w:val="24"/>
                <w:highlight w:val="yellow"/>
              </w:rPr>
            </w:rPrChange>
          </w:rPr>
          <w:delText xml:space="preserve"> </w:delText>
        </w:r>
      </w:del>
      <w:r w:rsidR="00863E8A" w:rsidRPr="007A4AFC">
        <w:rPr>
          <w:rPrChange w:id="641" w:author="Dr Mamadou SANOGO" w:date="2023-10-25T18:15:00Z">
            <w:rPr>
              <w:szCs w:val="24"/>
              <w:highlight w:val="yellow"/>
            </w:rPr>
          </w:rPrChange>
        </w:rPr>
        <w:t>en vue de l’obtention</w:t>
      </w:r>
      <w:ins w:id="642" w:author="Dr Mamadou SANOGO" w:date="2023-10-25T11:49:00Z">
        <w:r w:rsidR="009642EC" w:rsidRPr="00614D94">
          <w:t xml:space="preserve"> de</w:t>
        </w:r>
      </w:ins>
      <w:r w:rsidR="00863E8A" w:rsidRPr="007A4AFC">
        <w:rPr>
          <w:rPrChange w:id="643" w:author="Dr Mamadou SANOGO" w:date="2023-10-25T18:15:00Z">
            <w:rPr>
              <w:szCs w:val="24"/>
              <w:highlight w:val="yellow"/>
            </w:rPr>
          </w:rPrChange>
        </w:rPr>
        <w:t xml:space="preserve"> </w:t>
      </w:r>
      <w:r w:rsidR="0006187E" w:rsidRPr="007A4AFC">
        <w:rPr>
          <w:rPrChange w:id="644" w:author="Dr Mamadou SANOGO" w:date="2023-10-25T18:15:00Z">
            <w:rPr>
              <w:szCs w:val="24"/>
              <w:highlight w:val="yellow"/>
            </w:rPr>
          </w:rPrChange>
        </w:rPr>
        <w:t>l’habilitation d</w:t>
      </w:r>
      <w:r w:rsidR="00863E8A" w:rsidRPr="007A4AFC">
        <w:rPr>
          <w:rPrChange w:id="645" w:author="Dr Mamadou SANOGO" w:date="2023-10-25T18:15:00Z">
            <w:rPr>
              <w:szCs w:val="24"/>
              <w:highlight w:val="yellow"/>
            </w:rPr>
          </w:rPrChange>
        </w:rPr>
        <w:t>udit programme de formation.</w:t>
      </w:r>
    </w:p>
    <w:p w14:paraId="2CA45EF2" w14:textId="77777777" w:rsidR="004C7E01" w:rsidRPr="00614D94" w:rsidRDefault="004C7E01">
      <w:pPr>
        <w:spacing w:line="276" w:lineRule="auto"/>
        <w:rPr>
          <w:lang w:val="fr-ML"/>
        </w:rPr>
        <w:pPrChange w:id="646" w:author="Dr Mamadou SANOGO" w:date="2023-10-27T13:15:00Z">
          <w:pPr>
            <w:ind w:right="136"/>
          </w:pPr>
        </w:pPrChange>
      </w:pPr>
    </w:p>
    <w:p w14:paraId="6F28D558" w14:textId="6E668F03" w:rsidR="00863E8A" w:rsidRPr="007A4AFC" w:rsidRDefault="00863E8A">
      <w:pPr>
        <w:pStyle w:val="Titre2"/>
        <w:rPr>
          <w:b w:val="0"/>
          <w:rPrChange w:id="647" w:author="Dr Mamadou SANOGO" w:date="2023-10-25T18:15:00Z">
            <w:rPr>
              <w:b/>
              <w:bCs/>
              <w:szCs w:val="24"/>
              <w:highlight w:val="yellow"/>
            </w:rPr>
          </w:rPrChange>
        </w:rPr>
        <w:pPrChange w:id="648" w:author="Dr Mamadou SANOGO" w:date="2023-10-27T13:14:00Z">
          <w:pPr>
            <w:pStyle w:val="Paragraphedeliste"/>
            <w:numPr>
              <w:ilvl w:val="1"/>
              <w:numId w:val="29"/>
            </w:numPr>
            <w:spacing w:line="360" w:lineRule="auto"/>
            <w:ind w:left="360" w:hanging="360"/>
          </w:pPr>
        </w:pPrChange>
      </w:pPr>
      <w:r w:rsidRPr="007A4AFC">
        <w:rPr>
          <w:rPrChange w:id="649" w:author="Dr Mamadou SANOGO" w:date="2023-10-25T18:15:00Z">
            <w:rPr>
              <w:b/>
              <w:bCs/>
              <w:szCs w:val="24"/>
              <w:highlight w:val="yellow"/>
            </w:rPr>
          </w:rPrChange>
        </w:rPr>
        <w:t xml:space="preserve">Présentation </w:t>
      </w:r>
      <w:ins w:id="650" w:author="Dr Mamadou SANOGO" w:date="2023-10-25T11:49:00Z">
        <w:r w:rsidR="009642EC" w:rsidRPr="007A4AFC">
          <w:rPr>
            <w:rPrChange w:id="651" w:author="Dr Mamadou SANOGO" w:date="2023-10-25T18:15:00Z">
              <w:rPr>
                <w:b/>
                <w:bCs/>
                <w:szCs w:val="24"/>
                <w:highlight w:val="yellow"/>
              </w:rPr>
            </w:rPrChange>
          </w:rPr>
          <w:t>de l’</w:t>
        </w:r>
      </w:ins>
      <w:r w:rsidRPr="007A4AFC">
        <w:rPr>
          <w:rPrChange w:id="652" w:author="Dr Mamadou SANOGO" w:date="2023-10-25T18:15:00Z">
            <w:rPr>
              <w:b/>
              <w:bCs/>
              <w:szCs w:val="24"/>
              <w:highlight w:val="yellow"/>
            </w:rPr>
          </w:rPrChange>
        </w:rPr>
        <w:t>Ecole Privée de santé Félix Houphouët Boigny</w:t>
      </w:r>
      <w:del w:id="653" w:author="Dr Mamadou SANOGO" w:date="2023-10-26T11:26:00Z">
        <w:r w:rsidRPr="007A4AFC" w:rsidDel="00B50346">
          <w:rPr>
            <w:rPrChange w:id="654" w:author="Dr Mamadou SANOGO" w:date="2023-10-25T18:15:00Z">
              <w:rPr>
                <w:b/>
                <w:bCs/>
                <w:szCs w:val="24"/>
                <w:highlight w:val="yellow"/>
              </w:rPr>
            </w:rPrChange>
          </w:rPr>
          <w:delText>- EPSFé</w:delText>
        </w:r>
      </w:del>
    </w:p>
    <w:p w14:paraId="0ED42262" w14:textId="4C1D0A4B" w:rsidR="006D00D7" w:rsidRPr="003C6082" w:rsidDel="009642EC" w:rsidRDefault="006D00D7">
      <w:pPr>
        <w:pStyle w:val="Titre3"/>
        <w:rPr>
          <w:del w:id="655" w:author="Dr Mamadou SANOGO" w:date="2023-10-25T11:56:00Z"/>
          <w:b w:val="0"/>
          <w:rPrChange w:id="656" w:author="Cauris Cosmetics" w:date="2023-10-25T14:33:00Z">
            <w:rPr>
              <w:del w:id="657" w:author="Dr Mamadou SANOGO" w:date="2023-10-25T11:56:00Z"/>
              <w:b/>
              <w:bCs/>
              <w:szCs w:val="24"/>
              <w:highlight w:val="yellow"/>
            </w:rPr>
          </w:rPrChange>
        </w:rPr>
        <w:pPrChange w:id="658" w:author="Dr Mamadou SANOGO" w:date="2023-10-27T13:14:00Z">
          <w:pPr>
            <w:pStyle w:val="Paragraphedeliste"/>
            <w:numPr>
              <w:ilvl w:val="2"/>
              <w:numId w:val="29"/>
            </w:numPr>
            <w:spacing w:line="360" w:lineRule="auto"/>
            <w:ind w:hanging="720"/>
          </w:pPr>
        </w:pPrChange>
      </w:pPr>
      <w:r w:rsidRPr="003C6082">
        <w:rPr>
          <w:b w:val="0"/>
          <w:rPrChange w:id="659" w:author="Cauris Cosmetics" w:date="2023-10-25T14:33:00Z">
            <w:rPr>
              <w:b/>
              <w:bCs/>
              <w:szCs w:val="24"/>
              <w:highlight w:val="yellow"/>
            </w:rPr>
          </w:rPrChange>
        </w:rPr>
        <w:t>Création de l’établissement</w:t>
      </w:r>
    </w:p>
    <w:p w14:paraId="4F6F2F04" w14:textId="77777777" w:rsidR="009642EC" w:rsidRPr="003C6082" w:rsidRDefault="009642EC">
      <w:pPr>
        <w:pStyle w:val="Titre3"/>
        <w:rPr>
          <w:ins w:id="660" w:author="Dr Mamadou SANOGO" w:date="2023-10-25T11:52:00Z"/>
          <w:rPrChange w:id="661" w:author="Cauris Cosmetics" w:date="2023-10-25T14:33:00Z">
            <w:rPr>
              <w:ins w:id="662" w:author="Dr Mamadou SANOGO" w:date="2023-10-25T11:52:00Z"/>
              <w:highlight w:val="yellow"/>
            </w:rPr>
          </w:rPrChange>
        </w:rPr>
        <w:pPrChange w:id="663" w:author="Dr Mamadou SANOGO" w:date="2023-10-27T13:14:00Z">
          <w:pPr>
            <w:spacing w:line="360" w:lineRule="auto"/>
          </w:pPr>
        </w:pPrChange>
      </w:pPr>
    </w:p>
    <w:p w14:paraId="182940FF" w14:textId="379134EC" w:rsidR="00C57403" w:rsidRPr="00614D94" w:rsidDel="009642EC" w:rsidRDefault="00C57403">
      <w:pPr>
        <w:spacing w:line="276" w:lineRule="auto"/>
        <w:rPr>
          <w:del w:id="664" w:author="Dr Mamadou SANOGO" w:date="2023-10-25T11:53:00Z"/>
        </w:rPr>
        <w:pPrChange w:id="665" w:author="Dr Mamadou SANOGO" w:date="2023-10-27T13:15:00Z">
          <w:pPr>
            <w:spacing w:line="360" w:lineRule="auto"/>
          </w:pPr>
        </w:pPrChange>
      </w:pPr>
      <w:r w:rsidRPr="007A4AFC">
        <w:rPr>
          <w:rPrChange w:id="666" w:author="Dr Mamadou SANOGO" w:date="2023-10-25T18:15:00Z">
            <w:rPr>
              <w:szCs w:val="24"/>
              <w:highlight w:val="yellow"/>
            </w:rPr>
          </w:rPrChange>
        </w:rPr>
        <w:t>L’Ecole Privée de santé Félix Houphouët Boigny (EPSFé) a été créé</w:t>
      </w:r>
      <w:ins w:id="667" w:author="Dr Mamadou SANOGO" w:date="2023-10-25T11:50:00Z">
        <w:r w:rsidR="009642EC" w:rsidRPr="007A4AFC">
          <w:rPr>
            <w:rPrChange w:id="668" w:author="Dr Mamadou SANOGO" w:date="2023-10-25T18:15:00Z">
              <w:rPr>
                <w:szCs w:val="24"/>
                <w:highlight w:val="yellow"/>
              </w:rPr>
            </w:rPrChange>
          </w:rPr>
          <w:t>e</w:t>
        </w:r>
      </w:ins>
      <w:r w:rsidRPr="007A4AFC">
        <w:rPr>
          <w:rPrChange w:id="669" w:author="Dr Mamadou SANOGO" w:date="2023-10-25T18:15:00Z">
            <w:rPr>
              <w:szCs w:val="24"/>
              <w:highlight w:val="yellow"/>
            </w:rPr>
          </w:rPrChange>
        </w:rPr>
        <w:t xml:space="preserve"> par la Décision</w:t>
      </w:r>
      <w:r w:rsidRPr="00614D94">
        <w:t xml:space="preserve"> </w:t>
      </w:r>
      <w:ins w:id="670" w:author="Dr Mamadou SANOGO" w:date="2023-10-25T11:52:00Z">
        <w:r w:rsidR="009642EC" w:rsidRPr="007A4AFC">
          <w:rPr>
            <w:rPrChange w:id="671" w:author="Dr Mamadou SANOGO" w:date="2023-10-25T18:15:00Z">
              <w:rPr>
                <w:rFonts w:ascii="Arial" w:hAnsi="Arial" w:cs="Arial"/>
                <w:szCs w:val="24"/>
              </w:rPr>
            </w:rPrChange>
          </w:rPr>
          <w:t>N°2014-0000714/MESRS-SG du 25 Juin 2014</w:t>
        </w:r>
      </w:ins>
      <w:del w:id="672" w:author="Dr Mamadou SANOGO" w:date="2023-10-25T11:52:00Z">
        <w:r w:rsidRPr="007A4AFC" w:rsidDel="009642EC">
          <w:rPr>
            <w:rPrChange w:id="673" w:author="Dr Mamadou SANOGO" w:date="2023-10-25T18:15:00Z">
              <w:rPr>
                <w:szCs w:val="24"/>
                <w:highlight w:val="red"/>
              </w:rPr>
            </w:rPrChange>
          </w:rPr>
          <w:delText xml:space="preserve">n°20…------- du ………20……. </w:delText>
        </w:r>
      </w:del>
      <w:del w:id="674" w:author="Dr Mamadou SANOGO" w:date="2023-10-25T11:53:00Z">
        <w:r w:rsidRPr="007A4AFC" w:rsidDel="009642EC">
          <w:rPr>
            <w:rPrChange w:id="675" w:author="Dr Mamadou SANOGO" w:date="2023-10-25T18:15:00Z">
              <w:rPr>
                <w:szCs w:val="24"/>
                <w:highlight w:val="red"/>
              </w:rPr>
            </w:rPrChange>
          </w:rPr>
          <w:delText>El</w:delText>
        </w:r>
      </w:del>
      <w:ins w:id="676" w:author="Dr Mamadou SANOGO" w:date="2023-10-25T11:53:00Z">
        <w:r w:rsidR="009642EC" w:rsidRPr="00614D94">
          <w:t>, et o</w:t>
        </w:r>
      </w:ins>
      <w:del w:id="677" w:author="Dr Mamadou SANOGO" w:date="2023-10-25T11:53:00Z">
        <w:r w:rsidRPr="007A4AFC" w:rsidDel="009642EC">
          <w:rPr>
            <w:rPrChange w:id="678" w:author="Dr Mamadou SANOGO" w:date="2023-10-25T18:15:00Z">
              <w:rPr>
                <w:szCs w:val="24"/>
                <w:highlight w:val="red"/>
              </w:rPr>
            </w:rPrChange>
          </w:rPr>
          <w:delText>le est o</w:delText>
        </w:r>
      </w:del>
      <w:r w:rsidRPr="007A4AFC">
        <w:rPr>
          <w:rPrChange w:id="679" w:author="Dr Mamadou SANOGO" w:date="2023-10-25T18:15:00Z">
            <w:rPr>
              <w:szCs w:val="24"/>
              <w:highlight w:val="red"/>
            </w:rPr>
          </w:rPrChange>
        </w:rPr>
        <w:t xml:space="preserve">uverte par l’Arrêté </w:t>
      </w:r>
      <w:ins w:id="680" w:author="Dr Mamadou SANOGO" w:date="2023-10-25T11:53:00Z">
        <w:r w:rsidR="009642EC" w:rsidRPr="00614D94">
          <w:t>N°2019-1167/MEN-SG du 17 Avril 2019.</w:t>
        </w:r>
      </w:ins>
      <w:del w:id="681" w:author="Dr Mamadou SANOGO" w:date="2023-10-25T11:53:00Z">
        <w:r w:rsidRPr="007A4AFC" w:rsidDel="009642EC">
          <w:rPr>
            <w:rPrChange w:id="682" w:author="Dr Mamadou SANOGO" w:date="2023-10-25T18:15:00Z">
              <w:rPr>
                <w:szCs w:val="24"/>
                <w:highlight w:val="red"/>
              </w:rPr>
            </w:rPrChange>
          </w:rPr>
          <w:delText xml:space="preserve">n°2……/MESRS-SG du ……. 20… </w:delText>
        </w:r>
        <w:r w:rsidRPr="007A4AFC" w:rsidDel="009642EC">
          <w:rPr>
            <w:rPrChange w:id="683" w:author="Dr Mamadou SANOGO" w:date="2023-10-25T18:15:00Z">
              <w:rPr>
                <w:szCs w:val="24"/>
                <w:highlight w:val="yellow"/>
              </w:rPr>
            </w:rPrChange>
          </w:rPr>
          <w:delText>.</w:delText>
        </w:r>
      </w:del>
    </w:p>
    <w:p w14:paraId="52034798" w14:textId="77777777" w:rsidR="009642EC" w:rsidRPr="00614D94" w:rsidRDefault="009642EC">
      <w:pPr>
        <w:spacing w:line="276" w:lineRule="auto"/>
        <w:rPr>
          <w:ins w:id="684" w:author="Dr Mamadou SANOGO" w:date="2023-10-25T11:53:00Z"/>
        </w:rPr>
        <w:pPrChange w:id="685" w:author="Dr Mamadou SANOGO" w:date="2023-10-27T13:15:00Z">
          <w:pPr>
            <w:spacing w:line="360" w:lineRule="auto"/>
          </w:pPr>
        </w:pPrChange>
      </w:pPr>
    </w:p>
    <w:p w14:paraId="333BEBA8" w14:textId="1CCC638D" w:rsidR="00614D94" w:rsidRPr="00614D94" w:rsidRDefault="00C57403">
      <w:pPr>
        <w:spacing w:line="276" w:lineRule="auto"/>
        <w:rPr>
          <w:ins w:id="686" w:author="Dr Mamadou SANOGO" w:date="2023-10-27T13:07:00Z"/>
          <w:rFonts w:ascii="Calibri" w:hAnsi="Calibri" w:cs="Calibri"/>
          <w:color w:val="000000"/>
          <w:sz w:val="22"/>
        </w:rPr>
        <w:pPrChange w:id="687" w:author="Dr Mamadou SANOGO" w:date="2023-10-27T13:15:00Z">
          <w:pPr/>
        </w:pPrChange>
      </w:pPr>
      <w:r w:rsidRPr="007A4AFC">
        <w:rPr>
          <w:rPrChange w:id="688" w:author="Dr Mamadou SANOGO" w:date="2023-10-25T18:15:00Z">
            <w:rPr>
              <w:szCs w:val="24"/>
              <w:highlight w:val="yellow"/>
            </w:rPr>
          </w:rPrChange>
        </w:rPr>
        <w:t xml:space="preserve">Elle dispose </w:t>
      </w:r>
      <w:ins w:id="689" w:author="Dr Mamadou SANOGO" w:date="2023-10-25T11:54:00Z">
        <w:r w:rsidR="009642EC" w:rsidRPr="007A4AFC">
          <w:rPr>
            <w:rPrChange w:id="690" w:author="Dr Mamadou SANOGO" w:date="2023-10-25T18:15:00Z">
              <w:rPr>
                <w:szCs w:val="24"/>
                <w:highlight w:val="yellow"/>
              </w:rPr>
            </w:rPrChange>
          </w:rPr>
          <w:t>d’</w:t>
        </w:r>
      </w:ins>
      <w:r w:rsidRPr="007A4AFC">
        <w:rPr>
          <w:rPrChange w:id="691" w:author="Dr Mamadou SANOGO" w:date="2023-10-25T18:15:00Z">
            <w:rPr>
              <w:szCs w:val="24"/>
              <w:highlight w:val="yellow"/>
            </w:rPr>
          </w:rPrChange>
        </w:rPr>
        <w:t>infrastructures et d’équipements adéquats pour assurer le fonctionnement des programmes de formation</w:t>
      </w:r>
      <w:r w:rsidR="001657BA" w:rsidRPr="007A4AFC">
        <w:rPr>
          <w:rPrChange w:id="692" w:author="Dr Mamadou SANOGO" w:date="2023-10-25T18:15:00Z">
            <w:rPr>
              <w:szCs w:val="24"/>
              <w:highlight w:val="yellow"/>
            </w:rPr>
          </w:rPrChange>
        </w:rPr>
        <w:t xml:space="preserve"> (Annexe n</w:t>
      </w:r>
      <w:ins w:id="693" w:author="Dr Mamadou SANOGO" w:date="2023-10-25T11:55:00Z">
        <w:r w:rsidR="009642EC" w:rsidRPr="007A4AFC">
          <w:rPr>
            <w:rPrChange w:id="694" w:author="Dr Mamadou SANOGO" w:date="2023-10-25T18:15:00Z">
              <w:rPr>
                <w:szCs w:val="24"/>
                <w:highlight w:val="yellow"/>
              </w:rPr>
            </w:rPrChange>
          </w:rPr>
          <w:t>°</w:t>
        </w:r>
      </w:ins>
      <w:ins w:id="695" w:author="Dr Mamadou SANOGO" w:date="2023-10-27T09:33:00Z">
        <w:r w:rsidR="00D341DD">
          <w:t>026</w:t>
        </w:r>
      </w:ins>
      <w:del w:id="696" w:author="Dr Mamadou SANOGO" w:date="2023-10-25T11:55:00Z">
        <w:r w:rsidR="001657BA" w:rsidRPr="007A4AFC" w:rsidDel="009642EC">
          <w:rPr>
            <w:rPrChange w:id="697" w:author="Dr Mamadou SANOGO" w:date="2023-10-25T18:15:00Z">
              <w:rPr>
                <w:szCs w:val="24"/>
                <w:highlight w:val="yellow"/>
              </w:rPr>
            </w:rPrChange>
          </w:rPr>
          <w:delText>°…. </w:delText>
        </w:r>
      </w:del>
      <w:r w:rsidR="001657BA" w:rsidRPr="007A4AFC">
        <w:rPr>
          <w:rPrChange w:id="698" w:author="Dr Mamadou SANOGO" w:date="2023-10-25T18:15:00Z">
            <w:rPr>
              <w:szCs w:val="24"/>
              <w:highlight w:val="yellow"/>
            </w:rPr>
          </w:rPrChange>
        </w:rPr>
        <w:t xml:space="preserve">: </w:t>
      </w:r>
      <w:ins w:id="699" w:author="Dr Mamadou SANOGO" w:date="2023-10-27T09:34:00Z">
        <w:r w:rsidR="00D341DD">
          <w:t>I</w:t>
        </w:r>
      </w:ins>
      <w:del w:id="700" w:author="Dr Mamadou SANOGO" w:date="2023-10-27T09:34:00Z">
        <w:r w:rsidR="001657BA" w:rsidRPr="007A4AFC" w:rsidDel="00D341DD">
          <w:rPr>
            <w:rPrChange w:id="701" w:author="Dr Mamadou SANOGO" w:date="2023-10-25T18:15:00Z">
              <w:rPr>
                <w:szCs w:val="24"/>
                <w:highlight w:val="yellow"/>
              </w:rPr>
            </w:rPrChange>
          </w:rPr>
          <w:delText>liste des i</w:delText>
        </w:r>
      </w:del>
      <w:r w:rsidR="001657BA" w:rsidRPr="007A4AFC">
        <w:rPr>
          <w:rPrChange w:id="702" w:author="Dr Mamadou SANOGO" w:date="2023-10-25T18:15:00Z">
            <w:rPr>
              <w:szCs w:val="24"/>
              <w:highlight w:val="yellow"/>
            </w:rPr>
          </w:rPrChange>
        </w:rPr>
        <w:t>nfrastr</w:t>
      </w:r>
      <w:ins w:id="703" w:author="Dr Mamadou SANOGO" w:date="2023-10-27T09:34:00Z">
        <w:r w:rsidR="00D341DD">
          <w:t>uctures,</w:t>
        </w:r>
        <w:r w:rsidR="00D341DD" w:rsidRPr="00D341DD">
          <w:t xml:space="preserve"> </w:t>
        </w:r>
        <w:r w:rsidR="00D341DD" w:rsidRPr="00A36245">
          <w:t>Annexe n°</w:t>
        </w:r>
        <w:proofErr w:type="gramStart"/>
        <w:r w:rsidR="00D341DD">
          <w:t>027</w:t>
        </w:r>
        <w:r w:rsidR="00D341DD" w:rsidRPr="00A36245">
          <w:t>:</w:t>
        </w:r>
        <w:proofErr w:type="gramEnd"/>
        <w:r w:rsidR="00D341DD" w:rsidRPr="00A36245">
          <w:t xml:space="preserve"> </w:t>
        </w:r>
      </w:ins>
      <w:ins w:id="704" w:author="Dr Mamadou SANOGO" w:date="2023-10-27T09:35:00Z">
        <w:r w:rsidR="00D341DD">
          <w:t>Equipements</w:t>
        </w:r>
      </w:ins>
      <w:ins w:id="705" w:author="Dr Mamadou SANOGO" w:date="2023-10-27T09:34:00Z">
        <w:r w:rsidR="00D341DD" w:rsidRPr="00D341DD" w:rsidDel="00D341DD">
          <w:t xml:space="preserve"> </w:t>
        </w:r>
      </w:ins>
      <w:del w:id="706" w:author="Dr Mamadou SANOGO" w:date="2023-10-27T09:34:00Z">
        <w:r w:rsidR="001657BA" w:rsidRPr="007A4AFC" w:rsidDel="00D341DD">
          <w:rPr>
            <w:rPrChange w:id="707" w:author="Dr Mamadou SANOGO" w:date="2023-10-25T18:15:00Z">
              <w:rPr>
                <w:szCs w:val="24"/>
                <w:highlight w:val="yellow"/>
              </w:rPr>
            </w:rPrChange>
          </w:rPr>
          <w:delText>uctures et équipement</w:delText>
        </w:r>
      </w:del>
      <w:r w:rsidR="001657BA" w:rsidRPr="007A4AFC">
        <w:rPr>
          <w:rPrChange w:id="708" w:author="Dr Mamadou SANOGO" w:date="2023-10-25T18:15:00Z">
            <w:rPr>
              <w:szCs w:val="24"/>
              <w:highlight w:val="yellow"/>
            </w:rPr>
          </w:rPrChange>
        </w:rPr>
        <w:t>)</w:t>
      </w:r>
      <w:r w:rsidRPr="007A4AFC">
        <w:rPr>
          <w:rPrChange w:id="709" w:author="Dr Mamadou SANOGO" w:date="2023-10-25T18:15:00Z">
            <w:rPr>
              <w:szCs w:val="24"/>
              <w:highlight w:val="yellow"/>
            </w:rPr>
          </w:rPrChange>
        </w:rPr>
        <w:t>. Elle forme</w:t>
      </w:r>
      <w:r w:rsidR="006D00D7" w:rsidRPr="007A4AFC">
        <w:rPr>
          <w:rPrChange w:id="710" w:author="Dr Mamadou SANOGO" w:date="2023-10-25T18:15:00Z">
            <w:rPr>
              <w:szCs w:val="24"/>
              <w:highlight w:val="yellow"/>
            </w:rPr>
          </w:rPrChange>
        </w:rPr>
        <w:t xml:space="preserve"> exclusivement</w:t>
      </w:r>
      <w:r w:rsidRPr="007A4AFC">
        <w:rPr>
          <w:rPrChange w:id="711" w:author="Dr Mamadou SANOGO" w:date="2023-10-25T18:15:00Z">
            <w:rPr>
              <w:szCs w:val="24"/>
              <w:highlight w:val="yellow"/>
            </w:rPr>
          </w:rPrChange>
        </w:rPr>
        <w:t xml:space="preserve"> dans le domaine des sciences de la santé</w:t>
      </w:r>
      <w:r w:rsidR="006D00D7" w:rsidRPr="007A4AFC">
        <w:rPr>
          <w:rPrChange w:id="712" w:author="Dr Mamadou SANOGO" w:date="2023-10-25T18:15:00Z">
            <w:rPr>
              <w:szCs w:val="24"/>
              <w:highlight w:val="yellow"/>
            </w:rPr>
          </w:rPrChange>
        </w:rPr>
        <w:t>. Elle compte aujourd’hui</w:t>
      </w:r>
      <w:ins w:id="713" w:author="Dr Mamadou SANOGO" w:date="2023-10-25T12:28:00Z">
        <w:r w:rsidR="00C77069" w:rsidRPr="006E0DEF">
          <w:rPr>
            <w:color w:val="FF0000"/>
            <w:rPrChange w:id="714" w:author="Dr Mamadou SANOGO" w:date="2023-10-27T09:36:00Z">
              <w:rPr>
                <w:szCs w:val="24"/>
              </w:rPr>
            </w:rPrChange>
          </w:rPr>
          <w:t xml:space="preserve"> </w:t>
        </w:r>
      </w:ins>
      <w:ins w:id="715" w:author="Dr Mamadou SANOGO" w:date="2023-10-27T13:07:00Z">
        <w:r w:rsidR="00614D94" w:rsidRPr="00614D94">
          <w:rPr>
            <w:rFonts w:ascii="Calibri" w:hAnsi="Calibri" w:cs="Calibri"/>
            <w:color w:val="000000"/>
            <w:sz w:val="22"/>
          </w:rPr>
          <w:t>549</w:t>
        </w:r>
      </w:ins>
    </w:p>
    <w:p w14:paraId="3D6BA106" w14:textId="3B9FC42B" w:rsidR="003F150F" w:rsidRPr="00614D94" w:rsidRDefault="006D00D7">
      <w:pPr>
        <w:spacing w:line="276" w:lineRule="auto"/>
        <w:pPrChange w:id="716" w:author="Dr Mamadou SANOGO" w:date="2023-10-27T13:15:00Z">
          <w:pPr>
            <w:spacing w:line="360" w:lineRule="auto"/>
          </w:pPr>
        </w:pPrChange>
      </w:pPr>
      <w:del w:id="717" w:author="Dr Mamadou SANOGO" w:date="2023-10-25T12:28:00Z">
        <w:r w:rsidRPr="00614D94" w:rsidDel="00C77069">
          <w:rPr>
            <w:rPrChange w:id="718" w:author="Dr Mamadou SANOGO" w:date="2023-10-27T13:08:00Z">
              <w:rPr>
                <w:szCs w:val="24"/>
                <w:highlight w:val="yellow"/>
              </w:rPr>
            </w:rPrChange>
          </w:rPr>
          <w:delText xml:space="preserve"> </w:delText>
        </w:r>
        <w:r w:rsidRPr="00614D94" w:rsidDel="00C77069">
          <w:rPr>
            <w:rPrChange w:id="719" w:author="Dr Mamadou SANOGO" w:date="2023-10-27T13:08:00Z">
              <w:rPr>
                <w:szCs w:val="24"/>
                <w:highlight w:val="red"/>
              </w:rPr>
            </w:rPrChange>
          </w:rPr>
          <w:delText>………</w:delText>
        </w:r>
      </w:del>
      <w:proofErr w:type="gramStart"/>
      <w:r w:rsidRPr="00614D94">
        <w:rPr>
          <w:rPrChange w:id="720" w:author="Dr Mamadou SANOGO" w:date="2023-10-27T13:08:00Z">
            <w:rPr>
              <w:szCs w:val="24"/>
              <w:highlight w:val="red"/>
            </w:rPr>
          </w:rPrChange>
        </w:rPr>
        <w:t>étudiants</w:t>
      </w:r>
      <w:proofErr w:type="gramEnd"/>
      <w:r w:rsidRPr="00614D94">
        <w:t xml:space="preserve"> </w:t>
      </w:r>
      <w:r w:rsidRPr="007A4AFC">
        <w:rPr>
          <w:rPrChange w:id="721" w:author="Dr Mamadou SANOGO" w:date="2023-10-25T18:15:00Z">
            <w:rPr>
              <w:szCs w:val="24"/>
              <w:highlight w:val="yellow"/>
            </w:rPr>
          </w:rPrChange>
        </w:rPr>
        <w:t>toutes filières confondues. Les programmes de formation sont les</w:t>
      </w:r>
      <w:r w:rsidRPr="00614D94">
        <w:t xml:space="preserve"> </w:t>
      </w:r>
      <w:r w:rsidRPr="007A4AFC">
        <w:rPr>
          <w:rPrChange w:id="722" w:author="Dr Mamadou SANOGO" w:date="2023-10-25T18:15:00Z">
            <w:rPr>
              <w:szCs w:val="24"/>
              <w:highlight w:val="red"/>
            </w:rPr>
          </w:rPrChange>
        </w:rPr>
        <w:t>suivants :</w:t>
      </w:r>
      <w:ins w:id="723" w:author="Dr Mamadou SANOGO" w:date="2023-10-25T12:29:00Z">
        <w:r w:rsidR="00C77069" w:rsidRPr="00614D94">
          <w:t xml:space="preserve"> Epidémiologie,</w:t>
        </w:r>
      </w:ins>
      <w:ins w:id="724" w:author="Dr Mamadou SANOGO" w:date="2023-10-25T12:30:00Z">
        <w:r w:rsidR="00C77069" w:rsidRPr="00614D94">
          <w:t xml:space="preserve"> </w:t>
        </w:r>
      </w:ins>
      <w:ins w:id="725" w:author="Dr Mamadou SANOGO" w:date="2023-10-25T12:29:00Z">
        <w:r w:rsidR="00C77069" w:rsidRPr="00614D94">
          <w:t>nutrition,</w:t>
        </w:r>
      </w:ins>
      <w:ins w:id="726" w:author="Dr Mamadou SANOGO" w:date="2023-10-25T12:30:00Z">
        <w:r w:rsidR="00C77069" w:rsidRPr="00614D94">
          <w:t xml:space="preserve"> </w:t>
        </w:r>
      </w:ins>
      <w:ins w:id="727" w:author="Dr Mamadou SANOGO" w:date="2023-10-25T12:29:00Z">
        <w:r w:rsidR="00C77069" w:rsidRPr="00614D94">
          <w:t>gynécologie obstétrique,</w:t>
        </w:r>
      </w:ins>
      <w:ins w:id="728" w:author="Dr Mamadou SANOGO" w:date="2023-10-25T12:30:00Z">
        <w:r w:rsidR="00C77069" w:rsidRPr="00614D94">
          <w:t xml:space="preserve"> </w:t>
        </w:r>
      </w:ins>
      <w:ins w:id="729" w:author="Dr Mamadou SANOGO" w:date="2023-10-25T12:29:00Z">
        <w:r w:rsidR="00C77069" w:rsidRPr="00614D94">
          <w:t>pédagogie en science de santé</w:t>
        </w:r>
      </w:ins>
      <w:ins w:id="730" w:author="Dr Mamadou SANOGO" w:date="2023-10-25T12:30:00Z">
        <w:r w:rsidR="00C77069" w:rsidRPr="00614D94">
          <w:t xml:space="preserve">, </w:t>
        </w:r>
      </w:ins>
      <w:ins w:id="731" w:author="Dr Mamadou SANOGO" w:date="2023-10-25T12:29:00Z">
        <w:r w:rsidR="00C77069" w:rsidRPr="00614D94">
          <w:t>management des services de santé</w:t>
        </w:r>
      </w:ins>
      <w:ins w:id="732" w:author="Dr Mamadou SANOGO" w:date="2023-10-25T12:30:00Z">
        <w:r w:rsidR="00C77069" w:rsidRPr="00614D94">
          <w:t xml:space="preserve">, </w:t>
        </w:r>
      </w:ins>
      <w:ins w:id="733" w:author="Dr Mamadou SANOGO" w:date="2023-10-25T12:29:00Z">
        <w:r w:rsidR="00C77069" w:rsidRPr="00614D94">
          <w:t>biologie médicale</w:t>
        </w:r>
      </w:ins>
      <w:ins w:id="734" w:author="Dr Mamadou SANOGO" w:date="2023-10-25T12:30:00Z">
        <w:r w:rsidR="00C77069" w:rsidRPr="00614D94">
          <w:t xml:space="preserve">, </w:t>
        </w:r>
      </w:ins>
      <w:ins w:id="735" w:author="Dr Mamadou SANOGO" w:date="2023-10-25T12:31:00Z">
        <w:r w:rsidR="00C77069" w:rsidRPr="00614D94">
          <w:t>infirmier d’</w:t>
        </w:r>
      </w:ins>
      <w:ins w:id="736" w:author="Dr Mamadou SANOGO" w:date="2023-10-25T12:32:00Z">
        <w:r w:rsidR="00C77069" w:rsidRPr="00614D94">
          <w:t>E</w:t>
        </w:r>
      </w:ins>
      <w:ins w:id="737" w:author="Dr Mamadou SANOGO" w:date="2023-10-25T12:31:00Z">
        <w:r w:rsidR="00C77069" w:rsidRPr="00614D94">
          <w:t>tat,</w:t>
        </w:r>
      </w:ins>
      <w:ins w:id="738" w:author="Dr Mamadou SANOGO" w:date="2023-10-25T12:32:00Z">
        <w:r w:rsidR="009B242A" w:rsidRPr="00614D94">
          <w:t xml:space="preserve"> </w:t>
        </w:r>
      </w:ins>
      <w:ins w:id="739" w:author="Dr Mamadou SANOGO" w:date="2023-10-25T12:31:00Z">
        <w:r w:rsidR="00C77069" w:rsidRPr="00614D94">
          <w:t>sage-femme, santé environnementale</w:t>
        </w:r>
      </w:ins>
      <w:ins w:id="740" w:author="Dr Mamadou SANOGO" w:date="2023-10-25T12:32:00Z">
        <w:r w:rsidR="009B242A" w:rsidRPr="00614D94">
          <w:t>.</w:t>
        </w:r>
      </w:ins>
      <w:del w:id="741" w:author="Dr Mamadou SANOGO" w:date="2023-10-25T12:29:00Z">
        <w:r w:rsidRPr="007A4AFC" w:rsidDel="00C77069">
          <w:rPr>
            <w:rPrChange w:id="742" w:author="Dr Mamadou SANOGO" w:date="2023-10-25T18:15:00Z">
              <w:rPr>
                <w:szCs w:val="24"/>
                <w:highlight w:val="red"/>
              </w:rPr>
            </w:rPrChange>
          </w:rPr>
          <w:delText>……….</w:delText>
        </w:r>
      </w:del>
    </w:p>
    <w:p w14:paraId="17E8EFFD" w14:textId="54BC6E1E" w:rsidR="00282300" w:rsidRPr="007A4AFC" w:rsidDel="009B242A" w:rsidRDefault="006D00D7">
      <w:pPr>
        <w:pStyle w:val="Titre3"/>
        <w:rPr>
          <w:del w:id="743" w:author="Dr Mamadou SANOGO" w:date="2023-10-25T12:33:00Z"/>
          <w:b w:val="0"/>
          <w:rPrChange w:id="744" w:author="Dr Mamadou SANOGO" w:date="2023-10-25T18:15:00Z">
            <w:rPr>
              <w:del w:id="745" w:author="Dr Mamadou SANOGO" w:date="2023-10-25T12:33:00Z"/>
              <w:b/>
              <w:bCs/>
              <w:szCs w:val="24"/>
              <w:highlight w:val="yellow"/>
            </w:rPr>
          </w:rPrChange>
        </w:rPr>
        <w:pPrChange w:id="746" w:author="Dr Mamadou SANOGO" w:date="2023-10-27T13:15:00Z">
          <w:pPr>
            <w:pStyle w:val="Paragraphedeliste"/>
            <w:numPr>
              <w:ilvl w:val="2"/>
              <w:numId w:val="29"/>
            </w:numPr>
            <w:ind w:right="136" w:hanging="720"/>
          </w:pPr>
        </w:pPrChange>
      </w:pPr>
      <w:r w:rsidRPr="007A4AFC">
        <w:rPr>
          <w:b w:val="0"/>
          <w:rPrChange w:id="747" w:author="Dr Mamadou SANOGO" w:date="2023-10-25T18:15:00Z">
            <w:rPr>
              <w:b/>
              <w:bCs/>
              <w:szCs w:val="24"/>
              <w:highlight w:val="yellow"/>
            </w:rPr>
          </w:rPrChange>
        </w:rPr>
        <w:t>Localisation de l’établissement</w:t>
      </w:r>
    </w:p>
    <w:p w14:paraId="7203AEF3" w14:textId="77777777" w:rsidR="00863E8A" w:rsidRPr="00614D94" w:rsidRDefault="00863E8A">
      <w:pPr>
        <w:pStyle w:val="Titre3"/>
        <w:rPr>
          <w:highlight w:val="yellow"/>
          <w:lang w:val="fr-ML"/>
        </w:rPr>
        <w:pPrChange w:id="748" w:author="Dr Mamadou SANOGO" w:date="2023-10-27T13:15:00Z">
          <w:pPr>
            <w:ind w:right="136"/>
          </w:pPr>
        </w:pPrChange>
      </w:pPr>
    </w:p>
    <w:p w14:paraId="58D8B75B" w14:textId="71033E8E" w:rsidR="006D00D7" w:rsidRPr="00614D94" w:rsidDel="009B242A" w:rsidRDefault="009642EC">
      <w:pPr>
        <w:spacing w:line="276" w:lineRule="auto"/>
        <w:rPr>
          <w:del w:id="749" w:author="Dr Mamadou SANOGO" w:date="2023-10-25T11:55:00Z"/>
        </w:rPr>
        <w:pPrChange w:id="750" w:author="Dr Mamadou SANOGO" w:date="2023-10-27T13:15:00Z">
          <w:pPr>
            <w:spacing w:line="360" w:lineRule="auto"/>
          </w:pPr>
        </w:pPrChange>
      </w:pPr>
      <w:ins w:id="751" w:author="Dr Mamadou SANOGO" w:date="2023-10-25T11:55:00Z">
        <w:r w:rsidRPr="00614D94">
          <w:t xml:space="preserve">L’école </w:t>
        </w:r>
      </w:ins>
      <w:ins w:id="752" w:author="Dr Mamadou SANOGO" w:date="2023-10-27T09:37:00Z">
        <w:r w:rsidR="004D19FB">
          <w:t xml:space="preserve">privée </w:t>
        </w:r>
      </w:ins>
      <w:ins w:id="753" w:author="Dr Mamadou SANOGO" w:date="2023-10-25T11:55:00Z">
        <w:r w:rsidRPr="00614D94">
          <w:t xml:space="preserve">de Santé Félix Houphouët </w:t>
        </w:r>
        <w:proofErr w:type="gramStart"/>
        <w:r w:rsidRPr="00614D94">
          <w:t>Boigny  est</w:t>
        </w:r>
        <w:proofErr w:type="gramEnd"/>
        <w:r w:rsidRPr="00614D94">
          <w:t xml:space="preserve"> située à Djelibougou, Route de Koulikoro, Rue Sada DIALLO.</w:t>
        </w:r>
      </w:ins>
      <w:del w:id="754" w:author="Dr Mamadou SANOGO" w:date="2023-10-25T11:55:00Z">
        <w:r w:rsidR="00863E8A" w:rsidRPr="00614D94" w:rsidDel="009642EC">
          <w:rPr>
            <w:highlight w:val="yellow"/>
          </w:rPr>
          <w:delText>Ecole Privée de santé Félix Houphouët Boigny- EPSFé</w:delText>
        </w:r>
        <w:r w:rsidR="006D00D7" w:rsidRPr="00614D94" w:rsidDel="009642EC">
          <w:rPr>
            <w:highlight w:val="yellow"/>
          </w:rPr>
          <w:delText xml:space="preserve"> dans le quartier Djelibougou, commune I, du district de Bamako.</w:delText>
        </w:r>
      </w:del>
    </w:p>
    <w:p w14:paraId="20AC91DA" w14:textId="77777777" w:rsidR="009B242A" w:rsidRPr="00614D94" w:rsidDel="003C6082" w:rsidRDefault="009B242A">
      <w:pPr>
        <w:spacing w:line="276" w:lineRule="auto"/>
        <w:rPr>
          <w:ins w:id="755" w:author="Dr Mamadou SANOGO" w:date="2023-10-25T12:33:00Z"/>
          <w:del w:id="756" w:author="Cauris Cosmetics" w:date="2023-10-25T14:35:00Z"/>
        </w:rPr>
        <w:pPrChange w:id="757" w:author="Dr Mamadou SANOGO" w:date="2023-10-27T13:15:00Z">
          <w:pPr>
            <w:spacing w:line="360" w:lineRule="auto"/>
          </w:pPr>
        </w:pPrChange>
      </w:pPr>
    </w:p>
    <w:p w14:paraId="786F2D54" w14:textId="77777777" w:rsidR="006D00D7" w:rsidRPr="00614D94" w:rsidRDefault="006D00D7">
      <w:pPr>
        <w:spacing w:line="276" w:lineRule="auto"/>
        <w:pPrChange w:id="758" w:author="Dr Mamadou SANOGO" w:date="2023-10-27T13:15:00Z">
          <w:pPr>
            <w:spacing w:line="360" w:lineRule="auto"/>
          </w:pPr>
        </w:pPrChange>
      </w:pPr>
    </w:p>
    <w:p w14:paraId="73279B06" w14:textId="209233E3" w:rsidR="006D00D7" w:rsidRPr="007A4AFC" w:rsidRDefault="006D00D7">
      <w:pPr>
        <w:pStyle w:val="Titre2"/>
        <w:ind w:left="567"/>
        <w:rPr>
          <w:b w:val="0"/>
          <w:rPrChange w:id="759" w:author="Dr Mamadou SANOGO" w:date="2023-10-25T18:15:00Z">
            <w:rPr>
              <w:b/>
              <w:bCs/>
              <w:szCs w:val="24"/>
              <w:highlight w:val="yellow"/>
            </w:rPr>
          </w:rPrChange>
        </w:rPr>
        <w:pPrChange w:id="760" w:author="Dr Mamadou SANOGO" w:date="2023-10-27T13:28:00Z">
          <w:pPr>
            <w:pStyle w:val="Paragraphedeliste"/>
            <w:numPr>
              <w:ilvl w:val="1"/>
              <w:numId w:val="29"/>
            </w:numPr>
            <w:spacing w:line="360" w:lineRule="auto"/>
            <w:ind w:left="360" w:hanging="360"/>
          </w:pPr>
        </w:pPrChange>
      </w:pPr>
      <w:r w:rsidRPr="007A4AFC">
        <w:rPr>
          <w:rPrChange w:id="761" w:author="Dr Mamadou SANOGO" w:date="2023-10-25T18:15:00Z">
            <w:rPr>
              <w:b/>
              <w:bCs/>
              <w:szCs w:val="24"/>
              <w:highlight w:val="yellow"/>
            </w:rPr>
          </w:rPrChange>
        </w:rPr>
        <w:t xml:space="preserve">Présentation de la formation du Master en </w:t>
      </w:r>
      <w:ins w:id="762" w:author="Dr Mamadou SANOGO" w:date="2023-10-26T20:04:00Z">
        <w:r w:rsidR="00085DEF" w:rsidRPr="004D19FB">
          <w:rPr>
            <w:rPrChange w:id="763" w:author="Dr Mamadou SANOGO" w:date="2023-10-27T09:37:00Z">
              <w:rPr>
                <w:b/>
                <w:bCs/>
                <w:color w:val="FF0000"/>
                <w:szCs w:val="24"/>
              </w:rPr>
            </w:rPrChange>
          </w:rPr>
          <w:t>gynécologie</w:t>
        </w:r>
      </w:ins>
      <w:ins w:id="764" w:author="Dr Mamadou SANOGO" w:date="2023-10-26T11:28:00Z">
        <w:r w:rsidR="00B50346" w:rsidRPr="004D19FB">
          <w:t>-</w:t>
        </w:r>
      </w:ins>
      <w:ins w:id="765" w:author="Dr Mamadou SANOGO" w:date="2023-10-26T20:03:00Z">
        <w:r w:rsidR="00085DEF" w:rsidRPr="004D19FB">
          <w:rPr>
            <w:rPrChange w:id="766" w:author="Dr Mamadou SANOGO" w:date="2023-10-27T09:37:00Z">
              <w:rPr>
                <w:b/>
                <w:bCs/>
                <w:color w:val="FF0000"/>
                <w:szCs w:val="24"/>
              </w:rPr>
            </w:rPrChange>
          </w:rPr>
          <w:t xml:space="preserve"> </w:t>
        </w:r>
      </w:ins>
      <w:ins w:id="767" w:author="Dr Mamadou SANOGO" w:date="2023-10-26T11:28:00Z">
        <w:r w:rsidR="00B50346" w:rsidRPr="004D19FB">
          <w:t>obst</w:t>
        </w:r>
      </w:ins>
      <w:ins w:id="768" w:author="Dr Mamadou SANOGO" w:date="2023-10-27T09:37:00Z">
        <w:r w:rsidR="004D19FB" w:rsidRPr="004D19FB">
          <w:rPr>
            <w:rPrChange w:id="769" w:author="Dr Mamadou SANOGO" w:date="2023-10-27T09:37:00Z">
              <w:rPr>
                <w:color w:val="FF0000"/>
                <w:szCs w:val="24"/>
              </w:rPr>
            </w:rPrChange>
          </w:rPr>
          <w:t>é</w:t>
        </w:r>
      </w:ins>
      <w:ins w:id="770" w:author="Dr Mamadou SANOGO" w:date="2023-10-26T11:28:00Z">
        <w:r w:rsidR="00B50346" w:rsidRPr="004D19FB">
          <w:t>trique</w:t>
        </w:r>
      </w:ins>
      <w:del w:id="771" w:author="Dr Mamadou SANOGO" w:date="2023-10-26T11:28:00Z">
        <w:r w:rsidRPr="004D19FB" w:rsidDel="00B50346">
          <w:rPr>
            <w:rPrChange w:id="772" w:author="Dr Mamadou SANOGO" w:date="2023-10-27T09:37:00Z">
              <w:rPr>
                <w:b/>
                <w:bCs/>
                <w:szCs w:val="24"/>
                <w:highlight w:val="yellow"/>
              </w:rPr>
            </w:rPrChange>
          </w:rPr>
          <w:delText>épidémiologie</w:delText>
        </w:r>
      </w:del>
      <w:r w:rsidRPr="004D19FB">
        <w:rPr>
          <w:rPrChange w:id="773" w:author="Dr Mamadou SANOGO" w:date="2023-10-27T09:37:00Z">
            <w:rPr>
              <w:b/>
              <w:bCs/>
              <w:szCs w:val="24"/>
              <w:highlight w:val="yellow"/>
            </w:rPr>
          </w:rPrChange>
        </w:rPr>
        <w:t xml:space="preserve"> </w:t>
      </w:r>
    </w:p>
    <w:p w14:paraId="410D7C4D" w14:textId="436E43F6" w:rsidR="007A78D6" w:rsidRPr="007A4AFC" w:rsidRDefault="007A78D6">
      <w:pPr>
        <w:pStyle w:val="Titre3"/>
        <w:rPr>
          <w:b w:val="0"/>
          <w:rPrChange w:id="774" w:author="Dr Mamadou SANOGO" w:date="2023-10-25T18:15:00Z">
            <w:rPr>
              <w:b/>
              <w:bCs/>
              <w:szCs w:val="24"/>
              <w:highlight w:val="yellow"/>
            </w:rPr>
          </w:rPrChange>
        </w:rPr>
        <w:pPrChange w:id="775" w:author="Dr Mamadou SANOGO" w:date="2023-10-27T13:17:00Z">
          <w:pPr>
            <w:pStyle w:val="Paragraphedeliste"/>
            <w:numPr>
              <w:ilvl w:val="2"/>
              <w:numId w:val="29"/>
            </w:numPr>
            <w:spacing w:line="360" w:lineRule="auto"/>
            <w:ind w:hanging="720"/>
          </w:pPr>
        </w:pPrChange>
      </w:pPr>
      <w:r w:rsidRPr="007A4AFC">
        <w:rPr>
          <w:rPrChange w:id="776" w:author="Dr Mamadou SANOGO" w:date="2023-10-25T18:15:00Z">
            <w:rPr>
              <w:b/>
              <w:bCs/>
              <w:highlight w:val="yellow"/>
            </w:rPr>
          </w:rPrChange>
        </w:rPr>
        <w:t>Objectifs de la formation</w:t>
      </w:r>
    </w:p>
    <w:p w14:paraId="05404E92" w14:textId="56F504EF" w:rsidR="007A78D6" w:rsidRPr="00B50346" w:rsidDel="009B242A" w:rsidRDefault="009B242A">
      <w:pPr>
        <w:spacing w:line="276" w:lineRule="auto"/>
        <w:rPr>
          <w:del w:id="777" w:author="Dr Mamadou SANOGO" w:date="2023-10-25T12:34:00Z"/>
          <w:lang w:val="fr-ML"/>
          <w:rPrChange w:id="778" w:author="Dr Mamadou SANOGO" w:date="2023-10-26T11:29:00Z">
            <w:rPr>
              <w:del w:id="779" w:author="Dr Mamadou SANOGO" w:date="2023-10-25T12:34:00Z"/>
              <w:b/>
              <w:bCs/>
              <w:szCs w:val="24"/>
              <w:highlight w:val="yellow"/>
            </w:rPr>
          </w:rPrChange>
        </w:rPr>
        <w:pPrChange w:id="780" w:author="Dr Mamadou SANOGO" w:date="2023-10-27T13:17:00Z">
          <w:pPr>
            <w:spacing w:line="360" w:lineRule="auto"/>
          </w:pPr>
        </w:pPrChange>
      </w:pPr>
      <w:ins w:id="781" w:author="Dr Mamadou SANOGO" w:date="2023-10-25T12:36:00Z">
        <w:r w:rsidRPr="007A4AFC">
          <w:rPr>
            <w:lang w:val="fr-ML"/>
            <w:rPrChange w:id="782" w:author="Dr Mamadou SANOGO" w:date="2023-10-25T18:15:00Z">
              <w:rPr>
                <w:spacing w:val="3"/>
                <w:szCs w:val="24"/>
                <w:lang w:val="fr-ML"/>
              </w:rPr>
            </w:rPrChange>
          </w:rPr>
          <w:t xml:space="preserve">Le </w:t>
        </w:r>
      </w:ins>
      <w:ins w:id="783" w:author="Dr Mamadou SANOGO" w:date="2023-10-25T12:39:00Z">
        <w:r w:rsidRPr="007A4AFC">
          <w:rPr>
            <w:lang w:val="fr-ML"/>
            <w:rPrChange w:id="784" w:author="Dr Mamadou SANOGO" w:date="2023-10-25T18:15:00Z">
              <w:rPr>
                <w:spacing w:val="3"/>
                <w:szCs w:val="24"/>
                <w:lang w:val="fr-ML"/>
              </w:rPr>
            </w:rPrChange>
          </w:rPr>
          <w:t>m</w:t>
        </w:r>
      </w:ins>
      <w:ins w:id="785" w:author="Dr Mamadou SANOGO" w:date="2023-10-25T12:36:00Z">
        <w:r w:rsidRPr="007A4AFC">
          <w:rPr>
            <w:lang w:val="fr-ML"/>
            <w:rPrChange w:id="786" w:author="Dr Mamadou SANOGO" w:date="2023-10-25T18:15:00Z">
              <w:rPr>
                <w:spacing w:val="3"/>
                <w:szCs w:val="24"/>
                <w:lang w:val="fr-ML"/>
              </w:rPr>
            </w:rPrChange>
          </w:rPr>
          <w:t xml:space="preserve">aster en </w:t>
        </w:r>
      </w:ins>
      <w:ins w:id="787" w:author="Dr Mamadou SANOGO" w:date="2023-10-26T20:04:00Z">
        <w:r w:rsidR="00085DEF">
          <w:rPr>
            <w:lang w:val="fr-ML"/>
          </w:rPr>
          <w:t>gynécologie</w:t>
        </w:r>
      </w:ins>
      <w:ins w:id="788" w:author="Dr Mamadou SANOGO" w:date="2023-10-26T11:27:00Z">
        <w:r w:rsidR="00B50346">
          <w:rPr>
            <w:lang w:val="fr-ML"/>
          </w:rPr>
          <w:t>-</w:t>
        </w:r>
      </w:ins>
      <w:ins w:id="789" w:author="Dr Mamadou SANOGO" w:date="2023-10-26T20:04:00Z">
        <w:r w:rsidR="00085DEF">
          <w:rPr>
            <w:lang w:val="fr-ML"/>
          </w:rPr>
          <w:t xml:space="preserve"> </w:t>
        </w:r>
      </w:ins>
      <w:ins w:id="790" w:author="Dr Mamadou SANOGO" w:date="2023-10-26T11:27:00Z">
        <w:r w:rsidR="00B50346">
          <w:rPr>
            <w:lang w:val="fr-ML"/>
          </w:rPr>
          <w:t>obst</w:t>
        </w:r>
      </w:ins>
      <w:ins w:id="791" w:author="Dr Mamadou SANOGO" w:date="2023-10-27T09:37:00Z">
        <w:r w:rsidR="004D19FB">
          <w:rPr>
            <w:lang w:val="fr-ML"/>
          </w:rPr>
          <w:t>é</w:t>
        </w:r>
      </w:ins>
      <w:ins w:id="792" w:author="Dr Mamadou SANOGO" w:date="2023-10-26T11:27:00Z">
        <w:r w:rsidR="00B50346">
          <w:rPr>
            <w:lang w:val="fr-ML"/>
          </w:rPr>
          <w:t>triqu</w:t>
        </w:r>
      </w:ins>
      <w:ins w:id="793" w:author="Dr Mamadou SANOGO" w:date="2023-10-25T12:36:00Z">
        <w:r w:rsidRPr="007A4AFC">
          <w:rPr>
            <w:lang w:val="fr-ML"/>
            <w:rPrChange w:id="794" w:author="Dr Mamadou SANOGO" w:date="2023-10-25T18:15:00Z">
              <w:rPr>
                <w:spacing w:val="3"/>
                <w:szCs w:val="24"/>
                <w:lang w:val="fr-ML"/>
              </w:rPr>
            </w:rPrChange>
          </w:rPr>
          <w:t xml:space="preserve">e vise à former des professionnels compétents </w:t>
        </w:r>
      </w:ins>
      <w:ins w:id="795" w:author="Dr Mamadou SANOGO" w:date="2023-10-25T12:37:00Z">
        <w:r w:rsidRPr="007A4AFC">
          <w:rPr>
            <w:lang w:val="fr-ML"/>
            <w:rPrChange w:id="796" w:author="Dr Mamadou SANOGO" w:date="2023-10-25T18:15:00Z">
              <w:rPr>
                <w:spacing w:val="3"/>
                <w:szCs w:val="24"/>
                <w:lang w:val="fr-ML"/>
              </w:rPr>
            </w:rPrChange>
          </w:rPr>
          <w:t xml:space="preserve">capables de contribuer de manière significative à la santé </w:t>
        </w:r>
      </w:ins>
      <w:ins w:id="797" w:author="Dr Mamadou SANOGO" w:date="2023-10-27T09:38:00Z">
        <w:r w:rsidR="004D19FB">
          <w:rPr>
            <w:lang w:val="fr-ML"/>
          </w:rPr>
          <w:t xml:space="preserve">sexuelle et </w:t>
        </w:r>
      </w:ins>
      <w:ins w:id="798" w:author="Dr Mamadou SANOGO" w:date="2023-10-26T11:29:00Z">
        <w:r w:rsidR="00B50346">
          <w:rPr>
            <w:lang w:val="fr-ML"/>
          </w:rPr>
          <w:t xml:space="preserve">de la </w:t>
        </w:r>
        <w:r w:rsidR="00B50346" w:rsidRPr="004D19FB">
          <w:rPr>
            <w:lang w:val="fr-ML"/>
          </w:rPr>
          <w:t>reproduction</w:t>
        </w:r>
      </w:ins>
      <w:ins w:id="799" w:author="Dr Mamadou SANOGO" w:date="2023-10-25T12:37:00Z">
        <w:r w:rsidRPr="007A4AFC">
          <w:rPr>
            <w:lang w:val="fr-ML"/>
            <w:rPrChange w:id="800" w:author="Dr Mamadou SANOGO" w:date="2023-10-25T18:15:00Z">
              <w:rPr>
                <w:spacing w:val="3"/>
                <w:szCs w:val="24"/>
                <w:lang w:val="fr-ML"/>
              </w:rPr>
            </w:rPrChange>
          </w:rPr>
          <w:t>, à la recherche en santé et à la c</w:t>
        </w:r>
      </w:ins>
      <w:ins w:id="801" w:author="Dr Mamadou SANOGO" w:date="2023-10-25T12:38:00Z">
        <w:r w:rsidRPr="007A4AFC">
          <w:rPr>
            <w:lang w:val="fr-ML"/>
            <w:rPrChange w:id="802" w:author="Dr Mamadou SANOGO" w:date="2023-10-25T18:15:00Z">
              <w:rPr>
                <w:spacing w:val="3"/>
                <w:szCs w:val="24"/>
                <w:lang w:val="fr-ML"/>
              </w:rPr>
            </w:rPrChange>
          </w:rPr>
          <w:t>ompréhension des modèles de maladies dans les populations.</w:t>
        </w:r>
      </w:ins>
    </w:p>
    <w:p w14:paraId="47D24E40" w14:textId="55566E48" w:rsidR="001657BA" w:rsidRPr="00614D94" w:rsidDel="009B242A" w:rsidRDefault="001657BA">
      <w:pPr>
        <w:spacing w:line="276" w:lineRule="auto"/>
        <w:rPr>
          <w:del w:id="803" w:author="Dr Mamadou SANOGO" w:date="2023-10-25T12:34:00Z"/>
          <w:b/>
          <w:bCs/>
        </w:rPr>
        <w:pPrChange w:id="804" w:author="Dr Mamadou SANOGO" w:date="2023-10-27T13:17:00Z">
          <w:pPr>
            <w:spacing w:line="360" w:lineRule="auto"/>
          </w:pPr>
        </w:pPrChange>
      </w:pPr>
      <w:del w:id="805" w:author="Dr Mamadou SANOGO" w:date="2023-10-25T12:34:00Z">
        <w:r w:rsidRPr="00614D94" w:rsidDel="009B242A">
          <w:rPr>
            <w:b/>
            <w:bCs/>
            <w:highlight w:val="red"/>
          </w:rPr>
          <w:delText xml:space="preserve">Décrire </w:delText>
        </w:r>
        <w:r w:rsidR="007A78D6" w:rsidRPr="00614D94" w:rsidDel="009B242A">
          <w:rPr>
            <w:b/>
            <w:bCs/>
            <w:highlight w:val="red"/>
          </w:rPr>
          <w:delText>ici l’</w:delText>
        </w:r>
        <w:r w:rsidRPr="00614D94" w:rsidDel="009B242A">
          <w:rPr>
            <w:b/>
            <w:bCs/>
            <w:highlight w:val="red"/>
          </w:rPr>
          <w:delText xml:space="preserve">objectif global et </w:delText>
        </w:r>
        <w:r w:rsidR="007A78D6" w:rsidRPr="00614D94" w:rsidDel="009B242A">
          <w:rPr>
            <w:b/>
            <w:bCs/>
            <w:highlight w:val="red"/>
          </w:rPr>
          <w:delText xml:space="preserve">les </w:delText>
        </w:r>
        <w:r w:rsidRPr="00614D94" w:rsidDel="009B242A">
          <w:rPr>
            <w:b/>
            <w:bCs/>
            <w:highlight w:val="red"/>
          </w:rPr>
          <w:delText>objectifs spécifiques du Master en épidémiologie.</w:delText>
        </w:r>
      </w:del>
    </w:p>
    <w:p w14:paraId="2A790A94" w14:textId="77777777" w:rsidR="001657BA" w:rsidRPr="00614D94" w:rsidRDefault="001657BA">
      <w:pPr>
        <w:spacing w:line="276" w:lineRule="auto"/>
        <w:rPr>
          <w:b/>
          <w:bCs/>
        </w:rPr>
        <w:pPrChange w:id="806" w:author="Dr Mamadou SANOGO" w:date="2023-10-27T13:17:00Z">
          <w:pPr>
            <w:spacing w:line="360" w:lineRule="auto"/>
            <w:ind w:left="360"/>
          </w:pPr>
        </w:pPrChange>
      </w:pPr>
    </w:p>
    <w:p w14:paraId="4C9496D3" w14:textId="64C026DE" w:rsidR="007A78D6" w:rsidRPr="007A4AFC" w:rsidRDefault="007A78D6">
      <w:pPr>
        <w:pStyle w:val="Titre3"/>
        <w:rPr>
          <w:b w:val="0"/>
          <w:rPrChange w:id="807" w:author="Dr Mamadou SANOGO" w:date="2023-10-25T18:15:00Z">
            <w:rPr>
              <w:b/>
              <w:bCs/>
              <w:szCs w:val="24"/>
              <w:highlight w:val="yellow"/>
            </w:rPr>
          </w:rPrChange>
        </w:rPr>
        <w:pPrChange w:id="808" w:author="Dr Mamadou SANOGO" w:date="2023-10-27T13:17:00Z">
          <w:pPr>
            <w:pStyle w:val="Paragraphedeliste"/>
            <w:numPr>
              <w:ilvl w:val="2"/>
              <w:numId w:val="29"/>
            </w:numPr>
            <w:spacing w:line="360" w:lineRule="auto"/>
            <w:ind w:hanging="720"/>
          </w:pPr>
        </w:pPrChange>
      </w:pPr>
      <w:r w:rsidRPr="007A4AFC">
        <w:rPr>
          <w:rPrChange w:id="809" w:author="Dr Mamadou SANOGO" w:date="2023-10-25T18:15:00Z">
            <w:rPr>
              <w:b/>
              <w:bCs/>
              <w:highlight w:val="yellow"/>
            </w:rPr>
          </w:rPrChange>
        </w:rPr>
        <w:t xml:space="preserve">Les conditions d’accès au Master </w:t>
      </w:r>
      <w:del w:id="810" w:author="Dr Mamadou SANOGO" w:date="2023-10-26T20:03:00Z">
        <w:r w:rsidRPr="007A4AFC" w:rsidDel="00085DEF">
          <w:rPr>
            <w:rPrChange w:id="811" w:author="Dr Mamadou SANOGO" w:date="2023-10-25T18:15:00Z">
              <w:rPr>
                <w:b/>
                <w:bCs/>
                <w:highlight w:val="yellow"/>
              </w:rPr>
            </w:rPrChange>
          </w:rPr>
          <w:delText xml:space="preserve">en </w:delText>
        </w:r>
      </w:del>
      <w:ins w:id="812" w:author="Dr Mamadou SANOGO" w:date="2023-10-26T20:03:00Z">
        <w:r w:rsidR="00085DEF" w:rsidRPr="00085DEF">
          <w:t xml:space="preserve">en </w:t>
        </w:r>
      </w:ins>
      <w:ins w:id="813" w:author="Dr Mamadou SANOGO" w:date="2023-10-26T20:04:00Z">
        <w:r w:rsidR="00085DEF" w:rsidRPr="004D19FB">
          <w:rPr>
            <w:rPrChange w:id="814" w:author="Dr Mamadou SANOGO" w:date="2023-10-27T09:38:00Z">
              <w:rPr>
                <w:b/>
                <w:bCs/>
                <w:color w:val="FF0000"/>
              </w:rPr>
            </w:rPrChange>
          </w:rPr>
          <w:t>gynécologie</w:t>
        </w:r>
      </w:ins>
      <w:ins w:id="815" w:author="Dr Mamadou SANOGO" w:date="2023-10-26T12:10:00Z">
        <w:r w:rsidR="00F311A0" w:rsidRPr="004D19FB">
          <w:rPr>
            <w:rPrChange w:id="816" w:author="Dr Mamadou SANOGO" w:date="2023-10-27T09:38:00Z">
              <w:rPr>
                <w:b/>
                <w:bCs/>
                <w:color w:val="FF0000"/>
              </w:rPr>
            </w:rPrChange>
          </w:rPr>
          <w:t>-</w:t>
        </w:r>
      </w:ins>
      <w:ins w:id="817" w:author="Dr Mamadou SANOGO" w:date="2023-10-26T20:04:00Z">
        <w:r w:rsidR="00085DEF" w:rsidRPr="004D19FB">
          <w:rPr>
            <w:rPrChange w:id="818" w:author="Dr Mamadou SANOGO" w:date="2023-10-27T09:38:00Z">
              <w:rPr>
                <w:b/>
                <w:bCs/>
                <w:color w:val="FF0000"/>
              </w:rPr>
            </w:rPrChange>
          </w:rPr>
          <w:t xml:space="preserve"> obstétrique</w:t>
        </w:r>
      </w:ins>
      <w:ins w:id="819" w:author="Dr Mamadou SANOGO" w:date="2023-10-26T12:08:00Z">
        <w:r w:rsidR="00F311A0" w:rsidRPr="004D19FB">
          <w:rPr>
            <w:rPrChange w:id="820" w:author="Dr Mamadou SANOGO" w:date="2023-10-27T09:38:00Z">
              <w:rPr>
                <w:b/>
                <w:bCs/>
                <w:color w:val="FF0000"/>
              </w:rPr>
            </w:rPrChange>
          </w:rPr>
          <w:t xml:space="preserve"> </w:t>
        </w:r>
      </w:ins>
      <w:del w:id="821" w:author="Dr Mamadou SANOGO" w:date="2023-10-26T11:32:00Z">
        <w:r w:rsidRPr="004D19FB" w:rsidDel="00F311A0">
          <w:rPr>
            <w:rPrChange w:id="822" w:author="Dr Mamadou SANOGO" w:date="2023-10-27T09:38:00Z">
              <w:rPr>
                <w:b/>
                <w:bCs/>
                <w:highlight w:val="yellow"/>
              </w:rPr>
            </w:rPrChange>
          </w:rPr>
          <w:delText>Epidémiologie</w:delText>
        </w:r>
      </w:del>
      <w:r w:rsidRPr="004D19FB">
        <w:rPr>
          <w:rPrChange w:id="823" w:author="Dr Mamadou SANOGO" w:date="2023-10-27T09:38:00Z">
            <w:rPr>
              <w:b/>
              <w:bCs/>
              <w:highlight w:val="yellow"/>
            </w:rPr>
          </w:rPrChange>
        </w:rPr>
        <w:t xml:space="preserve"> </w:t>
      </w:r>
    </w:p>
    <w:p w14:paraId="33B30B34" w14:textId="16A99AB3" w:rsidR="007C5D17" w:rsidRPr="007A4AFC" w:rsidDel="0051561A" w:rsidRDefault="007C5D17">
      <w:pPr>
        <w:spacing w:line="276" w:lineRule="auto"/>
        <w:rPr>
          <w:del w:id="824" w:author="Dr Mamadou SANOGO" w:date="2023-10-27T12:02:00Z"/>
          <w:color w:val="000000" w:themeColor="text1"/>
          <w:spacing w:val="1"/>
          <w:position w:val="1"/>
          <w:rPrChange w:id="825" w:author="Dr Mamadou SANOGO" w:date="2023-10-25T18:15:00Z">
            <w:rPr>
              <w:del w:id="826" w:author="Dr Mamadou SANOGO" w:date="2023-10-27T12:02:00Z"/>
              <w:spacing w:val="1"/>
              <w:position w:val="1"/>
              <w:highlight w:val="yellow"/>
            </w:rPr>
          </w:rPrChange>
        </w:rPr>
        <w:pPrChange w:id="827" w:author="Dr Mamadou SANOGO" w:date="2023-10-27T13:18:00Z">
          <w:pPr>
            <w:spacing w:line="360" w:lineRule="auto"/>
          </w:pPr>
        </w:pPrChange>
      </w:pPr>
      <w:r w:rsidRPr="007A4AFC">
        <w:rPr>
          <w:color w:val="000000" w:themeColor="text1"/>
          <w:spacing w:val="1"/>
          <w:position w:val="1"/>
          <w:rPrChange w:id="828" w:author="Dr Mamadou SANOGO" w:date="2023-10-25T18:15:00Z">
            <w:rPr>
              <w:spacing w:val="1"/>
              <w:position w:val="1"/>
              <w:highlight w:val="yellow"/>
            </w:rPr>
          </w:rPrChange>
        </w:rPr>
        <w:t xml:space="preserve">Le master en </w:t>
      </w:r>
      <w:ins w:id="829" w:author="Dr Mamadou SANOGO" w:date="2023-10-26T20:05:00Z">
        <w:r w:rsidR="00085DEF" w:rsidRPr="004D19FB">
          <w:rPr>
            <w:color w:val="000000" w:themeColor="text1"/>
            <w:szCs w:val="24"/>
            <w:rPrChange w:id="830" w:author="Dr Mamadou SANOGO" w:date="2023-10-27T09:39:00Z">
              <w:rPr>
                <w:color w:val="FF0000"/>
                <w:szCs w:val="24"/>
              </w:rPr>
            </w:rPrChange>
          </w:rPr>
          <w:t>gynécologie</w:t>
        </w:r>
        <w:r w:rsidR="00085DEF" w:rsidRPr="004D19FB">
          <w:rPr>
            <w:color w:val="000000" w:themeColor="text1"/>
            <w:szCs w:val="24"/>
            <w:rPrChange w:id="831" w:author="Dr Mamadou SANOGO" w:date="2023-10-27T09:39:00Z">
              <w:rPr>
                <w:b/>
                <w:bCs/>
                <w:color w:val="FF0000"/>
                <w:szCs w:val="24"/>
              </w:rPr>
            </w:rPrChange>
          </w:rPr>
          <w:t xml:space="preserve">- </w:t>
        </w:r>
        <w:r w:rsidR="00085DEF" w:rsidRPr="004D19FB">
          <w:rPr>
            <w:color w:val="000000" w:themeColor="text1"/>
            <w:szCs w:val="24"/>
            <w:rPrChange w:id="832" w:author="Dr Mamadou SANOGO" w:date="2023-10-27T09:39:00Z">
              <w:rPr>
                <w:color w:val="FF0000"/>
                <w:szCs w:val="24"/>
              </w:rPr>
            </w:rPrChange>
          </w:rPr>
          <w:t>obst</w:t>
        </w:r>
      </w:ins>
      <w:ins w:id="833" w:author="Dr Mamadou SANOGO" w:date="2023-10-27T09:39:00Z">
        <w:r w:rsidR="004D19FB" w:rsidRPr="004D19FB">
          <w:rPr>
            <w:color w:val="000000" w:themeColor="text1"/>
            <w:szCs w:val="24"/>
            <w:rPrChange w:id="834" w:author="Dr Mamadou SANOGO" w:date="2023-10-27T09:39:00Z">
              <w:rPr>
                <w:color w:val="FF0000"/>
                <w:szCs w:val="24"/>
              </w:rPr>
            </w:rPrChange>
          </w:rPr>
          <w:t>é</w:t>
        </w:r>
      </w:ins>
      <w:ins w:id="835" w:author="Dr Mamadou SANOGO" w:date="2023-10-26T20:05:00Z">
        <w:r w:rsidR="00085DEF" w:rsidRPr="004D19FB">
          <w:rPr>
            <w:color w:val="000000" w:themeColor="text1"/>
            <w:szCs w:val="24"/>
            <w:rPrChange w:id="836" w:author="Dr Mamadou SANOGO" w:date="2023-10-27T09:39:00Z">
              <w:rPr>
                <w:color w:val="FF0000"/>
                <w:szCs w:val="24"/>
              </w:rPr>
            </w:rPrChange>
          </w:rPr>
          <w:t>trique</w:t>
        </w:r>
        <w:r w:rsidR="00085DEF" w:rsidRPr="004D19FB">
          <w:rPr>
            <w:b/>
            <w:bCs/>
            <w:color w:val="000000" w:themeColor="text1"/>
            <w:szCs w:val="24"/>
            <w:rPrChange w:id="837" w:author="Dr Mamadou SANOGO" w:date="2023-10-27T09:39:00Z">
              <w:rPr>
                <w:b/>
                <w:bCs/>
                <w:color w:val="FF0000"/>
                <w:szCs w:val="24"/>
              </w:rPr>
            </w:rPrChange>
          </w:rPr>
          <w:t xml:space="preserve"> </w:t>
        </w:r>
      </w:ins>
      <w:del w:id="838" w:author="Dr Mamadou SANOGO" w:date="2023-10-26T20:05:00Z">
        <w:r w:rsidRPr="004D19FB" w:rsidDel="00085DEF">
          <w:rPr>
            <w:color w:val="000000" w:themeColor="text1"/>
            <w:spacing w:val="1"/>
            <w:position w:val="1"/>
            <w:rPrChange w:id="839" w:author="Dr Mamadou SANOGO" w:date="2023-10-27T09:39:00Z">
              <w:rPr>
                <w:spacing w:val="1"/>
                <w:position w:val="1"/>
                <w:highlight w:val="yellow"/>
              </w:rPr>
            </w:rPrChange>
          </w:rPr>
          <w:delText>épidémiologie</w:delText>
        </w:r>
      </w:del>
      <w:r w:rsidRPr="004D19FB">
        <w:rPr>
          <w:color w:val="000000" w:themeColor="text1"/>
          <w:spacing w:val="1"/>
          <w:position w:val="1"/>
          <w:rPrChange w:id="840" w:author="Dr Mamadou SANOGO" w:date="2023-10-27T09:39:00Z">
            <w:rPr>
              <w:spacing w:val="1"/>
              <w:position w:val="1"/>
              <w:highlight w:val="yellow"/>
            </w:rPr>
          </w:rPrChange>
        </w:rPr>
        <w:t xml:space="preserve"> </w:t>
      </w:r>
      <w:r w:rsidRPr="007A4AFC">
        <w:rPr>
          <w:color w:val="000000" w:themeColor="text1"/>
          <w:spacing w:val="1"/>
          <w:position w:val="1"/>
          <w:rPrChange w:id="841" w:author="Dr Mamadou SANOGO" w:date="2023-10-25T18:15:00Z">
            <w:rPr>
              <w:spacing w:val="1"/>
              <w:position w:val="1"/>
              <w:highlight w:val="yellow"/>
            </w:rPr>
          </w:rPrChange>
        </w:rPr>
        <w:t>est accessible à tout détenteur d’une licence en sciences de la santé ou autre diplôme équivalent. Une fois ce premier critère satisfait, le candidat peut faire le dépôt de ses dossiers pour étude par le comité d’admission. Les inscriptions dans le ce programme se déroule du 1er juillet au 30 septembre de chaque année.</w:t>
      </w:r>
    </w:p>
    <w:p w14:paraId="0EB576ED" w14:textId="2747B281" w:rsidR="007C5D17" w:rsidRPr="007A4AFC" w:rsidRDefault="007C5D17">
      <w:pPr>
        <w:spacing w:line="276" w:lineRule="auto"/>
        <w:rPr>
          <w:color w:val="000000" w:themeColor="text1"/>
          <w:spacing w:val="3"/>
          <w:rPrChange w:id="842" w:author="Dr Mamadou SANOGO" w:date="2023-10-25T18:15:00Z">
            <w:rPr>
              <w:spacing w:val="3"/>
              <w:highlight w:val="yellow"/>
            </w:rPr>
          </w:rPrChange>
        </w:rPr>
        <w:pPrChange w:id="843" w:author="Dr Mamadou SANOGO" w:date="2023-10-27T13:18:00Z">
          <w:pPr>
            <w:widowControl w:val="0"/>
            <w:autoSpaceDE w:val="0"/>
            <w:autoSpaceDN w:val="0"/>
            <w:adjustRightInd w:val="0"/>
            <w:spacing w:line="240" w:lineRule="auto"/>
            <w:ind w:right="81"/>
          </w:pPr>
        </w:pPrChange>
      </w:pPr>
    </w:p>
    <w:p w14:paraId="3AC9527E" w14:textId="6546E8E5" w:rsidR="007C5D17" w:rsidRPr="007A4AFC" w:rsidRDefault="007A78D6">
      <w:pPr>
        <w:pStyle w:val="Titre3"/>
        <w:rPr>
          <w:b w:val="0"/>
          <w:rPrChange w:id="844" w:author="Dr Mamadou SANOGO" w:date="2023-10-25T18:15:00Z">
            <w:rPr>
              <w:b/>
              <w:bCs/>
              <w:szCs w:val="24"/>
              <w:highlight w:val="yellow"/>
            </w:rPr>
          </w:rPrChange>
        </w:rPr>
        <w:pPrChange w:id="845" w:author="Dr Mamadou SANOGO" w:date="2023-10-27T13:18:00Z">
          <w:pPr>
            <w:pStyle w:val="Paragraphedeliste"/>
            <w:numPr>
              <w:ilvl w:val="2"/>
              <w:numId w:val="29"/>
            </w:numPr>
            <w:spacing w:line="360" w:lineRule="auto"/>
            <w:ind w:hanging="720"/>
          </w:pPr>
        </w:pPrChange>
      </w:pPr>
      <w:r w:rsidRPr="007A4AFC">
        <w:rPr>
          <w:rPrChange w:id="846" w:author="Dr Mamadou SANOGO" w:date="2023-10-25T18:15:00Z">
            <w:rPr>
              <w:b/>
              <w:bCs/>
              <w:highlight w:val="yellow"/>
            </w:rPr>
          </w:rPrChange>
        </w:rPr>
        <w:t xml:space="preserve">La durée de la formation du Master en </w:t>
      </w:r>
      <w:ins w:id="847" w:author="Dr Mamadou SANOGO" w:date="2023-10-26T12:11:00Z">
        <w:r w:rsidR="00F311A0" w:rsidRPr="004D19FB">
          <w:rPr>
            <w:rPrChange w:id="848" w:author="Dr Mamadou SANOGO" w:date="2023-10-27T09:39:00Z">
              <w:rPr>
                <w:b/>
                <w:bCs/>
                <w:color w:val="FF0000"/>
              </w:rPr>
            </w:rPrChange>
          </w:rPr>
          <w:t>gyn</w:t>
        </w:r>
      </w:ins>
      <w:ins w:id="849" w:author="Dr Mamadou SANOGO" w:date="2023-10-27T09:39:00Z">
        <w:r w:rsidR="004D19FB" w:rsidRPr="004D19FB">
          <w:rPr>
            <w:rPrChange w:id="850" w:author="Dr Mamadou SANOGO" w:date="2023-10-27T09:39:00Z">
              <w:rPr>
                <w:color w:val="FF0000"/>
              </w:rPr>
            </w:rPrChange>
          </w:rPr>
          <w:t>é</w:t>
        </w:r>
      </w:ins>
      <w:ins w:id="851" w:author="Dr Mamadou SANOGO" w:date="2023-10-26T12:11:00Z">
        <w:r w:rsidR="00F311A0" w:rsidRPr="004D19FB">
          <w:rPr>
            <w:rPrChange w:id="852" w:author="Dr Mamadou SANOGO" w:date="2023-10-27T09:39:00Z">
              <w:rPr>
                <w:b/>
                <w:bCs/>
                <w:color w:val="FF0000"/>
              </w:rPr>
            </w:rPrChange>
          </w:rPr>
          <w:t>cologie-obst</w:t>
        </w:r>
      </w:ins>
      <w:ins w:id="853" w:author="Dr Mamadou SANOGO" w:date="2023-10-27T09:39:00Z">
        <w:r w:rsidR="004D19FB" w:rsidRPr="004D19FB">
          <w:rPr>
            <w:rPrChange w:id="854" w:author="Dr Mamadou SANOGO" w:date="2023-10-27T09:39:00Z">
              <w:rPr>
                <w:color w:val="FF0000"/>
              </w:rPr>
            </w:rPrChange>
          </w:rPr>
          <w:t>é</w:t>
        </w:r>
      </w:ins>
      <w:ins w:id="855" w:author="Dr Mamadou SANOGO" w:date="2023-10-26T12:11:00Z">
        <w:r w:rsidR="00F311A0" w:rsidRPr="004D19FB">
          <w:rPr>
            <w:rPrChange w:id="856" w:author="Dr Mamadou SANOGO" w:date="2023-10-27T09:39:00Z">
              <w:rPr>
                <w:b/>
                <w:bCs/>
                <w:color w:val="FF0000"/>
              </w:rPr>
            </w:rPrChange>
          </w:rPr>
          <w:t>trique</w:t>
        </w:r>
      </w:ins>
      <w:del w:id="857" w:author="Dr Mamadou SANOGO" w:date="2023-10-26T12:11:00Z">
        <w:r w:rsidRPr="00F311A0" w:rsidDel="00F311A0">
          <w:rPr>
            <w:color w:val="FF0000"/>
            <w:rPrChange w:id="858" w:author="Dr Mamadou SANOGO" w:date="2023-10-26T12:11:00Z">
              <w:rPr>
                <w:b/>
                <w:bCs/>
                <w:highlight w:val="yellow"/>
              </w:rPr>
            </w:rPrChange>
          </w:rPr>
          <w:delText>épidémiologie</w:delText>
        </w:r>
      </w:del>
    </w:p>
    <w:p w14:paraId="5EAFDF15" w14:textId="6C0C26AA" w:rsidR="00863E8A" w:rsidRPr="007A4AFC" w:rsidRDefault="007A78D6">
      <w:pPr>
        <w:spacing w:line="276" w:lineRule="auto"/>
        <w:rPr>
          <w:color w:val="000000" w:themeColor="text1"/>
          <w:spacing w:val="1"/>
          <w:position w:val="1"/>
          <w:rPrChange w:id="859" w:author="Dr Mamadou SANOGO" w:date="2023-10-25T18:15:00Z">
            <w:rPr>
              <w:spacing w:val="1"/>
              <w:position w:val="1"/>
              <w:highlight w:val="yellow"/>
            </w:rPr>
          </w:rPrChange>
        </w:rPr>
        <w:pPrChange w:id="860" w:author="Dr Mamadou SANOGO" w:date="2023-10-27T13:18:00Z">
          <w:pPr>
            <w:spacing w:line="360" w:lineRule="auto"/>
          </w:pPr>
        </w:pPrChange>
      </w:pPr>
      <w:r w:rsidRPr="007A4AFC">
        <w:rPr>
          <w:color w:val="000000" w:themeColor="text1"/>
          <w:spacing w:val="1"/>
          <w:position w:val="1"/>
          <w:rPrChange w:id="861" w:author="Dr Mamadou SANOGO" w:date="2023-10-25T18:15:00Z">
            <w:rPr>
              <w:spacing w:val="1"/>
              <w:position w:val="1"/>
              <w:highlight w:val="yellow"/>
            </w:rPr>
          </w:rPrChange>
        </w:rPr>
        <w:t>La durée de la formation est de deux ans repartis en 4 semestres pour la formation initiale et 3.5 semestres pour la formation en alternance</w:t>
      </w:r>
      <w:ins w:id="862" w:author="Dr Mamadou SANOGO" w:date="2023-10-27T09:40:00Z">
        <w:r w:rsidR="004D19FB">
          <w:rPr>
            <w:color w:val="000000" w:themeColor="text1"/>
            <w:spacing w:val="1"/>
            <w:position w:val="1"/>
          </w:rPr>
          <w:t xml:space="preserve">. </w:t>
        </w:r>
      </w:ins>
      <w:del w:id="863" w:author="Dr Mamadou SANOGO" w:date="2023-10-27T09:39:00Z">
        <w:r w:rsidRPr="007A4AFC" w:rsidDel="004D19FB">
          <w:rPr>
            <w:color w:val="000000" w:themeColor="text1"/>
            <w:spacing w:val="1"/>
            <w:position w:val="1"/>
            <w:rPrChange w:id="864" w:author="Dr Mamadou SANOGO" w:date="2023-10-25T18:15:00Z">
              <w:rPr>
                <w:spacing w:val="1"/>
                <w:position w:val="1"/>
                <w:highlight w:val="yellow"/>
              </w:rPr>
            </w:rPrChange>
          </w:rPr>
          <w:delText xml:space="preserve"> </w:delText>
        </w:r>
      </w:del>
      <w:r w:rsidR="007C5D17" w:rsidRPr="007A4AFC">
        <w:rPr>
          <w:color w:val="000000" w:themeColor="text1"/>
          <w:spacing w:val="1"/>
          <w:position w:val="1"/>
          <w:rPrChange w:id="865" w:author="Dr Mamadou SANOGO" w:date="2023-10-25T18:15:00Z">
            <w:rPr>
              <w:spacing w:val="1"/>
              <w:position w:val="1"/>
              <w:highlight w:val="yellow"/>
            </w:rPr>
          </w:rPrChange>
        </w:rPr>
        <w:t>Le Master est un grade en 120 crédits, soit 60 crédits par année, et 30 crédits par semestre. Le médium d’enseignement est le français. Aussi, la formation est</w:t>
      </w:r>
      <w:ins w:id="866" w:author="Dr Mamadou SANOGO" w:date="2023-10-27T09:40:00Z">
        <w:r w:rsidR="004D19FB">
          <w:rPr>
            <w:color w:val="000000" w:themeColor="text1"/>
            <w:spacing w:val="1"/>
            <w:position w:val="1"/>
          </w:rPr>
          <w:t xml:space="preserve"> </w:t>
        </w:r>
      </w:ins>
      <w:del w:id="867" w:author="Dr Mamadou SANOGO" w:date="2023-10-27T09:40:00Z">
        <w:r w:rsidR="007C5D17" w:rsidRPr="007A4AFC" w:rsidDel="004D19FB">
          <w:rPr>
            <w:color w:val="000000" w:themeColor="text1"/>
            <w:spacing w:val="1"/>
            <w:position w:val="1"/>
            <w:rPrChange w:id="868" w:author="Dr Mamadou SANOGO" w:date="2023-10-25T18:15:00Z">
              <w:rPr>
                <w:spacing w:val="1"/>
                <w:position w:val="1"/>
                <w:highlight w:val="yellow"/>
              </w:rPr>
            </w:rPrChange>
          </w:rPr>
          <w:delText>-elle</w:delText>
        </w:r>
      </w:del>
      <w:r w:rsidR="007C5D17" w:rsidRPr="007A4AFC">
        <w:rPr>
          <w:color w:val="000000" w:themeColor="text1"/>
          <w:spacing w:val="1"/>
          <w:position w:val="1"/>
          <w:rPrChange w:id="869" w:author="Dr Mamadou SANOGO" w:date="2023-10-25T18:15:00Z">
            <w:rPr>
              <w:spacing w:val="1"/>
              <w:position w:val="1"/>
              <w:highlight w:val="yellow"/>
            </w:rPr>
          </w:rPrChange>
        </w:rPr>
        <w:t xml:space="preserve"> disponible en régime de formation en ligne.</w:t>
      </w:r>
    </w:p>
    <w:p w14:paraId="7B760050" w14:textId="385D7DB8" w:rsidR="006B588B" w:rsidRPr="00F311A0" w:rsidRDefault="006B588B">
      <w:pPr>
        <w:pStyle w:val="Titre2"/>
        <w:rPr>
          <w:b w:val="0"/>
          <w:color w:val="FF0000"/>
          <w:rPrChange w:id="870" w:author="Dr Mamadou SANOGO" w:date="2023-10-26T12:13:00Z">
            <w:rPr>
              <w:b/>
              <w:bCs/>
              <w:szCs w:val="24"/>
              <w:highlight w:val="yellow"/>
            </w:rPr>
          </w:rPrChange>
        </w:rPr>
        <w:pPrChange w:id="871" w:author="Dr Mamadou SANOGO" w:date="2023-10-27T13:20:00Z">
          <w:pPr>
            <w:pStyle w:val="Paragraphedeliste"/>
            <w:numPr>
              <w:ilvl w:val="1"/>
              <w:numId w:val="29"/>
            </w:numPr>
            <w:spacing w:line="360" w:lineRule="auto"/>
            <w:ind w:left="360" w:hanging="360"/>
          </w:pPr>
        </w:pPrChange>
      </w:pPr>
      <w:r w:rsidRPr="007A4AFC">
        <w:rPr>
          <w:rPrChange w:id="872" w:author="Dr Mamadou SANOGO" w:date="2023-10-25T18:15:00Z">
            <w:rPr>
              <w:b/>
              <w:bCs/>
              <w:szCs w:val="24"/>
              <w:highlight w:val="yellow"/>
            </w:rPr>
          </w:rPrChange>
        </w:rPr>
        <w:t>Rappel des objectifs spécifiques de l’évaluation</w:t>
      </w:r>
      <w:r w:rsidR="007A78D6" w:rsidRPr="007A4AFC">
        <w:rPr>
          <w:rPrChange w:id="873" w:author="Dr Mamadou SANOGO" w:date="2023-10-25T18:15:00Z">
            <w:rPr>
              <w:b/>
              <w:bCs/>
              <w:szCs w:val="24"/>
              <w:highlight w:val="yellow"/>
            </w:rPr>
          </w:rPrChange>
        </w:rPr>
        <w:t xml:space="preserve"> du Master en </w:t>
      </w:r>
      <w:ins w:id="874" w:author="Dr Mamadou SANOGO" w:date="2023-10-26T12:12:00Z">
        <w:r w:rsidR="00F311A0" w:rsidRPr="004D19FB">
          <w:t>gyn</w:t>
        </w:r>
      </w:ins>
      <w:ins w:id="875" w:author="Dr Mamadou SANOGO" w:date="2023-10-27T09:40:00Z">
        <w:r w:rsidR="004D19FB" w:rsidRPr="004D19FB">
          <w:rPr>
            <w:rPrChange w:id="876" w:author="Dr Mamadou SANOGO" w:date="2023-10-27T09:40:00Z">
              <w:rPr>
                <w:color w:val="FF0000"/>
                <w:szCs w:val="24"/>
              </w:rPr>
            </w:rPrChange>
          </w:rPr>
          <w:t>é</w:t>
        </w:r>
      </w:ins>
      <w:ins w:id="877" w:author="Dr Mamadou SANOGO" w:date="2023-10-26T12:12:00Z">
        <w:r w:rsidR="00F311A0" w:rsidRPr="004D19FB">
          <w:t>cologie</w:t>
        </w:r>
      </w:ins>
      <w:ins w:id="878" w:author="Dr Mamadou SANOGO" w:date="2023-10-26T12:13:00Z">
        <w:r w:rsidR="00F311A0" w:rsidRPr="004D19FB">
          <w:t>-obst</w:t>
        </w:r>
      </w:ins>
      <w:ins w:id="879" w:author="Dr Mamadou SANOGO" w:date="2023-10-27T09:40:00Z">
        <w:r w:rsidR="004D19FB" w:rsidRPr="004D19FB">
          <w:rPr>
            <w:rPrChange w:id="880" w:author="Dr Mamadou SANOGO" w:date="2023-10-27T09:40:00Z">
              <w:rPr>
                <w:color w:val="FF0000"/>
                <w:szCs w:val="24"/>
              </w:rPr>
            </w:rPrChange>
          </w:rPr>
          <w:t>é</w:t>
        </w:r>
      </w:ins>
      <w:ins w:id="881" w:author="Dr Mamadou SANOGO" w:date="2023-10-26T12:13:00Z">
        <w:r w:rsidR="00F311A0" w:rsidRPr="004D19FB">
          <w:t>tr</w:t>
        </w:r>
      </w:ins>
      <w:ins w:id="882" w:author="Dr Mamadou SANOGO" w:date="2023-10-27T09:40:00Z">
        <w:r w:rsidR="004D19FB" w:rsidRPr="004D19FB">
          <w:rPr>
            <w:rPrChange w:id="883" w:author="Dr Mamadou SANOGO" w:date="2023-10-27T09:40:00Z">
              <w:rPr>
                <w:color w:val="FF0000"/>
                <w:szCs w:val="24"/>
              </w:rPr>
            </w:rPrChange>
          </w:rPr>
          <w:t>i</w:t>
        </w:r>
      </w:ins>
      <w:ins w:id="884" w:author="Dr Mamadou SANOGO" w:date="2023-10-26T12:13:00Z">
        <w:r w:rsidR="00F311A0" w:rsidRPr="004D19FB">
          <w:t>que</w:t>
        </w:r>
      </w:ins>
      <w:del w:id="885" w:author="Dr Mamadou SANOGO" w:date="2023-10-26T12:12:00Z">
        <w:r w:rsidR="007A78D6" w:rsidRPr="00F311A0" w:rsidDel="00F311A0">
          <w:rPr>
            <w:color w:val="FF0000"/>
            <w:rPrChange w:id="886" w:author="Dr Mamadou SANOGO" w:date="2023-10-26T12:13:00Z">
              <w:rPr>
                <w:b/>
                <w:bCs/>
                <w:szCs w:val="24"/>
                <w:highlight w:val="yellow"/>
              </w:rPr>
            </w:rPrChange>
          </w:rPr>
          <w:delText xml:space="preserve">Epidémiologie </w:delText>
        </w:r>
      </w:del>
    </w:p>
    <w:p w14:paraId="7F701B06" w14:textId="3B2E3608" w:rsidR="003138AE" w:rsidRPr="007A4AFC" w:rsidRDefault="007A78D6">
      <w:pPr>
        <w:spacing w:line="276" w:lineRule="auto"/>
        <w:rPr>
          <w:color w:val="000000" w:themeColor="text1"/>
          <w:spacing w:val="1"/>
          <w:position w:val="1"/>
          <w:rPrChange w:id="887" w:author="Dr Mamadou SANOGO" w:date="2023-10-25T18:15:00Z">
            <w:rPr>
              <w:spacing w:val="1"/>
              <w:position w:val="1"/>
              <w:highlight w:val="yellow"/>
            </w:rPr>
          </w:rPrChange>
        </w:rPr>
        <w:pPrChange w:id="888" w:author="Dr Mamadou SANOGO" w:date="2023-10-27T13:20:00Z">
          <w:pPr>
            <w:spacing w:line="360" w:lineRule="auto"/>
          </w:pPr>
        </w:pPrChange>
      </w:pPr>
      <w:r w:rsidRPr="007A4AFC">
        <w:rPr>
          <w:color w:val="000000" w:themeColor="text1"/>
          <w:spacing w:val="1"/>
          <w:position w:val="1"/>
          <w:rPrChange w:id="889" w:author="Dr Mamadou SANOGO" w:date="2023-10-25T18:15:00Z">
            <w:rPr>
              <w:spacing w:val="1"/>
              <w:position w:val="1"/>
              <w:highlight w:val="yellow"/>
            </w:rPr>
          </w:rPrChange>
        </w:rPr>
        <w:t xml:space="preserve">L’objectif global de l’évaluation du </w:t>
      </w:r>
      <w:r w:rsidR="00917D14" w:rsidRPr="007A4AFC">
        <w:rPr>
          <w:color w:val="000000" w:themeColor="text1"/>
          <w:spacing w:val="1"/>
          <w:position w:val="1"/>
          <w:rPrChange w:id="890" w:author="Dr Mamadou SANOGO" w:date="2023-10-25T18:15:00Z">
            <w:rPr>
              <w:spacing w:val="1"/>
              <w:position w:val="1"/>
              <w:highlight w:val="yellow"/>
            </w:rPr>
          </w:rPrChange>
        </w:rPr>
        <w:t xml:space="preserve">Master </w:t>
      </w:r>
      <w:ins w:id="891" w:author="Dr Mamadou SANOGO" w:date="2023-10-26T12:13:00Z">
        <w:r w:rsidR="00F311A0" w:rsidRPr="004D19FB">
          <w:rPr>
            <w:color w:val="000000" w:themeColor="text1"/>
            <w:spacing w:val="1"/>
            <w:position w:val="1"/>
          </w:rPr>
          <w:t>gyn</w:t>
        </w:r>
      </w:ins>
      <w:ins w:id="892" w:author="Dr Mamadou SANOGO" w:date="2023-10-27T09:40:00Z">
        <w:r w:rsidR="004D19FB" w:rsidRPr="004D19FB">
          <w:rPr>
            <w:color w:val="000000" w:themeColor="text1"/>
            <w:spacing w:val="1"/>
            <w:position w:val="1"/>
            <w:rPrChange w:id="893" w:author="Dr Mamadou SANOGO" w:date="2023-10-27T09:41:00Z">
              <w:rPr>
                <w:color w:val="FF0000"/>
                <w:spacing w:val="1"/>
                <w:position w:val="1"/>
              </w:rPr>
            </w:rPrChange>
          </w:rPr>
          <w:t>é</w:t>
        </w:r>
      </w:ins>
      <w:ins w:id="894" w:author="Dr Mamadou SANOGO" w:date="2023-10-26T12:13:00Z">
        <w:r w:rsidR="00F311A0" w:rsidRPr="004D19FB">
          <w:rPr>
            <w:color w:val="000000" w:themeColor="text1"/>
            <w:spacing w:val="1"/>
            <w:position w:val="1"/>
          </w:rPr>
          <w:t>cologie-obst</w:t>
        </w:r>
      </w:ins>
      <w:ins w:id="895" w:author="Dr Mamadou SANOGO" w:date="2023-10-27T09:41:00Z">
        <w:r w:rsidR="004D19FB" w:rsidRPr="004D19FB">
          <w:rPr>
            <w:color w:val="000000" w:themeColor="text1"/>
            <w:spacing w:val="1"/>
            <w:position w:val="1"/>
            <w:rPrChange w:id="896" w:author="Dr Mamadou SANOGO" w:date="2023-10-27T09:41:00Z">
              <w:rPr>
                <w:color w:val="FF0000"/>
                <w:spacing w:val="1"/>
                <w:position w:val="1"/>
              </w:rPr>
            </w:rPrChange>
          </w:rPr>
          <w:t>é</w:t>
        </w:r>
      </w:ins>
      <w:ins w:id="897" w:author="Dr Mamadou SANOGO" w:date="2023-10-26T12:13:00Z">
        <w:r w:rsidR="00F311A0" w:rsidRPr="004D19FB">
          <w:rPr>
            <w:color w:val="000000" w:themeColor="text1"/>
            <w:spacing w:val="1"/>
            <w:position w:val="1"/>
          </w:rPr>
          <w:t>tri</w:t>
        </w:r>
      </w:ins>
      <w:ins w:id="898" w:author="Dr Mamadou SANOGO" w:date="2023-10-26T12:14:00Z">
        <w:r w:rsidR="00F311A0" w:rsidRPr="004D19FB">
          <w:rPr>
            <w:color w:val="000000" w:themeColor="text1"/>
            <w:spacing w:val="1"/>
            <w:position w:val="1"/>
          </w:rPr>
          <w:t xml:space="preserve">que </w:t>
        </w:r>
      </w:ins>
      <w:del w:id="899" w:author="Dr Mamadou SANOGO" w:date="2023-10-26T12:13:00Z">
        <w:r w:rsidR="00917D14" w:rsidRPr="004D19FB" w:rsidDel="00F311A0">
          <w:rPr>
            <w:color w:val="000000" w:themeColor="text1"/>
            <w:spacing w:val="1"/>
            <w:position w:val="1"/>
            <w:rPrChange w:id="900" w:author="Dr Mamadou SANOGO" w:date="2023-10-27T09:41:00Z">
              <w:rPr>
                <w:spacing w:val="1"/>
                <w:position w:val="1"/>
                <w:highlight w:val="yellow"/>
              </w:rPr>
            </w:rPrChange>
          </w:rPr>
          <w:delText>Epidémiologie</w:delText>
        </w:r>
      </w:del>
      <w:r w:rsidR="00917D14" w:rsidRPr="004D19FB">
        <w:rPr>
          <w:color w:val="000000" w:themeColor="text1"/>
          <w:spacing w:val="1"/>
          <w:position w:val="1"/>
          <w:rPrChange w:id="901" w:author="Dr Mamadou SANOGO" w:date="2023-10-27T09:41:00Z">
            <w:rPr>
              <w:spacing w:val="1"/>
              <w:position w:val="1"/>
              <w:highlight w:val="yellow"/>
            </w:rPr>
          </w:rPrChange>
        </w:rPr>
        <w:t>(M-</w:t>
      </w:r>
      <w:ins w:id="902" w:author="Dr Mamadou SANOGO" w:date="2023-10-26T12:15:00Z">
        <w:r w:rsidR="00F311A0" w:rsidRPr="004D19FB">
          <w:rPr>
            <w:color w:val="000000" w:themeColor="text1"/>
            <w:spacing w:val="1"/>
            <w:position w:val="1"/>
          </w:rPr>
          <w:t>GO</w:t>
        </w:r>
      </w:ins>
      <w:del w:id="903" w:author="Dr Mamadou SANOGO" w:date="2023-10-26T12:14:00Z">
        <w:r w:rsidR="00917D14" w:rsidRPr="004D19FB" w:rsidDel="00F311A0">
          <w:rPr>
            <w:color w:val="000000" w:themeColor="text1"/>
            <w:spacing w:val="1"/>
            <w:position w:val="1"/>
            <w:rPrChange w:id="904" w:author="Dr Mamadou SANOGO" w:date="2023-10-27T09:41:00Z">
              <w:rPr>
                <w:spacing w:val="1"/>
                <w:position w:val="1"/>
                <w:highlight w:val="yellow"/>
              </w:rPr>
            </w:rPrChange>
          </w:rPr>
          <w:delText>EPI</w:delText>
        </w:r>
      </w:del>
      <w:r w:rsidR="00917D14" w:rsidRPr="004D19FB">
        <w:rPr>
          <w:color w:val="000000" w:themeColor="text1"/>
          <w:spacing w:val="1"/>
          <w:position w:val="1"/>
          <w:rPrChange w:id="905" w:author="Dr Mamadou SANOGO" w:date="2023-10-27T09:41:00Z">
            <w:rPr>
              <w:spacing w:val="1"/>
              <w:position w:val="1"/>
              <w:highlight w:val="yellow"/>
            </w:rPr>
          </w:rPrChange>
        </w:rPr>
        <w:t>)</w:t>
      </w:r>
      <w:r w:rsidRPr="004D19FB">
        <w:rPr>
          <w:color w:val="000000" w:themeColor="text1"/>
          <w:spacing w:val="1"/>
          <w:position w:val="1"/>
          <w:rPrChange w:id="906" w:author="Dr Mamadou SANOGO" w:date="2023-10-27T09:41:00Z">
            <w:rPr>
              <w:spacing w:val="1"/>
              <w:position w:val="1"/>
              <w:highlight w:val="yellow"/>
            </w:rPr>
          </w:rPrChange>
        </w:rPr>
        <w:t xml:space="preserve"> </w:t>
      </w:r>
      <w:r w:rsidRPr="007A4AFC">
        <w:rPr>
          <w:color w:val="000000" w:themeColor="text1"/>
          <w:spacing w:val="1"/>
          <w:position w:val="1"/>
          <w:rPrChange w:id="907" w:author="Dr Mamadou SANOGO" w:date="2023-10-25T18:15:00Z">
            <w:rPr>
              <w:spacing w:val="1"/>
              <w:position w:val="1"/>
              <w:highlight w:val="yellow"/>
            </w:rPr>
          </w:rPrChange>
        </w:rPr>
        <w:t xml:space="preserve">est </w:t>
      </w:r>
      <w:r w:rsidR="003138AE" w:rsidRPr="007A4AFC">
        <w:rPr>
          <w:color w:val="000000" w:themeColor="text1"/>
          <w:spacing w:val="1"/>
          <w:position w:val="1"/>
          <w:rPrChange w:id="908" w:author="Dr Mamadou SANOGO" w:date="2023-10-25T18:15:00Z">
            <w:rPr>
              <w:spacing w:val="1"/>
              <w:position w:val="1"/>
              <w:highlight w:val="yellow"/>
            </w:rPr>
          </w:rPrChange>
        </w:rPr>
        <w:t xml:space="preserve">d’analyser </w:t>
      </w:r>
      <w:r w:rsidR="00917D14" w:rsidRPr="007A4AFC">
        <w:rPr>
          <w:color w:val="000000" w:themeColor="text1"/>
          <w:spacing w:val="1"/>
          <w:position w:val="1"/>
          <w:rPrChange w:id="909" w:author="Dr Mamadou SANOGO" w:date="2023-10-25T18:15:00Z">
            <w:rPr>
              <w:spacing w:val="1"/>
              <w:position w:val="1"/>
              <w:highlight w:val="yellow"/>
            </w:rPr>
          </w:rPrChange>
        </w:rPr>
        <w:t>son</w:t>
      </w:r>
      <w:r w:rsidR="003138AE" w:rsidRPr="007A4AFC">
        <w:rPr>
          <w:color w:val="000000" w:themeColor="text1"/>
          <w:spacing w:val="1"/>
          <w:position w:val="1"/>
          <w:rPrChange w:id="910" w:author="Dr Mamadou SANOGO" w:date="2023-10-25T18:15:00Z">
            <w:rPr>
              <w:spacing w:val="1"/>
              <w:position w:val="1"/>
              <w:highlight w:val="yellow"/>
            </w:rPr>
          </w:rPrChange>
        </w:rPr>
        <w:t xml:space="preserve"> fonctionnement dans toutes ses dimensions</w:t>
      </w:r>
      <w:r w:rsidRPr="007A4AFC">
        <w:rPr>
          <w:color w:val="000000" w:themeColor="text1"/>
          <w:spacing w:val="1"/>
          <w:position w:val="1"/>
          <w:rPrChange w:id="911" w:author="Dr Mamadou SANOGO" w:date="2023-10-25T18:15:00Z">
            <w:rPr>
              <w:spacing w:val="1"/>
              <w:position w:val="1"/>
              <w:highlight w:val="yellow"/>
            </w:rPr>
          </w:rPrChange>
        </w:rPr>
        <w:t xml:space="preserve"> </w:t>
      </w:r>
      <w:r w:rsidR="0025616D" w:rsidRPr="007A4AFC">
        <w:rPr>
          <w:color w:val="000000" w:themeColor="text1"/>
          <w:spacing w:val="1"/>
          <w:position w:val="1"/>
          <w:rPrChange w:id="912" w:author="Dr Mamadou SANOGO" w:date="2023-10-25T18:15:00Z">
            <w:rPr>
              <w:spacing w:val="1"/>
              <w:position w:val="1"/>
              <w:highlight w:val="yellow"/>
            </w:rPr>
          </w:rPrChange>
        </w:rPr>
        <w:t>et plus spécifique</w:t>
      </w:r>
      <w:ins w:id="913" w:author="Dr Mamadou SANOGO" w:date="2023-10-27T09:41:00Z">
        <w:r w:rsidR="004D19FB">
          <w:rPr>
            <w:color w:val="000000" w:themeColor="text1"/>
            <w:spacing w:val="1"/>
            <w:position w:val="1"/>
          </w:rPr>
          <w:t xml:space="preserve"> </w:t>
        </w:r>
        <w:proofErr w:type="gramStart"/>
        <w:r w:rsidR="004D19FB">
          <w:rPr>
            <w:color w:val="000000" w:themeColor="text1"/>
            <w:spacing w:val="1"/>
            <w:position w:val="1"/>
          </w:rPr>
          <w:t>de(</w:t>
        </w:r>
        <w:proofErr w:type="gramEnd"/>
        <w:r w:rsidR="004D19FB">
          <w:rPr>
            <w:color w:val="000000" w:themeColor="text1"/>
            <w:spacing w:val="1"/>
            <w:position w:val="1"/>
          </w:rPr>
          <w:t>’)</w:t>
        </w:r>
      </w:ins>
      <w:r w:rsidR="0025616D" w:rsidRPr="007A4AFC">
        <w:rPr>
          <w:color w:val="000000" w:themeColor="text1"/>
          <w:spacing w:val="1"/>
          <w:position w:val="1"/>
          <w:rPrChange w:id="914" w:author="Dr Mamadou SANOGO" w:date="2023-10-25T18:15:00Z">
            <w:rPr>
              <w:spacing w:val="1"/>
              <w:position w:val="1"/>
              <w:highlight w:val="yellow"/>
            </w:rPr>
          </w:rPrChange>
        </w:rPr>
        <w:t xml:space="preserve"> :</w:t>
      </w:r>
    </w:p>
    <w:p w14:paraId="75071BF4" w14:textId="3BA858C1" w:rsidR="003138AE" w:rsidRPr="007A4AFC" w:rsidRDefault="00003BF5">
      <w:pPr>
        <w:pStyle w:val="Paragraphedeliste"/>
        <w:numPr>
          <w:ilvl w:val="0"/>
          <w:numId w:val="30"/>
        </w:numPr>
        <w:spacing w:line="276" w:lineRule="auto"/>
        <w:rPr>
          <w:color w:val="000000" w:themeColor="text1"/>
          <w:spacing w:val="1"/>
          <w:position w:val="1"/>
          <w:rPrChange w:id="915" w:author="Dr Mamadou SANOGO" w:date="2023-10-25T18:15:00Z">
            <w:rPr>
              <w:spacing w:val="1"/>
              <w:position w:val="1"/>
              <w:highlight w:val="yellow"/>
            </w:rPr>
          </w:rPrChange>
        </w:rPr>
        <w:pPrChange w:id="916" w:author="Dr Mamadou SANOGO" w:date="2023-10-27T13:20:00Z">
          <w:pPr>
            <w:pStyle w:val="Paragraphedeliste"/>
            <w:numPr>
              <w:numId w:val="30"/>
            </w:numPr>
            <w:spacing w:line="360" w:lineRule="auto"/>
            <w:ind w:hanging="360"/>
          </w:pPr>
        </w:pPrChange>
      </w:pPr>
      <w:del w:id="917" w:author="Dr Mamadou SANOGO" w:date="2023-10-27T09:41:00Z">
        <w:r w:rsidRPr="007A4AFC" w:rsidDel="004D19FB">
          <w:rPr>
            <w:color w:val="000000" w:themeColor="text1"/>
            <w:spacing w:val="1"/>
            <w:position w:val="1"/>
            <w:rPrChange w:id="918" w:author="Dr Mamadou SANOGO" w:date="2023-10-25T18:15:00Z">
              <w:rPr>
                <w:spacing w:val="1"/>
                <w:position w:val="1"/>
                <w:highlight w:val="yellow"/>
              </w:rPr>
            </w:rPrChange>
          </w:rPr>
          <w:delText>d’</w:delText>
        </w:r>
      </w:del>
      <w:proofErr w:type="gramStart"/>
      <w:r w:rsidRPr="007A4AFC">
        <w:rPr>
          <w:color w:val="000000" w:themeColor="text1"/>
          <w:spacing w:val="1"/>
          <w:position w:val="1"/>
          <w:rPrChange w:id="919" w:author="Dr Mamadou SANOGO" w:date="2023-10-25T18:15:00Z">
            <w:rPr>
              <w:spacing w:val="1"/>
              <w:position w:val="1"/>
              <w:highlight w:val="yellow"/>
            </w:rPr>
          </w:rPrChange>
        </w:rPr>
        <w:t>a</w:t>
      </w:r>
      <w:r w:rsidR="0025616D" w:rsidRPr="007A4AFC">
        <w:rPr>
          <w:color w:val="000000" w:themeColor="text1"/>
          <w:spacing w:val="1"/>
          <w:position w:val="1"/>
          <w:rPrChange w:id="920" w:author="Dr Mamadou SANOGO" w:date="2023-10-25T18:15:00Z">
            <w:rPr>
              <w:spacing w:val="1"/>
              <w:position w:val="1"/>
              <w:highlight w:val="yellow"/>
            </w:rPr>
          </w:rPrChange>
        </w:rPr>
        <w:t>ssurer</w:t>
      </w:r>
      <w:proofErr w:type="gramEnd"/>
      <w:r w:rsidR="003138AE" w:rsidRPr="007A4AFC">
        <w:rPr>
          <w:color w:val="000000" w:themeColor="text1"/>
          <w:spacing w:val="1"/>
          <w:position w:val="1"/>
          <w:rPrChange w:id="921" w:author="Dr Mamadou SANOGO" w:date="2023-10-25T18:15:00Z">
            <w:rPr>
              <w:spacing w:val="1"/>
              <w:position w:val="1"/>
              <w:highlight w:val="yellow"/>
            </w:rPr>
          </w:rPrChange>
        </w:rPr>
        <w:t xml:space="preserve"> qu</w:t>
      </w:r>
      <w:r w:rsidR="00917D14" w:rsidRPr="007A4AFC">
        <w:rPr>
          <w:color w:val="000000" w:themeColor="text1"/>
          <w:spacing w:val="1"/>
          <w:position w:val="1"/>
          <w:rPrChange w:id="922" w:author="Dr Mamadou SANOGO" w:date="2023-10-25T18:15:00Z">
            <w:rPr>
              <w:spacing w:val="1"/>
              <w:position w:val="1"/>
              <w:highlight w:val="yellow"/>
            </w:rPr>
          </w:rPrChange>
        </w:rPr>
        <w:t xml:space="preserve">’il </w:t>
      </w:r>
      <w:r w:rsidR="003138AE" w:rsidRPr="007A4AFC">
        <w:rPr>
          <w:color w:val="000000" w:themeColor="text1"/>
          <w:spacing w:val="1"/>
          <w:position w:val="1"/>
          <w:rPrChange w:id="923" w:author="Dr Mamadou SANOGO" w:date="2023-10-25T18:15:00Z">
            <w:rPr>
              <w:spacing w:val="1"/>
              <w:position w:val="1"/>
              <w:highlight w:val="yellow"/>
            </w:rPr>
          </w:rPrChange>
        </w:rPr>
        <w:t>atteigne</w:t>
      </w:r>
      <w:r w:rsidR="00917D14" w:rsidRPr="007A4AFC">
        <w:rPr>
          <w:color w:val="000000" w:themeColor="text1"/>
          <w:spacing w:val="1"/>
          <w:position w:val="1"/>
          <w:rPrChange w:id="924" w:author="Dr Mamadou SANOGO" w:date="2023-10-25T18:15:00Z">
            <w:rPr>
              <w:spacing w:val="1"/>
              <w:position w:val="1"/>
              <w:highlight w:val="yellow"/>
            </w:rPr>
          </w:rPrChange>
        </w:rPr>
        <w:t xml:space="preserve"> son</w:t>
      </w:r>
      <w:r w:rsidR="003138AE" w:rsidRPr="007A4AFC">
        <w:rPr>
          <w:color w:val="000000" w:themeColor="text1"/>
          <w:spacing w:val="1"/>
          <w:position w:val="1"/>
          <w:rPrChange w:id="925" w:author="Dr Mamadou SANOGO" w:date="2023-10-25T18:15:00Z">
            <w:rPr>
              <w:spacing w:val="1"/>
              <w:position w:val="1"/>
              <w:highlight w:val="yellow"/>
            </w:rPr>
          </w:rPrChange>
        </w:rPr>
        <w:t xml:space="preserve"> objectif et accompliss</w:t>
      </w:r>
      <w:r w:rsidR="00917D14" w:rsidRPr="007A4AFC">
        <w:rPr>
          <w:color w:val="000000" w:themeColor="text1"/>
          <w:spacing w:val="1"/>
          <w:position w:val="1"/>
          <w:rPrChange w:id="926" w:author="Dr Mamadou SANOGO" w:date="2023-10-25T18:15:00Z">
            <w:rPr>
              <w:spacing w:val="1"/>
              <w:position w:val="1"/>
              <w:highlight w:val="yellow"/>
            </w:rPr>
          </w:rPrChange>
        </w:rPr>
        <w:t>e</w:t>
      </w:r>
      <w:r w:rsidR="003138AE" w:rsidRPr="007A4AFC">
        <w:rPr>
          <w:color w:val="000000" w:themeColor="text1"/>
          <w:spacing w:val="1"/>
          <w:position w:val="1"/>
          <w:rPrChange w:id="927" w:author="Dr Mamadou SANOGO" w:date="2023-10-25T18:15:00Z">
            <w:rPr>
              <w:spacing w:val="1"/>
              <w:position w:val="1"/>
              <w:highlight w:val="yellow"/>
            </w:rPr>
          </w:rPrChange>
        </w:rPr>
        <w:t xml:space="preserve"> </w:t>
      </w:r>
      <w:r w:rsidR="00917D14" w:rsidRPr="007A4AFC">
        <w:rPr>
          <w:color w:val="000000" w:themeColor="text1"/>
          <w:spacing w:val="1"/>
          <w:position w:val="1"/>
          <w:rPrChange w:id="928" w:author="Dr Mamadou SANOGO" w:date="2023-10-25T18:15:00Z">
            <w:rPr>
              <w:spacing w:val="1"/>
              <w:position w:val="1"/>
              <w:highlight w:val="yellow"/>
            </w:rPr>
          </w:rPrChange>
        </w:rPr>
        <w:t xml:space="preserve">sa </w:t>
      </w:r>
      <w:r w:rsidR="003138AE" w:rsidRPr="007A4AFC">
        <w:rPr>
          <w:color w:val="000000" w:themeColor="text1"/>
          <w:spacing w:val="1"/>
          <w:position w:val="1"/>
          <w:rPrChange w:id="929" w:author="Dr Mamadou SANOGO" w:date="2023-10-25T18:15:00Z">
            <w:rPr>
              <w:spacing w:val="1"/>
              <w:position w:val="1"/>
              <w:highlight w:val="yellow"/>
            </w:rPr>
          </w:rPrChange>
        </w:rPr>
        <w:t>mission ;</w:t>
      </w:r>
    </w:p>
    <w:p w14:paraId="59B58D0F" w14:textId="5E74160E" w:rsidR="00917D14" w:rsidRPr="007A4AFC" w:rsidRDefault="00003BF5">
      <w:pPr>
        <w:pStyle w:val="Paragraphedeliste"/>
        <w:numPr>
          <w:ilvl w:val="0"/>
          <w:numId w:val="30"/>
        </w:numPr>
        <w:spacing w:line="276" w:lineRule="auto"/>
        <w:rPr>
          <w:color w:val="000000" w:themeColor="text1"/>
          <w:spacing w:val="1"/>
          <w:position w:val="1"/>
          <w:rPrChange w:id="930" w:author="Dr Mamadou SANOGO" w:date="2023-10-25T18:15:00Z">
            <w:rPr>
              <w:spacing w:val="1"/>
              <w:position w:val="1"/>
              <w:highlight w:val="yellow"/>
            </w:rPr>
          </w:rPrChange>
        </w:rPr>
        <w:pPrChange w:id="931" w:author="Dr Mamadou SANOGO" w:date="2023-10-27T13:20:00Z">
          <w:pPr>
            <w:pStyle w:val="Paragraphedeliste"/>
            <w:numPr>
              <w:numId w:val="30"/>
            </w:numPr>
            <w:spacing w:line="360" w:lineRule="auto"/>
            <w:ind w:hanging="360"/>
          </w:pPr>
        </w:pPrChange>
      </w:pPr>
      <w:del w:id="932" w:author="Dr Mamadou SANOGO" w:date="2023-10-27T09:42:00Z">
        <w:r w:rsidRPr="007A4AFC" w:rsidDel="004D19FB">
          <w:rPr>
            <w:color w:val="000000" w:themeColor="text1"/>
            <w:spacing w:val="1"/>
            <w:position w:val="1"/>
            <w:rPrChange w:id="933" w:author="Dr Mamadou SANOGO" w:date="2023-10-25T18:15:00Z">
              <w:rPr>
                <w:spacing w:val="1"/>
                <w:position w:val="1"/>
                <w:highlight w:val="yellow"/>
              </w:rPr>
            </w:rPrChange>
          </w:rPr>
          <w:delText xml:space="preserve">de </w:delText>
        </w:r>
      </w:del>
      <w:proofErr w:type="gramStart"/>
      <w:r w:rsidRPr="007A4AFC">
        <w:rPr>
          <w:color w:val="000000" w:themeColor="text1"/>
          <w:spacing w:val="1"/>
          <w:position w:val="1"/>
          <w:rPrChange w:id="934" w:author="Dr Mamadou SANOGO" w:date="2023-10-25T18:15:00Z">
            <w:rPr>
              <w:spacing w:val="1"/>
              <w:position w:val="1"/>
              <w:highlight w:val="yellow"/>
            </w:rPr>
          </w:rPrChange>
        </w:rPr>
        <w:t>p</w:t>
      </w:r>
      <w:r w:rsidR="0025616D" w:rsidRPr="007A4AFC">
        <w:rPr>
          <w:color w:val="000000" w:themeColor="text1"/>
          <w:spacing w:val="1"/>
          <w:position w:val="1"/>
          <w:rPrChange w:id="935" w:author="Dr Mamadou SANOGO" w:date="2023-10-25T18:15:00Z">
            <w:rPr>
              <w:spacing w:val="1"/>
              <w:position w:val="1"/>
              <w:highlight w:val="yellow"/>
            </w:rPr>
          </w:rPrChange>
        </w:rPr>
        <w:t>ermettre</w:t>
      </w:r>
      <w:proofErr w:type="gramEnd"/>
      <w:r w:rsidR="003138AE" w:rsidRPr="007A4AFC">
        <w:rPr>
          <w:color w:val="000000" w:themeColor="text1"/>
          <w:spacing w:val="1"/>
          <w:position w:val="1"/>
          <w:rPrChange w:id="936" w:author="Dr Mamadou SANOGO" w:date="2023-10-25T18:15:00Z">
            <w:rPr>
              <w:spacing w:val="1"/>
              <w:position w:val="1"/>
              <w:highlight w:val="yellow"/>
            </w:rPr>
          </w:rPrChange>
        </w:rPr>
        <w:t xml:space="preserve"> le maintien de </w:t>
      </w:r>
      <w:r w:rsidR="00917D14" w:rsidRPr="007A4AFC">
        <w:rPr>
          <w:color w:val="000000" w:themeColor="text1"/>
          <w:spacing w:val="1"/>
          <w:position w:val="1"/>
          <w:rPrChange w:id="937" w:author="Dr Mamadou SANOGO" w:date="2023-10-25T18:15:00Z">
            <w:rPr>
              <w:spacing w:val="1"/>
              <w:position w:val="1"/>
              <w:highlight w:val="yellow"/>
            </w:rPr>
          </w:rPrChange>
        </w:rPr>
        <w:t>sa</w:t>
      </w:r>
      <w:r w:rsidR="003138AE" w:rsidRPr="007A4AFC">
        <w:rPr>
          <w:color w:val="000000" w:themeColor="text1"/>
          <w:spacing w:val="1"/>
          <w:position w:val="1"/>
          <w:rPrChange w:id="938" w:author="Dr Mamadou SANOGO" w:date="2023-10-25T18:15:00Z">
            <w:rPr>
              <w:spacing w:val="1"/>
              <w:position w:val="1"/>
              <w:highlight w:val="yellow"/>
            </w:rPr>
          </w:rPrChange>
        </w:rPr>
        <w:t xml:space="preserve"> qualité et de </w:t>
      </w:r>
      <w:r w:rsidR="00917D14" w:rsidRPr="007A4AFC">
        <w:rPr>
          <w:color w:val="000000" w:themeColor="text1"/>
          <w:spacing w:val="1"/>
          <w:position w:val="1"/>
          <w:rPrChange w:id="939" w:author="Dr Mamadou SANOGO" w:date="2023-10-25T18:15:00Z">
            <w:rPr>
              <w:spacing w:val="1"/>
              <w:position w:val="1"/>
              <w:highlight w:val="yellow"/>
            </w:rPr>
          </w:rPrChange>
        </w:rPr>
        <w:t>sa</w:t>
      </w:r>
      <w:r w:rsidR="003138AE" w:rsidRPr="007A4AFC">
        <w:rPr>
          <w:color w:val="000000" w:themeColor="text1"/>
          <w:spacing w:val="1"/>
          <w:position w:val="1"/>
          <w:rPrChange w:id="940" w:author="Dr Mamadou SANOGO" w:date="2023-10-25T18:15:00Z">
            <w:rPr>
              <w:spacing w:val="1"/>
              <w:position w:val="1"/>
              <w:highlight w:val="yellow"/>
            </w:rPr>
          </w:rPrChange>
        </w:rPr>
        <w:t xml:space="preserve"> pertinence</w:t>
      </w:r>
    </w:p>
    <w:p w14:paraId="2CC84A57" w14:textId="4E65D59A" w:rsidR="003138AE" w:rsidRPr="007A4AFC" w:rsidDel="00376BD9" w:rsidRDefault="00003BF5">
      <w:pPr>
        <w:pStyle w:val="Paragraphedeliste"/>
        <w:numPr>
          <w:ilvl w:val="0"/>
          <w:numId w:val="30"/>
        </w:numPr>
        <w:spacing w:line="276" w:lineRule="auto"/>
        <w:rPr>
          <w:del w:id="941" w:author="Dr Mamadou SANOGO" w:date="2023-10-25T12:48:00Z"/>
          <w:color w:val="000000" w:themeColor="text1"/>
          <w:spacing w:val="1"/>
          <w:position w:val="1"/>
          <w:rPrChange w:id="942" w:author="Dr Mamadou SANOGO" w:date="2023-10-25T18:15:00Z">
            <w:rPr>
              <w:del w:id="943" w:author="Dr Mamadou SANOGO" w:date="2023-10-25T12:48:00Z"/>
              <w:spacing w:val="1"/>
              <w:position w:val="1"/>
              <w:highlight w:val="yellow"/>
            </w:rPr>
          </w:rPrChange>
        </w:rPr>
        <w:pPrChange w:id="944" w:author="Dr Mamadou SANOGO" w:date="2023-10-27T13:20:00Z">
          <w:pPr>
            <w:pStyle w:val="Paragraphedeliste"/>
            <w:numPr>
              <w:numId w:val="30"/>
            </w:numPr>
            <w:spacing w:line="360" w:lineRule="auto"/>
            <w:ind w:hanging="360"/>
          </w:pPr>
        </w:pPrChange>
      </w:pPr>
      <w:del w:id="945" w:author="Dr Mamadou SANOGO" w:date="2023-10-27T09:42:00Z">
        <w:r w:rsidRPr="007A4AFC" w:rsidDel="004D19FB">
          <w:rPr>
            <w:color w:val="000000" w:themeColor="text1"/>
            <w:spacing w:val="1"/>
            <w:position w:val="1"/>
            <w:rPrChange w:id="946" w:author="Dr Mamadou SANOGO" w:date="2023-10-25T18:15:00Z">
              <w:rPr>
                <w:spacing w:val="1"/>
                <w:position w:val="1"/>
                <w:highlight w:val="yellow"/>
              </w:rPr>
            </w:rPrChange>
          </w:rPr>
          <w:delText xml:space="preserve">de </w:delText>
        </w:r>
      </w:del>
      <w:proofErr w:type="gramStart"/>
      <w:r w:rsidRPr="007A4AFC">
        <w:rPr>
          <w:color w:val="000000" w:themeColor="text1"/>
          <w:spacing w:val="1"/>
          <w:position w:val="1"/>
          <w:rPrChange w:id="947" w:author="Dr Mamadou SANOGO" w:date="2023-10-25T18:15:00Z">
            <w:rPr>
              <w:spacing w:val="1"/>
              <w:position w:val="1"/>
              <w:highlight w:val="yellow"/>
            </w:rPr>
          </w:rPrChange>
        </w:rPr>
        <w:t>p</w:t>
      </w:r>
      <w:r w:rsidR="00917D14" w:rsidRPr="007A4AFC">
        <w:rPr>
          <w:color w:val="000000" w:themeColor="text1"/>
          <w:spacing w:val="1"/>
          <w:position w:val="1"/>
          <w:rPrChange w:id="948" w:author="Dr Mamadou SANOGO" w:date="2023-10-25T18:15:00Z">
            <w:rPr>
              <w:spacing w:val="1"/>
              <w:position w:val="1"/>
              <w:highlight w:val="yellow"/>
            </w:rPr>
          </w:rPrChange>
        </w:rPr>
        <w:t>ermettre</w:t>
      </w:r>
      <w:proofErr w:type="gramEnd"/>
      <w:r w:rsidR="00917D14" w:rsidRPr="007A4AFC">
        <w:rPr>
          <w:color w:val="000000" w:themeColor="text1"/>
          <w:spacing w:val="1"/>
          <w:position w:val="1"/>
          <w:rPrChange w:id="949" w:author="Dr Mamadou SANOGO" w:date="2023-10-25T18:15:00Z">
            <w:rPr>
              <w:spacing w:val="1"/>
              <w:position w:val="1"/>
              <w:highlight w:val="yellow"/>
            </w:rPr>
          </w:rPrChange>
        </w:rPr>
        <w:t xml:space="preserve"> sa mise à jour</w:t>
      </w:r>
      <w:r w:rsidR="003138AE" w:rsidRPr="007A4AFC">
        <w:rPr>
          <w:color w:val="000000" w:themeColor="text1"/>
          <w:spacing w:val="1"/>
          <w:position w:val="1"/>
          <w:rPrChange w:id="950" w:author="Dr Mamadou SANOGO" w:date="2023-10-25T18:15:00Z">
            <w:rPr>
              <w:spacing w:val="1"/>
              <w:position w:val="1"/>
              <w:highlight w:val="yellow"/>
            </w:rPr>
          </w:rPrChange>
        </w:rPr>
        <w:t xml:space="preserve"> </w:t>
      </w:r>
      <w:r w:rsidR="007A78D6" w:rsidRPr="007A4AFC">
        <w:rPr>
          <w:color w:val="000000" w:themeColor="text1"/>
          <w:spacing w:val="1"/>
          <w:position w:val="1"/>
          <w:rPrChange w:id="951" w:author="Dr Mamadou SANOGO" w:date="2023-10-25T18:15:00Z">
            <w:rPr>
              <w:spacing w:val="1"/>
              <w:position w:val="1"/>
              <w:highlight w:val="yellow"/>
            </w:rPr>
          </w:rPrChange>
        </w:rPr>
        <w:t>en lien avec l’évolution du marché de l’emploi</w:t>
      </w:r>
    </w:p>
    <w:p w14:paraId="1AD8B842" w14:textId="77777777" w:rsidR="003138AE" w:rsidRPr="007A4AFC" w:rsidRDefault="003138AE">
      <w:pPr>
        <w:pStyle w:val="Paragraphedeliste"/>
        <w:numPr>
          <w:ilvl w:val="0"/>
          <w:numId w:val="30"/>
        </w:numPr>
        <w:spacing w:line="276" w:lineRule="auto"/>
        <w:rPr>
          <w:rFonts w:ascii="Calibri" w:hAnsi="Calibri"/>
          <w:color w:val="000000" w:themeColor="text1"/>
          <w:sz w:val="22"/>
          <w:rPrChange w:id="952" w:author="Dr Mamadou SANOGO" w:date="2023-10-25T18:15:00Z">
            <w:rPr/>
          </w:rPrChange>
        </w:rPr>
        <w:pPrChange w:id="953" w:author="Dr Mamadou SANOGO" w:date="2023-10-27T13:20:00Z">
          <w:pPr>
            <w:pStyle w:val="Corpsdetexte"/>
            <w:ind w:left="714"/>
          </w:pPr>
        </w:pPrChange>
      </w:pPr>
    </w:p>
    <w:p w14:paraId="1BABD1D0" w14:textId="27F16995" w:rsidR="00A63BD7" w:rsidDel="0051561A" w:rsidRDefault="006778CD">
      <w:pPr>
        <w:pStyle w:val="Titre1"/>
        <w:ind w:left="0" w:firstLine="0"/>
        <w:rPr>
          <w:del w:id="954" w:author="Dr Mamadou SANOGO" w:date="2023-10-25T13:00:00Z"/>
          <w:lang w:val="fr-ML"/>
        </w:rPr>
        <w:pPrChange w:id="955" w:author="Dr Mamadou SANOGO" w:date="2023-10-27T13:34:00Z">
          <w:pPr/>
        </w:pPrChange>
      </w:pPr>
      <w:ins w:id="956" w:author="Dr Mamadou SANOGO" w:date="2023-10-27T13:56:00Z">
        <w:r>
          <w:rPr>
            <w:lang w:val="fr-ML"/>
          </w:rPr>
          <w:t xml:space="preserve"> </w:t>
        </w:r>
      </w:ins>
      <w:commentRangeStart w:id="957"/>
      <w:del w:id="958" w:author="Dr Mamadou SANOGO" w:date="2023-10-25T13:00:00Z">
        <w:r w:rsidR="00A63BD7" w:rsidRPr="00614D94" w:rsidDel="006E7AE6">
          <w:rPr>
            <w:lang w:val="fr-ML"/>
          </w:rPr>
          <w:delText>Constitution du comité d’auto-évaluation</w:delText>
        </w:r>
        <w:bookmarkStart w:id="959" w:name="_Toc149307324"/>
        <w:bookmarkEnd w:id="959"/>
      </w:del>
    </w:p>
    <w:p w14:paraId="2D71F0A0" w14:textId="274C132F" w:rsidR="003138AE" w:rsidDel="00614D94" w:rsidRDefault="000B1CA4">
      <w:pPr>
        <w:pStyle w:val="Titre1"/>
        <w:ind w:left="0" w:firstLine="0"/>
        <w:rPr>
          <w:del w:id="960" w:author="Dr Mamadou SANOGO" w:date="2023-10-25T13:00:00Z"/>
          <w:lang w:val="fr-ML"/>
        </w:rPr>
        <w:pPrChange w:id="961" w:author="Dr Mamadou SANOGO" w:date="2023-10-27T13:34:00Z">
          <w:pPr>
            <w:spacing w:line="240" w:lineRule="auto"/>
          </w:pPr>
        </w:pPrChange>
      </w:pPr>
      <w:del w:id="962" w:author="Dr Mamadou SANOGO" w:date="2023-10-25T13:00:00Z">
        <w:r w:rsidRPr="00614D94" w:rsidDel="006E7AE6">
          <w:rPr>
            <w:lang w:val="fr-ML"/>
          </w:rPr>
          <w:delText xml:space="preserve">Pour la qualité de la démarche, </w:delText>
        </w:r>
        <w:r w:rsidR="006B588B" w:rsidRPr="00614D94" w:rsidDel="006E7AE6">
          <w:rPr>
            <w:lang w:val="fr-ML"/>
          </w:rPr>
          <w:delText>l</w:delText>
        </w:r>
        <w:r w:rsidRPr="00614D94" w:rsidDel="006E7AE6">
          <w:rPr>
            <w:lang w:val="fr-ML"/>
          </w:rPr>
          <w:delText>’auto-évaluation a été conduite par un comité composé</w:delText>
        </w:r>
      </w:del>
      <w:del w:id="963" w:author="Dr Mamadou SANOGO" w:date="2023-10-25T12:47:00Z">
        <w:r w:rsidRPr="00614D94" w:rsidDel="00376BD9">
          <w:rPr>
            <w:lang w:val="fr-ML"/>
          </w:rPr>
          <w:delText xml:space="preserve"> des représentants de toutes les parties prenantes du programme</w:delText>
        </w:r>
      </w:del>
      <w:del w:id="964" w:author="Dr Mamadou SANOGO" w:date="2023-10-25T12:48:00Z">
        <w:r w:rsidRPr="00614D94" w:rsidDel="00376BD9">
          <w:rPr>
            <w:lang w:val="fr-ML"/>
          </w:rPr>
          <w:delText>, de son premier responsable, en la personne de Dr BELEM Bourema, continuant comme responsable du comité, en passant par le personnel administratif</w:delText>
        </w:r>
        <w:r w:rsidR="00245AF5" w:rsidRPr="00614D94" w:rsidDel="00376BD9">
          <w:rPr>
            <w:lang w:val="fr-ML"/>
          </w:rPr>
          <w:delText>(</w:delText>
        </w:r>
      </w:del>
      <w:del w:id="965" w:author="Dr Mamadou SANOGO" w:date="2023-10-25T12:46:00Z">
        <w:r w:rsidR="00245AF5" w:rsidRPr="00614D94" w:rsidDel="00376BD9">
          <w:rPr>
            <w:lang w:val="fr-ML"/>
          </w:rPr>
          <w:delText>2</w:delText>
        </w:r>
      </w:del>
      <w:del w:id="966" w:author="Dr Mamadou SANOGO" w:date="2023-10-25T12:48:00Z">
        <w:r w:rsidR="00245AF5" w:rsidRPr="00614D94" w:rsidDel="00376BD9">
          <w:rPr>
            <w:lang w:val="fr-ML"/>
          </w:rPr>
          <w:delText xml:space="preserve"> représentant</w:delText>
        </w:r>
      </w:del>
      <w:del w:id="967" w:author="Dr Mamadou SANOGO" w:date="2023-10-25T12:46:00Z">
        <w:r w:rsidR="00245AF5" w:rsidRPr="00614D94" w:rsidDel="00376BD9">
          <w:rPr>
            <w:lang w:val="fr-ML"/>
          </w:rPr>
          <w:delText>s</w:delText>
        </w:r>
      </w:del>
      <w:del w:id="968" w:author="Dr Mamadou SANOGO" w:date="2023-10-25T12:48:00Z">
        <w:r w:rsidR="00245AF5" w:rsidRPr="00614D94" w:rsidDel="00376BD9">
          <w:rPr>
            <w:lang w:val="fr-ML"/>
          </w:rPr>
          <w:delText>)</w:delText>
        </w:r>
        <w:r w:rsidRPr="00614D94" w:rsidDel="00376BD9">
          <w:rPr>
            <w:lang w:val="fr-ML"/>
          </w:rPr>
          <w:delText>, le corps professoral</w:delText>
        </w:r>
        <w:r w:rsidR="00245AF5" w:rsidRPr="00614D94" w:rsidDel="00376BD9">
          <w:rPr>
            <w:lang w:val="fr-ML"/>
          </w:rPr>
          <w:delText>(</w:delText>
        </w:r>
      </w:del>
      <w:del w:id="969" w:author="Dr Mamadou SANOGO" w:date="2023-10-25T12:46:00Z">
        <w:r w:rsidR="00245AF5" w:rsidRPr="00614D94" w:rsidDel="00376BD9">
          <w:rPr>
            <w:lang w:val="fr-ML"/>
          </w:rPr>
          <w:delText>2</w:delText>
        </w:r>
      </w:del>
      <w:del w:id="970" w:author="Dr Mamadou SANOGO" w:date="2023-10-25T12:48:00Z">
        <w:r w:rsidR="00245AF5" w:rsidRPr="00614D94" w:rsidDel="00376BD9">
          <w:rPr>
            <w:lang w:val="fr-ML"/>
          </w:rPr>
          <w:delText xml:space="preserve"> représentant</w:delText>
        </w:r>
      </w:del>
      <w:del w:id="971" w:author="Dr Mamadou SANOGO" w:date="2023-10-25T12:46:00Z">
        <w:r w:rsidR="00245AF5" w:rsidRPr="00614D94" w:rsidDel="00376BD9">
          <w:rPr>
            <w:lang w:val="fr-ML"/>
          </w:rPr>
          <w:delText>s</w:delText>
        </w:r>
      </w:del>
      <w:del w:id="972" w:author="Dr Mamadou SANOGO" w:date="2023-10-25T12:48:00Z">
        <w:r w:rsidR="00245AF5" w:rsidRPr="00614D94" w:rsidDel="00376BD9">
          <w:rPr>
            <w:lang w:val="fr-ML"/>
          </w:rPr>
          <w:delText>)</w:delText>
        </w:r>
        <w:r w:rsidRPr="00614D94" w:rsidDel="00376BD9">
          <w:rPr>
            <w:lang w:val="fr-ML"/>
          </w:rPr>
          <w:delText>, les étudiants</w:delText>
        </w:r>
        <w:r w:rsidR="00245AF5" w:rsidRPr="00614D94" w:rsidDel="00376BD9">
          <w:rPr>
            <w:lang w:val="fr-ML"/>
          </w:rPr>
          <w:delText>(</w:delText>
        </w:r>
      </w:del>
      <w:del w:id="973" w:author="Dr Mamadou SANOGO" w:date="2023-10-25T12:46:00Z">
        <w:r w:rsidR="00245AF5" w:rsidRPr="00614D94" w:rsidDel="00376BD9">
          <w:rPr>
            <w:lang w:val="fr-ML"/>
          </w:rPr>
          <w:delText>2</w:delText>
        </w:r>
      </w:del>
      <w:del w:id="974" w:author="Dr Mamadou SANOGO" w:date="2023-10-25T12:48:00Z">
        <w:r w:rsidR="00245AF5" w:rsidRPr="00614D94" w:rsidDel="00376BD9">
          <w:rPr>
            <w:lang w:val="fr-ML"/>
          </w:rPr>
          <w:delText xml:space="preserve"> représentant</w:delText>
        </w:r>
      </w:del>
      <w:del w:id="975" w:author="Dr Mamadou SANOGO" w:date="2023-10-25T12:46:00Z">
        <w:r w:rsidR="00245AF5" w:rsidRPr="00614D94" w:rsidDel="00376BD9">
          <w:rPr>
            <w:lang w:val="fr-ML"/>
          </w:rPr>
          <w:delText>s</w:delText>
        </w:r>
      </w:del>
      <w:del w:id="976" w:author="Dr Mamadou SANOGO" w:date="2023-10-25T12:48:00Z">
        <w:r w:rsidR="00245AF5" w:rsidRPr="00614D94" w:rsidDel="00376BD9">
          <w:rPr>
            <w:lang w:val="fr-ML"/>
          </w:rPr>
          <w:delText>)</w:delText>
        </w:r>
        <w:r w:rsidR="0067406A" w:rsidRPr="00614D94" w:rsidDel="00376BD9">
          <w:rPr>
            <w:lang w:val="fr-ML"/>
          </w:rPr>
          <w:delText>, les parents d’étudiant</w:delText>
        </w:r>
        <w:r w:rsidR="00245AF5" w:rsidRPr="00614D94" w:rsidDel="00376BD9">
          <w:rPr>
            <w:lang w:val="fr-ML"/>
          </w:rPr>
          <w:delText xml:space="preserve"> (</w:delText>
        </w:r>
      </w:del>
      <w:del w:id="977" w:author="Dr Mamadou SANOGO" w:date="2023-10-25T12:46:00Z">
        <w:r w:rsidR="00245AF5" w:rsidRPr="00614D94" w:rsidDel="00376BD9">
          <w:rPr>
            <w:lang w:val="fr-ML"/>
          </w:rPr>
          <w:delText>2</w:delText>
        </w:r>
      </w:del>
      <w:del w:id="978" w:author="Dr Mamadou SANOGO" w:date="2023-10-25T12:48:00Z">
        <w:r w:rsidR="00245AF5" w:rsidRPr="00614D94" w:rsidDel="00376BD9">
          <w:rPr>
            <w:lang w:val="fr-ML"/>
          </w:rPr>
          <w:delText xml:space="preserve"> représentant</w:delText>
        </w:r>
      </w:del>
      <w:del w:id="979" w:author="Dr Mamadou SANOGO" w:date="2023-10-25T12:46:00Z">
        <w:r w:rsidR="00245AF5" w:rsidRPr="00614D94" w:rsidDel="00376BD9">
          <w:rPr>
            <w:lang w:val="fr-ML"/>
          </w:rPr>
          <w:delText>s</w:delText>
        </w:r>
      </w:del>
      <w:del w:id="980" w:author="Dr Mamadou SANOGO" w:date="2023-10-25T12:48:00Z">
        <w:r w:rsidR="00245AF5" w:rsidRPr="00614D94" w:rsidDel="00376BD9">
          <w:rPr>
            <w:lang w:val="fr-ML"/>
          </w:rPr>
          <w:delText>)</w:delText>
        </w:r>
        <w:r w:rsidR="0067406A" w:rsidRPr="00614D94" w:rsidDel="00376BD9">
          <w:rPr>
            <w:lang w:val="fr-ML"/>
          </w:rPr>
          <w:delText>, les partenaires universitaires</w:delText>
        </w:r>
        <w:r w:rsidR="00904C8C" w:rsidRPr="00614D94" w:rsidDel="00376BD9">
          <w:rPr>
            <w:lang w:val="fr-ML"/>
          </w:rPr>
          <w:delText>(2 représentants)</w:delText>
        </w:r>
        <w:r w:rsidR="0067406A" w:rsidRPr="00614D94" w:rsidDel="00376BD9">
          <w:rPr>
            <w:lang w:val="fr-ML"/>
          </w:rPr>
          <w:delText>, les partenaires socio-professionnels</w:delText>
        </w:r>
        <w:r w:rsidR="00904C8C" w:rsidRPr="00614D94" w:rsidDel="00376BD9">
          <w:rPr>
            <w:lang w:val="fr-ML"/>
          </w:rPr>
          <w:delText xml:space="preserve"> (2 représentants)</w:delText>
        </w:r>
        <w:r w:rsidR="0067406A" w:rsidRPr="00614D94" w:rsidDel="00376BD9">
          <w:rPr>
            <w:lang w:val="fr-ML"/>
          </w:rPr>
          <w:delText>, jusqu’aux expertises extérieures</w:delText>
        </w:r>
        <w:r w:rsidR="00904C8C" w:rsidRPr="00614D94" w:rsidDel="00376BD9">
          <w:rPr>
            <w:lang w:val="fr-ML"/>
          </w:rPr>
          <w:delText xml:space="preserve"> (2 consultants)</w:delText>
        </w:r>
      </w:del>
      <w:del w:id="981" w:author="Dr Mamadou SANOGO" w:date="2023-10-25T13:00:00Z">
        <w:r w:rsidR="0067406A" w:rsidRPr="00614D94" w:rsidDel="006E7AE6">
          <w:rPr>
            <w:lang w:val="fr-ML"/>
          </w:rPr>
          <w:delText>.</w:delText>
        </w:r>
        <w:r w:rsidR="005D6B34" w:rsidRPr="00614D94" w:rsidDel="006E7AE6">
          <w:rPr>
            <w:lang w:val="fr-ML"/>
          </w:rPr>
          <w:delText>(annexe 2</w:delText>
        </w:r>
        <w:r w:rsidR="00383AE6" w:rsidRPr="00614D94" w:rsidDel="006E7AE6">
          <w:rPr>
            <w:lang w:val="fr-ML"/>
          </w:rPr>
          <w:delText> : Comité Ad hoc</w:delText>
        </w:r>
        <w:r w:rsidR="005D6B34" w:rsidRPr="00614D94" w:rsidDel="006E7AE6">
          <w:rPr>
            <w:lang w:val="fr-ML"/>
          </w:rPr>
          <w:delText>)</w:delText>
        </w:r>
        <w:bookmarkStart w:id="982" w:name="_Toc149307325"/>
        <w:bookmarkEnd w:id="982"/>
      </w:del>
    </w:p>
    <w:p w14:paraId="48525D56" w14:textId="15B0B4A2" w:rsidR="00A63BD7" w:rsidRPr="007A4AFC" w:rsidDel="006E7AE6" w:rsidRDefault="00A63BD7">
      <w:pPr>
        <w:pStyle w:val="Titre1"/>
        <w:ind w:left="0" w:firstLine="0"/>
        <w:rPr>
          <w:del w:id="983" w:author="Dr Mamadou SANOGO" w:date="2023-10-25T13:00:00Z"/>
          <w:i/>
          <w:lang w:val="fr-ML"/>
        </w:rPr>
        <w:pPrChange w:id="984" w:author="Dr Mamadou SANOGO" w:date="2023-10-27T13:34:00Z">
          <w:pPr>
            <w:ind w:right="-1"/>
          </w:pPr>
        </w:pPrChange>
      </w:pPr>
      <w:del w:id="985" w:author="Dr Mamadou SANOGO" w:date="2023-10-25T13:00:00Z">
        <w:r w:rsidRPr="00614D94" w:rsidDel="006E7AE6">
          <w:rPr>
            <w:lang w:val="fr-ML"/>
          </w:rPr>
          <w:delText>Brève description de la démarche d’auto-évaluation</w:delText>
        </w:r>
        <w:bookmarkStart w:id="986" w:name="_Toc149307326"/>
        <w:bookmarkEnd w:id="986"/>
      </w:del>
    </w:p>
    <w:p w14:paraId="5B67D912" w14:textId="25B613DB" w:rsidR="00C63659" w:rsidRPr="00614D94" w:rsidDel="006E7AE6" w:rsidRDefault="00A63BD7">
      <w:pPr>
        <w:pStyle w:val="Titre1"/>
        <w:ind w:left="0" w:firstLine="0"/>
        <w:rPr>
          <w:del w:id="987" w:author="Dr Mamadou SANOGO" w:date="2023-10-25T13:00:00Z"/>
        </w:rPr>
        <w:pPrChange w:id="988" w:author="Dr Mamadou SANOGO" w:date="2023-10-27T13:34:00Z">
          <w:pPr>
            <w:widowControl w:val="0"/>
            <w:autoSpaceDE w:val="0"/>
            <w:autoSpaceDN w:val="0"/>
            <w:adjustRightInd w:val="0"/>
            <w:spacing w:line="240" w:lineRule="auto"/>
            <w:ind w:right="81"/>
          </w:pPr>
        </w:pPrChange>
      </w:pPr>
      <w:del w:id="989" w:author="Dr Mamadou SANOGO" w:date="2023-10-25T13:00:00Z">
        <w:r w:rsidRPr="00614D94" w:rsidDel="006E7AE6">
          <w:delText>Le comité</w:delText>
        </w:r>
        <w:r w:rsidR="000B2981" w:rsidRPr="00614D94" w:rsidDel="006E7AE6">
          <w:delText xml:space="preserve"> après établissement, a commencé sa mission par une première</w:delText>
        </w:r>
        <w:r w:rsidRPr="00614D94" w:rsidDel="006E7AE6">
          <w:delText xml:space="preserve"> séance</w:delText>
        </w:r>
        <w:r w:rsidR="000B2981" w:rsidRPr="00614D94" w:rsidDel="006E7AE6">
          <w:delText xml:space="preserve"> de travail</w:delText>
        </w:r>
        <w:r w:rsidRPr="00614D94" w:rsidDel="006E7AE6">
          <w:delText xml:space="preserve"> informative</w:delText>
        </w:r>
        <w:r w:rsidR="00C15DAA" w:rsidRPr="00614D94" w:rsidDel="006E7AE6">
          <w:delText xml:space="preserve"> </w:delText>
        </w:r>
        <w:r w:rsidR="00383AE6" w:rsidRPr="00614D94" w:rsidDel="006E7AE6">
          <w:delText>(</w:delText>
        </w:r>
        <w:r w:rsidR="00C15DAA" w:rsidRPr="00614D94" w:rsidDel="006E7AE6">
          <w:delText>annexe 3 : Procès-verbal de la réunion)</w:delText>
        </w:r>
        <w:r w:rsidR="000B2981" w:rsidRPr="00614D94" w:rsidDel="006E7AE6">
          <w:delText xml:space="preserve">, </w:delText>
        </w:r>
        <w:r w:rsidRPr="00614D94" w:rsidDel="006E7AE6">
          <w:delText>illustrant le cadre général,</w:delText>
        </w:r>
        <w:r w:rsidR="000B2981" w:rsidRPr="00614D94" w:rsidDel="006E7AE6">
          <w:delText xml:space="preserve"> et définissant les objectifs, et les étapes</w:delText>
        </w:r>
        <w:r w:rsidR="00C63659" w:rsidRPr="00614D94" w:rsidDel="006E7AE6">
          <w:delText xml:space="preserve"> </w:delText>
        </w:r>
        <w:r w:rsidR="000B2981" w:rsidRPr="00614D94" w:rsidDel="006E7AE6">
          <w:delText>de</w:delText>
        </w:r>
        <w:r w:rsidR="00C63659" w:rsidRPr="00614D94" w:rsidDel="006E7AE6">
          <w:delText xml:space="preserve"> l'autoévaluation</w:delText>
        </w:r>
        <w:r w:rsidR="000B2981" w:rsidRPr="00614D94" w:rsidDel="006E7AE6">
          <w:delText>.</w:delText>
        </w:r>
        <w:r w:rsidRPr="00614D94" w:rsidDel="006E7AE6">
          <w:delText xml:space="preserve"> </w:delText>
        </w:r>
        <w:r w:rsidR="000B2981" w:rsidRPr="00614D94" w:rsidDel="006E7AE6">
          <w:delText xml:space="preserve">Au cours de cette séance, il </w:delText>
        </w:r>
        <w:r w:rsidRPr="00614D94" w:rsidDel="006E7AE6">
          <w:delText>a procédé à la mise en place de plusieurs sous-groupes de travail</w:delText>
        </w:r>
        <w:r w:rsidR="000B2981" w:rsidRPr="00614D94" w:rsidDel="006E7AE6">
          <w:delText>, sur la base des domaines d’action</w:delText>
        </w:r>
        <w:r w:rsidR="00801E13" w:rsidRPr="00614D94" w:rsidDel="006E7AE6">
          <w:delText xml:space="preserve">, des différents membres. Les activités </w:delText>
        </w:r>
        <w:r w:rsidR="00C63659" w:rsidRPr="00614D94" w:rsidDel="006E7AE6">
          <w:delText xml:space="preserve">des sous-groupes ont été définies </w:delText>
        </w:r>
        <w:r w:rsidR="000B2981" w:rsidRPr="00614D94" w:rsidDel="006E7AE6">
          <w:delText>suivant</w:delText>
        </w:r>
        <w:r w:rsidR="00C63659" w:rsidRPr="00614D94" w:rsidDel="006E7AE6">
          <w:delText xml:space="preserve"> les différentes étapes du </w:delText>
        </w:r>
        <w:r w:rsidR="00433617" w:rsidRPr="00614D94" w:rsidDel="006E7AE6">
          <w:delText>process :</w:delText>
        </w:r>
        <w:bookmarkStart w:id="990" w:name="_Toc149307327"/>
        <w:bookmarkEnd w:id="990"/>
      </w:del>
    </w:p>
    <w:p w14:paraId="055E3FC4" w14:textId="758FF60E" w:rsidR="00C63659" w:rsidRPr="00614D94" w:rsidDel="006E7AE6" w:rsidRDefault="00C63659">
      <w:pPr>
        <w:pStyle w:val="Titre1"/>
        <w:ind w:left="0" w:firstLine="0"/>
        <w:rPr>
          <w:del w:id="991" w:author="Dr Mamadou SANOGO" w:date="2023-10-25T13:00:00Z"/>
        </w:rPr>
        <w:pPrChange w:id="992" w:author="Dr Mamadou SANOGO" w:date="2023-10-27T13:34:00Z">
          <w:pPr>
            <w:pStyle w:val="Paragraphedeliste"/>
            <w:widowControl w:val="0"/>
            <w:numPr>
              <w:numId w:val="23"/>
            </w:numPr>
            <w:autoSpaceDE w:val="0"/>
            <w:autoSpaceDN w:val="0"/>
            <w:adjustRightInd w:val="0"/>
            <w:spacing w:line="240" w:lineRule="auto"/>
            <w:ind w:right="81" w:hanging="360"/>
          </w:pPr>
        </w:pPrChange>
      </w:pPr>
      <w:del w:id="993" w:author="Dr Mamadou SANOGO" w:date="2023-10-25T13:00:00Z">
        <w:r w:rsidRPr="00614D94" w:rsidDel="006E7AE6">
          <w:delText>Recueil des données</w:delText>
        </w:r>
        <w:bookmarkStart w:id="994" w:name="_Toc149307328"/>
        <w:bookmarkEnd w:id="994"/>
      </w:del>
    </w:p>
    <w:p w14:paraId="565C74BD" w14:textId="4A63CC7F" w:rsidR="00C63659" w:rsidRPr="00614D94" w:rsidDel="006E7AE6" w:rsidRDefault="00C63659">
      <w:pPr>
        <w:pStyle w:val="Titre1"/>
        <w:ind w:left="0" w:firstLine="0"/>
        <w:rPr>
          <w:del w:id="995" w:author="Dr Mamadou SANOGO" w:date="2023-10-25T13:00:00Z"/>
        </w:rPr>
        <w:pPrChange w:id="996" w:author="Dr Mamadou SANOGO" w:date="2023-10-27T13:34:00Z">
          <w:pPr>
            <w:pStyle w:val="Paragraphedeliste"/>
            <w:widowControl w:val="0"/>
            <w:numPr>
              <w:numId w:val="23"/>
            </w:numPr>
            <w:autoSpaceDE w:val="0"/>
            <w:autoSpaceDN w:val="0"/>
            <w:adjustRightInd w:val="0"/>
            <w:spacing w:line="240" w:lineRule="auto"/>
            <w:ind w:right="81" w:hanging="360"/>
          </w:pPr>
        </w:pPrChange>
      </w:pPr>
      <w:del w:id="997" w:author="Dr Mamadou SANOGO" w:date="2023-10-25T13:00:00Z">
        <w:r w:rsidRPr="00614D94" w:rsidDel="006E7AE6">
          <w:delText>Traitement et analyse des données</w:delText>
        </w:r>
        <w:bookmarkStart w:id="998" w:name="_Toc149307329"/>
        <w:bookmarkEnd w:id="998"/>
      </w:del>
    </w:p>
    <w:p w14:paraId="70B35DDE" w14:textId="7BCDC9DC" w:rsidR="00C63659" w:rsidRPr="00614D94" w:rsidDel="006E7AE6" w:rsidRDefault="00C63659">
      <w:pPr>
        <w:pStyle w:val="Titre1"/>
        <w:ind w:left="0" w:firstLine="0"/>
        <w:rPr>
          <w:del w:id="999" w:author="Dr Mamadou SANOGO" w:date="2023-10-25T13:00:00Z"/>
        </w:rPr>
        <w:pPrChange w:id="1000"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01" w:author="Dr Mamadou SANOGO" w:date="2023-10-25T13:00:00Z">
        <w:r w:rsidRPr="00614D94" w:rsidDel="006E7AE6">
          <w:delText>Rédaction du rapport</w:delText>
        </w:r>
        <w:bookmarkStart w:id="1002" w:name="_Toc149307330"/>
        <w:bookmarkEnd w:id="1002"/>
      </w:del>
    </w:p>
    <w:p w14:paraId="5B55BC63" w14:textId="648CDD64" w:rsidR="00C63659" w:rsidRPr="00614D94" w:rsidDel="006E7AE6" w:rsidRDefault="00C63659">
      <w:pPr>
        <w:pStyle w:val="Titre1"/>
        <w:ind w:left="0" w:firstLine="0"/>
        <w:rPr>
          <w:del w:id="1003" w:author="Dr Mamadou SANOGO" w:date="2023-10-25T13:00:00Z"/>
          <w:spacing w:val="-3"/>
        </w:rPr>
        <w:pPrChange w:id="1004"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05" w:author="Dr Mamadou SANOGO" w:date="2023-10-25T13:00:00Z">
        <w:r w:rsidRPr="00614D94" w:rsidDel="006E7AE6">
          <w:delText>Correction, présentation et validation du rapport</w:delText>
        </w:r>
        <w:bookmarkStart w:id="1006" w:name="_Toc149307331"/>
        <w:bookmarkEnd w:id="1006"/>
      </w:del>
    </w:p>
    <w:p w14:paraId="5D874616" w14:textId="61C91FB0" w:rsidR="00A84C94" w:rsidRPr="00614D94" w:rsidDel="006E7AE6" w:rsidRDefault="00C63659">
      <w:pPr>
        <w:pStyle w:val="Titre1"/>
        <w:ind w:left="0" w:firstLine="0"/>
        <w:rPr>
          <w:del w:id="1007" w:author="Dr Mamadou SANOGO" w:date="2023-10-25T13:00:00Z"/>
        </w:rPr>
        <w:pPrChange w:id="1008" w:author="Dr Mamadou SANOGO" w:date="2023-10-27T13:34:00Z">
          <w:pPr>
            <w:widowControl w:val="0"/>
            <w:autoSpaceDE w:val="0"/>
            <w:autoSpaceDN w:val="0"/>
            <w:adjustRightInd w:val="0"/>
            <w:spacing w:line="240" w:lineRule="auto"/>
            <w:ind w:right="81"/>
          </w:pPr>
        </w:pPrChange>
      </w:pPr>
      <w:del w:id="1009" w:author="Dr Mamadou SANOGO" w:date="2023-10-25T13:00:00Z">
        <w:r w:rsidRPr="00614D94" w:rsidDel="006E7AE6">
          <w:delText>Les séances de travail qui ont suivi, ont été plus formatives,</w:delText>
        </w:r>
        <w:r w:rsidR="003C5A1D" w:rsidRPr="00614D94" w:rsidDel="006E7AE6">
          <w:delText xml:space="preserve"> </w:delText>
        </w:r>
        <w:r w:rsidRPr="00614D94" w:rsidDel="006E7AE6">
          <w:delText xml:space="preserve">et ont été </w:delText>
        </w:r>
        <w:r w:rsidR="003C5A1D" w:rsidRPr="00614D94" w:rsidDel="006E7AE6">
          <w:delText>des cadres d’échanges sur l’évolution</w:delText>
        </w:r>
        <w:r w:rsidR="00DE280E" w:rsidRPr="00614D94" w:rsidDel="006E7AE6">
          <w:delText xml:space="preserve"> des différentes activités.</w:delText>
        </w:r>
        <w:r w:rsidR="00A84C94" w:rsidRPr="00614D94" w:rsidDel="006E7AE6">
          <w:delText xml:space="preserve"> </w:delText>
        </w:r>
        <w:r w:rsidR="00732071" w:rsidRPr="00614D94" w:rsidDel="006E7AE6">
          <w:delText xml:space="preserve">L’ensemble des activités se sont déroulées </w:delText>
        </w:r>
        <w:r w:rsidR="00A84C94" w:rsidRPr="00614D94" w:rsidDel="006E7AE6">
          <w:delText>d</w:delText>
        </w:r>
        <w:r w:rsidR="00732071" w:rsidRPr="00614D94" w:rsidDel="006E7AE6">
          <w:delText>u 1</w:delText>
        </w:r>
        <w:r w:rsidR="00732071" w:rsidRPr="00614D94" w:rsidDel="006E7AE6">
          <w:rPr>
            <w:vertAlign w:val="superscript"/>
          </w:rPr>
          <w:delText>er</w:delText>
        </w:r>
        <w:r w:rsidR="00732071" w:rsidRPr="00614D94" w:rsidDel="006E7AE6">
          <w:delText xml:space="preserve"> juin 2023 au 25 juillet 2023.</w:delText>
        </w:r>
        <w:bookmarkStart w:id="1010" w:name="_Toc149307332"/>
        <w:bookmarkEnd w:id="1010"/>
      </w:del>
    </w:p>
    <w:p w14:paraId="1AD38ABB" w14:textId="6678A0E9" w:rsidR="00A63BD7" w:rsidRPr="00614D94" w:rsidDel="006E7AE6" w:rsidRDefault="00DE280E">
      <w:pPr>
        <w:pStyle w:val="Titre1"/>
        <w:ind w:left="0" w:firstLine="0"/>
        <w:rPr>
          <w:del w:id="1011" w:author="Dr Mamadou SANOGO" w:date="2023-10-25T13:00:00Z"/>
        </w:rPr>
        <w:pPrChange w:id="1012" w:author="Dr Mamadou SANOGO" w:date="2023-10-27T13:34:00Z">
          <w:pPr>
            <w:widowControl w:val="0"/>
            <w:autoSpaceDE w:val="0"/>
            <w:autoSpaceDN w:val="0"/>
            <w:adjustRightInd w:val="0"/>
            <w:spacing w:line="240" w:lineRule="auto"/>
            <w:ind w:right="81"/>
          </w:pPr>
        </w:pPrChange>
      </w:pPr>
      <w:del w:id="1013" w:author="Dr Mamadou SANOGO" w:date="2023-10-25T13:00:00Z">
        <w:r w:rsidRPr="00614D94" w:rsidDel="006E7AE6">
          <w:delText xml:space="preserve"> </w:delText>
        </w:r>
        <w:commentRangeEnd w:id="957"/>
        <w:r w:rsidR="00003BF5" w:rsidRPr="00614D94" w:rsidDel="006E7AE6">
          <w:rPr>
            <w:rStyle w:val="Marquedecommentaire"/>
          </w:rPr>
          <w:commentReference w:id="957"/>
        </w:r>
        <w:bookmarkStart w:id="1014" w:name="_Toc149307333"/>
        <w:bookmarkEnd w:id="1014"/>
      </w:del>
    </w:p>
    <w:p w14:paraId="62C3EFBB" w14:textId="3CC204C7" w:rsidR="00A11B94" w:rsidRPr="00614D94" w:rsidDel="006E7AE6" w:rsidRDefault="00A11B94">
      <w:pPr>
        <w:pStyle w:val="Titre1"/>
        <w:ind w:left="0" w:firstLine="0"/>
        <w:rPr>
          <w:del w:id="1015" w:author="Dr Mamadou SANOGO" w:date="2023-10-25T13:00:00Z"/>
        </w:rPr>
        <w:pPrChange w:id="1016" w:author="Dr Mamadou SANOGO" w:date="2023-10-27T13:34:00Z">
          <w:pPr>
            <w:widowControl w:val="0"/>
            <w:autoSpaceDE w:val="0"/>
            <w:autoSpaceDN w:val="0"/>
            <w:adjustRightInd w:val="0"/>
            <w:spacing w:line="240" w:lineRule="auto"/>
            <w:ind w:right="81"/>
          </w:pPr>
        </w:pPrChange>
      </w:pPr>
      <w:bookmarkStart w:id="1017" w:name="_Toc149307334"/>
      <w:bookmarkEnd w:id="1017"/>
    </w:p>
    <w:p w14:paraId="407DDD48" w14:textId="77777777" w:rsidR="00A63BD7" w:rsidRPr="00614D94" w:rsidDel="0051561A" w:rsidRDefault="00A63BD7">
      <w:pPr>
        <w:pStyle w:val="Titre1"/>
        <w:ind w:left="0" w:firstLine="0"/>
        <w:rPr>
          <w:del w:id="1018" w:author="Dr Mamadou SANOGO" w:date="2023-10-27T12:02:00Z"/>
          <w:sz w:val="10"/>
        </w:rPr>
        <w:pPrChange w:id="1019" w:author="Dr Mamadou SANOGO" w:date="2023-10-27T13:34:00Z">
          <w:pPr>
            <w:widowControl w:val="0"/>
            <w:autoSpaceDE w:val="0"/>
            <w:autoSpaceDN w:val="0"/>
            <w:adjustRightInd w:val="0"/>
            <w:spacing w:line="240" w:lineRule="auto"/>
            <w:ind w:right="81"/>
          </w:pPr>
        </w:pPrChange>
      </w:pPr>
      <w:bookmarkStart w:id="1020" w:name="_Toc149307335"/>
      <w:bookmarkEnd w:id="1020"/>
    </w:p>
    <w:p w14:paraId="4BE0A255" w14:textId="66E96478" w:rsidR="00E40766" w:rsidRPr="007A4AFC" w:rsidDel="0051561A" w:rsidRDefault="00E40766">
      <w:pPr>
        <w:pStyle w:val="Titre1"/>
        <w:ind w:left="0" w:firstLine="0"/>
        <w:rPr>
          <w:del w:id="1021" w:author="Dr Mamadou SANOGO" w:date="2023-10-27T12:02:00Z"/>
          <w:sz w:val="10"/>
          <w:rPrChange w:id="1022" w:author="Dr Mamadou SANOGO" w:date="2023-10-25T18:15:00Z">
            <w:rPr>
              <w:del w:id="1023" w:author="Dr Mamadou SANOGO" w:date="2023-10-27T12:02:00Z"/>
              <w:color w:val="FF0000"/>
              <w:sz w:val="10"/>
              <w:szCs w:val="24"/>
            </w:rPr>
          </w:rPrChange>
        </w:rPr>
        <w:pPrChange w:id="1024" w:author="Dr Mamadou SANOGO" w:date="2023-10-27T13:34:00Z">
          <w:pPr>
            <w:spacing w:line="240" w:lineRule="auto"/>
          </w:pPr>
        </w:pPrChange>
      </w:pPr>
      <w:bookmarkStart w:id="1025" w:name="_Toc149307336"/>
      <w:bookmarkEnd w:id="1025"/>
    </w:p>
    <w:p w14:paraId="0C00368C" w14:textId="0AEA88F8" w:rsidR="0057060F" w:rsidRPr="00614D94" w:rsidDel="006E7AE6" w:rsidRDefault="008860C2">
      <w:pPr>
        <w:pStyle w:val="Titre1"/>
        <w:ind w:left="0" w:firstLine="0"/>
        <w:rPr>
          <w:del w:id="1026" w:author="Dr Mamadou SANOGO" w:date="2023-10-25T13:00:00Z"/>
          <w:lang w:val="fr-ML"/>
        </w:rPr>
        <w:pPrChange w:id="1027" w:author="Dr Mamadou SANOGO" w:date="2023-10-27T13:34:00Z">
          <w:pPr>
            <w:ind w:right="136"/>
          </w:pPr>
        </w:pPrChange>
      </w:pPr>
      <w:commentRangeStart w:id="1028"/>
      <w:del w:id="1029" w:author="Dr Mamadou SANOGO" w:date="2023-10-25T13:00:00Z">
        <w:r w:rsidRPr="00614D94" w:rsidDel="006E7AE6">
          <w:rPr>
            <w:lang w:val="fr-ML"/>
          </w:rPr>
          <w:delText>Présentation de la formation évaluée</w:delText>
        </w:r>
        <w:bookmarkStart w:id="1030" w:name="_Toc149307337"/>
        <w:bookmarkEnd w:id="1030"/>
      </w:del>
    </w:p>
    <w:p w14:paraId="75412836" w14:textId="310EBB20" w:rsidR="00AA0853" w:rsidRPr="00614D94" w:rsidDel="006E7AE6" w:rsidRDefault="00AA0853">
      <w:pPr>
        <w:pStyle w:val="Titre1"/>
        <w:ind w:left="0" w:firstLine="0"/>
        <w:rPr>
          <w:del w:id="1031" w:author="Dr Mamadou SANOGO" w:date="2023-10-25T13:00:00Z"/>
          <w:sz w:val="20"/>
          <w:szCs w:val="20"/>
        </w:rPr>
        <w:pPrChange w:id="1032" w:author="Dr Mamadou SANOGO" w:date="2023-10-27T13:34:00Z">
          <w:pPr>
            <w:widowControl w:val="0"/>
            <w:autoSpaceDE w:val="0"/>
            <w:autoSpaceDN w:val="0"/>
            <w:adjustRightInd w:val="0"/>
            <w:spacing w:line="240" w:lineRule="auto"/>
            <w:ind w:right="81"/>
          </w:pPr>
        </w:pPrChange>
      </w:pPr>
      <w:del w:id="1033" w:author="Dr Mamadou SANOGO" w:date="2023-10-25T13:00:00Z">
        <w:r w:rsidRPr="00614D94" w:rsidDel="006E7AE6">
          <w:rPr>
            <w:sz w:val="20"/>
            <w:szCs w:val="20"/>
          </w:rPr>
          <w:delText>Titre du diplôme délivré </w:delText>
        </w:r>
        <w:bookmarkStart w:id="1034" w:name="_Toc149307338"/>
        <w:bookmarkEnd w:id="1034"/>
      </w:del>
    </w:p>
    <w:p w14:paraId="317615B2" w14:textId="74559C90" w:rsidR="00AA0853" w:rsidRPr="00614D94" w:rsidDel="006E7AE6" w:rsidRDefault="00AA0853">
      <w:pPr>
        <w:pStyle w:val="Titre1"/>
        <w:ind w:left="0" w:firstLine="0"/>
        <w:rPr>
          <w:del w:id="1035" w:author="Dr Mamadou SANOGO" w:date="2023-10-25T13:00:00Z"/>
        </w:rPr>
        <w:pPrChange w:id="1036" w:author="Dr Mamadou SANOGO" w:date="2023-10-27T13:34:00Z">
          <w:pPr>
            <w:widowControl w:val="0"/>
            <w:autoSpaceDE w:val="0"/>
            <w:autoSpaceDN w:val="0"/>
            <w:adjustRightInd w:val="0"/>
            <w:spacing w:line="240" w:lineRule="auto"/>
            <w:ind w:right="81"/>
          </w:pPr>
        </w:pPrChange>
      </w:pPr>
      <w:del w:id="1037" w:author="Dr Mamadou SANOGO" w:date="2023-10-25T13:00:00Z">
        <w:r w:rsidRPr="00614D94" w:rsidDel="006E7AE6">
          <w:delText>Master en Epidémiologie(M-EPI)</w:delText>
        </w:r>
        <w:bookmarkStart w:id="1038" w:name="_Toc149307339"/>
        <w:bookmarkEnd w:id="1038"/>
      </w:del>
    </w:p>
    <w:commentRangeEnd w:id="1028"/>
    <w:p w14:paraId="47B06091" w14:textId="03AACC24" w:rsidR="00AA0853" w:rsidRPr="00614D94" w:rsidDel="006E7AE6" w:rsidRDefault="00DB7946">
      <w:pPr>
        <w:pStyle w:val="Titre1"/>
        <w:ind w:left="0" w:firstLine="0"/>
        <w:rPr>
          <w:del w:id="1039" w:author="Dr Mamadou SANOGO" w:date="2023-10-25T13:00:00Z"/>
        </w:rPr>
        <w:pPrChange w:id="1040" w:author="Dr Mamadou SANOGO" w:date="2023-10-27T13:34:00Z">
          <w:pPr>
            <w:widowControl w:val="0"/>
            <w:autoSpaceDE w:val="0"/>
            <w:autoSpaceDN w:val="0"/>
            <w:adjustRightInd w:val="0"/>
            <w:spacing w:line="240" w:lineRule="auto"/>
            <w:ind w:right="81"/>
          </w:pPr>
        </w:pPrChange>
      </w:pPr>
      <w:del w:id="1041" w:author="Dr Mamadou SANOGO" w:date="2023-10-25T13:00:00Z">
        <w:r w:rsidRPr="00614D94" w:rsidDel="006E7AE6">
          <w:rPr>
            <w:rStyle w:val="Marquedecommentaire"/>
          </w:rPr>
          <w:commentReference w:id="1028"/>
        </w:r>
        <w:bookmarkStart w:id="1042" w:name="_Toc149307340"/>
        <w:bookmarkEnd w:id="1042"/>
      </w:del>
    </w:p>
    <w:p w14:paraId="5FB0A823" w14:textId="4E59D8FD" w:rsidR="00AA0853" w:rsidRPr="00614D94" w:rsidDel="006E7AE6" w:rsidRDefault="00AA0853">
      <w:pPr>
        <w:pStyle w:val="Titre1"/>
        <w:ind w:left="0" w:firstLine="0"/>
        <w:rPr>
          <w:del w:id="1043" w:author="Dr Mamadou SANOGO" w:date="2023-10-25T13:00:00Z"/>
          <w:sz w:val="20"/>
          <w:szCs w:val="20"/>
        </w:rPr>
        <w:pPrChange w:id="1044" w:author="Dr Mamadou SANOGO" w:date="2023-10-27T13:34:00Z">
          <w:pPr>
            <w:widowControl w:val="0"/>
            <w:autoSpaceDE w:val="0"/>
            <w:autoSpaceDN w:val="0"/>
            <w:adjustRightInd w:val="0"/>
            <w:spacing w:line="240" w:lineRule="auto"/>
            <w:ind w:right="81"/>
          </w:pPr>
        </w:pPrChange>
      </w:pPr>
      <w:commentRangeStart w:id="1045"/>
      <w:del w:id="1046" w:author="Dr Mamadou SANOGO" w:date="2023-10-25T13:00:00Z">
        <w:r w:rsidRPr="00614D94" w:rsidDel="006E7AE6">
          <w:rPr>
            <w:sz w:val="20"/>
            <w:szCs w:val="20"/>
          </w:rPr>
          <w:delText>Orientations, spécialisations, options</w:delText>
        </w:r>
        <w:bookmarkStart w:id="1047" w:name="_Toc149307341"/>
        <w:bookmarkEnd w:id="1047"/>
      </w:del>
    </w:p>
    <w:p w14:paraId="5C323D97" w14:textId="68458460" w:rsidR="00D143FA" w:rsidRPr="00614D94" w:rsidDel="006E7AE6" w:rsidRDefault="00D143FA">
      <w:pPr>
        <w:pStyle w:val="Titre1"/>
        <w:ind w:left="0" w:firstLine="0"/>
        <w:rPr>
          <w:del w:id="1048" w:author="Dr Mamadou SANOGO" w:date="2023-10-25T13:00:00Z"/>
        </w:rPr>
        <w:pPrChange w:id="1049" w:author="Dr Mamadou SANOGO" w:date="2023-10-27T13:34:00Z">
          <w:pPr>
            <w:widowControl w:val="0"/>
            <w:autoSpaceDE w:val="0"/>
            <w:autoSpaceDN w:val="0"/>
            <w:adjustRightInd w:val="0"/>
            <w:spacing w:line="240" w:lineRule="auto"/>
            <w:ind w:right="81"/>
          </w:pPr>
        </w:pPrChange>
      </w:pPr>
      <w:del w:id="1050" w:author="Dr Mamadou SANOGO" w:date="2023-10-25T13:00:00Z">
        <w:r w:rsidRPr="00614D94" w:rsidDel="006E7AE6">
          <w:delText>Le Master</w:delText>
        </w:r>
        <w:r w:rsidR="002F3374" w:rsidRPr="00614D94" w:rsidDel="006E7AE6">
          <w:delText xml:space="preserve"> </w:delText>
        </w:r>
        <w:r w:rsidRPr="00614D94" w:rsidDel="006E7AE6">
          <w:delText>propose plusieurs orientations, spécialisations et options, et l'étudiant devra préciser celle qu'il choisit au moment de son inscription :</w:delText>
        </w:r>
        <w:bookmarkStart w:id="1051" w:name="_Toc149307342"/>
        <w:bookmarkEnd w:id="1051"/>
      </w:del>
    </w:p>
    <w:p w14:paraId="53E7E77A" w14:textId="1229283B" w:rsidR="00D143FA" w:rsidRPr="00614D94" w:rsidDel="006E7AE6" w:rsidRDefault="002F3374">
      <w:pPr>
        <w:pStyle w:val="Titre1"/>
        <w:ind w:left="0" w:firstLine="0"/>
        <w:rPr>
          <w:del w:id="1052" w:author="Dr Mamadou SANOGO" w:date="2023-10-25T13:00:00Z"/>
        </w:rPr>
        <w:pPrChange w:id="1053"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54" w:author="Dr Mamadou SANOGO" w:date="2023-10-25T13:00:00Z">
        <w:r w:rsidRPr="00614D94" w:rsidDel="006E7AE6">
          <w:delText>Épidémiologie</w:delText>
        </w:r>
        <w:r w:rsidR="00D143FA" w:rsidRPr="00614D94" w:rsidDel="006E7AE6">
          <w:delText xml:space="preserve"> </w:delText>
        </w:r>
        <w:bookmarkStart w:id="1055" w:name="_Toc149307343"/>
        <w:bookmarkEnd w:id="1055"/>
      </w:del>
    </w:p>
    <w:p w14:paraId="79209DF4" w14:textId="02CB5832" w:rsidR="00D143FA" w:rsidRPr="00614D94" w:rsidDel="006E7AE6" w:rsidRDefault="00D143FA">
      <w:pPr>
        <w:pStyle w:val="Titre1"/>
        <w:ind w:left="0" w:firstLine="0"/>
        <w:rPr>
          <w:del w:id="1056" w:author="Dr Mamadou SANOGO" w:date="2023-10-25T13:00:00Z"/>
        </w:rPr>
        <w:pPrChange w:id="1057"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58" w:author="Dr Mamadou SANOGO" w:date="2023-10-25T13:00:00Z">
        <w:r w:rsidRPr="00614D94" w:rsidDel="006E7AE6">
          <w:delText>Épidémiologie étiologique</w:delText>
        </w:r>
        <w:bookmarkStart w:id="1059" w:name="_Toc149307344"/>
        <w:bookmarkEnd w:id="1059"/>
      </w:del>
    </w:p>
    <w:p w14:paraId="7358A35B" w14:textId="69FCAEC7" w:rsidR="00D143FA" w:rsidRPr="00614D94" w:rsidDel="006E7AE6" w:rsidRDefault="00D143FA">
      <w:pPr>
        <w:pStyle w:val="Titre1"/>
        <w:ind w:left="0" w:firstLine="0"/>
        <w:rPr>
          <w:del w:id="1060" w:author="Dr Mamadou SANOGO" w:date="2023-10-25T13:00:00Z"/>
        </w:rPr>
        <w:pPrChange w:id="1061"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62" w:author="Dr Mamadou SANOGO" w:date="2023-10-25T13:00:00Z">
        <w:r w:rsidRPr="00614D94" w:rsidDel="006E7AE6">
          <w:delText>Épidémiologie sociale</w:delText>
        </w:r>
        <w:bookmarkStart w:id="1063" w:name="_Toc149307345"/>
        <w:bookmarkEnd w:id="1063"/>
      </w:del>
    </w:p>
    <w:p w14:paraId="05161767" w14:textId="539DD41B" w:rsidR="00D143FA" w:rsidRPr="00614D94" w:rsidDel="006E7AE6" w:rsidRDefault="002F3374">
      <w:pPr>
        <w:pStyle w:val="Titre1"/>
        <w:ind w:left="0" w:firstLine="0"/>
        <w:rPr>
          <w:del w:id="1064" w:author="Dr Mamadou SANOGO" w:date="2023-10-25T13:00:00Z"/>
        </w:rPr>
        <w:pPrChange w:id="1065"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66" w:author="Dr Mamadou SANOGO" w:date="2023-10-25T13:00:00Z">
        <w:r w:rsidRPr="00614D94" w:rsidDel="006E7AE6">
          <w:delText>Épidémiologie</w:delText>
        </w:r>
        <w:r w:rsidR="00D143FA" w:rsidRPr="00614D94" w:rsidDel="006E7AE6">
          <w:delText xml:space="preserve"> clinique </w:delText>
        </w:r>
        <w:bookmarkStart w:id="1067" w:name="_Toc149307346"/>
        <w:bookmarkEnd w:id="1067"/>
      </w:del>
    </w:p>
    <w:p w14:paraId="3B8C7A39" w14:textId="5F89CBD3" w:rsidR="00D143FA" w:rsidRPr="00614D94" w:rsidDel="006E7AE6" w:rsidRDefault="002F3374">
      <w:pPr>
        <w:pStyle w:val="Titre1"/>
        <w:ind w:left="0" w:firstLine="0"/>
        <w:rPr>
          <w:del w:id="1068" w:author="Dr Mamadou SANOGO" w:date="2023-10-25T13:00:00Z"/>
        </w:rPr>
        <w:pPrChange w:id="1069"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70" w:author="Dr Mamadou SANOGO" w:date="2023-10-25T13:00:00Z">
        <w:r w:rsidRPr="00614D94" w:rsidDel="006E7AE6">
          <w:delText>Épidémiologie</w:delText>
        </w:r>
        <w:r w:rsidR="00D143FA" w:rsidRPr="00614D94" w:rsidDel="006E7AE6">
          <w:delText xml:space="preserve"> de la santé publique </w:delText>
        </w:r>
        <w:bookmarkStart w:id="1071" w:name="_Toc149307347"/>
        <w:bookmarkEnd w:id="1071"/>
      </w:del>
    </w:p>
    <w:p w14:paraId="64FAF68E" w14:textId="2D3873D2" w:rsidR="00AA0853" w:rsidRPr="00614D94" w:rsidDel="006E7AE6" w:rsidRDefault="00D143FA">
      <w:pPr>
        <w:pStyle w:val="Titre1"/>
        <w:ind w:left="0" w:firstLine="0"/>
        <w:rPr>
          <w:del w:id="1072" w:author="Dr Mamadou SANOGO" w:date="2023-10-25T13:00:00Z"/>
        </w:rPr>
        <w:pPrChange w:id="1073"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74" w:author="Dr Mamadou SANOGO" w:date="2023-10-25T13:00:00Z">
        <w:r w:rsidRPr="00614D94" w:rsidDel="006E7AE6">
          <w:delText>Biostatistique</w:delText>
        </w:r>
        <w:commentRangeEnd w:id="1045"/>
        <w:r w:rsidR="001657BA" w:rsidRPr="00614D94" w:rsidDel="006E7AE6">
          <w:rPr>
            <w:rStyle w:val="Marquedecommentaire"/>
          </w:rPr>
          <w:commentReference w:id="1045"/>
        </w:r>
        <w:bookmarkStart w:id="1075" w:name="_Toc149307348"/>
        <w:bookmarkEnd w:id="1075"/>
      </w:del>
    </w:p>
    <w:p w14:paraId="5E310CBE" w14:textId="69C01BE6" w:rsidR="002F3374" w:rsidRPr="00614D94" w:rsidDel="006E7AE6" w:rsidRDefault="002F3374">
      <w:pPr>
        <w:pStyle w:val="Titre1"/>
        <w:ind w:left="0" w:firstLine="0"/>
        <w:rPr>
          <w:del w:id="1076" w:author="Dr Mamadou SANOGO" w:date="2023-10-25T13:00:00Z"/>
        </w:rPr>
        <w:pPrChange w:id="1077" w:author="Dr Mamadou SANOGO" w:date="2023-10-27T13:34:00Z">
          <w:pPr>
            <w:pStyle w:val="Paragraphedeliste"/>
            <w:widowControl w:val="0"/>
            <w:autoSpaceDE w:val="0"/>
            <w:autoSpaceDN w:val="0"/>
            <w:adjustRightInd w:val="0"/>
            <w:spacing w:line="240" w:lineRule="auto"/>
            <w:ind w:right="81"/>
          </w:pPr>
        </w:pPrChange>
      </w:pPr>
      <w:bookmarkStart w:id="1078" w:name="_Toc149307349"/>
      <w:bookmarkEnd w:id="1078"/>
    </w:p>
    <w:p w14:paraId="05BBBC5E" w14:textId="36CA18BF" w:rsidR="00AA0853" w:rsidRPr="00614D94" w:rsidDel="006E7AE6" w:rsidRDefault="002F3374">
      <w:pPr>
        <w:pStyle w:val="Titre1"/>
        <w:ind w:left="0" w:firstLine="0"/>
        <w:rPr>
          <w:del w:id="1079" w:author="Dr Mamadou SANOGO" w:date="2023-10-25T13:00:00Z"/>
        </w:rPr>
        <w:pPrChange w:id="1080" w:author="Dr Mamadou SANOGO" w:date="2023-10-27T13:34:00Z">
          <w:pPr>
            <w:widowControl w:val="0"/>
            <w:autoSpaceDE w:val="0"/>
            <w:autoSpaceDN w:val="0"/>
            <w:adjustRightInd w:val="0"/>
            <w:spacing w:line="240" w:lineRule="auto"/>
            <w:ind w:right="81"/>
          </w:pPr>
        </w:pPrChange>
      </w:pPr>
      <w:commentRangeStart w:id="1081"/>
      <w:del w:id="1082" w:author="Dr Mamadou SANOGO" w:date="2023-10-25T13:00:00Z">
        <w:r w:rsidRPr="00614D94" w:rsidDel="006E7AE6">
          <w:delText xml:space="preserve">Responsable </w:delText>
        </w:r>
        <w:r w:rsidR="00AA0853" w:rsidRPr="00614D94" w:rsidDel="006E7AE6">
          <w:delText>du programme</w:delText>
        </w:r>
        <w:bookmarkStart w:id="1083" w:name="_Toc149307350"/>
        <w:bookmarkEnd w:id="1083"/>
      </w:del>
    </w:p>
    <w:p w14:paraId="0F48422B" w14:textId="42DD2018" w:rsidR="002F3374" w:rsidRPr="00614D94" w:rsidDel="006E7AE6" w:rsidRDefault="002F3374">
      <w:pPr>
        <w:pStyle w:val="Titre1"/>
        <w:ind w:left="0" w:firstLine="0"/>
        <w:rPr>
          <w:del w:id="1084" w:author="Dr Mamadou SANOGO" w:date="2023-10-25T13:00:00Z"/>
          <w:lang w:val="fr-ML"/>
        </w:rPr>
        <w:pPrChange w:id="1085" w:author="Dr Mamadou SANOGO" w:date="2023-10-27T13:34:00Z">
          <w:pPr>
            <w:widowControl w:val="0"/>
            <w:autoSpaceDE w:val="0"/>
            <w:autoSpaceDN w:val="0"/>
            <w:adjustRightInd w:val="0"/>
            <w:spacing w:line="240" w:lineRule="auto"/>
            <w:ind w:right="81"/>
          </w:pPr>
        </w:pPrChange>
      </w:pPr>
      <w:del w:id="1086" w:author="Dr Mamadou SANOGO" w:date="2023-10-25T13:00:00Z">
        <w:r w:rsidRPr="00614D94" w:rsidDel="006E7AE6">
          <w:rPr>
            <w:lang w:val="fr-ML"/>
          </w:rPr>
          <w:delText>Dr BELEM Bourema</w:delText>
        </w:r>
        <w:bookmarkStart w:id="1087" w:name="_Toc149307351"/>
        <w:bookmarkEnd w:id="1087"/>
      </w:del>
    </w:p>
    <w:p w14:paraId="6140C845" w14:textId="38251230" w:rsidR="002F3374" w:rsidRPr="00614D94" w:rsidDel="006E7AE6" w:rsidRDefault="002F3374">
      <w:pPr>
        <w:pStyle w:val="Titre1"/>
        <w:ind w:left="0" w:firstLine="0"/>
        <w:rPr>
          <w:del w:id="1088" w:author="Dr Mamadou SANOGO" w:date="2023-10-25T13:00:00Z"/>
        </w:rPr>
        <w:pPrChange w:id="1089" w:author="Dr Mamadou SANOGO" w:date="2023-10-27T13:34:00Z">
          <w:pPr>
            <w:widowControl w:val="0"/>
            <w:autoSpaceDE w:val="0"/>
            <w:autoSpaceDN w:val="0"/>
            <w:adjustRightInd w:val="0"/>
            <w:spacing w:line="240" w:lineRule="auto"/>
            <w:ind w:right="81"/>
          </w:pPr>
        </w:pPrChange>
      </w:pPr>
      <w:bookmarkStart w:id="1090" w:name="_Toc149307352"/>
      <w:bookmarkEnd w:id="1090"/>
    </w:p>
    <w:p w14:paraId="0E3604FE" w14:textId="496718FF" w:rsidR="00AA0853" w:rsidRPr="00614D94" w:rsidDel="006E7AE6" w:rsidRDefault="00AA0853">
      <w:pPr>
        <w:pStyle w:val="Titre1"/>
        <w:ind w:left="0" w:firstLine="0"/>
        <w:rPr>
          <w:del w:id="1091" w:author="Dr Mamadou SANOGO" w:date="2023-10-25T13:00:00Z"/>
        </w:rPr>
        <w:pPrChange w:id="1092" w:author="Dr Mamadou SANOGO" w:date="2023-10-27T13:34:00Z">
          <w:pPr>
            <w:widowControl w:val="0"/>
            <w:autoSpaceDE w:val="0"/>
            <w:autoSpaceDN w:val="0"/>
            <w:adjustRightInd w:val="0"/>
            <w:spacing w:line="240" w:lineRule="auto"/>
            <w:ind w:right="81"/>
          </w:pPr>
        </w:pPrChange>
      </w:pPr>
      <w:del w:id="1093" w:author="Dr Mamadou SANOGO" w:date="2023-10-25T13:00:00Z">
        <w:r w:rsidRPr="00614D94" w:rsidDel="006E7AE6">
          <w:delText>Conditions et procédures d’admission</w:delText>
        </w:r>
        <w:bookmarkStart w:id="1094" w:name="_Toc149307353"/>
        <w:bookmarkEnd w:id="1094"/>
      </w:del>
    </w:p>
    <w:p w14:paraId="4DFB8E87" w14:textId="2F64D1F7" w:rsidR="002F3374" w:rsidRPr="00614D94" w:rsidDel="006E7AE6" w:rsidRDefault="002F3374">
      <w:pPr>
        <w:pStyle w:val="Titre1"/>
        <w:ind w:left="0" w:firstLine="0"/>
        <w:rPr>
          <w:del w:id="1095" w:author="Dr Mamadou SANOGO" w:date="2023-10-25T13:00:00Z"/>
        </w:rPr>
        <w:pPrChange w:id="1096" w:author="Dr Mamadou SANOGO" w:date="2023-10-27T13:34:00Z">
          <w:pPr>
            <w:widowControl w:val="0"/>
            <w:autoSpaceDE w:val="0"/>
            <w:autoSpaceDN w:val="0"/>
            <w:adjustRightInd w:val="0"/>
            <w:spacing w:line="240" w:lineRule="auto"/>
            <w:ind w:right="81"/>
          </w:pPr>
        </w:pPrChange>
      </w:pPr>
      <w:del w:id="1097" w:author="Dr Mamadou SANOGO" w:date="2023-10-25T13:00:00Z">
        <w:r w:rsidRPr="00614D94" w:rsidDel="006E7AE6">
          <w:delText>Le master est accessible à tout détenteur d’une licence en sciences de la santé ou</w:delText>
        </w:r>
        <w:r w:rsidR="00E900C2" w:rsidRPr="00614D94" w:rsidDel="006E7AE6">
          <w:delText xml:space="preserve"> autre</w:delText>
        </w:r>
        <w:r w:rsidRPr="00614D94" w:rsidDel="006E7AE6">
          <w:delText xml:space="preserve"> diplôme équivalent. </w:delText>
        </w:r>
        <w:bookmarkStart w:id="1098" w:name="_Toc149307354"/>
        <w:bookmarkEnd w:id="1098"/>
      </w:del>
    </w:p>
    <w:p w14:paraId="1072B265" w14:textId="72DCDEBD" w:rsidR="00E900C2" w:rsidRPr="00614D94" w:rsidDel="006E7AE6" w:rsidRDefault="00E900C2">
      <w:pPr>
        <w:pStyle w:val="Titre1"/>
        <w:ind w:left="0" w:firstLine="0"/>
        <w:rPr>
          <w:del w:id="1099" w:author="Dr Mamadou SANOGO" w:date="2023-10-25T13:00:00Z"/>
        </w:rPr>
        <w:pPrChange w:id="1100" w:author="Dr Mamadou SANOGO" w:date="2023-10-27T13:34:00Z">
          <w:pPr>
            <w:widowControl w:val="0"/>
            <w:autoSpaceDE w:val="0"/>
            <w:autoSpaceDN w:val="0"/>
            <w:adjustRightInd w:val="0"/>
            <w:spacing w:line="240" w:lineRule="auto"/>
            <w:ind w:right="81"/>
          </w:pPr>
        </w:pPrChange>
      </w:pPr>
      <w:del w:id="1101" w:author="Dr Mamadou SANOGO" w:date="2023-10-25T13:00:00Z">
        <w:r w:rsidRPr="00614D94" w:rsidDel="006E7AE6">
          <w:delText>Une fois ce premier critère satisfait, le candidat peut faire le dépôt de ses dossiers pour étude par le comité d’admission.</w:delText>
        </w:r>
        <w:bookmarkStart w:id="1102" w:name="_Toc149307355"/>
        <w:bookmarkEnd w:id="1102"/>
      </w:del>
    </w:p>
    <w:p w14:paraId="25ABAD0F" w14:textId="7C1A6E8D" w:rsidR="00E900C2" w:rsidRPr="00614D94" w:rsidDel="006E7AE6" w:rsidRDefault="00E900C2">
      <w:pPr>
        <w:pStyle w:val="Titre1"/>
        <w:ind w:left="0" w:firstLine="0"/>
        <w:rPr>
          <w:del w:id="1103" w:author="Dr Mamadou SANOGO" w:date="2023-10-25T13:00:00Z"/>
        </w:rPr>
        <w:pPrChange w:id="1104" w:author="Dr Mamadou SANOGO" w:date="2023-10-27T13:34:00Z">
          <w:pPr>
            <w:widowControl w:val="0"/>
            <w:autoSpaceDE w:val="0"/>
            <w:autoSpaceDN w:val="0"/>
            <w:adjustRightInd w:val="0"/>
            <w:spacing w:line="240" w:lineRule="auto"/>
            <w:ind w:right="81"/>
          </w:pPr>
        </w:pPrChange>
      </w:pPr>
      <w:del w:id="1105" w:author="Dr Mamadou SANOGO" w:date="2023-10-25T13:00:00Z">
        <w:r w:rsidRPr="00614D94" w:rsidDel="006E7AE6">
          <w:delText xml:space="preserve"> </w:delText>
        </w:r>
        <w:bookmarkStart w:id="1106" w:name="_Toc149307356"/>
        <w:bookmarkEnd w:id="1106"/>
      </w:del>
    </w:p>
    <w:p w14:paraId="496A4982" w14:textId="0A4EC5BB" w:rsidR="00AA0853" w:rsidRPr="00614D94" w:rsidDel="006E7AE6" w:rsidRDefault="00AA0853">
      <w:pPr>
        <w:pStyle w:val="Titre1"/>
        <w:ind w:left="0" w:firstLine="0"/>
        <w:rPr>
          <w:del w:id="1107" w:author="Dr Mamadou SANOGO" w:date="2023-10-25T13:00:00Z"/>
        </w:rPr>
        <w:pPrChange w:id="1108" w:author="Dr Mamadou SANOGO" w:date="2023-10-27T13:34:00Z">
          <w:pPr>
            <w:widowControl w:val="0"/>
            <w:autoSpaceDE w:val="0"/>
            <w:autoSpaceDN w:val="0"/>
            <w:adjustRightInd w:val="0"/>
            <w:spacing w:line="240" w:lineRule="auto"/>
            <w:ind w:right="81"/>
          </w:pPr>
        </w:pPrChange>
      </w:pPr>
      <w:del w:id="1109" w:author="Dr Mamadou SANOGO" w:date="2023-10-25T13:00:00Z">
        <w:r w:rsidRPr="00614D94" w:rsidDel="006E7AE6">
          <w:delText>Périodicité des inscriptions</w:delText>
        </w:r>
        <w:bookmarkStart w:id="1110" w:name="_Toc149307357"/>
        <w:bookmarkEnd w:id="1110"/>
      </w:del>
    </w:p>
    <w:p w14:paraId="7DDB873A" w14:textId="07C00633" w:rsidR="00E900C2" w:rsidRPr="00614D94" w:rsidDel="006E7AE6" w:rsidRDefault="00E900C2">
      <w:pPr>
        <w:pStyle w:val="Titre1"/>
        <w:ind w:left="0" w:firstLine="0"/>
        <w:rPr>
          <w:del w:id="1111" w:author="Dr Mamadou SANOGO" w:date="2023-10-25T13:00:00Z"/>
        </w:rPr>
        <w:pPrChange w:id="1112" w:author="Dr Mamadou SANOGO" w:date="2023-10-27T13:34:00Z">
          <w:pPr>
            <w:widowControl w:val="0"/>
            <w:autoSpaceDE w:val="0"/>
            <w:autoSpaceDN w:val="0"/>
            <w:adjustRightInd w:val="0"/>
            <w:spacing w:line="240" w:lineRule="auto"/>
            <w:ind w:right="81"/>
          </w:pPr>
        </w:pPrChange>
      </w:pPr>
      <w:del w:id="1113" w:author="Dr Mamadou SANOGO" w:date="2023-10-25T13:00:00Z">
        <w:r w:rsidRPr="00614D94" w:rsidDel="006E7AE6">
          <w:delText>Du 1</w:delText>
        </w:r>
        <w:r w:rsidRPr="00614D94" w:rsidDel="006E7AE6">
          <w:rPr>
            <w:vertAlign w:val="superscript"/>
          </w:rPr>
          <w:delText>er</w:delText>
        </w:r>
        <w:r w:rsidRPr="00614D94" w:rsidDel="006E7AE6">
          <w:delText xml:space="preserve"> juillet au 30 septembre </w:delText>
        </w:r>
        <w:bookmarkStart w:id="1114" w:name="_Toc149307358"/>
        <w:bookmarkEnd w:id="1114"/>
      </w:del>
    </w:p>
    <w:p w14:paraId="4802E9DF" w14:textId="6CBA7D89" w:rsidR="00E900C2" w:rsidRPr="00614D94" w:rsidDel="006E7AE6" w:rsidRDefault="00E900C2">
      <w:pPr>
        <w:pStyle w:val="Titre1"/>
        <w:ind w:left="0" w:firstLine="0"/>
        <w:rPr>
          <w:del w:id="1115" w:author="Dr Mamadou SANOGO" w:date="2023-10-25T13:00:00Z"/>
        </w:rPr>
        <w:pPrChange w:id="1116" w:author="Dr Mamadou SANOGO" w:date="2023-10-27T13:34:00Z">
          <w:pPr>
            <w:widowControl w:val="0"/>
            <w:autoSpaceDE w:val="0"/>
            <w:autoSpaceDN w:val="0"/>
            <w:adjustRightInd w:val="0"/>
            <w:spacing w:line="240" w:lineRule="auto"/>
            <w:ind w:right="81"/>
          </w:pPr>
        </w:pPrChange>
      </w:pPr>
      <w:bookmarkStart w:id="1117" w:name="_Toc149307359"/>
      <w:bookmarkEnd w:id="1117"/>
    </w:p>
    <w:p w14:paraId="71351BD0" w14:textId="3BE0C317" w:rsidR="00E900C2" w:rsidRPr="00614D94" w:rsidDel="006E7AE6" w:rsidRDefault="00AA0853">
      <w:pPr>
        <w:pStyle w:val="Titre1"/>
        <w:ind w:left="0" w:firstLine="0"/>
        <w:rPr>
          <w:del w:id="1118" w:author="Dr Mamadou SANOGO" w:date="2023-10-25T13:00:00Z"/>
        </w:rPr>
        <w:pPrChange w:id="1119" w:author="Dr Mamadou SANOGO" w:date="2023-10-27T13:34:00Z">
          <w:pPr>
            <w:widowControl w:val="0"/>
            <w:autoSpaceDE w:val="0"/>
            <w:autoSpaceDN w:val="0"/>
            <w:adjustRightInd w:val="0"/>
            <w:spacing w:line="240" w:lineRule="auto"/>
            <w:ind w:right="81"/>
          </w:pPr>
        </w:pPrChange>
      </w:pPr>
      <w:del w:id="1120" w:author="Dr Mamadou SANOGO" w:date="2023-10-25T13:00:00Z">
        <w:r w:rsidRPr="00614D94" w:rsidDel="006E7AE6">
          <w:delText>Durée réglementaire de la formation</w:delText>
        </w:r>
        <w:bookmarkStart w:id="1121" w:name="_Toc149307360"/>
        <w:bookmarkEnd w:id="1121"/>
      </w:del>
    </w:p>
    <w:p w14:paraId="5E048A11" w14:textId="24926916" w:rsidR="00E900C2" w:rsidRPr="00614D94" w:rsidDel="006E7AE6" w:rsidRDefault="00E900C2">
      <w:pPr>
        <w:pStyle w:val="Titre1"/>
        <w:ind w:left="0" w:firstLine="0"/>
        <w:rPr>
          <w:del w:id="1122" w:author="Dr Mamadou SANOGO" w:date="2023-10-25T13:00:00Z"/>
        </w:rPr>
        <w:pPrChange w:id="1123" w:author="Dr Mamadou SANOGO" w:date="2023-10-27T13:34:00Z">
          <w:pPr>
            <w:widowControl w:val="0"/>
            <w:autoSpaceDE w:val="0"/>
            <w:autoSpaceDN w:val="0"/>
            <w:adjustRightInd w:val="0"/>
            <w:spacing w:line="240" w:lineRule="auto"/>
            <w:ind w:right="81"/>
          </w:pPr>
        </w:pPrChange>
      </w:pPr>
      <w:del w:id="1124" w:author="Dr Mamadou SANOGO" w:date="2023-10-25T13:00:00Z">
        <w:r w:rsidRPr="00614D94" w:rsidDel="006E7AE6">
          <w:delText>Deux</w:delText>
        </w:r>
        <w:r w:rsidR="00405C52" w:rsidRPr="00614D94" w:rsidDel="006E7AE6">
          <w:delText xml:space="preserve"> </w:delText>
        </w:r>
        <w:r w:rsidRPr="00614D94" w:rsidDel="006E7AE6">
          <w:delText>(02) ans repartis en</w:delText>
        </w:r>
        <w:r w:rsidR="00405C52" w:rsidRPr="00614D94" w:rsidDel="006E7AE6">
          <w:delText> :</w:delText>
        </w:r>
        <w:bookmarkStart w:id="1125" w:name="_Toc149307361"/>
        <w:bookmarkEnd w:id="1125"/>
      </w:del>
    </w:p>
    <w:p w14:paraId="597BBA55" w14:textId="14A1D05A" w:rsidR="002F3374" w:rsidRPr="00614D94" w:rsidDel="006E7AE6" w:rsidRDefault="002F3374">
      <w:pPr>
        <w:pStyle w:val="Titre1"/>
        <w:ind w:left="0" w:firstLine="0"/>
        <w:rPr>
          <w:del w:id="1126" w:author="Dr Mamadou SANOGO" w:date="2023-10-25T13:00:00Z"/>
        </w:rPr>
        <w:pPrChange w:id="1127" w:author="Dr Mamadou SANOGO" w:date="2023-10-27T13:34:00Z">
          <w:pPr>
            <w:pStyle w:val="Paragraphedeliste"/>
            <w:widowControl w:val="0"/>
            <w:numPr>
              <w:numId w:val="25"/>
            </w:numPr>
            <w:autoSpaceDE w:val="0"/>
            <w:autoSpaceDN w:val="0"/>
            <w:adjustRightInd w:val="0"/>
            <w:spacing w:line="240" w:lineRule="auto"/>
            <w:ind w:right="81" w:hanging="360"/>
          </w:pPr>
        </w:pPrChange>
      </w:pPr>
      <w:del w:id="1128" w:author="Dr Mamadou SANOGO" w:date="2023-10-25T13:00:00Z">
        <w:r w:rsidRPr="00614D94" w:rsidDel="006E7AE6">
          <w:delText>4 semestres</w:delText>
        </w:r>
        <w:r w:rsidR="00E900C2" w:rsidRPr="00614D94" w:rsidDel="006E7AE6">
          <w:delText> pour la formation initiale</w:delText>
        </w:r>
        <w:bookmarkStart w:id="1129" w:name="_Toc149307362"/>
        <w:bookmarkEnd w:id="1129"/>
      </w:del>
    </w:p>
    <w:p w14:paraId="30C712FC" w14:textId="5BDE884B" w:rsidR="00E900C2" w:rsidRPr="00614D94" w:rsidDel="006E7AE6" w:rsidRDefault="00E900C2">
      <w:pPr>
        <w:pStyle w:val="Titre1"/>
        <w:ind w:left="0" w:firstLine="0"/>
        <w:rPr>
          <w:del w:id="1130" w:author="Dr Mamadou SANOGO" w:date="2023-10-25T13:00:00Z"/>
        </w:rPr>
        <w:pPrChange w:id="1131" w:author="Dr Mamadou SANOGO" w:date="2023-10-27T13:34:00Z">
          <w:pPr>
            <w:pStyle w:val="Paragraphedeliste"/>
            <w:widowControl w:val="0"/>
            <w:numPr>
              <w:numId w:val="25"/>
            </w:numPr>
            <w:autoSpaceDE w:val="0"/>
            <w:autoSpaceDN w:val="0"/>
            <w:adjustRightInd w:val="0"/>
            <w:spacing w:line="240" w:lineRule="auto"/>
            <w:ind w:right="81" w:hanging="360"/>
          </w:pPr>
        </w:pPrChange>
      </w:pPr>
      <w:del w:id="1132" w:author="Dr Mamadou SANOGO" w:date="2023-10-25T13:00:00Z">
        <w:r w:rsidRPr="00614D94" w:rsidDel="006E7AE6">
          <w:delText>3.5 semestres pour</w:delText>
        </w:r>
        <w:r w:rsidR="0090630A" w:rsidRPr="00614D94" w:rsidDel="006E7AE6">
          <w:delText xml:space="preserve"> la formation en </w:delText>
        </w:r>
        <w:r w:rsidRPr="00614D94" w:rsidDel="006E7AE6">
          <w:delText>alternance</w:delText>
        </w:r>
        <w:bookmarkStart w:id="1133" w:name="_Toc149307363"/>
        <w:bookmarkEnd w:id="1133"/>
      </w:del>
    </w:p>
    <w:p w14:paraId="5DC73FDF" w14:textId="031F8AA1" w:rsidR="00E900C2" w:rsidRPr="00614D94" w:rsidDel="006E7AE6" w:rsidRDefault="00E900C2">
      <w:pPr>
        <w:pStyle w:val="Titre1"/>
        <w:ind w:left="0" w:firstLine="0"/>
        <w:rPr>
          <w:del w:id="1134" w:author="Dr Mamadou SANOGO" w:date="2023-10-25T13:00:00Z"/>
        </w:rPr>
        <w:pPrChange w:id="1135" w:author="Dr Mamadou SANOGO" w:date="2023-10-27T13:34:00Z">
          <w:pPr>
            <w:widowControl w:val="0"/>
            <w:autoSpaceDE w:val="0"/>
            <w:autoSpaceDN w:val="0"/>
            <w:adjustRightInd w:val="0"/>
            <w:spacing w:line="240" w:lineRule="auto"/>
            <w:ind w:right="81"/>
          </w:pPr>
        </w:pPrChange>
      </w:pPr>
      <w:bookmarkStart w:id="1136" w:name="_Toc149307364"/>
      <w:bookmarkEnd w:id="1136"/>
    </w:p>
    <w:p w14:paraId="54D31AB6" w14:textId="20284650" w:rsidR="00AA0853" w:rsidRPr="00614D94" w:rsidDel="006E7AE6" w:rsidRDefault="00AA0853">
      <w:pPr>
        <w:pStyle w:val="Titre1"/>
        <w:ind w:left="0" w:firstLine="0"/>
        <w:rPr>
          <w:del w:id="1137" w:author="Dr Mamadou SANOGO" w:date="2023-10-25T13:00:00Z"/>
        </w:rPr>
        <w:pPrChange w:id="1138" w:author="Dr Mamadou SANOGO" w:date="2023-10-27T13:34:00Z">
          <w:pPr>
            <w:widowControl w:val="0"/>
            <w:autoSpaceDE w:val="0"/>
            <w:autoSpaceDN w:val="0"/>
            <w:adjustRightInd w:val="0"/>
            <w:spacing w:line="240" w:lineRule="auto"/>
            <w:ind w:right="81"/>
          </w:pPr>
        </w:pPrChange>
      </w:pPr>
      <w:del w:id="1139" w:author="Dr Mamadou SANOGO" w:date="2023-10-25T13:00:00Z">
        <w:r w:rsidRPr="00614D94" w:rsidDel="006E7AE6">
          <w:delText>Volume de travail (en crédits ECTS)</w:delText>
        </w:r>
        <w:bookmarkStart w:id="1140" w:name="_Toc149307365"/>
        <w:bookmarkEnd w:id="1140"/>
      </w:del>
    </w:p>
    <w:p w14:paraId="65EDF289" w14:textId="7F0DB0A6" w:rsidR="000D0918" w:rsidRPr="00614D94" w:rsidDel="006E7AE6" w:rsidRDefault="000C51E9">
      <w:pPr>
        <w:pStyle w:val="Titre1"/>
        <w:ind w:left="0" w:firstLine="0"/>
        <w:rPr>
          <w:del w:id="1141" w:author="Dr Mamadou SANOGO" w:date="2023-10-25T13:00:00Z"/>
        </w:rPr>
        <w:pPrChange w:id="1142" w:author="Dr Mamadou SANOGO" w:date="2023-10-27T13:34:00Z">
          <w:pPr>
            <w:widowControl w:val="0"/>
            <w:autoSpaceDE w:val="0"/>
            <w:autoSpaceDN w:val="0"/>
            <w:adjustRightInd w:val="0"/>
            <w:spacing w:line="240" w:lineRule="auto"/>
            <w:ind w:right="81"/>
          </w:pPr>
        </w:pPrChange>
      </w:pPr>
      <w:del w:id="1143" w:author="Dr Mamadou SANOGO" w:date="2023-10-25T13:00:00Z">
        <w:r w:rsidRPr="00614D94" w:rsidDel="006E7AE6">
          <w:delText>Le Master est un grade en 120 crédits, soit 60 crédits par année, et 30 crédits par semestre.</w:delText>
        </w:r>
        <w:bookmarkStart w:id="1144" w:name="_Toc149307366"/>
        <w:bookmarkEnd w:id="1144"/>
      </w:del>
    </w:p>
    <w:p w14:paraId="3C0693D4" w14:textId="4B3EBA67" w:rsidR="000C51E9" w:rsidRPr="00614D94" w:rsidDel="006E7AE6" w:rsidRDefault="000C51E9">
      <w:pPr>
        <w:pStyle w:val="Titre1"/>
        <w:ind w:left="0" w:firstLine="0"/>
        <w:rPr>
          <w:del w:id="1145" w:author="Dr Mamadou SANOGO" w:date="2023-10-25T13:00:00Z"/>
        </w:rPr>
        <w:pPrChange w:id="1146" w:author="Dr Mamadou SANOGO" w:date="2023-10-27T13:34:00Z">
          <w:pPr>
            <w:widowControl w:val="0"/>
            <w:autoSpaceDE w:val="0"/>
            <w:autoSpaceDN w:val="0"/>
            <w:adjustRightInd w:val="0"/>
            <w:spacing w:line="240" w:lineRule="auto"/>
            <w:ind w:right="81"/>
          </w:pPr>
        </w:pPrChange>
      </w:pPr>
      <w:bookmarkStart w:id="1147" w:name="_Toc149307367"/>
      <w:bookmarkEnd w:id="1147"/>
    </w:p>
    <w:p w14:paraId="41B49268" w14:textId="51F03733" w:rsidR="00AA0853" w:rsidRPr="00614D94" w:rsidDel="006E7AE6" w:rsidRDefault="00AA0853">
      <w:pPr>
        <w:pStyle w:val="Titre1"/>
        <w:ind w:left="0" w:firstLine="0"/>
        <w:rPr>
          <w:del w:id="1148" w:author="Dr Mamadou SANOGO" w:date="2023-10-25T13:00:00Z"/>
        </w:rPr>
        <w:pPrChange w:id="1149" w:author="Dr Mamadou SANOGO" w:date="2023-10-27T13:34:00Z">
          <w:pPr>
            <w:widowControl w:val="0"/>
            <w:autoSpaceDE w:val="0"/>
            <w:autoSpaceDN w:val="0"/>
            <w:adjustRightInd w:val="0"/>
            <w:spacing w:line="240" w:lineRule="auto"/>
            <w:ind w:right="81"/>
          </w:pPr>
        </w:pPrChange>
      </w:pPr>
      <w:del w:id="1150" w:author="Dr Mamadou SANOGO" w:date="2023-10-25T13:00:00Z">
        <w:r w:rsidRPr="00614D94" w:rsidDel="006E7AE6">
          <w:delText>Conditions et règles d’obtention du diplôme</w:delText>
        </w:r>
        <w:bookmarkStart w:id="1151" w:name="_Toc149307368"/>
        <w:bookmarkEnd w:id="1151"/>
      </w:del>
    </w:p>
    <w:p w14:paraId="542EB0E4" w14:textId="3268A8FA" w:rsidR="000D0918" w:rsidRPr="00614D94" w:rsidDel="006E7AE6" w:rsidRDefault="000D0918">
      <w:pPr>
        <w:pStyle w:val="Titre1"/>
        <w:ind w:left="0" w:firstLine="0"/>
        <w:rPr>
          <w:del w:id="1152" w:author="Dr Mamadou SANOGO" w:date="2023-10-25T13:00:00Z"/>
        </w:rPr>
        <w:pPrChange w:id="1153" w:author="Dr Mamadou SANOGO" w:date="2023-10-27T13:34:00Z">
          <w:pPr>
            <w:pStyle w:val="Paragraphedeliste"/>
            <w:widowControl w:val="0"/>
            <w:numPr>
              <w:numId w:val="25"/>
            </w:numPr>
            <w:autoSpaceDE w:val="0"/>
            <w:autoSpaceDN w:val="0"/>
            <w:adjustRightInd w:val="0"/>
            <w:spacing w:line="240" w:lineRule="auto"/>
            <w:ind w:right="81" w:hanging="360"/>
          </w:pPr>
        </w:pPrChange>
      </w:pPr>
      <w:del w:id="1154" w:author="Dr Mamadou SANOGO" w:date="2023-10-25T13:00:00Z">
        <w:r w:rsidRPr="00614D94" w:rsidDel="006E7AE6">
          <w:delText>Validation des quatre (04) semestres</w:delText>
        </w:r>
        <w:bookmarkStart w:id="1155" w:name="_Toc149307369"/>
        <w:bookmarkEnd w:id="1155"/>
      </w:del>
    </w:p>
    <w:p w14:paraId="3F11E169" w14:textId="24FF9761" w:rsidR="000D0918" w:rsidRPr="00614D94" w:rsidDel="006E7AE6" w:rsidRDefault="000D0918">
      <w:pPr>
        <w:pStyle w:val="Titre1"/>
        <w:ind w:left="0" w:firstLine="0"/>
        <w:rPr>
          <w:del w:id="1156" w:author="Dr Mamadou SANOGO" w:date="2023-10-25T13:00:00Z"/>
        </w:rPr>
        <w:pPrChange w:id="1157" w:author="Dr Mamadou SANOGO" w:date="2023-10-27T13:34:00Z">
          <w:pPr>
            <w:pStyle w:val="Paragraphedeliste"/>
            <w:widowControl w:val="0"/>
            <w:numPr>
              <w:numId w:val="25"/>
            </w:numPr>
            <w:autoSpaceDE w:val="0"/>
            <w:autoSpaceDN w:val="0"/>
            <w:adjustRightInd w:val="0"/>
            <w:spacing w:line="240" w:lineRule="auto"/>
            <w:ind w:right="81" w:hanging="360"/>
          </w:pPr>
        </w:pPrChange>
      </w:pPr>
      <w:del w:id="1158" w:author="Dr Mamadou SANOGO" w:date="2023-10-25T13:00:00Z">
        <w:r w:rsidRPr="00614D94" w:rsidDel="006E7AE6">
          <w:delText>Présentation et validation du mémoire</w:delText>
        </w:r>
        <w:bookmarkStart w:id="1159" w:name="_Toc149307370"/>
        <w:bookmarkEnd w:id="1159"/>
      </w:del>
    </w:p>
    <w:p w14:paraId="44815D78" w14:textId="7C5F21E7" w:rsidR="000C51E9" w:rsidRPr="00614D94" w:rsidDel="006E7AE6" w:rsidRDefault="000C51E9">
      <w:pPr>
        <w:pStyle w:val="Titre1"/>
        <w:ind w:left="0" w:firstLine="0"/>
        <w:rPr>
          <w:del w:id="1160" w:author="Dr Mamadou SANOGO" w:date="2023-10-25T13:00:00Z"/>
        </w:rPr>
        <w:pPrChange w:id="1161" w:author="Dr Mamadou SANOGO" w:date="2023-10-27T13:34:00Z">
          <w:pPr>
            <w:pStyle w:val="Paragraphedeliste"/>
            <w:widowControl w:val="0"/>
            <w:autoSpaceDE w:val="0"/>
            <w:autoSpaceDN w:val="0"/>
            <w:adjustRightInd w:val="0"/>
            <w:spacing w:line="240" w:lineRule="auto"/>
            <w:ind w:right="81"/>
          </w:pPr>
        </w:pPrChange>
      </w:pPr>
      <w:bookmarkStart w:id="1162" w:name="_Toc149307371"/>
      <w:bookmarkEnd w:id="1162"/>
    </w:p>
    <w:p w14:paraId="6BB514D1" w14:textId="0AF187D7" w:rsidR="000D0918" w:rsidRPr="00614D94" w:rsidDel="006E7AE6" w:rsidRDefault="000D0918">
      <w:pPr>
        <w:pStyle w:val="Titre1"/>
        <w:ind w:left="0" w:firstLine="0"/>
        <w:rPr>
          <w:del w:id="1163" w:author="Dr Mamadou SANOGO" w:date="2023-10-25T13:00:00Z"/>
          <w:rFonts w:eastAsia="Calibri"/>
          <w:szCs w:val="40"/>
        </w:rPr>
        <w:pPrChange w:id="1164" w:author="Dr Mamadou SANOGO" w:date="2023-10-27T13:34:00Z">
          <w:pPr>
            <w:spacing w:line="240" w:lineRule="auto"/>
          </w:pPr>
        </w:pPrChange>
      </w:pPr>
      <w:bookmarkStart w:id="1165" w:name="_Hlk148999772"/>
      <w:bookmarkStart w:id="1166" w:name="_Toc145944488"/>
      <w:del w:id="1167" w:author="Dr Mamadou SANOGO" w:date="2023-10-25T13:00:00Z">
        <w:r w:rsidRPr="00614D94" w:rsidDel="006E7AE6">
          <w:rPr>
            <w:rFonts w:eastAsia="Calibri"/>
            <w:szCs w:val="40"/>
          </w:rPr>
          <w:delText>Langue d’enseignement</w:delText>
        </w:r>
        <w:bookmarkStart w:id="1168" w:name="_Toc149307372"/>
        <w:bookmarkEnd w:id="1168"/>
      </w:del>
    </w:p>
    <w:p w14:paraId="378E039A" w14:textId="48E08A11" w:rsidR="000D0918" w:rsidRPr="007A4AFC" w:rsidDel="006E7AE6" w:rsidRDefault="000D0918">
      <w:pPr>
        <w:pStyle w:val="Titre1"/>
        <w:ind w:left="0" w:firstLine="0"/>
        <w:rPr>
          <w:del w:id="1169" w:author="Dr Mamadou SANOGO" w:date="2023-10-25T13:00:00Z"/>
          <w:rFonts w:eastAsia="Calibri"/>
          <w:szCs w:val="40"/>
        </w:rPr>
        <w:pPrChange w:id="1170" w:author="Dr Mamadou SANOGO" w:date="2023-10-27T13:34:00Z">
          <w:pPr>
            <w:spacing w:line="240" w:lineRule="auto"/>
          </w:pPr>
        </w:pPrChange>
      </w:pPr>
      <w:del w:id="1171" w:author="Dr Mamadou SANOGO" w:date="2023-10-25T13:00:00Z">
        <w:r w:rsidRPr="007A4AFC" w:rsidDel="006E7AE6">
          <w:rPr>
            <w:rFonts w:eastAsia="Calibri"/>
            <w:szCs w:val="40"/>
          </w:rPr>
          <w:delText>Français</w:delText>
        </w:r>
        <w:bookmarkStart w:id="1172" w:name="_Toc149307373"/>
        <w:bookmarkEnd w:id="1172"/>
      </w:del>
    </w:p>
    <w:p w14:paraId="5E2CEE61" w14:textId="2ABEACBC" w:rsidR="000D0918" w:rsidRPr="00614D94" w:rsidDel="006E7AE6" w:rsidRDefault="000D0918">
      <w:pPr>
        <w:pStyle w:val="Titre1"/>
        <w:ind w:left="0" w:firstLine="0"/>
        <w:rPr>
          <w:del w:id="1173" w:author="Dr Mamadou SANOGO" w:date="2023-10-25T13:00:00Z"/>
          <w:rFonts w:eastAsia="Calibri"/>
          <w:szCs w:val="40"/>
        </w:rPr>
        <w:pPrChange w:id="1174" w:author="Dr Mamadou SANOGO" w:date="2023-10-27T13:34:00Z">
          <w:pPr>
            <w:spacing w:line="240" w:lineRule="auto"/>
          </w:pPr>
        </w:pPrChange>
      </w:pPr>
      <w:del w:id="1175" w:author="Dr Mamadou SANOGO" w:date="2023-10-25T13:00:00Z">
        <w:r w:rsidRPr="00614D94" w:rsidDel="006E7AE6">
          <w:rPr>
            <w:rFonts w:eastAsia="Calibri"/>
            <w:szCs w:val="40"/>
          </w:rPr>
          <w:delText xml:space="preserve">Autres particularités </w:delText>
        </w:r>
        <w:bookmarkStart w:id="1176" w:name="_Toc149307374"/>
        <w:bookmarkEnd w:id="1176"/>
      </w:del>
    </w:p>
    <w:p w14:paraId="7CC1EB5B" w14:textId="3449FB88" w:rsidR="000D0918" w:rsidRPr="007A4AFC" w:rsidDel="006E7AE6" w:rsidRDefault="000D0918">
      <w:pPr>
        <w:pStyle w:val="Titre1"/>
        <w:ind w:left="0" w:firstLine="0"/>
        <w:rPr>
          <w:del w:id="1177" w:author="Dr Mamadou SANOGO" w:date="2023-10-25T13:00:00Z"/>
          <w:rFonts w:eastAsia="Calibri"/>
          <w:szCs w:val="40"/>
        </w:rPr>
        <w:pPrChange w:id="1178" w:author="Dr Mamadou SANOGO" w:date="2023-10-27T13:34:00Z">
          <w:pPr>
            <w:spacing w:line="240" w:lineRule="auto"/>
          </w:pPr>
        </w:pPrChange>
      </w:pPr>
      <w:del w:id="1179" w:author="Dr Mamadou SANOGO" w:date="2023-10-25T13:00:00Z">
        <w:r w:rsidRPr="007A4AFC" w:rsidDel="006E7AE6">
          <w:rPr>
            <w:rFonts w:eastAsia="Calibri"/>
            <w:szCs w:val="40"/>
          </w:rPr>
          <w:delText>Formation disponible en régime de formation en ligne</w:delText>
        </w:r>
        <w:bookmarkStart w:id="1180" w:name="_Toc149307375"/>
        <w:bookmarkEnd w:id="1180"/>
      </w:del>
    </w:p>
    <w:bookmarkEnd w:id="1165"/>
    <w:commentRangeEnd w:id="1081"/>
    <w:p w14:paraId="68975990" w14:textId="553BD0F9" w:rsidR="00CE6CD2" w:rsidRPr="00614D94" w:rsidDel="006E7AE6" w:rsidRDefault="00DB7946">
      <w:pPr>
        <w:pStyle w:val="Titre1"/>
        <w:ind w:left="0" w:firstLine="0"/>
        <w:rPr>
          <w:del w:id="1181" w:author="Dr Mamadou SANOGO" w:date="2023-10-25T13:00:00Z"/>
          <w:rFonts w:eastAsia="Calibri"/>
          <w:szCs w:val="40"/>
        </w:rPr>
        <w:pPrChange w:id="1182" w:author="Dr Mamadou SANOGO" w:date="2023-10-27T13:34:00Z">
          <w:pPr>
            <w:spacing w:line="240" w:lineRule="auto"/>
          </w:pPr>
        </w:pPrChange>
      </w:pPr>
      <w:del w:id="1183" w:author="Dr Mamadou SANOGO" w:date="2023-10-25T13:00:00Z">
        <w:r w:rsidRPr="00614D94" w:rsidDel="006E7AE6">
          <w:rPr>
            <w:rStyle w:val="Marquedecommentaire"/>
          </w:rPr>
          <w:commentReference w:id="1081"/>
        </w:r>
        <w:bookmarkStart w:id="1184" w:name="_Toc149307376"/>
        <w:bookmarkEnd w:id="1184"/>
      </w:del>
    </w:p>
    <w:p w14:paraId="64C413E8" w14:textId="77777777" w:rsidR="00CE6CD2" w:rsidRPr="00614D94" w:rsidDel="00125D51" w:rsidRDefault="00CE6CD2">
      <w:pPr>
        <w:pStyle w:val="Titre1"/>
        <w:ind w:left="0" w:firstLine="0"/>
        <w:rPr>
          <w:del w:id="1185" w:author="Dr Mamadou SANOGO" w:date="2023-10-25T18:13:00Z"/>
          <w:rFonts w:eastAsia="Calibri"/>
          <w:szCs w:val="40"/>
        </w:rPr>
        <w:pPrChange w:id="1186" w:author="Dr Mamadou SANOGO" w:date="2023-10-27T13:34:00Z">
          <w:pPr>
            <w:spacing w:line="240" w:lineRule="auto"/>
          </w:pPr>
        </w:pPrChange>
      </w:pPr>
      <w:bookmarkStart w:id="1187" w:name="_Toc149307377"/>
      <w:bookmarkEnd w:id="1187"/>
    </w:p>
    <w:p w14:paraId="412E5AFE" w14:textId="77777777" w:rsidR="00CE6CD2" w:rsidRPr="00614D94" w:rsidDel="00125D51" w:rsidRDefault="00CE6CD2">
      <w:pPr>
        <w:pStyle w:val="Titre1"/>
        <w:ind w:left="0" w:firstLine="0"/>
        <w:rPr>
          <w:del w:id="1188" w:author="Dr Mamadou SANOGO" w:date="2023-10-25T18:13:00Z"/>
          <w:rFonts w:eastAsia="Calibri"/>
          <w:szCs w:val="40"/>
        </w:rPr>
        <w:pPrChange w:id="1189" w:author="Dr Mamadou SANOGO" w:date="2023-10-27T13:34:00Z">
          <w:pPr>
            <w:spacing w:line="240" w:lineRule="auto"/>
          </w:pPr>
        </w:pPrChange>
      </w:pPr>
      <w:bookmarkStart w:id="1190" w:name="_Toc149307378"/>
      <w:bookmarkEnd w:id="1190"/>
    </w:p>
    <w:p w14:paraId="27A598B9" w14:textId="77777777" w:rsidR="00CE6CD2" w:rsidRPr="00614D94" w:rsidDel="00125D51" w:rsidRDefault="00CE6CD2">
      <w:pPr>
        <w:pStyle w:val="Titre1"/>
        <w:ind w:left="0" w:firstLine="0"/>
        <w:rPr>
          <w:del w:id="1191" w:author="Dr Mamadou SANOGO" w:date="2023-10-25T18:13:00Z"/>
          <w:rFonts w:eastAsia="Calibri"/>
          <w:szCs w:val="40"/>
        </w:rPr>
        <w:pPrChange w:id="1192" w:author="Dr Mamadou SANOGO" w:date="2023-10-27T13:34:00Z">
          <w:pPr>
            <w:spacing w:line="240" w:lineRule="auto"/>
          </w:pPr>
        </w:pPrChange>
      </w:pPr>
      <w:bookmarkStart w:id="1193" w:name="_Toc149307379"/>
      <w:bookmarkEnd w:id="1193"/>
    </w:p>
    <w:p w14:paraId="07320769" w14:textId="77777777" w:rsidR="00CE6CD2" w:rsidRPr="00614D94" w:rsidDel="00125D51" w:rsidRDefault="00CE6CD2">
      <w:pPr>
        <w:pStyle w:val="Titre1"/>
        <w:ind w:left="0" w:firstLine="0"/>
        <w:rPr>
          <w:del w:id="1194" w:author="Dr Mamadou SANOGO" w:date="2023-10-25T18:13:00Z"/>
          <w:rFonts w:eastAsia="Calibri"/>
          <w:szCs w:val="40"/>
        </w:rPr>
        <w:pPrChange w:id="1195" w:author="Dr Mamadou SANOGO" w:date="2023-10-27T13:34:00Z">
          <w:pPr>
            <w:spacing w:line="240" w:lineRule="auto"/>
          </w:pPr>
        </w:pPrChange>
      </w:pPr>
      <w:bookmarkStart w:id="1196" w:name="_Toc149307380"/>
      <w:bookmarkEnd w:id="1196"/>
    </w:p>
    <w:p w14:paraId="78424211" w14:textId="77777777" w:rsidR="00CE6CD2" w:rsidRPr="00614D94" w:rsidDel="00125D51" w:rsidRDefault="00CE6CD2">
      <w:pPr>
        <w:pStyle w:val="Titre1"/>
        <w:ind w:left="0" w:firstLine="0"/>
        <w:rPr>
          <w:del w:id="1197" w:author="Dr Mamadou SANOGO" w:date="2023-10-25T18:13:00Z"/>
          <w:rFonts w:eastAsia="Calibri"/>
          <w:szCs w:val="40"/>
        </w:rPr>
        <w:pPrChange w:id="1198" w:author="Dr Mamadou SANOGO" w:date="2023-10-27T13:34:00Z">
          <w:pPr>
            <w:spacing w:line="240" w:lineRule="auto"/>
          </w:pPr>
        </w:pPrChange>
      </w:pPr>
      <w:bookmarkStart w:id="1199" w:name="_Toc149307381"/>
      <w:bookmarkEnd w:id="1199"/>
    </w:p>
    <w:p w14:paraId="7B5AFD6D" w14:textId="77777777" w:rsidR="00CE6CD2" w:rsidRPr="00614D94" w:rsidDel="00125D51" w:rsidRDefault="00CE6CD2">
      <w:pPr>
        <w:pStyle w:val="Titre1"/>
        <w:ind w:left="0" w:firstLine="0"/>
        <w:rPr>
          <w:del w:id="1200" w:author="Dr Mamadou SANOGO" w:date="2023-10-25T18:13:00Z"/>
          <w:rFonts w:eastAsia="Calibri"/>
          <w:szCs w:val="40"/>
        </w:rPr>
        <w:pPrChange w:id="1201" w:author="Dr Mamadou SANOGO" w:date="2023-10-27T13:34:00Z">
          <w:pPr>
            <w:spacing w:line="240" w:lineRule="auto"/>
          </w:pPr>
        </w:pPrChange>
      </w:pPr>
      <w:bookmarkStart w:id="1202" w:name="_Toc149307382"/>
      <w:bookmarkEnd w:id="1202"/>
    </w:p>
    <w:p w14:paraId="71671B77" w14:textId="77777777" w:rsidR="00CE6CD2" w:rsidRPr="00614D94" w:rsidDel="00125D51" w:rsidRDefault="00CE6CD2">
      <w:pPr>
        <w:pStyle w:val="Titre1"/>
        <w:ind w:left="0" w:firstLine="0"/>
        <w:rPr>
          <w:del w:id="1203" w:author="Dr Mamadou SANOGO" w:date="2023-10-25T18:13:00Z"/>
          <w:rFonts w:eastAsia="Calibri"/>
          <w:szCs w:val="40"/>
        </w:rPr>
        <w:pPrChange w:id="1204" w:author="Dr Mamadou SANOGO" w:date="2023-10-27T13:34:00Z">
          <w:pPr>
            <w:spacing w:line="240" w:lineRule="auto"/>
          </w:pPr>
        </w:pPrChange>
      </w:pPr>
      <w:bookmarkStart w:id="1205" w:name="_Toc149307383"/>
      <w:bookmarkEnd w:id="1205"/>
    </w:p>
    <w:p w14:paraId="1CE9DFB7" w14:textId="77777777" w:rsidR="00CE6CD2" w:rsidRPr="00614D94" w:rsidDel="00125D51" w:rsidRDefault="00CE6CD2">
      <w:pPr>
        <w:pStyle w:val="Titre1"/>
        <w:ind w:left="0" w:firstLine="0"/>
        <w:rPr>
          <w:del w:id="1206" w:author="Dr Mamadou SANOGO" w:date="2023-10-25T18:13:00Z"/>
          <w:rFonts w:eastAsia="Calibri"/>
          <w:szCs w:val="40"/>
        </w:rPr>
        <w:pPrChange w:id="1207" w:author="Dr Mamadou SANOGO" w:date="2023-10-27T13:34:00Z">
          <w:pPr>
            <w:spacing w:line="240" w:lineRule="auto"/>
          </w:pPr>
        </w:pPrChange>
      </w:pPr>
      <w:bookmarkStart w:id="1208" w:name="_Toc149307384"/>
      <w:bookmarkEnd w:id="1208"/>
    </w:p>
    <w:p w14:paraId="647C55B4" w14:textId="42F68A65" w:rsidR="00CE6CD2" w:rsidRPr="00614D94" w:rsidDel="00614D94" w:rsidRDefault="00CE6CD2">
      <w:pPr>
        <w:pStyle w:val="Titre1"/>
        <w:ind w:left="0" w:firstLine="0"/>
        <w:rPr>
          <w:del w:id="1209" w:author="Dr Mamadou SANOGO" w:date="2023-10-27T13:24:00Z"/>
          <w:rFonts w:eastAsia="Calibri"/>
          <w:szCs w:val="40"/>
        </w:rPr>
        <w:pPrChange w:id="1210" w:author="Dr Mamadou SANOGO" w:date="2023-10-27T13:34:00Z">
          <w:pPr>
            <w:spacing w:line="240" w:lineRule="auto"/>
          </w:pPr>
        </w:pPrChange>
      </w:pPr>
      <w:bookmarkStart w:id="1211" w:name="_Toc149307385"/>
      <w:bookmarkEnd w:id="1211"/>
    </w:p>
    <w:p w14:paraId="4DDBEE2A" w14:textId="77777777" w:rsidR="008860C2" w:rsidRPr="00614D94" w:rsidRDefault="008860C2" w:rsidP="003B1197">
      <w:pPr>
        <w:pStyle w:val="Titre1"/>
        <w:ind w:left="0" w:firstLine="0"/>
        <w:rPr>
          <w:rFonts w:cs="Times New Roman"/>
          <w:szCs w:val="28"/>
        </w:rPr>
      </w:pPr>
      <w:del w:id="1212" w:author="Dr Mamadou SANOGO" w:date="2023-10-27T13:29:00Z">
        <w:r w:rsidRPr="00614D94" w:rsidDel="003B1197">
          <w:rPr>
            <w:rFonts w:cs="Times New Roman"/>
            <w:szCs w:val="28"/>
          </w:rPr>
          <w:delText>II.</w:delText>
        </w:r>
      </w:del>
      <w:del w:id="1213" w:author="Dr Mamadou SANOGO" w:date="2023-10-27T13:27:00Z">
        <w:r w:rsidRPr="00614D94" w:rsidDel="003B1197">
          <w:rPr>
            <w:rFonts w:cs="Times New Roman"/>
            <w:szCs w:val="28"/>
          </w:rPr>
          <w:delText xml:space="preserve"> </w:delText>
        </w:r>
      </w:del>
      <w:bookmarkStart w:id="1214" w:name="_Toc149307386"/>
      <w:r w:rsidRPr="00614D94">
        <w:rPr>
          <w:rFonts w:cs="Times New Roman"/>
          <w:szCs w:val="28"/>
        </w:rPr>
        <w:t>METHODOLOGIE DE REDACTION DU RAPPORT D’AUTO-EVALUATION</w:t>
      </w:r>
      <w:bookmarkEnd w:id="1214"/>
      <w:r w:rsidRPr="00614D94">
        <w:rPr>
          <w:rFonts w:cs="Times New Roman"/>
          <w:szCs w:val="28"/>
        </w:rPr>
        <w:t xml:space="preserve"> </w:t>
      </w:r>
    </w:p>
    <w:p w14:paraId="094CADFC" w14:textId="08A694D3" w:rsidR="008860C2" w:rsidRPr="007A4AFC" w:rsidRDefault="008860C2">
      <w:pPr>
        <w:spacing w:line="276" w:lineRule="auto"/>
        <w:rPr>
          <w:color w:val="000000" w:themeColor="text1"/>
          <w:szCs w:val="24"/>
          <w:rPrChange w:id="1215" w:author="Dr Mamadou SANOGO" w:date="2023-10-25T18:15:00Z">
            <w:rPr>
              <w:szCs w:val="24"/>
            </w:rPr>
          </w:rPrChange>
        </w:rPr>
        <w:pPrChange w:id="1216" w:author="Dr Mamadou SANOGO" w:date="2023-10-27T13:19:00Z">
          <w:pPr>
            <w:spacing w:line="360" w:lineRule="auto"/>
          </w:pPr>
        </w:pPrChange>
      </w:pPr>
      <w:r w:rsidRPr="007A4AFC">
        <w:rPr>
          <w:color w:val="000000" w:themeColor="text1"/>
          <w:szCs w:val="24"/>
          <w:rPrChange w:id="1217" w:author="Dr Mamadou SANOGO" w:date="2023-10-25T18:15:00Z">
            <w:rPr>
              <w:szCs w:val="24"/>
            </w:rPr>
          </w:rPrChange>
        </w:rPr>
        <w:t xml:space="preserve">Pour réaliser ce travail d’autoévaluation du programme de Master en </w:t>
      </w:r>
      <w:ins w:id="1218" w:author="Dr Mamadou SANOGO" w:date="2023-10-26T12:16:00Z">
        <w:r w:rsidR="00F311A0" w:rsidRPr="004D19FB">
          <w:rPr>
            <w:color w:val="000000" w:themeColor="text1"/>
            <w:szCs w:val="24"/>
          </w:rPr>
          <w:t>Gyn</w:t>
        </w:r>
      </w:ins>
      <w:ins w:id="1219" w:author="Dr Mamadou SANOGO" w:date="2023-10-27T09:42:00Z">
        <w:r w:rsidR="004D19FB" w:rsidRPr="004D19FB">
          <w:rPr>
            <w:color w:val="000000" w:themeColor="text1"/>
            <w:szCs w:val="24"/>
            <w:rPrChange w:id="1220" w:author="Dr Mamadou SANOGO" w:date="2023-10-27T09:42:00Z">
              <w:rPr>
                <w:color w:val="FF0000"/>
                <w:szCs w:val="24"/>
              </w:rPr>
            </w:rPrChange>
          </w:rPr>
          <w:t>é</w:t>
        </w:r>
      </w:ins>
      <w:ins w:id="1221" w:author="Dr Mamadou SANOGO" w:date="2023-10-26T12:16:00Z">
        <w:r w:rsidR="00F311A0" w:rsidRPr="004D19FB">
          <w:rPr>
            <w:color w:val="000000" w:themeColor="text1"/>
            <w:szCs w:val="24"/>
          </w:rPr>
          <w:t>cologie-obst</w:t>
        </w:r>
      </w:ins>
      <w:ins w:id="1222" w:author="Dr Mamadou SANOGO" w:date="2023-10-27T09:42:00Z">
        <w:r w:rsidR="004D19FB">
          <w:rPr>
            <w:color w:val="000000" w:themeColor="text1"/>
            <w:szCs w:val="24"/>
          </w:rPr>
          <w:t>é</w:t>
        </w:r>
        <w:r w:rsidR="004D19FB" w:rsidRPr="004D19FB">
          <w:rPr>
            <w:color w:val="000000" w:themeColor="text1"/>
            <w:szCs w:val="24"/>
            <w:rPrChange w:id="1223" w:author="Dr Mamadou SANOGO" w:date="2023-10-27T09:42:00Z">
              <w:rPr>
                <w:color w:val="FF0000"/>
                <w:szCs w:val="24"/>
              </w:rPr>
            </w:rPrChange>
          </w:rPr>
          <w:t>t</w:t>
        </w:r>
      </w:ins>
      <w:ins w:id="1224" w:author="Dr Mamadou SANOGO" w:date="2023-10-26T12:16:00Z">
        <w:r w:rsidR="00F311A0" w:rsidRPr="004D19FB">
          <w:rPr>
            <w:color w:val="000000" w:themeColor="text1"/>
            <w:szCs w:val="24"/>
          </w:rPr>
          <w:t>rique</w:t>
        </w:r>
      </w:ins>
      <w:del w:id="1225" w:author="Dr Mamadou SANOGO" w:date="2023-10-26T12:16:00Z">
        <w:r w:rsidRPr="007A4AFC" w:rsidDel="00F311A0">
          <w:rPr>
            <w:color w:val="000000" w:themeColor="text1"/>
            <w:szCs w:val="24"/>
            <w:rPrChange w:id="1226" w:author="Dr Mamadou SANOGO" w:date="2023-10-25T18:15:00Z">
              <w:rPr>
                <w:szCs w:val="24"/>
              </w:rPr>
            </w:rPrChange>
          </w:rPr>
          <w:delText>Epidémiologie</w:delText>
        </w:r>
      </w:del>
      <w:r w:rsidRPr="007A4AFC">
        <w:rPr>
          <w:color w:val="000000" w:themeColor="text1"/>
          <w:szCs w:val="24"/>
          <w:rPrChange w:id="1227" w:author="Dr Mamadou SANOGO" w:date="2023-10-25T18:15:00Z">
            <w:rPr>
              <w:szCs w:val="24"/>
            </w:rPr>
          </w:rPrChange>
        </w:rPr>
        <w:t xml:space="preserve">, le directeur général de l’EPSFé, par </w:t>
      </w:r>
      <w:r w:rsidRPr="007A4AFC">
        <w:rPr>
          <w:color w:val="000000" w:themeColor="text1"/>
          <w:szCs w:val="24"/>
          <w:rPrChange w:id="1228" w:author="Dr Mamadou SANOGO" w:date="2023-10-25T18:15:00Z">
            <w:rPr>
              <w:color w:val="00B050"/>
              <w:szCs w:val="24"/>
            </w:rPr>
          </w:rPrChange>
        </w:rPr>
        <w:t xml:space="preserve">la note de </w:t>
      </w:r>
      <w:ins w:id="1229" w:author="Dr Mamadou SANOGO" w:date="2023-10-27T09:44:00Z">
        <w:r w:rsidR="004D19FB" w:rsidRPr="004D19FB">
          <w:rPr>
            <w:color w:val="000000" w:themeColor="text1"/>
            <w:szCs w:val="24"/>
          </w:rPr>
          <w:t>N°006-DG/ESFé 220623</w:t>
        </w:r>
        <w:r w:rsidR="004D19FB">
          <w:rPr>
            <w:color w:val="000000" w:themeColor="text1"/>
            <w:szCs w:val="24"/>
          </w:rPr>
          <w:t xml:space="preserve"> </w:t>
        </w:r>
      </w:ins>
      <w:del w:id="1230" w:author="Dr Mamadou SANOGO" w:date="2023-10-27T09:44:00Z">
        <w:r w:rsidRPr="007A4AFC" w:rsidDel="004D19FB">
          <w:rPr>
            <w:color w:val="000000" w:themeColor="text1"/>
            <w:szCs w:val="24"/>
            <w:rPrChange w:id="1231" w:author="Dr Mamadou SANOGO" w:date="2023-10-25T18:15:00Z">
              <w:rPr>
                <w:color w:val="00B050"/>
                <w:szCs w:val="24"/>
              </w:rPr>
            </w:rPrChange>
          </w:rPr>
          <w:delText>service n°</w:delText>
        </w:r>
        <w:r w:rsidR="004A4392" w:rsidRPr="007A4AFC" w:rsidDel="004D19FB">
          <w:rPr>
            <w:color w:val="000000" w:themeColor="text1"/>
            <w:szCs w:val="24"/>
            <w:rPrChange w:id="1232" w:author="Dr Mamadou SANOGO" w:date="2023-10-25T18:15:00Z">
              <w:rPr>
                <w:color w:val="00B050"/>
                <w:szCs w:val="24"/>
              </w:rPr>
            </w:rPrChange>
          </w:rPr>
          <w:delText xml:space="preserve">06-22-23 </w:delText>
        </w:r>
      </w:del>
      <w:r w:rsidRPr="007A4AFC">
        <w:rPr>
          <w:color w:val="000000" w:themeColor="text1"/>
          <w:szCs w:val="24"/>
          <w:rPrChange w:id="1233" w:author="Dr Mamadou SANOGO" w:date="2023-10-25T18:15:00Z">
            <w:rPr>
              <w:szCs w:val="24"/>
            </w:rPr>
          </w:rPrChange>
        </w:rPr>
        <w:t xml:space="preserve">a mis en place un comité ad hoc composé de 7 personnes </w:t>
      </w:r>
      <w:r w:rsidRPr="007A4AFC">
        <w:rPr>
          <w:color w:val="000000" w:themeColor="text1"/>
          <w:szCs w:val="24"/>
          <w:rPrChange w:id="1234" w:author="Dr Mamadou SANOGO" w:date="2023-10-25T18:15:00Z">
            <w:rPr>
              <w:color w:val="00B050"/>
              <w:szCs w:val="24"/>
            </w:rPr>
          </w:rPrChange>
        </w:rPr>
        <w:t>(Annexe n°</w:t>
      </w:r>
      <w:r w:rsidR="004A4392" w:rsidRPr="007A4AFC">
        <w:rPr>
          <w:color w:val="000000" w:themeColor="text1"/>
          <w:szCs w:val="24"/>
          <w:rPrChange w:id="1235" w:author="Dr Mamadou SANOGO" w:date="2023-10-25T18:15:00Z">
            <w:rPr>
              <w:color w:val="00B050"/>
              <w:szCs w:val="24"/>
            </w:rPr>
          </w:rPrChange>
        </w:rPr>
        <w:t xml:space="preserve">004 </w:t>
      </w:r>
      <w:r w:rsidRPr="007A4AFC">
        <w:rPr>
          <w:color w:val="000000" w:themeColor="text1"/>
          <w:szCs w:val="24"/>
          <w:rPrChange w:id="1236" w:author="Dr Mamadou SANOGO" w:date="2023-10-25T18:15:00Z">
            <w:rPr>
              <w:color w:val="00B050"/>
              <w:szCs w:val="24"/>
            </w:rPr>
          </w:rPrChange>
        </w:rPr>
        <w:t>Note de service relative</w:t>
      </w:r>
      <w:ins w:id="1237" w:author="Dr Mamadou SANOGO" w:date="2023-10-27T09:45:00Z">
        <w:r w:rsidR="004D19FB">
          <w:rPr>
            <w:color w:val="000000" w:themeColor="text1"/>
            <w:szCs w:val="24"/>
          </w:rPr>
          <w:t xml:space="preserve"> à</w:t>
        </w:r>
      </w:ins>
      <w:r w:rsidRPr="007A4AFC">
        <w:rPr>
          <w:color w:val="000000" w:themeColor="text1"/>
          <w:szCs w:val="24"/>
          <w:rPrChange w:id="1238" w:author="Dr Mamadou SANOGO" w:date="2023-10-25T18:15:00Z">
            <w:rPr>
              <w:color w:val="00B050"/>
              <w:szCs w:val="24"/>
            </w:rPr>
          </w:rPrChange>
        </w:rPr>
        <w:t xml:space="preserve"> la mise en place du comité ad hoc). </w:t>
      </w:r>
      <w:r w:rsidRPr="007A4AFC">
        <w:rPr>
          <w:color w:val="000000" w:themeColor="text1"/>
          <w:szCs w:val="24"/>
          <w:rPrChange w:id="1239" w:author="Dr Mamadou SANOGO" w:date="2023-10-25T18:15:00Z">
            <w:rPr>
              <w:szCs w:val="24"/>
            </w:rPr>
          </w:rPrChange>
        </w:rPr>
        <w:t xml:space="preserve">Le choix d’une méthode participative et inclusive a été retenu pour la réalisation de cette auto-évaluation. Elle a consisté à mobiliser l’ensemble des parties prenantes de l’EPSFé par l’intermédiaire de rencontres ouvertes à tous, articulés autour des priorités stratégiques de l’école et reprenant les différents domaines structurant le référentiel </w:t>
      </w:r>
      <w:ins w:id="1240" w:author="Dr Mamadou SANOGO" w:date="2023-10-27T09:46:00Z">
        <w:r w:rsidR="004D19FB" w:rsidRPr="00A36245">
          <w:rPr>
            <w:color w:val="000000" w:themeColor="text1"/>
            <w:szCs w:val="24"/>
          </w:rPr>
          <w:t>AMAQ-Sup</w:t>
        </w:r>
        <w:r w:rsidR="004D19FB">
          <w:rPr>
            <w:color w:val="000000" w:themeColor="text1"/>
            <w:szCs w:val="24"/>
          </w:rPr>
          <w:t xml:space="preserve"> </w:t>
        </w:r>
      </w:ins>
      <w:r w:rsidRPr="007A4AFC">
        <w:rPr>
          <w:color w:val="000000" w:themeColor="text1"/>
          <w:szCs w:val="24"/>
          <w:rPrChange w:id="1241" w:author="Dr Mamadou SANOGO" w:date="2023-10-25T18:15:00Z">
            <w:rPr>
              <w:szCs w:val="24"/>
            </w:rPr>
          </w:rPrChange>
        </w:rPr>
        <w:t>d’évaluation des programmes de formation</w:t>
      </w:r>
      <w:ins w:id="1242" w:author="Dr Mamadou SANOGO" w:date="2023-10-27T09:46:00Z">
        <w:r w:rsidR="004D19FB">
          <w:rPr>
            <w:color w:val="000000" w:themeColor="text1"/>
            <w:szCs w:val="24"/>
          </w:rPr>
          <w:t xml:space="preserve">. </w:t>
        </w:r>
      </w:ins>
      <w:del w:id="1243" w:author="Dr Mamadou SANOGO" w:date="2023-10-27T09:46:00Z">
        <w:r w:rsidRPr="007A4AFC" w:rsidDel="004D19FB">
          <w:rPr>
            <w:color w:val="000000" w:themeColor="text1"/>
            <w:szCs w:val="24"/>
            <w:rPrChange w:id="1244" w:author="Dr Mamadou SANOGO" w:date="2023-10-25T18:15:00Z">
              <w:rPr>
                <w:szCs w:val="24"/>
              </w:rPr>
            </w:rPrChange>
          </w:rPr>
          <w:delText xml:space="preserve"> l’AMAQ-Sup. </w:delText>
        </w:r>
      </w:del>
      <w:r w:rsidRPr="007A4AFC">
        <w:rPr>
          <w:color w:val="000000" w:themeColor="text1"/>
          <w:szCs w:val="24"/>
          <w:rPrChange w:id="1245" w:author="Dr Mamadou SANOGO" w:date="2023-10-25T18:15:00Z">
            <w:rPr>
              <w:szCs w:val="24"/>
            </w:rPr>
          </w:rPrChange>
        </w:rPr>
        <w:t>Un calendrier a été élaboré et soumis à l’appréciation de la direction générale de l’école. Les activités du calendrier ont concerné la démarche suivante :</w:t>
      </w:r>
    </w:p>
    <w:p w14:paraId="5DBB3F2A" w14:textId="36A7FB15" w:rsidR="008860C2" w:rsidRPr="00F311A0" w:rsidRDefault="008860C2">
      <w:pPr>
        <w:numPr>
          <w:ilvl w:val="0"/>
          <w:numId w:val="28"/>
        </w:numPr>
        <w:spacing w:line="276" w:lineRule="auto"/>
        <w:ind w:left="357" w:hanging="357"/>
        <w:rPr>
          <w:color w:val="7030A0"/>
          <w:szCs w:val="24"/>
          <w:rPrChange w:id="1246" w:author="Dr Mamadou SANOGO" w:date="2023-10-26T12:19:00Z">
            <w:rPr>
              <w:szCs w:val="24"/>
            </w:rPr>
          </w:rPrChange>
        </w:rPr>
        <w:pPrChange w:id="1247" w:author="Dr Mamadou SANOGO" w:date="2023-10-27T13:19:00Z">
          <w:pPr>
            <w:numPr>
              <w:numId w:val="28"/>
            </w:numPr>
            <w:spacing w:line="360" w:lineRule="auto"/>
            <w:ind w:left="357" w:hanging="357"/>
          </w:pPr>
        </w:pPrChange>
      </w:pPr>
      <w:r w:rsidRPr="007A4AFC">
        <w:rPr>
          <w:color w:val="000000" w:themeColor="text1"/>
          <w:szCs w:val="24"/>
          <w:rPrChange w:id="1248" w:author="Dr Mamadou SANOGO" w:date="2023-10-25T18:15:00Z">
            <w:rPr>
              <w:szCs w:val="24"/>
            </w:rPr>
          </w:rPrChange>
        </w:rPr>
        <w:t xml:space="preserve">Appropriation des outils d’évaluation fournis par </w:t>
      </w:r>
      <w:ins w:id="1249" w:author="Dr Mamadou SANOGO" w:date="2023-10-27T09:46:00Z">
        <w:r w:rsidR="00DA5F0A">
          <w:rPr>
            <w:color w:val="000000" w:themeColor="text1"/>
            <w:szCs w:val="24"/>
          </w:rPr>
          <w:t>l’</w:t>
        </w:r>
      </w:ins>
      <w:r w:rsidRPr="007A4AFC">
        <w:rPr>
          <w:color w:val="000000" w:themeColor="text1"/>
          <w:szCs w:val="24"/>
          <w:rPrChange w:id="1250" w:author="Dr Mamadou SANOGO" w:date="2023-10-25T18:15:00Z">
            <w:rPr>
              <w:szCs w:val="24"/>
            </w:rPr>
          </w:rPrChange>
        </w:rPr>
        <w:t xml:space="preserve">AMAQ-SUP dans le cadre de l’auto évaluation des programmes de formation </w:t>
      </w:r>
      <w:r w:rsidRPr="00DA5F0A">
        <w:rPr>
          <w:color w:val="000000" w:themeColor="text1"/>
          <w:szCs w:val="24"/>
          <w:rPrChange w:id="1251" w:author="Dr Mamadou SANOGO" w:date="2023-10-27T09:47:00Z">
            <w:rPr>
              <w:szCs w:val="24"/>
            </w:rPr>
          </w:rPrChange>
        </w:rPr>
        <w:t>(</w:t>
      </w:r>
      <w:r w:rsidRPr="00DA5F0A">
        <w:rPr>
          <w:b/>
          <w:bCs/>
          <w:i/>
          <w:iCs/>
          <w:color w:val="000000" w:themeColor="text1"/>
          <w:szCs w:val="24"/>
          <w:rPrChange w:id="1252" w:author="Dr Mamadou SANOGO" w:date="2023-10-27T09:47:00Z">
            <w:rPr>
              <w:b/>
              <w:bCs/>
              <w:i/>
              <w:iCs/>
              <w:szCs w:val="24"/>
            </w:rPr>
          </w:rPrChange>
        </w:rPr>
        <w:t>Guide d’évaluation des formations, référentiel d’évaluation des formations, canevas de la rédaction du rapport d’autoévaluation et les fiches de caractérisation</w:t>
      </w:r>
      <w:r w:rsidRPr="00DA5F0A">
        <w:rPr>
          <w:color w:val="000000" w:themeColor="text1"/>
          <w:szCs w:val="24"/>
          <w:rPrChange w:id="1253" w:author="Dr Mamadou SANOGO" w:date="2023-10-27T09:47:00Z">
            <w:rPr>
              <w:szCs w:val="24"/>
            </w:rPr>
          </w:rPrChange>
        </w:rPr>
        <w:t>) ;</w:t>
      </w:r>
    </w:p>
    <w:p w14:paraId="737304F2" w14:textId="492636FC" w:rsidR="008860C2" w:rsidRPr="007A4AFC" w:rsidRDefault="008860C2">
      <w:pPr>
        <w:numPr>
          <w:ilvl w:val="0"/>
          <w:numId w:val="28"/>
        </w:numPr>
        <w:spacing w:line="276" w:lineRule="auto"/>
        <w:ind w:left="357" w:hanging="357"/>
        <w:rPr>
          <w:color w:val="000000" w:themeColor="text1"/>
          <w:szCs w:val="24"/>
          <w:rPrChange w:id="1254" w:author="Dr Mamadou SANOGO" w:date="2023-10-25T18:15:00Z">
            <w:rPr>
              <w:szCs w:val="24"/>
            </w:rPr>
          </w:rPrChange>
        </w:rPr>
        <w:pPrChange w:id="1255" w:author="Dr Mamadou SANOGO" w:date="2023-10-27T13:19:00Z">
          <w:pPr>
            <w:numPr>
              <w:numId w:val="28"/>
            </w:numPr>
            <w:spacing w:line="360" w:lineRule="auto"/>
            <w:ind w:left="357" w:hanging="357"/>
          </w:pPr>
        </w:pPrChange>
      </w:pPr>
      <w:r w:rsidRPr="007A4AFC">
        <w:rPr>
          <w:b/>
          <w:bCs/>
          <w:color w:val="000000" w:themeColor="text1"/>
          <w:szCs w:val="24"/>
          <w:rPrChange w:id="1256" w:author="Dr Mamadou SANOGO" w:date="2023-10-25T18:15:00Z">
            <w:rPr>
              <w:b/>
              <w:bCs/>
              <w:szCs w:val="24"/>
            </w:rPr>
          </w:rPrChange>
        </w:rPr>
        <w:t>Une Revue documentaire</w:t>
      </w:r>
      <w:r w:rsidRPr="007A4AFC">
        <w:rPr>
          <w:color w:val="000000" w:themeColor="text1"/>
          <w:szCs w:val="24"/>
          <w:rPrChange w:id="1257" w:author="Dr Mamadou SANOGO" w:date="2023-10-25T18:15:00Z">
            <w:rPr>
              <w:szCs w:val="24"/>
            </w:rPr>
          </w:rPrChange>
        </w:rPr>
        <w:t xml:space="preserve"> et une analyse du référentiel des programmes de formations ont été réalisé</w:t>
      </w:r>
      <w:ins w:id="1258" w:author="Dr Mamadou SANOGO" w:date="2023-10-27T09:48:00Z">
        <w:r w:rsidR="00DA5F0A">
          <w:rPr>
            <w:color w:val="000000" w:themeColor="text1"/>
            <w:szCs w:val="24"/>
          </w:rPr>
          <w:t>e</w:t>
        </w:r>
      </w:ins>
      <w:r w:rsidRPr="007A4AFC">
        <w:rPr>
          <w:color w:val="000000" w:themeColor="text1"/>
          <w:szCs w:val="24"/>
          <w:rPrChange w:id="1259" w:author="Dr Mamadou SANOGO" w:date="2023-10-25T18:15:00Z">
            <w:rPr>
              <w:szCs w:val="24"/>
            </w:rPr>
          </w:rPrChange>
        </w:rPr>
        <w:t xml:space="preserve"> par l’équipe d’évaluation ;</w:t>
      </w:r>
    </w:p>
    <w:p w14:paraId="1E91BE30" w14:textId="693ACFE6" w:rsidR="008860C2" w:rsidRPr="007A4AFC" w:rsidRDefault="008860C2">
      <w:pPr>
        <w:numPr>
          <w:ilvl w:val="0"/>
          <w:numId w:val="28"/>
        </w:numPr>
        <w:spacing w:line="276" w:lineRule="auto"/>
        <w:ind w:left="357" w:hanging="357"/>
        <w:rPr>
          <w:color w:val="000000" w:themeColor="text1"/>
          <w:szCs w:val="24"/>
          <w:rPrChange w:id="1260" w:author="Dr Mamadou SANOGO" w:date="2023-10-25T18:15:00Z">
            <w:rPr>
              <w:szCs w:val="24"/>
            </w:rPr>
          </w:rPrChange>
        </w:rPr>
        <w:pPrChange w:id="1261" w:author="Dr Mamadou SANOGO" w:date="2023-10-27T13:19:00Z">
          <w:pPr>
            <w:numPr>
              <w:numId w:val="28"/>
            </w:numPr>
            <w:spacing w:line="360" w:lineRule="auto"/>
            <w:ind w:left="357" w:hanging="357"/>
          </w:pPr>
        </w:pPrChange>
      </w:pPr>
      <w:r w:rsidRPr="007A4AFC">
        <w:rPr>
          <w:b/>
          <w:bCs/>
          <w:color w:val="000000" w:themeColor="text1"/>
          <w:szCs w:val="24"/>
          <w:rPrChange w:id="1262" w:author="Dr Mamadou SANOGO" w:date="2023-10-25T18:15:00Z">
            <w:rPr>
              <w:b/>
              <w:bCs/>
              <w:szCs w:val="24"/>
            </w:rPr>
          </w:rPrChange>
        </w:rPr>
        <w:t>Une analyse fine de la base de données</w:t>
      </w:r>
      <w:r w:rsidRPr="007A4AFC">
        <w:rPr>
          <w:color w:val="000000" w:themeColor="text1"/>
          <w:szCs w:val="24"/>
          <w:rPrChange w:id="1263" w:author="Dr Mamadou SANOGO" w:date="2023-10-25T18:15:00Z">
            <w:rPr>
              <w:szCs w:val="24"/>
            </w:rPr>
          </w:rPrChange>
        </w:rPr>
        <w:t xml:space="preserve"> des étudiants disponible à l’EPSFé en vue de renseigner la fiche de caractérisation du Master en </w:t>
      </w:r>
      <w:ins w:id="1264" w:author="Dr Mamadou SANOGO" w:date="2023-10-26T12:20:00Z">
        <w:r w:rsidR="00F311A0" w:rsidRPr="00DA5F0A">
          <w:rPr>
            <w:color w:val="000000" w:themeColor="text1"/>
            <w:szCs w:val="24"/>
          </w:rPr>
          <w:t>gyn</w:t>
        </w:r>
      </w:ins>
      <w:ins w:id="1265" w:author="Dr Mamadou SANOGO" w:date="2023-10-27T09:48:00Z">
        <w:r w:rsidR="00DA5F0A" w:rsidRPr="00DA5F0A">
          <w:rPr>
            <w:color w:val="000000" w:themeColor="text1"/>
            <w:szCs w:val="24"/>
            <w:rPrChange w:id="1266" w:author="Dr Mamadou SANOGO" w:date="2023-10-27T09:48:00Z">
              <w:rPr>
                <w:color w:val="FF0000"/>
                <w:szCs w:val="24"/>
              </w:rPr>
            </w:rPrChange>
          </w:rPr>
          <w:t>é</w:t>
        </w:r>
      </w:ins>
      <w:ins w:id="1267" w:author="Dr Mamadou SANOGO" w:date="2023-10-26T12:20:00Z">
        <w:r w:rsidR="00F311A0" w:rsidRPr="00DA5F0A">
          <w:rPr>
            <w:color w:val="000000" w:themeColor="text1"/>
            <w:szCs w:val="24"/>
          </w:rPr>
          <w:t>cologie-obst</w:t>
        </w:r>
      </w:ins>
      <w:ins w:id="1268" w:author="Dr Mamadou SANOGO" w:date="2023-10-27T09:48:00Z">
        <w:r w:rsidR="00DA5F0A" w:rsidRPr="00DA5F0A">
          <w:rPr>
            <w:color w:val="000000" w:themeColor="text1"/>
            <w:szCs w:val="24"/>
            <w:rPrChange w:id="1269" w:author="Dr Mamadou SANOGO" w:date="2023-10-27T09:48:00Z">
              <w:rPr>
                <w:color w:val="FF0000"/>
                <w:szCs w:val="24"/>
              </w:rPr>
            </w:rPrChange>
          </w:rPr>
          <w:t>é</w:t>
        </w:r>
      </w:ins>
      <w:ins w:id="1270" w:author="Dr Mamadou SANOGO" w:date="2023-10-26T12:20:00Z">
        <w:r w:rsidR="00F311A0" w:rsidRPr="00DA5F0A">
          <w:rPr>
            <w:color w:val="000000" w:themeColor="text1"/>
            <w:szCs w:val="24"/>
          </w:rPr>
          <w:t>trique</w:t>
        </w:r>
      </w:ins>
      <w:del w:id="1271" w:author="Dr Mamadou SANOGO" w:date="2023-10-26T12:20:00Z">
        <w:r w:rsidRPr="00DA5F0A" w:rsidDel="00F311A0">
          <w:rPr>
            <w:color w:val="000000" w:themeColor="text1"/>
            <w:szCs w:val="24"/>
            <w:rPrChange w:id="1272" w:author="Dr Mamadou SANOGO" w:date="2023-10-27T09:48:00Z">
              <w:rPr>
                <w:szCs w:val="24"/>
              </w:rPr>
            </w:rPrChange>
          </w:rPr>
          <w:delText>épidémiologie</w:delText>
        </w:r>
      </w:del>
      <w:r w:rsidRPr="00DA5F0A">
        <w:rPr>
          <w:color w:val="000000" w:themeColor="text1"/>
          <w:szCs w:val="24"/>
          <w:rPrChange w:id="1273" w:author="Dr Mamadou SANOGO" w:date="2023-10-27T09:48:00Z">
            <w:rPr>
              <w:szCs w:val="24"/>
            </w:rPr>
          </w:rPrChange>
        </w:rPr>
        <w:t xml:space="preserve"> ;</w:t>
      </w:r>
    </w:p>
    <w:p w14:paraId="5839FE18" w14:textId="77777777" w:rsidR="008860C2" w:rsidRPr="007A4AFC" w:rsidRDefault="008860C2">
      <w:pPr>
        <w:numPr>
          <w:ilvl w:val="0"/>
          <w:numId w:val="28"/>
        </w:numPr>
        <w:spacing w:line="276" w:lineRule="auto"/>
        <w:ind w:left="357" w:hanging="357"/>
        <w:rPr>
          <w:color w:val="000000" w:themeColor="text1"/>
          <w:szCs w:val="24"/>
          <w:rPrChange w:id="1274" w:author="Dr Mamadou SANOGO" w:date="2023-10-25T18:15:00Z">
            <w:rPr>
              <w:szCs w:val="24"/>
            </w:rPr>
          </w:rPrChange>
        </w:rPr>
        <w:pPrChange w:id="1275" w:author="Dr Mamadou SANOGO" w:date="2023-10-27T13:19:00Z">
          <w:pPr>
            <w:numPr>
              <w:numId w:val="28"/>
            </w:numPr>
            <w:spacing w:line="360" w:lineRule="auto"/>
            <w:ind w:left="357" w:hanging="357"/>
          </w:pPr>
        </w:pPrChange>
      </w:pPr>
      <w:r w:rsidRPr="007A4AFC">
        <w:rPr>
          <w:b/>
          <w:bCs/>
          <w:color w:val="000000" w:themeColor="text1"/>
          <w:szCs w:val="24"/>
          <w:rPrChange w:id="1276" w:author="Dr Mamadou SANOGO" w:date="2023-10-25T18:15:00Z">
            <w:rPr>
              <w:b/>
              <w:bCs/>
              <w:szCs w:val="24"/>
            </w:rPr>
          </w:rPrChange>
        </w:rPr>
        <w:t>Rédaction du premier jet du rapport d’auto-évaluation</w:t>
      </w:r>
      <w:r w:rsidRPr="007A4AFC">
        <w:rPr>
          <w:color w:val="000000" w:themeColor="text1"/>
          <w:szCs w:val="24"/>
          <w:rPrChange w:id="1277" w:author="Dr Mamadou SANOGO" w:date="2023-10-25T18:15:00Z">
            <w:rPr>
              <w:szCs w:val="24"/>
            </w:rPr>
          </w:rPrChange>
        </w:rPr>
        <w:t xml:space="preserve">, pour échanges </w:t>
      </w:r>
      <w:del w:id="1278" w:author="Dr Mamadou SANOGO" w:date="2023-10-27T09:49:00Z">
        <w:r w:rsidRPr="007A4AFC" w:rsidDel="00DA5F0A">
          <w:rPr>
            <w:color w:val="000000" w:themeColor="text1"/>
            <w:szCs w:val="24"/>
            <w:rPrChange w:id="1279" w:author="Dr Mamadou SANOGO" w:date="2023-10-25T18:15:00Z">
              <w:rPr>
                <w:szCs w:val="24"/>
              </w:rPr>
            </w:rPrChange>
          </w:rPr>
          <w:delText>et débats</w:delText>
        </w:r>
      </w:del>
      <w:r w:rsidRPr="007A4AFC">
        <w:rPr>
          <w:color w:val="000000" w:themeColor="text1"/>
          <w:szCs w:val="24"/>
          <w:rPrChange w:id="1280" w:author="Dr Mamadou SANOGO" w:date="2023-10-25T18:15:00Z">
            <w:rPr>
              <w:szCs w:val="24"/>
            </w:rPr>
          </w:rPrChange>
        </w:rPr>
        <w:t xml:space="preserve">, aux membres du comité ad </w:t>
      </w:r>
      <w:del w:id="1281" w:author="Dr Mamadou SANOGO" w:date="2023-10-27T09:49:00Z">
        <w:r w:rsidRPr="007A4AFC" w:rsidDel="00DA5F0A">
          <w:rPr>
            <w:color w:val="000000" w:themeColor="text1"/>
            <w:szCs w:val="24"/>
            <w:rPrChange w:id="1282" w:author="Dr Mamadou SANOGO" w:date="2023-10-25T18:15:00Z">
              <w:rPr>
                <w:szCs w:val="24"/>
              </w:rPr>
            </w:rPrChange>
          </w:rPr>
          <w:delText>’</w:delText>
        </w:r>
      </w:del>
      <w:r w:rsidRPr="007A4AFC">
        <w:rPr>
          <w:color w:val="000000" w:themeColor="text1"/>
          <w:szCs w:val="24"/>
          <w:rPrChange w:id="1283" w:author="Dr Mamadou SANOGO" w:date="2023-10-25T18:15:00Z">
            <w:rPr>
              <w:szCs w:val="24"/>
            </w:rPr>
          </w:rPrChange>
        </w:rPr>
        <w:t>hoc réunis en plénière</w:t>
      </w:r>
    </w:p>
    <w:p w14:paraId="43D5C393" w14:textId="77777777" w:rsidR="008860C2" w:rsidRPr="007A4AFC" w:rsidRDefault="008860C2">
      <w:pPr>
        <w:numPr>
          <w:ilvl w:val="0"/>
          <w:numId w:val="28"/>
        </w:numPr>
        <w:spacing w:line="276" w:lineRule="auto"/>
        <w:ind w:left="357" w:hanging="357"/>
        <w:rPr>
          <w:color w:val="000000" w:themeColor="text1"/>
          <w:szCs w:val="24"/>
          <w:rPrChange w:id="1284" w:author="Dr Mamadou SANOGO" w:date="2023-10-25T18:15:00Z">
            <w:rPr>
              <w:szCs w:val="24"/>
            </w:rPr>
          </w:rPrChange>
        </w:rPr>
        <w:pPrChange w:id="1285" w:author="Dr Mamadou SANOGO" w:date="2023-10-27T13:19:00Z">
          <w:pPr>
            <w:numPr>
              <w:numId w:val="28"/>
            </w:numPr>
            <w:spacing w:line="360" w:lineRule="auto"/>
            <w:ind w:left="357" w:hanging="357"/>
          </w:pPr>
        </w:pPrChange>
      </w:pPr>
      <w:r w:rsidRPr="007A4AFC">
        <w:rPr>
          <w:b/>
          <w:bCs/>
          <w:color w:val="000000" w:themeColor="text1"/>
          <w:szCs w:val="24"/>
          <w:rPrChange w:id="1286" w:author="Dr Mamadou SANOGO" w:date="2023-10-25T18:15:00Z">
            <w:rPr>
              <w:b/>
              <w:bCs/>
              <w:szCs w:val="24"/>
            </w:rPr>
          </w:rPrChange>
        </w:rPr>
        <w:t xml:space="preserve">Validation à l’interne du rapport définitif d’auto-évaluation du Master au sein de </w:t>
      </w:r>
      <w:r w:rsidRPr="007A4AFC">
        <w:rPr>
          <w:color w:val="000000" w:themeColor="text1"/>
          <w:szCs w:val="24"/>
          <w:rPrChange w:id="1287" w:author="Dr Mamadou SANOGO" w:date="2023-10-25T18:15:00Z">
            <w:rPr>
              <w:szCs w:val="24"/>
            </w:rPr>
          </w:rPrChange>
        </w:rPr>
        <w:t>l’EPSFé et son envoi</w:t>
      </w:r>
      <w:r w:rsidRPr="007A4AFC">
        <w:rPr>
          <w:b/>
          <w:bCs/>
          <w:color w:val="000000" w:themeColor="text1"/>
          <w:szCs w:val="24"/>
          <w:rPrChange w:id="1288" w:author="Dr Mamadou SANOGO" w:date="2023-10-25T18:15:00Z">
            <w:rPr>
              <w:b/>
              <w:bCs/>
              <w:szCs w:val="24"/>
            </w:rPr>
          </w:rPrChange>
        </w:rPr>
        <w:t xml:space="preserve"> à l’AMAQ-SUP</w:t>
      </w:r>
      <w:r w:rsidRPr="007A4AFC">
        <w:rPr>
          <w:color w:val="000000" w:themeColor="text1"/>
          <w:szCs w:val="24"/>
          <w:rPrChange w:id="1289" w:author="Dr Mamadou SANOGO" w:date="2023-10-25T18:15:00Z">
            <w:rPr>
              <w:szCs w:val="24"/>
            </w:rPr>
          </w:rPrChange>
        </w:rPr>
        <w:t xml:space="preserve">.  </w:t>
      </w:r>
    </w:p>
    <w:p w14:paraId="7ABCA49B" w14:textId="6A37FB11" w:rsidR="008860C2" w:rsidRPr="007A4AFC" w:rsidRDefault="008860C2">
      <w:pPr>
        <w:spacing w:line="276" w:lineRule="auto"/>
        <w:rPr>
          <w:color w:val="000000" w:themeColor="text1"/>
          <w:szCs w:val="24"/>
          <w:rPrChange w:id="1290" w:author="Dr Mamadou SANOGO" w:date="2023-10-25T18:15:00Z">
            <w:rPr>
              <w:szCs w:val="24"/>
            </w:rPr>
          </w:rPrChange>
        </w:rPr>
        <w:pPrChange w:id="1291" w:author="Dr Mamadou SANOGO" w:date="2023-10-27T13:19:00Z">
          <w:pPr>
            <w:spacing w:line="360" w:lineRule="auto"/>
          </w:pPr>
        </w:pPrChange>
      </w:pPr>
      <w:r w:rsidRPr="007A4AFC">
        <w:rPr>
          <w:color w:val="000000" w:themeColor="text1"/>
          <w:szCs w:val="24"/>
          <w:rPrChange w:id="1292" w:author="Dr Mamadou SANOGO" w:date="2023-10-25T18:15:00Z">
            <w:rPr>
              <w:szCs w:val="24"/>
            </w:rPr>
          </w:rPrChange>
        </w:rPr>
        <w:t xml:space="preserve">Il est important de noter que le déroulement de ce travail de rédaction du rapport d’autoévaluation du Master en </w:t>
      </w:r>
      <w:ins w:id="1293" w:author="Dr Mamadou SANOGO" w:date="2023-10-26T20:06:00Z">
        <w:r w:rsidR="00085DEF" w:rsidRPr="00DA5F0A">
          <w:rPr>
            <w:color w:val="000000" w:themeColor="text1"/>
            <w:szCs w:val="24"/>
            <w:rPrChange w:id="1294" w:author="Dr Mamadou SANOGO" w:date="2023-10-27T09:50:00Z">
              <w:rPr>
                <w:color w:val="FF0000"/>
                <w:szCs w:val="24"/>
              </w:rPr>
            </w:rPrChange>
          </w:rPr>
          <w:t>gynécologie</w:t>
        </w:r>
        <w:r w:rsidR="00085DEF" w:rsidRPr="00DA5F0A">
          <w:rPr>
            <w:b/>
            <w:bCs/>
            <w:color w:val="000000" w:themeColor="text1"/>
            <w:szCs w:val="24"/>
            <w:rPrChange w:id="1295" w:author="Dr Mamadou SANOGO" w:date="2023-10-27T09:50:00Z">
              <w:rPr>
                <w:b/>
                <w:bCs/>
                <w:color w:val="FF0000"/>
                <w:szCs w:val="24"/>
              </w:rPr>
            </w:rPrChange>
          </w:rPr>
          <w:t xml:space="preserve">- </w:t>
        </w:r>
        <w:r w:rsidR="00085DEF" w:rsidRPr="00DA5F0A">
          <w:rPr>
            <w:color w:val="000000" w:themeColor="text1"/>
            <w:szCs w:val="24"/>
            <w:rPrChange w:id="1296" w:author="Dr Mamadou SANOGO" w:date="2023-10-27T09:50:00Z">
              <w:rPr>
                <w:color w:val="FF0000"/>
                <w:szCs w:val="24"/>
              </w:rPr>
            </w:rPrChange>
          </w:rPr>
          <w:t>obst</w:t>
        </w:r>
      </w:ins>
      <w:ins w:id="1297" w:author="Dr Mamadou SANOGO" w:date="2023-10-27T09:50:00Z">
        <w:r w:rsidR="00DA5F0A" w:rsidRPr="00DA5F0A">
          <w:rPr>
            <w:color w:val="000000" w:themeColor="text1"/>
            <w:szCs w:val="24"/>
            <w:rPrChange w:id="1298" w:author="Dr Mamadou SANOGO" w:date="2023-10-27T09:50:00Z">
              <w:rPr>
                <w:color w:val="FF0000"/>
                <w:szCs w:val="24"/>
              </w:rPr>
            </w:rPrChange>
          </w:rPr>
          <w:t>é</w:t>
        </w:r>
      </w:ins>
      <w:ins w:id="1299" w:author="Dr Mamadou SANOGO" w:date="2023-10-26T20:06:00Z">
        <w:r w:rsidR="00085DEF" w:rsidRPr="00DA5F0A">
          <w:rPr>
            <w:color w:val="000000" w:themeColor="text1"/>
            <w:szCs w:val="24"/>
            <w:rPrChange w:id="1300" w:author="Dr Mamadou SANOGO" w:date="2023-10-27T09:50:00Z">
              <w:rPr>
                <w:color w:val="FF0000"/>
                <w:szCs w:val="24"/>
              </w:rPr>
            </w:rPrChange>
          </w:rPr>
          <w:t>trique</w:t>
        </w:r>
        <w:r w:rsidR="00085DEF" w:rsidRPr="00DA5F0A">
          <w:rPr>
            <w:b/>
            <w:bCs/>
            <w:color w:val="000000" w:themeColor="text1"/>
            <w:szCs w:val="24"/>
            <w:rPrChange w:id="1301" w:author="Dr Mamadou SANOGO" w:date="2023-10-27T09:50:00Z">
              <w:rPr>
                <w:b/>
                <w:bCs/>
                <w:color w:val="FF0000"/>
                <w:szCs w:val="24"/>
              </w:rPr>
            </w:rPrChange>
          </w:rPr>
          <w:t xml:space="preserve"> </w:t>
        </w:r>
      </w:ins>
      <w:del w:id="1302" w:author="Dr Mamadou SANOGO" w:date="2023-10-26T20:06:00Z">
        <w:r w:rsidRPr="00DA5F0A" w:rsidDel="00085DEF">
          <w:rPr>
            <w:color w:val="000000" w:themeColor="text1"/>
            <w:szCs w:val="24"/>
            <w:rPrChange w:id="1303" w:author="Dr Mamadou SANOGO" w:date="2023-10-27T09:50:00Z">
              <w:rPr>
                <w:szCs w:val="24"/>
              </w:rPr>
            </w:rPrChange>
          </w:rPr>
          <w:delText>épidémiologie</w:delText>
        </w:r>
      </w:del>
      <w:r w:rsidRPr="00DA5F0A">
        <w:rPr>
          <w:color w:val="000000" w:themeColor="text1"/>
          <w:szCs w:val="24"/>
          <w:rPrChange w:id="1304" w:author="Dr Mamadou SANOGO" w:date="2023-10-27T09:50:00Z">
            <w:rPr>
              <w:szCs w:val="24"/>
            </w:rPr>
          </w:rPrChange>
        </w:rPr>
        <w:t xml:space="preserve"> </w:t>
      </w:r>
      <w:r w:rsidRPr="007A4AFC">
        <w:rPr>
          <w:color w:val="000000" w:themeColor="text1"/>
          <w:szCs w:val="24"/>
          <w:rPrChange w:id="1305" w:author="Dr Mamadou SANOGO" w:date="2023-10-25T18:15:00Z">
            <w:rPr>
              <w:szCs w:val="24"/>
            </w:rPr>
          </w:rPrChange>
        </w:rPr>
        <w:t>a duré 3 mois (juillet-septembre 2023).</w:t>
      </w:r>
    </w:p>
    <w:p w14:paraId="1028E90D" w14:textId="77777777" w:rsidR="00CE6CD2" w:rsidRPr="007A4AFC" w:rsidRDefault="00CE6CD2" w:rsidP="000D0918">
      <w:pPr>
        <w:spacing w:line="240" w:lineRule="auto"/>
        <w:rPr>
          <w:rFonts w:eastAsia="Calibri"/>
          <w:color w:val="000000" w:themeColor="text1"/>
          <w:szCs w:val="40"/>
          <w:rPrChange w:id="1306" w:author="Dr Mamadou SANOGO" w:date="2023-10-25T18:15:00Z">
            <w:rPr>
              <w:rFonts w:eastAsia="Calibri"/>
              <w:szCs w:val="40"/>
            </w:rPr>
          </w:rPrChange>
        </w:rPr>
      </w:pPr>
    </w:p>
    <w:p w14:paraId="14A05CAB" w14:textId="7D531B40" w:rsidR="00CE6CD2" w:rsidRPr="007A4AFC" w:rsidRDefault="00CE6CD2" w:rsidP="000D0918">
      <w:pPr>
        <w:spacing w:line="240" w:lineRule="auto"/>
        <w:rPr>
          <w:ins w:id="1307" w:author="Dr Mamadou SANOGO" w:date="2023-10-25T18:14:00Z"/>
          <w:rFonts w:eastAsia="Calibri"/>
          <w:color w:val="000000" w:themeColor="text1"/>
          <w:szCs w:val="40"/>
          <w:rPrChange w:id="1308" w:author="Dr Mamadou SANOGO" w:date="2023-10-25T18:15:00Z">
            <w:rPr>
              <w:ins w:id="1309" w:author="Dr Mamadou SANOGO" w:date="2023-10-25T18:14:00Z"/>
              <w:rFonts w:eastAsia="Calibri"/>
              <w:szCs w:val="40"/>
            </w:rPr>
          </w:rPrChange>
        </w:rPr>
      </w:pPr>
    </w:p>
    <w:p w14:paraId="78495B23" w14:textId="1D686B6C" w:rsidR="007A4AFC" w:rsidRDefault="007A4AFC" w:rsidP="000D0918">
      <w:pPr>
        <w:rPr>
          <w:ins w:id="1310" w:author="Dr Mamadou SANOGO" w:date="2023-10-27T12:03:00Z"/>
          <w:rFonts w:eastAsia="Calibri"/>
          <w:color w:val="000000" w:themeColor="text1"/>
          <w:szCs w:val="40"/>
        </w:rPr>
      </w:pPr>
    </w:p>
    <w:p w14:paraId="49EDD6C4" w14:textId="60DC5074" w:rsidR="0051561A" w:rsidRDefault="0051561A" w:rsidP="000D0918">
      <w:pPr>
        <w:rPr>
          <w:ins w:id="1311" w:author="Dr Mamadou SANOGO" w:date="2023-10-27T12:03:00Z"/>
          <w:rFonts w:eastAsia="Calibri"/>
          <w:color w:val="000000" w:themeColor="text1"/>
          <w:szCs w:val="40"/>
        </w:rPr>
      </w:pPr>
    </w:p>
    <w:p w14:paraId="7F0764ED" w14:textId="19C2CA97" w:rsidR="0051561A" w:rsidRDefault="0051561A" w:rsidP="000D0918">
      <w:pPr>
        <w:rPr>
          <w:ins w:id="1312" w:author="Dr Mamadou SANOGO" w:date="2023-10-27T12:03:00Z"/>
          <w:rFonts w:eastAsia="Calibri"/>
          <w:color w:val="000000" w:themeColor="text1"/>
          <w:szCs w:val="40"/>
        </w:rPr>
      </w:pPr>
    </w:p>
    <w:p w14:paraId="60E2C072" w14:textId="3849A20A" w:rsidR="0051561A" w:rsidRDefault="0051561A" w:rsidP="000D0918">
      <w:pPr>
        <w:spacing w:line="240" w:lineRule="auto"/>
        <w:rPr>
          <w:ins w:id="1313" w:author="Dr Mamadou SANOGO" w:date="2023-10-27T13:20:00Z"/>
          <w:rFonts w:eastAsia="Calibri"/>
          <w:color w:val="000000" w:themeColor="text1"/>
          <w:szCs w:val="40"/>
        </w:rPr>
      </w:pPr>
    </w:p>
    <w:p w14:paraId="560C2FF5" w14:textId="77777777" w:rsidR="007A4AFC" w:rsidRPr="007A4AFC" w:rsidRDefault="007A4AFC" w:rsidP="000D0918">
      <w:pPr>
        <w:spacing w:line="240" w:lineRule="auto"/>
        <w:rPr>
          <w:rFonts w:eastAsia="Calibri"/>
          <w:color w:val="000000" w:themeColor="text1"/>
          <w:szCs w:val="40"/>
          <w:rPrChange w:id="1314" w:author="Dr Mamadou SANOGO" w:date="2023-10-25T18:15:00Z">
            <w:rPr>
              <w:rFonts w:eastAsia="Calibri"/>
              <w:szCs w:val="40"/>
            </w:rPr>
          </w:rPrChange>
        </w:rPr>
      </w:pPr>
    </w:p>
    <w:bookmarkEnd w:id="1166"/>
    <w:p w14:paraId="3F7B3147" w14:textId="304E7AB6" w:rsidR="00643698" w:rsidRPr="003B1197" w:rsidRDefault="006778CD" w:rsidP="003B1197">
      <w:pPr>
        <w:pStyle w:val="Titre1"/>
        <w:ind w:left="0" w:firstLine="0"/>
      </w:pPr>
      <w:ins w:id="1315" w:author="Dr Mamadou SANOGO" w:date="2023-10-27T13:56:00Z">
        <w:r>
          <w:t xml:space="preserve"> </w:t>
        </w:r>
      </w:ins>
      <w:del w:id="1316" w:author="Dr Mamadou SANOGO" w:date="2023-10-27T13:33:00Z">
        <w:r w:rsidR="00643698" w:rsidRPr="003B1197" w:rsidDel="003B1197">
          <w:delText xml:space="preserve">III. </w:delText>
        </w:r>
      </w:del>
      <w:bookmarkStart w:id="1317" w:name="_Toc149307387"/>
      <w:r w:rsidR="00643698" w:rsidRPr="003B1197">
        <w:t>APPRECIATION DES DOMAINES DE QUALITE</w:t>
      </w:r>
      <w:bookmarkEnd w:id="1317"/>
    </w:p>
    <w:p w14:paraId="741E4157" w14:textId="75091C40" w:rsidR="00643698" w:rsidRPr="007A4AFC" w:rsidRDefault="00643698">
      <w:pPr>
        <w:spacing w:line="240" w:lineRule="auto"/>
        <w:rPr>
          <w:color w:val="000000" w:themeColor="text1"/>
          <w:szCs w:val="24"/>
          <w:rPrChange w:id="1318" w:author="Dr Mamadou SANOGO" w:date="2023-10-25T18:15:00Z">
            <w:rPr>
              <w:szCs w:val="24"/>
            </w:rPr>
          </w:rPrChange>
        </w:rPr>
        <w:pPrChange w:id="1319" w:author="Dr Mamadou SANOGO" w:date="2023-10-27T13:36:00Z">
          <w:pPr>
            <w:spacing w:line="360" w:lineRule="auto"/>
          </w:pPr>
        </w:pPrChange>
      </w:pPr>
      <w:r w:rsidRPr="007A4AFC">
        <w:rPr>
          <w:color w:val="000000" w:themeColor="text1"/>
          <w:szCs w:val="24"/>
          <w:rPrChange w:id="1320" w:author="Dr Mamadou SANOGO" w:date="2023-10-25T18:15:00Z">
            <w:rPr>
              <w:szCs w:val="24"/>
            </w:rPr>
          </w:rPrChange>
        </w:rPr>
        <w:t xml:space="preserve">La structuration du présent rapport d’auto-évaluation du programme de Master en </w:t>
      </w:r>
      <w:ins w:id="1321" w:author="Dr Mamadou SANOGO" w:date="2023-10-26T12:21:00Z">
        <w:r w:rsidR="00F25C2C" w:rsidRPr="00DA5F0A">
          <w:rPr>
            <w:color w:val="000000" w:themeColor="text1"/>
            <w:szCs w:val="24"/>
          </w:rPr>
          <w:t>gyn</w:t>
        </w:r>
      </w:ins>
      <w:ins w:id="1322" w:author="Dr Mamadou SANOGO" w:date="2023-10-27T09:51:00Z">
        <w:r w:rsidR="00DA5F0A" w:rsidRPr="00DA5F0A">
          <w:rPr>
            <w:color w:val="000000" w:themeColor="text1"/>
            <w:szCs w:val="24"/>
            <w:rPrChange w:id="1323" w:author="Dr Mamadou SANOGO" w:date="2023-10-27T09:51:00Z">
              <w:rPr>
                <w:color w:val="FF0000"/>
                <w:szCs w:val="24"/>
              </w:rPr>
            </w:rPrChange>
          </w:rPr>
          <w:t>é</w:t>
        </w:r>
      </w:ins>
      <w:ins w:id="1324" w:author="Dr Mamadou SANOGO" w:date="2023-10-26T12:21:00Z">
        <w:r w:rsidR="00F25C2C" w:rsidRPr="00DA5F0A">
          <w:rPr>
            <w:color w:val="000000" w:themeColor="text1"/>
            <w:szCs w:val="24"/>
          </w:rPr>
          <w:t>cologie-obst</w:t>
        </w:r>
      </w:ins>
      <w:ins w:id="1325" w:author="Dr Mamadou SANOGO" w:date="2023-10-27T09:51:00Z">
        <w:r w:rsidR="00DA5F0A" w:rsidRPr="00DA5F0A">
          <w:rPr>
            <w:color w:val="000000" w:themeColor="text1"/>
            <w:szCs w:val="24"/>
            <w:rPrChange w:id="1326" w:author="Dr Mamadou SANOGO" w:date="2023-10-27T09:51:00Z">
              <w:rPr>
                <w:color w:val="FF0000"/>
                <w:szCs w:val="24"/>
              </w:rPr>
            </w:rPrChange>
          </w:rPr>
          <w:t>é</w:t>
        </w:r>
      </w:ins>
      <w:ins w:id="1327" w:author="Dr Mamadou SANOGO" w:date="2023-10-26T12:21:00Z">
        <w:r w:rsidR="00F25C2C" w:rsidRPr="00DA5F0A">
          <w:rPr>
            <w:color w:val="000000" w:themeColor="text1"/>
            <w:szCs w:val="24"/>
          </w:rPr>
          <w:t>trique</w:t>
        </w:r>
      </w:ins>
      <w:del w:id="1328" w:author="Dr Mamadou SANOGO" w:date="2023-10-26T12:21:00Z">
        <w:r w:rsidRPr="00DA5F0A" w:rsidDel="00F25C2C">
          <w:rPr>
            <w:color w:val="000000" w:themeColor="text1"/>
            <w:szCs w:val="24"/>
            <w:rPrChange w:id="1329" w:author="Dr Mamadou SANOGO" w:date="2023-10-27T09:51:00Z">
              <w:rPr>
                <w:szCs w:val="24"/>
              </w:rPr>
            </w:rPrChange>
          </w:rPr>
          <w:delText>Epidémiologie</w:delText>
        </w:r>
      </w:del>
      <w:r w:rsidRPr="00DA5F0A">
        <w:rPr>
          <w:color w:val="000000" w:themeColor="text1"/>
          <w:szCs w:val="24"/>
          <w:rPrChange w:id="1330" w:author="Dr Mamadou SANOGO" w:date="2023-10-27T09:51:00Z">
            <w:rPr>
              <w:szCs w:val="24"/>
            </w:rPr>
          </w:rPrChange>
        </w:rPr>
        <w:t xml:space="preserve"> </w:t>
      </w:r>
      <w:r w:rsidRPr="007A4AFC">
        <w:rPr>
          <w:color w:val="000000" w:themeColor="text1"/>
          <w:szCs w:val="24"/>
          <w:rPrChange w:id="1331" w:author="Dr Mamadou SANOGO" w:date="2023-10-25T18:15:00Z">
            <w:rPr>
              <w:szCs w:val="24"/>
            </w:rPr>
          </w:rPrChange>
        </w:rPr>
        <w:t xml:space="preserve">suit le canevas du référentiel d’évaluation de l’AMAQ-SUP en vigueur. Cette partie du travail fait </w:t>
      </w:r>
      <w:ins w:id="1332" w:author="Dr Mamadou SANOGO" w:date="2023-10-27T09:52:00Z">
        <w:r w:rsidR="00DA5F0A">
          <w:rPr>
            <w:color w:val="000000" w:themeColor="text1"/>
            <w:szCs w:val="24"/>
          </w:rPr>
          <w:t>l’</w:t>
        </w:r>
      </w:ins>
      <w:r w:rsidRPr="007A4AFC">
        <w:rPr>
          <w:color w:val="000000" w:themeColor="text1"/>
          <w:szCs w:val="24"/>
          <w:rPrChange w:id="1333" w:author="Dr Mamadou SANOGO" w:date="2023-10-25T18:15:00Z">
            <w:rPr>
              <w:szCs w:val="24"/>
            </w:rPr>
          </w:rPrChange>
        </w:rPr>
        <w:t>a</w:t>
      </w:r>
      <w:r w:rsidRPr="007A4AFC">
        <w:rPr>
          <w:color w:val="000000" w:themeColor="text1"/>
          <w:szCs w:val="24"/>
          <w:rPrChange w:id="1334" w:author="Dr Mamadou SANOGO" w:date="2023-10-25T18:15:00Z">
            <w:rPr>
              <w:color w:val="000000"/>
              <w:szCs w:val="24"/>
            </w:rPr>
          </w:rPrChange>
        </w:rPr>
        <w:t xml:space="preserve">nalyse critique et détaillée des références et critères en fonction des cinq domaines du référentiel d’évaluation des programmes de formation. </w:t>
      </w:r>
      <w:r w:rsidRPr="007A4AFC">
        <w:rPr>
          <w:color w:val="000000" w:themeColor="text1"/>
          <w:szCs w:val="24"/>
          <w:rPrChange w:id="1335" w:author="Dr Mamadou SANOGO" w:date="2023-10-25T18:15:00Z">
            <w:rPr>
              <w:szCs w:val="24"/>
            </w:rPr>
          </w:rPrChange>
        </w:rPr>
        <w:t xml:space="preserve"> </w:t>
      </w:r>
    </w:p>
    <w:p w14:paraId="47BD8A8F" w14:textId="1DB290EB" w:rsidR="00643698" w:rsidRPr="003B1197" w:rsidRDefault="00643698">
      <w:pPr>
        <w:pStyle w:val="Titre2"/>
        <w:numPr>
          <w:ilvl w:val="1"/>
          <w:numId w:val="47"/>
        </w:numPr>
        <w:ind w:left="426" w:hanging="426"/>
        <w:pPrChange w:id="1336" w:author="Dr Mamadou SANOGO" w:date="2023-10-27T13:35:00Z">
          <w:pPr>
            <w:pStyle w:val="Paragraphedeliste"/>
            <w:numPr>
              <w:ilvl w:val="1"/>
              <w:numId w:val="26"/>
            </w:numPr>
            <w:spacing w:line="276" w:lineRule="auto"/>
            <w:ind w:hanging="360"/>
          </w:pPr>
        </w:pPrChange>
      </w:pPr>
      <w:r w:rsidRPr="003B1197">
        <w:t>Objectifs et Justification</w:t>
      </w:r>
    </w:p>
    <w:p w14:paraId="4D7975C7" w14:textId="77777777" w:rsidR="00643698" w:rsidRPr="007A4AFC" w:rsidRDefault="00643698">
      <w:pPr>
        <w:spacing w:line="276" w:lineRule="auto"/>
        <w:ind w:right="11"/>
        <w:rPr>
          <w:b/>
          <w:color w:val="000000" w:themeColor="text1"/>
          <w:szCs w:val="24"/>
        </w:rPr>
        <w:pPrChange w:id="1337" w:author="Dr Mamadou SANOGO" w:date="2023-10-27T13:35:00Z">
          <w:pPr>
            <w:spacing w:line="360" w:lineRule="auto"/>
            <w:ind w:right="11"/>
          </w:pPr>
        </w:pPrChange>
      </w:pPr>
      <w:r w:rsidRPr="007A4AFC">
        <w:rPr>
          <w:b/>
          <w:color w:val="000000" w:themeColor="text1"/>
          <w:szCs w:val="24"/>
        </w:rPr>
        <w:t>Référence 1 : L’offre de formation répond aux besoins présents et futurs du marché de l’emploi</w:t>
      </w:r>
    </w:p>
    <w:p w14:paraId="47A8275D" w14:textId="77777777" w:rsidR="00643698" w:rsidRPr="007A4AFC" w:rsidRDefault="00643698">
      <w:pPr>
        <w:spacing w:line="276" w:lineRule="auto"/>
        <w:ind w:right="11"/>
        <w:rPr>
          <w:b/>
          <w:i/>
          <w:iCs/>
          <w:color w:val="000000" w:themeColor="text1"/>
          <w:szCs w:val="24"/>
        </w:rPr>
        <w:pPrChange w:id="1338" w:author="Dr Mamadou SANOGO" w:date="2023-10-27T13:35:00Z">
          <w:pPr>
            <w:spacing w:line="360" w:lineRule="auto"/>
            <w:ind w:right="11"/>
          </w:pPr>
        </w:pPrChange>
      </w:pPr>
      <w:r w:rsidRPr="007A4AFC">
        <w:rPr>
          <w:b/>
          <w:i/>
          <w:iCs/>
          <w:color w:val="000000" w:themeColor="text1"/>
          <w:szCs w:val="24"/>
        </w:rPr>
        <w:t>Critère 1 : Les besoins actuels du marché de l’emploi sont identifiés</w:t>
      </w:r>
    </w:p>
    <w:p w14:paraId="18FAECFC" w14:textId="512A411C" w:rsidR="00643698" w:rsidRPr="007A4AFC" w:rsidRDefault="00643698">
      <w:pPr>
        <w:spacing w:line="240" w:lineRule="auto"/>
        <w:rPr>
          <w:color w:val="000000" w:themeColor="text1"/>
          <w:szCs w:val="24"/>
          <w:rPrChange w:id="1339" w:author="Dr Mamadou SANOGO" w:date="2023-10-25T18:15:00Z">
            <w:rPr>
              <w:color w:val="000000"/>
              <w:szCs w:val="24"/>
            </w:rPr>
          </w:rPrChange>
        </w:rPr>
        <w:pPrChange w:id="1340" w:author="Dr Mamadou SANOGO" w:date="2023-10-27T13:36:00Z">
          <w:pPr>
            <w:spacing w:line="360" w:lineRule="auto"/>
          </w:pPr>
        </w:pPrChange>
      </w:pPr>
      <w:r w:rsidRPr="007A4AFC">
        <w:rPr>
          <w:color w:val="000000" w:themeColor="text1"/>
          <w:szCs w:val="24"/>
          <w:rPrChange w:id="1341" w:author="Dr Mamadou SANOGO" w:date="2023-10-25T18:15:00Z">
            <w:rPr>
              <w:color w:val="000000"/>
              <w:szCs w:val="24"/>
            </w:rPr>
          </w:rPrChange>
        </w:rPr>
        <w:t>L’</w:t>
      </w:r>
      <w:r w:rsidR="004B392C" w:rsidRPr="007A4AFC">
        <w:rPr>
          <w:color w:val="000000" w:themeColor="text1"/>
          <w:szCs w:val="24"/>
          <w:rPrChange w:id="1342" w:author="Dr Mamadou SANOGO" w:date="2023-10-25T18:15:00Z">
            <w:rPr>
              <w:color w:val="000000"/>
              <w:szCs w:val="24"/>
            </w:rPr>
          </w:rPrChange>
        </w:rPr>
        <w:t>EPSFé</w:t>
      </w:r>
      <w:r w:rsidRPr="007A4AFC">
        <w:rPr>
          <w:color w:val="000000" w:themeColor="text1"/>
          <w:szCs w:val="24"/>
          <w:rPrChange w:id="1343" w:author="Dr Mamadou SANOGO" w:date="2023-10-25T18:15:00Z">
            <w:rPr>
              <w:color w:val="000000"/>
              <w:szCs w:val="24"/>
            </w:rPr>
          </w:rPrChange>
        </w:rPr>
        <w:t xml:space="preserve"> n’a pas réalisé une étude de faisabilité dans le cadre de la mise en place du programme de formation en </w:t>
      </w:r>
      <w:ins w:id="1344" w:author="Dr Mamadou SANOGO" w:date="2023-10-26T12:22:00Z">
        <w:r w:rsidR="00F25C2C" w:rsidRPr="00DA5F0A">
          <w:rPr>
            <w:color w:val="000000" w:themeColor="text1"/>
            <w:szCs w:val="24"/>
          </w:rPr>
          <w:t>gyn</w:t>
        </w:r>
      </w:ins>
      <w:ins w:id="1345" w:author="Dr Mamadou SANOGO" w:date="2023-10-27T09:52:00Z">
        <w:r w:rsidR="00DA5F0A" w:rsidRPr="00DA5F0A">
          <w:rPr>
            <w:color w:val="000000" w:themeColor="text1"/>
            <w:szCs w:val="24"/>
            <w:rPrChange w:id="1346" w:author="Dr Mamadou SANOGO" w:date="2023-10-27T09:52:00Z">
              <w:rPr>
                <w:color w:val="FF0000"/>
                <w:szCs w:val="24"/>
              </w:rPr>
            </w:rPrChange>
          </w:rPr>
          <w:t>éc</w:t>
        </w:r>
      </w:ins>
      <w:ins w:id="1347" w:author="Dr Mamadou SANOGO" w:date="2023-10-26T12:22:00Z">
        <w:r w:rsidR="00F25C2C" w:rsidRPr="00DA5F0A">
          <w:rPr>
            <w:color w:val="000000" w:themeColor="text1"/>
            <w:szCs w:val="24"/>
          </w:rPr>
          <w:t>ologie-obst</w:t>
        </w:r>
      </w:ins>
      <w:ins w:id="1348" w:author="Dr Mamadou SANOGO" w:date="2023-10-27T09:52:00Z">
        <w:r w:rsidR="00DA5F0A" w:rsidRPr="00DA5F0A">
          <w:rPr>
            <w:color w:val="000000" w:themeColor="text1"/>
            <w:szCs w:val="24"/>
            <w:rPrChange w:id="1349" w:author="Dr Mamadou SANOGO" w:date="2023-10-27T09:52:00Z">
              <w:rPr>
                <w:color w:val="FF0000"/>
                <w:szCs w:val="24"/>
              </w:rPr>
            </w:rPrChange>
          </w:rPr>
          <w:t>é</w:t>
        </w:r>
      </w:ins>
      <w:ins w:id="1350" w:author="Dr Mamadou SANOGO" w:date="2023-10-26T12:22:00Z">
        <w:r w:rsidR="00F25C2C" w:rsidRPr="00DA5F0A">
          <w:rPr>
            <w:color w:val="000000" w:themeColor="text1"/>
            <w:szCs w:val="24"/>
          </w:rPr>
          <w:t>trique</w:t>
        </w:r>
      </w:ins>
      <w:del w:id="1351" w:author="Dr Mamadou SANOGO" w:date="2023-10-26T12:22:00Z">
        <w:r w:rsidRPr="00DA5F0A" w:rsidDel="00F25C2C">
          <w:rPr>
            <w:color w:val="000000" w:themeColor="text1"/>
            <w:szCs w:val="24"/>
            <w:rPrChange w:id="1352" w:author="Dr Mamadou SANOGO" w:date="2023-10-27T09:52:00Z">
              <w:rPr>
                <w:color w:val="000000"/>
                <w:szCs w:val="24"/>
              </w:rPr>
            </w:rPrChange>
          </w:rPr>
          <w:delText>Epidémiologie</w:delText>
        </w:r>
      </w:del>
      <w:r w:rsidRPr="00DA5F0A">
        <w:rPr>
          <w:color w:val="000000" w:themeColor="text1"/>
          <w:szCs w:val="24"/>
          <w:rPrChange w:id="1353" w:author="Dr Mamadou SANOGO" w:date="2023-10-27T09:52:00Z">
            <w:rPr>
              <w:color w:val="000000"/>
              <w:szCs w:val="24"/>
            </w:rPr>
          </w:rPrChange>
        </w:rPr>
        <w:t xml:space="preserve">. Toutefois, elle a analysé le nombre important des demandes d’information </w:t>
      </w:r>
      <w:r w:rsidRPr="007A4AFC">
        <w:rPr>
          <w:color w:val="000000" w:themeColor="text1"/>
          <w:szCs w:val="24"/>
          <w:rPrChange w:id="1354" w:author="Dr Mamadou SANOGO" w:date="2023-10-25T18:15:00Z">
            <w:rPr>
              <w:color w:val="000000"/>
              <w:szCs w:val="24"/>
            </w:rPr>
          </w:rPrChange>
        </w:rPr>
        <w:t>des parents d’étudiants sur l’existence dudit master. En plus, une analyse des offres d’emploi publiés sur les sites web (</w:t>
      </w:r>
      <w:r w:rsidRPr="007A4AFC">
        <w:rPr>
          <w:color w:val="000000" w:themeColor="text1"/>
          <w:rPrChange w:id="1355" w:author="Dr Mamadou SANOGO" w:date="2023-10-25T18:15:00Z">
            <w:rPr/>
          </w:rPrChange>
        </w:rPr>
        <w:fldChar w:fldCharType="begin"/>
      </w:r>
      <w:r w:rsidRPr="007A4AFC">
        <w:rPr>
          <w:color w:val="000000" w:themeColor="text1"/>
          <w:rPrChange w:id="1356" w:author="Dr Mamadou SANOGO" w:date="2023-10-25T18:15:00Z">
            <w:rPr/>
          </w:rPrChange>
        </w:rPr>
        <w:instrText>HYPERLINK "http://Malibaara.com,"</w:instrText>
      </w:r>
      <w:r w:rsidRPr="00B40348">
        <w:rPr>
          <w:color w:val="000000" w:themeColor="text1"/>
        </w:rPr>
      </w:r>
      <w:r w:rsidRPr="007A4AFC">
        <w:rPr>
          <w:color w:val="000000" w:themeColor="text1"/>
          <w:rPrChange w:id="1357" w:author="Dr Mamadou SANOGO" w:date="2023-10-25T18:15:00Z">
            <w:rPr>
              <w:rStyle w:val="Lienhypertexte"/>
              <w:rFonts w:eastAsiaTheme="majorEastAsia"/>
            </w:rPr>
          </w:rPrChange>
        </w:rPr>
        <w:fldChar w:fldCharType="separate"/>
      </w:r>
      <w:r w:rsidR="00BE5855" w:rsidRPr="007A4AFC">
        <w:rPr>
          <w:rStyle w:val="Lienhypertexte"/>
          <w:rFonts w:eastAsiaTheme="majorEastAsia"/>
          <w:color w:val="000000" w:themeColor="text1"/>
          <w:rPrChange w:id="1358" w:author="Dr Mamadou SANOGO" w:date="2023-10-25T18:15:00Z">
            <w:rPr>
              <w:rStyle w:val="Lienhypertexte"/>
              <w:rFonts w:eastAsiaTheme="majorEastAsia"/>
            </w:rPr>
          </w:rPrChange>
        </w:rPr>
        <w:t>Malibaara.com,</w:t>
      </w:r>
      <w:r w:rsidRPr="007A4AFC">
        <w:rPr>
          <w:rStyle w:val="Lienhypertexte"/>
          <w:rFonts w:eastAsiaTheme="majorEastAsia"/>
          <w:color w:val="000000" w:themeColor="text1"/>
          <w:rPrChange w:id="1359" w:author="Dr Mamadou SANOGO" w:date="2023-10-25T18:15:00Z">
            <w:rPr>
              <w:rStyle w:val="Lienhypertexte"/>
              <w:rFonts w:eastAsiaTheme="majorEastAsia"/>
            </w:rPr>
          </w:rPrChange>
        </w:rPr>
        <w:fldChar w:fldCharType="end"/>
      </w:r>
      <w:r w:rsidR="00BE5855" w:rsidRPr="007A4AFC">
        <w:rPr>
          <w:color w:val="000000" w:themeColor="text1"/>
          <w:rPrChange w:id="1360" w:author="Dr Mamadou SANOGO" w:date="2023-10-25T18:15:00Z">
            <w:rPr/>
          </w:rPrChange>
        </w:rPr>
        <w:t xml:space="preserve"> </w:t>
      </w:r>
      <w:r w:rsidRPr="007A4AFC">
        <w:rPr>
          <w:color w:val="000000" w:themeColor="text1"/>
          <w:rPrChange w:id="1361" w:author="Dr Mamadou SANOGO" w:date="2023-10-25T18:15:00Z">
            <w:rPr/>
          </w:rPrChange>
        </w:rPr>
        <w:fldChar w:fldCharType="begin"/>
      </w:r>
      <w:r w:rsidRPr="007A4AFC">
        <w:rPr>
          <w:color w:val="000000" w:themeColor="text1"/>
          <w:rPrChange w:id="1362" w:author="Dr Mamadou SANOGO" w:date="2023-10-25T18:15:00Z">
            <w:rPr/>
          </w:rPrChange>
        </w:rPr>
        <w:instrText>HYPERLINK "http://Emploimali.com"</w:instrText>
      </w:r>
      <w:r w:rsidRPr="00B40348">
        <w:rPr>
          <w:color w:val="000000" w:themeColor="text1"/>
        </w:rPr>
      </w:r>
      <w:r w:rsidRPr="007A4AFC">
        <w:rPr>
          <w:color w:val="000000" w:themeColor="text1"/>
          <w:rPrChange w:id="1363" w:author="Dr Mamadou SANOGO" w:date="2023-10-25T18:15:00Z">
            <w:rPr>
              <w:rStyle w:val="Lienhypertexte"/>
              <w:rFonts w:eastAsiaTheme="majorEastAsia"/>
            </w:rPr>
          </w:rPrChange>
        </w:rPr>
        <w:fldChar w:fldCharType="separate"/>
      </w:r>
      <w:r w:rsidR="008F0B7B" w:rsidRPr="007A4AFC">
        <w:rPr>
          <w:rStyle w:val="Lienhypertexte"/>
          <w:rFonts w:eastAsiaTheme="majorEastAsia"/>
          <w:color w:val="000000" w:themeColor="text1"/>
          <w:rPrChange w:id="1364" w:author="Dr Mamadou SANOGO" w:date="2023-10-25T18:15:00Z">
            <w:rPr>
              <w:rStyle w:val="Lienhypertexte"/>
              <w:rFonts w:eastAsiaTheme="majorEastAsia"/>
            </w:rPr>
          </w:rPrChange>
        </w:rPr>
        <w:t>Emploimali.com</w:t>
      </w:r>
      <w:r w:rsidRPr="007A4AFC">
        <w:rPr>
          <w:rStyle w:val="Lienhypertexte"/>
          <w:rFonts w:eastAsiaTheme="majorEastAsia"/>
          <w:color w:val="000000" w:themeColor="text1"/>
          <w:rPrChange w:id="1365" w:author="Dr Mamadou SANOGO" w:date="2023-10-25T18:15:00Z">
            <w:rPr>
              <w:rStyle w:val="Lienhypertexte"/>
              <w:rFonts w:eastAsiaTheme="majorEastAsia"/>
            </w:rPr>
          </w:rPrChange>
        </w:rPr>
        <w:fldChar w:fldCharType="end"/>
      </w:r>
      <w:r w:rsidR="00BE5855" w:rsidRPr="007A4AFC">
        <w:rPr>
          <w:color w:val="000000" w:themeColor="text1"/>
          <w:rPrChange w:id="1366" w:author="Dr Mamadou SANOGO" w:date="2023-10-25T18:15:00Z">
            <w:rPr/>
          </w:rPrChange>
        </w:rPr>
        <w:t xml:space="preserve">, </w:t>
      </w:r>
      <w:r w:rsidRPr="007A4AFC">
        <w:rPr>
          <w:color w:val="000000" w:themeColor="text1"/>
          <w:rPrChange w:id="1367" w:author="Dr Mamadou SANOGO" w:date="2023-10-25T18:15:00Z">
            <w:rPr/>
          </w:rPrChange>
        </w:rPr>
        <w:fldChar w:fldCharType="begin"/>
      </w:r>
      <w:r w:rsidRPr="007A4AFC">
        <w:rPr>
          <w:color w:val="000000" w:themeColor="text1"/>
          <w:rPrChange w:id="1368" w:author="Dr Mamadou SANOGO" w:date="2023-10-25T18:15:00Z">
            <w:rPr/>
          </w:rPrChange>
        </w:rPr>
        <w:instrText>HYPERLINK "http://www.mlemploi.com"</w:instrText>
      </w:r>
      <w:r w:rsidRPr="00B40348">
        <w:rPr>
          <w:color w:val="000000" w:themeColor="text1"/>
        </w:rPr>
      </w:r>
      <w:r w:rsidRPr="007A4AFC">
        <w:rPr>
          <w:color w:val="000000" w:themeColor="text1"/>
          <w:rPrChange w:id="1369" w:author="Dr Mamadou SANOGO" w:date="2023-10-25T18:15:00Z">
            <w:rPr>
              <w:rStyle w:val="Lienhypertexte"/>
              <w:rFonts w:eastAsiaTheme="majorEastAsia"/>
            </w:rPr>
          </w:rPrChange>
        </w:rPr>
        <w:fldChar w:fldCharType="separate"/>
      </w:r>
      <w:r w:rsidR="00BE5855" w:rsidRPr="007A4AFC">
        <w:rPr>
          <w:rStyle w:val="Lienhypertexte"/>
          <w:rFonts w:eastAsiaTheme="majorEastAsia"/>
          <w:color w:val="000000" w:themeColor="text1"/>
          <w:rPrChange w:id="1370" w:author="Dr Mamadou SANOGO" w:date="2023-10-25T18:15:00Z">
            <w:rPr>
              <w:rStyle w:val="Lienhypertexte"/>
              <w:rFonts w:eastAsiaTheme="majorEastAsia"/>
            </w:rPr>
          </w:rPrChange>
        </w:rPr>
        <w:t>www.mlemploi.com</w:t>
      </w:r>
      <w:r w:rsidRPr="007A4AFC">
        <w:rPr>
          <w:rStyle w:val="Lienhypertexte"/>
          <w:rFonts w:eastAsiaTheme="majorEastAsia"/>
          <w:color w:val="000000" w:themeColor="text1"/>
          <w:rPrChange w:id="1371" w:author="Dr Mamadou SANOGO" w:date="2023-10-25T18:15:00Z">
            <w:rPr>
              <w:rStyle w:val="Lienhypertexte"/>
              <w:rFonts w:eastAsiaTheme="majorEastAsia"/>
            </w:rPr>
          </w:rPrChange>
        </w:rPr>
        <w:fldChar w:fldCharType="end"/>
      </w:r>
      <w:r w:rsidR="00BE5855" w:rsidRPr="007A4AFC">
        <w:rPr>
          <w:rStyle w:val="Lienhypertexte"/>
          <w:rFonts w:eastAsiaTheme="majorEastAsia"/>
          <w:color w:val="000000" w:themeColor="text1"/>
          <w:rPrChange w:id="1372" w:author="Dr Mamadou SANOGO" w:date="2023-10-25T18:15:00Z">
            <w:rPr>
              <w:rStyle w:val="Lienhypertexte"/>
              <w:rFonts w:eastAsiaTheme="majorEastAsia"/>
            </w:rPr>
          </w:rPrChange>
        </w:rPr>
        <w:t>, maliavis.com</w:t>
      </w:r>
      <w:r w:rsidRPr="007A4AFC">
        <w:rPr>
          <w:color w:val="000000" w:themeColor="text1"/>
          <w:szCs w:val="24"/>
          <w:rPrChange w:id="1373" w:author="Dr Mamadou SANOGO" w:date="2023-10-25T18:15:00Z">
            <w:rPr>
              <w:color w:val="000000"/>
              <w:szCs w:val="24"/>
            </w:rPr>
          </w:rPrChange>
        </w:rPr>
        <w:t xml:space="preserve">) </w:t>
      </w:r>
      <w:del w:id="1374" w:author="Dr Mamadou SANOGO" w:date="2023-10-27T09:53:00Z">
        <w:r w:rsidRPr="007A4AFC" w:rsidDel="00DA5F0A">
          <w:rPr>
            <w:color w:val="000000" w:themeColor="text1"/>
            <w:szCs w:val="24"/>
            <w:rPrChange w:id="1375" w:author="Dr Mamadou SANOGO" w:date="2023-10-25T18:15:00Z">
              <w:rPr>
                <w:color w:val="000000"/>
                <w:szCs w:val="24"/>
              </w:rPr>
            </w:rPrChange>
          </w:rPr>
          <w:delText xml:space="preserve"> </w:delText>
        </w:r>
      </w:del>
      <w:r w:rsidRPr="007A4AFC">
        <w:rPr>
          <w:color w:val="000000" w:themeColor="text1"/>
          <w:szCs w:val="24"/>
          <w:rPrChange w:id="1376" w:author="Dr Mamadou SANOGO" w:date="2023-10-25T18:15:00Z">
            <w:rPr>
              <w:color w:val="000000"/>
              <w:szCs w:val="24"/>
            </w:rPr>
          </w:rPrChange>
        </w:rPr>
        <w:t xml:space="preserve">laisse apparaître un besoin réel de spécialistes en </w:t>
      </w:r>
      <w:ins w:id="1377" w:author="Dr Mamadou SANOGO" w:date="2023-10-26T12:29:00Z">
        <w:r w:rsidR="00F25C2C" w:rsidRPr="00DA5F0A">
          <w:rPr>
            <w:color w:val="000000" w:themeColor="text1"/>
            <w:szCs w:val="24"/>
          </w:rPr>
          <w:t>gyn</w:t>
        </w:r>
      </w:ins>
      <w:ins w:id="1378" w:author="Dr Mamadou SANOGO" w:date="2023-10-27T09:53:00Z">
        <w:r w:rsidR="00DA5F0A" w:rsidRPr="00DA5F0A">
          <w:rPr>
            <w:color w:val="000000" w:themeColor="text1"/>
            <w:szCs w:val="24"/>
            <w:rPrChange w:id="1379" w:author="Dr Mamadou SANOGO" w:date="2023-10-27T09:53:00Z">
              <w:rPr>
                <w:color w:val="FF0000"/>
                <w:szCs w:val="24"/>
              </w:rPr>
            </w:rPrChange>
          </w:rPr>
          <w:t>é</w:t>
        </w:r>
      </w:ins>
      <w:ins w:id="1380" w:author="Dr Mamadou SANOGO" w:date="2023-10-26T12:29:00Z">
        <w:r w:rsidR="00F25C2C" w:rsidRPr="00DA5F0A">
          <w:rPr>
            <w:color w:val="000000" w:themeColor="text1"/>
            <w:szCs w:val="24"/>
          </w:rPr>
          <w:t>cologie-obst</w:t>
        </w:r>
      </w:ins>
      <w:ins w:id="1381" w:author="Dr Mamadou SANOGO" w:date="2023-10-27T09:53:00Z">
        <w:r w:rsidR="00DA5F0A" w:rsidRPr="00DA5F0A">
          <w:rPr>
            <w:color w:val="000000" w:themeColor="text1"/>
            <w:szCs w:val="24"/>
            <w:rPrChange w:id="1382" w:author="Dr Mamadou SANOGO" w:date="2023-10-27T09:53:00Z">
              <w:rPr>
                <w:color w:val="FF0000"/>
                <w:szCs w:val="24"/>
              </w:rPr>
            </w:rPrChange>
          </w:rPr>
          <w:t>é</w:t>
        </w:r>
      </w:ins>
      <w:ins w:id="1383" w:author="Dr Mamadou SANOGO" w:date="2023-10-26T12:29:00Z">
        <w:r w:rsidR="00F25C2C" w:rsidRPr="00DA5F0A">
          <w:rPr>
            <w:color w:val="000000" w:themeColor="text1"/>
            <w:szCs w:val="24"/>
          </w:rPr>
          <w:t>trique</w:t>
        </w:r>
      </w:ins>
      <w:del w:id="1384" w:author="Dr Mamadou SANOGO" w:date="2023-10-26T12:29:00Z">
        <w:r w:rsidRPr="00DA5F0A" w:rsidDel="00F25C2C">
          <w:rPr>
            <w:color w:val="000000" w:themeColor="text1"/>
            <w:szCs w:val="24"/>
            <w:rPrChange w:id="1385" w:author="Dr Mamadou SANOGO" w:date="2023-10-27T09:53:00Z">
              <w:rPr>
                <w:color w:val="000000"/>
                <w:szCs w:val="24"/>
              </w:rPr>
            </w:rPrChange>
          </w:rPr>
          <w:delText>épidémiologie</w:delText>
        </w:r>
      </w:del>
      <w:r w:rsidRPr="00DA5F0A">
        <w:rPr>
          <w:color w:val="000000" w:themeColor="text1"/>
          <w:szCs w:val="24"/>
          <w:rPrChange w:id="1386" w:author="Dr Mamadou SANOGO" w:date="2023-10-27T09:53:00Z">
            <w:rPr>
              <w:color w:val="000000"/>
              <w:szCs w:val="24"/>
            </w:rPr>
          </w:rPrChange>
        </w:rPr>
        <w:t xml:space="preserve">. </w:t>
      </w:r>
      <w:r w:rsidRPr="007A4AFC">
        <w:rPr>
          <w:color w:val="000000" w:themeColor="text1"/>
          <w:szCs w:val="24"/>
          <w:rPrChange w:id="1387" w:author="Dr Mamadou SANOGO" w:date="2023-10-25T18:15:00Z">
            <w:rPr>
              <w:color w:val="000000"/>
              <w:szCs w:val="24"/>
            </w:rPr>
          </w:rPrChange>
        </w:rPr>
        <w:t>Toutes ces raisons ont conduit la direction de l’</w:t>
      </w:r>
      <w:r w:rsidR="004B392C" w:rsidRPr="007A4AFC">
        <w:rPr>
          <w:color w:val="000000" w:themeColor="text1"/>
          <w:szCs w:val="24"/>
          <w:rPrChange w:id="1388" w:author="Dr Mamadou SANOGO" w:date="2023-10-25T18:15:00Z">
            <w:rPr>
              <w:color w:val="000000"/>
              <w:szCs w:val="24"/>
            </w:rPr>
          </w:rPrChange>
        </w:rPr>
        <w:t>EPSFé</w:t>
      </w:r>
      <w:r w:rsidRPr="007A4AFC">
        <w:rPr>
          <w:color w:val="000000" w:themeColor="text1"/>
          <w:szCs w:val="24"/>
          <w:rPrChange w:id="1389" w:author="Dr Mamadou SANOGO" w:date="2023-10-25T18:15:00Z">
            <w:rPr>
              <w:color w:val="000000"/>
              <w:szCs w:val="24"/>
            </w:rPr>
          </w:rPrChange>
        </w:rPr>
        <w:t xml:space="preserve"> à lancer le programme de formation du Master en </w:t>
      </w:r>
      <w:ins w:id="1390" w:author="Dr Mamadou SANOGO" w:date="2023-10-26T12:30:00Z">
        <w:r w:rsidR="00F25C2C" w:rsidRPr="00DA5F0A">
          <w:rPr>
            <w:color w:val="000000" w:themeColor="text1"/>
            <w:szCs w:val="24"/>
          </w:rPr>
          <w:t>gyn</w:t>
        </w:r>
      </w:ins>
      <w:ins w:id="1391" w:author="Dr Mamadou SANOGO" w:date="2023-10-27T09:53:00Z">
        <w:r w:rsidR="00DA5F0A" w:rsidRPr="00DA5F0A">
          <w:rPr>
            <w:color w:val="000000" w:themeColor="text1"/>
            <w:szCs w:val="24"/>
            <w:rPrChange w:id="1392" w:author="Dr Mamadou SANOGO" w:date="2023-10-27T09:53:00Z">
              <w:rPr>
                <w:color w:val="FF0000"/>
                <w:szCs w:val="24"/>
              </w:rPr>
            </w:rPrChange>
          </w:rPr>
          <w:t>é</w:t>
        </w:r>
      </w:ins>
      <w:ins w:id="1393" w:author="Dr Mamadou SANOGO" w:date="2023-10-26T12:30:00Z">
        <w:r w:rsidR="00F25C2C" w:rsidRPr="00DA5F0A">
          <w:rPr>
            <w:color w:val="000000" w:themeColor="text1"/>
            <w:szCs w:val="24"/>
          </w:rPr>
          <w:t>cologie-obst</w:t>
        </w:r>
      </w:ins>
      <w:ins w:id="1394" w:author="Dr Mamadou SANOGO" w:date="2023-10-27T09:53:00Z">
        <w:r w:rsidR="00DA5F0A" w:rsidRPr="00DA5F0A">
          <w:rPr>
            <w:color w:val="000000" w:themeColor="text1"/>
            <w:szCs w:val="24"/>
            <w:rPrChange w:id="1395" w:author="Dr Mamadou SANOGO" w:date="2023-10-27T09:53:00Z">
              <w:rPr>
                <w:color w:val="FF0000"/>
                <w:szCs w:val="24"/>
              </w:rPr>
            </w:rPrChange>
          </w:rPr>
          <w:t>é</w:t>
        </w:r>
      </w:ins>
      <w:ins w:id="1396" w:author="Dr Mamadou SANOGO" w:date="2023-10-26T12:30:00Z">
        <w:r w:rsidR="00F25C2C" w:rsidRPr="00DA5F0A">
          <w:rPr>
            <w:color w:val="000000" w:themeColor="text1"/>
            <w:szCs w:val="24"/>
          </w:rPr>
          <w:t>trique</w:t>
        </w:r>
      </w:ins>
      <w:del w:id="1397" w:author="Dr Mamadou SANOGO" w:date="2023-10-26T12:30:00Z">
        <w:r w:rsidRPr="00DA5F0A" w:rsidDel="00F25C2C">
          <w:rPr>
            <w:color w:val="000000" w:themeColor="text1"/>
            <w:szCs w:val="24"/>
            <w:rPrChange w:id="1398" w:author="Dr Mamadou SANOGO" w:date="2023-10-27T09:53:00Z">
              <w:rPr>
                <w:color w:val="000000"/>
                <w:szCs w:val="24"/>
              </w:rPr>
            </w:rPrChange>
          </w:rPr>
          <w:delText>Epidémiologie</w:delText>
        </w:r>
      </w:del>
      <w:r w:rsidRPr="00DA5F0A">
        <w:rPr>
          <w:color w:val="000000" w:themeColor="text1"/>
          <w:szCs w:val="24"/>
          <w:rPrChange w:id="1399" w:author="Dr Mamadou SANOGO" w:date="2023-10-27T09:53:00Z">
            <w:rPr>
              <w:color w:val="000000"/>
              <w:szCs w:val="24"/>
            </w:rPr>
          </w:rPrChange>
        </w:rPr>
        <w:t>.</w:t>
      </w:r>
    </w:p>
    <w:p w14:paraId="6D623CFC" w14:textId="025B220D" w:rsidR="00643698" w:rsidRPr="00614D94" w:rsidDel="007A4AFC" w:rsidRDefault="00643698">
      <w:pPr>
        <w:shd w:val="clear" w:color="auto" w:fill="FFFFFF"/>
        <w:spacing w:line="276" w:lineRule="auto"/>
        <w:ind w:right="9"/>
        <w:rPr>
          <w:del w:id="1400" w:author="Dr Mamadou SANOGO" w:date="2023-10-25T18:15:00Z"/>
          <w:i/>
          <w:color w:val="000000" w:themeColor="text1"/>
          <w:szCs w:val="24"/>
          <w:rPrChange w:id="1401" w:author="Dr Mamadou SANOGO" w:date="2023-10-27T13:22:00Z">
            <w:rPr>
              <w:del w:id="1402" w:author="Dr Mamadou SANOGO" w:date="2023-10-25T18:15:00Z"/>
              <w:i/>
              <w:color w:val="00B050"/>
              <w:szCs w:val="24"/>
            </w:rPr>
          </w:rPrChange>
        </w:rPr>
        <w:pPrChange w:id="1403" w:author="Dr Mamadou SANOGO" w:date="2023-10-27T13:35:00Z">
          <w:pPr>
            <w:pStyle w:val="Paragraphedeliste"/>
            <w:shd w:val="clear" w:color="auto" w:fill="FFFFFF"/>
            <w:spacing w:line="360" w:lineRule="auto"/>
            <w:ind w:left="420" w:right="9"/>
          </w:pPr>
        </w:pPrChange>
      </w:pPr>
      <w:r w:rsidRPr="00614D94">
        <w:rPr>
          <w:b/>
          <w:bCs/>
          <w:iCs/>
          <w:color w:val="000000" w:themeColor="text1"/>
          <w:szCs w:val="24"/>
          <w:rPrChange w:id="1404" w:author="Dr Mamadou SANOGO" w:date="2023-10-27T13:22:00Z">
            <w:rPr>
              <w:b/>
              <w:bCs/>
              <w:iCs/>
              <w:color w:val="00B050"/>
              <w:szCs w:val="24"/>
            </w:rPr>
          </w:rPrChange>
        </w:rPr>
        <w:t>Annexe n°</w:t>
      </w:r>
      <w:proofErr w:type="gramStart"/>
      <w:r w:rsidR="008F0B7B" w:rsidRPr="00614D94">
        <w:rPr>
          <w:b/>
          <w:bCs/>
          <w:iCs/>
          <w:color w:val="000000" w:themeColor="text1"/>
          <w:szCs w:val="24"/>
          <w:rPrChange w:id="1405" w:author="Dr Mamadou SANOGO" w:date="2023-10-27T13:22:00Z">
            <w:rPr>
              <w:b/>
              <w:bCs/>
              <w:iCs/>
              <w:color w:val="00B050"/>
              <w:szCs w:val="24"/>
            </w:rPr>
          </w:rPrChange>
        </w:rPr>
        <w:t>0</w:t>
      </w:r>
      <w:ins w:id="1406" w:author="Cauris Cosmetics" w:date="2023-10-25T14:36:00Z">
        <w:r w:rsidR="003C6082" w:rsidRPr="00614D94">
          <w:rPr>
            <w:b/>
            <w:bCs/>
            <w:iCs/>
            <w:color w:val="000000" w:themeColor="text1"/>
            <w:szCs w:val="24"/>
            <w:rPrChange w:id="1407" w:author="Dr Mamadou SANOGO" w:date="2023-10-27T13:22:00Z">
              <w:rPr>
                <w:b/>
                <w:bCs/>
              </w:rPr>
            </w:rPrChange>
          </w:rPr>
          <w:t>0</w:t>
        </w:r>
      </w:ins>
      <w:r w:rsidR="008F0B7B" w:rsidRPr="00614D94">
        <w:rPr>
          <w:b/>
          <w:bCs/>
          <w:iCs/>
          <w:color w:val="000000" w:themeColor="text1"/>
          <w:szCs w:val="24"/>
          <w:rPrChange w:id="1408" w:author="Dr Mamadou SANOGO" w:date="2023-10-27T13:22:00Z">
            <w:rPr>
              <w:b/>
              <w:bCs/>
              <w:iCs/>
              <w:color w:val="00B050"/>
              <w:szCs w:val="24"/>
            </w:rPr>
          </w:rPrChange>
        </w:rPr>
        <w:t>5</w:t>
      </w:r>
      <w:r w:rsidRPr="00614D94">
        <w:rPr>
          <w:b/>
          <w:bCs/>
          <w:iCs/>
          <w:color w:val="000000" w:themeColor="text1"/>
          <w:szCs w:val="24"/>
          <w:rPrChange w:id="1409" w:author="Dr Mamadou SANOGO" w:date="2023-10-27T13:22:00Z">
            <w:rPr>
              <w:b/>
              <w:bCs/>
              <w:iCs/>
              <w:color w:val="00B050"/>
              <w:szCs w:val="24"/>
            </w:rPr>
          </w:rPrChange>
        </w:rPr>
        <w:t>:</w:t>
      </w:r>
      <w:proofErr w:type="gramEnd"/>
      <w:r w:rsidRPr="00614D94">
        <w:rPr>
          <w:iCs/>
          <w:color w:val="000000" w:themeColor="text1"/>
          <w:szCs w:val="24"/>
          <w:rPrChange w:id="1410" w:author="Dr Mamadou SANOGO" w:date="2023-10-27T13:22:00Z">
            <w:rPr>
              <w:iCs/>
              <w:color w:val="00B050"/>
              <w:szCs w:val="24"/>
            </w:rPr>
          </w:rPrChange>
        </w:rPr>
        <w:t xml:space="preserve"> </w:t>
      </w:r>
      <w:r w:rsidRPr="00614D94">
        <w:rPr>
          <w:iCs/>
          <w:color w:val="000000" w:themeColor="text1"/>
          <w:szCs w:val="24"/>
          <w:rPrChange w:id="1411" w:author="Dr Mamadou SANOGO" w:date="2023-10-27T13:22:00Z">
            <w:rPr>
              <w:i/>
              <w:color w:val="00B050"/>
              <w:szCs w:val="24"/>
            </w:rPr>
          </w:rPrChange>
        </w:rPr>
        <w:t>Registre de demande d’informations relatives à l’existence de la formation</w:t>
      </w:r>
    </w:p>
    <w:p w14:paraId="6CCA8DA6" w14:textId="77777777" w:rsidR="00643698" w:rsidRPr="007A4AFC" w:rsidRDefault="00643698">
      <w:pPr>
        <w:spacing w:line="276" w:lineRule="auto"/>
        <w:pPrChange w:id="1412" w:author="Dr Mamadou SANOGO" w:date="2023-10-27T13:35:00Z">
          <w:pPr>
            <w:shd w:val="clear" w:color="auto" w:fill="FFFFFF"/>
            <w:spacing w:line="360" w:lineRule="auto"/>
            <w:ind w:right="9"/>
          </w:pPr>
        </w:pPrChange>
      </w:pPr>
    </w:p>
    <w:p w14:paraId="31A90E1E" w14:textId="77777777" w:rsidR="00643698" w:rsidRPr="007A4AFC" w:rsidRDefault="00643698">
      <w:pPr>
        <w:spacing w:line="276" w:lineRule="auto"/>
        <w:ind w:right="9"/>
        <w:rPr>
          <w:b/>
          <w:i/>
          <w:iCs/>
          <w:color w:val="000000" w:themeColor="text1"/>
          <w:szCs w:val="24"/>
        </w:rPr>
        <w:pPrChange w:id="1413" w:author="Dr Mamadou SANOGO" w:date="2023-10-27T13:25:00Z">
          <w:pPr>
            <w:spacing w:line="360" w:lineRule="auto"/>
            <w:ind w:right="9"/>
          </w:pPr>
        </w:pPrChange>
      </w:pPr>
      <w:r w:rsidRPr="007A4AFC">
        <w:rPr>
          <w:b/>
          <w:i/>
          <w:iCs/>
          <w:color w:val="000000" w:themeColor="text1"/>
          <w:szCs w:val="24"/>
        </w:rPr>
        <w:t>Critère 2 : La formation offre des perspectives pour de nouveaux métiers</w:t>
      </w:r>
    </w:p>
    <w:p w14:paraId="3D8F75A2" w14:textId="43DE8F7A" w:rsidR="00643698" w:rsidRPr="007A4AFC" w:rsidRDefault="00643698">
      <w:pPr>
        <w:shd w:val="clear" w:color="auto" w:fill="FFFFFF"/>
        <w:spacing w:line="276" w:lineRule="auto"/>
        <w:ind w:right="9"/>
        <w:rPr>
          <w:color w:val="000000" w:themeColor="text1"/>
          <w:szCs w:val="24"/>
          <w:rPrChange w:id="1414" w:author="Dr Mamadou SANOGO" w:date="2023-10-25T18:15:00Z">
            <w:rPr>
              <w:szCs w:val="24"/>
            </w:rPr>
          </w:rPrChange>
        </w:rPr>
        <w:pPrChange w:id="1415" w:author="Dr Mamadou SANOGO" w:date="2023-10-27T13:23:00Z">
          <w:pPr>
            <w:shd w:val="clear" w:color="auto" w:fill="FFFFFF"/>
            <w:spacing w:line="360" w:lineRule="auto"/>
            <w:ind w:right="9"/>
          </w:pPr>
        </w:pPrChange>
      </w:pPr>
      <w:r w:rsidRPr="007A4AFC">
        <w:rPr>
          <w:color w:val="000000" w:themeColor="text1"/>
          <w:szCs w:val="24"/>
        </w:rPr>
        <w:t>La formation offre des perspectives pour les nouveaux métiers comme indiquée dans les orientations nationales du gouvernement malien (</w:t>
      </w:r>
      <w:r w:rsidRPr="007A4AFC">
        <w:rPr>
          <w:color w:val="000000" w:themeColor="text1"/>
          <w:szCs w:val="24"/>
          <w:rPrChange w:id="1416" w:author="Dr Mamadou SANOGO" w:date="2023-10-25T18:15:00Z">
            <w:rPr>
              <w:szCs w:val="24"/>
            </w:rPr>
          </w:rPrChange>
        </w:rPr>
        <w:t>PDDSS, 2014-2023). Dans la même suite logique, l’</w:t>
      </w:r>
      <w:r w:rsidR="004B392C" w:rsidRPr="007A4AFC">
        <w:rPr>
          <w:color w:val="000000" w:themeColor="text1"/>
          <w:szCs w:val="24"/>
          <w:rPrChange w:id="1417" w:author="Dr Mamadou SANOGO" w:date="2023-10-25T18:15:00Z">
            <w:rPr>
              <w:szCs w:val="24"/>
            </w:rPr>
          </w:rPrChange>
        </w:rPr>
        <w:t>EPSFé</w:t>
      </w:r>
      <w:r w:rsidRPr="007A4AFC">
        <w:rPr>
          <w:color w:val="000000" w:themeColor="text1"/>
          <w:szCs w:val="24"/>
          <w:rPrChange w:id="1418" w:author="Dr Mamadou SANOGO" w:date="2023-10-25T18:15:00Z">
            <w:rPr>
              <w:szCs w:val="24"/>
            </w:rPr>
          </w:rPrChange>
        </w:rPr>
        <w:t xml:space="preserve"> a décri</w:t>
      </w:r>
      <w:r w:rsidR="008F0B7B" w:rsidRPr="007A4AFC">
        <w:rPr>
          <w:color w:val="000000" w:themeColor="text1"/>
          <w:szCs w:val="24"/>
          <w:rPrChange w:id="1419" w:author="Dr Mamadou SANOGO" w:date="2023-10-25T18:15:00Z">
            <w:rPr>
              <w:szCs w:val="24"/>
            </w:rPr>
          </w:rPrChange>
        </w:rPr>
        <w:t>t</w:t>
      </w:r>
      <w:r w:rsidRPr="007A4AFC">
        <w:rPr>
          <w:color w:val="000000" w:themeColor="text1"/>
          <w:szCs w:val="24"/>
          <w:rPrChange w:id="1420" w:author="Dr Mamadou SANOGO" w:date="2023-10-25T18:15:00Z">
            <w:rPr>
              <w:szCs w:val="24"/>
            </w:rPr>
          </w:rPrChange>
        </w:rPr>
        <w:t xml:space="preserve"> et précisé les métiers liés </w:t>
      </w:r>
      <w:r w:rsidR="008F0B7B" w:rsidRPr="007A4AFC">
        <w:rPr>
          <w:color w:val="000000" w:themeColor="text1"/>
          <w:szCs w:val="24"/>
          <w:rPrChange w:id="1421" w:author="Dr Mamadou SANOGO" w:date="2023-10-25T18:15:00Z">
            <w:rPr>
              <w:szCs w:val="24"/>
            </w:rPr>
          </w:rPrChange>
        </w:rPr>
        <w:t xml:space="preserve">à </w:t>
      </w:r>
      <w:r w:rsidRPr="007A4AFC">
        <w:rPr>
          <w:color w:val="000000" w:themeColor="text1"/>
          <w:szCs w:val="24"/>
          <w:rPrChange w:id="1422" w:author="Dr Mamadou SANOGO" w:date="2023-10-25T18:15:00Z">
            <w:rPr>
              <w:szCs w:val="24"/>
            </w:rPr>
          </w:rPrChange>
        </w:rPr>
        <w:t xml:space="preserve">ce master en </w:t>
      </w:r>
      <w:ins w:id="1423" w:author="Dr Mamadou SANOGO" w:date="2023-10-26T12:32:00Z">
        <w:r w:rsidR="00F25C2C" w:rsidRPr="00F076C8">
          <w:rPr>
            <w:color w:val="000000" w:themeColor="text1"/>
            <w:szCs w:val="24"/>
          </w:rPr>
          <w:t>gyn</w:t>
        </w:r>
      </w:ins>
      <w:ins w:id="1424" w:author="Dr Mamadou SANOGO" w:date="2023-10-27T09:58:00Z">
        <w:r w:rsidR="00F076C8" w:rsidRPr="00F076C8">
          <w:rPr>
            <w:color w:val="000000" w:themeColor="text1"/>
            <w:szCs w:val="24"/>
            <w:rPrChange w:id="1425" w:author="Dr Mamadou SANOGO" w:date="2023-10-27T09:58:00Z">
              <w:rPr>
                <w:color w:val="FF0000"/>
                <w:szCs w:val="24"/>
              </w:rPr>
            </w:rPrChange>
          </w:rPr>
          <w:t>é</w:t>
        </w:r>
      </w:ins>
      <w:ins w:id="1426" w:author="Dr Mamadou SANOGO" w:date="2023-10-26T12:32:00Z">
        <w:r w:rsidR="00F25C2C" w:rsidRPr="00F076C8">
          <w:rPr>
            <w:color w:val="000000" w:themeColor="text1"/>
            <w:szCs w:val="24"/>
          </w:rPr>
          <w:t>cologie-obst</w:t>
        </w:r>
      </w:ins>
      <w:ins w:id="1427" w:author="Dr Mamadou SANOGO" w:date="2023-10-27T09:58:00Z">
        <w:r w:rsidR="00F076C8" w:rsidRPr="00F076C8">
          <w:rPr>
            <w:color w:val="000000" w:themeColor="text1"/>
            <w:szCs w:val="24"/>
            <w:rPrChange w:id="1428" w:author="Dr Mamadou SANOGO" w:date="2023-10-27T09:58:00Z">
              <w:rPr>
                <w:color w:val="FF0000"/>
                <w:szCs w:val="24"/>
              </w:rPr>
            </w:rPrChange>
          </w:rPr>
          <w:t>é</w:t>
        </w:r>
      </w:ins>
      <w:ins w:id="1429" w:author="Dr Mamadou SANOGO" w:date="2023-10-26T12:32:00Z">
        <w:r w:rsidR="00F25C2C" w:rsidRPr="00F076C8">
          <w:rPr>
            <w:color w:val="000000" w:themeColor="text1"/>
            <w:szCs w:val="24"/>
          </w:rPr>
          <w:t>trique</w:t>
        </w:r>
      </w:ins>
      <w:del w:id="1430" w:author="Dr Mamadou SANOGO" w:date="2023-10-26T12:32:00Z">
        <w:r w:rsidRPr="00F076C8" w:rsidDel="00F25C2C">
          <w:rPr>
            <w:color w:val="000000" w:themeColor="text1"/>
            <w:szCs w:val="24"/>
            <w:rPrChange w:id="1431" w:author="Dr Mamadou SANOGO" w:date="2023-10-27T09:58:00Z">
              <w:rPr>
                <w:szCs w:val="24"/>
              </w:rPr>
            </w:rPrChange>
          </w:rPr>
          <w:delText>épidémiologie</w:delText>
        </w:r>
      </w:del>
      <w:r w:rsidRPr="00F076C8">
        <w:rPr>
          <w:color w:val="000000" w:themeColor="text1"/>
          <w:szCs w:val="24"/>
          <w:rPrChange w:id="1432" w:author="Dr Mamadou SANOGO" w:date="2023-10-27T09:58:00Z">
            <w:rPr>
              <w:szCs w:val="24"/>
            </w:rPr>
          </w:rPrChange>
        </w:rPr>
        <w:t xml:space="preserve"> </w:t>
      </w:r>
      <w:r w:rsidRPr="007A4AFC">
        <w:rPr>
          <w:color w:val="000000" w:themeColor="text1"/>
          <w:szCs w:val="24"/>
          <w:rPrChange w:id="1433" w:author="Dr Mamadou SANOGO" w:date="2023-10-25T18:15:00Z">
            <w:rPr>
              <w:szCs w:val="24"/>
            </w:rPr>
          </w:rPrChange>
        </w:rPr>
        <w:t>dans les dix prochaines années en tenant compte de l’évolution du marché de l’emploi.</w:t>
      </w:r>
    </w:p>
    <w:p w14:paraId="43A08E6F" w14:textId="2688DC91" w:rsidR="00643698" w:rsidRPr="007A4AFC" w:rsidDel="003C6082" w:rsidRDefault="00643698">
      <w:pPr>
        <w:shd w:val="clear" w:color="auto" w:fill="FFFFFF"/>
        <w:spacing w:line="276" w:lineRule="auto"/>
        <w:ind w:right="9"/>
        <w:rPr>
          <w:del w:id="1434" w:author="Cauris Cosmetics" w:date="2023-10-25T14:37:00Z"/>
          <w:color w:val="000000" w:themeColor="text1"/>
          <w:szCs w:val="24"/>
          <w:highlight w:val="yellow"/>
          <w:rPrChange w:id="1435" w:author="Dr Mamadou SANOGO" w:date="2023-10-25T18:15:00Z">
            <w:rPr>
              <w:del w:id="1436" w:author="Cauris Cosmetics" w:date="2023-10-25T14:37:00Z"/>
              <w:color w:val="C00000"/>
              <w:szCs w:val="24"/>
              <w:highlight w:val="yellow"/>
            </w:rPr>
          </w:rPrChange>
        </w:rPr>
        <w:pPrChange w:id="1437" w:author="Dr Mamadou SANOGO" w:date="2023-10-27T13:25:00Z">
          <w:pPr>
            <w:shd w:val="clear" w:color="auto" w:fill="FFFFFF"/>
            <w:spacing w:line="360" w:lineRule="auto"/>
            <w:ind w:right="9"/>
          </w:pPr>
        </w:pPrChange>
      </w:pPr>
      <w:del w:id="1438" w:author="Cauris Cosmetics" w:date="2023-10-25T14:37:00Z">
        <w:r w:rsidRPr="007A4AFC" w:rsidDel="003C6082">
          <w:rPr>
            <w:b/>
            <w:bCs/>
            <w:iCs/>
            <w:color w:val="000000" w:themeColor="text1"/>
            <w:szCs w:val="24"/>
            <w:rPrChange w:id="1439" w:author="Dr Mamadou SANOGO" w:date="2023-10-25T18:15:00Z">
              <w:rPr>
                <w:b/>
                <w:bCs/>
                <w:iCs/>
                <w:color w:val="C00000"/>
                <w:szCs w:val="24"/>
              </w:rPr>
            </w:rPrChange>
          </w:rPr>
          <w:delText>Annexe n°</w:delText>
        </w:r>
        <w:r w:rsidR="008F0B7B" w:rsidRPr="007A4AFC" w:rsidDel="003C6082">
          <w:rPr>
            <w:b/>
            <w:bCs/>
            <w:iCs/>
            <w:color w:val="000000" w:themeColor="text1"/>
            <w:szCs w:val="24"/>
            <w:rPrChange w:id="1440" w:author="Dr Mamadou SANOGO" w:date="2023-10-25T18:15:00Z">
              <w:rPr>
                <w:b/>
                <w:bCs/>
                <w:iCs/>
                <w:color w:val="C00000"/>
                <w:szCs w:val="24"/>
              </w:rPr>
            </w:rPrChange>
          </w:rPr>
          <w:delText>06</w:delText>
        </w:r>
        <w:r w:rsidRPr="007A4AFC" w:rsidDel="003C6082">
          <w:rPr>
            <w:b/>
            <w:bCs/>
            <w:iCs/>
            <w:color w:val="000000" w:themeColor="text1"/>
            <w:szCs w:val="24"/>
            <w:rPrChange w:id="1441" w:author="Dr Mamadou SANOGO" w:date="2023-10-25T18:15:00Z">
              <w:rPr>
                <w:b/>
                <w:bCs/>
                <w:iCs/>
                <w:color w:val="C00000"/>
                <w:szCs w:val="24"/>
              </w:rPr>
            </w:rPrChange>
          </w:rPr>
          <w:delText> </w:delText>
        </w:r>
        <w:r w:rsidRPr="007A4AFC" w:rsidDel="003C6082">
          <w:rPr>
            <w:b/>
            <w:bCs/>
            <w:i/>
            <w:color w:val="000000" w:themeColor="text1"/>
            <w:szCs w:val="24"/>
            <w:rPrChange w:id="1442" w:author="Dr Mamadou SANOGO" w:date="2023-10-25T18:15:00Z">
              <w:rPr>
                <w:b/>
                <w:bCs/>
                <w:i/>
                <w:color w:val="C00000"/>
                <w:szCs w:val="24"/>
              </w:rPr>
            </w:rPrChange>
          </w:rPr>
          <w:delText> </w:delText>
        </w:r>
        <w:r w:rsidRPr="007A4AFC" w:rsidDel="003C6082">
          <w:rPr>
            <w:iCs/>
            <w:color w:val="000000" w:themeColor="text1"/>
            <w:szCs w:val="24"/>
            <w:rPrChange w:id="1443" w:author="Dr Mamadou SANOGO" w:date="2023-10-25T18:15:00Z">
              <w:rPr>
                <w:iCs/>
                <w:color w:val="C00000"/>
                <w:szCs w:val="24"/>
              </w:rPr>
            </w:rPrChange>
          </w:rPr>
          <w:delText xml:space="preserve">: </w:delText>
        </w:r>
        <w:r w:rsidRPr="007A4AFC" w:rsidDel="003C6082">
          <w:rPr>
            <w:i/>
            <w:iCs/>
            <w:color w:val="000000" w:themeColor="text1"/>
            <w:szCs w:val="24"/>
            <w:rPrChange w:id="1444" w:author="Dr Mamadou SANOGO" w:date="2023-10-25T18:15:00Z">
              <w:rPr>
                <w:i/>
                <w:iCs/>
                <w:color w:val="C00000"/>
                <w:szCs w:val="24"/>
              </w:rPr>
            </w:rPrChange>
          </w:rPr>
          <w:delText xml:space="preserve">Maquette </w:delText>
        </w:r>
        <w:bookmarkStart w:id="1445" w:name="_Hlk148965803"/>
        <w:r w:rsidRPr="007A4AFC" w:rsidDel="003C6082">
          <w:rPr>
            <w:i/>
            <w:iCs/>
            <w:color w:val="000000" w:themeColor="text1"/>
            <w:szCs w:val="24"/>
            <w:rPrChange w:id="1446" w:author="Dr Mamadou SANOGO" w:date="2023-10-25T18:15:00Z">
              <w:rPr>
                <w:i/>
                <w:iCs/>
                <w:color w:val="C00000"/>
                <w:szCs w:val="24"/>
              </w:rPr>
            </w:rPrChange>
          </w:rPr>
          <w:delText>du master en épidémiologie, 20….</w:delText>
        </w:r>
        <w:bookmarkEnd w:id="1445"/>
      </w:del>
    </w:p>
    <w:p w14:paraId="01851637" w14:textId="77777777" w:rsidR="00643698" w:rsidRPr="007A4AFC" w:rsidRDefault="00643698">
      <w:pPr>
        <w:spacing w:line="276" w:lineRule="auto"/>
        <w:ind w:right="9"/>
        <w:rPr>
          <w:b/>
          <w:i/>
          <w:iCs/>
          <w:color w:val="000000" w:themeColor="text1"/>
          <w:szCs w:val="24"/>
        </w:rPr>
        <w:pPrChange w:id="1447" w:author="Dr Mamadou SANOGO" w:date="2023-10-27T13:25:00Z">
          <w:pPr>
            <w:spacing w:line="360" w:lineRule="auto"/>
            <w:ind w:right="9"/>
          </w:pPr>
        </w:pPrChange>
      </w:pPr>
      <w:r w:rsidRPr="007A4AFC">
        <w:rPr>
          <w:b/>
          <w:i/>
          <w:iCs/>
          <w:color w:val="000000" w:themeColor="text1"/>
          <w:szCs w:val="24"/>
        </w:rPr>
        <w:t>Critère 3 : Les débouchés en matière de métiers et de poursuite d’études sont explicites et connus des étudiants et autres parties prenantes</w:t>
      </w:r>
    </w:p>
    <w:p w14:paraId="69B1DFF2" w14:textId="69F09A62" w:rsidR="00643698" w:rsidRPr="007A4AFC" w:rsidRDefault="00643698">
      <w:pPr>
        <w:spacing w:line="276" w:lineRule="auto"/>
        <w:ind w:right="9"/>
        <w:rPr>
          <w:bCs/>
          <w:color w:val="000000" w:themeColor="text1"/>
          <w:szCs w:val="24"/>
        </w:rPr>
        <w:pPrChange w:id="1448" w:author="Dr Mamadou SANOGO" w:date="2023-10-27T13:36:00Z">
          <w:pPr>
            <w:spacing w:line="360" w:lineRule="auto"/>
            <w:ind w:right="9"/>
          </w:pPr>
        </w:pPrChange>
      </w:pPr>
      <w:r w:rsidRPr="007A4AFC">
        <w:rPr>
          <w:bCs/>
          <w:color w:val="000000" w:themeColor="text1"/>
          <w:szCs w:val="24"/>
        </w:rPr>
        <w:t>L’</w:t>
      </w:r>
      <w:r w:rsidR="004B392C" w:rsidRPr="007A4AFC">
        <w:rPr>
          <w:bCs/>
          <w:color w:val="000000" w:themeColor="text1"/>
          <w:szCs w:val="24"/>
        </w:rPr>
        <w:t>EPSFé</w:t>
      </w:r>
      <w:r w:rsidRPr="007A4AFC">
        <w:rPr>
          <w:bCs/>
          <w:color w:val="000000" w:themeColor="text1"/>
          <w:szCs w:val="24"/>
        </w:rPr>
        <w:t xml:space="preserve"> a élaboré un ensemble d’outils de communication à travers lesquels les découchés en matière de métiers liés au programme de master en </w:t>
      </w:r>
      <w:ins w:id="1449" w:author="Dr Mamadou SANOGO" w:date="2023-10-26T12:34:00Z">
        <w:r w:rsidR="00F25C2C" w:rsidRPr="00F076C8">
          <w:rPr>
            <w:bCs/>
            <w:color w:val="000000" w:themeColor="text1"/>
            <w:szCs w:val="24"/>
          </w:rPr>
          <w:t>gyn</w:t>
        </w:r>
      </w:ins>
      <w:ins w:id="1450" w:author="Dr Mamadou SANOGO" w:date="2023-10-27T09:58:00Z">
        <w:r w:rsidR="00F076C8" w:rsidRPr="00F076C8">
          <w:rPr>
            <w:bCs/>
            <w:color w:val="000000" w:themeColor="text1"/>
            <w:szCs w:val="24"/>
            <w:rPrChange w:id="1451" w:author="Dr Mamadou SANOGO" w:date="2023-10-27T09:59:00Z">
              <w:rPr>
                <w:bCs/>
                <w:color w:val="FF0000"/>
                <w:szCs w:val="24"/>
              </w:rPr>
            </w:rPrChange>
          </w:rPr>
          <w:t>é</w:t>
        </w:r>
      </w:ins>
      <w:ins w:id="1452" w:author="Dr Mamadou SANOGO" w:date="2023-10-26T12:34:00Z">
        <w:r w:rsidR="00F25C2C" w:rsidRPr="00F076C8">
          <w:rPr>
            <w:bCs/>
            <w:color w:val="000000" w:themeColor="text1"/>
            <w:szCs w:val="24"/>
          </w:rPr>
          <w:t>cologie-obst</w:t>
        </w:r>
      </w:ins>
      <w:ins w:id="1453" w:author="Dr Mamadou SANOGO" w:date="2023-10-27T09:58:00Z">
        <w:r w:rsidR="00F076C8" w:rsidRPr="00F076C8">
          <w:rPr>
            <w:bCs/>
            <w:color w:val="000000" w:themeColor="text1"/>
            <w:szCs w:val="24"/>
            <w:rPrChange w:id="1454" w:author="Dr Mamadou SANOGO" w:date="2023-10-27T09:59:00Z">
              <w:rPr>
                <w:bCs/>
                <w:color w:val="FF0000"/>
                <w:szCs w:val="24"/>
              </w:rPr>
            </w:rPrChange>
          </w:rPr>
          <w:t>é</w:t>
        </w:r>
      </w:ins>
      <w:ins w:id="1455" w:author="Dr Mamadou SANOGO" w:date="2023-10-26T12:34:00Z">
        <w:r w:rsidR="00F25C2C" w:rsidRPr="00F076C8">
          <w:rPr>
            <w:bCs/>
            <w:color w:val="000000" w:themeColor="text1"/>
            <w:szCs w:val="24"/>
          </w:rPr>
          <w:t>trique</w:t>
        </w:r>
      </w:ins>
      <w:del w:id="1456" w:author="Dr Mamadou SANOGO" w:date="2023-10-26T12:34:00Z">
        <w:r w:rsidRPr="00F076C8" w:rsidDel="00F25C2C">
          <w:rPr>
            <w:bCs/>
            <w:color w:val="000000" w:themeColor="text1"/>
            <w:szCs w:val="24"/>
          </w:rPr>
          <w:delText>épidémiologie</w:delText>
        </w:r>
      </w:del>
      <w:r w:rsidRPr="00F076C8">
        <w:rPr>
          <w:bCs/>
          <w:color w:val="000000" w:themeColor="text1"/>
          <w:szCs w:val="24"/>
        </w:rPr>
        <w:t xml:space="preserve"> </w:t>
      </w:r>
      <w:r w:rsidRPr="007A4AFC">
        <w:rPr>
          <w:bCs/>
          <w:color w:val="000000" w:themeColor="text1"/>
          <w:szCs w:val="24"/>
        </w:rPr>
        <w:t xml:space="preserve">sont connus des étudiants et des autres parties prenantes. </w:t>
      </w:r>
    </w:p>
    <w:p w14:paraId="67E927F2" w14:textId="15EF5F67" w:rsidR="00643698" w:rsidRPr="007A4AFC" w:rsidDel="00614D94" w:rsidRDefault="00643698">
      <w:pPr>
        <w:spacing w:line="276" w:lineRule="auto"/>
        <w:ind w:right="9"/>
        <w:rPr>
          <w:del w:id="1457" w:author="Dr Mamadou SANOGO" w:date="2023-10-27T13:23:00Z"/>
          <w:bCs/>
          <w:iCs/>
          <w:color w:val="000000" w:themeColor="text1"/>
          <w:szCs w:val="24"/>
          <w:rPrChange w:id="1458" w:author="Dr Mamadou SANOGO" w:date="2023-10-25T18:15:00Z">
            <w:rPr>
              <w:del w:id="1459" w:author="Dr Mamadou SANOGO" w:date="2023-10-27T13:23:00Z"/>
              <w:bCs/>
              <w:iCs/>
              <w:color w:val="C00000"/>
              <w:szCs w:val="24"/>
            </w:rPr>
          </w:rPrChange>
        </w:rPr>
        <w:pPrChange w:id="1460" w:author="Dr Mamadou SANOGO" w:date="2023-10-27T13:36:00Z">
          <w:pPr>
            <w:spacing w:line="240" w:lineRule="auto"/>
            <w:ind w:right="9"/>
          </w:pPr>
        </w:pPrChange>
      </w:pPr>
      <w:del w:id="1461" w:author="Dr Mamadou SANOGO" w:date="2023-10-27T13:25:00Z">
        <w:r w:rsidRPr="007A4AFC" w:rsidDel="00614D94">
          <w:rPr>
            <w:bCs/>
            <w:color w:val="000000" w:themeColor="text1"/>
            <w:szCs w:val="24"/>
          </w:rPr>
          <w:delText xml:space="preserve"> </w:delText>
        </w:r>
      </w:del>
      <w:r w:rsidRPr="007A4AFC">
        <w:rPr>
          <w:b/>
          <w:bCs/>
          <w:iCs/>
          <w:color w:val="000000" w:themeColor="text1"/>
          <w:szCs w:val="24"/>
          <w:rPrChange w:id="1462" w:author="Dr Mamadou SANOGO" w:date="2023-10-25T18:15:00Z">
            <w:rPr>
              <w:b/>
              <w:bCs/>
              <w:iCs/>
              <w:color w:val="C00000"/>
              <w:szCs w:val="24"/>
            </w:rPr>
          </w:rPrChange>
        </w:rPr>
        <w:t>Annexe n°</w:t>
      </w:r>
      <w:r w:rsidR="008F0B7B" w:rsidRPr="007A4AFC">
        <w:rPr>
          <w:b/>
          <w:bCs/>
          <w:iCs/>
          <w:color w:val="000000" w:themeColor="text1"/>
          <w:szCs w:val="24"/>
          <w:rPrChange w:id="1463" w:author="Dr Mamadou SANOGO" w:date="2023-10-25T18:15:00Z">
            <w:rPr>
              <w:b/>
              <w:bCs/>
              <w:iCs/>
              <w:color w:val="C00000"/>
              <w:szCs w:val="24"/>
            </w:rPr>
          </w:rPrChange>
        </w:rPr>
        <w:t>0</w:t>
      </w:r>
      <w:ins w:id="1464" w:author="Cauris Cosmetics" w:date="2023-10-25T14:37:00Z">
        <w:r w:rsidR="003C6082">
          <w:rPr>
            <w:b/>
            <w:bCs/>
            <w:iCs/>
            <w:color w:val="000000" w:themeColor="text1"/>
            <w:szCs w:val="24"/>
          </w:rPr>
          <w:t>06</w:t>
        </w:r>
      </w:ins>
      <w:del w:id="1465" w:author="Cauris Cosmetics" w:date="2023-10-25T14:37:00Z">
        <w:r w:rsidR="008F0B7B" w:rsidRPr="007A4AFC" w:rsidDel="003C6082">
          <w:rPr>
            <w:b/>
            <w:bCs/>
            <w:iCs/>
            <w:color w:val="000000" w:themeColor="text1"/>
            <w:szCs w:val="24"/>
            <w:rPrChange w:id="1466" w:author="Dr Mamadou SANOGO" w:date="2023-10-25T18:15:00Z">
              <w:rPr>
                <w:b/>
                <w:bCs/>
                <w:iCs/>
                <w:color w:val="C00000"/>
                <w:szCs w:val="24"/>
              </w:rPr>
            </w:rPrChange>
          </w:rPr>
          <w:delText>7</w:delText>
        </w:r>
      </w:del>
      <w:r w:rsidRPr="007A4AFC">
        <w:rPr>
          <w:i/>
          <w:color w:val="000000" w:themeColor="text1"/>
          <w:szCs w:val="24"/>
          <w:rPrChange w:id="1467" w:author="Dr Mamadou SANOGO" w:date="2023-10-25T18:15:00Z">
            <w:rPr>
              <w:i/>
              <w:color w:val="C00000"/>
              <w:szCs w:val="24"/>
            </w:rPr>
          </w:rPrChange>
        </w:rPr>
        <w:t xml:space="preserve">: </w:t>
      </w:r>
      <w:r w:rsidR="00257DB4" w:rsidRPr="007A4AFC">
        <w:rPr>
          <w:iCs/>
          <w:color w:val="000000" w:themeColor="text1"/>
          <w:szCs w:val="24"/>
          <w:rPrChange w:id="1468" w:author="Dr Mamadou SANOGO" w:date="2023-10-25T18:15:00Z">
            <w:rPr>
              <w:iCs/>
              <w:color w:val="C00000"/>
              <w:szCs w:val="24"/>
            </w:rPr>
          </w:rPrChange>
        </w:rPr>
        <w:t xml:space="preserve">Catalogue </w:t>
      </w:r>
      <w:ins w:id="1469" w:author="Dr Mamadou SANOGO" w:date="2023-10-26T12:35:00Z">
        <w:r w:rsidR="00F25C2C">
          <w:rPr>
            <w:i/>
            <w:color w:val="000000" w:themeColor="text1"/>
            <w:szCs w:val="24"/>
          </w:rPr>
          <w:t xml:space="preserve">/ </w:t>
        </w:r>
      </w:ins>
      <w:ins w:id="1470" w:author="Cauris Cosmetics" w:date="2023-10-25T14:37:00Z">
        <w:del w:id="1471" w:author="Dr Mamadou SANOGO" w:date="2023-10-26T12:35:00Z">
          <w:r w:rsidR="003C6082" w:rsidDel="00F25C2C">
            <w:rPr>
              <w:i/>
              <w:color w:val="000000" w:themeColor="text1"/>
              <w:szCs w:val="24"/>
            </w:rPr>
            <w:delText>§</w:delText>
          </w:r>
        </w:del>
      </w:ins>
      <w:del w:id="1472" w:author="Cauris Cosmetics" w:date="2023-10-25T14:37:00Z">
        <w:r w:rsidR="00257DB4" w:rsidRPr="007A4AFC" w:rsidDel="003C6082">
          <w:rPr>
            <w:iCs/>
            <w:color w:val="000000" w:themeColor="text1"/>
            <w:szCs w:val="24"/>
            <w:rPrChange w:id="1473" w:author="Dr Mamadou SANOGO" w:date="2023-10-25T18:15:00Z">
              <w:rPr>
                <w:iCs/>
                <w:color w:val="00B050"/>
                <w:szCs w:val="24"/>
              </w:rPr>
            </w:rPrChange>
          </w:rPr>
          <w:delText>ou</w:delText>
        </w:r>
        <w:r w:rsidR="00257DB4" w:rsidRPr="007A4AFC" w:rsidDel="003C6082">
          <w:rPr>
            <w:i/>
            <w:color w:val="000000" w:themeColor="text1"/>
            <w:szCs w:val="24"/>
            <w:rPrChange w:id="1474" w:author="Dr Mamadou SANOGO" w:date="2023-10-25T18:15:00Z">
              <w:rPr>
                <w:i/>
                <w:color w:val="00B050"/>
                <w:szCs w:val="24"/>
              </w:rPr>
            </w:rPrChange>
          </w:rPr>
          <w:delText xml:space="preserve"> </w:delText>
        </w:r>
      </w:del>
      <w:r w:rsidR="00257DB4" w:rsidRPr="007A4AFC">
        <w:rPr>
          <w:iCs/>
          <w:color w:val="000000" w:themeColor="text1"/>
          <w:szCs w:val="24"/>
          <w:rPrChange w:id="1475" w:author="Dr Mamadou SANOGO" w:date="2023-10-25T18:15:00Z">
            <w:rPr>
              <w:iCs/>
              <w:color w:val="00B050"/>
              <w:szCs w:val="24"/>
            </w:rPr>
          </w:rPrChange>
        </w:rPr>
        <w:t>F</w:t>
      </w:r>
      <w:r w:rsidRPr="007A4AFC">
        <w:rPr>
          <w:iCs/>
          <w:color w:val="000000" w:themeColor="text1"/>
          <w:szCs w:val="24"/>
          <w:rPrChange w:id="1476" w:author="Dr Mamadou SANOGO" w:date="2023-10-25T18:15:00Z">
            <w:rPr>
              <w:iCs/>
              <w:color w:val="00B050"/>
              <w:szCs w:val="24"/>
            </w:rPr>
          </w:rPrChange>
        </w:rPr>
        <w:t>iche de renseignement</w:t>
      </w:r>
    </w:p>
    <w:p w14:paraId="76AE5CD5" w14:textId="77777777" w:rsidR="00643698" w:rsidDel="00614D94" w:rsidRDefault="00643698">
      <w:pPr>
        <w:spacing w:line="276" w:lineRule="auto"/>
        <w:ind w:right="9"/>
        <w:rPr>
          <w:ins w:id="1477" w:author="Cauris Cosmetics" w:date="2023-10-25T14:37:00Z"/>
          <w:del w:id="1478" w:author="Dr Mamadou SANOGO" w:date="2023-10-27T13:23:00Z"/>
          <w:bCs/>
          <w:color w:val="000000" w:themeColor="text1"/>
          <w:szCs w:val="24"/>
        </w:rPr>
        <w:pPrChange w:id="1479" w:author="Dr Mamadou SANOGO" w:date="2023-10-27T13:36:00Z">
          <w:pPr>
            <w:spacing w:line="240" w:lineRule="auto"/>
            <w:ind w:right="9"/>
          </w:pPr>
        </w:pPrChange>
      </w:pPr>
    </w:p>
    <w:p w14:paraId="25ACBE34" w14:textId="77777777" w:rsidR="0051561A" w:rsidDel="00614D94" w:rsidRDefault="0051561A">
      <w:pPr>
        <w:spacing w:line="276" w:lineRule="auto"/>
        <w:ind w:right="9"/>
        <w:rPr>
          <w:ins w:id="1480" w:author="Cauris Cosmetics" w:date="2023-10-25T14:37:00Z"/>
          <w:del w:id="1481" w:author="Dr Mamadou SANOGO" w:date="2023-10-27T13:23:00Z"/>
          <w:bCs/>
          <w:color w:val="000000" w:themeColor="text1"/>
          <w:szCs w:val="24"/>
        </w:rPr>
        <w:pPrChange w:id="1482" w:author="Dr Mamadou SANOGO" w:date="2023-10-27T13:36:00Z">
          <w:pPr>
            <w:spacing w:line="240" w:lineRule="auto"/>
            <w:ind w:right="9"/>
          </w:pPr>
        </w:pPrChange>
      </w:pPr>
    </w:p>
    <w:p w14:paraId="509C9943" w14:textId="77777777" w:rsidR="003C6082" w:rsidRPr="007A4AFC" w:rsidRDefault="003C6082">
      <w:pPr>
        <w:spacing w:line="276" w:lineRule="auto"/>
        <w:ind w:right="9"/>
        <w:rPr>
          <w:bCs/>
          <w:color w:val="000000" w:themeColor="text1"/>
          <w:szCs w:val="24"/>
        </w:rPr>
        <w:pPrChange w:id="1483" w:author="Dr Mamadou SANOGO" w:date="2023-10-27T13:36:00Z">
          <w:pPr>
            <w:spacing w:line="240" w:lineRule="auto"/>
            <w:ind w:right="9"/>
          </w:pPr>
        </w:pPrChange>
      </w:pPr>
    </w:p>
    <w:p w14:paraId="1A2C4321" w14:textId="77777777" w:rsidR="00643698" w:rsidRPr="007A4AFC" w:rsidDel="00614D94" w:rsidRDefault="00643698">
      <w:pPr>
        <w:spacing w:line="276" w:lineRule="auto"/>
        <w:ind w:right="9"/>
        <w:rPr>
          <w:del w:id="1484" w:author="Dr Mamadou SANOGO" w:date="2023-10-27T13:23:00Z"/>
          <w:b/>
          <w:color w:val="000000" w:themeColor="text1"/>
          <w:szCs w:val="24"/>
        </w:rPr>
        <w:pPrChange w:id="1485" w:author="Dr Mamadou SANOGO" w:date="2023-10-27T13:36:00Z">
          <w:pPr>
            <w:spacing w:line="240" w:lineRule="auto"/>
            <w:ind w:right="9"/>
          </w:pPr>
        </w:pPrChange>
      </w:pPr>
      <w:bookmarkStart w:id="1486" w:name="_Toc145944500"/>
      <w:r w:rsidRPr="007A4AFC">
        <w:rPr>
          <w:b/>
          <w:color w:val="000000" w:themeColor="text1"/>
          <w:szCs w:val="24"/>
        </w:rPr>
        <w:t xml:space="preserve">Référence 2 : </w:t>
      </w:r>
      <w:bookmarkStart w:id="1487" w:name="_Hlk148109624"/>
      <w:r w:rsidRPr="007A4AFC">
        <w:rPr>
          <w:b/>
          <w:color w:val="000000" w:themeColor="text1"/>
          <w:szCs w:val="24"/>
        </w:rPr>
        <w:t>Les objectifs de la formation en matière de connaissances et de compétences à acquérir</w:t>
      </w:r>
      <w:bookmarkEnd w:id="1487"/>
      <w:r w:rsidRPr="007A4AFC">
        <w:rPr>
          <w:b/>
          <w:color w:val="000000" w:themeColor="text1"/>
          <w:szCs w:val="24"/>
        </w:rPr>
        <w:t xml:space="preserve"> sont explicites</w:t>
      </w:r>
      <w:bookmarkEnd w:id="1486"/>
    </w:p>
    <w:p w14:paraId="2F180442" w14:textId="77777777" w:rsidR="00643698" w:rsidRPr="007A4AFC" w:rsidRDefault="00643698">
      <w:pPr>
        <w:spacing w:line="276" w:lineRule="auto"/>
        <w:ind w:right="9"/>
        <w:rPr>
          <w:b/>
          <w:color w:val="000000" w:themeColor="text1"/>
          <w:szCs w:val="24"/>
        </w:rPr>
        <w:pPrChange w:id="1488" w:author="Dr Mamadou SANOGO" w:date="2023-10-27T13:36:00Z">
          <w:pPr>
            <w:spacing w:line="240" w:lineRule="auto"/>
            <w:ind w:right="9"/>
          </w:pPr>
        </w:pPrChange>
      </w:pPr>
    </w:p>
    <w:p w14:paraId="47682574" w14:textId="77777777" w:rsidR="00643698" w:rsidRPr="007A4AFC" w:rsidDel="00614D94" w:rsidRDefault="00643698">
      <w:pPr>
        <w:spacing w:line="276" w:lineRule="auto"/>
        <w:ind w:right="9"/>
        <w:rPr>
          <w:del w:id="1489" w:author="Dr Mamadou SANOGO" w:date="2023-10-27T13:23:00Z"/>
          <w:b/>
          <w:i/>
          <w:iCs/>
          <w:color w:val="000000" w:themeColor="text1"/>
          <w:szCs w:val="24"/>
        </w:rPr>
        <w:pPrChange w:id="1490" w:author="Dr Mamadou SANOGO" w:date="2023-10-27T13:36:00Z">
          <w:pPr>
            <w:spacing w:line="240" w:lineRule="auto"/>
            <w:ind w:right="9"/>
          </w:pPr>
        </w:pPrChange>
      </w:pPr>
      <w:r w:rsidRPr="007A4AFC">
        <w:rPr>
          <w:b/>
          <w:i/>
          <w:iCs/>
          <w:color w:val="000000" w:themeColor="text1"/>
          <w:szCs w:val="24"/>
        </w:rPr>
        <w:t>Critère 1 : Les objectifs de la formation en matière de connaissances et compétences à acquérir sont clairement définis et connus des étudiants et autres parties prenantes</w:t>
      </w:r>
    </w:p>
    <w:p w14:paraId="0171A5F1" w14:textId="77777777" w:rsidR="00643698" w:rsidRPr="007A4AFC" w:rsidRDefault="00643698">
      <w:pPr>
        <w:spacing w:line="276" w:lineRule="auto"/>
        <w:ind w:right="9"/>
        <w:rPr>
          <w:bCs/>
          <w:color w:val="000000" w:themeColor="text1"/>
          <w:szCs w:val="24"/>
        </w:rPr>
        <w:pPrChange w:id="1491" w:author="Dr Mamadou SANOGO" w:date="2023-10-27T13:36:00Z">
          <w:pPr>
            <w:spacing w:line="240" w:lineRule="auto"/>
            <w:ind w:right="9"/>
          </w:pPr>
        </w:pPrChange>
      </w:pPr>
    </w:p>
    <w:p w14:paraId="7FF7B702" w14:textId="094CD5A2" w:rsidR="00643698" w:rsidRPr="007A4AFC" w:rsidDel="003C6082" w:rsidRDefault="00643698">
      <w:pPr>
        <w:spacing w:line="276" w:lineRule="auto"/>
        <w:ind w:right="11"/>
        <w:rPr>
          <w:del w:id="1492" w:author="Cauris Cosmetics" w:date="2023-10-25T14:37:00Z"/>
          <w:rStyle w:val="Lienhypertexte"/>
          <w:bCs/>
          <w:color w:val="000000" w:themeColor="text1"/>
          <w:szCs w:val="24"/>
          <w:rPrChange w:id="1493" w:author="Dr Mamadou SANOGO" w:date="2023-10-25T18:15:00Z">
            <w:rPr>
              <w:del w:id="1494" w:author="Cauris Cosmetics" w:date="2023-10-25T14:37:00Z"/>
              <w:rStyle w:val="Lienhypertexte"/>
              <w:bCs/>
              <w:szCs w:val="24"/>
            </w:rPr>
          </w:rPrChange>
        </w:rPr>
        <w:pPrChange w:id="1495" w:author="Dr Mamadou SANOGO" w:date="2023-10-27T13:36:00Z">
          <w:pPr>
            <w:spacing w:line="360" w:lineRule="auto"/>
            <w:ind w:right="11"/>
          </w:pPr>
        </w:pPrChange>
      </w:pPr>
      <w:r w:rsidRPr="007A4AFC">
        <w:rPr>
          <w:bCs/>
          <w:color w:val="000000" w:themeColor="text1"/>
          <w:szCs w:val="24"/>
        </w:rPr>
        <w:t xml:space="preserve">A la rentrée de chaque année universitaire, </w:t>
      </w:r>
      <w:bookmarkStart w:id="1496" w:name="_Hlk139558611"/>
      <w:r w:rsidRPr="007A4AFC">
        <w:rPr>
          <w:bCs/>
          <w:color w:val="000000" w:themeColor="text1"/>
          <w:szCs w:val="24"/>
        </w:rPr>
        <w:t>les informations nécessaires sont fournies sur les objectifs de la formation en termes de compétences et de connaissances aux étudiants, aux parents, aux partenaire</w:t>
      </w:r>
      <w:bookmarkEnd w:id="1496"/>
      <w:r w:rsidRPr="007A4AFC">
        <w:rPr>
          <w:bCs/>
          <w:color w:val="000000" w:themeColor="text1"/>
          <w:szCs w:val="24"/>
        </w:rPr>
        <w:t>s, aux enseignants, etc. En plus, les supports de communication digitale sont utilisés pour informer sur les</w:t>
      </w:r>
      <w:r w:rsidRPr="007A4AFC">
        <w:rPr>
          <w:b/>
          <w:color w:val="000000" w:themeColor="text1"/>
          <w:spacing w:val="-1"/>
          <w:w w:val="95"/>
        </w:rPr>
        <w:t xml:space="preserve"> </w:t>
      </w:r>
      <w:r w:rsidRPr="007A4AFC">
        <w:rPr>
          <w:color w:val="000000" w:themeColor="text1"/>
          <w:szCs w:val="24"/>
          <w:lang w:val="fr-ML"/>
        </w:rPr>
        <w:t>objectifs de la formation en matière de connaissances et de compétences à acquérir</w:t>
      </w:r>
      <w:r w:rsidRPr="007A4AFC">
        <w:rPr>
          <w:bCs/>
          <w:color w:val="000000" w:themeColor="text1"/>
          <w:szCs w:val="24"/>
        </w:rPr>
        <w:t xml:space="preserve"> ( </w:t>
      </w:r>
      <w:r w:rsidRPr="007A4AFC">
        <w:rPr>
          <w:rFonts w:ascii="Calibri" w:hAnsi="Calibri"/>
          <w:color w:val="000000" w:themeColor="text1"/>
          <w:sz w:val="22"/>
          <w:rPrChange w:id="1497" w:author="Dr Mamadou SANOGO" w:date="2023-10-25T18:15:00Z">
            <w:rPr>
              <w:rFonts w:ascii="Calibri" w:hAnsi="Calibri"/>
              <w:sz w:val="22"/>
            </w:rPr>
          </w:rPrChange>
        </w:rPr>
        <w:fldChar w:fldCharType="begin"/>
      </w:r>
      <w:r w:rsidRPr="007A4AFC">
        <w:rPr>
          <w:color w:val="000000" w:themeColor="text1"/>
          <w:rPrChange w:id="1498" w:author="Dr Mamadou SANOGO" w:date="2023-10-25T18:15:00Z">
            <w:rPr/>
          </w:rPrChange>
        </w:rPr>
        <w:instrText>HYPERLINK "http://www.esfe-mali.org"</w:instrText>
      </w:r>
      <w:r w:rsidRPr="00B40348">
        <w:rPr>
          <w:rFonts w:ascii="Calibri" w:hAnsi="Calibri"/>
          <w:color w:val="000000" w:themeColor="text1"/>
          <w:sz w:val="22"/>
        </w:rPr>
      </w:r>
      <w:r w:rsidRPr="007A4AFC">
        <w:rPr>
          <w:rFonts w:ascii="Calibri" w:hAnsi="Calibri"/>
          <w:color w:val="000000" w:themeColor="text1"/>
          <w:sz w:val="22"/>
          <w:rPrChange w:id="1499" w:author="Dr Mamadou SANOGO" w:date="2023-10-25T18:15:00Z">
            <w:rPr>
              <w:rStyle w:val="Lienhypertexte"/>
              <w:bCs/>
              <w:szCs w:val="24"/>
            </w:rPr>
          </w:rPrChange>
        </w:rPr>
        <w:fldChar w:fldCharType="separate"/>
      </w:r>
      <w:r w:rsidRPr="007A4AFC">
        <w:rPr>
          <w:rStyle w:val="Lienhypertexte"/>
          <w:bCs/>
          <w:color w:val="000000" w:themeColor="text1"/>
          <w:szCs w:val="24"/>
          <w:rPrChange w:id="1500" w:author="Dr Mamadou SANOGO" w:date="2023-10-25T18:15:00Z">
            <w:rPr>
              <w:rStyle w:val="Lienhypertexte"/>
              <w:bCs/>
              <w:szCs w:val="24"/>
            </w:rPr>
          </w:rPrChange>
        </w:rPr>
        <w:t>www.esfe-mali.org</w:t>
      </w:r>
      <w:r w:rsidRPr="007A4AFC">
        <w:rPr>
          <w:rStyle w:val="Lienhypertexte"/>
          <w:bCs/>
          <w:color w:val="000000" w:themeColor="text1"/>
          <w:szCs w:val="24"/>
          <w:rPrChange w:id="1501" w:author="Dr Mamadou SANOGO" w:date="2023-10-25T18:15:00Z">
            <w:rPr>
              <w:rStyle w:val="Lienhypertexte"/>
              <w:bCs/>
              <w:szCs w:val="24"/>
            </w:rPr>
          </w:rPrChange>
        </w:rPr>
        <w:fldChar w:fldCharType="end"/>
      </w:r>
      <w:r w:rsidRPr="007A4AFC">
        <w:rPr>
          <w:rStyle w:val="Lienhypertexte"/>
          <w:bCs/>
          <w:color w:val="000000" w:themeColor="text1"/>
          <w:szCs w:val="24"/>
          <w:rPrChange w:id="1502" w:author="Dr Mamadou SANOGO" w:date="2023-10-25T18:15:00Z">
            <w:rPr>
              <w:rStyle w:val="Lienhypertexte"/>
              <w:bCs/>
              <w:szCs w:val="24"/>
            </w:rPr>
          </w:rPrChange>
        </w:rPr>
        <w:t xml:space="preserve">, </w:t>
      </w:r>
      <w:r w:rsidRPr="007A4AFC">
        <w:rPr>
          <w:color w:val="000000" w:themeColor="text1"/>
          <w:lang w:val="fr-ML"/>
        </w:rPr>
        <w:t>page facebook)</w:t>
      </w:r>
      <w:ins w:id="1503" w:author="Cauris Cosmetics" w:date="2023-10-25T14:37:00Z">
        <w:r w:rsidR="003C6082">
          <w:rPr>
            <w:rStyle w:val="Lienhypertexte"/>
            <w:bCs/>
            <w:color w:val="000000" w:themeColor="text1"/>
            <w:szCs w:val="24"/>
          </w:rPr>
          <w:t>.</w:t>
        </w:r>
      </w:ins>
    </w:p>
    <w:p w14:paraId="5D34CB3A" w14:textId="77777777" w:rsidR="00643698" w:rsidRPr="007A4AFC" w:rsidRDefault="00643698">
      <w:pPr>
        <w:spacing w:line="276" w:lineRule="auto"/>
        <w:ind w:right="11"/>
        <w:rPr>
          <w:rStyle w:val="Lienhypertexte"/>
          <w:bCs/>
          <w:color w:val="000000" w:themeColor="text1"/>
          <w:szCs w:val="24"/>
        </w:rPr>
        <w:pPrChange w:id="1504" w:author="Dr Mamadou SANOGO" w:date="2023-10-27T13:36:00Z">
          <w:pPr>
            <w:spacing w:line="240" w:lineRule="auto"/>
            <w:ind w:right="9"/>
          </w:pPr>
        </w:pPrChange>
      </w:pPr>
    </w:p>
    <w:p w14:paraId="4D654D0E" w14:textId="77777777" w:rsidR="00643698" w:rsidRPr="007A4AFC" w:rsidRDefault="00643698">
      <w:pPr>
        <w:spacing w:line="276" w:lineRule="auto"/>
        <w:ind w:right="9"/>
        <w:rPr>
          <w:b/>
          <w:i/>
          <w:iCs/>
          <w:color w:val="000000" w:themeColor="text1"/>
          <w:szCs w:val="24"/>
        </w:rPr>
        <w:pPrChange w:id="1505" w:author="Dr Mamadou SANOGO" w:date="2023-10-27T13:36:00Z">
          <w:pPr>
            <w:spacing w:line="240" w:lineRule="auto"/>
            <w:ind w:right="9"/>
          </w:pPr>
        </w:pPrChange>
      </w:pPr>
      <w:r w:rsidRPr="007A4AFC">
        <w:rPr>
          <w:b/>
          <w:i/>
          <w:iCs/>
          <w:color w:val="000000" w:themeColor="text1"/>
          <w:szCs w:val="24"/>
        </w:rPr>
        <w:t>Critère 2 : L’intitulé de la formation est en adéquation avec ses objectifs et son contenu, et compréhensible de l’ensemble des parties prenantes</w:t>
      </w:r>
    </w:p>
    <w:p w14:paraId="4249FBE3" w14:textId="2EBFCFA9" w:rsidR="00643698" w:rsidRPr="007A4AFC" w:rsidRDefault="00643698">
      <w:pPr>
        <w:spacing w:line="276" w:lineRule="auto"/>
        <w:ind w:right="11"/>
        <w:rPr>
          <w:bCs/>
          <w:color w:val="000000" w:themeColor="text1"/>
          <w:szCs w:val="24"/>
        </w:rPr>
        <w:pPrChange w:id="1506" w:author="Dr Mamadou SANOGO" w:date="2023-10-27T13:36:00Z">
          <w:pPr>
            <w:spacing w:line="360" w:lineRule="auto"/>
            <w:ind w:right="11"/>
          </w:pPr>
        </w:pPrChange>
      </w:pPr>
      <w:r w:rsidRPr="007A4AFC">
        <w:rPr>
          <w:bCs/>
          <w:color w:val="000000" w:themeColor="text1"/>
          <w:szCs w:val="24"/>
        </w:rPr>
        <w:t xml:space="preserve">Le programme de master en </w:t>
      </w:r>
      <w:ins w:id="1507" w:author="Dr Mamadou SANOGO" w:date="2023-10-26T12:36:00Z">
        <w:r w:rsidR="00F25C2C" w:rsidRPr="00F076C8">
          <w:rPr>
            <w:bCs/>
            <w:color w:val="000000" w:themeColor="text1"/>
            <w:szCs w:val="24"/>
          </w:rPr>
          <w:t>gyn</w:t>
        </w:r>
      </w:ins>
      <w:ins w:id="1508" w:author="Dr Mamadou SANOGO" w:date="2023-10-27T10:00:00Z">
        <w:r w:rsidR="00F076C8" w:rsidRPr="00F076C8">
          <w:rPr>
            <w:bCs/>
            <w:color w:val="000000" w:themeColor="text1"/>
            <w:szCs w:val="24"/>
            <w:rPrChange w:id="1509" w:author="Dr Mamadou SANOGO" w:date="2023-10-27T10:00:00Z">
              <w:rPr>
                <w:bCs/>
                <w:color w:val="FF0000"/>
                <w:szCs w:val="24"/>
              </w:rPr>
            </w:rPrChange>
          </w:rPr>
          <w:t>é</w:t>
        </w:r>
      </w:ins>
      <w:ins w:id="1510" w:author="Dr Mamadou SANOGO" w:date="2023-10-26T12:36:00Z">
        <w:r w:rsidR="00F25C2C" w:rsidRPr="00F076C8">
          <w:rPr>
            <w:bCs/>
            <w:color w:val="000000" w:themeColor="text1"/>
            <w:szCs w:val="24"/>
          </w:rPr>
          <w:t>cologie-obst</w:t>
        </w:r>
      </w:ins>
      <w:ins w:id="1511" w:author="Dr Mamadou SANOGO" w:date="2023-10-27T10:00:00Z">
        <w:r w:rsidR="00F076C8" w:rsidRPr="00F076C8">
          <w:rPr>
            <w:bCs/>
            <w:color w:val="000000" w:themeColor="text1"/>
            <w:szCs w:val="24"/>
            <w:rPrChange w:id="1512" w:author="Dr Mamadou SANOGO" w:date="2023-10-27T10:00:00Z">
              <w:rPr>
                <w:bCs/>
                <w:color w:val="FF0000"/>
                <w:szCs w:val="24"/>
              </w:rPr>
            </w:rPrChange>
          </w:rPr>
          <w:t>é</w:t>
        </w:r>
      </w:ins>
      <w:ins w:id="1513" w:author="Dr Mamadou SANOGO" w:date="2023-10-26T12:36:00Z">
        <w:r w:rsidR="00F25C2C" w:rsidRPr="00F076C8">
          <w:rPr>
            <w:bCs/>
            <w:color w:val="000000" w:themeColor="text1"/>
            <w:szCs w:val="24"/>
          </w:rPr>
          <w:t>trique</w:t>
        </w:r>
      </w:ins>
      <w:del w:id="1514" w:author="Dr Mamadou SANOGO" w:date="2023-10-26T12:36:00Z">
        <w:r w:rsidRPr="00F076C8" w:rsidDel="00F25C2C">
          <w:rPr>
            <w:bCs/>
            <w:color w:val="000000" w:themeColor="text1"/>
            <w:szCs w:val="24"/>
          </w:rPr>
          <w:delText>épidémiologie</w:delText>
        </w:r>
      </w:del>
      <w:r w:rsidRPr="00F076C8">
        <w:rPr>
          <w:bCs/>
          <w:color w:val="000000" w:themeColor="text1"/>
          <w:szCs w:val="24"/>
        </w:rPr>
        <w:t xml:space="preserve"> </w:t>
      </w:r>
      <w:r w:rsidRPr="007A4AFC">
        <w:rPr>
          <w:bCs/>
          <w:color w:val="000000" w:themeColor="text1"/>
          <w:szCs w:val="24"/>
        </w:rPr>
        <w:t>se réfère au programme de l’Organisation Ouest-africaine de la Santé (OOAS). Ce programme est disponible et connu de l’ensemble des partie</w:t>
      </w:r>
      <w:r w:rsidR="00257DB4" w:rsidRPr="007A4AFC">
        <w:rPr>
          <w:bCs/>
          <w:color w:val="000000" w:themeColor="text1"/>
          <w:szCs w:val="24"/>
        </w:rPr>
        <w:t>s</w:t>
      </w:r>
      <w:r w:rsidRPr="007A4AFC">
        <w:rPr>
          <w:bCs/>
          <w:color w:val="000000" w:themeColor="text1"/>
          <w:szCs w:val="24"/>
        </w:rPr>
        <w:t xml:space="preserve"> prenantes de ladite for</w:t>
      </w:r>
      <w:r w:rsidR="00257DB4" w:rsidRPr="007A4AFC">
        <w:rPr>
          <w:bCs/>
          <w:color w:val="000000" w:themeColor="text1"/>
          <w:szCs w:val="24"/>
        </w:rPr>
        <w:t>m</w:t>
      </w:r>
      <w:r w:rsidRPr="007A4AFC">
        <w:rPr>
          <w:bCs/>
          <w:color w:val="000000" w:themeColor="text1"/>
          <w:szCs w:val="24"/>
        </w:rPr>
        <w:t xml:space="preserve">ation. Ainsi, les enseignements du Master </w:t>
      </w:r>
      <w:r w:rsidR="00257DB4" w:rsidRPr="007A4AFC">
        <w:rPr>
          <w:bCs/>
          <w:color w:val="000000" w:themeColor="text1"/>
          <w:szCs w:val="24"/>
        </w:rPr>
        <w:t xml:space="preserve">en </w:t>
      </w:r>
      <w:ins w:id="1515" w:author="Dr Mamadou SANOGO" w:date="2023-10-26T12:37:00Z">
        <w:r w:rsidR="00F25C2C" w:rsidRPr="00F076C8">
          <w:rPr>
            <w:bCs/>
            <w:color w:val="000000" w:themeColor="text1"/>
            <w:szCs w:val="24"/>
          </w:rPr>
          <w:t>gyn</w:t>
        </w:r>
      </w:ins>
      <w:ins w:id="1516" w:author="Dr Mamadou SANOGO" w:date="2023-10-27T10:01:00Z">
        <w:r w:rsidR="00F076C8" w:rsidRPr="00F076C8">
          <w:rPr>
            <w:bCs/>
            <w:color w:val="000000" w:themeColor="text1"/>
            <w:szCs w:val="24"/>
            <w:rPrChange w:id="1517" w:author="Dr Mamadou SANOGO" w:date="2023-10-27T10:01:00Z">
              <w:rPr>
                <w:bCs/>
                <w:color w:val="FF0000"/>
                <w:szCs w:val="24"/>
              </w:rPr>
            </w:rPrChange>
          </w:rPr>
          <w:t>é</w:t>
        </w:r>
      </w:ins>
      <w:ins w:id="1518" w:author="Dr Mamadou SANOGO" w:date="2023-10-26T12:37:00Z">
        <w:r w:rsidR="00F25C2C" w:rsidRPr="00F076C8">
          <w:rPr>
            <w:bCs/>
            <w:color w:val="000000" w:themeColor="text1"/>
            <w:szCs w:val="24"/>
          </w:rPr>
          <w:t>cologie-obst</w:t>
        </w:r>
      </w:ins>
      <w:ins w:id="1519" w:author="Dr Mamadou SANOGO" w:date="2023-10-27T10:01:00Z">
        <w:r w:rsidR="00F076C8">
          <w:rPr>
            <w:bCs/>
            <w:color w:val="000000" w:themeColor="text1"/>
            <w:szCs w:val="24"/>
          </w:rPr>
          <w:t>é</w:t>
        </w:r>
      </w:ins>
      <w:ins w:id="1520" w:author="Dr Mamadou SANOGO" w:date="2023-10-26T12:37:00Z">
        <w:r w:rsidR="00F25C2C" w:rsidRPr="00F076C8">
          <w:rPr>
            <w:bCs/>
            <w:color w:val="000000" w:themeColor="text1"/>
            <w:szCs w:val="24"/>
          </w:rPr>
          <w:t>trique</w:t>
        </w:r>
      </w:ins>
      <w:del w:id="1521" w:author="Dr Mamadou SANOGO" w:date="2023-10-26T12:37:00Z">
        <w:r w:rsidRPr="00F076C8" w:rsidDel="00F25C2C">
          <w:rPr>
            <w:bCs/>
            <w:color w:val="000000" w:themeColor="text1"/>
            <w:szCs w:val="24"/>
          </w:rPr>
          <w:delText>épidémiologie</w:delText>
        </w:r>
      </w:del>
      <w:r w:rsidRPr="00F076C8">
        <w:rPr>
          <w:bCs/>
          <w:color w:val="000000" w:themeColor="text1"/>
          <w:szCs w:val="24"/>
        </w:rPr>
        <w:t xml:space="preserve"> </w:t>
      </w:r>
      <w:r w:rsidRPr="007A4AFC">
        <w:rPr>
          <w:bCs/>
          <w:color w:val="000000" w:themeColor="text1"/>
          <w:szCs w:val="24"/>
        </w:rPr>
        <w:t xml:space="preserve">sont en cohérence avec les intitulés utilisés dans les fiches descriptives des </w:t>
      </w:r>
      <w:r w:rsidRPr="00F076C8">
        <w:rPr>
          <w:bCs/>
          <w:color w:val="000000" w:themeColor="text1"/>
          <w:szCs w:val="24"/>
        </w:rPr>
        <w:t>UE</w:t>
      </w:r>
      <w:r w:rsidRPr="007A4AFC">
        <w:rPr>
          <w:bCs/>
          <w:color w:val="000000" w:themeColor="text1"/>
          <w:szCs w:val="24"/>
        </w:rPr>
        <w:t>.</w:t>
      </w:r>
    </w:p>
    <w:p w14:paraId="2B50F93A" w14:textId="64BF1608" w:rsidR="00643698" w:rsidDel="006778CD" w:rsidRDefault="00643698" w:rsidP="00614D94">
      <w:pPr>
        <w:spacing w:line="276" w:lineRule="auto"/>
        <w:ind w:right="11"/>
        <w:rPr>
          <w:del w:id="1522" w:author="Cauris Cosmetics" w:date="2023-10-25T14:37:00Z"/>
          <w:iCs/>
          <w:color w:val="000000" w:themeColor="text1"/>
          <w:szCs w:val="24"/>
        </w:rPr>
      </w:pPr>
      <w:r w:rsidRPr="007A4AFC">
        <w:rPr>
          <w:b/>
          <w:bCs/>
          <w:iCs/>
          <w:color w:val="000000" w:themeColor="text1"/>
          <w:szCs w:val="24"/>
          <w:rPrChange w:id="1523" w:author="Dr Mamadou SANOGO" w:date="2023-10-25T18:15:00Z">
            <w:rPr>
              <w:b/>
              <w:bCs/>
              <w:iCs/>
              <w:color w:val="00B050"/>
              <w:szCs w:val="24"/>
            </w:rPr>
          </w:rPrChange>
        </w:rPr>
        <w:t>Annexe n°</w:t>
      </w:r>
      <w:r w:rsidR="00C167AB" w:rsidRPr="007A4AFC">
        <w:rPr>
          <w:b/>
          <w:bCs/>
          <w:iCs/>
          <w:color w:val="000000" w:themeColor="text1"/>
          <w:szCs w:val="24"/>
          <w:rPrChange w:id="1524" w:author="Dr Mamadou SANOGO" w:date="2023-10-25T18:15:00Z">
            <w:rPr>
              <w:b/>
              <w:bCs/>
              <w:iCs/>
              <w:color w:val="00B050"/>
              <w:szCs w:val="24"/>
            </w:rPr>
          </w:rPrChange>
        </w:rPr>
        <w:t>0</w:t>
      </w:r>
      <w:ins w:id="1525" w:author="Cauris Cosmetics" w:date="2023-10-25T14:38:00Z">
        <w:r w:rsidR="003C6082">
          <w:rPr>
            <w:b/>
            <w:bCs/>
            <w:iCs/>
            <w:color w:val="000000" w:themeColor="text1"/>
            <w:szCs w:val="24"/>
          </w:rPr>
          <w:t>07</w:t>
        </w:r>
      </w:ins>
      <w:del w:id="1526" w:author="Cauris Cosmetics" w:date="2023-10-25T14:37:00Z">
        <w:r w:rsidR="00C167AB" w:rsidRPr="007A4AFC" w:rsidDel="003C6082">
          <w:rPr>
            <w:b/>
            <w:bCs/>
            <w:iCs/>
            <w:color w:val="000000" w:themeColor="text1"/>
            <w:szCs w:val="24"/>
            <w:rPrChange w:id="1527" w:author="Dr Mamadou SANOGO" w:date="2023-10-25T18:15:00Z">
              <w:rPr>
                <w:b/>
                <w:bCs/>
                <w:iCs/>
                <w:color w:val="00B050"/>
                <w:szCs w:val="24"/>
              </w:rPr>
            </w:rPrChange>
          </w:rPr>
          <w:delText>8</w:delText>
        </w:r>
      </w:del>
      <w:r w:rsidRPr="007A4AFC">
        <w:rPr>
          <w:b/>
          <w:bCs/>
          <w:iCs/>
          <w:color w:val="000000" w:themeColor="text1"/>
          <w:szCs w:val="24"/>
          <w:rPrChange w:id="1528" w:author="Dr Mamadou SANOGO" w:date="2023-10-25T18:15:00Z">
            <w:rPr>
              <w:b/>
              <w:bCs/>
              <w:iCs/>
              <w:color w:val="00B050"/>
              <w:szCs w:val="24"/>
            </w:rPr>
          </w:rPrChange>
        </w:rPr>
        <w:t xml:space="preserve">: </w:t>
      </w:r>
      <w:r w:rsidRPr="007A4AFC">
        <w:rPr>
          <w:iCs/>
          <w:color w:val="000000" w:themeColor="text1"/>
          <w:szCs w:val="24"/>
          <w:rPrChange w:id="1529" w:author="Dr Mamadou SANOGO" w:date="2023-10-25T18:15:00Z">
            <w:rPr>
              <w:iCs/>
              <w:color w:val="00B050"/>
              <w:szCs w:val="24"/>
            </w:rPr>
          </w:rPrChange>
        </w:rPr>
        <w:t>Maquette de la formation</w:t>
      </w:r>
      <w:r w:rsidR="00C167AB" w:rsidRPr="007A4AFC">
        <w:rPr>
          <w:iCs/>
          <w:color w:val="000000" w:themeColor="text1"/>
          <w:rPrChange w:id="1530" w:author="Dr Mamadou SANOGO" w:date="2023-10-25T18:15:00Z">
            <w:rPr>
              <w:iCs/>
              <w:color w:val="00B050"/>
            </w:rPr>
          </w:rPrChange>
        </w:rPr>
        <w:t xml:space="preserve"> </w:t>
      </w:r>
      <w:r w:rsidR="00C167AB" w:rsidRPr="007A4AFC">
        <w:rPr>
          <w:iCs/>
          <w:color w:val="000000" w:themeColor="text1"/>
          <w:szCs w:val="24"/>
          <w:rPrChange w:id="1531" w:author="Dr Mamadou SANOGO" w:date="2023-10-25T18:15:00Z">
            <w:rPr>
              <w:iCs/>
              <w:color w:val="00B050"/>
              <w:szCs w:val="24"/>
            </w:rPr>
          </w:rPrChange>
        </w:rPr>
        <w:t>ou</w:t>
      </w:r>
      <w:r w:rsidR="00C167AB" w:rsidRPr="007A4AFC">
        <w:rPr>
          <w:iCs/>
          <w:color w:val="000000" w:themeColor="text1"/>
          <w:rPrChange w:id="1532" w:author="Dr Mamadou SANOGO" w:date="2023-10-25T18:15:00Z">
            <w:rPr>
              <w:iCs/>
              <w:color w:val="00B050"/>
            </w:rPr>
          </w:rPrChange>
        </w:rPr>
        <w:t xml:space="preserve"> </w:t>
      </w:r>
      <w:r w:rsidR="00C167AB" w:rsidRPr="007A4AFC">
        <w:rPr>
          <w:iCs/>
          <w:color w:val="000000" w:themeColor="text1"/>
          <w:szCs w:val="24"/>
          <w:rPrChange w:id="1533" w:author="Dr Mamadou SANOGO" w:date="2023-10-25T18:15:00Z">
            <w:rPr>
              <w:iCs/>
              <w:color w:val="00B050"/>
              <w:szCs w:val="24"/>
            </w:rPr>
          </w:rPrChange>
        </w:rPr>
        <w:t>pédagogique</w:t>
      </w:r>
    </w:p>
    <w:p w14:paraId="11BD1DB5" w14:textId="77777777" w:rsidR="006778CD" w:rsidRPr="007A4AFC" w:rsidRDefault="006778CD">
      <w:pPr>
        <w:spacing w:line="276" w:lineRule="auto"/>
        <w:ind w:right="11"/>
        <w:rPr>
          <w:ins w:id="1534" w:author="Dr Mamadou SANOGO" w:date="2023-10-27T13:57:00Z"/>
          <w:bCs/>
          <w:color w:val="000000" w:themeColor="text1"/>
          <w:szCs w:val="24"/>
          <w:rPrChange w:id="1535" w:author="Dr Mamadou SANOGO" w:date="2023-10-25T18:15:00Z">
            <w:rPr>
              <w:ins w:id="1536" w:author="Dr Mamadou SANOGO" w:date="2023-10-27T13:57:00Z"/>
              <w:bCs/>
              <w:color w:val="00B050"/>
              <w:szCs w:val="24"/>
            </w:rPr>
          </w:rPrChange>
        </w:rPr>
        <w:pPrChange w:id="1537" w:author="Dr Mamadou SANOGO" w:date="2023-10-27T13:24:00Z">
          <w:pPr>
            <w:spacing w:line="360" w:lineRule="auto"/>
            <w:ind w:right="11"/>
          </w:pPr>
        </w:pPrChange>
      </w:pPr>
    </w:p>
    <w:p w14:paraId="5C75DDAA" w14:textId="77777777" w:rsidR="00643698" w:rsidRPr="007A4AFC" w:rsidRDefault="00643698">
      <w:pPr>
        <w:spacing w:line="276" w:lineRule="auto"/>
        <w:ind w:right="11"/>
        <w:rPr>
          <w:iCs/>
          <w:color w:val="000000" w:themeColor="text1"/>
          <w:szCs w:val="24"/>
        </w:rPr>
        <w:pPrChange w:id="1538" w:author="Dr Mamadou SANOGO" w:date="2023-10-27T13:24:00Z">
          <w:pPr>
            <w:spacing w:line="240" w:lineRule="auto"/>
            <w:ind w:right="-1"/>
          </w:pPr>
        </w:pPrChange>
      </w:pPr>
    </w:p>
    <w:p w14:paraId="30C5BA6B" w14:textId="77777777" w:rsidR="00643698" w:rsidRPr="007A4AFC" w:rsidRDefault="00643698" w:rsidP="00643698">
      <w:pPr>
        <w:spacing w:line="240" w:lineRule="auto"/>
        <w:ind w:right="9"/>
        <w:rPr>
          <w:b/>
          <w:i/>
          <w:iCs/>
          <w:color w:val="000000" w:themeColor="text1"/>
          <w:szCs w:val="24"/>
        </w:rPr>
      </w:pPr>
      <w:r w:rsidRPr="007A4AFC">
        <w:rPr>
          <w:b/>
          <w:i/>
          <w:iCs/>
          <w:color w:val="000000" w:themeColor="text1"/>
          <w:szCs w:val="24"/>
        </w:rPr>
        <w:t>Critère 3 : Le diplôme est accompagné d’un supplément qui précise les connaissances et compétences acquises par l’étudiant</w:t>
      </w:r>
    </w:p>
    <w:p w14:paraId="2C8D77C9" w14:textId="433002EC" w:rsidR="00643698" w:rsidRPr="007A4AFC" w:rsidRDefault="00643698">
      <w:pPr>
        <w:spacing w:line="276" w:lineRule="auto"/>
        <w:ind w:right="403"/>
        <w:rPr>
          <w:iCs/>
          <w:color w:val="000000" w:themeColor="text1"/>
          <w:szCs w:val="24"/>
          <w:lang w:val="fr-ML"/>
          <w:rPrChange w:id="1539" w:author="Dr Mamadou SANOGO" w:date="2023-10-25T18:15:00Z">
            <w:rPr>
              <w:iCs/>
              <w:szCs w:val="24"/>
              <w:lang w:val="fr-ML"/>
            </w:rPr>
          </w:rPrChange>
        </w:rPr>
        <w:pPrChange w:id="1540" w:author="Dr Mamadou SANOGO" w:date="2023-10-27T13:25:00Z">
          <w:pPr>
            <w:spacing w:line="240" w:lineRule="auto"/>
            <w:ind w:right="403"/>
          </w:pPr>
        </w:pPrChange>
      </w:pPr>
      <w:r w:rsidRPr="007A4AFC">
        <w:rPr>
          <w:iCs/>
          <w:color w:val="000000" w:themeColor="text1"/>
          <w:szCs w:val="24"/>
          <w:lang w:val="fr-ML"/>
          <w:rPrChange w:id="1541" w:author="Dr Mamadou SANOGO" w:date="2023-10-25T18:15:00Z">
            <w:rPr>
              <w:iCs/>
              <w:szCs w:val="24"/>
              <w:lang w:val="fr-ML"/>
            </w:rPr>
          </w:rPrChange>
        </w:rPr>
        <w:t>L’</w:t>
      </w:r>
      <w:r w:rsidR="004B392C" w:rsidRPr="007A4AFC">
        <w:rPr>
          <w:iCs/>
          <w:color w:val="000000" w:themeColor="text1"/>
          <w:szCs w:val="24"/>
          <w:lang w:val="fr-ML"/>
          <w:rPrChange w:id="1542" w:author="Dr Mamadou SANOGO" w:date="2023-10-25T18:15:00Z">
            <w:rPr>
              <w:iCs/>
              <w:szCs w:val="24"/>
              <w:lang w:val="fr-ML"/>
            </w:rPr>
          </w:rPrChange>
        </w:rPr>
        <w:t>EPSFé</w:t>
      </w:r>
      <w:r w:rsidRPr="007A4AFC">
        <w:rPr>
          <w:iCs/>
          <w:color w:val="000000" w:themeColor="text1"/>
          <w:szCs w:val="24"/>
          <w:lang w:val="fr-ML"/>
          <w:rPrChange w:id="1543" w:author="Dr Mamadou SANOGO" w:date="2023-10-25T18:15:00Z">
            <w:rPr>
              <w:iCs/>
              <w:szCs w:val="24"/>
              <w:lang w:val="fr-ML"/>
            </w:rPr>
          </w:rPrChange>
        </w:rPr>
        <w:t xml:space="preserve"> n’a pas encore élaboré un supplément qui clarifie les connaissances et compétences acquises par les étudiants du Master en </w:t>
      </w:r>
      <w:ins w:id="1544" w:author="Dr Mamadou SANOGO" w:date="2023-10-26T12:38:00Z">
        <w:r w:rsidR="003A18E5" w:rsidRPr="00F076C8">
          <w:rPr>
            <w:bCs/>
            <w:color w:val="000000" w:themeColor="text1"/>
            <w:szCs w:val="24"/>
            <w:rPrChange w:id="1545" w:author="Dr Mamadou SANOGO" w:date="2023-10-27T10:04:00Z">
              <w:rPr>
                <w:bCs/>
                <w:color w:val="FF0000"/>
                <w:szCs w:val="24"/>
              </w:rPr>
            </w:rPrChange>
          </w:rPr>
          <w:t>gyn</w:t>
        </w:r>
      </w:ins>
      <w:ins w:id="1546" w:author="Dr Mamadou SANOGO" w:date="2023-10-27T10:03:00Z">
        <w:r w:rsidR="00F076C8" w:rsidRPr="00F076C8">
          <w:rPr>
            <w:bCs/>
            <w:color w:val="000000" w:themeColor="text1"/>
            <w:szCs w:val="24"/>
            <w:rPrChange w:id="1547" w:author="Dr Mamadou SANOGO" w:date="2023-10-27T10:04:00Z">
              <w:rPr>
                <w:bCs/>
                <w:color w:val="FF0000"/>
                <w:szCs w:val="24"/>
              </w:rPr>
            </w:rPrChange>
          </w:rPr>
          <w:t>é</w:t>
        </w:r>
      </w:ins>
      <w:ins w:id="1548" w:author="Dr Mamadou SANOGO" w:date="2023-10-26T12:38:00Z">
        <w:r w:rsidR="003A18E5" w:rsidRPr="00F076C8">
          <w:rPr>
            <w:bCs/>
            <w:color w:val="000000" w:themeColor="text1"/>
            <w:szCs w:val="24"/>
            <w:rPrChange w:id="1549" w:author="Dr Mamadou SANOGO" w:date="2023-10-27T10:04:00Z">
              <w:rPr>
                <w:bCs/>
                <w:color w:val="FF0000"/>
                <w:szCs w:val="24"/>
              </w:rPr>
            </w:rPrChange>
          </w:rPr>
          <w:t>cologie-obst</w:t>
        </w:r>
      </w:ins>
      <w:ins w:id="1550" w:author="Dr Mamadou SANOGO" w:date="2023-10-27T10:03:00Z">
        <w:r w:rsidR="00F076C8" w:rsidRPr="00F076C8">
          <w:rPr>
            <w:bCs/>
            <w:color w:val="000000" w:themeColor="text1"/>
            <w:szCs w:val="24"/>
            <w:rPrChange w:id="1551" w:author="Dr Mamadou SANOGO" w:date="2023-10-27T10:04:00Z">
              <w:rPr>
                <w:bCs/>
                <w:color w:val="FF0000"/>
                <w:szCs w:val="24"/>
              </w:rPr>
            </w:rPrChange>
          </w:rPr>
          <w:t>é</w:t>
        </w:r>
      </w:ins>
      <w:ins w:id="1552" w:author="Dr Mamadou SANOGO" w:date="2023-10-26T12:38:00Z">
        <w:r w:rsidR="003A18E5" w:rsidRPr="00F076C8">
          <w:rPr>
            <w:bCs/>
            <w:color w:val="000000" w:themeColor="text1"/>
            <w:szCs w:val="24"/>
            <w:rPrChange w:id="1553" w:author="Dr Mamadou SANOGO" w:date="2023-10-27T10:04:00Z">
              <w:rPr>
                <w:bCs/>
                <w:color w:val="FF0000"/>
                <w:szCs w:val="24"/>
              </w:rPr>
            </w:rPrChange>
          </w:rPr>
          <w:t>trique</w:t>
        </w:r>
      </w:ins>
      <w:del w:id="1554" w:author="Dr Mamadou SANOGO" w:date="2023-10-26T12:38:00Z">
        <w:r w:rsidRPr="007A4AFC" w:rsidDel="003A18E5">
          <w:rPr>
            <w:iCs/>
            <w:color w:val="000000" w:themeColor="text1"/>
            <w:szCs w:val="24"/>
            <w:lang w:val="fr-ML"/>
            <w:rPrChange w:id="1555" w:author="Dr Mamadou SANOGO" w:date="2023-10-25T18:15:00Z">
              <w:rPr>
                <w:iCs/>
                <w:szCs w:val="24"/>
                <w:lang w:val="fr-ML"/>
              </w:rPr>
            </w:rPrChange>
          </w:rPr>
          <w:delText>épidémiologie</w:delText>
        </w:r>
      </w:del>
      <w:r w:rsidRPr="007A4AFC">
        <w:rPr>
          <w:iCs/>
          <w:color w:val="000000" w:themeColor="text1"/>
          <w:szCs w:val="24"/>
          <w:lang w:val="fr-ML"/>
          <w:rPrChange w:id="1556" w:author="Dr Mamadou SANOGO" w:date="2023-10-25T18:15:00Z">
            <w:rPr>
              <w:iCs/>
              <w:szCs w:val="24"/>
              <w:lang w:val="fr-ML"/>
            </w:rPr>
          </w:rPrChange>
        </w:rPr>
        <w:t>. Cependant, des réflexions sont en cours en vue de doter les diplômes de l’</w:t>
      </w:r>
      <w:r w:rsidR="004B392C" w:rsidRPr="007A4AFC">
        <w:rPr>
          <w:iCs/>
          <w:color w:val="000000" w:themeColor="text1"/>
          <w:szCs w:val="24"/>
          <w:lang w:val="fr-ML"/>
          <w:rPrChange w:id="1557" w:author="Dr Mamadou SANOGO" w:date="2023-10-25T18:15:00Z">
            <w:rPr>
              <w:iCs/>
              <w:szCs w:val="24"/>
              <w:lang w:val="fr-ML"/>
            </w:rPr>
          </w:rPrChange>
        </w:rPr>
        <w:t>EPSFé</w:t>
      </w:r>
      <w:r w:rsidRPr="007A4AFC">
        <w:rPr>
          <w:iCs/>
          <w:color w:val="000000" w:themeColor="text1"/>
          <w:szCs w:val="24"/>
          <w:lang w:val="fr-ML"/>
          <w:rPrChange w:id="1558" w:author="Dr Mamadou SANOGO" w:date="2023-10-25T18:15:00Z">
            <w:rPr>
              <w:iCs/>
              <w:szCs w:val="24"/>
              <w:lang w:val="fr-ML"/>
            </w:rPr>
          </w:rPrChange>
        </w:rPr>
        <w:t xml:space="preserve"> d’un supplément comme exigé par le système LMD.</w:t>
      </w:r>
    </w:p>
    <w:p w14:paraId="4A39167D" w14:textId="77777777" w:rsidR="00643698" w:rsidRPr="007A4AFC" w:rsidRDefault="00643698" w:rsidP="00643698">
      <w:pPr>
        <w:spacing w:line="240" w:lineRule="auto"/>
        <w:ind w:right="9"/>
        <w:rPr>
          <w:b/>
          <w:color w:val="000000" w:themeColor="text1"/>
          <w:szCs w:val="24"/>
        </w:rPr>
      </w:pPr>
      <w:bookmarkStart w:id="1559" w:name="_Toc145944501"/>
      <w:r w:rsidRPr="007A4AFC">
        <w:rPr>
          <w:b/>
          <w:color w:val="000000" w:themeColor="text1"/>
          <w:szCs w:val="24"/>
        </w:rPr>
        <w:t>Référence 3 : Le projet de formation est en cohérence avec le plan stratégique de l’institution</w:t>
      </w:r>
      <w:bookmarkEnd w:id="1559"/>
    </w:p>
    <w:p w14:paraId="0B20834B" w14:textId="77777777" w:rsidR="00643698" w:rsidRPr="007A4AFC" w:rsidRDefault="00643698" w:rsidP="00643698">
      <w:pPr>
        <w:spacing w:line="240" w:lineRule="auto"/>
        <w:ind w:right="9"/>
        <w:rPr>
          <w:b/>
          <w:i/>
          <w:iCs/>
          <w:color w:val="000000" w:themeColor="text1"/>
          <w:szCs w:val="24"/>
        </w:rPr>
      </w:pPr>
      <w:r w:rsidRPr="007A4AFC">
        <w:rPr>
          <w:b/>
          <w:i/>
          <w:iCs/>
          <w:color w:val="000000" w:themeColor="text1"/>
          <w:szCs w:val="24"/>
        </w:rPr>
        <w:t>Critère 1 : La formation s’inscrit dans les orientations stratégiques de l’institution</w:t>
      </w:r>
    </w:p>
    <w:p w14:paraId="201B60AA" w14:textId="36FB329B" w:rsidR="00643698" w:rsidRPr="007A4AFC" w:rsidRDefault="00643698">
      <w:pPr>
        <w:spacing w:line="240" w:lineRule="auto"/>
        <w:ind w:right="402"/>
        <w:rPr>
          <w:iCs/>
          <w:color w:val="000000" w:themeColor="text1"/>
          <w:szCs w:val="24"/>
          <w:lang w:val="fr-ML"/>
        </w:rPr>
        <w:pPrChange w:id="1560" w:author="Dr Mamadou SANOGO" w:date="2023-10-27T10:04:00Z">
          <w:pPr>
            <w:spacing w:line="360" w:lineRule="auto"/>
            <w:ind w:right="402"/>
          </w:pPr>
        </w:pPrChange>
      </w:pPr>
      <w:r w:rsidRPr="007A4AFC">
        <w:rPr>
          <w:iCs/>
          <w:color w:val="000000" w:themeColor="text1"/>
          <w:szCs w:val="24"/>
          <w:lang w:val="fr-ML"/>
        </w:rPr>
        <w:t>Le master en</w:t>
      </w:r>
      <w:ins w:id="1561" w:author="Dr Mamadou SANOGO" w:date="2023-10-26T12:39:00Z">
        <w:r w:rsidR="003A18E5">
          <w:rPr>
            <w:iCs/>
            <w:color w:val="000000" w:themeColor="text1"/>
            <w:szCs w:val="24"/>
            <w:lang w:val="fr-ML"/>
          </w:rPr>
          <w:t xml:space="preserve"> </w:t>
        </w:r>
        <w:r w:rsidR="003A18E5" w:rsidRPr="00F076C8">
          <w:rPr>
            <w:bCs/>
            <w:color w:val="000000" w:themeColor="text1"/>
            <w:szCs w:val="24"/>
            <w:rPrChange w:id="1562" w:author="Dr Mamadou SANOGO" w:date="2023-10-27T10:04:00Z">
              <w:rPr>
                <w:bCs/>
                <w:color w:val="FF0000"/>
                <w:szCs w:val="24"/>
              </w:rPr>
            </w:rPrChange>
          </w:rPr>
          <w:t>gyn</w:t>
        </w:r>
      </w:ins>
      <w:ins w:id="1563" w:author="Dr Mamadou SANOGO" w:date="2023-10-27T10:04:00Z">
        <w:r w:rsidR="00F076C8" w:rsidRPr="00F076C8">
          <w:rPr>
            <w:bCs/>
            <w:color w:val="000000" w:themeColor="text1"/>
            <w:szCs w:val="24"/>
            <w:rPrChange w:id="1564" w:author="Dr Mamadou SANOGO" w:date="2023-10-27T10:04:00Z">
              <w:rPr>
                <w:bCs/>
                <w:color w:val="FF0000"/>
                <w:szCs w:val="24"/>
              </w:rPr>
            </w:rPrChange>
          </w:rPr>
          <w:t>é</w:t>
        </w:r>
      </w:ins>
      <w:ins w:id="1565" w:author="Dr Mamadou SANOGO" w:date="2023-10-26T12:39:00Z">
        <w:r w:rsidR="003A18E5" w:rsidRPr="00F076C8">
          <w:rPr>
            <w:bCs/>
            <w:color w:val="000000" w:themeColor="text1"/>
            <w:szCs w:val="24"/>
            <w:rPrChange w:id="1566" w:author="Dr Mamadou SANOGO" w:date="2023-10-27T10:04:00Z">
              <w:rPr>
                <w:bCs/>
                <w:color w:val="FF0000"/>
                <w:szCs w:val="24"/>
              </w:rPr>
            </w:rPrChange>
          </w:rPr>
          <w:t>cologie-obst</w:t>
        </w:r>
      </w:ins>
      <w:ins w:id="1567" w:author="Dr Mamadou SANOGO" w:date="2023-10-27T10:04:00Z">
        <w:r w:rsidR="00F076C8" w:rsidRPr="00F076C8">
          <w:rPr>
            <w:bCs/>
            <w:color w:val="000000" w:themeColor="text1"/>
            <w:szCs w:val="24"/>
            <w:rPrChange w:id="1568" w:author="Dr Mamadou SANOGO" w:date="2023-10-27T10:04:00Z">
              <w:rPr>
                <w:bCs/>
                <w:color w:val="FF0000"/>
                <w:szCs w:val="24"/>
              </w:rPr>
            </w:rPrChange>
          </w:rPr>
          <w:t>é</w:t>
        </w:r>
      </w:ins>
      <w:ins w:id="1569" w:author="Dr Mamadou SANOGO" w:date="2023-10-26T12:39:00Z">
        <w:r w:rsidR="003A18E5" w:rsidRPr="00F076C8">
          <w:rPr>
            <w:bCs/>
            <w:color w:val="000000" w:themeColor="text1"/>
            <w:szCs w:val="24"/>
            <w:rPrChange w:id="1570" w:author="Dr Mamadou SANOGO" w:date="2023-10-27T10:04:00Z">
              <w:rPr>
                <w:bCs/>
                <w:color w:val="FF0000"/>
                <w:szCs w:val="24"/>
              </w:rPr>
            </w:rPrChange>
          </w:rPr>
          <w:t>trique</w:t>
        </w:r>
      </w:ins>
      <w:del w:id="1571" w:author="Dr Mamadou SANOGO" w:date="2023-10-26T12:39:00Z">
        <w:r w:rsidRPr="00F076C8" w:rsidDel="003A18E5">
          <w:rPr>
            <w:iCs/>
            <w:color w:val="000000" w:themeColor="text1"/>
            <w:szCs w:val="24"/>
            <w:lang w:val="fr-ML"/>
          </w:rPr>
          <w:delText xml:space="preserve"> épidémiologie</w:delText>
        </w:r>
      </w:del>
      <w:r w:rsidRPr="00F076C8">
        <w:rPr>
          <w:iCs/>
          <w:color w:val="000000" w:themeColor="text1"/>
          <w:szCs w:val="24"/>
          <w:lang w:val="fr-ML"/>
        </w:rPr>
        <w:t xml:space="preserve"> </w:t>
      </w:r>
      <w:r w:rsidRPr="007A4AFC">
        <w:rPr>
          <w:iCs/>
          <w:color w:val="000000" w:themeColor="text1"/>
          <w:szCs w:val="24"/>
          <w:lang w:val="fr-ML"/>
        </w:rPr>
        <w:t>s’inscrit dans les orientations du Plan Stratégique de l’</w:t>
      </w:r>
      <w:r w:rsidR="004B392C" w:rsidRPr="007A4AFC">
        <w:rPr>
          <w:iCs/>
          <w:color w:val="000000" w:themeColor="text1"/>
          <w:szCs w:val="24"/>
          <w:lang w:val="fr-ML"/>
        </w:rPr>
        <w:t>EPSFé</w:t>
      </w:r>
      <w:r w:rsidRPr="007A4AFC">
        <w:rPr>
          <w:iCs/>
          <w:color w:val="000000" w:themeColor="text1"/>
          <w:szCs w:val="24"/>
          <w:lang w:val="fr-ML"/>
        </w:rPr>
        <w:t xml:space="preserve"> en cours d’élaboration.</w:t>
      </w:r>
    </w:p>
    <w:p w14:paraId="5558146D" w14:textId="77777777" w:rsidR="00643698" w:rsidRPr="007A4AFC" w:rsidRDefault="00643698">
      <w:pPr>
        <w:pStyle w:val="Titre2"/>
        <w:ind w:left="426" w:hanging="426"/>
        <w:pPrChange w:id="1572" w:author="Dr Mamadou SANOGO" w:date="2023-10-27T13:37:00Z">
          <w:pPr>
            <w:pStyle w:val="Paragraphedeliste"/>
            <w:numPr>
              <w:ilvl w:val="1"/>
              <w:numId w:val="26"/>
            </w:numPr>
            <w:spacing w:line="276" w:lineRule="auto"/>
            <w:ind w:hanging="360"/>
          </w:pPr>
        </w:pPrChange>
      </w:pPr>
      <w:bookmarkStart w:id="1573" w:name="_Toc145944502"/>
      <w:r w:rsidRPr="007A4AFC">
        <w:t>Positionnement</w:t>
      </w:r>
      <w:bookmarkEnd w:id="1573"/>
    </w:p>
    <w:p w14:paraId="2F147C0E" w14:textId="46A38D4A" w:rsidR="00643698" w:rsidRPr="007A4AFC" w:rsidRDefault="00643698">
      <w:pPr>
        <w:spacing w:line="276" w:lineRule="auto"/>
        <w:rPr>
          <w:rPrChange w:id="1574" w:author="Dr Mamadou SANOGO" w:date="2023-10-25T18:15:00Z">
            <w:rPr>
              <w:iCs/>
              <w:color w:val="000000"/>
              <w:szCs w:val="24"/>
            </w:rPr>
          </w:rPrChange>
        </w:rPr>
        <w:pPrChange w:id="1575" w:author="Dr Mamadou SANOGO" w:date="2023-10-27T13:37:00Z">
          <w:pPr>
            <w:spacing w:line="360" w:lineRule="auto"/>
          </w:pPr>
        </w:pPrChange>
      </w:pPr>
      <w:r w:rsidRPr="007A4AFC">
        <w:rPr>
          <w:rPrChange w:id="1576" w:author="Dr Mamadou SANOGO" w:date="2023-10-25T18:15:00Z">
            <w:rPr>
              <w:iCs/>
              <w:color w:val="000000"/>
              <w:szCs w:val="24"/>
            </w:rPr>
          </w:rPrChange>
        </w:rPr>
        <w:t xml:space="preserve">Dans cette partie, il est question d’analyser le positionnement de la formation sur le plan national, international ainsi qu’au sein de l’école elle-même. Elle permet également </w:t>
      </w:r>
      <w:ins w:id="1577" w:author="Dr Mamadou SANOGO" w:date="2023-10-27T10:07:00Z">
        <w:r w:rsidR="00F076C8">
          <w:t>d’</w:t>
        </w:r>
      </w:ins>
      <w:r w:rsidRPr="007A4AFC">
        <w:rPr>
          <w:rPrChange w:id="1578" w:author="Dr Mamadou SANOGO" w:date="2023-10-25T18:15:00Z">
            <w:rPr>
              <w:iCs/>
              <w:color w:val="000000"/>
              <w:szCs w:val="24"/>
            </w:rPr>
          </w:rPrChange>
        </w:rPr>
        <w:t>analyser les coopérations entre l’</w:t>
      </w:r>
      <w:r w:rsidR="004B392C" w:rsidRPr="007A4AFC">
        <w:rPr>
          <w:rPrChange w:id="1579" w:author="Dr Mamadou SANOGO" w:date="2023-10-25T18:15:00Z">
            <w:rPr>
              <w:iCs/>
              <w:color w:val="000000"/>
              <w:szCs w:val="24"/>
            </w:rPr>
          </w:rPrChange>
        </w:rPr>
        <w:t>EPSFé</w:t>
      </w:r>
      <w:r w:rsidRPr="007A4AFC">
        <w:rPr>
          <w:rPrChange w:id="1580" w:author="Dr Mamadou SANOGO" w:date="2023-10-25T18:15:00Z">
            <w:rPr>
              <w:iCs/>
              <w:color w:val="000000"/>
              <w:szCs w:val="24"/>
            </w:rPr>
          </w:rPrChange>
        </w:rPr>
        <w:t xml:space="preserve"> et d’autres organismes du monde socioéconomique.</w:t>
      </w:r>
    </w:p>
    <w:p w14:paraId="1C5B041C" w14:textId="4B90D01E" w:rsidR="00643698" w:rsidRPr="007A4AFC" w:rsidRDefault="00643698">
      <w:pPr>
        <w:spacing w:line="240" w:lineRule="auto"/>
        <w:ind w:right="11"/>
        <w:jc w:val="left"/>
        <w:rPr>
          <w:b/>
          <w:color w:val="000000" w:themeColor="text1"/>
          <w:szCs w:val="24"/>
        </w:rPr>
        <w:pPrChange w:id="1581" w:author="Dr Mamadou SANOGO" w:date="2023-10-27T10:07:00Z">
          <w:pPr>
            <w:spacing w:line="360" w:lineRule="auto"/>
            <w:ind w:right="11"/>
          </w:pPr>
        </w:pPrChange>
      </w:pPr>
      <w:bookmarkStart w:id="1582" w:name="_Toc145944503"/>
      <w:r w:rsidRPr="007A4AFC">
        <w:rPr>
          <w:b/>
          <w:color w:val="000000" w:themeColor="text1"/>
          <w:szCs w:val="24"/>
        </w:rPr>
        <w:t>Référence 1 : La formation indique son positionnement au niveau des institutions d’enseignement supérieur dans un espace national, régional ou international</w:t>
      </w:r>
      <w:bookmarkEnd w:id="1582"/>
    </w:p>
    <w:p w14:paraId="6AB95C91" w14:textId="77777777" w:rsidR="00643698" w:rsidRPr="007A4AFC" w:rsidRDefault="00643698">
      <w:pPr>
        <w:spacing w:line="276" w:lineRule="auto"/>
        <w:ind w:right="11"/>
        <w:rPr>
          <w:b/>
          <w:i/>
          <w:iCs/>
          <w:color w:val="000000" w:themeColor="text1"/>
          <w:szCs w:val="24"/>
        </w:rPr>
        <w:pPrChange w:id="1583" w:author="Dr Mamadou SANOGO" w:date="2023-10-27T13:37:00Z">
          <w:pPr>
            <w:spacing w:line="360" w:lineRule="auto"/>
            <w:ind w:right="11"/>
          </w:pPr>
        </w:pPrChange>
      </w:pPr>
      <w:r w:rsidRPr="007A4AFC">
        <w:rPr>
          <w:b/>
          <w:i/>
          <w:iCs/>
          <w:color w:val="000000" w:themeColor="text1"/>
          <w:szCs w:val="24"/>
        </w:rPr>
        <w:t>Critère 1 : La formation est positionnée dans l’offre globale de formation de l’institution</w:t>
      </w:r>
    </w:p>
    <w:p w14:paraId="6647E3C0" w14:textId="0D8CE631" w:rsidR="00643698" w:rsidRPr="007A4AFC" w:rsidRDefault="00643698">
      <w:pPr>
        <w:spacing w:line="276" w:lineRule="auto"/>
        <w:rPr>
          <w:color w:val="000000" w:themeColor="text1"/>
          <w:szCs w:val="24"/>
          <w:lang w:val="fr-ML"/>
          <w:rPrChange w:id="1584" w:author="Dr Mamadou SANOGO" w:date="2023-10-25T18:15:00Z">
            <w:rPr>
              <w:szCs w:val="24"/>
              <w:lang w:val="fr-ML"/>
            </w:rPr>
          </w:rPrChange>
        </w:rPr>
        <w:pPrChange w:id="1585" w:author="Dr Mamadou SANOGO" w:date="2023-10-27T13:37:00Z">
          <w:pPr>
            <w:spacing w:line="360" w:lineRule="auto"/>
          </w:pPr>
        </w:pPrChange>
      </w:pPr>
      <w:r w:rsidRPr="007A4AFC">
        <w:rPr>
          <w:iCs/>
          <w:color w:val="000000" w:themeColor="text1"/>
          <w:szCs w:val="24"/>
          <w:rPrChange w:id="1586" w:author="Dr Mamadou SANOGO" w:date="2023-10-25T18:15:00Z">
            <w:rPr>
              <w:iCs/>
              <w:color w:val="000000"/>
              <w:szCs w:val="24"/>
            </w:rPr>
          </w:rPrChange>
        </w:rPr>
        <w:t>La formation est dans la liste des formations sujettes au repositionnement de rang supérieur des masters, à travers l’axe relatif au développement des formations, comme décliné dans les orientations de l’</w:t>
      </w:r>
      <w:r w:rsidR="004B392C" w:rsidRPr="007A4AFC">
        <w:rPr>
          <w:iCs/>
          <w:color w:val="000000" w:themeColor="text1"/>
          <w:szCs w:val="24"/>
          <w:rPrChange w:id="1587" w:author="Dr Mamadou SANOGO" w:date="2023-10-25T18:15:00Z">
            <w:rPr>
              <w:iCs/>
              <w:color w:val="000000"/>
              <w:szCs w:val="24"/>
            </w:rPr>
          </w:rPrChange>
        </w:rPr>
        <w:t>EPSFé</w:t>
      </w:r>
      <w:r w:rsidRPr="007A4AFC">
        <w:rPr>
          <w:iCs/>
          <w:color w:val="000000" w:themeColor="text1"/>
          <w:szCs w:val="24"/>
          <w:rPrChange w:id="1588" w:author="Dr Mamadou SANOGO" w:date="2023-10-25T18:15:00Z">
            <w:rPr>
              <w:iCs/>
              <w:color w:val="000000"/>
              <w:szCs w:val="24"/>
            </w:rPr>
          </w:rPrChange>
        </w:rPr>
        <w:t xml:space="preserve">. Ces orientations </w:t>
      </w:r>
      <w:r w:rsidRPr="007A4AFC">
        <w:rPr>
          <w:color w:val="000000" w:themeColor="text1"/>
          <w:szCs w:val="24"/>
          <w:rPrChange w:id="1589" w:author="Dr Mamadou SANOGO" w:date="2023-10-25T18:15:00Z">
            <w:rPr>
              <w:szCs w:val="24"/>
            </w:rPr>
          </w:rPrChange>
        </w:rPr>
        <w:t>dessinent bien la conformité de l’offre de formation avec le plan de développement institutionnel</w:t>
      </w:r>
      <w:r w:rsidRPr="007A4AFC">
        <w:rPr>
          <w:color w:val="000000" w:themeColor="text1"/>
          <w:szCs w:val="24"/>
          <w:lang w:val="fr-ML"/>
          <w:rPrChange w:id="1590" w:author="Dr Mamadou SANOGO" w:date="2023-10-25T18:15:00Z">
            <w:rPr>
              <w:szCs w:val="24"/>
              <w:lang w:val="fr-ML"/>
            </w:rPr>
          </w:rPrChange>
        </w:rPr>
        <w:t xml:space="preserve"> au sein de l’</w:t>
      </w:r>
      <w:r w:rsidR="004B392C" w:rsidRPr="007A4AFC">
        <w:rPr>
          <w:color w:val="000000" w:themeColor="text1"/>
          <w:szCs w:val="24"/>
          <w:lang w:val="fr-ML"/>
          <w:rPrChange w:id="1591" w:author="Dr Mamadou SANOGO" w:date="2023-10-25T18:15:00Z">
            <w:rPr>
              <w:szCs w:val="24"/>
              <w:lang w:val="fr-ML"/>
            </w:rPr>
          </w:rPrChange>
        </w:rPr>
        <w:t>EPSFé</w:t>
      </w:r>
      <w:r w:rsidRPr="007A4AFC">
        <w:rPr>
          <w:color w:val="000000" w:themeColor="text1"/>
          <w:szCs w:val="24"/>
          <w:lang w:val="fr-ML"/>
          <w:rPrChange w:id="1592" w:author="Dr Mamadou SANOGO" w:date="2023-10-25T18:15:00Z">
            <w:rPr>
              <w:szCs w:val="24"/>
              <w:lang w:val="fr-ML"/>
            </w:rPr>
          </w:rPrChange>
        </w:rPr>
        <w:t>.</w:t>
      </w:r>
    </w:p>
    <w:p w14:paraId="6EF9189C" w14:textId="77777777" w:rsidR="00643698" w:rsidRPr="007A4AFC" w:rsidRDefault="00643698">
      <w:pPr>
        <w:spacing w:line="276" w:lineRule="auto"/>
        <w:ind w:right="11"/>
        <w:rPr>
          <w:b/>
          <w:i/>
          <w:iCs/>
          <w:color w:val="000000" w:themeColor="text1"/>
          <w:szCs w:val="24"/>
        </w:rPr>
        <w:pPrChange w:id="1593" w:author="Dr Mamadou SANOGO" w:date="2023-10-27T13:37:00Z">
          <w:pPr>
            <w:spacing w:line="360" w:lineRule="auto"/>
            <w:ind w:right="11"/>
          </w:pPr>
        </w:pPrChange>
      </w:pPr>
      <w:r w:rsidRPr="007A4AFC">
        <w:rPr>
          <w:b/>
          <w:i/>
          <w:iCs/>
          <w:color w:val="000000" w:themeColor="text1"/>
          <w:szCs w:val="24"/>
        </w:rPr>
        <w:t xml:space="preserve">Critère 2 : La formation est positionnée dans l’espace national, régional </w:t>
      </w:r>
    </w:p>
    <w:p w14:paraId="65320D09" w14:textId="12C393B5" w:rsidR="00643698" w:rsidRPr="007A4AFC" w:rsidRDefault="00643698">
      <w:pPr>
        <w:spacing w:line="276" w:lineRule="auto"/>
        <w:rPr>
          <w:color w:val="000000" w:themeColor="text1"/>
          <w:szCs w:val="24"/>
          <w:rPrChange w:id="1594" w:author="Dr Mamadou SANOGO" w:date="2023-10-25T18:15:00Z">
            <w:rPr>
              <w:szCs w:val="24"/>
            </w:rPr>
          </w:rPrChange>
        </w:rPr>
        <w:pPrChange w:id="1595" w:author="Dr Mamadou SANOGO" w:date="2023-10-27T13:37:00Z">
          <w:pPr>
            <w:spacing w:line="360" w:lineRule="auto"/>
          </w:pPr>
        </w:pPrChange>
      </w:pPr>
      <w:r w:rsidRPr="007A4AFC">
        <w:rPr>
          <w:color w:val="000000" w:themeColor="text1"/>
          <w:szCs w:val="24"/>
          <w:rPrChange w:id="1596" w:author="Dr Mamadou SANOGO" w:date="2023-10-25T18:15:00Z">
            <w:rPr>
              <w:szCs w:val="24"/>
            </w:rPr>
          </w:rPrChange>
        </w:rPr>
        <w:t xml:space="preserve">Le master en </w:t>
      </w:r>
      <w:ins w:id="1597" w:author="Dr Mamadou SANOGO" w:date="2023-10-27T10:08:00Z">
        <w:r w:rsidR="009C7542" w:rsidRPr="009C7542">
          <w:rPr>
            <w:bCs/>
            <w:color w:val="000000" w:themeColor="text1"/>
            <w:szCs w:val="24"/>
            <w:rPrChange w:id="1598" w:author="Dr Mamadou SANOGO" w:date="2023-10-27T10:08:00Z">
              <w:rPr>
                <w:bCs/>
                <w:color w:val="FF0000"/>
                <w:szCs w:val="24"/>
              </w:rPr>
            </w:rPrChange>
          </w:rPr>
          <w:t>gynécologie-obstétrique</w:t>
        </w:r>
        <w:r w:rsidR="009C7542" w:rsidRPr="009C7542">
          <w:rPr>
            <w:iCs/>
            <w:color w:val="000000" w:themeColor="text1"/>
            <w:szCs w:val="24"/>
            <w:lang w:val="fr-ML"/>
          </w:rPr>
          <w:t xml:space="preserve"> </w:t>
        </w:r>
      </w:ins>
      <w:del w:id="1599" w:author="Dr Mamadou SANOGO" w:date="2023-10-26T12:40:00Z">
        <w:r w:rsidRPr="007A4AFC" w:rsidDel="003A18E5">
          <w:rPr>
            <w:color w:val="000000" w:themeColor="text1"/>
            <w:szCs w:val="24"/>
            <w:rPrChange w:id="1600" w:author="Dr Mamadou SANOGO" w:date="2023-10-25T18:15:00Z">
              <w:rPr>
                <w:szCs w:val="24"/>
              </w:rPr>
            </w:rPrChange>
          </w:rPr>
          <w:delText>épidémiologie</w:delText>
        </w:r>
      </w:del>
      <w:del w:id="1601" w:author="Dr Mamadou SANOGO" w:date="2023-10-27T10:08:00Z">
        <w:r w:rsidRPr="007A4AFC" w:rsidDel="009C7542">
          <w:rPr>
            <w:color w:val="000000" w:themeColor="text1"/>
            <w:szCs w:val="24"/>
            <w:rPrChange w:id="1602" w:author="Dr Mamadou SANOGO" w:date="2023-10-25T18:15:00Z">
              <w:rPr>
                <w:szCs w:val="24"/>
              </w:rPr>
            </w:rPrChange>
          </w:rPr>
          <w:delText xml:space="preserve"> </w:delText>
        </w:r>
      </w:del>
      <w:r w:rsidRPr="007A4AFC">
        <w:rPr>
          <w:color w:val="000000" w:themeColor="text1"/>
          <w:szCs w:val="24"/>
          <w:rPrChange w:id="1603" w:author="Dr Mamadou SANOGO" w:date="2023-10-25T18:15:00Z">
            <w:rPr>
              <w:szCs w:val="24"/>
            </w:rPr>
          </w:rPrChange>
        </w:rPr>
        <w:t xml:space="preserve">est une des mentions majeures des formations en santé </w:t>
      </w:r>
      <w:ins w:id="1604" w:author="Dr Mamadou SANOGO" w:date="2023-10-27T10:08:00Z">
        <w:r w:rsidR="009C7542">
          <w:rPr>
            <w:color w:val="000000" w:themeColor="text1"/>
            <w:szCs w:val="24"/>
          </w:rPr>
          <w:t xml:space="preserve">sexuelle et de la </w:t>
        </w:r>
      </w:ins>
      <w:ins w:id="1605" w:author="Dr Mamadou SANOGO" w:date="2023-10-26T12:41:00Z">
        <w:r w:rsidR="003A18E5" w:rsidRPr="009C7542">
          <w:rPr>
            <w:color w:val="000000" w:themeColor="text1"/>
            <w:szCs w:val="24"/>
          </w:rPr>
          <w:t>reproduction</w:t>
        </w:r>
      </w:ins>
      <w:del w:id="1606" w:author="Dr Mamadou SANOGO" w:date="2023-10-26T12:41:00Z">
        <w:r w:rsidRPr="009C7542" w:rsidDel="003A18E5">
          <w:rPr>
            <w:color w:val="000000" w:themeColor="text1"/>
            <w:szCs w:val="24"/>
            <w:rPrChange w:id="1607" w:author="Dr Mamadou SANOGO" w:date="2023-10-27T10:09:00Z">
              <w:rPr>
                <w:szCs w:val="24"/>
              </w:rPr>
            </w:rPrChange>
          </w:rPr>
          <w:delText>publiq</w:delText>
        </w:r>
      </w:del>
      <w:del w:id="1608" w:author="Dr Mamadou SANOGO" w:date="2023-10-26T12:40:00Z">
        <w:r w:rsidRPr="009C7542" w:rsidDel="003A18E5">
          <w:rPr>
            <w:color w:val="000000" w:themeColor="text1"/>
            <w:szCs w:val="24"/>
            <w:rPrChange w:id="1609" w:author="Dr Mamadou SANOGO" w:date="2023-10-27T10:09:00Z">
              <w:rPr>
                <w:szCs w:val="24"/>
              </w:rPr>
            </w:rPrChange>
          </w:rPr>
          <w:delText>ue</w:delText>
        </w:r>
      </w:del>
      <w:r w:rsidRPr="009C7542">
        <w:rPr>
          <w:color w:val="000000" w:themeColor="text1"/>
          <w:szCs w:val="24"/>
          <w:rPrChange w:id="1610" w:author="Dr Mamadou SANOGO" w:date="2023-10-27T10:09:00Z">
            <w:rPr>
              <w:szCs w:val="24"/>
            </w:rPr>
          </w:rPrChange>
        </w:rPr>
        <w:t>.</w:t>
      </w:r>
      <w:r w:rsidRPr="003A18E5">
        <w:rPr>
          <w:color w:val="FF0000"/>
          <w:szCs w:val="24"/>
          <w:rPrChange w:id="1611" w:author="Dr Mamadou SANOGO" w:date="2023-10-26T12:41:00Z">
            <w:rPr>
              <w:szCs w:val="24"/>
            </w:rPr>
          </w:rPrChange>
        </w:rPr>
        <w:t xml:space="preserve"> </w:t>
      </w:r>
      <w:r w:rsidRPr="007A4AFC">
        <w:rPr>
          <w:color w:val="000000" w:themeColor="text1"/>
          <w:szCs w:val="24"/>
          <w:rPrChange w:id="1612" w:author="Dr Mamadou SANOGO" w:date="2023-10-25T18:15:00Z">
            <w:rPr>
              <w:szCs w:val="24"/>
            </w:rPr>
          </w:rPrChange>
        </w:rPr>
        <w:t xml:space="preserve">Ce qui lui vaut sa reconnaissance par les autorités, qui l’autorise d’ailleurs en ouverture. Cette reconnaissance nationale, est non seulement une réponse aux besoins du secteur et du marché national, mais aussi une marche d’accommodation au rythme de l’évolution du secteur à travers le continent. Le Programme de Master en </w:t>
      </w:r>
      <w:ins w:id="1613" w:author="Dr Mamadou SANOGO" w:date="2023-10-27T10:09:00Z">
        <w:r w:rsidR="009C7542" w:rsidRPr="00A36245">
          <w:rPr>
            <w:bCs/>
            <w:color w:val="000000" w:themeColor="text1"/>
            <w:szCs w:val="24"/>
          </w:rPr>
          <w:t>gynécologie-obstétrique</w:t>
        </w:r>
        <w:r w:rsidR="009C7542" w:rsidRPr="009C7542">
          <w:rPr>
            <w:iCs/>
            <w:color w:val="000000" w:themeColor="text1"/>
            <w:szCs w:val="24"/>
            <w:lang w:val="fr-ML"/>
          </w:rPr>
          <w:t xml:space="preserve"> </w:t>
        </w:r>
      </w:ins>
      <w:del w:id="1614" w:author="Dr Mamadou SANOGO" w:date="2023-10-26T12:41:00Z">
        <w:r w:rsidRPr="007A4AFC" w:rsidDel="003A18E5">
          <w:rPr>
            <w:color w:val="000000" w:themeColor="text1"/>
            <w:szCs w:val="24"/>
            <w:rPrChange w:id="1615" w:author="Dr Mamadou SANOGO" w:date="2023-10-25T18:15:00Z">
              <w:rPr>
                <w:szCs w:val="24"/>
              </w:rPr>
            </w:rPrChange>
          </w:rPr>
          <w:delText>épidémiologie</w:delText>
        </w:r>
      </w:del>
      <w:del w:id="1616" w:author="Dr Mamadou SANOGO" w:date="2023-10-27T10:09:00Z">
        <w:r w:rsidRPr="007A4AFC" w:rsidDel="009C7542">
          <w:rPr>
            <w:color w:val="000000" w:themeColor="text1"/>
            <w:szCs w:val="24"/>
            <w:rPrChange w:id="1617" w:author="Dr Mamadou SANOGO" w:date="2023-10-25T18:15:00Z">
              <w:rPr>
                <w:szCs w:val="24"/>
              </w:rPr>
            </w:rPrChange>
          </w:rPr>
          <w:delText xml:space="preserve"> </w:delText>
        </w:r>
      </w:del>
      <w:r w:rsidRPr="007A4AFC">
        <w:rPr>
          <w:color w:val="000000" w:themeColor="text1"/>
          <w:szCs w:val="24"/>
          <w:rPrChange w:id="1618" w:author="Dr Mamadou SANOGO" w:date="2023-10-25T18:15:00Z">
            <w:rPr>
              <w:szCs w:val="24"/>
            </w:rPr>
          </w:rPrChange>
        </w:rPr>
        <w:t>demeure pertinent et d’actualité pour le Mali au regard des défis à relever en matière de santé</w:t>
      </w:r>
      <w:ins w:id="1619" w:author="Dr Mamadou SANOGO" w:date="2023-10-27T10:09:00Z">
        <w:r w:rsidR="009C7542">
          <w:rPr>
            <w:color w:val="000000" w:themeColor="text1"/>
            <w:szCs w:val="24"/>
          </w:rPr>
          <w:t xml:space="preserve"> sexuelle et</w:t>
        </w:r>
      </w:ins>
      <w:r w:rsidRPr="007A4AFC">
        <w:rPr>
          <w:color w:val="000000" w:themeColor="text1"/>
          <w:szCs w:val="24"/>
          <w:rPrChange w:id="1620" w:author="Dr Mamadou SANOGO" w:date="2023-10-25T18:15:00Z">
            <w:rPr>
              <w:szCs w:val="24"/>
            </w:rPr>
          </w:rPrChange>
        </w:rPr>
        <w:t xml:space="preserve"> </w:t>
      </w:r>
      <w:ins w:id="1621" w:author="Dr Mamadou SANOGO" w:date="2023-10-26T12:42:00Z">
        <w:r w:rsidR="003A18E5">
          <w:rPr>
            <w:color w:val="000000" w:themeColor="text1"/>
            <w:szCs w:val="24"/>
          </w:rPr>
          <w:t xml:space="preserve">de </w:t>
        </w:r>
      </w:ins>
      <w:ins w:id="1622" w:author="Dr Mamadou SANOGO" w:date="2023-10-27T10:09:00Z">
        <w:r w:rsidR="009C7542">
          <w:rPr>
            <w:color w:val="000000" w:themeColor="text1"/>
            <w:szCs w:val="24"/>
          </w:rPr>
          <w:t xml:space="preserve">la </w:t>
        </w:r>
      </w:ins>
      <w:ins w:id="1623" w:author="Dr Mamadou SANOGO" w:date="2023-10-26T12:42:00Z">
        <w:r w:rsidR="003A18E5" w:rsidRPr="009C7542">
          <w:rPr>
            <w:color w:val="000000" w:themeColor="text1"/>
            <w:szCs w:val="24"/>
          </w:rPr>
          <w:t>reproduction</w:t>
        </w:r>
      </w:ins>
      <w:del w:id="1624" w:author="Dr Mamadou SANOGO" w:date="2023-10-26T12:42:00Z">
        <w:r w:rsidRPr="009C7542" w:rsidDel="003A18E5">
          <w:rPr>
            <w:color w:val="000000" w:themeColor="text1"/>
            <w:szCs w:val="24"/>
            <w:rPrChange w:id="1625" w:author="Dr Mamadou SANOGO" w:date="2023-10-27T10:10:00Z">
              <w:rPr>
                <w:szCs w:val="24"/>
              </w:rPr>
            </w:rPrChange>
          </w:rPr>
          <w:delText>publique.</w:delText>
        </w:r>
      </w:del>
      <w:ins w:id="1626" w:author="Dr Mamadou SANOGO" w:date="2023-10-27T10:10:00Z">
        <w:r w:rsidR="009C7542" w:rsidRPr="009C7542">
          <w:rPr>
            <w:color w:val="000000" w:themeColor="text1"/>
            <w:szCs w:val="24"/>
            <w:rPrChange w:id="1627" w:author="Dr Mamadou SANOGO" w:date="2023-10-27T10:10:00Z">
              <w:rPr>
                <w:color w:val="00B050"/>
                <w:szCs w:val="24"/>
              </w:rPr>
            </w:rPrChange>
          </w:rPr>
          <w:t>.</w:t>
        </w:r>
        <w:r w:rsidR="009C7542">
          <w:rPr>
            <w:color w:val="00B050"/>
            <w:szCs w:val="24"/>
          </w:rPr>
          <w:t xml:space="preserve"> </w:t>
        </w:r>
      </w:ins>
      <w:del w:id="1628" w:author="Dr Mamadou SANOGO" w:date="2023-10-27T10:10:00Z">
        <w:r w:rsidRPr="003A18E5" w:rsidDel="009C7542">
          <w:rPr>
            <w:color w:val="00B050"/>
            <w:szCs w:val="24"/>
            <w:rPrChange w:id="1629" w:author="Dr Mamadou SANOGO" w:date="2023-10-26T12:42:00Z">
              <w:rPr>
                <w:szCs w:val="24"/>
              </w:rPr>
            </w:rPrChange>
          </w:rPr>
          <w:delText xml:space="preserve"> </w:delText>
        </w:r>
      </w:del>
      <w:r w:rsidRPr="007A4AFC">
        <w:rPr>
          <w:color w:val="000000" w:themeColor="text1"/>
          <w:szCs w:val="24"/>
          <w:rPrChange w:id="1630" w:author="Dr Mamadou SANOGO" w:date="2023-10-25T18:15:00Z">
            <w:rPr>
              <w:szCs w:val="24"/>
            </w:rPr>
          </w:rPrChange>
        </w:rPr>
        <w:t xml:space="preserve">C’est un programme fortement sollicité par d’autres pays de la sous-région </w:t>
      </w:r>
      <w:proofErr w:type="gramStart"/>
      <w:r w:rsidRPr="007A4AFC">
        <w:rPr>
          <w:color w:val="000000" w:themeColor="text1"/>
          <w:szCs w:val="24"/>
          <w:rPrChange w:id="1631" w:author="Dr Mamadou SANOGO" w:date="2023-10-25T18:15:00Z">
            <w:rPr>
              <w:szCs w:val="24"/>
            </w:rPr>
          </w:rPrChange>
        </w:rPr>
        <w:t xml:space="preserve">( </w:t>
      </w:r>
      <w:r w:rsidR="00EE7D6B" w:rsidRPr="007A4AFC">
        <w:rPr>
          <w:color w:val="000000" w:themeColor="text1"/>
          <w:szCs w:val="24"/>
          <w:rPrChange w:id="1632" w:author="Dr Mamadou SANOGO" w:date="2023-10-25T18:15:00Z">
            <w:rPr>
              <w:szCs w:val="24"/>
            </w:rPr>
          </w:rPrChange>
        </w:rPr>
        <w:t>Niger</w:t>
      </w:r>
      <w:proofErr w:type="gramEnd"/>
      <w:r w:rsidR="00EE7D6B" w:rsidRPr="007A4AFC">
        <w:rPr>
          <w:color w:val="000000" w:themeColor="text1"/>
          <w:szCs w:val="24"/>
          <w:rPrChange w:id="1633" w:author="Dr Mamadou SANOGO" w:date="2023-10-25T18:15:00Z">
            <w:rPr>
              <w:szCs w:val="24"/>
            </w:rPr>
          </w:rPrChange>
        </w:rPr>
        <w:t>, Togo, Côte d’Ivoire, Burkina-Faso</w:t>
      </w:r>
      <w:r w:rsidRPr="007A4AFC">
        <w:rPr>
          <w:color w:val="000000" w:themeColor="text1"/>
          <w:szCs w:val="24"/>
          <w:rPrChange w:id="1634" w:author="Dr Mamadou SANOGO" w:date="2023-10-25T18:15:00Z">
            <w:rPr>
              <w:szCs w:val="24"/>
            </w:rPr>
          </w:rPrChange>
        </w:rPr>
        <w:t>)</w:t>
      </w:r>
    </w:p>
    <w:p w14:paraId="4C2AEF8E" w14:textId="22743D6B" w:rsidR="00643698" w:rsidRPr="007A4AFC" w:rsidRDefault="00643698">
      <w:pPr>
        <w:spacing w:line="276" w:lineRule="auto"/>
        <w:ind w:right="11"/>
        <w:rPr>
          <w:b/>
          <w:bCs/>
          <w:iCs/>
          <w:color w:val="000000" w:themeColor="text1"/>
          <w:szCs w:val="24"/>
          <w:rPrChange w:id="1635" w:author="Dr Mamadou SANOGO" w:date="2023-10-25T18:15:00Z">
            <w:rPr>
              <w:b/>
              <w:bCs/>
              <w:iCs/>
              <w:color w:val="00B050"/>
              <w:szCs w:val="24"/>
            </w:rPr>
          </w:rPrChange>
        </w:rPr>
        <w:pPrChange w:id="1636" w:author="Dr Mamadou SANOGO" w:date="2023-10-27T13:38:00Z">
          <w:pPr>
            <w:spacing w:line="360" w:lineRule="auto"/>
            <w:ind w:right="11"/>
          </w:pPr>
        </w:pPrChange>
      </w:pPr>
      <w:r w:rsidRPr="007A4AFC">
        <w:rPr>
          <w:b/>
          <w:bCs/>
          <w:iCs/>
          <w:color w:val="000000" w:themeColor="text1"/>
          <w:szCs w:val="24"/>
          <w:rPrChange w:id="1637" w:author="Dr Mamadou SANOGO" w:date="2023-10-25T18:15:00Z">
            <w:rPr>
              <w:b/>
              <w:bCs/>
              <w:iCs/>
              <w:color w:val="00B050"/>
              <w:szCs w:val="24"/>
            </w:rPr>
          </w:rPrChange>
        </w:rPr>
        <w:t>Annexe n°</w:t>
      </w:r>
      <w:r w:rsidR="00AE4517" w:rsidRPr="007A4AFC">
        <w:rPr>
          <w:b/>
          <w:bCs/>
          <w:iCs/>
          <w:color w:val="000000" w:themeColor="text1"/>
          <w:szCs w:val="24"/>
          <w:rPrChange w:id="1638" w:author="Dr Mamadou SANOGO" w:date="2023-10-25T18:15:00Z">
            <w:rPr>
              <w:b/>
              <w:bCs/>
              <w:iCs/>
              <w:color w:val="00B050"/>
              <w:szCs w:val="24"/>
            </w:rPr>
          </w:rPrChange>
        </w:rPr>
        <w:t>0</w:t>
      </w:r>
      <w:ins w:id="1639" w:author="Cauris Cosmetics" w:date="2023-10-25T14:38:00Z">
        <w:r w:rsidR="003C6082">
          <w:rPr>
            <w:b/>
            <w:bCs/>
            <w:iCs/>
            <w:color w:val="000000" w:themeColor="text1"/>
            <w:szCs w:val="24"/>
          </w:rPr>
          <w:t>08</w:t>
        </w:r>
      </w:ins>
      <w:del w:id="1640" w:author="Cauris Cosmetics" w:date="2023-10-25T14:38:00Z">
        <w:r w:rsidR="00AE4517" w:rsidRPr="007A4AFC" w:rsidDel="003C6082">
          <w:rPr>
            <w:b/>
            <w:bCs/>
            <w:iCs/>
            <w:color w:val="000000" w:themeColor="text1"/>
            <w:szCs w:val="24"/>
            <w:rPrChange w:id="1641" w:author="Dr Mamadou SANOGO" w:date="2023-10-25T18:15:00Z">
              <w:rPr>
                <w:b/>
                <w:bCs/>
                <w:iCs/>
                <w:color w:val="00B050"/>
                <w:szCs w:val="24"/>
              </w:rPr>
            </w:rPrChange>
          </w:rPr>
          <w:delText>9</w:delText>
        </w:r>
      </w:del>
      <w:r w:rsidRPr="007A4AFC">
        <w:rPr>
          <w:b/>
          <w:bCs/>
          <w:iCs/>
          <w:color w:val="000000" w:themeColor="text1"/>
          <w:szCs w:val="24"/>
          <w:rPrChange w:id="1642" w:author="Dr Mamadou SANOGO" w:date="2023-10-25T18:15:00Z">
            <w:rPr>
              <w:b/>
              <w:bCs/>
              <w:iCs/>
              <w:color w:val="00B050"/>
              <w:szCs w:val="24"/>
            </w:rPr>
          </w:rPrChange>
        </w:rPr>
        <w:t xml:space="preserve"> : </w:t>
      </w:r>
      <w:ins w:id="1643" w:author="Dr Mamadou SANOGO" w:date="2023-10-26T20:08:00Z">
        <w:r w:rsidR="00085DEF" w:rsidRPr="009C7542">
          <w:rPr>
            <w:iCs/>
            <w:color w:val="000000" w:themeColor="text1"/>
            <w:szCs w:val="24"/>
            <w:rPrChange w:id="1644" w:author="Dr Mamadou SANOGO" w:date="2023-10-27T10:10:00Z">
              <w:rPr>
                <w:b/>
                <w:bCs/>
                <w:iCs/>
                <w:color w:val="000000" w:themeColor="text1"/>
                <w:szCs w:val="24"/>
              </w:rPr>
            </w:rPrChange>
          </w:rPr>
          <w:t>D</w:t>
        </w:r>
      </w:ins>
      <w:del w:id="1645" w:author="Dr Mamadou SANOGO" w:date="2023-10-26T20:08:00Z">
        <w:r w:rsidRPr="009C7542" w:rsidDel="00085DEF">
          <w:rPr>
            <w:iCs/>
            <w:color w:val="000000" w:themeColor="text1"/>
            <w:szCs w:val="24"/>
            <w:rPrChange w:id="1646" w:author="Dr Mamadou SANOGO" w:date="2023-10-27T10:10:00Z">
              <w:rPr>
                <w:b/>
                <w:bCs/>
                <w:iCs/>
                <w:color w:val="00B050"/>
                <w:szCs w:val="24"/>
              </w:rPr>
            </w:rPrChange>
          </w:rPr>
          <w:delText>d</w:delText>
        </w:r>
      </w:del>
      <w:r w:rsidRPr="009C7542">
        <w:rPr>
          <w:iCs/>
          <w:color w:val="000000" w:themeColor="text1"/>
          <w:szCs w:val="24"/>
          <w:rPrChange w:id="1647" w:author="Dr Mamadou SANOGO" w:date="2023-10-27T10:10:00Z">
            <w:rPr>
              <w:b/>
              <w:bCs/>
              <w:iCs/>
              <w:color w:val="00B050"/>
              <w:szCs w:val="24"/>
            </w:rPr>
          </w:rPrChange>
        </w:rPr>
        <w:t>écision de création</w:t>
      </w:r>
      <w:del w:id="1648" w:author="Dr Mamadou SANOGO" w:date="2023-10-27T10:10:00Z">
        <w:r w:rsidRPr="009C7542" w:rsidDel="009C7542">
          <w:rPr>
            <w:iCs/>
            <w:color w:val="000000" w:themeColor="text1"/>
            <w:szCs w:val="24"/>
            <w:rPrChange w:id="1649" w:author="Dr Mamadou SANOGO" w:date="2023-10-27T10:10:00Z">
              <w:rPr>
                <w:b/>
                <w:bCs/>
                <w:iCs/>
                <w:color w:val="00B050"/>
                <w:szCs w:val="24"/>
              </w:rPr>
            </w:rPrChange>
          </w:rPr>
          <w:delText>,</w:delText>
        </w:r>
        <w:r w:rsidRPr="007A4AFC" w:rsidDel="009C7542">
          <w:rPr>
            <w:b/>
            <w:bCs/>
            <w:iCs/>
            <w:color w:val="000000" w:themeColor="text1"/>
            <w:szCs w:val="24"/>
            <w:rPrChange w:id="1650" w:author="Dr Mamadou SANOGO" w:date="2023-10-25T18:15:00Z">
              <w:rPr>
                <w:b/>
                <w:bCs/>
                <w:iCs/>
                <w:color w:val="00B050"/>
                <w:szCs w:val="24"/>
              </w:rPr>
            </w:rPrChange>
          </w:rPr>
          <w:delText xml:space="preserve"> </w:delText>
        </w:r>
      </w:del>
    </w:p>
    <w:p w14:paraId="2634F9E6" w14:textId="281A1344" w:rsidR="00643698" w:rsidRPr="007A4AFC" w:rsidRDefault="00643698">
      <w:pPr>
        <w:spacing w:line="276" w:lineRule="auto"/>
        <w:ind w:right="11"/>
        <w:rPr>
          <w:b/>
          <w:bCs/>
          <w:iCs/>
          <w:color w:val="000000" w:themeColor="text1"/>
          <w:szCs w:val="24"/>
          <w:rPrChange w:id="1651" w:author="Dr Mamadou SANOGO" w:date="2023-10-25T18:15:00Z">
            <w:rPr>
              <w:b/>
              <w:bCs/>
              <w:iCs/>
              <w:color w:val="00B050"/>
              <w:szCs w:val="24"/>
            </w:rPr>
          </w:rPrChange>
        </w:rPr>
        <w:pPrChange w:id="1652" w:author="Dr Mamadou SANOGO" w:date="2023-10-27T13:38:00Z">
          <w:pPr>
            <w:spacing w:line="360" w:lineRule="auto"/>
            <w:ind w:right="11"/>
          </w:pPr>
        </w:pPrChange>
      </w:pPr>
      <w:r w:rsidRPr="007A4AFC">
        <w:rPr>
          <w:b/>
          <w:bCs/>
          <w:iCs/>
          <w:color w:val="000000" w:themeColor="text1"/>
          <w:szCs w:val="24"/>
          <w:rPrChange w:id="1653" w:author="Dr Mamadou SANOGO" w:date="2023-10-25T18:15:00Z">
            <w:rPr>
              <w:b/>
              <w:bCs/>
              <w:iCs/>
              <w:color w:val="00B050"/>
              <w:szCs w:val="24"/>
            </w:rPr>
          </w:rPrChange>
        </w:rPr>
        <w:t>Annexe n°</w:t>
      </w:r>
      <w:ins w:id="1654" w:author="Cauris Cosmetics" w:date="2023-10-25T14:38:00Z">
        <w:r w:rsidR="003C6082">
          <w:rPr>
            <w:b/>
            <w:bCs/>
            <w:iCs/>
            <w:color w:val="000000" w:themeColor="text1"/>
            <w:szCs w:val="24"/>
          </w:rPr>
          <w:t>009</w:t>
        </w:r>
      </w:ins>
      <w:del w:id="1655" w:author="Cauris Cosmetics" w:date="2023-10-25T14:38:00Z">
        <w:r w:rsidR="00AE4517" w:rsidRPr="007A4AFC" w:rsidDel="003C6082">
          <w:rPr>
            <w:b/>
            <w:bCs/>
            <w:iCs/>
            <w:color w:val="000000" w:themeColor="text1"/>
            <w:szCs w:val="24"/>
            <w:rPrChange w:id="1656" w:author="Dr Mamadou SANOGO" w:date="2023-10-25T18:15:00Z">
              <w:rPr>
                <w:b/>
                <w:bCs/>
                <w:iCs/>
                <w:color w:val="00B050"/>
                <w:szCs w:val="24"/>
              </w:rPr>
            </w:rPrChange>
          </w:rPr>
          <w:delText>10</w:delText>
        </w:r>
      </w:del>
      <w:r w:rsidRPr="007A4AFC">
        <w:rPr>
          <w:b/>
          <w:bCs/>
          <w:iCs/>
          <w:color w:val="000000" w:themeColor="text1"/>
          <w:szCs w:val="24"/>
          <w:rPrChange w:id="1657" w:author="Dr Mamadou SANOGO" w:date="2023-10-25T18:15:00Z">
            <w:rPr>
              <w:b/>
              <w:bCs/>
              <w:iCs/>
              <w:color w:val="00B050"/>
              <w:szCs w:val="24"/>
            </w:rPr>
          </w:rPrChange>
        </w:rPr>
        <w:t xml:space="preserve">: </w:t>
      </w:r>
      <w:ins w:id="1658" w:author="Dr Mamadou SANOGO" w:date="2023-10-26T20:08:00Z">
        <w:r w:rsidR="00085DEF" w:rsidRPr="009C7542">
          <w:rPr>
            <w:iCs/>
            <w:color w:val="000000" w:themeColor="text1"/>
            <w:szCs w:val="24"/>
            <w:rPrChange w:id="1659" w:author="Dr Mamadou SANOGO" w:date="2023-10-27T10:10:00Z">
              <w:rPr>
                <w:b/>
                <w:bCs/>
                <w:iCs/>
                <w:color w:val="000000" w:themeColor="text1"/>
                <w:szCs w:val="24"/>
              </w:rPr>
            </w:rPrChange>
          </w:rPr>
          <w:t>A</w:t>
        </w:r>
      </w:ins>
      <w:del w:id="1660" w:author="Dr Mamadou SANOGO" w:date="2023-10-26T20:08:00Z">
        <w:r w:rsidRPr="009C7542" w:rsidDel="00085DEF">
          <w:rPr>
            <w:iCs/>
            <w:color w:val="000000" w:themeColor="text1"/>
            <w:szCs w:val="24"/>
            <w:rPrChange w:id="1661" w:author="Dr Mamadou SANOGO" w:date="2023-10-27T10:10:00Z">
              <w:rPr>
                <w:b/>
                <w:bCs/>
                <w:iCs/>
                <w:color w:val="00B050"/>
                <w:szCs w:val="24"/>
              </w:rPr>
            </w:rPrChange>
          </w:rPr>
          <w:delText>a</w:delText>
        </w:r>
      </w:del>
      <w:r w:rsidRPr="009C7542">
        <w:rPr>
          <w:iCs/>
          <w:color w:val="000000" w:themeColor="text1"/>
          <w:szCs w:val="24"/>
          <w:rPrChange w:id="1662" w:author="Dr Mamadou SANOGO" w:date="2023-10-27T10:10:00Z">
            <w:rPr>
              <w:b/>
              <w:bCs/>
              <w:iCs/>
              <w:color w:val="00B050"/>
              <w:szCs w:val="24"/>
            </w:rPr>
          </w:rPrChange>
        </w:rPr>
        <w:t>rrêté d’ouverture</w:t>
      </w:r>
      <w:r w:rsidRPr="007A4AFC">
        <w:rPr>
          <w:b/>
          <w:bCs/>
          <w:iCs/>
          <w:color w:val="000000" w:themeColor="text1"/>
          <w:szCs w:val="24"/>
          <w:rPrChange w:id="1663" w:author="Dr Mamadou SANOGO" w:date="2023-10-25T18:15:00Z">
            <w:rPr>
              <w:b/>
              <w:bCs/>
              <w:iCs/>
              <w:color w:val="00B050"/>
              <w:szCs w:val="24"/>
            </w:rPr>
          </w:rPrChange>
        </w:rPr>
        <w:t xml:space="preserve"> </w:t>
      </w:r>
    </w:p>
    <w:p w14:paraId="5E442179" w14:textId="77777777" w:rsidR="00643698" w:rsidRPr="007A4AFC" w:rsidRDefault="00643698">
      <w:pPr>
        <w:spacing w:line="276" w:lineRule="auto"/>
        <w:ind w:right="11"/>
        <w:rPr>
          <w:b/>
          <w:i/>
          <w:iCs/>
          <w:color w:val="000000" w:themeColor="text1"/>
          <w:szCs w:val="24"/>
        </w:rPr>
        <w:pPrChange w:id="1664" w:author="Dr Mamadou SANOGO" w:date="2023-10-27T13:38:00Z">
          <w:pPr>
            <w:spacing w:line="360" w:lineRule="auto"/>
            <w:ind w:right="11"/>
          </w:pPr>
        </w:pPrChange>
      </w:pPr>
      <w:r w:rsidRPr="007A4AFC">
        <w:rPr>
          <w:b/>
          <w:i/>
          <w:iCs/>
          <w:color w:val="000000" w:themeColor="text1"/>
          <w:szCs w:val="24"/>
        </w:rPr>
        <w:t>Critère 3 : La formation offre une valeur ajoutée au regard de l’existant</w:t>
      </w:r>
    </w:p>
    <w:p w14:paraId="76C50887" w14:textId="25446278" w:rsidR="00643698" w:rsidRPr="007A4AFC" w:rsidRDefault="00643698">
      <w:pPr>
        <w:spacing w:line="276" w:lineRule="auto"/>
        <w:rPr>
          <w:iCs/>
          <w:color w:val="000000" w:themeColor="text1"/>
          <w:szCs w:val="24"/>
        </w:rPr>
        <w:pPrChange w:id="1665" w:author="Dr Mamadou SANOGO" w:date="2023-10-27T13:38:00Z">
          <w:pPr>
            <w:spacing w:line="360" w:lineRule="auto"/>
          </w:pPr>
        </w:pPrChange>
      </w:pPr>
      <w:r w:rsidRPr="007A4AFC">
        <w:rPr>
          <w:color w:val="000000" w:themeColor="text1"/>
          <w:szCs w:val="24"/>
        </w:rPr>
        <w:t xml:space="preserve">Au-delà des disciplines techniques, le programme de master en </w:t>
      </w:r>
      <w:ins w:id="1666" w:author="Dr Mamadou SANOGO" w:date="2023-10-27T10:10:00Z">
        <w:r w:rsidR="009C7542" w:rsidRPr="00A36245">
          <w:rPr>
            <w:bCs/>
            <w:color w:val="000000" w:themeColor="text1"/>
            <w:szCs w:val="24"/>
          </w:rPr>
          <w:t>gynécologie-obstétrique</w:t>
        </w:r>
        <w:r w:rsidR="009C7542" w:rsidRPr="009C7542">
          <w:rPr>
            <w:iCs/>
            <w:color w:val="000000" w:themeColor="text1"/>
            <w:szCs w:val="24"/>
            <w:lang w:val="fr-ML"/>
          </w:rPr>
          <w:t xml:space="preserve"> </w:t>
        </w:r>
      </w:ins>
      <w:del w:id="1667" w:author="Dr Mamadou SANOGO" w:date="2023-10-26T12:43:00Z">
        <w:r w:rsidRPr="007A4AFC" w:rsidDel="003A18E5">
          <w:rPr>
            <w:color w:val="000000" w:themeColor="text1"/>
            <w:szCs w:val="24"/>
          </w:rPr>
          <w:delText>épidémiologie</w:delText>
        </w:r>
      </w:del>
      <w:del w:id="1668" w:author="Dr Mamadou SANOGO" w:date="2023-10-27T10:10:00Z">
        <w:r w:rsidRPr="007A4AFC" w:rsidDel="009C7542">
          <w:rPr>
            <w:color w:val="000000" w:themeColor="text1"/>
            <w:szCs w:val="24"/>
          </w:rPr>
          <w:delText xml:space="preserve"> </w:delText>
        </w:r>
      </w:del>
      <w:r w:rsidRPr="007A4AFC">
        <w:rPr>
          <w:color w:val="000000" w:themeColor="text1"/>
          <w:szCs w:val="24"/>
        </w:rPr>
        <w: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t>
      </w:r>
      <w:r w:rsidRPr="007A4AFC">
        <w:rPr>
          <w:iCs/>
          <w:color w:val="000000" w:themeColor="text1"/>
          <w:szCs w:val="24"/>
        </w:rPr>
        <w:t>élargissement du champ des opportunités de formation.</w:t>
      </w:r>
    </w:p>
    <w:p w14:paraId="2EF9BB96" w14:textId="664A2DA7" w:rsidR="003B1197" w:rsidRPr="007A4AFC" w:rsidRDefault="00643698">
      <w:pPr>
        <w:spacing w:line="276" w:lineRule="auto"/>
        <w:ind w:right="11"/>
        <w:rPr>
          <w:b/>
          <w:bCs/>
          <w:iCs/>
          <w:color w:val="000000" w:themeColor="text1"/>
          <w:szCs w:val="24"/>
          <w:rPrChange w:id="1669" w:author="Dr Mamadou SANOGO" w:date="2023-10-25T18:15:00Z">
            <w:rPr>
              <w:b/>
              <w:bCs/>
              <w:iCs/>
              <w:color w:val="00B050"/>
              <w:szCs w:val="24"/>
            </w:rPr>
          </w:rPrChange>
        </w:rPr>
        <w:pPrChange w:id="1670" w:author="Dr Mamadou SANOGO" w:date="2023-10-27T13:38:00Z">
          <w:pPr>
            <w:spacing w:line="360" w:lineRule="auto"/>
            <w:ind w:right="11"/>
          </w:pPr>
        </w:pPrChange>
      </w:pPr>
      <w:r w:rsidRPr="007A4AFC">
        <w:rPr>
          <w:b/>
          <w:bCs/>
          <w:iCs/>
          <w:color w:val="000000" w:themeColor="text1"/>
          <w:szCs w:val="24"/>
          <w:rPrChange w:id="1671" w:author="Dr Mamadou SANOGO" w:date="2023-10-25T18:15:00Z">
            <w:rPr>
              <w:b/>
              <w:bCs/>
              <w:iCs/>
              <w:color w:val="00B050"/>
              <w:szCs w:val="24"/>
            </w:rPr>
          </w:rPrChange>
        </w:rPr>
        <w:t>Annexe n°</w:t>
      </w:r>
      <w:ins w:id="1672" w:author="Cauris Cosmetics" w:date="2023-10-25T14:38:00Z">
        <w:r w:rsidR="003C6082">
          <w:rPr>
            <w:b/>
            <w:bCs/>
            <w:iCs/>
            <w:color w:val="000000" w:themeColor="text1"/>
            <w:szCs w:val="24"/>
          </w:rPr>
          <w:t>0</w:t>
        </w:r>
      </w:ins>
      <w:r w:rsidR="00AE4517" w:rsidRPr="007A4AFC">
        <w:rPr>
          <w:b/>
          <w:bCs/>
          <w:iCs/>
          <w:color w:val="000000" w:themeColor="text1"/>
          <w:szCs w:val="24"/>
          <w:rPrChange w:id="1673" w:author="Dr Mamadou SANOGO" w:date="2023-10-25T18:15:00Z">
            <w:rPr>
              <w:b/>
              <w:bCs/>
              <w:iCs/>
              <w:color w:val="00B050"/>
              <w:szCs w:val="24"/>
            </w:rPr>
          </w:rPrChange>
        </w:rPr>
        <w:t>1</w:t>
      </w:r>
      <w:ins w:id="1674" w:author="Cauris Cosmetics" w:date="2023-10-25T14:38:00Z">
        <w:r w:rsidR="003C6082">
          <w:rPr>
            <w:b/>
            <w:bCs/>
            <w:iCs/>
            <w:color w:val="000000" w:themeColor="text1"/>
            <w:szCs w:val="24"/>
          </w:rPr>
          <w:t>0</w:t>
        </w:r>
      </w:ins>
      <w:del w:id="1675" w:author="Cauris Cosmetics" w:date="2023-10-25T14:38:00Z">
        <w:r w:rsidR="00AE4517" w:rsidRPr="007A4AFC" w:rsidDel="003C6082">
          <w:rPr>
            <w:b/>
            <w:bCs/>
            <w:iCs/>
            <w:color w:val="000000" w:themeColor="text1"/>
            <w:szCs w:val="24"/>
            <w:rPrChange w:id="1676" w:author="Dr Mamadou SANOGO" w:date="2023-10-25T18:15:00Z">
              <w:rPr>
                <w:b/>
                <w:bCs/>
                <w:iCs/>
                <w:color w:val="00B050"/>
                <w:szCs w:val="24"/>
              </w:rPr>
            </w:rPrChange>
          </w:rPr>
          <w:delText>1</w:delText>
        </w:r>
      </w:del>
      <w:r w:rsidRPr="007A4AFC">
        <w:rPr>
          <w:b/>
          <w:bCs/>
          <w:iCs/>
          <w:color w:val="000000" w:themeColor="text1"/>
          <w:szCs w:val="24"/>
          <w:rPrChange w:id="1677" w:author="Dr Mamadou SANOGO" w:date="2023-10-25T18:15:00Z">
            <w:rPr>
              <w:b/>
              <w:bCs/>
              <w:iCs/>
              <w:color w:val="00B050"/>
              <w:szCs w:val="24"/>
            </w:rPr>
          </w:rPrChange>
        </w:rPr>
        <w:t xml:space="preserve">: Cahier de texte </w:t>
      </w:r>
    </w:p>
    <w:p w14:paraId="14215E17" w14:textId="77777777" w:rsidR="00643698" w:rsidRPr="007A4AFC" w:rsidRDefault="00643698">
      <w:pPr>
        <w:widowControl w:val="0"/>
        <w:autoSpaceDE w:val="0"/>
        <w:autoSpaceDN w:val="0"/>
        <w:adjustRightInd w:val="0"/>
        <w:spacing w:line="276" w:lineRule="auto"/>
        <w:rPr>
          <w:color w:val="000000" w:themeColor="text1"/>
          <w:sz w:val="6"/>
          <w:szCs w:val="24"/>
          <w:rPrChange w:id="1678" w:author="Dr Mamadou SANOGO" w:date="2023-10-25T18:15:00Z">
            <w:rPr>
              <w:color w:val="000000"/>
              <w:sz w:val="6"/>
              <w:szCs w:val="24"/>
            </w:rPr>
          </w:rPrChange>
        </w:rPr>
        <w:pPrChange w:id="1679" w:author="Dr Mamadou SANOGO" w:date="2023-10-27T13:38:00Z">
          <w:pPr>
            <w:widowControl w:val="0"/>
            <w:autoSpaceDE w:val="0"/>
            <w:autoSpaceDN w:val="0"/>
            <w:adjustRightInd w:val="0"/>
            <w:spacing w:line="240" w:lineRule="auto"/>
          </w:pPr>
        </w:pPrChange>
      </w:pPr>
    </w:p>
    <w:p w14:paraId="5F23423D" w14:textId="77777777" w:rsidR="00643698" w:rsidRPr="007A4AFC" w:rsidDel="003B1197" w:rsidRDefault="00643698">
      <w:pPr>
        <w:spacing w:line="240" w:lineRule="auto"/>
        <w:ind w:right="11"/>
        <w:rPr>
          <w:del w:id="1680" w:author="Dr Mamadou SANOGO" w:date="2023-10-27T13:39:00Z"/>
          <w:b/>
          <w:color w:val="000000" w:themeColor="text1"/>
          <w:szCs w:val="24"/>
        </w:rPr>
        <w:pPrChange w:id="1681" w:author="Dr Mamadou SANOGO" w:date="2023-10-27T13:57:00Z">
          <w:pPr>
            <w:spacing w:line="360" w:lineRule="auto"/>
            <w:ind w:right="11"/>
          </w:pPr>
        </w:pPrChange>
      </w:pPr>
      <w:bookmarkStart w:id="1682" w:name="_Toc145944504"/>
      <w:r w:rsidRPr="007A4AFC">
        <w:rPr>
          <w:b/>
          <w:color w:val="000000" w:themeColor="text1"/>
          <w:szCs w:val="24"/>
        </w:rPr>
        <w:t>Référence 2 : La formation explique ses relations avec d’autres institutions d’enseignement et le monde socioprofessionnel</w:t>
      </w:r>
      <w:bookmarkEnd w:id="1682"/>
    </w:p>
    <w:p w14:paraId="66B10C9A" w14:textId="77777777" w:rsidR="00643698" w:rsidRPr="007A4AFC" w:rsidRDefault="00643698">
      <w:pPr>
        <w:spacing w:line="240" w:lineRule="auto"/>
        <w:ind w:right="11"/>
        <w:rPr>
          <w:color w:val="000000" w:themeColor="text1"/>
          <w:sz w:val="10"/>
          <w:szCs w:val="24"/>
          <w:rPrChange w:id="1683" w:author="Dr Mamadou SANOGO" w:date="2023-10-25T18:15:00Z">
            <w:rPr>
              <w:color w:val="000000"/>
              <w:sz w:val="10"/>
              <w:szCs w:val="24"/>
            </w:rPr>
          </w:rPrChange>
        </w:rPr>
        <w:pPrChange w:id="1684" w:author="Dr Mamadou SANOGO" w:date="2023-10-27T13:57:00Z">
          <w:pPr>
            <w:widowControl w:val="0"/>
            <w:autoSpaceDE w:val="0"/>
            <w:autoSpaceDN w:val="0"/>
            <w:adjustRightInd w:val="0"/>
            <w:spacing w:line="240" w:lineRule="auto"/>
          </w:pPr>
        </w:pPrChange>
      </w:pPr>
    </w:p>
    <w:p w14:paraId="313D661C" w14:textId="77777777" w:rsidR="00643698" w:rsidRPr="007A4AFC" w:rsidRDefault="00643698">
      <w:pPr>
        <w:spacing w:line="276" w:lineRule="auto"/>
        <w:ind w:right="11"/>
        <w:rPr>
          <w:b/>
          <w:i/>
          <w:iCs/>
          <w:color w:val="000000" w:themeColor="text1"/>
          <w:szCs w:val="24"/>
        </w:rPr>
        <w:pPrChange w:id="1685" w:author="Dr Mamadou SANOGO" w:date="2023-10-27T13:39:00Z">
          <w:pPr>
            <w:spacing w:line="360" w:lineRule="auto"/>
            <w:ind w:right="11"/>
          </w:pPr>
        </w:pPrChange>
      </w:pPr>
      <w:r w:rsidRPr="007A4AFC">
        <w:rPr>
          <w:b/>
          <w:i/>
          <w:iCs/>
          <w:color w:val="000000" w:themeColor="text1"/>
          <w:szCs w:val="24"/>
        </w:rPr>
        <w:t>Critère 1 : La formation dispose de partenariats avec d’autres institutions d’enseignement supérieur</w:t>
      </w:r>
    </w:p>
    <w:p w14:paraId="1B8304CF" w14:textId="5A62DF45" w:rsidR="00643698" w:rsidRPr="003A18E5" w:rsidRDefault="00643698">
      <w:pPr>
        <w:spacing w:line="276" w:lineRule="auto"/>
        <w:ind w:right="11"/>
        <w:rPr>
          <w:bCs/>
          <w:color w:val="00B050"/>
          <w:szCs w:val="24"/>
          <w:rPrChange w:id="1686" w:author="Dr Mamadou SANOGO" w:date="2023-10-26T12:53:00Z">
            <w:rPr>
              <w:bCs/>
              <w:color w:val="000000" w:themeColor="text1"/>
              <w:szCs w:val="24"/>
            </w:rPr>
          </w:rPrChange>
        </w:rPr>
        <w:pPrChange w:id="1687" w:author="Dr Mamadou SANOGO" w:date="2023-10-27T13:39:00Z">
          <w:pPr>
            <w:spacing w:line="360" w:lineRule="auto"/>
            <w:ind w:right="11"/>
          </w:pPr>
        </w:pPrChange>
      </w:pPr>
      <w:r w:rsidRPr="007A4AFC">
        <w:rPr>
          <w:bCs/>
          <w:color w:val="000000" w:themeColor="text1"/>
          <w:szCs w:val="24"/>
        </w:rPr>
        <w:t xml:space="preserve">Dans le cadre de la mise en œuvre du Master en </w:t>
      </w:r>
      <w:ins w:id="1688" w:author="Dr Mamadou SANOGO" w:date="2023-10-27T10:11:00Z">
        <w:r w:rsidR="009C7542" w:rsidRPr="00A36245">
          <w:rPr>
            <w:bCs/>
            <w:color w:val="000000" w:themeColor="text1"/>
            <w:szCs w:val="24"/>
          </w:rPr>
          <w:t>gynécologie-obstétrique</w:t>
        </w:r>
        <w:r w:rsidR="009C7542" w:rsidRPr="009C7542">
          <w:rPr>
            <w:iCs/>
            <w:color w:val="000000" w:themeColor="text1"/>
            <w:szCs w:val="24"/>
            <w:lang w:val="fr-ML"/>
          </w:rPr>
          <w:t xml:space="preserve"> </w:t>
        </w:r>
      </w:ins>
      <w:del w:id="1689" w:author="Dr Mamadou SANOGO" w:date="2023-10-26T12:44:00Z">
        <w:r w:rsidRPr="007A4AFC" w:rsidDel="003A18E5">
          <w:rPr>
            <w:bCs/>
            <w:color w:val="000000" w:themeColor="text1"/>
            <w:szCs w:val="24"/>
          </w:rPr>
          <w:delText>Epidémiologie</w:delText>
        </w:r>
      </w:del>
      <w:r w:rsidRPr="007A4AFC">
        <w:rPr>
          <w:bCs/>
          <w:color w:val="000000" w:themeColor="text1"/>
          <w:szCs w:val="24"/>
        </w:rPr>
        <w:t>, l’</w:t>
      </w:r>
      <w:r w:rsidR="004B392C" w:rsidRPr="007A4AFC">
        <w:rPr>
          <w:bCs/>
          <w:color w:val="000000" w:themeColor="text1"/>
          <w:szCs w:val="24"/>
        </w:rPr>
        <w:t>EPSFé</w:t>
      </w:r>
      <w:r w:rsidRPr="007A4AFC">
        <w:rPr>
          <w:bCs/>
          <w:color w:val="000000" w:themeColor="text1"/>
          <w:szCs w:val="24"/>
        </w:rPr>
        <w:t xml:space="preserve"> a mis en place un ensemble de partenariats avec d’autres institutions d’enseignement supérieur maliennes voire dans la sous-région. </w:t>
      </w:r>
      <w:del w:id="1690" w:author="Dr Mamadou SANOGO" w:date="2023-10-27T10:12:00Z">
        <w:r w:rsidRPr="007A4AFC" w:rsidDel="009C7542">
          <w:rPr>
            <w:bCs/>
            <w:color w:val="000000" w:themeColor="text1"/>
            <w:szCs w:val="24"/>
          </w:rPr>
          <w:delText>Concrètement, l’</w:delText>
        </w:r>
        <w:r w:rsidR="004B392C" w:rsidRPr="007A4AFC" w:rsidDel="009C7542">
          <w:rPr>
            <w:bCs/>
            <w:color w:val="000000" w:themeColor="text1"/>
            <w:szCs w:val="24"/>
          </w:rPr>
          <w:delText>EPSFé</w:delText>
        </w:r>
        <w:r w:rsidRPr="007A4AFC" w:rsidDel="009C7542">
          <w:rPr>
            <w:bCs/>
            <w:color w:val="000000" w:themeColor="text1"/>
            <w:szCs w:val="24"/>
          </w:rPr>
          <w:delText xml:space="preserve"> dispose de partenariats avec les structures d’enseignement supérieures </w:delText>
        </w:r>
        <w:r w:rsidRPr="003A18E5" w:rsidDel="009C7542">
          <w:rPr>
            <w:bCs/>
            <w:color w:val="00B050"/>
            <w:szCs w:val="24"/>
            <w:rPrChange w:id="1691" w:author="Dr Mamadou SANOGO" w:date="2023-10-26T12:53:00Z">
              <w:rPr>
                <w:bCs/>
                <w:color w:val="000000" w:themeColor="text1"/>
                <w:szCs w:val="24"/>
              </w:rPr>
            </w:rPrChange>
          </w:rPr>
          <w:delText xml:space="preserve">suivantes : </w:delText>
        </w:r>
        <w:r w:rsidRPr="003A18E5" w:rsidDel="009C7542">
          <w:rPr>
            <w:bCs/>
            <w:color w:val="00B050"/>
            <w:szCs w:val="24"/>
          </w:rPr>
          <w:delText>…………..</w:delText>
        </w:r>
      </w:del>
    </w:p>
    <w:p w14:paraId="495E212C" w14:textId="7BEC6060" w:rsidR="00643698" w:rsidRPr="007A4AFC" w:rsidRDefault="00643698">
      <w:pPr>
        <w:spacing w:line="276" w:lineRule="auto"/>
        <w:ind w:right="11"/>
        <w:rPr>
          <w:b/>
          <w:bCs/>
          <w:iCs/>
          <w:color w:val="000000" w:themeColor="text1"/>
          <w:szCs w:val="24"/>
          <w:rPrChange w:id="1692" w:author="Dr Mamadou SANOGO" w:date="2023-10-25T18:15:00Z">
            <w:rPr>
              <w:b/>
              <w:bCs/>
              <w:iCs/>
              <w:color w:val="00B050"/>
              <w:szCs w:val="24"/>
            </w:rPr>
          </w:rPrChange>
        </w:rPr>
        <w:pPrChange w:id="1693" w:author="Dr Mamadou SANOGO" w:date="2023-10-27T13:39:00Z">
          <w:pPr>
            <w:spacing w:line="360" w:lineRule="auto"/>
            <w:ind w:right="11"/>
          </w:pPr>
        </w:pPrChange>
      </w:pPr>
      <w:r w:rsidRPr="007A4AFC">
        <w:rPr>
          <w:b/>
          <w:bCs/>
          <w:iCs/>
          <w:color w:val="000000" w:themeColor="text1"/>
          <w:szCs w:val="24"/>
          <w:rPrChange w:id="1694" w:author="Dr Mamadou SANOGO" w:date="2023-10-25T18:15:00Z">
            <w:rPr>
              <w:b/>
              <w:bCs/>
              <w:iCs/>
              <w:color w:val="00B050"/>
              <w:szCs w:val="24"/>
            </w:rPr>
          </w:rPrChange>
        </w:rPr>
        <w:t>Annexe n°</w:t>
      </w:r>
      <w:ins w:id="1695" w:author="Cauris Cosmetics" w:date="2023-10-25T14:38:00Z">
        <w:r w:rsidR="003C6082">
          <w:rPr>
            <w:b/>
            <w:bCs/>
            <w:iCs/>
            <w:color w:val="000000" w:themeColor="text1"/>
            <w:szCs w:val="24"/>
          </w:rPr>
          <w:t>0</w:t>
        </w:r>
      </w:ins>
      <w:r w:rsidR="00AE4517" w:rsidRPr="007A4AFC">
        <w:rPr>
          <w:b/>
          <w:bCs/>
          <w:iCs/>
          <w:color w:val="000000" w:themeColor="text1"/>
          <w:szCs w:val="24"/>
          <w:rPrChange w:id="1696" w:author="Dr Mamadou SANOGO" w:date="2023-10-25T18:15:00Z">
            <w:rPr>
              <w:b/>
              <w:bCs/>
              <w:iCs/>
              <w:color w:val="00B050"/>
              <w:szCs w:val="24"/>
            </w:rPr>
          </w:rPrChange>
        </w:rPr>
        <w:t>1</w:t>
      </w:r>
      <w:ins w:id="1697" w:author="Cauris Cosmetics" w:date="2023-10-25T14:38:00Z">
        <w:r w:rsidR="003C6082">
          <w:rPr>
            <w:b/>
            <w:bCs/>
            <w:iCs/>
            <w:color w:val="000000" w:themeColor="text1"/>
            <w:szCs w:val="24"/>
          </w:rPr>
          <w:t>1</w:t>
        </w:r>
      </w:ins>
      <w:del w:id="1698" w:author="Cauris Cosmetics" w:date="2023-10-25T14:38:00Z">
        <w:r w:rsidR="00AE4517" w:rsidRPr="007A4AFC" w:rsidDel="003C6082">
          <w:rPr>
            <w:b/>
            <w:bCs/>
            <w:iCs/>
            <w:color w:val="000000" w:themeColor="text1"/>
            <w:szCs w:val="24"/>
            <w:rPrChange w:id="1699" w:author="Dr Mamadou SANOGO" w:date="2023-10-25T18:15:00Z">
              <w:rPr>
                <w:b/>
                <w:bCs/>
                <w:iCs/>
                <w:color w:val="00B050"/>
                <w:szCs w:val="24"/>
              </w:rPr>
            </w:rPrChange>
          </w:rPr>
          <w:delText>2</w:delText>
        </w:r>
      </w:del>
      <w:r w:rsidRPr="007A4AFC">
        <w:rPr>
          <w:b/>
          <w:bCs/>
          <w:iCs/>
          <w:color w:val="000000" w:themeColor="text1"/>
          <w:szCs w:val="24"/>
          <w:rPrChange w:id="1700" w:author="Dr Mamadou SANOGO" w:date="2023-10-25T18:15:00Z">
            <w:rPr>
              <w:b/>
              <w:bCs/>
              <w:iCs/>
              <w:color w:val="00B050"/>
              <w:szCs w:val="24"/>
            </w:rPr>
          </w:rPrChange>
        </w:rPr>
        <w:t>: Conventions de partenariats avec certaines IES</w:t>
      </w:r>
    </w:p>
    <w:p w14:paraId="3B2B6C47" w14:textId="77777777" w:rsidR="00643698" w:rsidRPr="007A4AFC" w:rsidRDefault="00643698">
      <w:pPr>
        <w:spacing w:line="276" w:lineRule="auto"/>
        <w:ind w:right="11"/>
        <w:rPr>
          <w:b/>
          <w:i/>
          <w:iCs/>
          <w:color w:val="000000" w:themeColor="text1"/>
          <w:szCs w:val="24"/>
        </w:rPr>
        <w:pPrChange w:id="1701" w:author="Dr Mamadou SANOGO" w:date="2023-10-27T13:39:00Z">
          <w:pPr>
            <w:spacing w:line="360" w:lineRule="auto"/>
            <w:ind w:right="11"/>
          </w:pPr>
        </w:pPrChange>
      </w:pPr>
      <w:r w:rsidRPr="007A4AFC">
        <w:rPr>
          <w:b/>
          <w:i/>
          <w:iCs/>
          <w:color w:val="000000" w:themeColor="text1"/>
          <w:szCs w:val="24"/>
        </w:rPr>
        <w:t>Critère 2 : La formation s’appuie sur des partenariats avec le monde socioprofessionnel</w:t>
      </w:r>
    </w:p>
    <w:p w14:paraId="0BE5AABA" w14:textId="510BA5FD" w:rsidR="00643698" w:rsidRPr="007A4AFC" w:rsidRDefault="00643698">
      <w:pPr>
        <w:spacing w:line="276" w:lineRule="auto"/>
        <w:ind w:right="11"/>
        <w:rPr>
          <w:bCs/>
          <w:color w:val="000000" w:themeColor="text1"/>
          <w:szCs w:val="24"/>
        </w:rPr>
        <w:pPrChange w:id="1702" w:author="Dr Mamadou SANOGO" w:date="2023-10-27T13:39:00Z">
          <w:pPr>
            <w:spacing w:line="360" w:lineRule="auto"/>
            <w:ind w:right="11"/>
          </w:pPr>
        </w:pPrChange>
      </w:pPr>
      <w:r w:rsidRPr="007A4AFC">
        <w:rPr>
          <w:bCs/>
          <w:color w:val="000000" w:themeColor="text1"/>
          <w:szCs w:val="24"/>
        </w:rPr>
        <w:t xml:space="preserve">Dans le souci de permettre une mise en œuvre des compétences acquises, le master en </w:t>
      </w:r>
      <w:ins w:id="1703" w:author="Dr Mamadou SANOGO" w:date="2023-10-27T10:12:00Z">
        <w:r w:rsidR="009C7542" w:rsidRPr="00A36245">
          <w:rPr>
            <w:bCs/>
            <w:color w:val="000000" w:themeColor="text1"/>
            <w:szCs w:val="24"/>
          </w:rPr>
          <w:t>gynécologie-obstétrique</w:t>
        </w:r>
        <w:r w:rsidR="009C7542" w:rsidRPr="009C7542">
          <w:rPr>
            <w:iCs/>
            <w:color w:val="000000" w:themeColor="text1"/>
            <w:szCs w:val="24"/>
            <w:lang w:val="fr-ML"/>
          </w:rPr>
          <w:t xml:space="preserve"> </w:t>
        </w:r>
      </w:ins>
      <w:del w:id="1704" w:author="Dr Mamadou SANOGO" w:date="2023-10-27T10:12:00Z">
        <w:r w:rsidRPr="007A4AFC" w:rsidDel="009C7542">
          <w:rPr>
            <w:bCs/>
            <w:color w:val="000000" w:themeColor="text1"/>
            <w:szCs w:val="24"/>
          </w:rPr>
          <w:delText xml:space="preserve">épidémiologie </w:delText>
        </w:r>
      </w:del>
      <w:r w:rsidRPr="007A4AFC">
        <w:rPr>
          <w:bCs/>
          <w:color w:val="000000" w:themeColor="text1"/>
          <w:szCs w:val="24"/>
        </w:rPr>
        <w:t>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des sciences de la santé.</w:t>
      </w:r>
    </w:p>
    <w:p w14:paraId="04D34743" w14:textId="3AC4F0B7" w:rsidR="00643698" w:rsidDel="009C7542" w:rsidRDefault="00643698">
      <w:pPr>
        <w:spacing w:line="276" w:lineRule="auto"/>
        <w:ind w:right="11"/>
        <w:rPr>
          <w:del w:id="1705" w:author="Cauris Cosmetics" w:date="2023-10-25T14:38:00Z"/>
          <w:iCs/>
          <w:color w:val="000000" w:themeColor="text1"/>
          <w:szCs w:val="24"/>
        </w:rPr>
        <w:pPrChange w:id="1706" w:author="Dr Mamadou SANOGO" w:date="2023-10-27T13:39:00Z">
          <w:pPr>
            <w:spacing w:line="360" w:lineRule="auto"/>
            <w:ind w:right="11"/>
          </w:pPr>
        </w:pPrChange>
      </w:pPr>
      <w:r w:rsidRPr="007A4AFC">
        <w:rPr>
          <w:b/>
          <w:bCs/>
          <w:iCs/>
          <w:color w:val="000000" w:themeColor="text1"/>
          <w:szCs w:val="24"/>
          <w:rPrChange w:id="1707" w:author="Dr Mamadou SANOGO" w:date="2023-10-25T18:15:00Z">
            <w:rPr>
              <w:b/>
              <w:bCs/>
              <w:iCs/>
              <w:color w:val="00B050"/>
              <w:szCs w:val="24"/>
            </w:rPr>
          </w:rPrChange>
        </w:rPr>
        <w:t>Annexe n°</w:t>
      </w:r>
      <w:ins w:id="1708" w:author="Cauris Cosmetics" w:date="2023-10-25T14:38:00Z">
        <w:r w:rsidR="003C6082">
          <w:rPr>
            <w:b/>
            <w:bCs/>
            <w:iCs/>
            <w:color w:val="000000" w:themeColor="text1"/>
            <w:szCs w:val="24"/>
          </w:rPr>
          <w:t>0</w:t>
        </w:r>
      </w:ins>
      <w:r w:rsidR="00AE4517" w:rsidRPr="007A4AFC">
        <w:rPr>
          <w:b/>
          <w:bCs/>
          <w:iCs/>
          <w:color w:val="000000" w:themeColor="text1"/>
          <w:szCs w:val="24"/>
          <w:rPrChange w:id="1709" w:author="Dr Mamadou SANOGO" w:date="2023-10-25T18:15:00Z">
            <w:rPr>
              <w:b/>
              <w:bCs/>
              <w:iCs/>
              <w:color w:val="00B050"/>
              <w:szCs w:val="24"/>
            </w:rPr>
          </w:rPrChange>
        </w:rPr>
        <w:t>1</w:t>
      </w:r>
      <w:ins w:id="1710" w:author="Cauris Cosmetics" w:date="2023-10-25T14:38:00Z">
        <w:r w:rsidR="003C6082">
          <w:rPr>
            <w:b/>
            <w:bCs/>
            <w:iCs/>
            <w:color w:val="000000" w:themeColor="text1"/>
            <w:szCs w:val="24"/>
          </w:rPr>
          <w:t>2</w:t>
        </w:r>
      </w:ins>
      <w:del w:id="1711" w:author="Cauris Cosmetics" w:date="2023-10-25T14:38:00Z">
        <w:r w:rsidR="00AE4517" w:rsidRPr="007A4AFC" w:rsidDel="003C6082">
          <w:rPr>
            <w:b/>
            <w:bCs/>
            <w:iCs/>
            <w:color w:val="000000" w:themeColor="text1"/>
            <w:szCs w:val="24"/>
            <w:rPrChange w:id="1712" w:author="Dr Mamadou SANOGO" w:date="2023-10-25T18:15:00Z">
              <w:rPr>
                <w:b/>
                <w:bCs/>
                <w:iCs/>
                <w:color w:val="00B050"/>
                <w:szCs w:val="24"/>
              </w:rPr>
            </w:rPrChange>
          </w:rPr>
          <w:delText>3</w:delText>
        </w:r>
      </w:del>
      <w:r w:rsidRPr="007A4AFC">
        <w:rPr>
          <w:b/>
          <w:bCs/>
          <w:iCs/>
          <w:color w:val="000000" w:themeColor="text1"/>
          <w:szCs w:val="24"/>
          <w:rPrChange w:id="1713" w:author="Dr Mamadou SANOGO" w:date="2023-10-25T18:15:00Z">
            <w:rPr>
              <w:b/>
              <w:bCs/>
              <w:iCs/>
              <w:color w:val="00B050"/>
              <w:szCs w:val="24"/>
            </w:rPr>
          </w:rPrChange>
        </w:rPr>
        <w:t xml:space="preserve">: </w:t>
      </w:r>
      <w:r w:rsidRPr="009C7542">
        <w:rPr>
          <w:iCs/>
          <w:color w:val="000000" w:themeColor="text1"/>
          <w:szCs w:val="24"/>
          <w:rPrChange w:id="1714" w:author="Dr Mamadou SANOGO" w:date="2023-10-27T10:13:00Z">
            <w:rPr>
              <w:b/>
              <w:bCs/>
              <w:iCs/>
              <w:color w:val="00B050"/>
              <w:szCs w:val="24"/>
            </w:rPr>
          </w:rPrChange>
        </w:rPr>
        <w:t>Conventions de partenariats avec certains organismes du monde socioprofessionnel</w:t>
      </w:r>
    </w:p>
    <w:p w14:paraId="386196D4" w14:textId="5F146A5A" w:rsidR="00643698" w:rsidRPr="007A4AFC" w:rsidDel="003C6082" w:rsidRDefault="00643698">
      <w:pPr>
        <w:spacing w:line="276" w:lineRule="auto"/>
        <w:rPr>
          <w:del w:id="1715" w:author="Cauris Cosmetics" w:date="2023-10-25T14:38:00Z"/>
          <w:color w:val="000000" w:themeColor="text1"/>
          <w:rPrChange w:id="1716" w:author="Dr Mamadou SANOGO" w:date="2023-10-25T18:15:00Z">
            <w:rPr>
              <w:del w:id="1717" w:author="Cauris Cosmetics" w:date="2023-10-25T14:38:00Z"/>
            </w:rPr>
          </w:rPrChange>
        </w:rPr>
        <w:pPrChange w:id="1718" w:author="Dr Mamadou SANOGO" w:date="2023-10-27T13:39:00Z">
          <w:pPr/>
        </w:pPrChange>
      </w:pPr>
    </w:p>
    <w:p w14:paraId="2D40F768" w14:textId="77777777" w:rsidR="002725C8" w:rsidRPr="007A4AFC" w:rsidRDefault="002725C8">
      <w:pPr>
        <w:spacing w:line="276" w:lineRule="auto"/>
        <w:ind w:right="11"/>
        <w:rPr>
          <w:color w:val="000000" w:themeColor="text1"/>
          <w:rPrChange w:id="1719" w:author="Dr Mamadou SANOGO" w:date="2023-10-25T18:15:00Z">
            <w:rPr/>
          </w:rPrChange>
        </w:rPr>
        <w:pPrChange w:id="1720" w:author="Dr Mamadou SANOGO" w:date="2023-10-27T13:39:00Z">
          <w:pPr/>
        </w:pPrChange>
      </w:pPr>
    </w:p>
    <w:p w14:paraId="12E4136B" w14:textId="77777777" w:rsidR="00643698" w:rsidRPr="007A4AFC" w:rsidRDefault="00643698">
      <w:pPr>
        <w:pStyle w:val="Titre2"/>
        <w:ind w:left="426" w:hanging="426"/>
        <w:pPrChange w:id="1721" w:author="Dr Mamadou SANOGO" w:date="2023-10-27T13:39:00Z">
          <w:pPr>
            <w:pStyle w:val="Paragraphedeliste"/>
            <w:numPr>
              <w:ilvl w:val="1"/>
              <w:numId w:val="26"/>
            </w:numPr>
            <w:spacing w:line="276" w:lineRule="auto"/>
            <w:ind w:hanging="360"/>
          </w:pPr>
        </w:pPrChange>
      </w:pPr>
      <w:bookmarkStart w:id="1722" w:name="_Toc145944505"/>
      <w:r w:rsidRPr="007A4AFC">
        <w:t>Pilotage</w:t>
      </w:r>
      <w:bookmarkEnd w:id="1722"/>
    </w:p>
    <w:p w14:paraId="52C99F86" w14:textId="4827B424" w:rsidR="00643698" w:rsidRPr="007A4AFC" w:rsidDel="003B1197" w:rsidRDefault="00643698">
      <w:pPr>
        <w:spacing w:line="276" w:lineRule="auto"/>
        <w:ind w:right="11"/>
        <w:rPr>
          <w:del w:id="1723" w:author="Dr Mamadou SANOGO" w:date="2023-10-27T13:40:00Z"/>
          <w:bCs/>
          <w:color w:val="000000" w:themeColor="text1"/>
          <w:szCs w:val="24"/>
        </w:rPr>
        <w:pPrChange w:id="1724" w:author="Dr Mamadou SANOGO" w:date="2023-10-27T13:40:00Z">
          <w:pPr>
            <w:spacing w:line="360" w:lineRule="auto"/>
            <w:ind w:right="11"/>
          </w:pPr>
        </w:pPrChange>
      </w:pPr>
      <w:r w:rsidRPr="007A4AFC">
        <w:rPr>
          <w:bCs/>
          <w:color w:val="000000" w:themeColor="text1"/>
          <w:szCs w:val="24"/>
        </w:rPr>
        <w:t xml:space="preserve">La mise en œuvre du master en </w:t>
      </w:r>
      <w:ins w:id="1725" w:author="Dr Mamadou SANOGO" w:date="2023-10-27T10:13:00Z">
        <w:r w:rsidR="009C7542" w:rsidRPr="00A36245">
          <w:rPr>
            <w:bCs/>
            <w:color w:val="000000" w:themeColor="text1"/>
            <w:szCs w:val="24"/>
          </w:rPr>
          <w:t>gynécologie-obstétrique</w:t>
        </w:r>
        <w:r w:rsidR="009C7542" w:rsidRPr="009C7542">
          <w:rPr>
            <w:iCs/>
            <w:color w:val="000000" w:themeColor="text1"/>
            <w:szCs w:val="24"/>
            <w:lang w:val="fr-ML"/>
          </w:rPr>
          <w:t xml:space="preserve"> </w:t>
        </w:r>
      </w:ins>
      <w:del w:id="1726" w:author="Dr Mamadou SANOGO" w:date="2023-10-26T12:59:00Z">
        <w:r w:rsidRPr="007A4AFC" w:rsidDel="003A18E5">
          <w:rPr>
            <w:bCs/>
            <w:color w:val="000000" w:themeColor="text1"/>
            <w:szCs w:val="24"/>
          </w:rPr>
          <w:delText xml:space="preserve">Epidémiologie </w:delText>
        </w:r>
      </w:del>
      <w:r w:rsidRPr="007A4AFC">
        <w:rPr>
          <w:bCs/>
          <w:color w:val="000000" w:themeColor="text1"/>
          <w:szCs w:val="24"/>
        </w:rPr>
        <w:t>repose sur les engagements de l’EPSFé,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L'EPSFé affiche clairement une volonté d’assumer la responsabilité explicite de suivre les lignes directrices édictées par le REESAO, veillant ainsi à ce que chaque étape du processus éducatif soit en harmonie avec les normes établies.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t>
      </w:r>
    </w:p>
    <w:p w14:paraId="1BF9C59A" w14:textId="77777777" w:rsidR="00643698" w:rsidRPr="007A4AFC" w:rsidRDefault="00643698">
      <w:pPr>
        <w:spacing w:line="276" w:lineRule="auto"/>
        <w:ind w:right="11"/>
        <w:rPr>
          <w:color w:val="000000" w:themeColor="text1"/>
          <w:sz w:val="10"/>
          <w:szCs w:val="24"/>
          <w:rPrChange w:id="1727" w:author="Dr Mamadou SANOGO" w:date="2023-10-25T18:15:00Z">
            <w:rPr>
              <w:color w:val="000000"/>
              <w:sz w:val="10"/>
              <w:szCs w:val="24"/>
            </w:rPr>
          </w:rPrChange>
        </w:rPr>
        <w:pPrChange w:id="1728" w:author="Dr Mamadou SANOGO" w:date="2023-10-27T13:40:00Z">
          <w:pPr>
            <w:widowControl w:val="0"/>
            <w:autoSpaceDE w:val="0"/>
            <w:autoSpaceDN w:val="0"/>
            <w:adjustRightInd w:val="0"/>
            <w:spacing w:line="240" w:lineRule="auto"/>
            <w:ind w:right="9"/>
          </w:pPr>
        </w:pPrChange>
      </w:pPr>
    </w:p>
    <w:p w14:paraId="581E6A54" w14:textId="77777777" w:rsidR="00643698" w:rsidRPr="007A4AFC" w:rsidRDefault="00643698">
      <w:pPr>
        <w:spacing w:line="276" w:lineRule="auto"/>
        <w:ind w:right="11"/>
        <w:rPr>
          <w:b/>
          <w:color w:val="000000" w:themeColor="text1"/>
          <w:szCs w:val="24"/>
        </w:rPr>
        <w:pPrChange w:id="1729" w:author="Dr Mamadou SANOGO" w:date="2023-10-27T13:39:00Z">
          <w:pPr>
            <w:spacing w:line="360" w:lineRule="auto"/>
            <w:ind w:right="11"/>
          </w:pPr>
        </w:pPrChange>
      </w:pPr>
      <w:bookmarkStart w:id="1730" w:name="_Toc145944506"/>
      <w:r w:rsidRPr="007A4AFC">
        <w:rPr>
          <w:b/>
          <w:color w:val="000000" w:themeColor="text1"/>
          <w:szCs w:val="24"/>
        </w:rPr>
        <w:t>Référence 1 : La formation est mise en œuvre par une institution formellement identifiée et respecte la nomenclature du REESAO</w:t>
      </w:r>
      <w:bookmarkEnd w:id="1730"/>
    </w:p>
    <w:p w14:paraId="21E1FA00" w14:textId="77777777" w:rsidR="00643698" w:rsidRPr="007A4AFC" w:rsidRDefault="00643698">
      <w:pPr>
        <w:spacing w:line="276" w:lineRule="auto"/>
        <w:ind w:right="11"/>
        <w:rPr>
          <w:b/>
          <w:i/>
          <w:iCs/>
          <w:color w:val="000000" w:themeColor="text1"/>
          <w:szCs w:val="24"/>
        </w:rPr>
        <w:pPrChange w:id="1731" w:author="Dr Mamadou SANOGO" w:date="2023-10-27T13:40:00Z">
          <w:pPr>
            <w:spacing w:line="360" w:lineRule="auto"/>
            <w:ind w:right="11"/>
          </w:pPr>
        </w:pPrChange>
      </w:pPr>
      <w:r w:rsidRPr="007A4AFC">
        <w:rPr>
          <w:b/>
          <w:i/>
          <w:iCs/>
          <w:color w:val="000000" w:themeColor="text1"/>
          <w:szCs w:val="24"/>
        </w:rPr>
        <w:t>Critère 1 : L’institution qui offre la formation dispose des autorisations requises</w:t>
      </w:r>
    </w:p>
    <w:p w14:paraId="75409189" w14:textId="77777777" w:rsidR="00643698" w:rsidRPr="007A4AFC" w:rsidRDefault="00643698">
      <w:pPr>
        <w:spacing w:line="276" w:lineRule="auto"/>
        <w:ind w:right="403"/>
        <w:rPr>
          <w:iCs/>
          <w:color w:val="000000" w:themeColor="text1"/>
          <w:szCs w:val="24"/>
          <w:lang w:val="fr-ML"/>
        </w:rPr>
        <w:pPrChange w:id="1732" w:author="Dr Mamadou SANOGO" w:date="2023-10-27T13:40:00Z">
          <w:pPr>
            <w:spacing w:line="360" w:lineRule="auto"/>
            <w:ind w:right="403"/>
          </w:pPr>
        </w:pPrChange>
      </w:pPr>
      <w:r w:rsidRPr="007A4AFC">
        <w:rPr>
          <w:iCs/>
          <w:color w:val="000000" w:themeColor="text1"/>
          <w:szCs w:val="24"/>
          <w:lang w:val="fr-ML"/>
        </w:rPr>
        <w:t>L’EPSFé dispose déjà de toutes les autorisations requises pour son fonctionnement selon la loi malienne.</w:t>
      </w:r>
    </w:p>
    <w:p w14:paraId="491C362C" w14:textId="22A18D8F" w:rsidR="00643698" w:rsidRPr="007A4AFC" w:rsidRDefault="00643698">
      <w:pPr>
        <w:spacing w:line="276" w:lineRule="auto"/>
        <w:ind w:right="11"/>
        <w:rPr>
          <w:b/>
          <w:bCs/>
          <w:iCs/>
          <w:color w:val="000000" w:themeColor="text1"/>
          <w:szCs w:val="24"/>
        </w:rPr>
        <w:pPrChange w:id="1733" w:author="Dr Mamadou SANOGO" w:date="2023-10-27T13:40:00Z">
          <w:pPr>
            <w:spacing w:line="360" w:lineRule="auto"/>
            <w:ind w:right="11"/>
          </w:pPr>
        </w:pPrChange>
      </w:pPr>
      <w:r w:rsidRPr="007A4AFC">
        <w:rPr>
          <w:b/>
          <w:bCs/>
          <w:iCs/>
          <w:color w:val="000000" w:themeColor="text1"/>
          <w:szCs w:val="24"/>
        </w:rPr>
        <w:t>Annexe n°</w:t>
      </w:r>
      <w:r w:rsidR="002725C8" w:rsidRPr="007A4AFC">
        <w:rPr>
          <w:b/>
          <w:bCs/>
          <w:iCs/>
          <w:color w:val="000000" w:themeColor="text1"/>
          <w:szCs w:val="24"/>
        </w:rPr>
        <w:t>0</w:t>
      </w:r>
      <w:ins w:id="1734" w:author="Cauris Cosmetics" w:date="2023-10-25T14:39:00Z">
        <w:r w:rsidR="003C6082">
          <w:rPr>
            <w:b/>
            <w:bCs/>
            <w:iCs/>
            <w:color w:val="000000" w:themeColor="text1"/>
            <w:szCs w:val="24"/>
          </w:rPr>
          <w:t>08</w:t>
        </w:r>
      </w:ins>
      <w:del w:id="1735" w:author="Cauris Cosmetics" w:date="2023-10-25T14:39:00Z">
        <w:r w:rsidR="002725C8" w:rsidRPr="007A4AFC" w:rsidDel="003C6082">
          <w:rPr>
            <w:b/>
            <w:bCs/>
            <w:iCs/>
            <w:color w:val="000000" w:themeColor="text1"/>
            <w:szCs w:val="24"/>
          </w:rPr>
          <w:delText>9</w:delText>
        </w:r>
      </w:del>
      <w:r w:rsidRPr="007A4AFC">
        <w:rPr>
          <w:b/>
          <w:bCs/>
          <w:iCs/>
          <w:color w:val="000000" w:themeColor="text1"/>
          <w:szCs w:val="24"/>
        </w:rPr>
        <w:t xml:space="preserve">: </w:t>
      </w:r>
      <w:ins w:id="1736" w:author="Dr Mamadou SANOGO" w:date="2023-10-27T10:15:00Z">
        <w:r w:rsidR="009C7542">
          <w:rPr>
            <w:iCs/>
            <w:color w:val="000000" w:themeColor="text1"/>
            <w:szCs w:val="24"/>
          </w:rPr>
          <w:t>D</w:t>
        </w:r>
      </w:ins>
      <w:del w:id="1737" w:author="Dr Mamadou SANOGO" w:date="2023-10-27T10:15:00Z">
        <w:r w:rsidRPr="009C7542" w:rsidDel="009C7542">
          <w:rPr>
            <w:iCs/>
            <w:color w:val="000000" w:themeColor="text1"/>
            <w:szCs w:val="24"/>
            <w:rPrChange w:id="1738" w:author="Dr Mamadou SANOGO" w:date="2023-10-27T10:15:00Z">
              <w:rPr>
                <w:b/>
                <w:bCs/>
                <w:iCs/>
                <w:color w:val="000000" w:themeColor="text1"/>
                <w:szCs w:val="24"/>
              </w:rPr>
            </w:rPrChange>
          </w:rPr>
          <w:delText>d</w:delText>
        </w:r>
      </w:del>
      <w:r w:rsidRPr="009C7542">
        <w:rPr>
          <w:iCs/>
          <w:color w:val="000000" w:themeColor="text1"/>
          <w:szCs w:val="24"/>
          <w:rPrChange w:id="1739" w:author="Dr Mamadou SANOGO" w:date="2023-10-27T10:15:00Z">
            <w:rPr>
              <w:b/>
              <w:bCs/>
              <w:iCs/>
              <w:color w:val="000000" w:themeColor="text1"/>
              <w:szCs w:val="24"/>
            </w:rPr>
          </w:rPrChange>
        </w:rPr>
        <w:t>écision de création</w:t>
      </w:r>
      <w:del w:id="1740" w:author="Dr Mamadou SANOGO" w:date="2023-10-27T10:15:00Z">
        <w:r w:rsidRPr="007A4AFC" w:rsidDel="009C7542">
          <w:rPr>
            <w:b/>
            <w:bCs/>
            <w:iCs/>
            <w:color w:val="000000" w:themeColor="text1"/>
            <w:szCs w:val="24"/>
          </w:rPr>
          <w:delText xml:space="preserve">, </w:delText>
        </w:r>
      </w:del>
    </w:p>
    <w:p w14:paraId="45633999" w14:textId="6E387AB5" w:rsidR="00643698" w:rsidRPr="007A4AFC" w:rsidRDefault="00643698">
      <w:pPr>
        <w:spacing w:line="276" w:lineRule="auto"/>
        <w:ind w:right="11"/>
        <w:rPr>
          <w:b/>
          <w:bCs/>
          <w:iCs/>
          <w:color w:val="000000" w:themeColor="text1"/>
          <w:szCs w:val="24"/>
        </w:rPr>
        <w:pPrChange w:id="1741" w:author="Dr Mamadou SANOGO" w:date="2023-10-27T13:40:00Z">
          <w:pPr>
            <w:spacing w:line="360" w:lineRule="auto"/>
            <w:ind w:right="11"/>
          </w:pPr>
        </w:pPrChange>
      </w:pPr>
      <w:r w:rsidRPr="007A4AFC">
        <w:rPr>
          <w:b/>
          <w:bCs/>
          <w:iCs/>
          <w:color w:val="000000" w:themeColor="text1"/>
          <w:szCs w:val="24"/>
        </w:rPr>
        <w:t>Annexe n°</w:t>
      </w:r>
      <w:ins w:id="1742" w:author="Cauris Cosmetics" w:date="2023-10-25T14:39:00Z">
        <w:r w:rsidR="003C6082">
          <w:rPr>
            <w:b/>
            <w:bCs/>
            <w:iCs/>
            <w:color w:val="000000" w:themeColor="text1"/>
            <w:szCs w:val="24"/>
          </w:rPr>
          <w:t>009</w:t>
        </w:r>
      </w:ins>
      <w:del w:id="1743" w:author="Cauris Cosmetics" w:date="2023-10-25T14:39:00Z">
        <w:r w:rsidR="002725C8" w:rsidRPr="007A4AFC" w:rsidDel="003C6082">
          <w:rPr>
            <w:b/>
            <w:bCs/>
            <w:iCs/>
            <w:color w:val="000000" w:themeColor="text1"/>
            <w:szCs w:val="24"/>
          </w:rPr>
          <w:delText>10</w:delText>
        </w:r>
      </w:del>
      <w:r w:rsidRPr="007A4AFC">
        <w:rPr>
          <w:b/>
          <w:bCs/>
          <w:iCs/>
          <w:color w:val="000000" w:themeColor="text1"/>
          <w:szCs w:val="24"/>
        </w:rPr>
        <w:t xml:space="preserve">: </w:t>
      </w:r>
      <w:ins w:id="1744" w:author="Dr Mamadou SANOGO" w:date="2023-10-27T10:15:00Z">
        <w:r w:rsidR="009C7542">
          <w:rPr>
            <w:iCs/>
            <w:color w:val="000000" w:themeColor="text1"/>
            <w:szCs w:val="24"/>
          </w:rPr>
          <w:t>A</w:t>
        </w:r>
      </w:ins>
      <w:del w:id="1745" w:author="Dr Mamadou SANOGO" w:date="2023-10-27T10:15:00Z">
        <w:r w:rsidRPr="009C7542" w:rsidDel="009C7542">
          <w:rPr>
            <w:iCs/>
            <w:color w:val="000000" w:themeColor="text1"/>
            <w:szCs w:val="24"/>
            <w:rPrChange w:id="1746" w:author="Dr Mamadou SANOGO" w:date="2023-10-27T10:15:00Z">
              <w:rPr>
                <w:b/>
                <w:bCs/>
                <w:iCs/>
                <w:color w:val="000000" w:themeColor="text1"/>
                <w:szCs w:val="24"/>
              </w:rPr>
            </w:rPrChange>
          </w:rPr>
          <w:delText>a</w:delText>
        </w:r>
      </w:del>
      <w:r w:rsidRPr="009C7542">
        <w:rPr>
          <w:iCs/>
          <w:color w:val="000000" w:themeColor="text1"/>
          <w:szCs w:val="24"/>
          <w:rPrChange w:id="1747" w:author="Dr Mamadou SANOGO" w:date="2023-10-27T10:15:00Z">
            <w:rPr>
              <w:b/>
              <w:bCs/>
              <w:iCs/>
              <w:color w:val="000000" w:themeColor="text1"/>
              <w:szCs w:val="24"/>
            </w:rPr>
          </w:rPrChange>
        </w:rPr>
        <w:t>rrêté d’ouverture</w:t>
      </w:r>
      <w:r w:rsidRPr="007A4AFC">
        <w:rPr>
          <w:b/>
          <w:bCs/>
          <w:iCs/>
          <w:color w:val="000000" w:themeColor="text1"/>
          <w:szCs w:val="24"/>
        </w:rPr>
        <w:t xml:space="preserve"> </w:t>
      </w:r>
    </w:p>
    <w:p w14:paraId="0AA58318" w14:textId="77777777" w:rsidR="00643698" w:rsidRPr="007A4AFC" w:rsidDel="003B1197" w:rsidRDefault="00643698">
      <w:pPr>
        <w:spacing w:line="276" w:lineRule="auto"/>
        <w:ind w:right="11"/>
        <w:rPr>
          <w:del w:id="1748" w:author="Dr Mamadou SANOGO" w:date="2023-10-27T13:40:00Z"/>
          <w:b/>
          <w:i/>
          <w:iCs/>
          <w:color w:val="000000" w:themeColor="text1"/>
          <w:szCs w:val="24"/>
        </w:rPr>
        <w:pPrChange w:id="1749" w:author="Dr Mamadou SANOGO" w:date="2023-10-27T13:40:00Z">
          <w:pPr>
            <w:spacing w:line="360" w:lineRule="auto"/>
            <w:ind w:right="11"/>
          </w:pPr>
        </w:pPrChange>
      </w:pPr>
      <w:r w:rsidRPr="007A4AFC">
        <w:rPr>
          <w:b/>
          <w:i/>
          <w:iCs/>
          <w:color w:val="000000" w:themeColor="text1"/>
          <w:szCs w:val="24"/>
        </w:rPr>
        <w:t>Critère 2 : La formation est validée à l’interne par les organes habilités</w:t>
      </w:r>
    </w:p>
    <w:p w14:paraId="0AA2E166" w14:textId="77777777" w:rsidR="00643698" w:rsidRPr="007A4AFC" w:rsidRDefault="00643698">
      <w:pPr>
        <w:spacing w:line="276" w:lineRule="auto"/>
        <w:ind w:right="11"/>
        <w:pPrChange w:id="1750" w:author="Dr Mamadou SANOGO" w:date="2023-10-27T13:40:00Z">
          <w:pPr>
            <w:pStyle w:val="Titre4"/>
            <w:spacing w:before="0" w:line="240" w:lineRule="auto"/>
          </w:pPr>
        </w:pPrChange>
      </w:pPr>
    </w:p>
    <w:p w14:paraId="25ADC9F1" w14:textId="7A92F76E" w:rsidR="00643698" w:rsidRPr="007A4AFC" w:rsidRDefault="00643698">
      <w:pPr>
        <w:spacing w:line="276" w:lineRule="auto"/>
        <w:ind w:right="11"/>
        <w:rPr>
          <w:bCs/>
          <w:color w:val="000000" w:themeColor="text1"/>
          <w:szCs w:val="24"/>
        </w:rPr>
        <w:pPrChange w:id="1751" w:author="Dr Mamadou SANOGO" w:date="2023-10-27T13:40:00Z">
          <w:pPr>
            <w:spacing w:line="360" w:lineRule="auto"/>
            <w:ind w:right="11"/>
          </w:pPr>
        </w:pPrChange>
      </w:pPr>
      <w:r w:rsidRPr="007A4AFC">
        <w:rPr>
          <w:bCs/>
          <w:color w:val="000000" w:themeColor="text1"/>
          <w:szCs w:val="24"/>
        </w:rPr>
        <w:t xml:space="preserve">Le processus de validation interne de la formation revêt une importance cruciale dans l'assurance de la qualité et de la pertinence des programmes éducatifs. Cette étape clé garantit que le Master en </w:t>
      </w:r>
      <w:ins w:id="1752" w:author="Dr Mamadou SANOGO" w:date="2023-10-27T10:17:00Z">
        <w:r w:rsidR="009C7542" w:rsidRPr="00A36245">
          <w:rPr>
            <w:bCs/>
            <w:color w:val="000000" w:themeColor="text1"/>
            <w:szCs w:val="24"/>
          </w:rPr>
          <w:t>gynécologie-obstétrique</w:t>
        </w:r>
        <w:r w:rsidR="009C7542" w:rsidRPr="009C7542">
          <w:rPr>
            <w:iCs/>
            <w:color w:val="000000" w:themeColor="text1"/>
            <w:szCs w:val="24"/>
            <w:lang w:val="fr-ML"/>
          </w:rPr>
          <w:t xml:space="preserve"> </w:t>
        </w:r>
      </w:ins>
      <w:del w:id="1753" w:author="Dr Mamadou SANOGO" w:date="2023-10-26T13:03:00Z">
        <w:r w:rsidRPr="007A4AFC" w:rsidDel="003A18E5">
          <w:rPr>
            <w:bCs/>
            <w:color w:val="000000" w:themeColor="text1"/>
            <w:szCs w:val="24"/>
          </w:rPr>
          <w:delText xml:space="preserve">épidémiologie </w:delText>
        </w:r>
      </w:del>
      <w:r w:rsidRPr="007A4AFC">
        <w:rPr>
          <w:bCs/>
          <w:color w:val="000000" w:themeColor="text1"/>
          <w:szCs w:val="24"/>
        </w:rPr>
        <w:t xml:space="preserve">est validé par les organes compétents de l’EPSFé (commissions et instances telle que le Conseil Pédagogique et Scientifique). </w:t>
      </w:r>
    </w:p>
    <w:p w14:paraId="7ABEE34F" w14:textId="3D454DD8" w:rsidR="003B1197" w:rsidRPr="006778CD" w:rsidRDefault="00643698">
      <w:pPr>
        <w:spacing w:line="276" w:lineRule="auto"/>
        <w:ind w:right="11"/>
        <w:rPr>
          <w:iCs/>
          <w:color w:val="000000" w:themeColor="text1"/>
          <w:szCs w:val="24"/>
          <w:rPrChange w:id="1754" w:author="Dr Mamadou SANOGO" w:date="2023-10-27T13:58:00Z">
            <w:rPr>
              <w:b/>
              <w:bCs/>
              <w:iCs/>
              <w:color w:val="C00000"/>
              <w:szCs w:val="24"/>
            </w:rPr>
          </w:rPrChange>
        </w:rPr>
        <w:pPrChange w:id="1755" w:author="Dr Mamadou SANOGO" w:date="2023-10-27T13:58:00Z">
          <w:pPr>
            <w:spacing w:line="360" w:lineRule="auto"/>
            <w:ind w:right="11"/>
          </w:pPr>
        </w:pPrChange>
      </w:pPr>
      <w:r w:rsidRPr="007A4AFC">
        <w:rPr>
          <w:b/>
          <w:bCs/>
          <w:iCs/>
          <w:color w:val="000000" w:themeColor="text1"/>
          <w:szCs w:val="24"/>
          <w:rPrChange w:id="1756" w:author="Dr Mamadou SANOGO" w:date="2023-10-25T18:15:00Z">
            <w:rPr>
              <w:b/>
              <w:bCs/>
              <w:iCs/>
              <w:color w:val="00B050"/>
              <w:szCs w:val="24"/>
            </w:rPr>
          </w:rPrChange>
        </w:rPr>
        <w:t>Annexe n°</w:t>
      </w:r>
      <w:ins w:id="1757" w:author="Cauris Cosmetics" w:date="2023-10-25T14:39:00Z">
        <w:r w:rsidR="003C6082">
          <w:rPr>
            <w:b/>
            <w:bCs/>
            <w:iCs/>
            <w:color w:val="000000" w:themeColor="text1"/>
            <w:szCs w:val="24"/>
          </w:rPr>
          <w:t>0</w:t>
        </w:r>
      </w:ins>
      <w:r w:rsidR="002725C8" w:rsidRPr="007A4AFC">
        <w:rPr>
          <w:b/>
          <w:bCs/>
          <w:iCs/>
          <w:color w:val="000000" w:themeColor="text1"/>
          <w:szCs w:val="24"/>
          <w:rPrChange w:id="1758" w:author="Dr Mamadou SANOGO" w:date="2023-10-25T18:15:00Z">
            <w:rPr>
              <w:b/>
              <w:bCs/>
              <w:iCs/>
              <w:color w:val="00B050"/>
              <w:szCs w:val="24"/>
            </w:rPr>
          </w:rPrChange>
        </w:rPr>
        <w:t>1</w:t>
      </w:r>
      <w:ins w:id="1759" w:author="Cauris Cosmetics" w:date="2023-10-25T14:39:00Z">
        <w:r w:rsidR="003C6082">
          <w:rPr>
            <w:b/>
            <w:bCs/>
            <w:iCs/>
            <w:color w:val="000000" w:themeColor="text1"/>
            <w:szCs w:val="24"/>
          </w:rPr>
          <w:t>3</w:t>
        </w:r>
      </w:ins>
      <w:del w:id="1760" w:author="Cauris Cosmetics" w:date="2023-10-25T14:39:00Z">
        <w:r w:rsidR="002725C8" w:rsidRPr="007A4AFC" w:rsidDel="003C6082">
          <w:rPr>
            <w:b/>
            <w:bCs/>
            <w:iCs/>
            <w:color w:val="000000" w:themeColor="text1"/>
            <w:szCs w:val="24"/>
            <w:rPrChange w:id="1761" w:author="Dr Mamadou SANOGO" w:date="2023-10-25T18:15:00Z">
              <w:rPr>
                <w:b/>
                <w:bCs/>
                <w:iCs/>
                <w:color w:val="00B050"/>
                <w:szCs w:val="24"/>
              </w:rPr>
            </w:rPrChange>
          </w:rPr>
          <w:delText>4</w:delText>
        </w:r>
      </w:del>
      <w:r w:rsidRPr="007A4AFC">
        <w:rPr>
          <w:b/>
          <w:bCs/>
          <w:iCs/>
          <w:color w:val="000000" w:themeColor="text1"/>
          <w:szCs w:val="24"/>
          <w:rPrChange w:id="1762" w:author="Dr Mamadou SANOGO" w:date="2023-10-25T18:15:00Z">
            <w:rPr>
              <w:b/>
              <w:bCs/>
              <w:iCs/>
              <w:color w:val="00B050"/>
              <w:szCs w:val="24"/>
            </w:rPr>
          </w:rPrChange>
        </w:rPr>
        <w:t xml:space="preserve">: </w:t>
      </w:r>
      <w:ins w:id="1763" w:author="Dr Mamadou SANOGO" w:date="2023-10-27T10:17:00Z">
        <w:r w:rsidR="009C7542">
          <w:rPr>
            <w:iCs/>
            <w:color w:val="000000" w:themeColor="text1"/>
            <w:szCs w:val="24"/>
          </w:rPr>
          <w:t>C</w:t>
        </w:r>
      </w:ins>
      <w:del w:id="1764" w:author="Dr Mamadou SANOGO" w:date="2023-10-27T10:17:00Z">
        <w:r w:rsidRPr="009C7542" w:rsidDel="009C7542">
          <w:rPr>
            <w:iCs/>
            <w:color w:val="000000" w:themeColor="text1"/>
            <w:szCs w:val="24"/>
            <w:rPrChange w:id="1765" w:author="Dr Mamadou SANOGO" w:date="2023-10-27T10:17:00Z">
              <w:rPr>
                <w:b/>
                <w:bCs/>
                <w:iCs/>
                <w:color w:val="00B050"/>
                <w:szCs w:val="24"/>
              </w:rPr>
            </w:rPrChange>
          </w:rPr>
          <w:delText>c</w:delText>
        </w:r>
      </w:del>
      <w:r w:rsidRPr="009C7542">
        <w:rPr>
          <w:iCs/>
          <w:color w:val="000000" w:themeColor="text1"/>
          <w:szCs w:val="24"/>
          <w:rPrChange w:id="1766" w:author="Dr Mamadou SANOGO" w:date="2023-10-27T10:17:00Z">
            <w:rPr>
              <w:b/>
              <w:bCs/>
              <w:iCs/>
              <w:color w:val="00B050"/>
              <w:szCs w:val="24"/>
            </w:rPr>
          </w:rPrChange>
        </w:rPr>
        <w:t xml:space="preserve">onvocation, </w:t>
      </w:r>
      <w:r w:rsidRPr="009C7542">
        <w:rPr>
          <w:iCs/>
          <w:color w:val="000000" w:themeColor="text1"/>
          <w:szCs w:val="24"/>
          <w:rPrChange w:id="1767" w:author="Dr Mamadou SANOGO" w:date="2023-10-27T10:17:00Z">
            <w:rPr>
              <w:b/>
              <w:bCs/>
              <w:iCs/>
              <w:color w:val="C00000"/>
              <w:szCs w:val="24"/>
            </w:rPr>
          </w:rPrChange>
        </w:rPr>
        <w:t>rapport de validation et liste de présence des membres des commissions d’élaboration du programme</w:t>
      </w:r>
      <w:del w:id="1768" w:author="Cauris Cosmetics" w:date="2023-10-25T14:39:00Z">
        <w:r w:rsidR="007622B6" w:rsidRPr="007A4AFC" w:rsidDel="003C6082">
          <w:rPr>
            <w:b/>
            <w:bCs/>
            <w:iCs/>
            <w:color w:val="000000" w:themeColor="text1"/>
            <w:szCs w:val="24"/>
          </w:rPr>
          <w:delText>(Robert</w:delText>
        </w:r>
        <w:r w:rsidR="004A7817" w:rsidRPr="007A4AFC" w:rsidDel="003C6082">
          <w:rPr>
            <w:b/>
            <w:bCs/>
            <w:iCs/>
            <w:color w:val="000000" w:themeColor="text1"/>
            <w:szCs w:val="24"/>
          </w:rPr>
          <w:delText>, 24-10-23</w:delText>
        </w:r>
        <w:r w:rsidR="007622B6" w:rsidRPr="007A4AFC" w:rsidDel="003C6082">
          <w:rPr>
            <w:b/>
            <w:bCs/>
            <w:iCs/>
            <w:color w:val="000000" w:themeColor="text1"/>
            <w:szCs w:val="24"/>
          </w:rPr>
          <w:delText>)</w:delText>
        </w:r>
      </w:del>
    </w:p>
    <w:p w14:paraId="2966BC8A" w14:textId="77777777" w:rsidR="00643698" w:rsidRPr="007A4AFC" w:rsidRDefault="00643698">
      <w:pPr>
        <w:spacing w:line="276" w:lineRule="auto"/>
        <w:ind w:right="11"/>
        <w:rPr>
          <w:b/>
          <w:i/>
          <w:iCs/>
          <w:color w:val="000000" w:themeColor="text1"/>
          <w:szCs w:val="24"/>
        </w:rPr>
        <w:pPrChange w:id="1769" w:author="Dr Mamadou SANOGO" w:date="2023-10-27T13:40:00Z">
          <w:pPr>
            <w:spacing w:line="360" w:lineRule="auto"/>
            <w:ind w:right="11"/>
          </w:pPr>
        </w:pPrChange>
      </w:pPr>
      <w:r w:rsidRPr="007A4AFC">
        <w:rPr>
          <w:b/>
          <w:i/>
          <w:iCs/>
          <w:color w:val="000000" w:themeColor="text1"/>
          <w:szCs w:val="24"/>
        </w:rPr>
        <w:t>Critère 3 : La formation est clairement identifiée selon la nomenclature du REESAO</w:t>
      </w:r>
    </w:p>
    <w:p w14:paraId="655BD46B" w14:textId="1586E2E6" w:rsidR="00643698" w:rsidRPr="007A4AFC" w:rsidRDefault="00643698">
      <w:pPr>
        <w:spacing w:line="276" w:lineRule="auto"/>
        <w:ind w:right="11"/>
        <w:rPr>
          <w:bCs/>
          <w:color w:val="000000" w:themeColor="text1"/>
          <w:szCs w:val="24"/>
        </w:rPr>
        <w:pPrChange w:id="1770" w:author="Dr Mamadou SANOGO" w:date="2023-10-27T13:40:00Z">
          <w:pPr>
            <w:spacing w:line="360" w:lineRule="auto"/>
            <w:ind w:right="11"/>
          </w:pPr>
        </w:pPrChange>
      </w:pPr>
      <w:r w:rsidRPr="007A4AFC">
        <w:rPr>
          <w:bCs/>
          <w:color w:val="000000" w:themeColor="text1"/>
          <w:szCs w:val="24"/>
        </w:rPr>
        <w:t xml:space="preserve">Le Master en </w:t>
      </w:r>
      <w:ins w:id="1771" w:author="Dr Mamadou SANOGO" w:date="2023-10-27T10:17:00Z">
        <w:r w:rsidR="00CB3FC8" w:rsidRPr="00A36245">
          <w:rPr>
            <w:bCs/>
            <w:color w:val="000000" w:themeColor="text1"/>
            <w:szCs w:val="24"/>
          </w:rPr>
          <w:t>gynécologie-obstétrique</w:t>
        </w:r>
        <w:r w:rsidR="00CB3FC8" w:rsidRPr="009C7542">
          <w:rPr>
            <w:iCs/>
            <w:color w:val="000000" w:themeColor="text1"/>
            <w:szCs w:val="24"/>
            <w:lang w:val="fr-ML"/>
          </w:rPr>
          <w:t xml:space="preserve"> </w:t>
        </w:r>
      </w:ins>
      <w:del w:id="1772" w:author="Dr Mamadou SANOGO" w:date="2023-10-26T13:05:00Z">
        <w:r w:rsidRPr="007A4AFC" w:rsidDel="003A18E5">
          <w:rPr>
            <w:bCs/>
            <w:color w:val="000000" w:themeColor="text1"/>
            <w:szCs w:val="24"/>
          </w:rPr>
          <w:delText>Epidémiologie</w:delText>
        </w:r>
      </w:del>
      <w:del w:id="1773" w:author="Dr Mamadou SANOGO" w:date="2023-10-27T10:17:00Z">
        <w:r w:rsidRPr="007A4AFC" w:rsidDel="00CB3FC8">
          <w:rPr>
            <w:bCs/>
            <w:color w:val="000000" w:themeColor="text1"/>
            <w:szCs w:val="24"/>
          </w:rPr>
          <w:delText xml:space="preserve"> </w:delText>
        </w:r>
      </w:del>
      <w:r w:rsidRPr="007A4AFC">
        <w:rPr>
          <w:bCs/>
          <w:color w:val="000000" w:themeColor="text1"/>
          <w:szCs w:val="24"/>
        </w:rPr>
        <w:t xml:space="preserve">a été identifié à partir du référentiel-développement-SI-CAMES. Également ce programme offre des formations en LMD conformément aux engagements pris dans le cadre du </w:t>
      </w:r>
      <w:bookmarkStart w:id="1774" w:name="_Hlk130021940"/>
      <w:r w:rsidRPr="007A4AFC">
        <w:rPr>
          <w:bCs/>
          <w:color w:val="000000" w:themeColor="text1"/>
          <w:szCs w:val="24"/>
        </w:rPr>
        <w:t>Réseau pour l’Excellence de l’Enseignement Supérieur en Afrique de l’Ouest (REESAO).</w:t>
      </w:r>
      <w:bookmarkEnd w:id="1774"/>
      <w:r w:rsidRPr="007A4AFC">
        <w:rPr>
          <w:bCs/>
          <w:color w:val="000000" w:themeColor="text1"/>
          <w:szCs w:val="24"/>
        </w:rPr>
        <w:t xml:space="preserve"> Il fait parti du domaine des Sciences de la Santé, un des huit domaines du REESAO.</w:t>
      </w:r>
    </w:p>
    <w:p w14:paraId="0EF1085B" w14:textId="55BB73E8" w:rsidR="00643698" w:rsidRPr="007A4AFC" w:rsidRDefault="00643698">
      <w:pPr>
        <w:spacing w:line="276" w:lineRule="auto"/>
        <w:ind w:right="11"/>
        <w:rPr>
          <w:b/>
          <w:bCs/>
          <w:iCs/>
          <w:color w:val="000000" w:themeColor="text1"/>
          <w:szCs w:val="24"/>
          <w:rPrChange w:id="1775" w:author="Dr Mamadou SANOGO" w:date="2023-10-25T18:15:00Z">
            <w:rPr>
              <w:b/>
              <w:bCs/>
              <w:iCs/>
              <w:color w:val="00B050"/>
              <w:szCs w:val="24"/>
            </w:rPr>
          </w:rPrChange>
        </w:rPr>
        <w:pPrChange w:id="1776" w:author="Dr Mamadou SANOGO" w:date="2023-10-27T13:40:00Z">
          <w:pPr>
            <w:spacing w:line="360" w:lineRule="auto"/>
            <w:ind w:right="11"/>
          </w:pPr>
        </w:pPrChange>
      </w:pPr>
      <w:r w:rsidRPr="007A4AFC">
        <w:rPr>
          <w:b/>
          <w:bCs/>
          <w:iCs/>
          <w:color w:val="000000" w:themeColor="text1"/>
          <w:szCs w:val="24"/>
          <w:rPrChange w:id="1777" w:author="Dr Mamadou SANOGO" w:date="2023-10-25T18:15:00Z">
            <w:rPr>
              <w:b/>
              <w:bCs/>
              <w:iCs/>
              <w:color w:val="00B050"/>
              <w:szCs w:val="24"/>
            </w:rPr>
          </w:rPrChange>
        </w:rPr>
        <w:t>Annexe n°</w:t>
      </w:r>
      <w:ins w:id="1778" w:author="Cauris Cosmetics" w:date="2023-10-25T14:39:00Z">
        <w:r w:rsidR="003C6082">
          <w:rPr>
            <w:b/>
            <w:bCs/>
            <w:iCs/>
            <w:color w:val="000000" w:themeColor="text1"/>
            <w:szCs w:val="24"/>
          </w:rPr>
          <w:t>0</w:t>
        </w:r>
      </w:ins>
      <w:r w:rsidR="007622B6" w:rsidRPr="007A4AFC">
        <w:rPr>
          <w:b/>
          <w:bCs/>
          <w:iCs/>
          <w:color w:val="000000" w:themeColor="text1"/>
          <w:szCs w:val="24"/>
          <w:rPrChange w:id="1779" w:author="Dr Mamadou SANOGO" w:date="2023-10-25T18:15:00Z">
            <w:rPr>
              <w:b/>
              <w:bCs/>
              <w:iCs/>
              <w:color w:val="00B050"/>
              <w:szCs w:val="24"/>
            </w:rPr>
          </w:rPrChange>
        </w:rPr>
        <w:t>1</w:t>
      </w:r>
      <w:ins w:id="1780" w:author="Cauris Cosmetics" w:date="2023-10-25T14:39:00Z">
        <w:r w:rsidR="003C6082">
          <w:rPr>
            <w:b/>
            <w:bCs/>
            <w:iCs/>
            <w:color w:val="000000" w:themeColor="text1"/>
            <w:szCs w:val="24"/>
          </w:rPr>
          <w:t>4</w:t>
        </w:r>
      </w:ins>
      <w:del w:id="1781" w:author="Cauris Cosmetics" w:date="2023-10-25T14:39:00Z">
        <w:r w:rsidR="007622B6" w:rsidRPr="007A4AFC" w:rsidDel="003C6082">
          <w:rPr>
            <w:b/>
            <w:bCs/>
            <w:iCs/>
            <w:color w:val="000000" w:themeColor="text1"/>
            <w:szCs w:val="24"/>
            <w:rPrChange w:id="1782" w:author="Dr Mamadou SANOGO" w:date="2023-10-25T18:15:00Z">
              <w:rPr>
                <w:b/>
                <w:bCs/>
                <w:iCs/>
                <w:color w:val="00B050"/>
                <w:szCs w:val="24"/>
              </w:rPr>
            </w:rPrChange>
          </w:rPr>
          <w:delText>5</w:delText>
        </w:r>
      </w:del>
      <w:r w:rsidRPr="007A4AFC">
        <w:rPr>
          <w:b/>
          <w:bCs/>
          <w:iCs/>
          <w:color w:val="000000" w:themeColor="text1"/>
          <w:szCs w:val="24"/>
          <w:rPrChange w:id="1783" w:author="Dr Mamadou SANOGO" w:date="2023-10-25T18:15:00Z">
            <w:rPr>
              <w:b/>
              <w:bCs/>
              <w:iCs/>
              <w:color w:val="00B050"/>
              <w:szCs w:val="24"/>
            </w:rPr>
          </w:rPrChange>
        </w:rPr>
        <w:t xml:space="preserve">: </w:t>
      </w:r>
      <w:r w:rsidRPr="00CB3FC8">
        <w:rPr>
          <w:iCs/>
          <w:color w:val="000000" w:themeColor="text1"/>
          <w:szCs w:val="24"/>
          <w:rPrChange w:id="1784" w:author="Dr Mamadou SANOGO" w:date="2023-10-27T10:18:00Z">
            <w:rPr>
              <w:b/>
              <w:bCs/>
              <w:iCs/>
              <w:color w:val="00B050"/>
              <w:szCs w:val="24"/>
            </w:rPr>
          </w:rPrChange>
        </w:rPr>
        <w:t>Référentiel-développement-SI-CAMES 41</w:t>
      </w:r>
    </w:p>
    <w:p w14:paraId="4FDA4BB9" w14:textId="0D201F63" w:rsidR="00643698" w:rsidRDefault="00643698" w:rsidP="003B1197">
      <w:pPr>
        <w:spacing w:line="276" w:lineRule="auto"/>
        <w:ind w:right="11"/>
        <w:rPr>
          <w:ins w:id="1785" w:author="Dr Mamadou SANOGO" w:date="2023-10-27T13:58:00Z"/>
          <w:iCs/>
          <w:color w:val="000000" w:themeColor="text1"/>
          <w:szCs w:val="24"/>
        </w:rPr>
      </w:pPr>
      <w:r w:rsidRPr="007A4AFC">
        <w:rPr>
          <w:b/>
          <w:bCs/>
          <w:iCs/>
          <w:color w:val="000000" w:themeColor="text1"/>
          <w:szCs w:val="24"/>
          <w:rPrChange w:id="1786" w:author="Dr Mamadou SANOGO" w:date="2023-10-25T18:15:00Z">
            <w:rPr>
              <w:b/>
              <w:bCs/>
              <w:iCs/>
              <w:color w:val="00B050"/>
              <w:szCs w:val="24"/>
            </w:rPr>
          </w:rPrChange>
        </w:rPr>
        <w:t>Annexe n°</w:t>
      </w:r>
      <w:ins w:id="1787" w:author="Cauris Cosmetics" w:date="2023-10-25T14:40:00Z">
        <w:r w:rsidR="003C6082">
          <w:rPr>
            <w:b/>
            <w:bCs/>
            <w:iCs/>
            <w:color w:val="000000" w:themeColor="text1"/>
            <w:szCs w:val="24"/>
          </w:rPr>
          <w:t>0</w:t>
        </w:r>
      </w:ins>
      <w:r w:rsidR="007622B6" w:rsidRPr="007A4AFC">
        <w:rPr>
          <w:b/>
          <w:bCs/>
          <w:iCs/>
          <w:color w:val="000000" w:themeColor="text1"/>
          <w:szCs w:val="24"/>
          <w:rPrChange w:id="1788" w:author="Dr Mamadou SANOGO" w:date="2023-10-25T18:15:00Z">
            <w:rPr>
              <w:b/>
              <w:bCs/>
              <w:iCs/>
              <w:color w:val="00B050"/>
              <w:szCs w:val="24"/>
            </w:rPr>
          </w:rPrChange>
        </w:rPr>
        <w:t>1</w:t>
      </w:r>
      <w:ins w:id="1789" w:author="Cauris Cosmetics" w:date="2023-10-25T14:39:00Z">
        <w:r w:rsidR="003C6082">
          <w:rPr>
            <w:b/>
            <w:bCs/>
            <w:iCs/>
            <w:color w:val="000000" w:themeColor="text1"/>
            <w:szCs w:val="24"/>
          </w:rPr>
          <w:t>5</w:t>
        </w:r>
      </w:ins>
      <w:del w:id="1790" w:author="Cauris Cosmetics" w:date="2023-10-25T14:39:00Z">
        <w:r w:rsidR="007622B6" w:rsidRPr="007A4AFC" w:rsidDel="003C6082">
          <w:rPr>
            <w:b/>
            <w:bCs/>
            <w:iCs/>
            <w:color w:val="000000" w:themeColor="text1"/>
            <w:szCs w:val="24"/>
            <w:rPrChange w:id="1791" w:author="Dr Mamadou SANOGO" w:date="2023-10-25T18:15:00Z">
              <w:rPr>
                <w:b/>
                <w:bCs/>
                <w:iCs/>
                <w:color w:val="00B050"/>
                <w:szCs w:val="24"/>
              </w:rPr>
            </w:rPrChange>
          </w:rPr>
          <w:delText>6</w:delText>
        </w:r>
      </w:del>
      <w:r w:rsidRPr="007A4AFC">
        <w:rPr>
          <w:b/>
          <w:bCs/>
          <w:iCs/>
          <w:color w:val="000000" w:themeColor="text1"/>
          <w:szCs w:val="24"/>
          <w:rPrChange w:id="1792" w:author="Dr Mamadou SANOGO" w:date="2023-10-25T18:15:00Z">
            <w:rPr>
              <w:b/>
              <w:bCs/>
              <w:iCs/>
              <w:color w:val="00B050"/>
              <w:szCs w:val="24"/>
            </w:rPr>
          </w:rPrChange>
        </w:rPr>
        <w:t xml:space="preserve">: </w:t>
      </w:r>
      <w:r w:rsidRPr="00CB3FC8">
        <w:rPr>
          <w:iCs/>
          <w:color w:val="000000" w:themeColor="text1"/>
          <w:szCs w:val="24"/>
          <w:rPrChange w:id="1793" w:author="Dr Mamadou SANOGO" w:date="2023-10-27T10:18:00Z">
            <w:rPr>
              <w:b/>
              <w:bCs/>
              <w:iCs/>
              <w:color w:val="00B050"/>
              <w:szCs w:val="24"/>
            </w:rPr>
          </w:rPrChange>
        </w:rPr>
        <w:t>Décret N° 790/P-RM/du 31 Déc. 2008, Portant Institution du système LMD dans l’enseignement Supérieur au Mali</w:t>
      </w:r>
    </w:p>
    <w:p w14:paraId="2460DAC1" w14:textId="54AC3D9A" w:rsidR="006778CD" w:rsidRDefault="006778CD" w:rsidP="003B1197">
      <w:pPr>
        <w:spacing w:line="276" w:lineRule="auto"/>
        <w:ind w:right="11"/>
        <w:rPr>
          <w:ins w:id="1794" w:author="Dr Mamadou SANOGO" w:date="2023-10-27T13:58:00Z"/>
          <w:iCs/>
          <w:color w:val="000000" w:themeColor="text1"/>
          <w:szCs w:val="24"/>
        </w:rPr>
      </w:pPr>
    </w:p>
    <w:p w14:paraId="6EC41C7A" w14:textId="77777777" w:rsidR="006778CD" w:rsidRPr="007A4AFC" w:rsidRDefault="006778CD">
      <w:pPr>
        <w:spacing w:line="276" w:lineRule="auto"/>
        <w:ind w:right="11"/>
        <w:rPr>
          <w:b/>
          <w:bCs/>
          <w:iCs/>
          <w:color w:val="000000" w:themeColor="text1"/>
          <w:szCs w:val="24"/>
          <w:rPrChange w:id="1795" w:author="Dr Mamadou SANOGO" w:date="2023-10-25T18:15:00Z">
            <w:rPr>
              <w:b/>
              <w:bCs/>
              <w:iCs/>
              <w:color w:val="00B050"/>
              <w:szCs w:val="24"/>
            </w:rPr>
          </w:rPrChange>
        </w:rPr>
        <w:pPrChange w:id="1796" w:author="Dr Mamadou SANOGO" w:date="2023-10-27T13:40:00Z">
          <w:pPr>
            <w:spacing w:line="360" w:lineRule="auto"/>
            <w:ind w:right="11"/>
          </w:pPr>
        </w:pPrChange>
      </w:pPr>
    </w:p>
    <w:p w14:paraId="0497C8AF" w14:textId="77777777" w:rsidR="00643698" w:rsidRPr="007A4AFC" w:rsidDel="003C6082" w:rsidRDefault="00643698" w:rsidP="00643698">
      <w:pPr>
        <w:spacing w:line="240" w:lineRule="auto"/>
        <w:ind w:right="402"/>
        <w:rPr>
          <w:del w:id="1797" w:author="Cauris Cosmetics" w:date="2023-10-25T14:40:00Z"/>
          <w:iCs/>
          <w:color w:val="000000" w:themeColor="text1"/>
          <w:szCs w:val="24"/>
          <w:lang w:val="fr-ML"/>
        </w:rPr>
      </w:pPr>
    </w:p>
    <w:p w14:paraId="4DFA9832" w14:textId="77777777" w:rsidR="00643698" w:rsidRPr="007A4AFC" w:rsidRDefault="00643698" w:rsidP="00643698">
      <w:pPr>
        <w:widowControl w:val="0"/>
        <w:autoSpaceDE w:val="0"/>
        <w:autoSpaceDN w:val="0"/>
        <w:adjustRightInd w:val="0"/>
        <w:spacing w:line="240" w:lineRule="auto"/>
        <w:ind w:right="9"/>
        <w:rPr>
          <w:color w:val="000000" w:themeColor="text1"/>
          <w:sz w:val="10"/>
          <w:szCs w:val="24"/>
          <w:rPrChange w:id="1798" w:author="Dr Mamadou SANOGO" w:date="2023-10-25T18:15:00Z">
            <w:rPr>
              <w:color w:val="000000"/>
              <w:sz w:val="10"/>
              <w:szCs w:val="24"/>
            </w:rPr>
          </w:rPrChange>
        </w:rPr>
      </w:pPr>
    </w:p>
    <w:p w14:paraId="21AD9FF7" w14:textId="77777777" w:rsidR="00643698" w:rsidRPr="007A4AFC" w:rsidRDefault="00643698">
      <w:pPr>
        <w:spacing w:line="276" w:lineRule="auto"/>
        <w:ind w:right="11"/>
        <w:rPr>
          <w:b/>
          <w:color w:val="000000" w:themeColor="text1"/>
          <w:szCs w:val="24"/>
        </w:rPr>
        <w:pPrChange w:id="1799" w:author="Dr Mamadou SANOGO" w:date="2023-10-27T13:41:00Z">
          <w:pPr>
            <w:spacing w:line="360" w:lineRule="auto"/>
            <w:ind w:right="11"/>
          </w:pPr>
        </w:pPrChange>
      </w:pPr>
      <w:bookmarkStart w:id="1800" w:name="_Toc145944507"/>
      <w:r w:rsidRPr="007A4AFC">
        <w:rPr>
          <w:b/>
          <w:color w:val="000000" w:themeColor="text1"/>
          <w:szCs w:val="24"/>
        </w:rPr>
        <w:t>Référence 2 : Les modalités de pilotage de la formation sont clairement définies</w:t>
      </w:r>
      <w:bookmarkEnd w:id="1800"/>
    </w:p>
    <w:p w14:paraId="1CDE8C7E" w14:textId="77777777" w:rsidR="00643698" w:rsidRPr="007A4AFC" w:rsidRDefault="00643698">
      <w:pPr>
        <w:spacing w:line="276" w:lineRule="auto"/>
        <w:ind w:right="11"/>
        <w:rPr>
          <w:b/>
          <w:color w:val="000000" w:themeColor="text1"/>
          <w:szCs w:val="24"/>
        </w:rPr>
        <w:pPrChange w:id="1801" w:author="Dr Mamadou SANOGO" w:date="2023-10-27T13:41:00Z">
          <w:pPr>
            <w:spacing w:line="360" w:lineRule="auto"/>
            <w:ind w:right="11"/>
          </w:pPr>
        </w:pPrChange>
      </w:pPr>
      <w:r w:rsidRPr="007A4AFC">
        <w:rPr>
          <w:b/>
          <w:i/>
          <w:iCs/>
          <w:color w:val="000000" w:themeColor="text1"/>
          <w:szCs w:val="24"/>
        </w:rPr>
        <w:t>Critère 1 : Les responsables pédagogiques et administratifs sont clairement identifiés</w:t>
      </w:r>
    </w:p>
    <w:p w14:paraId="20C0755F" w14:textId="1D0EDD0E" w:rsidR="00643698" w:rsidRPr="007A4AFC" w:rsidRDefault="00643698">
      <w:pPr>
        <w:spacing w:line="276" w:lineRule="auto"/>
        <w:rPr>
          <w:iCs/>
          <w:color w:val="000000" w:themeColor="text1"/>
          <w:szCs w:val="24"/>
          <w:lang w:val="fr-ML"/>
        </w:rPr>
        <w:pPrChange w:id="1802" w:author="Dr Mamadou SANOGO" w:date="2023-10-27T13:41:00Z">
          <w:pPr>
            <w:spacing w:line="360" w:lineRule="auto"/>
          </w:pPr>
        </w:pPrChange>
      </w:pPr>
      <w:r w:rsidRPr="007A4AFC">
        <w:rPr>
          <w:color w:val="000000" w:themeColor="text1"/>
          <w:szCs w:val="24"/>
          <w:rPrChange w:id="1803" w:author="Dr Mamadou SANOGO" w:date="2023-10-25T18:15:00Z">
            <w:rPr>
              <w:szCs w:val="24"/>
            </w:rPr>
          </w:rPrChange>
        </w:rPr>
        <w:t>L'efficacité d'une formation repose en grande partie sur la clarté et la pertinence de ses modalités de pilotage</w:t>
      </w:r>
      <w:r w:rsidRPr="007A4AFC">
        <w:rPr>
          <w:iCs/>
          <w:color w:val="000000" w:themeColor="text1"/>
          <w:szCs w:val="24"/>
          <w:lang w:val="fr-ML"/>
        </w:rPr>
        <w:t xml:space="preserve">. Dans le cadre de la mise en œuvre de la formation Master en </w:t>
      </w:r>
      <w:ins w:id="1804" w:author="Dr Mamadou SANOGO" w:date="2023-10-27T10:19:00Z">
        <w:r w:rsidR="00CB3FC8" w:rsidRPr="00A36245">
          <w:rPr>
            <w:bCs/>
            <w:color w:val="000000" w:themeColor="text1"/>
            <w:szCs w:val="24"/>
          </w:rPr>
          <w:t>gynécologie-obstétrique</w:t>
        </w:r>
        <w:r w:rsidR="00CB3FC8" w:rsidRPr="009C7542">
          <w:rPr>
            <w:iCs/>
            <w:color w:val="000000" w:themeColor="text1"/>
            <w:szCs w:val="24"/>
            <w:lang w:val="fr-ML"/>
          </w:rPr>
          <w:t xml:space="preserve"> </w:t>
        </w:r>
      </w:ins>
      <w:del w:id="1805" w:author="Dr Mamadou SANOGO" w:date="2023-10-26T13:06:00Z">
        <w:r w:rsidRPr="007A4AFC" w:rsidDel="003A18E5">
          <w:rPr>
            <w:iCs/>
            <w:color w:val="000000" w:themeColor="text1"/>
            <w:szCs w:val="24"/>
            <w:lang w:val="fr-ML"/>
          </w:rPr>
          <w:delText>épidémiologie</w:delText>
        </w:r>
      </w:del>
      <w:r w:rsidRPr="007A4AFC">
        <w:rPr>
          <w:iCs/>
          <w:color w:val="000000" w:themeColor="text1"/>
          <w:szCs w:val="24"/>
          <w:lang w:val="fr-ML"/>
        </w:rPr>
        <w:t xml:space="preserve">, l’EPSFé, a défini clairement les rôles des responsables pédagogiques et administratifs dans son </w:t>
      </w:r>
      <w:r w:rsidR="00920F22" w:rsidRPr="007A4AFC">
        <w:rPr>
          <w:iCs/>
          <w:color w:val="000000" w:themeColor="text1"/>
          <w:szCs w:val="24"/>
          <w:lang w:val="fr-ML"/>
        </w:rPr>
        <w:t xml:space="preserve">projet de </w:t>
      </w:r>
      <w:r w:rsidRPr="007A4AFC">
        <w:rPr>
          <w:iCs/>
          <w:color w:val="000000" w:themeColor="text1"/>
          <w:szCs w:val="24"/>
          <w:lang w:val="fr-ML"/>
        </w:rPr>
        <w:t>plan stratégique.</w:t>
      </w:r>
    </w:p>
    <w:p w14:paraId="106A781D" w14:textId="39791F4B" w:rsidR="00643698" w:rsidRPr="007A4AFC" w:rsidDel="00784C2B" w:rsidRDefault="00643698">
      <w:pPr>
        <w:spacing w:line="276" w:lineRule="auto"/>
        <w:ind w:right="11"/>
        <w:rPr>
          <w:del w:id="1806" w:author="Cauris Cosmetics" w:date="2023-10-25T14:42:00Z"/>
          <w:b/>
          <w:bCs/>
          <w:iCs/>
          <w:color w:val="000000" w:themeColor="text1"/>
          <w:szCs w:val="24"/>
          <w:rPrChange w:id="1807" w:author="Dr Mamadou SANOGO" w:date="2023-10-25T18:15:00Z">
            <w:rPr>
              <w:del w:id="1808" w:author="Cauris Cosmetics" w:date="2023-10-25T14:42:00Z"/>
              <w:b/>
              <w:bCs/>
              <w:iCs/>
              <w:color w:val="00B050"/>
              <w:szCs w:val="24"/>
            </w:rPr>
          </w:rPrChange>
        </w:rPr>
        <w:pPrChange w:id="1809" w:author="Dr Mamadou SANOGO" w:date="2023-10-27T13:41:00Z">
          <w:pPr>
            <w:spacing w:line="360" w:lineRule="auto"/>
            <w:ind w:right="11"/>
          </w:pPr>
        </w:pPrChange>
      </w:pPr>
      <w:r w:rsidRPr="007A4AFC">
        <w:rPr>
          <w:b/>
          <w:bCs/>
          <w:iCs/>
          <w:color w:val="000000" w:themeColor="text1"/>
          <w:szCs w:val="24"/>
          <w:rPrChange w:id="1810" w:author="Dr Mamadou SANOGO" w:date="2023-10-25T18:15:00Z">
            <w:rPr>
              <w:b/>
              <w:bCs/>
              <w:iCs/>
              <w:color w:val="00B050"/>
              <w:szCs w:val="24"/>
            </w:rPr>
          </w:rPrChange>
        </w:rPr>
        <w:t>Annexe n°</w:t>
      </w:r>
      <w:ins w:id="1811" w:author="Cauris Cosmetics" w:date="2023-10-25T14:40:00Z">
        <w:r w:rsidR="003C6082">
          <w:rPr>
            <w:b/>
            <w:bCs/>
            <w:iCs/>
            <w:color w:val="000000" w:themeColor="text1"/>
            <w:szCs w:val="24"/>
          </w:rPr>
          <w:t>0</w:t>
        </w:r>
      </w:ins>
      <w:r w:rsidR="00920F22" w:rsidRPr="007A4AFC">
        <w:rPr>
          <w:b/>
          <w:bCs/>
          <w:iCs/>
          <w:color w:val="000000" w:themeColor="text1"/>
          <w:szCs w:val="24"/>
          <w:rPrChange w:id="1812" w:author="Dr Mamadou SANOGO" w:date="2023-10-25T18:15:00Z">
            <w:rPr>
              <w:b/>
              <w:bCs/>
              <w:iCs/>
              <w:color w:val="00B050"/>
              <w:szCs w:val="24"/>
            </w:rPr>
          </w:rPrChange>
        </w:rPr>
        <w:t>1</w:t>
      </w:r>
      <w:ins w:id="1813" w:author="Cauris Cosmetics" w:date="2023-10-25T14:40:00Z">
        <w:r w:rsidR="003C6082">
          <w:rPr>
            <w:b/>
            <w:bCs/>
            <w:iCs/>
            <w:color w:val="000000" w:themeColor="text1"/>
            <w:szCs w:val="24"/>
          </w:rPr>
          <w:t>6</w:t>
        </w:r>
      </w:ins>
      <w:del w:id="1814" w:author="Cauris Cosmetics" w:date="2023-10-25T14:40:00Z">
        <w:r w:rsidR="00920F22" w:rsidRPr="007A4AFC" w:rsidDel="003C6082">
          <w:rPr>
            <w:b/>
            <w:bCs/>
            <w:iCs/>
            <w:color w:val="000000" w:themeColor="text1"/>
            <w:szCs w:val="24"/>
            <w:rPrChange w:id="1815" w:author="Dr Mamadou SANOGO" w:date="2023-10-25T18:15:00Z">
              <w:rPr>
                <w:b/>
                <w:bCs/>
                <w:iCs/>
                <w:color w:val="00B050"/>
                <w:szCs w:val="24"/>
              </w:rPr>
            </w:rPrChange>
          </w:rPr>
          <w:delText>7</w:delText>
        </w:r>
      </w:del>
      <w:r w:rsidRPr="007A4AFC">
        <w:rPr>
          <w:b/>
          <w:bCs/>
          <w:iCs/>
          <w:color w:val="000000" w:themeColor="text1"/>
          <w:szCs w:val="24"/>
          <w:rPrChange w:id="1816" w:author="Dr Mamadou SANOGO" w:date="2023-10-25T18:15:00Z">
            <w:rPr>
              <w:b/>
              <w:bCs/>
              <w:iCs/>
              <w:color w:val="00B050"/>
              <w:szCs w:val="24"/>
            </w:rPr>
          </w:rPrChange>
        </w:rPr>
        <w:t xml:space="preserve">: </w:t>
      </w:r>
      <w:r w:rsidRPr="00CB3FC8">
        <w:rPr>
          <w:iCs/>
          <w:color w:val="000000" w:themeColor="text1"/>
          <w:szCs w:val="24"/>
          <w:rPrChange w:id="1817" w:author="Dr Mamadou SANOGO" w:date="2023-10-27T10:19:00Z">
            <w:rPr>
              <w:b/>
              <w:bCs/>
              <w:iCs/>
              <w:color w:val="00B050"/>
              <w:szCs w:val="24"/>
            </w:rPr>
          </w:rPrChange>
        </w:rPr>
        <w:t>Cadre organique de l’</w:t>
      </w:r>
      <w:r w:rsidR="004B392C" w:rsidRPr="00CB3FC8">
        <w:rPr>
          <w:iCs/>
          <w:color w:val="000000" w:themeColor="text1"/>
          <w:szCs w:val="24"/>
          <w:rPrChange w:id="1818" w:author="Dr Mamadou SANOGO" w:date="2023-10-27T10:19:00Z">
            <w:rPr>
              <w:b/>
              <w:bCs/>
              <w:iCs/>
              <w:color w:val="00B050"/>
              <w:szCs w:val="24"/>
            </w:rPr>
          </w:rPrChange>
        </w:rPr>
        <w:t>EPSFé</w:t>
      </w:r>
    </w:p>
    <w:p w14:paraId="5F8EAD00" w14:textId="5663FA04" w:rsidR="00643698" w:rsidRPr="007A4AFC" w:rsidDel="003C6082" w:rsidRDefault="00643698">
      <w:pPr>
        <w:spacing w:line="276" w:lineRule="auto"/>
        <w:ind w:right="11"/>
        <w:rPr>
          <w:del w:id="1819" w:author="Cauris Cosmetics" w:date="2023-10-25T14:41:00Z"/>
          <w:b/>
          <w:bCs/>
          <w:iCs/>
          <w:color w:val="000000" w:themeColor="text1"/>
          <w:szCs w:val="24"/>
          <w:rPrChange w:id="1820" w:author="Dr Mamadou SANOGO" w:date="2023-10-25T18:15:00Z">
            <w:rPr>
              <w:del w:id="1821" w:author="Cauris Cosmetics" w:date="2023-10-25T14:41:00Z"/>
              <w:b/>
              <w:bCs/>
              <w:iCs/>
              <w:color w:val="FF0000"/>
              <w:szCs w:val="24"/>
            </w:rPr>
          </w:rPrChange>
        </w:rPr>
        <w:pPrChange w:id="1822" w:author="Dr Mamadou SANOGO" w:date="2023-10-27T13:41:00Z">
          <w:pPr>
            <w:spacing w:line="360" w:lineRule="auto"/>
            <w:ind w:right="11"/>
          </w:pPr>
        </w:pPrChange>
      </w:pPr>
      <w:del w:id="1823" w:author="Cauris Cosmetics" w:date="2023-10-25T14:42:00Z">
        <w:r w:rsidRPr="007A4AFC" w:rsidDel="00784C2B">
          <w:rPr>
            <w:b/>
            <w:bCs/>
            <w:iCs/>
            <w:color w:val="000000" w:themeColor="text1"/>
            <w:szCs w:val="24"/>
            <w:rPrChange w:id="1824" w:author="Dr Mamadou SANOGO" w:date="2023-10-25T18:15:00Z">
              <w:rPr>
                <w:b/>
                <w:bCs/>
                <w:iCs/>
                <w:color w:val="FF0000"/>
                <w:szCs w:val="24"/>
              </w:rPr>
            </w:rPrChange>
          </w:rPr>
          <w:delText>Annexe n°</w:delText>
        </w:r>
        <w:r w:rsidR="00920F22" w:rsidRPr="007A4AFC" w:rsidDel="00784C2B">
          <w:rPr>
            <w:b/>
            <w:bCs/>
            <w:iCs/>
            <w:color w:val="000000" w:themeColor="text1"/>
            <w:szCs w:val="24"/>
            <w:rPrChange w:id="1825" w:author="Dr Mamadou SANOGO" w:date="2023-10-25T18:15:00Z">
              <w:rPr>
                <w:b/>
                <w:bCs/>
                <w:iCs/>
                <w:color w:val="FF0000"/>
                <w:szCs w:val="24"/>
              </w:rPr>
            </w:rPrChange>
          </w:rPr>
          <w:delText>1</w:delText>
        </w:r>
      </w:del>
      <w:del w:id="1826" w:author="Cauris Cosmetics" w:date="2023-10-25T14:40:00Z">
        <w:r w:rsidR="00920F22" w:rsidRPr="007A4AFC" w:rsidDel="003C6082">
          <w:rPr>
            <w:b/>
            <w:bCs/>
            <w:iCs/>
            <w:color w:val="000000" w:themeColor="text1"/>
            <w:szCs w:val="24"/>
            <w:rPrChange w:id="1827" w:author="Dr Mamadou SANOGO" w:date="2023-10-25T18:15:00Z">
              <w:rPr>
                <w:b/>
                <w:bCs/>
                <w:iCs/>
                <w:color w:val="FF0000"/>
                <w:szCs w:val="24"/>
              </w:rPr>
            </w:rPrChange>
          </w:rPr>
          <w:delText>8</w:delText>
        </w:r>
      </w:del>
      <w:del w:id="1828" w:author="Cauris Cosmetics" w:date="2023-10-25T14:42:00Z">
        <w:r w:rsidRPr="007A4AFC" w:rsidDel="00784C2B">
          <w:rPr>
            <w:b/>
            <w:bCs/>
            <w:iCs/>
            <w:color w:val="000000" w:themeColor="text1"/>
            <w:szCs w:val="24"/>
            <w:rPrChange w:id="1829" w:author="Dr Mamadou SANOGO" w:date="2023-10-25T18:15:00Z">
              <w:rPr>
                <w:b/>
                <w:bCs/>
                <w:iCs/>
                <w:color w:val="FF0000"/>
                <w:szCs w:val="24"/>
              </w:rPr>
            </w:rPrChange>
          </w:rPr>
          <w:delText>: actes de nomination des responsables pédagogiques et administratifs</w:delText>
        </w:r>
      </w:del>
      <w:del w:id="1830" w:author="Cauris Cosmetics" w:date="2023-10-25T14:41:00Z">
        <w:r w:rsidR="00665425" w:rsidRPr="007A4AFC" w:rsidDel="003C6082">
          <w:rPr>
            <w:b/>
            <w:bCs/>
            <w:iCs/>
            <w:color w:val="000000" w:themeColor="text1"/>
            <w:szCs w:val="24"/>
          </w:rPr>
          <w:delText>(Dr SANOGO)</w:delText>
        </w:r>
      </w:del>
    </w:p>
    <w:p w14:paraId="7F8FC93D" w14:textId="77777777" w:rsidR="00643698" w:rsidRPr="007A4AFC" w:rsidRDefault="00643698">
      <w:pPr>
        <w:spacing w:line="276" w:lineRule="auto"/>
        <w:ind w:right="11"/>
        <w:rPr>
          <w:b/>
          <w:bCs/>
          <w:iCs/>
          <w:color w:val="000000" w:themeColor="text1"/>
          <w:szCs w:val="24"/>
          <w:lang w:val="fr-ML"/>
        </w:rPr>
        <w:pPrChange w:id="1831" w:author="Dr Mamadou SANOGO" w:date="2023-10-27T13:41:00Z">
          <w:pPr>
            <w:spacing w:line="240" w:lineRule="auto"/>
            <w:ind w:right="402"/>
          </w:pPr>
        </w:pPrChange>
      </w:pPr>
    </w:p>
    <w:p w14:paraId="4A282D1C" w14:textId="77777777" w:rsidR="00643698" w:rsidRPr="007A4AFC" w:rsidRDefault="00643698">
      <w:pPr>
        <w:spacing w:line="276" w:lineRule="auto"/>
        <w:ind w:right="11"/>
        <w:rPr>
          <w:b/>
          <w:i/>
          <w:iCs/>
          <w:color w:val="000000" w:themeColor="text1"/>
          <w:szCs w:val="24"/>
        </w:rPr>
        <w:pPrChange w:id="1832" w:author="Dr Mamadou SANOGO" w:date="2023-10-27T13:41:00Z">
          <w:pPr>
            <w:spacing w:line="360" w:lineRule="auto"/>
            <w:ind w:right="11"/>
          </w:pPr>
        </w:pPrChange>
      </w:pPr>
      <w:r w:rsidRPr="007A4AFC">
        <w:rPr>
          <w:b/>
          <w:i/>
          <w:iCs/>
          <w:color w:val="000000" w:themeColor="text1"/>
          <w:szCs w:val="24"/>
        </w:rPr>
        <w:t>Critère 2 : Les structures ou établissements associés sont clairement identifiés</w:t>
      </w:r>
    </w:p>
    <w:p w14:paraId="02576012" w14:textId="76F6DE98" w:rsidR="00643698" w:rsidRPr="007A4AFC" w:rsidRDefault="00643698">
      <w:pPr>
        <w:spacing w:line="276" w:lineRule="auto"/>
        <w:rPr>
          <w:iCs/>
          <w:color w:val="000000" w:themeColor="text1"/>
          <w:szCs w:val="24"/>
          <w:lang w:val="fr-ML"/>
        </w:rPr>
        <w:pPrChange w:id="1833" w:author="Dr Mamadou SANOGO" w:date="2023-10-27T13:41:00Z">
          <w:pPr>
            <w:spacing w:line="360" w:lineRule="auto"/>
          </w:pPr>
        </w:pPrChange>
      </w:pPr>
      <w:r w:rsidRPr="007A4AFC">
        <w:rPr>
          <w:iCs/>
          <w:color w:val="000000" w:themeColor="text1"/>
          <w:szCs w:val="24"/>
          <w:lang w:val="fr-ML"/>
        </w:rPr>
        <w:t>Pour une formation répondant non seulement aux besoins nationaux, mais aussi et surtout sous régionaux, l’école s’est lancée dans une politique de coopération autour de ces différentes formations sur plusieurs volets (Co mémoire, co-diplomation, échanges administratifs…) avec d’autres structures de formation</w:t>
      </w:r>
      <w:r w:rsidR="00665425" w:rsidRPr="007A4AFC">
        <w:rPr>
          <w:iCs/>
          <w:color w:val="000000" w:themeColor="text1"/>
          <w:szCs w:val="24"/>
          <w:lang w:val="fr-ML"/>
        </w:rPr>
        <w:t>.</w:t>
      </w:r>
    </w:p>
    <w:p w14:paraId="3498F648" w14:textId="212CDB12" w:rsidR="00643698" w:rsidRPr="007A4AFC" w:rsidRDefault="00643698">
      <w:pPr>
        <w:spacing w:line="276" w:lineRule="auto"/>
        <w:rPr>
          <w:color w:val="000000" w:themeColor="text1"/>
          <w:rPrChange w:id="1834" w:author="Dr Mamadou SANOGO" w:date="2023-10-25T18:15:00Z">
            <w:rPr>
              <w:color w:val="00B050"/>
            </w:rPr>
          </w:rPrChange>
        </w:rPr>
        <w:pPrChange w:id="1835" w:author="Dr Mamadou SANOGO" w:date="2023-10-27T13:41:00Z">
          <w:pPr/>
        </w:pPrChange>
      </w:pPr>
      <w:r w:rsidRPr="007A4AFC">
        <w:rPr>
          <w:b/>
          <w:bCs/>
          <w:iCs/>
          <w:color w:val="000000" w:themeColor="text1"/>
          <w:szCs w:val="24"/>
          <w:rPrChange w:id="1836" w:author="Dr Mamadou SANOGO" w:date="2023-10-25T18:15:00Z">
            <w:rPr>
              <w:b/>
              <w:bCs/>
              <w:iCs/>
              <w:color w:val="00B050"/>
              <w:szCs w:val="24"/>
            </w:rPr>
          </w:rPrChange>
        </w:rPr>
        <w:t>Annexe n°</w:t>
      </w:r>
      <w:ins w:id="1837" w:author="Cauris Cosmetics" w:date="2023-10-25T14:41:00Z">
        <w:r w:rsidR="003C6082">
          <w:rPr>
            <w:b/>
            <w:bCs/>
            <w:iCs/>
            <w:color w:val="000000" w:themeColor="text1"/>
            <w:szCs w:val="24"/>
          </w:rPr>
          <w:t>0</w:t>
        </w:r>
      </w:ins>
      <w:r w:rsidR="00665425" w:rsidRPr="007A4AFC">
        <w:rPr>
          <w:b/>
          <w:bCs/>
          <w:iCs/>
          <w:color w:val="000000" w:themeColor="text1"/>
          <w:szCs w:val="24"/>
          <w:rPrChange w:id="1838" w:author="Dr Mamadou SANOGO" w:date="2023-10-25T18:15:00Z">
            <w:rPr>
              <w:b/>
              <w:bCs/>
              <w:iCs/>
              <w:color w:val="00B050"/>
              <w:szCs w:val="24"/>
            </w:rPr>
          </w:rPrChange>
        </w:rPr>
        <w:t>1</w:t>
      </w:r>
      <w:ins w:id="1839" w:author="Cauris Cosmetics" w:date="2023-10-25T14:41:00Z">
        <w:r w:rsidR="003C6082">
          <w:rPr>
            <w:b/>
            <w:bCs/>
            <w:iCs/>
            <w:color w:val="000000" w:themeColor="text1"/>
            <w:szCs w:val="24"/>
          </w:rPr>
          <w:t>1</w:t>
        </w:r>
      </w:ins>
      <w:del w:id="1840" w:author="Cauris Cosmetics" w:date="2023-10-25T14:41:00Z">
        <w:r w:rsidR="00665425" w:rsidRPr="007A4AFC" w:rsidDel="003C6082">
          <w:rPr>
            <w:b/>
            <w:bCs/>
            <w:iCs/>
            <w:color w:val="000000" w:themeColor="text1"/>
            <w:szCs w:val="24"/>
            <w:rPrChange w:id="1841" w:author="Dr Mamadou SANOGO" w:date="2023-10-25T18:15:00Z">
              <w:rPr>
                <w:b/>
                <w:bCs/>
                <w:iCs/>
                <w:color w:val="00B050"/>
                <w:szCs w:val="24"/>
              </w:rPr>
            </w:rPrChange>
          </w:rPr>
          <w:delText>2</w:delText>
        </w:r>
      </w:del>
      <w:r w:rsidRPr="007A4AFC">
        <w:rPr>
          <w:b/>
          <w:bCs/>
          <w:iCs/>
          <w:color w:val="000000" w:themeColor="text1"/>
          <w:szCs w:val="24"/>
          <w:rPrChange w:id="1842" w:author="Dr Mamadou SANOGO" w:date="2023-10-25T18:15:00Z">
            <w:rPr>
              <w:b/>
              <w:bCs/>
              <w:iCs/>
              <w:color w:val="00B050"/>
              <w:szCs w:val="24"/>
            </w:rPr>
          </w:rPrChange>
        </w:rPr>
        <w:t xml:space="preserve">: </w:t>
      </w:r>
      <w:r w:rsidR="00665425" w:rsidRPr="00CB3FC8">
        <w:rPr>
          <w:iCs/>
          <w:color w:val="000000" w:themeColor="text1"/>
          <w:szCs w:val="24"/>
          <w:rPrChange w:id="1843" w:author="Dr Mamadou SANOGO" w:date="2023-10-27T10:20:00Z">
            <w:rPr>
              <w:iCs/>
              <w:color w:val="00B050"/>
            </w:rPr>
          </w:rPrChange>
        </w:rPr>
        <w:t>Conventions de partenariats avec certaines IES</w:t>
      </w:r>
    </w:p>
    <w:p w14:paraId="6B2CED17" w14:textId="77777777" w:rsidR="00643698" w:rsidRPr="007A4AFC" w:rsidRDefault="00643698">
      <w:pPr>
        <w:spacing w:line="276" w:lineRule="auto"/>
        <w:ind w:right="11"/>
        <w:rPr>
          <w:b/>
          <w:i/>
          <w:iCs/>
          <w:color w:val="000000" w:themeColor="text1"/>
          <w:szCs w:val="24"/>
        </w:rPr>
        <w:pPrChange w:id="1844" w:author="Dr Mamadou SANOGO" w:date="2023-10-27T13:41:00Z">
          <w:pPr>
            <w:spacing w:line="360" w:lineRule="auto"/>
            <w:ind w:right="11"/>
          </w:pPr>
        </w:pPrChange>
      </w:pPr>
      <w:r w:rsidRPr="007A4AFC">
        <w:rPr>
          <w:b/>
          <w:i/>
          <w:iCs/>
          <w:color w:val="000000" w:themeColor="text1"/>
          <w:szCs w:val="24"/>
        </w:rPr>
        <w:t>Critère 3 : Les organes de pilotage de la formation et leurs modalités de fonctionnement sont clairement définis</w:t>
      </w:r>
    </w:p>
    <w:p w14:paraId="35906964" w14:textId="6B76D305" w:rsidR="00643698" w:rsidRPr="007A4AFC" w:rsidRDefault="00643698">
      <w:pPr>
        <w:spacing w:line="276" w:lineRule="auto"/>
        <w:ind w:right="403"/>
        <w:rPr>
          <w:iCs/>
          <w:color w:val="000000" w:themeColor="text1"/>
          <w:szCs w:val="24"/>
        </w:rPr>
        <w:pPrChange w:id="1845" w:author="Dr Mamadou SANOGO" w:date="2023-10-27T13:41:00Z">
          <w:pPr>
            <w:spacing w:line="360" w:lineRule="auto"/>
            <w:ind w:right="403"/>
          </w:pPr>
        </w:pPrChange>
      </w:pPr>
      <w:r w:rsidRPr="007A4AFC">
        <w:rPr>
          <w:iCs/>
          <w:color w:val="000000" w:themeColor="text1"/>
          <w:szCs w:val="24"/>
        </w:rPr>
        <w:t xml:space="preserve">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Une équipe pédagogique, dirigée par la direction académique, est désignée pour le bon fonctionnement du Master en </w:t>
      </w:r>
      <w:ins w:id="1846" w:author="Dr Mamadou SANOGO" w:date="2023-10-27T10:21:00Z">
        <w:r w:rsidR="00CB3FC8" w:rsidRPr="00A36245">
          <w:rPr>
            <w:bCs/>
            <w:color w:val="000000" w:themeColor="text1"/>
            <w:szCs w:val="24"/>
          </w:rPr>
          <w:t>gynécologie-obstétrique</w:t>
        </w:r>
        <w:r w:rsidR="00CB3FC8" w:rsidRPr="009C7542">
          <w:rPr>
            <w:iCs/>
            <w:color w:val="000000" w:themeColor="text1"/>
            <w:szCs w:val="24"/>
            <w:lang w:val="fr-ML"/>
          </w:rPr>
          <w:t xml:space="preserve"> </w:t>
        </w:r>
      </w:ins>
      <w:del w:id="1847" w:author="Dr Mamadou SANOGO" w:date="2023-10-26T13:07:00Z">
        <w:r w:rsidRPr="007A4AFC" w:rsidDel="003A18E5">
          <w:rPr>
            <w:iCs/>
            <w:color w:val="000000" w:themeColor="text1"/>
            <w:szCs w:val="24"/>
          </w:rPr>
          <w:delText>épidémiologie</w:delText>
        </w:r>
      </w:del>
      <w:r w:rsidRPr="007A4AFC">
        <w:rPr>
          <w:iCs/>
          <w:color w:val="000000" w:themeColor="text1"/>
          <w:szCs w:val="24"/>
        </w:rPr>
        <w:t>.</w:t>
      </w:r>
    </w:p>
    <w:p w14:paraId="18A1F4E2" w14:textId="1AD94C21" w:rsidR="00643698" w:rsidRPr="007A4AFC" w:rsidRDefault="00643698">
      <w:pPr>
        <w:spacing w:line="276" w:lineRule="auto"/>
        <w:ind w:right="11"/>
        <w:rPr>
          <w:b/>
          <w:bCs/>
          <w:iCs/>
          <w:color w:val="000000" w:themeColor="text1"/>
          <w:szCs w:val="24"/>
          <w:rPrChange w:id="1848" w:author="Dr Mamadou SANOGO" w:date="2023-10-25T18:15:00Z">
            <w:rPr>
              <w:b/>
              <w:bCs/>
              <w:iCs/>
              <w:color w:val="00B050"/>
              <w:szCs w:val="24"/>
            </w:rPr>
          </w:rPrChange>
        </w:rPr>
        <w:pPrChange w:id="1849" w:author="Dr Mamadou SANOGO" w:date="2023-10-27T13:41:00Z">
          <w:pPr>
            <w:spacing w:line="360" w:lineRule="auto"/>
            <w:ind w:right="11"/>
          </w:pPr>
        </w:pPrChange>
      </w:pPr>
      <w:r w:rsidRPr="007A4AFC">
        <w:rPr>
          <w:b/>
          <w:bCs/>
          <w:iCs/>
          <w:color w:val="000000" w:themeColor="text1"/>
          <w:szCs w:val="24"/>
          <w:rPrChange w:id="1850" w:author="Dr Mamadou SANOGO" w:date="2023-10-25T18:15:00Z">
            <w:rPr>
              <w:b/>
              <w:bCs/>
              <w:iCs/>
              <w:color w:val="00B050"/>
              <w:szCs w:val="24"/>
            </w:rPr>
          </w:rPrChange>
        </w:rPr>
        <w:t>Annexe n°</w:t>
      </w:r>
      <w:ins w:id="1851" w:author="Cauris Cosmetics" w:date="2023-10-25T14:42:00Z">
        <w:r w:rsidR="00784C2B">
          <w:rPr>
            <w:b/>
            <w:bCs/>
            <w:iCs/>
            <w:color w:val="000000" w:themeColor="text1"/>
            <w:szCs w:val="24"/>
          </w:rPr>
          <w:t>0</w:t>
        </w:r>
      </w:ins>
      <w:r w:rsidR="00665425" w:rsidRPr="007A4AFC">
        <w:rPr>
          <w:b/>
          <w:bCs/>
          <w:iCs/>
          <w:color w:val="000000" w:themeColor="text1"/>
          <w:szCs w:val="24"/>
          <w:rPrChange w:id="1852" w:author="Dr Mamadou SANOGO" w:date="2023-10-25T18:15:00Z">
            <w:rPr>
              <w:b/>
              <w:bCs/>
              <w:iCs/>
              <w:color w:val="00B050"/>
              <w:szCs w:val="24"/>
            </w:rPr>
          </w:rPrChange>
        </w:rPr>
        <w:t>1</w:t>
      </w:r>
      <w:ins w:id="1853" w:author="Cauris Cosmetics" w:date="2023-10-25T14:42:00Z">
        <w:r w:rsidR="00784C2B">
          <w:rPr>
            <w:b/>
            <w:bCs/>
            <w:iCs/>
            <w:color w:val="000000" w:themeColor="text1"/>
            <w:szCs w:val="24"/>
          </w:rPr>
          <w:t>7</w:t>
        </w:r>
      </w:ins>
      <w:del w:id="1854" w:author="Cauris Cosmetics" w:date="2023-10-25T14:42:00Z">
        <w:r w:rsidR="00665425" w:rsidRPr="007A4AFC" w:rsidDel="00784C2B">
          <w:rPr>
            <w:b/>
            <w:bCs/>
            <w:iCs/>
            <w:color w:val="000000" w:themeColor="text1"/>
            <w:szCs w:val="24"/>
            <w:rPrChange w:id="1855" w:author="Dr Mamadou SANOGO" w:date="2023-10-25T18:15:00Z">
              <w:rPr>
                <w:b/>
                <w:bCs/>
                <w:iCs/>
                <w:color w:val="00B050"/>
                <w:szCs w:val="24"/>
              </w:rPr>
            </w:rPrChange>
          </w:rPr>
          <w:delText>8</w:delText>
        </w:r>
      </w:del>
      <w:r w:rsidRPr="007A4AFC">
        <w:rPr>
          <w:b/>
          <w:bCs/>
          <w:iCs/>
          <w:color w:val="000000" w:themeColor="text1"/>
          <w:szCs w:val="24"/>
          <w:rPrChange w:id="1856" w:author="Dr Mamadou SANOGO" w:date="2023-10-25T18:15:00Z">
            <w:rPr>
              <w:b/>
              <w:bCs/>
              <w:iCs/>
              <w:color w:val="00B050"/>
              <w:szCs w:val="24"/>
            </w:rPr>
          </w:rPrChange>
        </w:rPr>
        <w:t xml:space="preserve">: </w:t>
      </w:r>
      <w:ins w:id="1857" w:author="Dr Mamadou SANOGO" w:date="2023-10-27T10:21:00Z">
        <w:r w:rsidR="00CB3FC8" w:rsidRPr="00CB3FC8">
          <w:rPr>
            <w:iCs/>
            <w:color w:val="000000" w:themeColor="text1"/>
            <w:szCs w:val="24"/>
            <w:rPrChange w:id="1858" w:author="Dr Mamadou SANOGO" w:date="2023-10-27T10:21:00Z">
              <w:rPr>
                <w:b/>
                <w:bCs/>
                <w:iCs/>
                <w:color w:val="000000" w:themeColor="text1"/>
                <w:szCs w:val="24"/>
              </w:rPr>
            </w:rPrChange>
          </w:rPr>
          <w:t>A</w:t>
        </w:r>
      </w:ins>
      <w:del w:id="1859" w:author="Dr Mamadou SANOGO" w:date="2023-10-27T10:21:00Z">
        <w:r w:rsidRPr="00CB3FC8" w:rsidDel="00CB3FC8">
          <w:rPr>
            <w:iCs/>
            <w:color w:val="000000" w:themeColor="text1"/>
            <w:szCs w:val="24"/>
            <w:rPrChange w:id="1860" w:author="Dr Mamadou SANOGO" w:date="2023-10-27T10:21:00Z">
              <w:rPr>
                <w:b/>
                <w:bCs/>
                <w:iCs/>
                <w:color w:val="00B050"/>
                <w:szCs w:val="24"/>
              </w:rPr>
            </w:rPrChange>
          </w:rPr>
          <w:delText>a</w:delText>
        </w:r>
      </w:del>
      <w:r w:rsidRPr="00CB3FC8">
        <w:rPr>
          <w:iCs/>
          <w:color w:val="000000" w:themeColor="text1"/>
          <w:szCs w:val="24"/>
          <w:rPrChange w:id="1861" w:author="Dr Mamadou SANOGO" w:date="2023-10-27T10:21:00Z">
            <w:rPr>
              <w:b/>
              <w:bCs/>
              <w:iCs/>
              <w:color w:val="00B050"/>
              <w:szCs w:val="24"/>
            </w:rPr>
          </w:rPrChange>
        </w:rPr>
        <w:t>ctes de nomination des membres de l’équipe pédagogique</w:t>
      </w:r>
      <w:r w:rsidRPr="007A4AFC">
        <w:rPr>
          <w:b/>
          <w:bCs/>
          <w:iCs/>
          <w:color w:val="000000" w:themeColor="text1"/>
          <w:szCs w:val="24"/>
          <w:rPrChange w:id="1862" w:author="Dr Mamadou SANOGO" w:date="2023-10-25T18:15:00Z">
            <w:rPr>
              <w:b/>
              <w:bCs/>
              <w:iCs/>
              <w:color w:val="00B050"/>
              <w:szCs w:val="24"/>
            </w:rPr>
          </w:rPrChange>
        </w:rPr>
        <w:t xml:space="preserve"> </w:t>
      </w:r>
    </w:p>
    <w:p w14:paraId="183C3AD4" w14:textId="77777777" w:rsidR="00643698" w:rsidRPr="007A4AFC" w:rsidRDefault="00643698">
      <w:pPr>
        <w:spacing w:line="276" w:lineRule="auto"/>
        <w:ind w:right="11"/>
        <w:rPr>
          <w:b/>
          <w:color w:val="000000" w:themeColor="text1"/>
          <w:szCs w:val="24"/>
        </w:rPr>
        <w:pPrChange w:id="1863" w:author="Dr Mamadou SANOGO" w:date="2023-10-27T13:41:00Z">
          <w:pPr>
            <w:spacing w:line="360" w:lineRule="auto"/>
            <w:ind w:right="11"/>
          </w:pPr>
        </w:pPrChange>
      </w:pPr>
      <w:bookmarkStart w:id="1864" w:name="_Toc145944508"/>
      <w:r w:rsidRPr="007A4AFC">
        <w:rPr>
          <w:b/>
          <w:color w:val="000000" w:themeColor="text1"/>
          <w:szCs w:val="24"/>
        </w:rPr>
        <w:t>Référence 3 : Les effectifs de la formation et les différents régimes d’inscription des étudiants sont clairement identifiés</w:t>
      </w:r>
      <w:bookmarkEnd w:id="1864"/>
    </w:p>
    <w:p w14:paraId="59A985C0" w14:textId="77777777" w:rsidR="00643698" w:rsidRPr="007A4AFC" w:rsidRDefault="00643698" w:rsidP="00643698">
      <w:pPr>
        <w:widowControl w:val="0"/>
        <w:autoSpaceDE w:val="0"/>
        <w:autoSpaceDN w:val="0"/>
        <w:adjustRightInd w:val="0"/>
        <w:spacing w:line="240" w:lineRule="auto"/>
        <w:ind w:right="9"/>
        <w:rPr>
          <w:color w:val="000000" w:themeColor="text1"/>
          <w:sz w:val="10"/>
          <w:szCs w:val="24"/>
          <w:lang w:val="fr-ML"/>
          <w:rPrChange w:id="1865" w:author="Dr Mamadou SANOGO" w:date="2023-10-25T18:15:00Z">
            <w:rPr>
              <w:color w:val="000000"/>
              <w:sz w:val="10"/>
              <w:szCs w:val="24"/>
              <w:lang w:val="fr-ML"/>
            </w:rPr>
          </w:rPrChange>
        </w:rPr>
      </w:pPr>
    </w:p>
    <w:p w14:paraId="577D05A0" w14:textId="77777777" w:rsidR="00643698" w:rsidRPr="007A4AFC" w:rsidRDefault="00643698">
      <w:pPr>
        <w:spacing w:line="276" w:lineRule="auto"/>
        <w:ind w:right="11"/>
        <w:rPr>
          <w:b/>
          <w:i/>
          <w:iCs/>
          <w:color w:val="000000" w:themeColor="text1"/>
          <w:szCs w:val="24"/>
        </w:rPr>
        <w:pPrChange w:id="1866" w:author="Dr Mamadou SANOGO" w:date="2023-10-27T13:41:00Z">
          <w:pPr>
            <w:spacing w:line="360" w:lineRule="auto"/>
            <w:ind w:right="11"/>
          </w:pPr>
        </w:pPrChange>
      </w:pPr>
      <w:r w:rsidRPr="007A4AFC">
        <w:rPr>
          <w:b/>
          <w:i/>
          <w:iCs/>
          <w:color w:val="000000" w:themeColor="text1"/>
          <w:szCs w:val="24"/>
        </w:rPr>
        <w:t>Critère 1 : Les modalités de recrutement sont clairement définies et connues des candidats</w:t>
      </w:r>
    </w:p>
    <w:p w14:paraId="724DA63C" w14:textId="76F85BE9" w:rsidR="00643698" w:rsidRPr="007A4AFC" w:rsidRDefault="00643698">
      <w:pPr>
        <w:spacing w:line="276" w:lineRule="auto"/>
        <w:ind w:left="74" w:right="34"/>
        <w:rPr>
          <w:iCs/>
          <w:color w:val="000000" w:themeColor="text1"/>
          <w:szCs w:val="24"/>
        </w:rPr>
        <w:pPrChange w:id="1867" w:author="Dr Mamadou SANOGO" w:date="2023-10-27T13:41:00Z">
          <w:pPr>
            <w:spacing w:line="360" w:lineRule="auto"/>
            <w:ind w:left="74" w:right="34"/>
          </w:pPr>
        </w:pPrChange>
      </w:pPr>
      <w:r w:rsidRPr="007A4AFC">
        <w:rPr>
          <w:iCs/>
          <w:color w:val="000000" w:themeColor="text1"/>
          <w:szCs w:val="24"/>
        </w:rPr>
        <w:t>L’école se sert de ses différents canaux de communication, pour permettre aux différents candidats d’être informés sur les modalités de recrutement. Ainsi, beaucoup d’informations sur les modalités de recrutement des candidats de l’EPS</w:t>
      </w:r>
      <w:ins w:id="1868" w:author="Dr Mamadou SANOGO" w:date="2023-10-27T10:23:00Z">
        <w:r w:rsidR="00CB3FC8">
          <w:rPr>
            <w:iCs/>
            <w:color w:val="000000" w:themeColor="text1"/>
            <w:szCs w:val="24"/>
          </w:rPr>
          <w:t>F</w:t>
        </w:r>
      </w:ins>
      <w:del w:id="1869" w:author="Dr Mamadou SANOGO" w:date="2023-10-27T10:23:00Z">
        <w:r w:rsidRPr="007A4AFC" w:rsidDel="00CB3FC8">
          <w:rPr>
            <w:iCs/>
            <w:color w:val="000000" w:themeColor="text1"/>
            <w:szCs w:val="24"/>
          </w:rPr>
          <w:delText>f</w:delText>
        </w:r>
      </w:del>
      <w:r w:rsidRPr="007A4AFC">
        <w:rPr>
          <w:iCs/>
          <w:color w:val="000000" w:themeColor="text1"/>
          <w:szCs w:val="24"/>
        </w:rPr>
        <w:t>é sont disponibles sur le lien suivant :</w:t>
      </w:r>
      <w:r w:rsidRPr="007A4AFC">
        <w:rPr>
          <w:i/>
          <w:color w:val="000000" w:themeColor="text1"/>
          <w:szCs w:val="24"/>
          <w:lang w:val="fr-ML"/>
        </w:rPr>
        <w:t xml:space="preserve">  </w:t>
      </w:r>
      <w:r w:rsidRPr="007A4AFC">
        <w:rPr>
          <w:rFonts w:ascii="Calibri" w:hAnsi="Calibri"/>
          <w:color w:val="000000" w:themeColor="text1"/>
          <w:sz w:val="22"/>
          <w:rPrChange w:id="1870" w:author="Dr Mamadou SANOGO" w:date="2023-10-25T18:15:00Z">
            <w:rPr>
              <w:rFonts w:ascii="Calibri" w:hAnsi="Calibri"/>
              <w:sz w:val="22"/>
            </w:rPr>
          </w:rPrChange>
        </w:rPr>
        <w:fldChar w:fldCharType="begin"/>
      </w:r>
      <w:r w:rsidRPr="007A4AFC">
        <w:rPr>
          <w:color w:val="000000" w:themeColor="text1"/>
          <w:rPrChange w:id="1871" w:author="Dr Mamadou SANOGO" w:date="2023-10-25T18:15:00Z">
            <w:rPr/>
          </w:rPrChange>
        </w:rPr>
        <w:instrText>HYPERLINK "https://www.esfe-mali.org/admission-et-conditions.php"</w:instrText>
      </w:r>
      <w:r w:rsidRPr="00B40348">
        <w:rPr>
          <w:rFonts w:ascii="Calibri" w:hAnsi="Calibri"/>
          <w:color w:val="000000" w:themeColor="text1"/>
          <w:sz w:val="22"/>
        </w:rPr>
      </w:r>
      <w:r w:rsidRPr="007A4AFC">
        <w:rPr>
          <w:rFonts w:ascii="Calibri" w:hAnsi="Calibri"/>
          <w:color w:val="000000" w:themeColor="text1"/>
          <w:sz w:val="22"/>
          <w:rPrChange w:id="1872" w:author="Dr Mamadou SANOGO" w:date="2023-10-25T18:15:00Z">
            <w:rPr>
              <w:rStyle w:val="Lienhypertexte"/>
              <w:i/>
              <w:szCs w:val="24"/>
            </w:rPr>
          </w:rPrChange>
        </w:rPr>
        <w:fldChar w:fldCharType="separate"/>
      </w:r>
      <w:r w:rsidRPr="007A4AFC">
        <w:rPr>
          <w:rStyle w:val="Lienhypertexte"/>
          <w:i/>
          <w:color w:val="000000" w:themeColor="text1"/>
          <w:szCs w:val="24"/>
          <w:rPrChange w:id="1873" w:author="Dr Mamadou SANOGO" w:date="2023-10-25T18:15:00Z">
            <w:rPr>
              <w:rStyle w:val="Lienhypertexte"/>
              <w:i/>
              <w:szCs w:val="24"/>
            </w:rPr>
          </w:rPrChange>
        </w:rPr>
        <w:t>https://www.esfe-mali.org/admission-et-conditions.php</w:t>
      </w:r>
      <w:r w:rsidRPr="007A4AFC">
        <w:rPr>
          <w:rStyle w:val="Lienhypertexte"/>
          <w:i/>
          <w:color w:val="000000" w:themeColor="text1"/>
          <w:szCs w:val="24"/>
          <w:rPrChange w:id="1874" w:author="Dr Mamadou SANOGO" w:date="2023-10-25T18:15:00Z">
            <w:rPr>
              <w:rStyle w:val="Lienhypertexte"/>
              <w:i/>
              <w:szCs w:val="24"/>
            </w:rPr>
          </w:rPrChange>
        </w:rPr>
        <w:fldChar w:fldCharType="end"/>
      </w:r>
      <w:r w:rsidRPr="007A4AFC">
        <w:rPr>
          <w:i/>
          <w:color w:val="000000" w:themeColor="text1"/>
          <w:szCs w:val="24"/>
          <w:rPrChange w:id="1875" w:author="Dr Mamadou SANOGO" w:date="2023-10-25T18:15:00Z">
            <w:rPr>
              <w:i/>
              <w:szCs w:val="24"/>
            </w:rPr>
          </w:rPrChange>
        </w:rPr>
        <w:t xml:space="preserve">. </w:t>
      </w:r>
      <w:r w:rsidRPr="007A4AFC">
        <w:rPr>
          <w:iCs/>
          <w:color w:val="000000" w:themeColor="text1"/>
          <w:szCs w:val="24"/>
        </w:rPr>
        <w:t xml:space="preserve">Le quota fixé pour le recrutement des étudiants en Master </w:t>
      </w:r>
      <w:ins w:id="1876" w:author="Dr Mamadou SANOGO" w:date="2023-10-27T10:22:00Z">
        <w:r w:rsidR="00CB3FC8" w:rsidRPr="00A36245">
          <w:rPr>
            <w:bCs/>
            <w:color w:val="000000" w:themeColor="text1"/>
            <w:szCs w:val="24"/>
          </w:rPr>
          <w:t>gynécologie-obstétrique</w:t>
        </w:r>
        <w:r w:rsidR="00CB3FC8" w:rsidRPr="009C7542">
          <w:rPr>
            <w:iCs/>
            <w:color w:val="000000" w:themeColor="text1"/>
            <w:szCs w:val="24"/>
            <w:lang w:val="fr-ML"/>
          </w:rPr>
          <w:t xml:space="preserve"> </w:t>
        </w:r>
      </w:ins>
      <w:del w:id="1877" w:author="Dr Mamadou SANOGO" w:date="2023-10-26T13:07:00Z">
        <w:r w:rsidRPr="007A4AFC" w:rsidDel="003A18E5">
          <w:rPr>
            <w:iCs/>
            <w:color w:val="000000" w:themeColor="text1"/>
            <w:szCs w:val="24"/>
          </w:rPr>
          <w:delText>épidémiologie</w:delText>
        </w:r>
      </w:del>
      <w:del w:id="1878" w:author="Dr Mamadou SANOGO" w:date="2023-10-27T10:22:00Z">
        <w:r w:rsidRPr="007A4AFC" w:rsidDel="00CB3FC8">
          <w:rPr>
            <w:iCs/>
            <w:color w:val="000000" w:themeColor="text1"/>
            <w:szCs w:val="24"/>
          </w:rPr>
          <w:delText xml:space="preserve"> </w:delText>
        </w:r>
      </w:del>
      <w:r w:rsidRPr="007A4AFC">
        <w:rPr>
          <w:iCs/>
          <w:color w:val="000000" w:themeColor="text1"/>
          <w:szCs w:val="24"/>
        </w:rPr>
        <w:t>est</w:t>
      </w:r>
      <w:ins w:id="1879" w:author="Dr Mamadou SANOGO" w:date="2023-10-27T10:23:00Z">
        <w:r w:rsidR="00CB3FC8">
          <w:rPr>
            <w:iCs/>
            <w:color w:val="000000" w:themeColor="text1"/>
            <w:szCs w:val="24"/>
          </w:rPr>
          <w:t xml:space="preserve"> en</w:t>
        </w:r>
      </w:ins>
      <w:r w:rsidRPr="007A4AFC">
        <w:rPr>
          <w:iCs/>
          <w:color w:val="000000" w:themeColor="text1"/>
          <w:szCs w:val="24"/>
        </w:rPr>
        <w:t xml:space="preserve"> fonction des capacités d’accueil et d’encadrement de l’EPSFé.</w:t>
      </w:r>
    </w:p>
    <w:p w14:paraId="218B7607" w14:textId="5EFE2127" w:rsidR="00643698" w:rsidRPr="007A4AFC" w:rsidDel="006778CD" w:rsidRDefault="00643698">
      <w:pPr>
        <w:spacing w:line="276" w:lineRule="auto"/>
        <w:ind w:right="11"/>
        <w:rPr>
          <w:del w:id="1880" w:author="Dr Mamadou SANOGO" w:date="2023-10-27T13:58:00Z"/>
          <w:b/>
          <w:bCs/>
          <w:iCs/>
          <w:color w:val="000000" w:themeColor="text1"/>
          <w:szCs w:val="24"/>
          <w:rPrChange w:id="1881" w:author="Dr Mamadou SANOGO" w:date="2023-10-25T18:15:00Z">
            <w:rPr>
              <w:del w:id="1882" w:author="Dr Mamadou SANOGO" w:date="2023-10-27T13:58:00Z"/>
              <w:b/>
              <w:bCs/>
              <w:iCs/>
              <w:color w:val="00B050"/>
              <w:szCs w:val="24"/>
            </w:rPr>
          </w:rPrChange>
        </w:rPr>
        <w:pPrChange w:id="1883" w:author="Dr Mamadou SANOGO" w:date="2023-10-27T13:41:00Z">
          <w:pPr>
            <w:spacing w:line="360" w:lineRule="auto"/>
            <w:ind w:right="11"/>
          </w:pPr>
        </w:pPrChange>
      </w:pPr>
      <w:r w:rsidRPr="007A4AFC">
        <w:rPr>
          <w:b/>
          <w:bCs/>
          <w:iCs/>
          <w:color w:val="000000" w:themeColor="text1"/>
          <w:szCs w:val="24"/>
          <w:rPrChange w:id="1884" w:author="Dr Mamadou SANOGO" w:date="2023-10-25T18:15:00Z">
            <w:rPr>
              <w:b/>
              <w:bCs/>
              <w:iCs/>
              <w:color w:val="00B050"/>
              <w:szCs w:val="24"/>
            </w:rPr>
          </w:rPrChange>
        </w:rPr>
        <w:t>Annexe n°</w:t>
      </w:r>
      <w:ins w:id="1885" w:author="Cauris Cosmetics" w:date="2023-10-25T14:42:00Z">
        <w:r w:rsidR="00784C2B">
          <w:rPr>
            <w:b/>
            <w:bCs/>
            <w:iCs/>
            <w:color w:val="000000" w:themeColor="text1"/>
            <w:szCs w:val="24"/>
          </w:rPr>
          <w:t>0</w:t>
        </w:r>
      </w:ins>
      <w:r w:rsidR="00C6348F" w:rsidRPr="007A4AFC">
        <w:rPr>
          <w:b/>
          <w:bCs/>
          <w:iCs/>
          <w:color w:val="000000" w:themeColor="text1"/>
          <w:szCs w:val="24"/>
          <w:rPrChange w:id="1886" w:author="Dr Mamadou SANOGO" w:date="2023-10-25T18:15:00Z">
            <w:rPr>
              <w:b/>
              <w:bCs/>
              <w:iCs/>
              <w:color w:val="00B050"/>
              <w:szCs w:val="24"/>
            </w:rPr>
          </w:rPrChange>
        </w:rPr>
        <w:t>1</w:t>
      </w:r>
      <w:ins w:id="1887" w:author="Cauris Cosmetics" w:date="2023-10-25T14:42:00Z">
        <w:r w:rsidR="00784C2B">
          <w:rPr>
            <w:b/>
            <w:bCs/>
            <w:iCs/>
            <w:color w:val="000000" w:themeColor="text1"/>
            <w:szCs w:val="24"/>
          </w:rPr>
          <w:t>8</w:t>
        </w:r>
      </w:ins>
      <w:del w:id="1888" w:author="Cauris Cosmetics" w:date="2023-10-25T14:42:00Z">
        <w:r w:rsidR="00C6348F" w:rsidRPr="007A4AFC" w:rsidDel="00784C2B">
          <w:rPr>
            <w:b/>
            <w:bCs/>
            <w:iCs/>
            <w:color w:val="000000" w:themeColor="text1"/>
            <w:szCs w:val="24"/>
            <w:rPrChange w:id="1889" w:author="Dr Mamadou SANOGO" w:date="2023-10-25T18:15:00Z">
              <w:rPr>
                <w:b/>
                <w:bCs/>
                <w:iCs/>
                <w:color w:val="00B050"/>
                <w:szCs w:val="24"/>
              </w:rPr>
            </w:rPrChange>
          </w:rPr>
          <w:delText>9</w:delText>
        </w:r>
      </w:del>
      <w:r w:rsidRPr="007A4AFC">
        <w:rPr>
          <w:b/>
          <w:bCs/>
          <w:iCs/>
          <w:color w:val="000000" w:themeColor="text1"/>
          <w:szCs w:val="24"/>
          <w:rPrChange w:id="1890" w:author="Dr Mamadou SANOGO" w:date="2023-10-25T18:15:00Z">
            <w:rPr>
              <w:b/>
              <w:bCs/>
              <w:iCs/>
              <w:color w:val="00B050"/>
              <w:szCs w:val="24"/>
            </w:rPr>
          </w:rPrChange>
        </w:rPr>
        <w:t xml:space="preserve">: </w:t>
      </w:r>
      <w:ins w:id="1891" w:author="Dr Mamadou SANOGO" w:date="2023-10-27T10:23:00Z">
        <w:r w:rsidR="00CB3FC8" w:rsidRPr="00CB3FC8">
          <w:rPr>
            <w:iCs/>
            <w:color w:val="000000" w:themeColor="text1"/>
            <w:szCs w:val="24"/>
            <w:rPrChange w:id="1892" w:author="Dr Mamadou SANOGO" w:date="2023-10-27T10:23:00Z">
              <w:rPr>
                <w:b/>
                <w:bCs/>
                <w:iCs/>
                <w:color w:val="000000" w:themeColor="text1"/>
                <w:szCs w:val="24"/>
              </w:rPr>
            </w:rPrChange>
          </w:rPr>
          <w:t>R</w:t>
        </w:r>
      </w:ins>
      <w:del w:id="1893" w:author="Dr Mamadou SANOGO" w:date="2023-10-27T10:23:00Z">
        <w:r w:rsidRPr="00CB3FC8" w:rsidDel="00CB3FC8">
          <w:rPr>
            <w:iCs/>
            <w:color w:val="000000" w:themeColor="text1"/>
            <w:szCs w:val="24"/>
            <w:rPrChange w:id="1894" w:author="Dr Mamadou SANOGO" w:date="2023-10-27T10:23:00Z">
              <w:rPr>
                <w:b/>
                <w:bCs/>
                <w:iCs/>
                <w:color w:val="00B050"/>
                <w:szCs w:val="24"/>
              </w:rPr>
            </w:rPrChange>
          </w:rPr>
          <w:delText>r</w:delText>
        </w:r>
      </w:del>
      <w:r w:rsidRPr="00CB3FC8">
        <w:rPr>
          <w:iCs/>
          <w:color w:val="000000" w:themeColor="text1"/>
          <w:szCs w:val="24"/>
          <w:rPrChange w:id="1895" w:author="Dr Mamadou SANOGO" w:date="2023-10-27T10:23:00Z">
            <w:rPr>
              <w:b/>
              <w:bCs/>
              <w:iCs/>
              <w:color w:val="00B050"/>
              <w:szCs w:val="24"/>
            </w:rPr>
          </w:rPrChange>
        </w:rPr>
        <w:t>èglement</w:t>
      </w:r>
      <w:del w:id="1896" w:author="Dr Mamadou SANOGO" w:date="2023-10-27T10:24:00Z">
        <w:r w:rsidRPr="00CB3FC8" w:rsidDel="00CB3FC8">
          <w:rPr>
            <w:iCs/>
            <w:color w:val="000000" w:themeColor="text1"/>
            <w:szCs w:val="24"/>
            <w:rPrChange w:id="1897" w:author="Dr Mamadou SANOGO" w:date="2023-10-27T10:23:00Z">
              <w:rPr>
                <w:b/>
                <w:bCs/>
                <w:iCs/>
                <w:color w:val="00B050"/>
                <w:szCs w:val="24"/>
              </w:rPr>
            </w:rPrChange>
          </w:rPr>
          <w:delText>s</w:delText>
        </w:r>
      </w:del>
      <w:r w:rsidRPr="00CB3FC8">
        <w:rPr>
          <w:iCs/>
          <w:color w:val="000000" w:themeColor="text1"/>
          <w:szCs w:val="24"/>
          <w:rPrChange w:id="1898" w:author="Dr Mamadou SANOGO" w:date="2023-10-27T10:23:00Z">
            <w:rPr>
              <w:b/>
              <w:bCs/>
              <w:iCs/>
              <w:color w:val="00B050"/>
              <w:szCs w:val="24"/>
            </w:rPr>
          </w:rPrChange>
        </w:rPr>
        <w:t xml:space="preserve"> intérieur</w:t>
      </w:r>
      <w:del w:id="1899" w:author="Dr Mamadou SANOGO" w:date="2023-10-27T10:24:00Z">
        <w:r w:rsidRPr="00CB3FC8" w:rsidDel="00CB3FC8">
          <w:rPr>
            <w:iCs/>
            <w:color w:val="000000" w:themeColor="text1"/>
            <w:szCs w:val="24"/>
            <w:rPrChange w:id="1900" w:author="Dr Mamadou SANOGO" w:date="2023-10-27T10:23:00Z">
              <w:rPr>
                <w:b/>
                <w:bCs/>
                <w:iCs/>
                <w:color w:val="00B050"/>
                <w:szCs w:val="24"/>
              </w:rPr>
            </w:rPrChange>
          </w:rPr>
          <w:delText>s</w:delText>
        </w:r>
      </w:del>
      <w:r w:rsidRPr="007A4AFC">
        <w:rPr>
          <w:b/>
          <w:bCs/>
          <w:iCs/>
          <w:color w:val="000000" w:themeColor="text1"/>
          <w:szCs w:val="24"/>
          <w:rPrChange w:id="1901" w:author="Dr Mamadou SANOGO" w:date="2023-10-25T18:15:00Z">
            <w:rPr>
              <w:b/>
              <w:bCs/>
              <w:iCs/>
              <w:color w:val="00B050"/>
              <w:szCs w:val="24"/>
            </w:rPr>
          </w:rPrChange>
        </w:rPr>
        <w:t xml:space="preserve">  </w:t>
      </w:r>
    </w:p>
    <w:p w14:paraId="672328E0" w14:textId="77777777" w:rsidR="003B1197" w:rsidRDefault="003B1197" w:rsidP="003B1197">
      <w:pPr>
        <w:spacing w:line="276" w:lineRule="auto"/>
        <w:ind w:right="11"/>
        <w:rPr>
          <w:ins w:id="1902" w:author="Dr Mamadou SANOGO" w:date="2023-10-27T13:41:00Z"/>
          <w:b/>
          <w:i/>
          <w:iCs/>
          <w:color w:val="000000" w:themeColor="text1"/>
          <w:szCs w:val="24"/>
        </w:rPr>
      </w:pPr>
    </w:p>
    <w:p w14:paraId="7E3B9FBD" w14:textId="754EB282" w:rsidR="00643698" w:rsidRPr="007A4AFC" w:rsidRDefault="00643698">
      <w:pPr>
        <w:spacing w:line="276" w:lineRule="auto"/>
        <w:ind w:right="11"/>
        <w:rPr>
          <w:b/>
          <w:i/>
          <w:iCs/>
          <w:color w:val="000000" w:themeColor="text1"/>
          <w:szCs w:val="24"/>
        </w:rPr>
        <w:pPrChange w:id="1903" w:author="Dr Mamadou SANOGO" w:date="2023-10-27T13:41:00Z">
          <w:pPr>
            <w:spacing w:line="360" w:lineRule="auto"/>
            <w:ind w:right="11"/>
          </w:pPr>
        </w:pPrChange>
      </w:pPr>
      <w:r w:rsidRPr="007A4AFC">
        <w:rPr>
          <w:b/>
          <w:i/>
          <w:iCs/>
          <w:color w:val="000000" w:themeColor="text1"/>
          <w:szCs w:val="24"/>
        </w:rPr>
        <w:t>Critère 2 : Les effectifs de la formation sont régulièrement suivis, aussi bien en termes quantitatifs que qualitatifs (formation initiale standard ou par alternance, formation continue, etc.)</w:t>
      </w:r>
    </w:p>
    <w:p w14:paraId="506C1483" w14:textId="60857DFB" w:rsidR="00643698" w:rsidRPr="007A4AFC" w:rsidRDefault="00643698">
      <w:pPr>
        <w:spacing w:line="276" w:lineRule="auto"/>
        <w:ind w:left="74" w:right="34"/>
        <w:rPr>
          <w:iCs/>
          <w:color w:val="000000" w:themeColor="text1"/>
          <w:szCs w:val="24"/>
        </w:rPr>
        <w:pPrChange w:id="1904" w:author="Dr Mamadou SANOGO" w:date="2023-10-27T13:42:00Z">
          <w:pPr>
            <w:spacing w:line="360" w:lineRule="auto"/>
            <w:ind w:left="74" w:right="34"/>
          </w:pPr>
        </w:pPrChange>
      </w:pPr>
      <w:r w:rsidRPr="007A4AFC">
        <w:rPr>
          <w:iCs/>
          <w:color w:val="000000" w:themeColor="text1"/>
          <w:szCs w:val="24"/>
        </w:rPr>
        <w:t xml:space="preserve">Le suivi régulier des effectifs, à la fois en termes de quantité (combien d'individus sont inscrits ou participent à la formation) et de qualité (la pertinence des participants, leur niveau de satisfaction, les résultats obtenus), est assuré à travers différentes </w:t>
      </w:r>
      <w:r w:rsidR="00583CF4" w:rsidRPr="007A4AFC">
        <w:rPr>
          <w:iCs/>
          <w:color w:val="000000" w:themeColor="text1"/>
          <w:szCs w:val="24"/>
        </w:rPr>
        <w:t>listes de présence des étudiants aux différentes</w:t>
      </w:r>
      <w:r w:rsidRPr="007A4AFC">
        <w:rPr>
          <w:iCs/>
          <w:color w:val="000000" w:themeColor="text1"/>
          <w:szCs w:val="24"/>
        </w:rPr>
        <w:t xml:space="preserve"> évaluation</w:t>
      </w:r>
      <w:r w:rsidR="00583CF4" w:rsidRPr="007A4AFC">
        <w:rPr>
          <w:iCs/>
          <w:color w:val="000000" w:themeColor="text1"/>
          <w:szCs w:val="24"/>
        </w:rPr>
        <w:t>s</w:t>
      </w:r>
      <w:r w:rsidRPr="007A4AFC">
        <w:rPr>
          <w:iCs/>
          <w:color w:val="000000" w:themeColor="text1"/>
          <w:szCs w:val="24"/>
        </w:rPr>
        <w:t xml:space="preserve"> et </w:t>
      </w:r>
      <w:r w:rsidR="00583CF4" w:rsidRPr="007A4AFC">
        <w:rPr>
          <w:iCs/>
          <w:color w:val="000000" w:themeColor="text1"/>
          <w:szCs w:val="24"/>
        </w:rPr>
        <w:t>le cahier</w:t>
      </w:r>
      <w:r w:rsidRPr="007A4AFC">
        <w:rPr>
          <w:iCs/>
          <w:color w:val="000000" w:themeColor="text1"/>
          <w:szCs w:val="24"/>
        </w:rPr>
        <w:t xml:space="preserve"> </w:t>
      </w:r>
      <w:r w:rsidR="00583CF4" w:rsidRPr="007A4AFC">
        <w:rPr>
          <w:iCs/>
          <w:color w:val="000000" w:themeColor="text1"/>
          <w:szCs w:val="24"/>
        </w:rPr>
        <w:t xml:space="preserve">de </w:t>
      </w:r>
      <w:r w:rsidRPr="007A4AFC">
        <w:rPr>
          <w:iCs/>
          <w:color w:val="000000" w:themeColor="text1"/>
          <w:szCs w:val="24"/>
        </w:rPr>
        <w:t>suivi mis à la disposition des responsables pédagogiques, du surveillant, des enseignants, pour assurer l'efficacité et la pertinence du programme.</w:t>
      </w:r>
    </w:p>
    <w:p w14:paraId="15C61F88" w14:textId="0DD24E5B" w:rsidR="00583CF4" w:rsidRPr="007A4AFC" w:rsidRDefault="00643698">
      <w:pPr>
        <w:spacing w:line="276" w:lineRule="auto"/>
        <w:ind w:right="11"/>
        <w:rPr>
          <w:b/>
          <w:iCs/>
          <w:color w:val="000000" w:themeColor="text1"/>
          <w:szCs w:val="24"/>
          <w:rPrChange w:id="1905" w:author="Dr Mamadou SANOGO" w:date="2023-10-25T18:15:00Z">
            <w:rPr>
              <w:b/>
              <w:iCs/>
              <w:color w:val="00B050"/>
              <w:szCs w:val="24"/>
            </w:rPr>
          </w:rPrChange>
        </w:rPr>
        <w:pPrChange w:id="1906" w:author="Dr Mamadou SANOGO" w:date="2023-10-27T13:42:00Z">
          <w:pPr>
            <w:spacing w:line="360" w:lineRule="auto"/>
            <w:ind w:right="11"/>
          </w:pPr>
        </w:pPrChange>
      </w:pPr>
      <w:r w:rsidRPr="007A4AFC">
        <w:rPr>
          <w:b/>
          <w:bCs/>
          <w:iCs/>
          <w:color w:val="000000" w:themeColor="text1"/>
          <w:szCs w:val="24"/>
          <w:rPrChange w:id="1907" w:author="Dr Mamadou SANOGO" w:date="2023-10-25T18:15:00Z">
            <w:rPr>
              <w:b/>
              <w:bCs/>
              <w:iCs/>
              <w:color w:val="00B050"/>
              <w:szCs w:val="24"/>
            </w:rPr>
          </w:rPrChange>
        </w:rPr>
        <w:t>Annexe n°</w:t>
      </w:r>
      <w:ins w:id="1908" w:author="Cauris Cosmetics" w:date="2023-10-25T14:42:00Z">
        <w:r w:rsidR="00784C2B">
          <w:rPr>
            <w:b/>
            <w:bCs/>
            <w:iCs/>
            <w:color w:val="000000" w:themeColor="text1"/>
            <w:szCs w:val="24"/>
          </w:rPr>
          <w:t>019</w:t>
        </w:r>
      </w:ins>
      <w:del w:id="1909" w:author="Cauris Cosmetics" w:date="2023-10-25T14:42:00Z">
        <w:r w:rsidR="00583CF4" w:rsidRPr="007A4AFC" w:rsidDel="00784C2B">
          <w:rPr>
            <w:b/>
            <w:bCs/>
            <w:iCs/>
            <w:color w:val="000000" w:themeColor="text1"/>
            <w:szCs w:val="24"/>
            <w:rPrChange w:id="1910" w:author="Dr Mamadou SANOGO" w:date="2023-10-25T18:15:00Z">
              <w:rPr>
                <w:b/>
                <w:bCs/>
                <w:iCs/>
                <w:color w:val="00B050"/>
                <w:szCs w:val="24"/>
              </w:rPr>
            </w:rPrChange>
          </w:rPr>
          <w:delText>20</w:delText>
        </w:r>
      </w:del>
      <w:r w:rsidRPr="007A4AFC">
        <w:rPr>
          <w:b/>
          <w:bCs/>
          <w:iCs/>
          <w:color w:val="000000" w:themeColor="text1"/>
          <w:szCs w:val="24"/>
          <w:rPrChange w:id="1911" w:author="Dr Mamadou SANOGO" w:date="2023-10-25T18:15:00Z">
            <w:rPr>
              <w:b/>
              <w:bCs/>
              <w:iCs/>
              <w:color w:val="00B050"/>
              <w:szCs w:val="24"/>
            </w:rPr>
          </w:rPrChange>
        </w:rPr>
        <w:t xml:space="preserve">: </w:t>
      </w:r>
      <w:r w:rsidR="00583CF4" w:rsidRPr="007A4AFC">
        <w:rPr>
          <w:iCs/>
          <w:color w:val="000000" w:themeColor="text1"/>
          <w:szCs w:val="24"/>
          <w:rPrChange w:id="1912" w:author="Dr Mamadou SANOGO" w:date="2023-10-25T18:15:00Z">
            <w:rPr>
              <w:iCs/>
              <w:color w:val="00B050"/>
              <w:szCs w:val="24"/>
            </w:rPr>
          </w:rPrChange>
        </w:rPr>
        <w:t>Listes de présence des étudiants</w:t>
      </w:r>
      <w:r w:rsidR="00583CF4" w:rsidRPr="007A4AFC">
        <w:rPr>
          <w:b/>
          <w:iCs/>
          <w:color w:val="000000" w:themeColor="text1"/>
          <w:szCs w:val="24"/>
          <w:rPrChange w:id="1913" w:author="Dr Mamadou SANOGO" w:date="2023-10-25T18:15:00Z">
            <w:rPr>
              <w:b/>
              <w:iCs/>
              <w:color w:val="00B050"/>
              <w:szCs w:val="24"/>
            </w:rPr>
          </w:rPrChange>
        </w:rPr>
        <w:t xml:space="preserve"> </w:t>
      </w:r>
      <w:r w:rsidR="00583CF4" w:rsidRPr="007A4AFC">
        <w:rPr>
          <w:bCs/>
          <w:iCs/>
          <w:color w:val="000000" w:themeColor="text1"/>
          <w:szCs w:val="24"/>
          <w:rPrChange w:id="1914" w:author="Dr Mamadou SANOGO" w:date="2023-10-25T18:15:00Z">
            <w:rPr>
              <w:bCs/>
              <w:iCs/>
              <w:color w:val="00B050"/>
              <w:szCs w:val="24"/>
            </w:rPr>
          </w:rPrChange>
        </w:rPr>
        <w:t>aux évaluations</w:t>
      </w:r>
    </w:p>
    <w:p w14:paraId="73D2D7DF" w14:textId="4D0BFBCB" w:rsidR="00583CF4" w:rsidRDefault="00583CF4" w:rsidP="003B1197">
      <w:pPr>
        <w:spacing w:line="276" w:lineRule="auto"/>
        <w:ind w:right="11"/>
        <w:rPr>
          <w:ins w:id="1915" w:author="Dr Mamadou SANOGO" w:date="2023-10-27T13:58:00Z"/>
          <w:iCs/>
          <w:color w:val="000000" w:themeColor="text1"/>
          <w:szCs w:val="24"/>
        </w:rPr>
      </w:pPr>
      <w:r w:rsidRPr="007A4AFC">
        <w:rPr>
          <w:b/>
          <w:bCs/>
          <w:iCs/>
          <w:color w:val="000000" w:themeColor="text1"/>
          <w:szCs w:val="24"/>
          <w:rPrChange w:id="1916" w:author="Dr Mamadou SANOGO" w:date="2023-10-25T18:15:00Z">
            <w:rPr>
              <w:b/>
              <w:bCs/>
              <w:iCs/>
              <w:color w:val="00B050"/>
              <w:szCs w:val="24"/>
            </w:rPr>
          </w:rPrChange>
        </w:rPr>
        <w:t>Annexe n°</w:t>
      </w:r>
      <w:ins w:id="1917" w:author="Cauris Cosmetics" w:date="2023-10-25T14:42:00Z">
        <w:r w:rsidR="00784C2B">
          <w:rPr>
            <w:b/>
            <w:bCs/>
            <w:iCs/>
            <w:color w:val="000000" w:themeColor="text1"/>
            <w:szCs w:val="24"/>
          </w:rPr>
          <w:t>0</w:t>
        </w:r>
      </w:ins>
      <w:r w:rsidRPr="007A4AFC">
        <w:rPr>
          <w:b/>
          <w:bCs/>
          <w:iCs/>
          <w:color w:val="000000" w:themeColor="text1"/>
          <w:szCs w:val="24"/>
          <w:rPrChange w:id="1918" w:author="Dr Mamadou SANOGO" w:date="2023-10-25T18:15:00Z">
            <w:rPr>
              <w:b/>
              <w:bCs/>
              <w:iCs/>
              <w:color w:val="00B050"/>
              <w:szCs w:val="24"/>
            </w:rPr>
          </w:rPrChange>
        </w:rPr>
        <w:t>2</w:t>
      </w:r>
      <w:ins w:id="1919" w:author="Cauris Cosmetics" w:date="2023-10-25T14:42:00Z">
        <w:r w:rsidR="00784C2B">
          <w:rPr>
            <w:b/>
            <w:bCs/>
            <w:iCs/>
            <w:color w:val="000000" w:themeColor="text1"/>
            <w:szCs w:val="24"/>
          </w:rPr>
          <w:t>0</w:t>
        </w:r>
      </w:ins>
      <w:del w:id="1920" w:author="Cauris Cosmetics" w:date="2023-10-25T14:42:00Z">
        <w:r w:rsidRPr="007A4AFC" w:rsidDel="00784C2B">
          <w:rPr>
            <w:b/>
            <w:bCs/>
            <w:iCs/>
            <w:color w:val="000000" w:themeColor="text1"/>
            <w:szCs w:val="24"/>
            <w:rPrChange w:id="1921" w:author="Dr Mamadou SANOGO" w:date="2023-10-25T18:15:00Z">
              <w:rPr>
                <w:b/>
                <w:bCs/>
                <w:iCs/>
                <w:color w:val="00B050"/>
                <w:szCs w:val="24"/>
              </w:rPr>
            </w:rPrChange>
          </w:rPr>
          <w:delText>1</w:delText>
        </w:r>
      </w:del>
      <w:r w:rsidRPr="007A4AFC">
        <w:rPr>
          <w:b/>
          <w:bCs/>
          <w:iCs/>
          <w:color w:val="000000" w:themeColor="text1"/>
          <w:szCs w:val="24"/>
          <w:rPrChange w:id="1922" w:author="Dr Mamadou SANOGO" w:date="2023-10-25T18:15:00Z">
            <w:rPr>
              <w:b/>
              <w:bCs/>
              <w:iCs/>
              <w:color w:val="00B050"/>
              <w:szCs w:val="24"/>
            </w:rPr>
          </w:rPrChange>
        </w:rPr>
        <w:t xml:space="preserve">: </w:t>
      </w:r>
      <w:r w:rsidRPr="007A4AFC">
        <w:rPr>
          <w:iCs/>
          <w:color w:val="000000" w:themeColor="text1"/>
          <w:szCs w:val="24"/>
          <w:rPrChange w:id="1923" w:author="Dr Mamadou SANOGO" w:date="2023-10-25T18:15:00Z">
            <w:rPr>
              <w:iCs/>
              <w:color w:val="00B050"/>
              <w:szCs w:val="24"/>
            </w:rPr>
          </w:rPrChange>
        </w:rPr>
        <w:t>Cahier de suivi</w:t>
      </w:r>
    </w:p>
    <w:p w14:paraId="5FC77D46" w14:textId="1046E8BA" w:rsidR="006778CD" w:rsidRDefault="006778CD" w:rsidP="003B1197">
      <w:pPr>
        <w:spacing w:line="276" w:lineRule="auto"/>
        <w:ind w:right="11"/>
        <w:rPr>
          <w:ins w:id="1924" w:author="Dr Mamadou SANOGO" w:date="2023-10-27T13:58:00Z"/>
          <w:iCs/>
          <w:color w:val="000000" w:themeColor="text1"/>
          <w:szCs w:val="24"/>
        </w:rPr>
      </w:pPr>
    </w:p>
    <w:p w14:paraId="0B5AEAA2" w14:textId="77777777" w:rsidR="006778CD" w:rsidRPr="007A4AFC" w:rsidRDefault="006778CD">
      <w:pPr>
        <w:spacing w:line="276" w:lineRule="auto"/>
        <w:ind w:right="11"/>
        <w:rPr>
          <w:b/>
          <w:iCs/>
          <w:color w:val="000000" w:themeColor="text1"/>
          <w:szCs w:val="24"/>
          <w:rPrChange w:id="1925" w:author="Dr Mamadou SANOGO" w:date="2023-10-25T18:15:00Z">
            <w:rPr>
              <w:b/>
              <w:iCs/>
              <w:color w:val="00B050"/>
              <w:szCs w:val="24"/>
            </w:rPr>
          </w:rPrChange>
        </w:rPr>
        <w:pPrChange w:id="1926" w:author="Dr Mamadou SANOGO" w:date="2023-10-27T13:42:00Z">
          <w:pPr>
            <w:spacing w:line="360" w:lineRule="auto"/>
            <w:ind w:right="11"/>
          </w:pPr>
        </w:pPrChange>
      </w:pPr>
    </w:p>
    <w:p w14:paraId="26C84E3C" w14:textId="202DBD5B" w:rsidR="00643698" w:rsidRPr="007A4AFC" w:rsidRDefault="00643698">
      <w:pPr>
        <w:spacing w:line="276" w:lineRule="auto"/>
        <w:ind w:right="11"/>
        <w:rPr>
          <w:b/>
          <w:i/>
          <w:iCs/>
          <w:color w:val="000000" w:themeColor="text1"/>
          <w:szCs w:val="24"/>
        </w:rPr>
        <w:pPrChange w:id="1927" w:author="Dr Mamadou SANOGO" w:date="2023-10-27T13:42:00Z">
          <w:pPr>
            <w:spacing w:line="360" w:lineRule="auto"/>
            <w:ind w:right="11"/>
          </w:pPr>
        </w:pPrChange>
      </w:pPr>
      <w:r w:rsidRPr="007A4AFC">
        <w:rPr>
          <w:b/>
          <w:i/>
          <w:iCs/>
          <w:color w:val="000000" w:themeColor="text1"/>
          <w:szCs w:val="24"/>
        </w:rPr>
        <w:t>Critère 3 : Le recrutement et l’attractivité de la formation sont analysés au regard des candidatures et du contexte</w:t>
      </w:r>
    </w:p>
    <w:p w14:paraId="6D6E1728" w14:textId="77777777" w:rsidR="00643698" w:rsidRPr="007A4AFC" w:rsidDel="00784C2B" w:rsidRDefault="00643698">
      <w:pPr>
        <w:spacing w:line="276" w:lineRule="auto"/>
        <w:ind w:right="34"/>
        <w:rPr>
          <w:del w:id="1928" w:author="Cauris Cosmetics" w:date="2023-10-25T14:43:00Z"/>
          <w:iCs/>
          <w:color w:val="000000" w:themeColor="text1"/>
          <w:szCs w:val="24"/>
        </w:rPr>
        <w:pPrChange w:id="1929" w:author="Dr Mamadou SANOGO" w:date="2023-10-27T13:42:00Z">
          <w:pPr>
            <w:spacing w:line="360" w:lineRule="auto"/>
            <w:ind w:right="34"/>
          </w:pPr>
        </w:pPrChange>
      </w:pPr>
      <w:r w:rsidRPr="007A4AFC">
        <w:rPr>
          <w:iCs/>
          <w:color w:val="000000" w:themeColor="text1"/>
          <w:szCs w:val="24"/>
        </w:rPr>
        <w:t>Le recrutement et l’attractivité de la formation sont analysés par l’EPSFé pour s’assurer de l’évolution des candidatures sur le plan national. A cet effet, des campagnes de sensibilisation</w:t>
      </w:r>
      <w:del w:id="1930" w:author="Dr Mamadou SANOGO" w:date="2023-10-27T10:25:00Z">
        <w:r w:rsidRPr="007A4AFC" w:rsidDel="00CB3FC8">
          <w:rPr>
            <w:iCs/>
            <w:color w:val="000000" w:themeColor="text1"/>
            <w:szCs w:val="24"/>
          </w:rPr>
          <w:delText>s</w:delText>
        </w:r>
      </w:del>
      <w:r w:rsidRPr="007A4AFC">
        <w:rPr>
          <w:iCs/>
          <w:color w:val="000000" w:themeColor="text1"/>
          <w:szCs w:val="24"/>
        </w:rPr>
        <w:t xml:space="preserve"> sont réalisées pour améliorer l’attractivité de l’Ecole au niveau national.</w:t>
      </w:r>
    </w:p>
    <w:p w14:paraId="337B3EB0" w14:textId="41FBC97B" w:rsidR="00643698" w:rsidRPr="007A4AFC" w:rsidDel="00784C2B" w:rsidRDefault="00643698">
      <w:pPr>
        <w:spacing w:line="276" w:lineRule="auto"/>
        <w:ind w:right="11"/>
        <w:rPr>
          <w:del w:id="1931" w:author="Cauris Cosmetics" w:date="2023-10-25T14:43:00Z"/>
          <w:b/>
          <w:bCs/>
          <w:iCs/>
          <w:color w:val="000000" w:themeColor="text1"/>
          <w:szCs w:val="24"/>
          <w:rPrChange w:id="1932" w:author="Dr Mamadou SANOGO" w:date="2023-10-25T18:15:00Z">
            <w:rPr>
              <w:del w:id="1933" w:author="Cauris Cosmetics" w:date="2023-10-25T14:43:00Z"/>
              <w:b/>
              <w:bCs/>
              <w:iCs/>
              <w:color w:val="FF0000"/>
              <w:szCs w:val="24"/>
            </w:rPr>
          </w:rPrChange>
        </w:rPr>
        <w:pPrChange w:id="1934" w:author="Dr Mamadou SANOGO" w:date="2023-10-27T13:42:00Z">
          <w:pPr>
            <w:spacing w:line="360" w:lineRule="auto"/>
            <w:ind w:right="11"/>
          </w:pPr>
        </w:pPrChange>
      </w:pPr>
      <w:del w:id="1935" w:author="Cauris Cosmetics" w:date="2023-10-25T14:43:00Z">
        <w:r w:rsidRPr="007A4AFC" w:rsidDel="00784C2B">
          <w:rPr>
            <w:b/>
            <w:bCs/>
            <w:iCs/>
            <w:color w:val="000000" w:themeColor="text1"/>
            <w:szCs w:val="24"/>
            <w:rPrChange w:id="1936" w:author="Dr Mamadou SANOGO" w:date="2023-10-25T18:15:00Z">
              <w:rPr>
                <w:b/>
                <w:bCs/>
                <w:iCs/>
                <w:color w:val="FF0000"/>
                <w:szCs w:val="24"/>
              </w:rPr>
            </w:rPrChange>
          </w:rPr>
          <w:delText>Annexe n°</w:delText>
        </w:r>
        <w:r w:rsidR="00CA1DE1" w:rsidRPr="007A4AFC" w:rsidDel="00784C2B">
          <w:rPr>
            <w:b/>
            <w:bCs/>
            <w:iCs/>
            <w:color w:val="000000" w:themeColor="text1"/>
            <w:szCs w:val="24"/>
            <w:rPrChange w:id="1937" w:author="Dr Mamadou SANOGO" w:date="2023-10-25T18:15:00Z">
              <w:rPr>
                <w:b/>
                <w:bCs/>
                <w:iCs/>
                <w:color w:val="FF0000"/>
                <w:szCs w:val="24"/>
              </w:rPr>
            </w:rPrChange>
          </w:rPr>
          <w:delText>22</w:delText>
        </w:r>
        <w:r w:rsidRPr="007A4AFC" w:rsidDel="00784C2B">
          <w:rPr>
            <w:b/>
            <w:bCs/>
            <w:iCs/>
            <w:color w:val="000000" w:themeColor="text1"/>
            <w:szCs w:val="24"/>
            <w:rPrChange w:id="1938" w:author="Dr Mamadou SANOGO" w:date="2023-10-25T18:15:00Z">
              <w:rPr>
                <w:b/>
                <w:bCs/>
                <w:iCs/>
                <w:color w:val="FF0000"/>
                <w:szCs w:val="24"/>
              </w:rPr>
            </w:rPrChange>
          </w:rPr>
          <w:delText xml:space="preserve">: rapport de sondage ou de la scolarité </w:delText>
        </w:r>
      </w:del>
    </w:p>
    <w:p w14:paraId="1A20A1CF" w14:textId="77777777" w:rsidR="00643698" w:rsidRPr="007A4AFC" w:rsidRDefault="00643698">
      <w:pPr>
        <w:spacing w:line="276" w:lineRule="auto"/>
        <w:ind w:right="34"/>
        <w:rPr>
          <w:iCs/>
          <w:color w:val="000000" w:themeColor="text1"/>
          <w:szCs w:val="24"/>
        </w:rPr>
        <w:pPrChange w:id="1939" w:author="Dr Mamadou SANOGO" w:date="2023-10-27T13:42:00Z">
          <w:pPr>
            <w:spacing w:line="360" w:lineRule="auto"/>
            <w:ind w:left="74" w:right="34"/>
          </w:pPr>
        </w:pPrChange>
      </w:pPr>
    </w:p>
    <w:p w14:paraId="70EC3AB1" w14:textId="77777777" w:rsidR="00643698" w:rsidRPr="007A4AFC" w:rsidRDefault="00643698">
      <w:pPr>
        <w:spacing w:line="276" w:lineRule="auto"/>
        <w:ind w:right="11"/>
        <w:rPr>
          <w:b/>
          <w:i/>
          <w:iCs/>
          <w:color w:val="000000" w:themeColor="text1"/>
          <w:szCs w:val="24"/>
        </w:rPr>
        <w:pPrChange w:id="1940" w:author="Dr Mamadou SANOGO" w:date="2023-10-27T13:42:00Z">
          <w:pPr>
            <w:spacing w:line="360" w:lineRule="auto"/>
            <w:ind w:right="11"/>
          </w:pPr>
        </w:pPrChange>
      </w:pPr>
      <w:r w:rsidRPr="007A4AFC">
        <w:rPr>
          <w:b/>
          <w:i/>
          <w:iCs/>
          <w:color w:val="000000" w:themeColor="text1"/>
          <w:szCs w:val="24"/>
        </w:rPr>
        <w:t>Critère 4 : Les flux d’étudiants étrangers sont connus et analysés</w:t>
      </w:r>
    </w:p>
    <w:p w14:paraId="319496DB" w14:textId="171E12C7" w:rsidR="00643698" w:rsidRPr="007A4AFC" w:rsidRDefault="00643698">
      <w:pPr>
        <w:spacing w:line="276" w:lineRule="auto"/>
        <w:ind w:left="74" w:right="34"/>
        <w:rPr>
          <w:iCs/>
          <w:color w:val="000000" w:themeColor="text1"/>
          <w:szCs w:val="24"/>
          <w:rPrChange w:id="1941" w:author="Dr Mamadou SANOGO" w:date="2023-10-25T18:15:00Z">
            <w:rPr>
              <w:iCs/>
              <w:color w:val="000000" w:themeColor="text1"/>
              <w:szCs w:val="24"/>
              <w:highlight w:val="yellow"/>
            </w:rPr>
          </w:rPrChange>
        </w:rPr>
        <w:pPrChange w:id="1942" w:author="Dr Mamadou SANOGO" w:date="2023-10-27T13:42:00Z">
          <w:pPr>
            <w:spacing w:line="360" w:lineRule="auto"/>
            <w:ind w:left="74" w:right="34"/>
          </w:pPr>
        </w:pPrChange>
      </w:pPr>
      <w:r w:rsidRPr="007A4AFC">
        <w:rPr>
          <w:iCs/>
          <w:color w:val="000000" w:themeColor="text1"/>
          <w:szCs w:val="24"/>
          <w:rPrChange w:id="1943" w:author="Dr Mamadou SANOGO" w:date="2023-10-25T18:15:00Z">
            <w:rPr>
              <w:iCs/>
              <w:color w:val="000000" w:themeColor="text1"/>
              <w:szCs w:val="24"/>
              <w:highlight w:val="yellow"/>
            </w:rPr>
          </w:rPrChange>
        </w:rPr>
        <w:t>L’EPS</w:t>
      </w:r>
      <w:ins w:id="1944" w:author="Dr Mamadou SANOGO" w:date="2023-10-27T10:25:00Z">
        <w:r w:rsidR="00CB3FC8">
          <w:rPr>
            <w:iCs/>
            <w:color w:val="000000" w:themeColor="text1"/>
            <w:szCs w:val="24"/>
          </w:rPr>
          <w:t>F</w:t>
        </w:r>
      </w:ins>
      <w:del w:id="1945" w:author="Dr Mamadou SANOGO" w:date="2023-10-27T10:25:00Z">
        <w:r w:rsidRPr="007A4AFC" w:rsidDel="00CB3FC8">
          <w:rPr>
            <w:iCs/>
            <w:color w:val="000000" w:themeColor="text1"/>
            <w:szCs w:val="24"/>
            <w:rPrChange w:id="1946" w:author="Dr Mamadou SANOGO" w:date="2023-10-25T18:15:00Z">
              <w:rPr>
                <w:iCs/>
                <w:color w:val="000000" w:themeColor="text1"/>
                <w:szCs w:val="24"/>
                <w:highlight w:val="yellow"/>
              </w:rPr>
            </w:rPrChange>
          </w:rPr>
          <w:delText>f</w:delText>
        </w:r>
      </w:del>
      <w:r w:rsidRPr="007A4AFC">
        <w:rPr>
          <w:iCs/>
          <w:color w:val="000000" w:themeColor="text1"/>
          <w:szCs w:val="24"/>
          <w:rPrChange w:id="1947" w:author="Dr Mamadou SANOGO" w:date="2023-10-25T18:15:00Z">
            <w:rPr>
              <w:iCs/>
              <w:color w:val="000000" w:themeColor="text1"/>
              <w:szCs w:val="24"/>
              <w:highlight w:val="yellow"/>
            </w:rPr>
          </w:rPrChange>
        </w:rPr>
        <w:t>é n’enregistre pas de flux d’étudiants étrangers. Des efforts sont, cependant, en cours pour une meilleure attraction des programmes de l’EPS</w:t>
      </w:r>
      <w:ins w:id="1948" w:author="Dr Mamadou SANOGO" w:date="2023-10-27T10:25:00Z">
        <w:r w:rsidR="00CB3FC8">
          <w:rPr>
            <w:iCs/>
            <w:color w:val="000000" w:themeColor="text1"/>
            <w:szCs w:val="24"/>
          </w:rPr>
          <w:t>F</w:t>
        </w:r>
      </w:ins>
      <w:del w:id="1949" w:author="Dr Mamadou SANOGO" w:date="2023-10-27T10:25:00Z">
        <w:r w:rsidRPr="007A4AFC" w:rsidDel="00CB3FC8">
          <w:rPr>
            <w:iCs/>
            <w:color w:val="000000" w:themeColor="text1"/>
            <w:szCs w:val="24"/>
            <w:rPrChange w:id="1950" w:author="Dr Mamadou SANOGO" w:date="2023-10-25T18:15:00Z">
              <w:rPr>
                <w:iCs/>
                <w:color w:val="000000" w:themeColor="text1"/>
                <w:szCs w:val="24"/>
                <w:highlight w:val="yellow"/>
              </w:rPr>
            </w:rPrChange>
          </w:rPr>
          <w:delText>f</w:delText>
        </w:r>
      </w:del>
      <w:r w:rsidRPr="007A4AFC">
        <w:rPr>
          <w:iCs/>
          <w:color w:val="000000" w:themeColor="text1"/>
          <w:szCs w:val="24"/>
          <w:rPrChange w:id="1951" w:author="Dr Mamadou SANOGO" w:date="2023-10-25T18:15:00Z">
            <w:rPr>
              <w:iCs/>
              <w:color w:val="000000" w:themeColor="text1"/>
              <w:szCs w:val="24"/>
              <w:highlight w:val="yellow"/>
            </w:rPr>
          </w:rPrChange>
        </w:rPr>
        <w:t>é à l’échelle internationale.</w:t>
      </w:r>
    </w:p>
    <w:p w14:paraId="2C6C2175" w14:textId="71B448F4" w:rsidR="00643698" w:rsidRPr="007A4AFC" w:rsidRDefault="00643698">
      <w:pPr>
        <w:spacing w:line="276" w:lineRule="auto"/>
        <w:ind w:left="74" w:right="34"/>
        <w:rPr>
          <w:iCs/>
          <w:color w:val="000000" w:themeColor="text1"/>
          <w:szCs w:val="24"/>
        </w:rPr>
        <w:pPrChange w:id="1952" w:author="Dr Mamadou SANOGO" w:date="2023-10-27T13:42:00Z">
          <w:pPr>
            <w:spacing w:line="360" w:lineRule="auto"/>
            <w:ind w:left="74" w:right="34"/>
          </w:pPr>
        </w:pPrChange>
      </w:pPr>
      <w:r w:rsidRPr="007A4AFC">
        <w:rPr>
          <w:b/>
          <w:bCs/>
          <w:iCs/>
          <w:color w:val="000000" w:themeColor="text1"/>
          <w:szCs w:val="24"/>
          <w:rPrChange w:id="1953" w:author="Dr Mamadou SANOGO" w:date="2023-10-25T18:15:00Z">
            <w:rPr>
              <w:b/>
              <w:bCs/>
              <w:iCs/>
              <w:color w:val="000000" w:themeColor="text1"/>
              <w:szCs w:val="24"/>
              <w:highlight w:val="yellow"/>
            </w:rPr>
          </w:rPrChange>
        </w:rPr>
        <w:t>Annexe n°</w:t>
      </w:r>
      <w:ins w:id="1954" w:author="Cauris Cosmetics" w:date="2023-10-25T14:44:00Z">
        <w:r w:rsidR="00CA6A2B">
          <w:rPr>
            <w:b/>
            <w:bCs/>
            <w:iCs/>
            <w:color w:val="000000" w:themeColor="text1"/>
            <w:szCs w:val="24"/>
          </w:rPr>
          <w:t>0</w:t>
        </w:r>
      </w:ins>
      <w:r w:rsidR="00CA1DE1" w:rsidRPr="007A4AFC">
        <w:rPr>
          <w:b/>
          <w:bCs/>
          <w:iCs/>
          <w:color w:val="000000" w:themeColor="text1"/>
          <w:szCs w:val="24"/>
          <w:rPrChange w:id="1955" w:author="Dr Mamadou SANOGO" w:date="2023-10-25T18:15:00Z">
            <w:rPr>
              <w:b/>
              <w:bCs/>
              <w:iCs/>
              <w:color w:val="000000" w:themeColor="text1"/>
              <w:szCs w:val="24"/>
              <w:highlight w:val="yellow"/>
            </w:rPr>
          </w:rPrChange>
        </w:rPr>
        <w:t>2</w:t>
      </w:r>
      <w:ins w:id="1956" w:author="Dr Mamadou SANOGO" w:date="2023-10-25T18:16:00Z">
        <w:r w:rsidR="007A4AFC">
          <w:rPr>
            <w:b/>
            <w:bCs/>
            <w:iCs/>
            <w:color w:val="000000" w:themeColor="text1"/>
            <w:szCs w:val="24"/>
          </w:rPr>
          <w:t>1</w:t>
        </w:r>
      </w:ins>
      <w:del w:id="1957" w:author="Dr Mamadou SANOGO" w:date="2023-10-25T18:16:00Z">
        <w:r w:rsidR="00CA1DE1" w:rsidRPr="007A4AFC" w:rsidDel="007A4AFC">
          <w:rPr>
            <w:b/>
            <w:bCs/>
            <w:iCs/>
            <w:color w:val="000000" w:themeColor="text1"/>
            <w:szCs w:val="24"/>
            <w:rPrChange w:id="1958" w:author="Dr Mamadou SANOGO" w:date="2023-10-25T18:15:00Z">
              <w:rPr>
                <w:b/>
                <w:bCs/>
                <w:iCs/>
                <w:color w:val="000000" w:themeColor="text1"/>
                <w:szCs w:val="24"/>
                <w:highlight w:val="yellow"/>
              </w:rPr>
            </w:rPrChange>
          </w:rPr>
          <w:delText>3</w:delText>
        </w:r>
      </w:del>
      <w:r w:rsidR="00CA1DE1" w:rsidRPr="007A4AFC">
        <w:rPr>
          <w:b/>
          <w:bCs/>
          <w:iCs/>
          <w:color w:val="000000" w:themeColor="text1"/>
          <w:szCs w:val="24"/>
          <w:rPrChange w:id="1959" w:author="Dr Mamadou SANOGO" w:date="2023-10-25T18:15:00Z">
            <w:rPr>
              <w:b/>
              <w:bCs/>
              <w:iCs/>
              <w:color w:val="000000" w:themeColor="text1"/>
              <w:szCs w:val="24"/>
              <w:highlight w:val="yellow"/>
            </w:rPr>
          </w:rPrChange>
        </w:rPr>
        <w:t> :</w:t>
      </w:r>
      <w:r w:rsidRPr="007A4AFC">
        <w:rPr>
          <w:b/>
          <w:bCs/>
          <w:iCs/>
          <w:color w:val="000000" w:themeColor="text1"/>
          <w:szCs w:val="24"/>
          <w:rPrChange w:id="1960" w:author="Dr Mamadou SANOGO" w:date="2023-10-25T18:15:00Z">
            <w:rPr>
              <w:b/>
              <w:bCs/>
              <w:iCs/>
              <w:color w:val="000000" w:themeColor="text1"/>
              <w:szCs w:val="24"/>
              <w:highlight w:val="yellow"/>
            </w:rPr>
          </w:rPrChange>
        </w:rPr>
        <w:t> </w:t>
      </w:r>
      <w:ins w:id="1961" w:author="Cauris Cosmetics" w:date="2023-10-25T14:43:00Z">
        <w:r w:rsidR="00784C2B" w:rsidRPr="00784C2B">
          <w:rPr>
            <w:iCs/>
            <w:color w:val="000000" w:themeColor="text1"/>
            <w:szCs w:val="24"/>
            <w:rPrChange w:id="1962" w:author="Cauris Cosmetics" w:date="2023-10-25T14:43:00Z">
              <w:rPr>
                <w:b/>
                <w:bCs/>
                <w:iCs/>
                <w:color w:val="000000" w:themeColor="text1"/>
                <w:szCs w:val="24"/>
              </w:rPr>
            </w:rPrChange>
          </w:rPr>
          <w:t>Résumé</w:t>
        </w:r>
        <w:r w:rsidR="00784C2B">
          <w:rPr>
            <w:b/>
            <w:bCs/>
            <w:iCs/>
            <w:color w:val="000000" w:themeColor="text1"/>
            <w:szCs w:val="24"/>
          </w:rPr>
          <w:t xml:space="preserve"> </w:t>
        </w:r>
      </w:ins>
      <w:r w:rsidRPr="007A4AFC">
        <w:rPr>
          <w:iCs/>
          <w:color w:val="000000" w:themeColor="text1"/>
          <w:szCs w:val="24"/>
          <w:rPrChange w:id="1963" w:author="Dr Mamadou SANOGO" w:date="2023-10-25T18:15:00Z">
            <w:rPr>
              <w:iCs/>
              <w:color w:val="000000" w:themeColor="text1"/>
              <w:szCs w:val="24"/>
              <w:highlight w:val="yellow"/>
            </w:rPr>
          </w:rPrChange>
        </w:rPr>
        <w:t>Plan de communication</w:t>
      </w:r>
      <w:r w:rsidRPr="007A4AFC">
        <w:rPr>
          <w:iCs/>
          <w:color w:val="000000" w:themeColor="text1"/>
          <w:szCs w:val="24"/>
        </w:rPr>
        <w:t xml:space="preserve"> </w:t>
      </w:r>
      <w:bookmarkStart w:id="1964" w:name="_Toc145944509"/>
    </w:p>
    <w:p w14:paraId="4B4C4D6F" w14:textId="77777777" w:rsidR="00643698" w:rsidRPr="007A4AFC" w:rsidRDefault="00643698">
      <w:pPr>
        <w:spacing w:line="276" w:lineRule="auto"/>
        <w:ind w:right="11"/>
        <w:rPr>
          <w:b/>
          <w:color w:val="000000" w:themeColor="text1"/>
          <w:szCs w:val="24"/>
        </w:rPr>
        <w:pPrChange w:id="1965" w:author="Dr Mamadou SANOGO" w:date="2023-10-27T13:42:00Z">
          <w:pPr>
            <w:spacing w:line="360" w:lineRule="auto"/>
            <w:ind w:right="11"/>
          </w:pPr>
        </w:pPrChange>
      </w:pPr>
      <w:r w:rsidRPr="007A4AFC">
        <w:rPr>
          <w:b/>
          <w:color w:val="000000" w:themeColor="text1"/>
          <w:szCs w:val="24"/>
        </w:rPr>
        <w:t>Référence 4 : Les modalités d’évaluation sont clairement définies et connues des étudiants</w:t>
      </w:r>
      <w:bookmarkEnd w:id="1964"/>
    </w:p>
    <w:p w14:paraId="4943838D" w14:textId="77777777" w:rsidR="00643698" w:rsidRPr="007A4AFC" w:rsidRDefault="00643698">
      <w:pPr>
        <w:spacing w:line="276" w:lineRule="auto"/>
        <w:ind w:right="11"/>
        <w:rPr>
          <w:b/>
          <w:i/>
          <w:iCs/>
          <w:color w:val="000000" w:themeColor="text1"/>
          <w:szCs w:val="24"/>
        </w:rPr>
        <w:pPrChange w:id="1966" w:author="Dr Mamadou SANOGO" w:date="2023-10-27T13:42:00Z">
          <w:pPr>
            <w:spacing w:line="360" w:lineRule="auto"/>
            <w:ind w:right="11"/>
          </w:pPr>
        </w:pPrChange>
      </w:pPr>
      <w:r w:rsidRPr="007A4AFC">
        <w:rPr>
          <w:b/>
          <w:i/>
          <w:iCs/>
          <w:color w:val="000000" w:themeColor="text1"/>
          <w:szCs w:val="24"/>
        </w:rPr>
        <w:t>Critère 1 : Les différents types d’évaluation des connaissances et des aptitudes prévues sont précisés et communiqués à toutes les parties prenantes</w:t>
      </w:r>
    </w:p>
    <w:p w14:paraId="3E1A8519" w14:textId="77777777" w:rsidR="00643698" w:rsidRPr="007A4AFC" w:rsidRDefault="00643698">
      <w:pPr>
        <w:spacing w:line="276" w:lineRule="auto"/>
        <w:ind w:right="34"/>
        <w:rPr>
          <w:iCs/>
          <w:color w:val="000000" w:themeColor="text1"/>
          <w:szCs w:val="24"/>
        </w:rPr>
        <w:pPrChange w:id="1967" w:author="Dr Mamadou SANOGO" w:date="2023-10-27T13:42:00Z">
          <w:pPr>
            <w:spacing w:line="360" w:lineRule="auto"/>
            <w:ind w:right="34"/>
          </w:pPr>
        </w:pPrChange>
      </w:pPr>
      <w:r w:rsidRPr="007A4AFC">
        <w:rPr>
          <w:iCs/>
          <w:color w:val="000000" w:themeColor="text1"/>
          <w:szCs w:val="24"/>
        </w:rPr>
        <w:t>L’école, à travers le règlement intérieur, le curriculum docimologique, et les différents avis et communiqués s’assure d’une information effective de toutes les parties prenantes sur les différents types d’évaluation des connaissances et des aptitudes prévues. Les modalités de contrôle des connaissances et d’évaluation appliquées à l’EPSFé sont définies dans des outils de gestion</w:t>
      </w:r>
      <w:del w:id="1968" w:author="Dr Mamadou SANOGO" w:date="2023-10-27T10:26:00Z">
        <w:r w:rsidRPr="007A4AFC" w:rsidDel="00CB3FC8">
          <w:rPr>
            <w:iCs/>
            <w:color w:val="000000" w:themeColor="text1"/>
            <w:szCs w:val="24"/>
          </w:rPr>
          <w:delText>s</w:delText>
        </w:r>
      </w:del>
      <w:r w:rsidRPr="007A4AFC">
        <w:rPr>
          <w:iCs/>
          <w:color w:val="000000" w:themeColor="text1"/>
          <w:szCs w:val="24"/>
        </w:rPr>
        <w:t xml:space="preserve"> pédagogique</w:t>
      </w:r>
      <w:del w:id="1969" w:author="Dr Mamadou SANOGO" w:date="2023-10-27T10:26:00Z">
        <w:r w:rsidRPr="007A4AFC" w:rsidDel="00CB3FC8">
          <w:rPr>
            <w:iCs/>
            <w:color w:val="000000" w:themeColor="text1"/>
            <w:szCs w:val="24"/>
          </w:rPr>
          <w:delText>s</w:delText>
        </w:r>
      </w:del>
      <w:r w:rsidRPr="007A4AFC">
        <w:rPr>
          <w:iCs/>
          <w:color w:val="000000" w:themeColor="text1"/>
          <w:szCs w:val="24"/>
        </w:rPr>
        <w:t>.</w:t>
      </w:r>
    </w:p>
    <w:p w14:paraId="376C62D6" w14:textId="50FE7510" w:rsidR="00643698" w:rsidRPr="007A4AFC" w:rsidRDefault="00643698">
      <w:pPr>
        <w:spacing w:line="276" w:lineRule="auto"/>
        <w:ind w:right="11"/>
        <w:rPr>
          <w:b/>
          <w:bCs/>
          <w:iCs/>
          <w:color w:val="000000" w:themeColor="text1"/>
          <w:szCs w:val="24"/>
          <w:rPrChange w:id="1970" w:author="Dr Mamadou SANOGO" w:date="2023-10-25T18:15:00Z">
            <w:rPr>
              <w:b/>
              <w:bCs/>
              <w:iCs/>
              <w:color w:val="00B050"/>
              <w:szCs w:val="24"/>
            </w:rPr>
          </w:rPrChange>
        </w:rPr>
        <w:pPrChange w:id="1971" w:author="Dr Mamadou SANOGO" w:date="2023-10-27T13:42:00Z">
          <w:pPr>
            <w:spacing w:line="360" w:lineRule="auto"/>
            <w:ind w:right="11"/>
          </w:pPr>
        </w:pPrChange>
      </w:pPr>
      <w:r w:rsidRPr="007A4AFC">
        <w:rPr>
          <w:b/>
          <w:bCs/>
          <w:iCs/>
          <w:color w:val="000000" w:themeColor="text1"/>
          <w:szCs w:val="24"/>
          <w:rPrChange w:id="1972" w:author="Dr Mamadou SANOGO" w:date="2023-10-25T18:15:00Z">
            <w:rPr>
              <w:b/>
              <w:bCs/>
              <w:iCs/>
              <w:color w:val="00B050"/>
              <w:szCs w:val="24"/>
            </w:rPr>
          </w:rPrChange>
        </w:rPr>
        <w:t>Annexe n°</w:t>
      </w:r>
      <w:ins w:id="1973" w:author="Cauris Cosmetics" w:date="2023-10-25T14:44:00Z">
        <w:r w:rsidR="00CA6A2B">
          <w:rPr>
            <w:b/>
            <w:bCs/>
            <w:iCs/>
            <w:color w:val="000000" w:themeColor="text1"/>
            <w:szCs w:val="24"/>
          </w:rPr>
          <w:t>0</w:t>
        </w:r>
      </w:ins>
      <w:r w:rsidR="0070110E" w:rsidRPr="007A4AFC">
        <w:rPr>
          <w:b/>
          <w:bCs/>
          <w:iCs/>
          <w:color w:val="000000" w:themeColor="text1"/>
          <w:szCs w:val="24"/>
          <w:rPrChange w:id="1974" w:author="Dr Mamadou SANOGO" w:date="2023-10-25T18:15:00Z">
            <w:rPr>
              <w:b/>
              <w:bCs/>
              <w:iCs/>
              <w:color w:val="00B050"/>
              <w:szCs w:val="24"/>
            </w:rPr>
          </w:rPrChange>
        </w:rPr>
        <w:t>1</w:t>
      </w:r>
      <w:ins w:id="1975" w:author="Cauris Cosmetics" w:date="2023-10-25T14:43:00Z">
        <w:r w:rsidR="00CA6A2B">
          <w:rPr>
            <w:b/>
            <w:bCs/>
            <w:iCs/>
            <w:color w:val="000000" w:themeColor="text1"/>
            <w:szCs w:val="24"/>
          </w:rPr>
          <w:t>8</w:t>
        </w:r>
      </w:ins>
      <w:del w:id="1976" w:author="Cauris Cosmetics" w:date="2023-10-25T14:43:00Z">
        <w:r w:rsidR="0070110E" w:rsidRPr="007A4AFC" w:rsidDel="00CA6A2B">
          <w:rPr>
            <w:b/>
            <w:bCs/>
            <w:iCs/>
            <w:color w:val="000000" w:themeColor="text1"/>
            <w:szCs w:val="24"/>
            <w:rPrChange w:id="1977" w:author="Dr Mamadou SANOGO" w:date="2023-10-25T18:15:00Z">
              <w:rPr>
                <w:b/>
                <w:bCs/>
                <w:iCs/>
                <w:color w:val="00B050"/>
                <w:szCs w:val="24"/>
              </w:rPr>
            </w:rPrChange>
          </w:rPr>
          <w:delText>9</w:delText>
        </w:r>
      </w:del>
      <w:r w:rsidRPr="007A4AFC">
        <w:rPr>
          <w:b/>
          <w:bCs/>
          <w:iCs/>
          <w:color w:val="000000" w:themeColor="text1"/>
          <w:szCs w:val="24"/>
          <w:rPrChange w:id="1978" w:author="Dr Mamadou SANOGO" w:date="2023-10-25T18:15:00Z">
            <w:rPr>
              <w:b/>
              <w:bCs/>
              <w:iCs/>
              <w:color w:val="00B050"/>
              <w:szCs w:val="24"/>
            </w:rPr>
          </w:rPrChange>
        </w:rPr>
        <w:t xml:space="preserve">: </w:t>
      </w:r>
      <w:ins w:id="1979" w:author="Dr Mamadou SANOGO" w:date="2023-10-27T10:28:00Z">
        <w:r w:rsidR="0095395A">
          <w:rPr>
            <w:iCs/>
            <w:color w:val="000000" w:themeColor="text1"/>
            <w:szCs w:val="24"/>
          </w:rPr>
          <w:t>R</w:t>
        </w:r>
      </w:ins>
      <w:del w:id="1980" w:author="Dr Mamadou SANOGO" w:date="2023-10-27T10:28:00Z">
        <w:r w:rsidRPr="003A18E5" w:rsidDel="0095395A">
          <w:rPr>
            <w:iCs/>
            <w:color w:val="000000" w:themeColor="text1"/>
            <w:szCs w:val="24"/>
            <w:rPrChange w:id="1981" w:author="Dr Mamadou SANOGO" w:date="2023-10-26T13:10:00Z">
              <w:rPr>
                <w:b/>
                <w:bCs/>
                <w:iCs/>
                <w:color w:val="00B050"/>
                <w:szCs w:val="24"/>
              </w:rPr>
            </w:rPrChange>
          </w:rPr>
          <w:delText>r</w:delText>
        </w:r>
      </w:del>
      <w:r w:rsidRPr="003A18E5">
        <w:rPr>
          <w:iCs/>
          <w:color w:val="000000" w:themeColor="text1"/>
          <w:szCs w:val="24"/>
          <w:rPrChange w:id="1982" w:author="Dr Mamadou SANOGO" w:date="2023-10-26T13:10:00Z">
            <w:rPr>
              <w:b/>
              <w:bCs/>
              <w:iCs/>
              <w:color w:val="00B050"/>
              <w:szCs w:val="24"/>
            </w:rPr>
          </w:rPrChange>
        </w:rPr>
        <w:t>èglement</w:t>
      </w:r>
      <w:del w:id="1983" w:author="Dr Mamadou SANOGO" w:date="2023-10-26T13:10:00Z">
        <w:r w:rsidRPr="003A18E5" w:rsidDel="003A18E5">
          <w:rPr>
            <w:iCs/>
            <w:color w:val="000000" w:themeColor="text1"/>
            <w:szCs w:val="24"/>
            <w:rPrChange w:id="1984" w:author="Dr Mamadou SANOGO" w:date="2023-10-26T13:10:00Z">
              <w:rPr>
                <w:b/>
                <w:bCs/>
                <w:iCs/>
                <w:color w:val="00B050"/>
                <w:szCs w:val="24"/>
              </w:rPr>
            </w:rPrChange>
          </w:rPr>
          <w:delText>s</w:delText>
        </w:r>
      </w:del>
      <w:r w:rsidRPr="003A18E5">
        <w:rPr>
          <w:iCs/>
          <w:color w:val="000000" w:themeColor="text1"/>
          <w:szCs w:val="24"/>
          <w:rPrChange w:id="1985" w:author="Dr Mamadou SANOGO" w:date="2023-10-26T13:10:00Z">
            <w:rPr>
              <w:b/>
              <w:bCs/>
              <w:iCs/>
              <w:color w:val="00B050"/>
              <w:szCs w:val="24"/>
            </w:rPr>
          </w:rPrChange>
        </w:rPr>
        <w:t xml:space="preserve"> intérieur</w:t>
      </w:r>
      <w:del w:id="1986" w:author="Dr Mamadou SANOGO" w:date="2023-10-26T13:10:00Z">
        <w:r w:rsidRPr="003A18E5" w:rsidDel="003A18E5">
          <w:rPr>
            <w:iCs/>
            <w:color w:val="000000" w:themeColor="text1"/>
            <w:szCs w:val="24"/>
            <w:rPrChange w:id="1987" w:author="Dr Mamadou SANOGO" w:date="2023-10-26T13:10:00Z">
              <w:rPr>
                <w:b/>
                <w:bCs/>
                <w:iCs/>
                <w:color w:val="00B050"/>
                <w:szCs w:val="24"/>
              </w:rPr>
            </w:rPrChange>
          </w:rPr>
          <w:delText>s</w:delText>
        </w:r>
      </w:del>
      <w:r w:rsidRPr="007A4AFC">
        <w:rPr>
          <w:b/>
          <w:bCs/>
          <w:iCs/>
          <w:color w:val="000000" w:themeColor="text1"/>
          <w:szCs w:val="24"/>
          <w:rPrChange w:id="1988" w:author="Dr Mamadou SANOGO" w:date="2023-10-25T18:15:00Z">
            <w:rPr>
              <w:b/>
              <w:bCs/>
              <w:iCs/>
              <w:color w:val="00B050"/>
              <w:szCs w:val="24"/>
            </w:rPr>
          </w:rPrChange>
        </w:rPr>
        <w:t xml:space="preserve">  </w:t>
      </w:r>
    </w:p>
    <w:p w14:paraId="54187300" w14:textId="77777777" w:rsidR="00643698" w:rsidRPr="007A4AFC" w:rsidRDefault="00643698">
      <w:pPr>
        <w:spacing w:line="276" w:lineRule="auto"/>
        <w:ind w:right="11"/>
        <w:rPr>
          <w:b/>
          <w:i/>
          <w:iCs/>
          <w:color w:val="000000" w:themeColor="text1"/>
          <w:szCs w:val="24"/>
        </w:rPr>
        <w:pPrChange w:id="1989" w:author="Dr Mamadou SANOGO" w:date="2023-10-27T13:42:00Z">
          <w:pPr>
            <w:spacing w:line="360" w:lineRule="auto"/>
            <w:ind w:right="11"/>
          </w:pPr>
        </w:pPrChange>
      </w:pPr>
      <w:r w:rsidRPr="007A4AFC">
        <w:rPr>
          <w:b/>
          <w:i/>
          <w:iCs/>
          <w:color w:val="000000" w:themeColor="text1"/>
          <w:szCs w:val="24"/>
        </w:rPr>
        <w:t>Critère 2 : Les modalités de notation, de compensation entre UE, de capitalisation et de validation des crédits sont précisées</w:t>
      </w:r>
    </w:p>
    <w:p w14:paraId="490096E0" w14:textId="77777777" w:rsidR="00643698" w:rsidRPr="007A4AFC" w:rsidRDefault="00643698">
      <w:pPr>
        <w:spacing w:line="276" w:lineRule="auto"/>
        <w:ind w:right="34"/>
        <w:rPr>
          <w:iCs/>
          <w:color w:val="000000" w:themeColor="text1"/>
          <w:szCs w:val="24"/>
        </w:rPr>
        <w:pPrChange w:id="1990" w:author="Dr Mamadou SANOGO" w:date="2023-10-27T13:42:00Z">
          <w:pPr>
            <w:spacing w:line="360" w:lineRule="auto"/>
            <w:ind w:right="34"/>
          </w:pPr>
        </w:pPrChange>
      </w:pPr>
      <w:r w:rsidRPr="007A4AFC">
        <w:rPr>
          <w:iCs/>
          <w:color w:val="000000" w:themeColor="text1"/>
          <w:szCs w:val="24"/>
        </w:rPr>
        <w:t>Les modalités de notation, de compensation entre UE, de capitalisation et de validation des crédits sont précisées dans la maquette de la formation.</w:t>
      </w:r>
    </w:p>
    <w:p w14:paraId="06E58D3A" w14:textId="229C0841" w:rsidR="00643698" w:rsidRPr="007A4AFC" w:rsidRDefault="00643698">
      <w:pPr>
        <w:spacing w:line="276" w:lineRule="auto"/>
        <w:ind w:right="11"/>
        <w:rPr>
          <w:b/>
          <w:bCs/>
          <w:iCs/>
          <w:color w:val="000000" w:themeColor="text1"/>
          <w:szCs w:val="24"/>
          <w:rPrChange w:id="1991" w:author="Dr Mamadou SANOGO" w:date="2023-10-25T18:15:00Z">
            <w:rPr>
              <w:b/>
              <w:bCs/>
              <w:iCs/>
              <w:color w:val="00B050"/>
              <w:szCs w:val="24"/>
            </w:rPr>
          </w:rPrChange>
        </w:rPr>
        <w:pPrChange w:id="1992" w:author="Dr Mamadou SANOGO" w:date="2023-10-27T13:42:00Z">
          <w:pPr>
            <w:spacing w:line="360" w:lineRule="auto"/>
            <w:ind w:right="11"/>
          </w:pPr>
        </w:pPrChange>
      </w:pPr>
      <w:r w:rsidRPr="007A4AFC">
        <w:rPr>
          <w:b/>
          <w:bCs/>
          <w:iCs/>
          <w:color w:val="000000" w:themeColor="text1"/>
          <w:szCs w:val="24"/>
          <w:rPrChange w:id="1993" w:author="Dr Mamadou SANOGO" w:date="2023-10-25T18:15:00Z">
            <w:rPr>
              <w:b/>
              <w:bCs/>
              <w:iCs/>
              <w:color w:val="00B050"/>
              <w:szCs w:val="24"/>
            </w:rPr>
          </w:rPrChange>
        </w:rPr>
        <w:t>Annexe n°</w:t>
      </w:r>
      <w:r w:rsidR="0070110E" w:rsidRPr="007A4AFC">
        <w:rPr>
          <w:b/>
          <w:bCs/>
          <w:iCs/>
          <w:color w:val="000000" w:themeColor="text1"/>
          <w:szCs w:val="24"/>
          <w:rPrChange w:id="1994" w:author="Dr Mamadou SANOGO" w:date="2023-10-25T18:15:00Z">
            <w:rPr>
              <w:b/>
              <w:bCs/>
              <w:iCs/>
              <w:color w:val="00B050"/>
              <w:szCs w:val="24"/>
            </w:rPr>
          </w:rPrChange>
        </w:rPr>
        <w:t>00</w:t>
      </w:r>
      <w:ins w:id="1995" w:author="Cauris Cosmetics" w:date="2023-10-25T14:44:00Z">
        <w:r w:rsidR="00CA6A2B">
          <w:rPr>
            <w:b/>
            <w:bCs/>
            <w:iCs/>
            <w:color w:val="000000" w:themeColor="text1"/>
            <w:szCs w:val="24"/>
          </w:rPr>
          <w:t>7</w:t>
        </w:r>
      </w:ins>
      <w:del w:id="1996" w:author="Cauris Cosmetics" w:date="2023-10-25T14:44:00Z">
        <w:r w:rsidR="0070110E" w:rsidRPr="007A4AFC" w:rsidDel="00CA6A2B">
          <w:rPr>
            <w:b/>
            <w:bCs/>
            <w:iCs/>
            <w:color w:val="000000" w:themeColor="text1"/>
            <w:szCs w:val="24"/>
            <w:rPrChange w:id="1997" w:author="Dr Mamadou SANOGO" w:date="2023-10-25T18:15:00Z">
              <w:rPr>
                <w:b/>
                <w:bCs/>
                <w:iCs/>
                <w:color w:val="00B050"/>
                <w:szCs w:val="24"/>
              </w:rPr>
            </w:rPrChange>
          </w:rPr>
          <w:delText>8</w:delText>
        </w:r>
      </w:del>
      <w:r w:rsidRPr="007A4AFC">
        <w:rPr>
          <w:b/>
          <w:bCs/>
          <w:iCs/>
          <w:color w:val="000000" w:themeColor="text1"/>
          <w:szCs w:val="24"/>
          <w:rPrChange w:id="1998" w:author="Dr Mamadou SANOGO" w:date="2023-10-25T18:15:00Z">
            <w:rPr>
              <w:b/>
              <w:bCs/>
              <w:iCs/>
              <w:color w:val="00B050"/>
              <w:szCs w:val="24"/>
            </w:rPr>
          </w:rPrChange>
        </w:rPr>
        <w:t xml:space="preserve">: </w:t>
      </w:r>
      <w:ins w:id="1999" w:author="Dr Mamadou SANOGO" w:date="2023-10-27T10:28:00Z">
        <w:r w:rsidR="0095395A">
          <w:rPr>
            <w:iCs/>
            <w:color w:val="000000" w:themeColor="text1"/>
            <w:szCs w:val="24"/>
          </w:rPr>
          <w:t>M</w:t>
        </w:r>
      </w:ins>
      <w:del w:id="2000" w:author="Dr Mamadou SANOGO" w:date="2023-10-27T10:28:00Z">
        <w:r w:rsidRPr="00CB3FC8" w:rsidDel="0095395A">
          <w:rPr>
            <w:iCs/>
            <w:color w:val="000000" w:themeColor="text1"/>
            <w:szCs w:val="24"/>
            <w:rPrChange w:id="2001" w:author="Dr Mamadou SANOGO" w:date="2023-10-27T10:27:00Z">
              <w:rPr>
                <w:b/>
                <w:bCs/>
                <w:iCs/>
                <w:color w:val="00B050"/>
                <w:szCs w:val="24"/>
              </w:rPr>
            </w:rPrChange>
          </w:rPr>
          <w:delText>m</w:delText>
        </w:r>
      </w:del>
      <w:r w:rsidRPr="00CB3FC8">
        <w:rPr>
          <w:iCs/>
          <w:color w:val="000000" w:themeColor="text1"/>
          <w:szCs w:val="24"/>
          <w:rPrChange w:id="2002" w:author="Dr Mamadou SANOGO" w:date="2023-10-27T10:27:00Z">
            <w:rPr>
              <w:b/>
              <w:bCs/>
              <w:iCs/>
              <w:color w:val="00B050"/>
              <w:szCs w:val="24"/>
            </w:rPr>
          </w:rPrChange>
        </w:rPr>
        <w:t>aquette de la formation</w:t>
      </w:r>
      <w:r w:rsidR="0070110E" w:rsidRPr="00CB3FC8">
        <w:rPr>
          <w:iCs/>
          <w:color w:val="000000" w:themeColor="text1"/>
          <w:szCs w:val="24"/>
          <w:rPrChange w:id="2003" w:author="Dr Mamadou SANOGO" w:date="2023-10-27T10:27:00Z">
            <w:rPr>
              <w:b/>
              <w:bCs/>
              <w:iCs/>
              <w:color w:val="00B050"/>
              <w:szCs w:val="24"/>
            </w:rPr>
          </w:rPrChange>
        </w:rPr>
        <w:t xml:space="preserve"> ou pédagogique</w:t>
      </w:r>
    </w:p>
    <w:p w14:paraId="2F67ACD5" w14:textId="77777777" w:rsidR="00643698" w:rsidRPr="007A4AFC" w:rsidRDefault="00643698">
      <w:pPr>
        <w:spacing w:line="276" w:lineRule="auto"/>
        <w:ind w:right="11"/>
        <w:rPr>
          <w:b/>
          <w:i/>
          <w:iCs/>
          <w:color w:val="000000" w:themeColor="text1"/>
          <w:szCs w:val="24"/>
        </w:rPr>
        <w:pPrChange w:id="2004" w:author="Dr Mamadou SANOGO" w:date="2023-10-27T13:42:00Z">
          <w:pPr>
            <w:spacing w:line="360" w:lineRule="auto"/>
            <w:ind w:right="11"/>
          </w:pPr>
        </w:pPrChange>
      </w:pPr>
      <w:r w:rsidRPr="007A4AFC">
        <w:rPr>
          <w:b/>
          <w:i/>
          <w:iCs/>
          <w:color w:val="000000" w:themeColor="text1"/>
          <w:szCs w:val="24"/>
        </w:rPr>
        <w:t>Critère 3 : Les modalités retenues pour la composition des jurys sont connues des étudiants</w:t>
      </w:r>
    </w:p>
    <w:p w14:paraId="375E3B26" w14:textId="77777777" w:rsidR="00643698" w:rsidRPr="007A4AFC" w:rsidRDefault="00643698">
      <w:pPr>
        <w:spacing w:line="276" w:lineRule="auto"/>
        <w:ind w:right="34"/>
        <w:rPr>
          <w:iCs/>
          <w:color w:val="000000" w:themeColor="text1"/>
          <w:szCs w:val="24"/>
        </w:rPr>
        <w:pPrChange w:id="2005" w:author="Dr Mamadou SANOGO" w:date="2023-10-27T13:42:00Z">
          <w:pPr>
            <w:spacing w:line="360" w:lineRule="auto"/>
            <w:ind w:right="34"/>
          </w:pPr>
        </w:pPrChange>
      </w:pPr>
      <w:r w:rsidRPr="007A4AFC">
        <w:rPr>
          <w:iCs/>
          <w:color w:val="000000" w:themeColor="text1"/>
          <w:szCs w:val="24"/>
        </w:rPr>
        <w:t>Les modalités retenues pour la composition des jurys sont communiquées aux étudiants, à travers le règlement intérieur. Le jury établit le procès-verbal de validation des UE pour l’ensemble des filières de formation de l’EPSFé.</w:t>
      </w:r>
    </w:p>
    <w:p w14:paraId="350FFD7E" w14:textId="6CA1DC06" w:rsidR="00643698" w:rsidRPr="007A4AFC" w:rsidRDefault="00643698">
      <w:pPr>
        <w:spacing w:line="276" w:lineRule="auto"/>
        <w:ind w:right="11"/>
        <w:rPr>
          <w:iCs/>
          <w:color w:val="000000" w:themeColor="text1"/>
          <w:szCs w:val="24"/>
          <w:lang w:val="fr-ML"/>
          <w:rPrChange w:id="2006" w:author="Dr Mamadou SANOGO" w:date="2023-10-25T18:15:00Z">
            <w:rPr>
              <w:iCs/>
              <w:color w:val="00B050"/>
              <w:szCs w:val="24"/>
              <w:lang w:val="fr-ML"/>
            </w:rPr>
          </w:rPrChange>
        </w:rPr>
        <w:pPrChange w:id="2007" w:author="Dr Mamadou SANOGO" w:date="2023-10-27T13:42:00Z">
          <w:pPr>
            <w:spacing w:line="360" w:lineRule="auto"/>
            <w:ind w:right="11"/>
          </w:pPr>
        </w:pPrChange>
      </w:pPr>
      <w:r w:rsidRPr="007A4AFC">
        <w:rPr>
          <w:b/>
          <w:bCs/>
          <w:iCs/>
          <w:color w:val="000000" w:themeColor="text1"/>
          <w:szCs w:val="24"/>
          <w:rPrChange w:id="2008" w:author="Dr Mamadou SANOGO" w:date="2023-10-25T18:15:00Z">
            <w:rPr>
              <w:b/>
              <w:bCs/>
              <w:iCs/>
              <w:color w:val="00B050"/>
              <w:szCs w:val="24"/>
            </w:rPr>
          </w:rPrChange>
        </w:rPr>
        <w:t>Annexe n°</w:t>
      </w:r>
      <w:ins w:id="2009" w:author="Cauris Cosmetics" w:date="2023-10-25T14:44:00Z">
        <w:r w:rsidR="00CA6A2B">
          <w:rPr>
            <w:b/>
            <w:bCs/>
            <w:iCs/>
            <w:color w:val="000000" w:themeColor="text1"/>
            <w:szCs w:val="24"/>
          </w:rPr>
          <w:t>0</w:t>
        </w:r>
      </w:ins>
      <w:r w:rsidR="008C79F9" w:rsidRPr="007A4AFC">
        <w:rPr>
          <w:b/>
          <w:bCs/>
          <w:iCs/>
          <w:color w:val="000000" w:themeColor="text1"/>
          <w:szCs w:val="24"/>
          <w:rPrChange w:id="2010" w:author="Dr Mamadou SANOGO" w:date="2023-10-25T18:15:00Z">
            <w:rPr>
              <w:b/>
              <w:bCs/>
              <w:iCs/>
              <w:color w:val="00B050"/>
              <w:szCs w:val="24"/>
            </w:rPr>
          </w:rPrChange>
        </w:rPr>
        <w:t>1</w:t>
      </w:r>
      <w:ins w:id="2011" w:author="Cauris Cosmetics" w:date="2023-10-25T14:44:00Z">
        <w:r w:rsidR="00CA6A2B">
          <w:rPr>
            <w:b/>
            <w:bCs/>
            <w:iCs/>
            <w:color w:val="000000" w:themeColor="text1"/>
            <w:szCs w:val="24"/>
          </w:rPr>
          <w:t>8</w:t>
        </w:r>
      </w:ins>
      <w:del w:id="2012" w:author="Cauris Cosmetics" w:date="2023-10-25T14:44:00Z">
        <w:r w:rsidR="008C79F9" w:rsidRPr="007A4AFC" w:rsidDel="00CA6A2B">
          <w:rPr>
            <w:b/>
            <w:bCs/>
            <w:iCs/>
            <w:color w:val="000000" w:themeColor="text1"/>
            <w:szCs w:val="24"/>
            <w:rPrChange w:id="2013" w:author="Dr Mamadou SANOGO" w:date="2023-10-25T18:15:00Z">
              <w:rPr>
                <w:b/>
                <w:bCs/>
                <w:iCs/>
                <w:color w:val="00B050"/>
                <w:szCs w:val="24"/>
              </w:rPr>
            </w:rPrChange>
          </w:rPr>
          <w:delText>9</w:delText>
        </w:r>
      </w:del>
      <w:r w:rsidRPr="007A4AFC">
        <w:rPr>
          <w:b/>
          <w:bCs/>
          <w:iCs/>
          <w:color w:val="000000" w:themeColor="text1"/>
          <w:szCs w:val="24"/>
          <w:rPrChange w:id="2014" w:author="Dr Mamadou SANOGO" w:date="2023-10-25T18:15:00Z">
            <w:rPr>
              <w:b/>
              <w:bCs/>
              <w:iCs/>
              <w:color w:val="00B050"/>
              <w:szCs w:val="24"/>
            </w:rPr>
          </w:rPrChange>
        </w:rPr>
        <w:t xml:space="preserve">: </w:t>
      </w:r>
      <w:r w:rsidRPr="003A18E5">
        <w:rPr>
          <w:iCs/>
          <w:color w:val="000000" w:themeColor="text1"/>
          <w:szCs w:val="24"/>
          <w:lang w:val="fr-ML"/>
          <w:rPrChange w:id="2015" w:author="Dr Mamadou SANOGO" w:date="2023-10-26T13:11:00Z">
            <w:rPr>
              <w:b/>
              <w:bCs/>
              <w:iCs/>
              <w:color w:val="00B050"/>
              <w:szCs w:val="24"/>
              <w:lang w:val="fr-ML"/>
            </w:rPr>
          </w:rPrChange>
        </w:rPr>
        <w:t>Règlement intérieur</w:t>
      </w:r>
      <w:del w:id="2016" w:author="Dr Mamadou SANOGO" w:date="2023-10-27T10:27:00Z">
        <w:r w:rsidRPr="007A4AFC" w:rsidDel="0095395A">
          <w:rPr>
            <w:b/>
            <w:bCs/>
            <w:iCs/>
            <w:color w:val="000000" w:themeColor="text1"/>
            <w:szCs w:val="24"/>
            <w:lang w:val="fr-ML"/>
            <w:rPrChange w:id="2017" w:author="Dr Mamadou SANOGO" w:date="2023-10-25T18:15:00Z">
              <w:rPr>
                <w:b/>
                <w:bCs/>
                <w:iCs/>
                <w:color w:val="00B050"/>
                <w:szCs w:val="24"/>
                <w:lang w:val="fr-ML"/>
              </w:rPr>
            </w:rPrChange>
          </w:rPr>
          <w:delText>.</w:delText>
        </w:r>
      </w:del>
    </w:p>
    <w:p w14:paraId="63FAE145" w14:textId="77777777" w:rsidR="00643698" w:rsidRPr="007A4AFC" w:rsidRDefault="00643698">
      <w:pPr>
        <w:spacing w:line="276" w:lineRule="auto"/>
        <w:ind w:right="11"/>
        <w:rPr>
          <w:b/>
          <w:i/>
          <w:iCs/>
          <w:color w:val="000000" w:themeColor="text1"/>
          <w:szCs w:val="24"/>
        </w:rPr>
        <w:pPrChange w:id="2018" w:author="Dr Mamadou SANOGO" w:date="2023-10-27T13:42:00Z">
          <w:pPr>
            <w:spacing w:line="360" w:lineRule="auto"/>
            <w:ind w:right="11"/>
          </w:pPr>
        </w:pPrChange>
      </w:pPr>
      <w:r w:rsidRPr="007A4AFC">
        <w:rPr>
          <w:b/>
          <w:i/>
          <w:iCs/>
          <w:color w:val="000000" w:themeColor="text1"/>
          <w:szCs w:val="24"/>
        </w:rPr>
        <w:t>Critère 4 : Les résultats des évaluations sont proclamés dans des délais raisonnables</w:t>
      </w:r>
    </w:p>
    <w:p w14:paraId="2AA0F088" w14:textId="77777777" w:rsidR="00643698" w:rsidRPr="007A4AFC" w:rsidRDefault="00643698">
      <w:pPr>
        <w:spacing w:line="276" w:lineRule="auto"/>
        <w:ind w:right="403"/>
        <w:rPr>
          <w:i/>
          <w:color w:val="000000" w:themeColor="text1"/>
          <w:szCs w:val="24"/>
          <w:lang w:val="fr-ML"/>
        </w:rPr>
        <w:pPrChange w:id="2019" w:author="Dr Mamadou SANOGO" w:date="2023-10-27T13:42:00Z">
          <w:pPr>
            <w:spacing w:line="360" w:lineRule="auto"/>
            <w:ind w:right="403"/>
          </w:pPr>
        </w:pPrChange>
      </w:pPr>
      <w:r w:rsidRPr="007A4AFC">
        <w:rPr>
          <w:iCs/>
          <w:color w:val="000000" w:themeColor="text1"/>
          <w:szCs w:val="24"/>
          <w:lang w:val="fr-ML"/>
        </w:rPr>
        <w:t>Après chaque évaluation, un rapport de session est élaboré dans la semaine qui suit. Par la suite, les professeurs disposent de deux semaines au maximum pour la correction des copies, ce qui permet une publication des résultats des évaluations dans un délai maximal d’un mois après les évaluations</w:t>
      </w:r>
      <w:r w:rsidRPr="007A4AFC">
        <w:rPr>
          <w:i/>
          <w:color w:val="000000" w:themeColor="text1"/>
          <w:szCs w:val="24"/>
          <w:lang w:val="fr-ML"/>
        </w:rPr>
        <w:t>.</w:t>
      </w:r>
    </w:p>
    <w:p w14:paraId="066C5306" w14:textId="56229836" w:rsidR="00643698" w:rsidRPr="007A4AFC" w:rsidRDefault="00643698">
      <w:pPr>
        <w:spacing w:line="276" w:lineRule="auto"/>
        <w:ind w:right="11"/>
        <w:rPr>
          <w:iCs/>
          <w:color w:val="000000" w:themeColor="text1"/>
          <w:szCs w:val="24"/>
          <w:lang w:val="fr-ML"/>
          <w:rPrChange w:id="2020" w:author="Dr Mamadou SANOGO" w:date="2023-10-25T18:15:00Z">
            <w:rPr>
              <w:iCs/>
              <w:color w:val="00B050"/>
              <w:szCs w:val="24"/>
              <w:lang w:val="fr-ML"/>
            </w:rPr>
          </w:rPrChange>
        </w:rPr>
        <w:pPrChange w:id="2021" w:author="Dr Mamadou SANOGO" w:date="2023-10-27T13:42:00Z">
          <w:pPr>
            <w:spacing w:line="360" w:lineRule="auto"/>
            <w:ind w:right="11"/>
          </w:pPr>
        </w:pPrChange>
      </w:pPr>
      <w:r w:rsidRPr="007A4AFC">
        <w:rPr>
          <w:b/>
          <w:bCs/>
          <w:iCs/>
          <w:color w:val="000000" w:themeColor="text1"/>
          <w:szCs w:val="24"/>
          <w:rPrChange w:id="2022" w:author="Dr Mamadou SANOGO" w:date="2023-10-25T18:15:00Z">
            <w:rPr>
              <w:b/>
              <w:bCs/>
              <w:iCs/>
              <w:color w:val="00B050"/>
              <w:szCs w:val="24"/>
            </w:rPr>
          </w:rPrChange>
        </w:rPr>
        <w:t>Annexe n</w:t>
      </w:r>
      <w:r w:rsidR="008C79F9" w:rsidRPr="007A4AFC">
        <w:rPr>
          <w:b/>
          <w:bCs/>
          <w:iCs/>
          <w:color w:val="000000" w:themeColor="text1"/>
          <w:szCs w:val="24"/>
          <w:rPrChange w:id="2023" w:author="Dr Mamadou SANOGO" w:date="2023-10-25T18:15:00Z">
            <w:rPr>
              <w:b/>
              <w:bCs/>
              <w:iCs/>
              <w:color w:val="00B050"/>
              <w:szCs w:val="24"/>
            </w:rPr>
          </w:rPrChange>
        </w:rPr>
        <w:t>°</w:t>
      </w:r>
      <w:ins w:id="2024" w:author="Cauris Cosmetics" w:date="2023-10-25T14:44:00Z">
        <w:r w:rsidR="00CA6A2B">
          <w:rPr>
            <w:b/>
            <w:bCs/>
            <w:iCs/>
            <w:color w:val="000000" w:themeColor="text1"/>
            <w:szCs w:val="24"/>
          </w:rPr>
          <w:t>0</w:t>
        </w:r>
      </w:ins>
      <w:r w:rsidR="008C79F9" w:rsidRPr="007A4AFC">
        <w:rPr>
          <w:b/>
          <w:bCs/>
          <w:iCs/>
          <w:color w:val="000000" w:themeColor="text1"/>
          <w:szCs w:val="24"/>
          <w:rPrChange w:id="2025" w:author="Dr Mamadou SANOGO" w:date="2023-10-25T18:15:00Z">
            <w:rPr>
              <w:b/>
              <w:bCs/>
              <w:iCs/>
              <w:color w:val="00B050"/>
              <w:szCs w:val="24"/>
            </w:rPr>
          </w:rPrChange>
        </w:rPr>
        <w:t>1</w:t>
      </w:r>
      <w:ins w:id="2026" w:author="Cauris Cosmetics" w:date="2023-10-25T14:44:00Z">
        <w:r w:rsidR="00CA6A2B">
          <w:rPr>
            <w:b/>
            <w:bCs/>
            <w:iCs/>
            <w:color w:val="000000" w:themeColor="text1"/>
            <w:szCs w:val="24"/>
          </w:rPr>
          <w:t>8</w:t>
        </w:r>
      </w:ins>
      <w:del w:id="2027" w:author="Cauris Cosmetics" w:date="2023-10-25T14:44:00Z">
        <w:r w:rsidR="008C79F9" w:rsidRPr="007A4AFC" w:rsidDel="00CA6A2B">
          <w:rPr>
            <w:b/>
            <w:bCs/>
            <w:iCs/>
            <w:color w:val="000000" w:themeColor="text1"/>
            <w:szCs w:val="24"/>
            <w:rPrChange w:id="2028" w:author="Dr Mamadou SANOGO" w:date="2023-10-25T18:15:00Z">
              <w:rPr>
                <w:b/>
                <w:bCs/>
                <w:iCs/>
                <w:color w:val="00B050"/>
                <w:szCs w:val="24"/>
              </w:rPr>
            </w:rPrChange>
          </w:rPr>
          <w:delText>9</w:delText>
        </w:r>
      </w:del>
      <w:r w:rsidRPr="007A4AFC">
        <w:rPr>
          <w:b/>
          <w:bCs/>
          <w:iCs/>
          <w:color w:val="000000" w:themeColor="text1"/>
          <w:szCs w:val="24"/>
          <w:rPrChange w:id="2029" w:author="Dr Mamadou SANOGO" w:date="2023-10-25T18:15:00Z">
            <w:rPr>
              <w:b/>
              <w:bCs/>
              <w:iCs/>
              <w:color w:val="00B050"/>
              <w:szCs w:val="24"/>
            </w:rPr>
          </w:rPrChange>
        </w:rPr>
        <w:t xml:space="preserve"> : </w:t>
      </w:r>
      <w:ins w:id="2030" w:author="Dr Mamadou SANOGO" w:date="2023-10-27T10:28:00Z">
        <w:r w:rsidR="0095395A">
          <w:rPr>
            <w:iCs/>
            <w:color w:val="000000" w:themeColor="text1"/>
            <w:szCs w:val="24"/>
            <w:lang w:val="fr-ML"/>
          </w:rPr>
          <w:t>R</w:t>
        </w:r>
      </w:ins>
      <w:del w:id="2031" w:author="Dr Mamadou SANOGO" w:date="2023-10-27T10:28:00Z">
        <w:r w:rsidR="008C79F9" w:rsidRPr="003A18E5" w:rsidDel="0095395A">
          <w:rPr>
            <w:iCs/>
            <w:color w:val="000000" w:themeColor="text1"/>
            <w:szCs w:val="24"/>
            <w:lang w:val="fr-ML"/>
            <w:rPrChange w:id="2032" w:author="Dr Mamadou SANOGO" w:date="2023-10-26T13:11:00Z">
              <w:rPr>
                <w:b/>
                <w:bCs/>
                <w:iCs/>
                <w:color w:val="00B050"/>
                <w:szCs w:val="24"/>
                <w:lang w:val="fr-ML"/>
              </w:rPr>
            </w:rPrChange>
          </w:rPr>
          <w:delText>r</w:delText>
        </w:r>
      </w:del>
      <w:r w:rsidRPr="003A18E5">
        <w:rPr>
          <w:iCs/>
          <w:color w:val="000000" w:themeColor="text1"/>
          <w:szCs w:val="24"/>
          <w:lang w:val="fr-ML"/>
          <w:rPrChange w:id="2033" w:author="Dr Mamadou SANOGO" w:date="2023-10-26T13:11:00Z">
            <w:rPr>
              <w:b/>
              <w:bCs/>
              <w:iCs/>
              <w:color w:val="00B050"/>
              <w:szCs w:val="24"/>
              <w:lang w:val="fr-ML"/>
            </w:rPr>
          </w:rPrChange>
        </w:rPr>
        <w:t>èglement intérieur</w:t>
      </w:r>
    </w:p>
    <w:p w14:paraId="04B9BA84" w14:textId="77777777" w:rsidR="00643698" w:rsidRPr="007A4AFC" w:rsidRDefault="00643698" w:rsidP="00643698">
      <w:pPr>
        <w:widowControl w:val="0"/>
        <w:autoSpaceDE w:val="0"/>
        <w:autoSpaceDN w:val="0"/>
        <w:adjustRightInd w:val="0"/>
        <w:spacing w:line="240" w:lineRule="auto"/>
        <w:ind w:right="9"/>
        <w:rPr>
          <w:color w:val="000000" w:themeColor="text1"/>
          <w:sz w:val="10"/>
          <w:szCs w:val="24"/>
          <w:lang w:val="fr-ML"/>
          <w:rPrChange w:id="2034" w:author="Dr Mamadou SANOGO" w:date="2023-10-25T18:15:00Z">
            <w:rPr>
              <w:color w:val="000000"/>
              <w:sz w:val="10"/>
              <w:szCs w:val="24"/>
              <w:lang w:val="fr-ML"/>
            </w:rPr>
          </w:rPrChange>
        </w:rPr>
      </w:pPr>
    </w:p>
    <w:p w14:paraId="6435094E" w14:textId="77777777" w:rsidR="00643698" w:rsidRPr="007A4AFC" w:rsidRDefault="00643698">
      <w:pPr>
        <w:spacing w:line="276" w:lineRule="auto"/>
        <w:ind w:right="11"/>
        <w:rPr>
          <w:b/>
          <w:color w:val="000000" w:themeColor="text1"/>
          <w:szCs w:val="24"/>
        </w:rPr>
        <w:pPrChange w:id="2035" w:author="Dr Mamadou SANOGO" w:date="2023-10-27T13:43:00Z">
          <w:pPr>
            <w:spacing w:line="360" w:lineRule="auto"/>
            <w:ind w:right="11"/>
          </w:pPr>
        </w:pPrChange>
      </w:pPr>
      <w:r w:rsidRPr="007A4AFC">
        <w:rPr>
          <w:b/>
          <w:color w:val="000000" w:themeColor="text1"/>
          <w:szCs w:val="24"/>
        </w:rPr>
        <w:t>Référence 5 : Des dispositifs d’évaluation des enseignements et de la formation sont définis et mis en œuvre</w:t>
      </w:r>
    </w:p>
    <w:p w14:paraId="61B2EDBE" w14:textId="77777777" w:rsidR="00643698" w:rsidRPr="007A4AFC" w:rsidRDefault="00643698">
      <w:pPr>
        <w:spacing w:line="276" w:lineRule="auto"/>
        <w:ind w:right="11"/>
        <w:rPr>
          <w:b/>
          <w:i/>
          <w:iCs/>
          <w:color w:val="000000" w:themeColor="text1"/>
          <w:szCs w:val="24"/>
        </w:rPr>
        <w:pPrChange w:id="2036" w:author="Dr Mamadou SANOGO" w:date="2023-10-27T13:43:00Z">
          <w:pPr>
            <w:spacing w:line="360" w:lineRule="auto"/>
            <w:ind w:right="11"/>
          </w:pPr>
        </w:pPrChange>
      </w:pPr>
      <w:r w:rsidRPr="007A4AFC">
        <w:rPr>
          <w:b/>
          <w:i/>
          <w:iCs/>
          <w:color w:val="000000" w:themeColor="text1"/>
          <w:szCs w:val="24"/>
        </w:rPr>
        <w:t>Critère 1 </w:t>
      </w:r>
      <w:bookmarkStart w:id="2037" w:name="_Hlk148641107"/>
      <w:r w:rsidRPr="007A4AFC">
        <w:rPr>
          <w:b/>
          <w:i/>
          <w:iCs/>
          <w:color w:val="000000" w:themeColor="text1"/>
          <w:szCs w:val="24"/>
        </w:rPr>
        <w:t>: Les modalités d’évaluation des enseignements par les étudiants</w:t>
      </w:r>
      <w:bookmarkEnd w:id="2037"/>
      <w:r w:rsidRPr="007A4AFC">
        <w:rPr>
          <w:b/>
          <w:i/>
          <w:iCs/>
          <w:color w:val="000000" w:themeColor="text1"/>
          <w:szCs w:val="24"/>
        </w:rPr>
        <w:t>, leur analyse ainsi que les actions qui en résultent dans le pilotage de la formation sont explicitées</w:t>
      </w:r>
    </w:p>
    <w:p w14:paraId="76FA643B" w14:textId="5E130449" w:rsidR="0027496F" w:rsidRPr="007A4AFC" w:rsidRDefault="00643698">
      <w:pPr>
        <w:spacing w:line="276" w:lineRule="auto"/>
        <w:ind w:right="403"/>
        <w:rPr>
          <w:iCs/>
          <w:color w:val="000000" w:themeColor="text1"/>
          <w:szCs w:val="24"/>
          <w:lang w:val="fr-ML"/>
        </w:rPr>
        <w:pPrChange w:id="2038" w:author="Dr Mamadou SANOGO" w:date="2023-10-27T13:43:00Z">
          <w:pPr>
            <w:spacing w:line="360" w:lineRule="auto"/>
            <w:ind w:right="403"/>
          </w:pPr>
        </w:pPrChange>
      </w:pPr>
      <w:r w:rsidRPr="007A4AFC">
        <w:rPr>
          <w:iCs/>
          <w:color w:val="000000" w:themeColor="text1"/>
          <w:szCs w:val="24"/>
          <w:lang w:val="fr-ML"/>
        </w:rPr>
        <w:t>L’école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t>
      </w:r>
    </w:p>
    <w:p w14:paraId="41F93399" w14:textId="47B540F1" w:rsidR="00643698" w:rsidRPr="007A4AFC" w:rsidRDefault="00643698">
      <w:pPr>
        <w:spacing w:line="276" w:lineRule="auto"/>
        <w:ind w:right="11"/>
        <w:rPr>
          <w:b/>
          <w:bCs/>
          <w:iCs/>
          <w:color w:val="000000" w:themeColor="text1"/>
          <w:szCs w:val="24"/>
        </w:rPr>
        <w:pPrChange w:id="2039" w:author="Dr Mamadou SANOGO" w:date="2023-10-27T13:43:00Z">
          <w:pPr>
            <w:spacing w:line="360" w:lineRule="auto"/>
            <w:ind w:right="11"/>
          </w:pPr>
        </w:pPrChange>
      </w:pPr>
      <w:r w:rsidRPr="007A4AFC">
        <w:rPr>
          <w:b/>
          <w:bCs/>
          <w:iCs/>
          <w:color w:val="000000" w:themeColor="text1"/>
          <w:szCs w:val="24"/>
          <w:rPrChange w:id="2040" w:author="Dr Mamadou SANOGO" w:date="2023-10-25T18:15:00Z">
            <w:rPr>
              <w:b/>
              <w:bCs/>
              <w:iCs/>
              <w:color w:val="00B050"/>
              <w:szCs w:val="24"/>
            </w:rPr>
          </w:rPrChange>
        </w:rPr>
        <w:t>Annexe n</w:t>
      </w:r>
      <w:r w:rsidR="008C79F9" w:rsidRPr="007A4AFC">
        <w:rPr>
          <w:b/>
          <w:bCs/>
          <w:iCs/>
          <w:color w:val="000000" w:themeColor="text1"/>
          <w:szCs w:val="24"/>
          <w:rPrChange w:id="2041" w:author="Dr Mamadou SANOGO" w:date="2023-10-25T18:15:00Z">
            <w:rPr>
              <w:b/>
              <w:bCs/>
              <w:iCs/>
              <w:color w:val="00B050"/>
              <w:szCs w:val="24"/>
            </w:rPr>
          </w:rPrChange>
        </w:rPr>
        <w:t>°02</w:t>
      </w:r>
      <w:ins w:id="2042" w:author="Cauris Cosmetics" w:date="2023-10-25T14:44:00Z">
        <w:r w:rsidR="00CA6A2B">
          <w:rPr>
            <w:b/>
            <w:bCs/>
            <w:iCs/>
            <w:color w:val="000000" w:themeColor="text1"/>
            <w:szCs w:val="24"/>
          </w:rPr>
          <w:t>2</w:t>
        </w:r>
      </w:ins>
      <w:del w:id="2043" w:author="Cauris Cosmetics" w:date="2023-10-25T14:44:00Z">
        <w:r w:rsidR="008C79F9" w:rsidRPr="007A4AFC" w:rsidDel="00CA6A2B">
          <w:rPr>
            <w:b/>
            <w:bCs/>
            <w:iCs/>
            <w:color w:val="000000" w:themeColor="text1"/>
            <w:szCs w:val="24"/>
            <w:rPrChange w:id="2044" w:author="Dr Mamadou SANOGO" w:date="2023-10-25T18:15:00Z">
              <w:rPr>
                <w:b/>
                <w:bCs/>
                <w:iCs/>
                <w:color w:val="00B050"/>
                <w:szCs w:val="24"/>
              </w:rPr>
            </w:rPrChange>
          </w:rPr>
          <w:delText>4</w:delText>
        </w:r>
      </w:del>
      <w:ins w:id="2045" w:author="Cauris Cosmetics" w:date="2023-10-25T14:44:00Z">
        <w:r w:rsidR="00CA6A2B">
          <w:rPr>
            <w:b/>
            <w:bCs/>
            <w:iCs/>
            <w:color w:val="000000" w:themeColor="text1"/>
            <w:szCs w:val="24"/>
          </w:rPr>
          <w:t> :</w:t>
        </w:r>
      </w:ins>
      <w:r w:rsidRPr="007A4AFC">
        <w:rPr>
          <w:b/>
          <w:bCs/>
          <w:iCs/>
          <w:color w:val="000000" w:themeColor="text1"/>
          <w:szCs w:val="24"/>
          <w:rPrChange w:id="2046" w:author="Dr Mamadou SANOGO" w:date="2023-10-25T18:15:00Z">
            <w:rPr>
              <w:b/>
              <w:bCs/>
              <w:iCs/>
              <w:color w:val="00B050"/>
              <w:szCs w:val="24"/>
            </w:rPr>
          </w:rPrChange>
        </w:rPr>
        <w:t> </w:t>
      </w:r>
      <w:r w:rsidRPr="003A18E5">
        <w:rPr>
          <w:iCs/>
          <w:color w:val="000000" w:themeColor="text1"/>
          <w:szCs w:val="24"/>
          <w:rPrChange w:id="2047" w:author="Dr Mamadou SANOGO" w:date="2023-10-26T13:12:00Z">
            <w:rPr>
              <w:b/>
              <w:bCs/>
              <w:iCs/>
              <w:color w:val="00B050"/>
              <w:szCs w:val="24"/>
            </w:rPr>
          </w:rPrChange>
        </w:rPr>
        <w:t>Fiche d’évaluation des enseignements par les étudiants</w:t>
      </w:r>
    </w:p>
    <w:p w14:paraId="103D4236" w14:textId="77777777" w:rsidR="00643698" w:rsidRPr="007A4AFC" w:rsidRDefault="00643698">
      <w:pPr>
        <w:spacing w:line="276" w:lineRule="auto"/>
        <w:ind w:right="11"/>
        <w:rPr>
          <w:b/>
          <w:i/>
          <w:iCs/>
          <w:color w:val="000000" w:themeColor="text1"/>
          <w:szCs w:val="24"/>
        </w:rPr>
        <w:pPrChange w:id="2048" w:author="Dr Mamadou SANOGO" w:date="2023-10-27T13:43:00Z">
          <w:pPr>
            <w:spacing w:line="360" w:lineRule="auto"/>
            <w:ind w:right="11"/>
          </w:pPr>
        </w:pPrChange>
      </w:pPr>
      <w:r w:rsidRPr="007A4AFC">
        <w:rPr>
          <w:b/>
          <w:i/>
          <w:iCs/>
          <w:color w:val="000000" w:themeColor="text1"/>
          <w:szCs w:val="24"/>
        </w:rPr>
        <w:t>Critère 2 : L’évaluation de la formation par les étudiants et les diplômés est prise en compte pour l’amélioration de l’offre de formation</w:t>
      </w:r>
    </w:p>
    <w:p w14:paraId="1921CBFD" w14:textId="3E1ECA6D" w:rsidR="00643698" w:rsidRPr="007A4AFC" w:rsidRDefault="00643698">
      <w:pPr>
        <w:spacing w:line="276" w:lineRule="auto"/>
        <w:ind w:right="403"/>
        <w:rPr>
          <w:iCs/>
          <w:color w:val="000000" w:themeColor="text1"/>
          <w:szCs w:val="24"/>
          <w:lang w:val="fr-ML"/>
        </w:rPr>
        <w:pPrChange w:id="2049" w:author="Dr Mamadou SANOGO" w:date="2023-10-27T13:43:00Z">
          <w:pPr>
            <w:spacing w:line="360" w:lineRule="auto"/>
            <w:ind w:right="403"/>
          </w:pPr>
        </w:pPrChange>
      </w:pPr>
      <w:r w:rsidRPr="007A4AFC">
        <w:rPr>
          <w:iCs/>
          <w:color w:val="000000" w:themeColor="text1"/>
          <w:szCs w:val="24"/>
          <w:lang w:val="fr-ML"/>
        </w:rPr>
        <w:t xml:space="preserve">Les différentes données des fiches d’évaluation sont traitées et analysées par le responsable pédagogique de la formation avec son équipe. Les résultats de ces analyses sont utilisés pour améliorer le programme de Master en </w:t>
      </w:r>
      <w:ins w:id="2050" w:author="Dr Mamadou SANOGO" w:date="2023-10-27T10:30:00Z">
        <w:r w:rsidR="0095395A" w:rsidRPr="00A36245">
          <w:rPr>
            <w:bCs/>
            <w:color w:val="000000" w:themeColor="text1"/>
            <w:szCs w:val="24"/>
          </w:rPr>
          <w:t>gynécologie-obstétrique</w:t>
        </w:r>
        <w:r w:rsidR="0095395A" w:rsidRPr="009C7542">
          <w:rPr>
            <w:iCs/>
            <w:color w:val="000000" w:themeColor="text1"/>
            <w:szCs w:val="24"/>
            <w:lang w:val="fr-ML"/>
          </w:rPr>
          <w:t xml:space="preserve"> </w:t>
        </w:r>
      </w:ins>
      <w:del w:id="2051" w:author="Dr Mamadou SANOGO" w:date="2023-10-26T13:13:00Z">
        <w:r w:rsidRPr="007A4AFC" w:rsidDel="003A18E5">
          <w:rPr>
            <w:iCs/>
            <w:color w:val="000000" w:themeColor="text1"/>
            <w:szCs w:val="24"/>
            <w:lang w:val="fr-ML"/>
          </w:rPr>
          <w:delText>Epidémiologie</w:delText>
        </w:r>
      </w:del>
      <w:del w:id="2052" w:author="Dr Mamadou SANOGO" w:date="2023-10-27T10:30:00Z">
        <w:r w:rsidRPr="007A4AFC" w:rsidDel="0095395A">
          <w:rPr>
            <w:iCs/>
            <w:color w:val="000000" w:themeColor="text1"/>
            <w:szCs w:val="24"/>
            <w:lang w:val="fr-ML"/>
          </w:rPr>
          <w:delText xml:space="preserve"> </w:delText>
        </w:r>
      </w:del>
      <w:r w:rsidRPr="007A4AFC">
        <w:rPr>
          <w:iCs/>
          <w:color w:val="000000" w:themeColor="text1"/>
          <w:szCs w:val="24"/>
          <w:lang w:val="fr-ML"/>
        </w:rPr>
        <w:t>à travers une série de recommandations</w:t>
      </w:r>
    </w:p>
    <w:p w14:paraId="409B6F7E" w14:textId="115ED55B" w:rsidR="00643698" w:rsidRPr="007A4AFC" w:rsidDel="00CA6A2B" w:rsidRDefault="00643698">
      <w:pPr>
        <w:spacing w:line="276" w:lineRule="auto"/>
        <w:ind w:right="11"/>
        <w:rPr>
          <w:del w:id="2053" w:author="Cauris Cosmetics" w:date="2023-10-25T14:44:00Z"/>
          <w:b/>
          <w:bCs/>
          <w:iCs/>
          <w:color w:val="000000" w:themeColor="text1"/>
          <w:szCs w:val="24"/>
          <w:rPrChange w:id="2054" w:author="Dr Mamadou SANOGO" w:date="2023-10-25T18:15:00Z">
            <w:rPr>
              <w:del w:id="2055" w:author="Cauris Cosmetics" w:date="2023-10-25T14:44:00Z"/>
              <w:b/>
              <w:bCs/>
              <w:iCs/>
              <w:color w:val="FF0000"/>
              <w:szCs w:val="24"/>
            </w:rPr>
          </w:rPrChange>
        </w:rPr>
        <w:pPrChange w:id="2056" w:author="Dr Mamadou SANOGO" w:date="2023-10-27T13:43:00Z">
          <w:pPr>
            <w:spacing w:line="360" w:lineRule="auto"/>
            <w:ind w:right="11"/>
          </w:pPr>
        </w:pPrChange>
      </w:pPr>
      <w:del w:id="2057" w:author="Cauris Cosmetics" w:date="2023-10-25T14:44:00Z">
        <w:r w:rsidRPr="007A4AFC" w:rsidDel="00CA6A2B">
          <w:rPr>
            <w:b/>
            <w:bCs/>
            <w:iCs/>
            <w:color w:val="000000" w:themeColor="text1"/>
            <w:szCs w:val="24"/>
            <w:rPrChange w:id="2058" w:author="Dr Mamadou SANOGO" w:date="2023-10-25T18:15:00Z">
              <w:rPr>
                <w:b/>
                <w:bCs/>
                <w:iCs/>
                <w:color w:val="FF0000"/>
                <w:szCs w:val="24"/>
              </w:rPr>
            </w:rPrChange>
          </w:rPr>
          <w:delText>Annexe</w:delText>
        </w:r>
        <w:r w:rsidR="00051F52" w:rsidRPr="007A4AFC" w:rsidDel="00CA6A2B">
          <w:rPr>
            <w:b/>
            <w:bCs/>
            <w:iCs/>
            <w:color w:val="000000" w:themeColor="text1"/>
            <w:szCs w:val="24"/>
            <w:rPrChange w:id="2059" w:author="Dr Mamadou SANOGO" w:date="2023-10-25T18:15:00Z">
              <w:rPr>
                <w:b/>
                <w:bCs/>
                <w:iCs/>
                <w:color w:val="FF0000"/>
                <w:szCs w:val="24"/>
              </w:rPr>
            </w:rPrChange>
          </w:rPr>
          <w:delText xml:space="preserve"> </w:delText>
        </w:r>
        <w:r w:rsidRPr="007A4AFC" w:rsidDel="00CA6A2B">
          <w:rPr>
            <w:b/>
            <w:bCs/>
            <w:iCs/>
            <w:color w:val="000000" w:themeColor="text1"/>
            <w:szCs w:val="24"/>
            <w:highlight w:val="yellow"/>
            <w:rPrChange w:id="2060" w:author="Dr Mamadou SANOGO" w:date="2023-10-25T18:15:00Z">
              <w:rPr>
                <w:b/>
                <w:bCs/>
                <w:iCs/>
                <w:color w:val="FF0000"/>
                <w:szCs w:val="24"/>
                <w:highlight w:val="yellow"/>
              </w:rPr>
            </w:rPrChange>
          </w:rPr>
          <w:delText>n°</w:delText>
        </w:r>
        <w:r w:rsidR="00051F52" w:rsidRPr="007A4AFC" w:rsidDel="00CA6A2B">
          <w:rPr>
            <w:b/>
            <w:bCs/>
            <w:iCs/>
            <w:color w:val="000000" w:themeColor="text1"/>
            <w:szCs w:val="24"/>
            <w:highlight w:val="yellow"/>
            <w:rPrChange w:id="2061" w:author="Dr Mamadou SANOGO" w:date="2023-10-25T18:15:00Z">
              <w:rPr>
                <w:b/>
                <w:bCs/>
                <w:iCs/>
                <w:color w:val="FF0000"/>
                <w:szCs w:val="24"/>
                <w:highlight w:val="yellow"/>
              </w:rPr>
            </w:rPrChange>
          </w:rPr>
          <w:delText>025</w:delText>
        </w:r>
        <w:r w:rsidRPr="007A4AFC" w:rsidDel="00CA6A2B">
          <w:rPr>
            <w:b/>
            <w:bCs/>
            <w:iCs/>
            <w:color w:val="000000" w:themeColor="text1"/>
            <w:szCs w:val="24"/>
            <w:highlight w:val="yellow"/>
            <w:rPrChange w:id="2062" w:author="Dr Mamadou SANOGO" w:date="2023-10-25T18:15:00Z">
              <w:rPr>
                <w:b/>
                <w:bCs/>
                <w:iCs/>
                <w:color w:val="FF0000"/>
                <w:szCs w:val="24"/>
                <w:highlight w:val="yellow"/>
              </w:rPr>
            </w:rPrChange>
          </w:rPr>
          <w:delText> </w:delText>
        </w:r>
        <w:r w:rsidRPr="007A4AFC" w:rsidDel="00CA6A2B">
          <w:rPr>
            <w:b/>
            <w:bCs/>
            <w:iCs/>
            <w:color w:val="000000" w:themeColor="text1"/>
            <w:szCs w:val="24"/>
            <w:rPrChange w:id="2063" w:author="Dr Mamadou SANOGO" w:date="2023-10-25T18:15:00Z">
              <w:rPr>
                <w:b/>
                <w:bCs/>
                <w:iCs/>
                <w:color w:val="FF0000"/>
                <w:szCs w:val="24"/>
              </w:rPr>
            </w:rPrChange>
          </w:rPr>
          <w:delText>Rapport sur les résultats de l’évaluation des enseignements par les étudiants</w:delText>
        </w:r>
        <w:r w:rsidR="00051F52" w:rsidRPr="007A4AFC" w:rsidDel="00CA6A2B">
          <w:rPr>
            <w:b/>
            <w:bCs/>
            <w:iCs/>
            <w:color w:val="000000" w:themeColor="text1"/>
            <w:szCs w:val="24"/>
            <w:rPrChange w:id="2064" w:author="Dr Mamadou SANOGO" w:date="2023-10-25T18:15:00Z">
              <w:rPr>
                <w:b/>
                <w:bCs/>
                <w:iCs/>
                <w:color w:val="FF0000"/>
                <w:szCs w:val="24"/>
              </w:rPr>
            </w:rPrChange>
          </w:rPr>
          <w:delText>(</w:delText>
        </w:r>
        <w:r w:rsidR="00051F52" w:rsidRPr="007A4AFC" w:rsidDel="00CA6A2B">
          <w:rPr>
            <w:b/>
            <w:bCs/>
            <w:iCs/>
            <w:color w:val="000000" w:themeColor="text1"/>
            <w:szCs w:val="24"/>
          </w:rPr>
          <w:delText>Robert</w:delText>
        </w:r>
        <w:r w:rsidR="00051F52" w:rsidRPr="007A4AFC" w:rsidDel="00CA6A2B">
          <w:rPr>
            <w:b/>
            <w:bCs/>
            <w:iCs/>
            <w:color w:val="000000" w:themeColor="text1"/>
            <w:szCs w:val="24"/>
            <w:rPrChange w:id="2065" w:author="Dr Mamadou SANOGO" w:date="2023-10-25T18:15:00Z">
              <w:rPr>
                <w:b/>
                <w:bCs/>
                <w:iCs/>
                <w:color w:val="FF0000"/>
                <w:szCs w:val="24"/>
              </w:rPr>
            </w:rPrChange>
          </w:rPr>
          <w:delText>)</w:delText>
        </w:r>
      </w:del>
    </w:p>
    <w:p w14:paraId="261112A9" w14:textId="77777777" w:rsidR="00643698" w:rsidRPr="007A4AFC" w:rsidRDefault="00643698">
      <w:pPr>
        <w:spacing w:line="276" w:lineRule="auto"/>
        <w:ind w:right="11"/>
        <w:rPr>
          <w:b/>
          <w:i/>
          <w:iCs/>
          <w:color w:val="000000" w:themeColor="text1"/>
          <w:szCs w:val="24"/>
        </w:rPr>
        <w:pPrChange w:id="2066" w:author="Dr Mamadou SANOGO" w:date="2023-10-27T13:43:00Z">
          <w:pPr>
            <w:spacing w:line="360" w:lineRule="auto"/>
            <w:ind w:right="11"/>
          </w:pPr>
        </w:pPrChange>
      </w:pPr>
      <w:r w:rsidRPr="007A4AFC">
        <w:rPr>
          <w:b/>
          <w:i/>
          <w:iCs/>
          <w:color w:val="000000" w:themeColor="text1"/>
          <w:szCs w:val="24"/>
        </w:rPr>
        <w:t>Critère 3 : Le programme de la formation est soumis à une évaluation périodique par l’institution (au plus tous les quatre ans) en lien avec les acteurs concernés du secteur professionnel</w:t>
      </w:r>
    </w:p>
    <w:p w14:paraId="7805A7B8" w14:textId="77777777" w:rsidR="00643698" w:rsidRPr="007A4AFC" w:rsidRDefault="00643698">
      <w:pPr>
        <w:spacing w:line="276" w:lineRule="auto"/>
        <w:ind w:right="403"/>
        <w:rPr>
          <w:iCs/>
          <w:color w:val="000000" w:themeColor="text1"/>
          <w:szCs w:val="24"/>
          <w:lang w:val="fr-ML"/>
        </w:rPr>
        <w:pPrChange w:id="2067" w:author="Dr Mamadou SANOGO" w:date="2023-10-27T13:43:00Z">
          <w:pPr>
            <w:spacing w:line="360" w:lineRule="auto"/>
            <w:ind w:right="403"/>
          </w:pPr>
        </w:pPrChange>
      </w:pPr>
      <w:r w:rsidRPr="007A4AFC">
        <w:rPr>
          <w:iCs/>
          <w:color w:val="000000" w:themeColor="text1"/>
          <w:szCs w:val="24"/>
          <w:lang w:val="fr-ML"/>
        </w:rPr>
        <w:t xml:space="preserve">L’école est en phase d’élaboration, d’un questionnaire mis à la disposition de ses partenaires du secteur professionnel pour recenser leur in et out put relatif à la formation. </w:t>
      </w:r>
    </w:p>
    <w:p w14:paraId="21704F32" w14:textId="3415022F" w:rsidR="00643698" w:rsidRPr="007A4AFC" w:rsidRDefault="00643698">
      <w:pPr>
        <w:spacing w:line="276" w:lineRule="auto"/>
        <w:ind w:right="403"/>
        <w:rPr>
          <w:color w:val="000000" w:themeColor="text1"/>
          <w:rPrChange w:id="2068" w:author="Dr Mamadou SANOGO" w:date="2023-10-25T18:15:00Z">
            <w:rPr/>
          </w:rPrChange>
        </w:rPr>
        <w:pPrChange w:id="2069" w:author="Dr Mamadou SANOGO" w:date="2023-10-27T13:43:00Z">
          <w:pPr>
            <w:spacing w:line="360" w:lineRule="auto"/>
            <w:ind w:right="403"/>
          </w:pPr>
        </w:pPrChange>
      </w:pPr>
      <w:r w:rsidRPr="007A4AFC">
        <w:rPr>
          <w:iCs/>
          <w:color w:val="000000" w:themeColor="text1"/>
          <w:szCs w:val="24"/>
          <w:lang w:val="fr-ML"/>
        </w:rPr>
        <w:t xml:space="preserve">Le master en </w:t>
      </w:r>
      <w:ins w:id="2070" w:author="Dr Mamadou SANOGO" w:date="2023-10-27T10:30:00Z">
        <w:r w:rsidR="0095395A" w:rsidRPr="00A36245">
          <w:rPr>
            <w:bCs/>
            <w:color w:val="000000" w:themeColor="text1"/>
            <w:szCs w:val="24"/>
          </w:rPr>
          <w:t>gynécologie-obstétrique</w:t>
        </w:r>
        <w:r w:rsidR="0095395A" w:rsidRPr="009C7542">
          <w:rPr>
            <w:iCs/>
            <w:color w:val="000000" w:themeColor="text1"/>
            <w:szCs w:val="24"/>
            <w:lang w:val="fr-ML"/>
          </w:rPr>
          <w:t xml:space="preserve"> </w:t>
        </w:r>
      </w:ins>
      <w:del w:id="2071" w:author="Dr Mamadou SANOGO" w:date="2023-10-26T13:13:00Z">
        <w:r w:rsidRPr="007A4AFC" w:rsidDel="003A18E5">
          <w:rPr>
            <w:iCs/>
            <w:color w:val="000000" w:themeColor="text1"/>
            <w:szCs w:val="24"/>
            <w:lang w:val="fr-ML"/>
          </w:rPr>
          <w:delText>Epidémiologie</w:delText>
        </w:r>
      </w:del>
      <w:del w:id="2072" w:author="Dr Mamadou SANOGO" w:date="2023-10-27T10:30:00Z">
        <w:r w:rsidRPr="007A4AFC" w:rsidDel="0095395A">
          <w:rPr>
            <w:iCs/>
            <w:color w:val="000000" w:themeColor="text1"/>
            <w:szCs w:val="24"/>
            <w:lang w:val="fr-ML"/>
          </w:rPr>
          <w:delText xml:space="preserve"> </w:delText>
        </w:r>
      </w:del>
      <w:r w:rsidRPr="007A4AFC">
        <w:rPr>
          <w:iCs/>
          <w:color w:val="000000" w:themeColor="text1"/>
          <w:szCs w:val="24"/>
          <w:lang w:val="fr-ML"/>
        </w:rPr>
        <w:t xml:space="preserve">est soumis à une évaluation périodique tous les 4 ans. Le programme est révisé en vue d’obtenir l’habilitation </w:t>
      </w:r>
      <w:r w:rsidRPr="007A4AFC">
        <w:rPr>
          <w:color w:val="000000" w:themeColor="text1"/>
          <w:rPrChange w:id="2073" w:author="Dr Mamadou SANOGO" w:date="2023-10-25T18:15:00Z">
            <w:rPr/>
          </w:rPrChange>
        </w:rPr>
        <w:t>suivant les besoins du marché de l’emploi.</w:t>
      </w:r>
    </w:p>
    <w:p w14:paraId="6C9AE995" w14:textId="77777777" w:rsidR="00643698" w:rsidRPr="007A4AFC" w:rsidRDefault="00643698" w:rsidP="00643698">
      <w:pPr>
        <w:widowControl w:val="0"/>
        <w:autoSpaceDE w:val="0"/>
        <w:autoSpaceDN w:val="0"/>
        <w:adjustRightInd w:val="0"/>
        <w:spacing w:line="240" w:lineRule="auto"/>
        <w:ind w:right="9"/>
        <w:rPr>
          <w:color w:val="000000" w:themeColor="text1"/>
          <w:sz w:val="10"/>
          <w:szCs w:val="24"/>
          <w:lang w:val="fr-ML"/>
          <w:rPrChange w:id="2074" w:author="Dr Mamadou SANOGO" w:date="2023-10-25T18:15:00Z">
            <w:rPr>
              <w:color w:val="000000"/>
              <w:sz w:val="10"/>
              <w:szCs w:val="24"/>
              <w:lang w:val="fr-ML"/>
            </w:rPr>
          </w:rPrChange>
        </w:rPr>
      </w:pPr>
    </w:p>
    <w:p w14:paraId="0DFFF0B8" w14:textId="77777777" w:rsidR="00643698" w:rsidRPr="007A4AFC" w:rsidRDefault="00643698" w:rsidP="0050424B">
      <w:pPr>
        <w:pStyle w:val="Paragraphedeliste"/>
        <w:numPr>
          <w:ilvl w:val="1"/>
          <w:numId w:val="26"/>
        </w:numPr>
        <w:spacing w:line="276" w:lineRule="auto"/>
        <w:rPr>
          <w:b/>
          <w:iCs/>
          <w:color w:val="000000" w:themeColor="text1"/>
          <w:szCs w:val="24"/>
        </w:rPr>
      </w:pPr>
      <w:bookmarkStart w:id="2075" w:name="_Toc145944511"/>
      <w:r w:rsidRPr="007A4AFC">
        <w:rPr>
          <w:b/>
          <w:iCs/>
          <w:color w:val="000000" w:themeColor="text1"/>
          <w:szCs w:val="24"/>
        </w:rPr>
        <w:t>Organisation pédagogique</w:t>
      </w:r>
      <w:bookmarkEnd w:id="2075"/>
    </w:p>
    <w:p w14:paraId="2EC2726D" w14:textId="77777777" w:rsidR="00643698" w:rsidRPr="007A4AFC" w:rsidDel="0050424B" w:rsidRDefault="00643698">
      <w:pPr>
        <w:spacing w:line="276" w:lineRule="auto"/>
        <w:rPr>
          <w:del w:id="2076" w:author="Dr Mamadou SANOGO" w:date="2023-10-27T13:43:00Z"/>
          <w:color w:val="000000" w:themeColor="text1"/>
          <w:szCs w:val="24"/>
          <w:rPrChange w:id="2077" w:author="Dr Mamadou SANOGO" w:date="2023-10-25T18:15:00Z">
            <w:rPr>
              <w:del w:id="2078" w:author="Dr Mamadou SANOGO" w:date="2023-10-27T13:43:00Z"/>
              <w:szCs w:val="24"/>
            </w:rPr>
          </w:rPrChange>
        </w:rPr>
        <w:pPrChange w:id="2079" w:author="Dr Mamadou SANOGO" w:date="2023-10-27T13:43:00Z">
          <w:pPr>
            <w:spacing w:line="360" w:lineRule="auto"/>
          </w:pPr>
        </w:pPrChange>
      </w:pPr>
      <w:r w:rsidRPr="007A4AFC">
        <w:rPr>
          <w:color w:val="000000" w:themeColor="text1"/>
          <w:szCs w:val="24"/>
          <w:rPrChange w:id="2080" w:author="Dr Mamadou SANOGO" w:date="2023-10-25T18:15:00Z">
            <w:rPr>
              <w:szCs w:val="24"/>
            </w:rPr>
          </w:rPrChange>
        </w:rPr>
        <w:t xml:space="preserve">Cette partie analyse la conformité du programme de formation aux exigences du système LMD (équipes pédagogiques, dispositifs d’aide à la réussite de l’intégrité scientifique). </w:t>
      </w:r>
    </w:p>
    <w:p w14:paraId="74AC802F" w14:textId="77777777" w:rsidR="00643698" w:rsidRPr="007A4AFC" w:rsidRDefault="00643698">
      <w:pPr>
        <w:spacing w:line="276" w:lineRule="auto"/>
        <w:rPr>
          <w:color w:val="000000" w:themeColor="text1"/>
          <w:sz w:val="10"/>
          <w:szCs w:val="24"/>
          <w:rPrChange w:id="2081" w:author="Dr Mamadou SANOGO" w:date="2023-10-25T18:15:00Z">
            <w:rPr>
              <w:color w:val="000000"/>
              <w:sz w:val="10"/>
              <w:szCs w:val="24"/>
            </w:rPr>
          </w:rPrChange>
        </w:rPr>
        <w:pPrChange w:id="2082" w:author="Dr Mamadou SANOGO" w:date="2023-10-27T13:43:00Z">
          <w:pPr>
            <w:widowControl w:val="0"/>
            <w:autoSpaceDE w:val="0"/>
            <w:autoSpaceDN w:val="0"/>
            <w:adjustRightInd w:val="0"/>
            <w:spacing w:line="240" w:lineRule="auto"/>
            <w:ind w:right="9"/>
          </w:pPr>
        </w:pPrChange>
      </w:pPr>
    </w:p>
    <w:p w14:paraId="18BE7AF2" w14:textId="77777777" w:rsidR="00643698" w:rsidRPr="007A4AFC" w:rsidDel="0050424B" w:rsidRDefault="00643698">
      <w:pPr>
        <w:spacing w:line="276" w:lineRule="auto"/>
        <w:ind w:right="11"/>
        <w:rPr>
          <w:del w:id="2083" w:author="Dr Mamadou SANOGO" w:date="2023-10-27T13:43:00Z"/>
          <w:b/>
          <w:color w:val="000000" w:themeColor="text1"/>
          <w:szCs w:val="24"/>
        </w:rPr>
        <w:pPrChange w:id="2084" w:author="Dr Mamadou SANOGO" w:date="2023-10-27T13:43:00Z">
          <w:pPr>
            <w:spacing w:line="360" w:lineRule="auto"/>
            <w:ind w:right="11"/>
          </w:pPr>
        </w:pPrChange>
      </w:pPr>
      <w:bookmarkStart w:id="2085" w:name="_Toc145944512"/>
      <w:r w:rsidRPr="007A4AFC">
        <w:rPr>
          <w:b/>
          <w:color w:val="000000" w:themeColor="text1"/>
          <w:szCs w:val="24"/>
        </w:rPr>
        <w:t>Référence 1 : L’organisation pédagogique de l’offre de formation est clairement définie et conforme aux exigences du LMD</w:t>
      </w:r>
      <w:bookmarkEnd w:id="2085"/>
    </w:p>
    <w:p w14:paraId="5E7F50BB" w14:textId="77777777" w:rsidR="00643698" w:rsidRPr="007A4AFC" w:rsidRDefault="00643698">
      <w:pPr>
        <w:spacing w:line="276" w:lineRule="auto"/>
        <w:ind w:right="11"/>
        <w:rPr>
          <w:color w:val="000000" w:themeColor="text1"/>
          <w:sz w:val="10"/>
          <w:szCs w:val="24"/>
          <w:lang w:val="fr-ML"/>
          <w:rPrChange w:id="2086" w:author="Dr Mamadou SANOGO" w:date="2023-10-25T18:15:00Z">
            <w:rPr>
              <w:color w:val="000000"/>
              <w:sz w:val="10"/>
              <w:szCs w:val="24"/>
              <w:lang w:val="fr-ML"/>
            </w:rPr>
          </w:rPrChange>
        </w:rPr>
        <w:pPrChange w:id="2087" w:author="Dr Mamadou SANOGO" w:date="2023-10-27T13:43:00Z">
          <w:pPr>
            <w:widowControl w:val="0"/>
            <w:autoSpaceDE w:val="0"/>
            <w:autoSpaceDN w:val="0"/>
            <w:adjustRightInd w:val="0"/>
            <w:spacing w:line="240" w:lineRule="auto"/>
            <w:ind w:right="9"/>
          </w:pPr>
        </w:pPrChange>
      </w:pPr>
    </w:p>
    <w:p w14:paraId="55490653" w14:textId="77777777" w:rsidR="00643698" w:rsidRPr="007A4AFC" w:rsidRDefault="00643698">
      <w:pPr>
        <w:spacing w:line="276" w:lineRule="auto"/>
        <w:ind w:right="11"/>
        <w:rPr>
          <w:b/>
          <w:i/>
          <w:iCs/>
          <w:color w:val="000000" w:themeColor="text1"/>
          <w:szCs w:val="24"/>
        </w:rPr>
        <w:pPrChange w:id="2088" w:author="Dr Mamadou SANOGO" w:date="2023-10-27T13:43:00Z">
          <w:pPr>
            <w:spacing w:line="360" w:lineRule="auto"/>
            <w:ind w:right="11"/>
          </w:pPr>
        </w:pPrChange>
      </w:pPr>
      <w:r w:rsidRPr="007A4AFC">
        <w:rPr>
          <w:b/>
          <w:i/>
          <w:iCs/>
          <w:color w:val="000000" w:themeColor="text1"/>
          <w:szCs w:val="24"/>
        </w:rPr>
        <w:t>Critère 1 : La formation comprend un ensemble d’unités d’enseignement (majeures, mineures, transversales et libres) organisées en semestre et cohérent avec les objectifs définis</w:t>
      </w:r>
    </w:p>
    <w:p w14:paraId="6D8489AC" w14:textId="1B477830" w:rsidR="00643698" w:rsidRPr="007A4AFC" w:rsidRDefault="00643698">
      <w:pPr>
        <w:spacing w:line="276" w:lineRule="auto"/>
        <w:ind w:right="403"/>
        <w:rPr>
          <w:iCs/>
          <w:color w:val="000000" w:themeColor="text1"/>
          <w:szCs w:val="24"/>
          <w:lang w:val="fr-ML"/>
        </w:rPr>
        <w:pPrChange w:id="2089" w:author="Dr Mamadou SANOGO" w:date="2023-10-27T13:43:00Z">
          <w:pPr>
            <w:spacing w:line="360" w:lineRule="auto"/>
            <w:ind w:right="403"/>
          </w:pPr>
        </w:pPrChange>
      </w:pPr>
      <w:r w:rsidRPr="007A4AFC">
        <w:rPr>
          <w:iCs/>
          <w:color w:val="000000" w:themeColor="text1"/>
          <w:szCs w:val="24"/>
          <w:lang w:val="fr-ML"/>
        </w:rPr>
        <w:t>La formation comprend des unités d’enseignement majeures, mineures et transversales et est organisé</w:t>
      </w:r>
      <w:ins w:id="2090" w:author="Dr Mamadou SANOGO" w:date="2023-10-27T10:31:00Z">
        <w:r w:rsidR="0095395A">
          <w:rPr>
            <w:iCs/>
            <w:color w:val="000000" w:themeColor="text1"/>
            <w:szCs w:val="24"/>
            <w:lang w:val="fr-ML"/>
          </w:rPr>
          <w:t>e</w:t>
        </w:r>
      </w:ins>
      <w:r w:rsidRPr="007A4AFC">
        <w:rPr>
          <w:iCs/>
          <w:color w:val="000000" w:themeColor="text1"/>
          <w:szCs w:val="24"/>
          <w:lang w:val="fr-ML"/>
        </w:rPr>
        <w:t xml:space="preserve"> en semestre de façon cohéren</w:t>
      </w:r>
      <w:ins w:id="2091" w:author="Dr Mamadou SANOGO" w:date="2023-10-27T10:31:00Z">
        <w:r w:rsidR="0095395A">
          <w:rPr>
            <w:iCs/>
            <w:color w:val="000000" w:themeColor="text1"/>
            <w:szCs w:val="24"/>
            <w:lang w:val="fr-ML"/>
          </w:rPr>
          <w:t>t</w:t>
        </w:r>
      </w:ins>
      <w:del w:id="2092" w:author="Dr Mamadou SANOGO" w:date="2023-10-27T10:31:00Z">
        <w:r w:rsidRPr="007A4AFC" w:rsidDel="0095395A">
          <w:rPr>
            <w:iCs/>
            <w:color w:val="000000" w:themeColor="text1"/>
            <w:szCs w:val="24"/>
            <w:lang w:val="fr-ML"/>
          </w:rPr>
          <w:delText>c</w:delText>
        </w:r>
      </w:del>
      <w:r w:rsidRPr="007A4AFC">
        <w:rPr>
          <w:iCs/>
          <w:color w:val="000000" w:themeColor="text1"/>
          <w:szCs w:val="24"/>
          <w:lang w:val="fr-ML"/>
        </w:rPr>
        <w:t>e avec les objectifs de la formation</w:t>
      </w:r>
    </w:p>
    <w:p w14:paraId="10A27E6D" w14:textId="39578302" w:rsidR="00643698" w:rsidRPr="007A4AFC" w:rsidDel="0050424B" w:rsidRDefault="00643698">
      <w:pPr>
        <w:spacing w:line="276" w:lineRule="auto"/>
        <w:ind w:right="11"/>
        <w:rPr>
          <w:del w:id="2093" w:author="Dr Mamadou SANOGO" w:date="2023-10-27T13:43:00Z"/>
          <w:b/>
          <w:bCs/>
          <w:iCs/>
          <w:color w:val="000000" w:themeColor="text1"/>
          <w:szCs w:val="24"/>
          <w:rPrChange w:id="2094" w:author="Dr Mamadou SANOGO" w:date="2023-10-25T18:15:00Z">
            <w:rPr>
              <w:del w:id="2095" w:author="Dr Mamadou SANOGO" w:date="2023-10-27T13:43:00Z"/>
              <w:b/>
              <w:bCs/>
              <w:iCs/>
              <w:color w:val="00B050"/>
              <w:szCs w:val="24"/>
            </w:rPr>
          </w:rPrChange>
        </w:rPr>
        <w:pPrChange w:id="2096" w:author="Dr Mamadou SANOGO" w:date="2023-10-27T13:43:00Z">
          <w:pPr>
            <w:spacing w:line="360" w:lineRule="auto"/>
            <w:ind w:right="11"/>
          </w:pPr>
        </w:pPrChange>
      </w:pPr>
      <w:r w:rsidRPr="007A4AFC">
        <w:rPr>
          <w:b/>
          <w:bCs/>
          <w:iCs/>
          <w:color w:val="000000" w:themeColor="text1"/>
          <w:szCs w:val="24"/>
          <w:rPrChange w:id="2097" w:author="Dr Mamadou SANOGO" w:date="2023-10-25T18:15:00Z">
            <w:rPr>
              <w:b/>
              <w:bCs/>
              <w:iCs/>
              <w:color w:val="00B050"/>
              <w:szCs w:val="24"/>
            </w:rPr>
          </w:rPrChange>
        </w:rPr>
        <w:t>Annexe n°</w:t>
      </w:r>
      <w:r w:rsidR="00051F52" w:rsidRPr="007A4AFC">
        <w:rPr>
          <w:b/>
          <w:bCs/>
          <w:iCs/>
          <w:color w:val="000000" w:themeColor="text1"/>
          <w:szCs w:val="24"/>
          <w:rPrChange w:id="2098" w:author="Dr Mamadou SANOGO" w:date="2023-10-25T18:15:00Z">
            <w:rPr>
              <w:b/>
              <w:bCs/>
              <w:iCs/>
              <w:color w:val="00B050"/>
              <w:szCs w:val="24"/>
            </w:rPr>
          </w:rPrChange>
        </w:rPr>
        <w:t>00</w:t>
      </w:r>
      <w:ins w:id="2099" w:author="Cauris Cosmetics" w:date="2023-10-25T14:45:00Z">
        <w:r w:rsidR="00CA6A2B">
          <w:rPr>
            <w:b/>
            <w:bCs/>
            <w:iCs/>
            <w:color w:val="000000" w:themeColor="text1"/>
            <w:szCs w:val="24"/>
          </w:rPr>
          <w:t>7</w:t>
        </w:r>
      </w:ins>
      <w:del w:id="2100" w:author="Cauris Cosmetics" w:date="2023-10-25T14:45:00Z">
        <w:r w:rsidR="00051F52" w:rsidRPr="007A4AFC" w:rsidDel="00CA6A2B">
          <w:rPr>
            <w:b/>
            <w:bCs/>
            <w:iCs/>
            <w:color w:val="000000" w:themeColor="text1"/>
            <w:szCs w:val="24"/>
            <w:rPrChange w:id="2101" w:author="Dr Mamadou SANOGO" w:date="2023-10-25T18:15:00Z">
              <w:rPr>
                <w:b/>
                <w:bCs/>
                <w:iCs/>
                <w:color w:val="00B050"/>
                <w:szCs w:val="24"/>
              </w:rPr>
            </w:rPrChange>
          </w:rPr>
          <w:delText>8</w:delText>
        </w:r>
      </w:del>
      <w:r w:rsidRPr="007A4AFC">
        <w:rPr>
          <w:b/>
          <w:bCs/>
          <w:iCs/>
          <w:color w:val="000000" w:themeColor="text1"/>
          <w:szCs w:val="24"/>
          <w:rPrChange w:id="2102" w:author="Dr Mamadou SANOGO" w:date="2023-10-25T18:15:00Z">
            <w:rPr>
              <w:b/>
              <w:bCs/>
              <w:iCs/>
              <w:color w:val="00B050"/>
              <w:szCs w:val="24"/>
            </w:rPr>
          </w:rPrChange>
        </w:rPr>
        <w:t xml:space="preserve">: </w:t>
      </w:r>
      <w:r w:rsidRPr="003A18E5">
        <w:rPr>
          <w:iCs/>
          <w:color w:val="000000" w:themeColor="text1"/>
          <w:szCs w:val="24"/>
          <w:rPrChange w:id="2103" w:author="Dr Mamadou SANOGO" w:date="2023-10-26T13:14:00Z">
            <w:rPr>
              <w:b/>
              <w:bCs/>
              <w:iCs/>
              <w:color w:val="00B050"/>
              <w:szCs w:val="24"/>
            </w:rPr>
          </w:rPrChange>
        </w:rPr>
        <w:t>Maquette pédagogique de la formation</w:t>
      </w:r>
    </w:p>
    <w:p w14:paraId="44D8E7A6" w14:textId="77777777" w:rsidR="00643698" w:rsidRPr="007A4AFC" w:rsidRDefault="00643698">
      <w:pPr>
        <w:spacing w:line="276" w:lineRule="auto"/>
        <w:ind w:right="11"/>
        <w:rPr>
          <w:color w:val="000000" w:themeColor="text1"/>
          <w:sz w:val="10"/>
          <w:szCs w:val="24"/>
          <w:lang w:val="fr-ML"/>
          <w:rPrChange w:id="2104" w:author="Dr Mamadou SANOGO" w:date="2023-10-25T18:15:00Z">
            <w:rPr>
              <w:sz w:val="10"/>
              <w:szCs w:val="24"/>
              <w:lang w:val="fr-ML"/>
            </w:rPr>
          </w:rPrChange>
        </w:rPr>
        <w:pPrChange w:id="2105" w:author="Dr Mamadou SANOGO" w:date="2023-10-27T13:43:00Z">
          <w:pPr>
            <w:spacing w:line="240" w:lineRule="auto"/>
            <w:ind w:right="36"/>
          </w:pPr>
        </w:pPrChange>
      </w:pPr>
    </w:p>
    <w:p w14:paraId="503BB328" w14:textId="77777777" w:rsidR="00643698" w:rsidRPr="007A4AFC" w:rsidRDefault="00643698">
      <w:pPr>
        <w:spacing w:line="276" w:lineRule="auto"/>
        <w:ind w:right="11"/>
        <w:rPr>
          <w:b/>
          <w:i/>
          <w:iCs/>
          <w:color w:val="000000" w:themeColor="text1"/>
          <w:szCs w:val="24"/>
        </w:rPr>
        <w:pPrChange w:id="2106" w:author="Dr Mamadou SANOGO" w:date="2023-10-27T13:43:00Z">
          <w:pPr>
            <w:spacing w:line="360" w:lineRule="auto"/>
            <w:ind w:right="11"/>
          </w:pPr>
        </w:pPrChange>
      </w:pPr>
      <w:r w:rsidRPr="007A4AFC">
        <w:rPr>
          <w:b/>
          <w:i/>
          <w:iCs/>
          <w:color w:val="000000" w:themeColor="text1"/>
          <w:szCs w:val="24"/>
        </w:rPr>
        <w:t>Critère 2 : La formation est structurée autour d’un tronc commun formant un socle de connaissances</w:t>
      </w:r>
    </w:p>
    <w:p w14:paraId="5E8C4C31" w14:textId="78B1EE4C" w:rsidR="0027496F" w:rsidRPr="007A4AFC" w:rsidRDefault="00643698">
      <w:pPr>
        <w:spacing w:line="276" w:lineRule="auto"/>
        <w:ind w:right="402"/>
        <w:rPr>
          <w:color w:val="000000" w:themeColor="text1"/>
          <w:szCs w:val="24"/>
          <w:rPrChange w:id="2107" w:author="Dr Mamadou SANOGO" w:date="2023-10-25T18:15:00Z">
            <w:rPr>
              <w:szCs w:val="24"/>
            </w:rPr>
          </w:rPrChange>
        </w:rPr>
        <w:pPrChange w:id="2108" w:author="Dr Mamadou SANOGO" w:date="2023-10-27T13:43:00Z">
          <w:pPr>
            <w:spacing w:line="360" w:lineRule="auto"/>
            <w:ind w:right="402"/>
          </w:pPr>
        </w:pPrChange>
      </w:pPr>
      <w:r w:rsidRPr="007A4AFC">
        <w:rPr>
          <w:iCs/>
          <w:color w:val="000000" w:themeColor="text1"/>
          <w:szCs w:val="24"/>
          <w:lang w:val="fr-ML"/>
        </w:rPr>
        <w:t xml:space="preserve">La formation est structurée de sorte à avoir un tronc commun en semestre I et semestre II formant </w:t>
      </w:r>
      <w:r w:rsidRPr="007A4AFC">
        <w:rPr>
          <w:color w:val="000000" w:themeColor="text1"/>
          <w:szCs w:val="24"/>
          <w:rPrChange w:id="2109" w:author="Dr Mamadou SANOGO" w:date="2023-10-25T18:15:00Z">
            <w:rPr>
              <w:szCs w:val="24"/>
            </w:rPr>
          </w:rPrChange>
        </w:rPr>
        <w:t>un socle de connaissances.</w:t>
      </w:r>
    </w:p>
    <w:p w14:paraId="4299F33E" w14:textId="7F78563F" w:rsidR="00643698" w:rsidRPr="007A4AFC" w:rsidRDefault="00643698">
      <w:pPr>
        <w:spacing w:line="276" w:lineRule="auto"/>
        <w:ind w:right="11"/>
        <w:rPr>
          <w:b/>
          <w:bCs/>
          <w:iCs/>
          <w:color w:val="000000" w:themeColor="text1"/>
          <w:szCs w:val="24"/>
          <w:rPrChange w:id="2110" w:author="Dr Mamadou SANOGO" w:date="2023-10-25T18:15:00Z">
            <w:rPr>
              <w:b/>
              <w:bCs/>
              <w:iCs/>
              <w:color w:val="00B050"/>
              <w:szCs w:val="24"/>
            </w:rPr>
          </w:rPrChange>
        </w:rPr>
        <w:pPrChange w:id="2111" w:author="Dr Mamadou SANOGO" w:date="2023-10-27T13:44:00Z">
          <w:pPr>
            <w:spacing w:line="360" w:lineRule="auto"/>
            <w:ind w:right="11"/>
          </w:pPr>
        </w:pPrChange>
      </w:pPr>
      <w:r w:rsidRPr="007A4AFC">
        <w:rPr>
          <w:b/>
          <w:bCs/>
          <w:iCs/>
          <w:color w:val="000000" w:themeColor="text1"/>
          <w:szCs w:val="24"/>
          <w:rPrChange w:id="2112" w:author="Dr Mamadou SANOGO" w:date="2023-10-25T18:15:00Z">
            <w:rPr>
              <w:b/>
              <w:bCs/>
              <w:iCs/>
              <w:color w:val="00B050"/>
              <w:szCs w:val="24"/>
            </w:rPr>
          </w:rPrChange>
        </w:rPr>
        <w:t>Annexe n°</w:t>
      </w:r>
      <w:r w:rsidR="00051F52" w:rsidRPr="007A4AFC">
        <w:rPr>
          <w:b/>
          <w:bCs/>
          <w:iCs/>
          <w:color w:val="000000" w:themeColor="text1"/>
          <w:szCs w:val="24"/>
          <w:rPrChange w:id="2113" w:author="Dr Mamadou SANOGO" w:date="2023-10-25T18:15:00Z">
            <w:rPr>
              <w:b/>
              <w:bCs/>
              <w:iCs/>
              <w:color w:val="00B050"/>
              <w:szCs w:val="24"/>
            </w:rPr>
          </w:rPrChange>
        </w:rPr>
        <w:t>0</w:t>
      </w:r>
      <w:ins w:id="2114" w:author="Cauris Cosmetics" w:date="2023-10-25T14:45:00Z">
        <w:r w:rsidR="00CA6A2B">
          <w:rPr>
            <w:b/>
            <w:bCs/>
            <w:iCs/>
            <w:color w:val="000000" w:themeColor="text1"/>
            <w:szCs w:val="24"/>
          </w:rPr>
          <w:t>23</w:t>
        </w:r>
      </w:ins>
      <w:del w:id="2115" w:author="Cauris Cosmetics" w:date="2023-10-25T14:45:00Z">
        <w:r w:rsidR="00051F52" w:rsidRPr="007A4AFC" w:rsidDel="00CA6A2B">
          <w:rPr>
            <w:b/>
            <w:bCs/>
            <w:iCs/>
            <w:color w:val="000000" w:themeColor="text1"/>
            <w:szCs w:val="24"/>
            <w:rPrChange w:id="2116" w:author="Dr Mamadou SANOGO" w:date="2023-10-25T18:15:00Z">
              <w:rPr>
                <w:b/>
                <w:bCs/>
                <w:iCs/>
                <w:color w:val="00B050"/>
                <w:szCs w:val="24"/>
              </w:rPr>
            </w:rPrChange>
          </w:rPr>
          <w:delText>26</w:delText>
        </w:r>
      </w:del>
      <w:r w:rsidRPr="007A4AFC">
        <w:rPr>
          <w:b/>
          <w:bCs/>
          <w:iCs/>
          <w:color w:val="000000" w:themeColor="text1"/>
          <w:szCs w:val="24"/>
          <w:rPrChange w:id="2117" w:author="Dr Mamadou SANOGO" w:date="2023-10-25T18:15:00Z">
            <w:rPr>
              <w:b/>
              <w:bCs/>
              <w:iCs/>
              <w:color w:val="00B050"/>
              <w:szCs w:val="24"/>
            </w:rPr>
          </w:rPrChange>
        </w:rPr>
        <w:t xml:space="preserve">: </w:t>
      </w:r>
      <w:r w:rsidRPr="003A18E5">
        <w:rPr>
          <w:iCs/>
          <w:color w:val="000000" w:themeColor="text1"/>
          <w:szCs w:val="24"/>
          <w:rPrChange w:id="2118" w:author="Dr Mamadou SANOGO" w:date="2023-10-26T13:15:00Z">
            <w:rPr>
              <w:b/>
              <w:bCs/>
              <w:iCs/>
              <w:color w:val="00B050"/>
              <w:szCs w:val="24"/>
            </w:rPr>
          </w:rPrChange>
        </w:rPr>
        <w:t xml:space="preserve">Organisation semestrielle du parcours de l’offre en </w:t>
      </w:r>
      <w:ins w:id="2119" w:author="Dr Mamadou SANOGO" w:date="2023-10-26T13:15:00Z">
        <w:r w:rsidR="003A18E5">
          <w:rPr>
            <w:iCs/>
            <w:color w:val="000000" w:themeColor="text1"/>
            <w:szCs w:val="24"/>
          </w:rPr>
          <w:t>u</w:t>
        </w:r>
      </w:ins>
      <w:del w:id="2120" w:author="Dr Mamadou SANOGO" w:date="2023-10-26T13:15:00Z">
        <w:r w:rsidRPr="003A18E5" w:rsidDel="003A18E5">
          <w:rPr>
            <w:iCs/>
            <w:color w:val="000000" w:themeColor="text1"/>
            <w:szCs w:val="24"/>
            <w:rPrChange w:id="2121" w:author="Dr Mamadou SANOGO" w:date="2023-10-26T13:15:00Z">
              <w:rPr>
                <w:b/>
                <w:bCs/>
                <w:iCs/>
                <w:color w:val="00B050"/>
                <w:szCs w:val="24"/>
              </w:rPr>
            </w:rPrChange>
          </w:rPr>
          <w:delText>U</w:delText>
        </w:r>
      </w:del>
      <w:r w:rsidRPr="003A18E5">
        <w:rPr>
          <w:iCs/>
          <w:color w:val="000000" w:themeColor="text1"/>
          <w:szCs w:val="24"/>
          <w:rPrChange w:id="2122" w:author="Dr Mamadou SANOGO" w:date="2023-10-26T13:15:00Z">
            <w:rPr>
              <w:b/>
              <w:bCs/>
              <w:iCs/>
              <w:color w:val="00B050"/>
              <w:szCs w:val="24"/>
            </w:rPr>
          </w:rPrChange>
        </w:rPr>
        <w:t>nités d’enseignement</w:t>
      </w:r>
    </w:p>
    <w:p w14:paraId="271556E9" w14:textId="77777777" w:rsidR="00643698" w:rsidRPr="007A4AFC" w:rsidRDefault="00643698">
      <w:pPr>
        <w:spacing w:line="276" w:lineRule="auto"/>
        <w:ind w:right="11"/>
        <w:rPr>
          <w:b/>
          <w:i/>
          <w:iCs/>
          <w:color w:val="000000" w:themeColor="text1"/>
          <w:szCs w:val="24"/>
        </w:rPr>
        <w:pPrChange w:id="2123" w:author="Dr Mamadou SANOGO" w:date="2023-10-27T13:44:00Z">
          <w:pPr>
            <w:spacing w:line="360" w:lineRule="auto"/>
            <w:ind w:right="11"/>
          </w:pPr>
        </w:pPrChange>
      </w:pPr>
      <w:r w:rsidRPr="007A4AFC">
        <w:rPr>
          <w:b/>
          <w:i/>
          <w:iCs/>
          <w:color w:val="000000" w:themeColor="text1"/>
          <w:szCs w:val="24"/>
        </w:rPr>
        <w:t>Critère 3 : La formation est déclinée en spécialités ou parcours permettant une spécialisation progressive des étudiants</w:t>
      </w:r>
    </w:p>
    <w:p w14:paraId="571A9D07" w14:textId="7F584DBC" w:rsidR="0050424B" w:rsidRPr="007A4AFC" w:rsidRDefault="00643698">
      <w:pPr>
        <w:spacing w:line="276" w:lineRule="auto"/>
        <w:ind w:right="403"/>
        <w:rPr>
          <w:iCs/>
          <w:color w:val="000000" w:themeColor="text1"/>
          <w:szCs w:val="24"/>
          <w:lang w:val="fr-ML"/>
        </w:rPr>
        <w:pPrChange w:id="2124" w:author="Dr Mamadou SANOGO" w:date="2023-10-27T13:58:00Z">
          <w:pPr>
            <w:spacing w:line="360" w:lineRule="auto"/>
            <w:ind w:right="403"/>
          </w:pPr>
        </w:pPrChange>
      </w:pPr>
      <w:r w:rsidRPr="007A4AFC">
        <w:rPr>
          <w:iCs/>
          <w:color w:val="000000" w:themeColor="text1"/>
          <w:szCs w:val="24"/>
          <w:lang w:val="fr-ML"/>
        </w:rPr>
        <w:t xml:space="preserve">Le Master en </w:t>
      </w:r>
      <w:ins w:id="2125" w:author="Dr Mamadou SANOGO" w:date="2023-10-27T10:32:00Z">
        <w:r w:rsidR="0095395A" w:rsidRPr="00A36245">
          <w:rPr>
            <w:bCs/>
            <w:color w:val="000000" w:themeColor="text1"/>
            <w:szCs w:val="24"/>
          </w:rPr>
          <w:t>gynécologie-obstétrique</w:t>
        </w:r>
        <w:r w:rsidR="0095395A" w:rsidRPr="009C7542">
          <w:rPr>
            <w:iCs/>
            <w:color w:val="000000" w:themeColor="text1"/>
            <w:szCs w:val="24"/>
            <w:lang w:val="fr-ML"/>
          </w:rPr>
          <w:t xml:space="preserve"> </w:t>
        </w:r>
      </w:ins>
      <w:del w:id="2126" w:author="Dr Mamadou SANOGO" w:date="2023-10-26T13:15:00Z">
        <w:r w:rsidRPr="007A4AFC" w:rsidDel="003A18E5">
          <w:rPr>
            <w:iCs/>
            <w:color w:val="000000" w:themeColor="text1"/>
            <w:szCs w:val="24"/>
            <w:lang w:val="fr-ML"/>
          </w:rPr>
          <w:delText>épidémiologie</w:delText>
        </w:r>
      </w:del>
      <w:del w:id="2127" w:author="Dr Mamadou SANOGO" w:date="2023-10-27T10:32:00Z">
        <w:r w:rsidRPr="007A4AFC" w:rsidDel="0095395A">
          <w:rPr>
            <w:iCs/>
            <w:color w:val="000000" w:themeColor="text1"/>
            <w:szCs w:val="24"/>
            <w:lang w:val="fr-ML"/>
          </w:rPr>
          <w:delText xml:space="preserve"> </w:delText>
        </w:r>
      </w:del>
      <w:r w:rsidRPr="007A4AFC">
        <w:rPr>
          <w:iCs/>
          <w:color w:val="000000" w:themeColor="text1"/>
          <w:szCs w:val="24"/>
          <w:lang w:val="fr-ML"/>
        </w:rPr>
        <w:t>à partir du semestre 3 est</w:t>
      </w:r>
      <w:r w:rsidRPr="007A4AFC">
        <w:rPr>
          <w:b/>
          <w:color w:val="000000" w:themeColor="text1"/>
          <w:szCs w:val="24"/>
        </w:rPr>
        <w:t xml:space="preserve"> </w:t>
      </w:r>
      <w:r w:rsidRPr="007A4AFC">
        <w:rPr>
          <w:bCs/>
          <w:color w:val="000000" w:themeColor="text1"/>
          <w:szCs w:val="24"/>
        </w:rPr>
        <w:t>décliné</w:t>
      </w:r>
      <w:del w:id="2128" w:author="Dr Mamadou SANOGO" w:date="2023-10-27T10:32:00Z">
        <w:r w:rsidRPr="007A4AFC" w:rsidDel="0095395A">
          <w:rPr>
            <w:bCs/>
            <w:color w:val="000000" w:themeColor="text1"/>
            <w:szCs w:val="24"/>
          </w:rPr>
          <w:delText>e</w:delText>
        </w:r>
      </w:del>
      <w:r w:rsidRPr="007A4AFC">
        <w:rPr>
          <w:bCs/>
          <w:color w:val="000000" w:themeColor="text1"/>
          <w:szCs w:val="24"/>
        </w:rPr>
        <w:t xml:space="preserve"> en spécialités ou parcours permettant une spécialisation</w:t>
      </w:r>
      <w:r w:rsidRPr="007A4AFC">
        <w:rPr>
          <w:iCs/>
          <w:color w:val="000000" w:themeColor="text1"/>
          <w:szCs w:val="24"/>
          <w:lang w:val="fr-ML"/>
        </w:rPr>
        <w:t xml:space="preserve">. </w:t>
      </w:r>
    </w:p>
    <w:p w14:paraId="2ABE7510" w14:textId="772D45C6" w:rsidR="00643698" w:rsidRPr="007A4AFC" w:rsidDel="004974D8" w:rsidRDefault="00643698">
      <w:pPr>
        <w:spacing w:line="276" w:lineRule="auto"/>
        <w:ind w:right="11"/>
        <w:rPr>
          <w:del w:id="2129" w:author="Cauris Cosmetics" w:date="2023-10-25T14:45:00Z"/>
          <w:b/>
          <w:bCs/>
          <w:iCs/>
          <w:color w:val="000000" w:themeColor="text1"/>
          <w:szCs w:val="24"/>
          <w:rPrChange w:id="2130" w:author="Dr Mamadou SANOGO" w:date="2023-10-25T18:15:00Z">
            <w:rPr>
              <w:del w:id="2131" w:author="Cauris Cosmetics" w:date="2023-10-25T14:45:00Z"/>
              <w:b/>
              <w:bCs/>
              <w:iCs/>
              <w:color w:val="00B050"/>
              <w:szCs w:val="24"/>
            </w:rPr>
          </w:rPrChange>
        </w:rPr>
        <w:pPrChange w:id="2132" w:author="Dr Mamadou SANOGO" w:date="2023-10-27T13:44:00Z">
          <w:pPr>
            <w:spacing w:line="360" w:lineRule="auto"/>
            <w:ind w:right="11"/>
          </w:pPr>
        </w:pPrChange>
      </w:pPr>
      <w:del w:id="2133" w:author="Cauris Cosmetics" w:date="2023-10-25T14:45:00Z">
        <w:r w:rsidRPr="007A4AFC" w:rsidDel="004974D8">
          <w:rPr>
            <w:b/>
            <w:bCs/>
            <w:iCs/>
            <w:color w:val="000000" w:themeColor="text1"/>
            <w:szCs w:val="24"/>
            <w:rPrChange w:id="2134" w:author="Dr Mamadou SANOGO" w:date="2023-10-25T18:15:00Z">
              <w:rPr>
                <w:b/>
                <w:bCs/>
                <w:iCs/>
                <w:color w:val="00B050"/>
                <w:szCs w:val="24"/>
              </w:rPr>
            </w:rPrChange>
          </w:rPr>
          <w:delText>Annexe n°</w:delText>
        </w:r>
        <w:r w:rsidR="00427351" w:rsidRPr="007A4AFC" w:rsidDel="004974D8">
          <w:rPr>
            <w:b/>
            <w:bCs/>
            <w:iCs/>
            <w:color w:val="000000" w:themeColor="text1"/>
            <w:szCs w:val="24"/>
            <w:rPrChange w:id="2135" w:author="Dr Mamadou SANOGO" w:date="2023-10-25T18:15:00Z">
              <w:rPr>
                <w:b/>
                <w:bCs/>
                <w:iCs/>
                <w:color w:val="00B050"/>
                <w:szCs w:val="24"/>
              </w:rPr>
            </w:rPrChange>
          </w:rPr>
          <w:delText>026</w:delText>
        </w:r>
        <w:r w:rsidRPr="007A4AFC" w:rsidDel="004974D8">
          <w:rPr>
            <w:b/>
            <w:bCs/>
            <w:iCs/>
            <w:color w:val="000000" w:themeColor="text1"/>
            <w:szCs w:val="24"/>
            <w:rPrChange w:id="2136" w:author="Dr Mamadou SANOGO" w:date="2023-10-25T18:15:00Z">
              <w:rPr>
                <w:b/>
                <w:bCs/>
                <w:iCs/>
                <w:color w:val="00B050"/>
                <w:szCs w:val="24"/>
              </w:rPr>
            </w:rPrChange>
          </w:rPr>
          <w:delText>: Organisation semestrielle du parcours de l’offre en Unités d’enseignement</w:delText>
        </w:r>
      </w:del>
    </w:p>
    <w:p w14:paraId="679DB4E3" w14:textId="77777777" w:rsidR="00643698" w:rsidRPr="007A4AFC" w:rsidRDefault="00643698">
      <w:pPr>
        <w:spacing w:line="276" w:lineRule="auto"/>
        <w:ind w:right="11"/>
        <w:rPr>
          <w:b/>
          <w:i/>
          <w:iCs/>
          <w:color w:val="000000" w:themeColor="text1"/>
          <w:szCs w:val="24"/>
        </w:rPr>
        <w:pPrChange w:id="2137" w:author="Dr Mamadou SANOGO" w:date="2023-10-27T13:44:00Z">
          <w:pPr>
            <w:spacing w:line="360" w:lineRule="auto"/>
            <w:ind w:right="11"/>
          </w:pPr>
        </w:pPrChange>
      </w:pPr>
      <w:r w:rsidRPr="007A4AFC">
        <w:rPr>
          <w:b/>
          <w:i/>
          <w:iCs/>
          <w:color w:val="000000" w:themeColor="text1"/>
          <w:szCs w:val="24"/>
        </w:rPr>
        <w:t>Critère 4 : Le contenu et le volume horaire de chaque UE sont clairement définis</w:t>
      </w:r>
    </w:p>
    <w:p w14:paraId="28314CA5" w14:textId="494621A9" w:rsidR="00643698" w:rsidRPr="007A4AFC" w:rsidRDefault="00643698">
      <w:pPr>
        <w:spacing w:line="276" w:lineRule="auto"/>
        <w:ind w:right="403"/>
        <w:rPr>
          <w:color w:val="000000" w:themeColor="text1"/>
          <w:szCs w:val="24"/>
          <w:rPrChange w:id="2138" w:author="Dr Mamadou SANOGO" w:date="2023-10-25T18:15:00Z">
            <w:rPr>
              <w:szCs w:val="24"/>
            </w:rPr>
          </w:rPrChange>
        </w:rPr>
        <w:pPrChange w:id="2139" w:author="Dr Mamadou SANOGO" w:date="2023-10-27T13:44:00Z">
          <w:pPr>
            <w:spacing w:line="360" w:lineRule="auto"/>
            <w:ind w:right="403"/>
          </w:pPr>
        </w:pPrChange>
      </w:pPr>
      <w:r w:rsidRPr="007A4AFC">
        <w:rPr>
          <w:iCs/>
          <w:color w:val="000000" w:themeColor="text1"/>
          <w:szCs w:val="24"/>
          <w:lang w:val="fr-ML"/>
        </w:rPr>
        <w:t xml:space="preserve">Le Master </w:t>
      </w:r>
      <w:ins w:id="2140" w:author="Dr Mamadou SANOGO" w:date="2023-10-27T10:32:00Z">
        <w:r w:rsidR="0095395A" w:rsidRPr="00A36245">
          <w:rPr>
            <w:bCs/>
            <w:color w:val="000000" w:themeColor="text1"/>
            <w:szCs w:val="24"/>
          </w:rPr>
          <w:t>gynécologie-obstétrique</w:t>
        </w:r>
        <w:r w:rsidR="0095395A" w:rsidRPr="009C7542">
          <w:rPr>
            <w:iCs/>
            <w:color w:val="000000" w:themeColor="text1"/>
            <w:szCs w:val="24"/>
            <w:lang w:val="fr-ML"/>
          </w:rPr>
          <w:t xml:space="preserve"> </w:t>
        </w:r>
      </w:ins>
      <w:del w:id="2141" w:author="Dr Mamadou SANOGO" w:date="2023-10-26T13:16:00Z">
        <w:r w:rsidRPr="007A4AFC" w:rsidDel="003A18E5">
          <w:rPr>
            <w:iCs/>
            <w:color w:val="000000" w:themeColor="text1"/>
            <w:szCs w:val="24"/>
            <w:lang w:val="fr-ML"/>
          </w:rPr>
          <w:delText>épidémiologie</w:delText>
        </w:r>
      </w:del>
      <w:del w:id="2142" w:author="Dr Mamadou SANOGO" w:date="2023-10-27T10:32:00Z">
        <w:r w:rsidRPr="007A4AFC" w:rsidDel="0095395A">
          <w:rPr>
            <w:iCs/>
            <w:color w:val="000000" w:themeColor="text1"/>
            <w:szCs w:val="24"/>
            <w:lang w:val="fr-ML"/>
          </w:rPr>
          <w:delText xml:space="preserve"> </w:delText>
        </w:r>
      </w:del>
      <w:r w:rsidRPr="007A4AFC">
        <w:rPr>
          <w:iCs/>
          <w:color w:val="000000" w:themeColor="text1"/>
          <w:szCs w:val="24"/>
          <w:lang w:val="fr-ML"/>
        </w:rPr>
        <w:t>dispose d’un syllabus descriptif des unités d’enseignement. En plus, l</w:t>
      </w:r>
      <w:r w:rsidRPr="007A4AFC">
        <w:rPr>
          <w:color w:val="000000" w:themeColor="text1"/>
          <w:szCs w:val="24"/>
          <w:rPrChange w:id="2143" w:author="Dr Mamadou SANOGO" w:date="2023-10-25T18:15:00Z">
            <w:rPr>
              <w:szCs w:val="24"/>
            </w:rPr>
          </w:rPrChange>
        </w:rPr>
        <w:t xml:space="preserve">es fiches descriptives des unités d’enseignements du programme de formation </w:t>
      </w:r>
      <w:r w:rsidRPr="0095395A">
        <w:rPr>
          <w:color w:val="000000" w:themeColor="text1"/>
          <w:szCs w:val="24"/>
          <w:lang w:val="fr-ML"/>
          <w:rPrChange w:id="2144" w:author="Dr Mamadou SANOGO" w:date="2023-10-27T10:34:00Z">
            <w:rPr>
              <w:i/>
              <w:iCs/>
              <w:szCs w:val="24"/>
              <w:lang w:val="fr-ML"/>
            </w:rPr>
          </w:rPrChange>
        </w:rPr>
        <w:t>du</w:t>
      </w:r>
      <w:r w:rsidRPr="007A4AFC">
        <w:rPr>
          <w:i/>
          <w:iCs/>
          <w:color w:val="000000" w:themeColor="text1"/>
          <w:szCs w:val="24"/>
          <w:lang w:val="fr-ML"/>
          <w:rPrChange w:id="2145" w:author="Dr Mamadou SANOGO" w:date="2023-10-25T18:15:00Z">
            <w:rPr>
              <w:i/>
              <w:iCs/>
              <w:szCs w:val="24"/>
              <w:lang w:val="fr-ML"/>
            </w:rPr>
          </w:rPrChange>
        </w:rPr>
        <w:t xml:space="preserve"> </w:t>
      </w:r>
      <w:r w:rsidRPr="0095395A">
        <w:rPr>
          <w:color w:val="000000" w:themeColor="text1"/>
          <w:szCs w:val="24"/>
          <w:lang w:val="fr-ML"/>
          <w:rPrChange w:id="2146" w:author="Dr Mamadou SANOGO" w:date="2023-10-27T10:33:00Z">
            <w:rPr>
              <w:i/>
              <w:iCs/>
              <w:szCs w:val="24"/>
              <w:lang w:val="fr-ML"/>
            </w:rPr>
          </w:rPrChange>
        </w:rPr>
        <w:t>Master</w:t>
      </w:r>
      <w:r w:rsidRPr="007A4AFC">
        <w:rPr>
          <w:i/>
          <w:iCs/>
          <w:color w:val="000000" w:themeColor="text1"/>
          <w:szCs w:val="24"/>
          <w:lang w:val="fr-ML"/>
          <w:rPrChange w:id="2147" w:author="Dr Mamadou SANOGO" w:date="2023-10-25T18:15:00Z">
            <w:rPr>
              <w:i/>
              <w:iCs/>
              <w:szCs w:val="24"/>
              <w:lang w:val="fr-ML"/>
            </w:rPr>
          </w:rPrChange>
        </w:rPr>
        <w:t xml:space="preserve"> </w:t>
      </w:r>
      <w:r w:rsidRPr="007A4AFC">
        <w:rPr>
          <w:color w:val="000000" w:themeColor="text1"/>
          <w:szCs w:val="24"/>
          <w:rPrChange w:id="2148" w:author="Dr Mamadou SANOGO" w:date="2023-10-25T18:15:00Z">
            <w:rPr>
              <w:szCs w:val="24"/>
            </w:rPr>
          </w:rPrChange>
        </w:rPr>
        <w:t xml:space="preserve">en </w:t>
      </w:r>
      <w:ins w:id="2149" w:author="Dr Mamadou SANOGO" w:date="2023-10-27T10:33:00Z">
        <w:r w:rsidR="0095395A" w:rsidRPr="00A36245">
          <w:rPr>
            <w:bCs/>
            <w:color w:val="000000" w:themeColor="text1"/>
            <w:szCs w:val="24"/>
          </w:rPr>
          <w:t>gynécologie-obstétrique</w:t>
        </w:r>
        <w:r w:rsidR="0095395A" w:rsidRPr="009C7542">
          <w:rPr>
            <w:iCs/>
            <w:color w:val="000000" w:themeColor="text1"/>
            <w:szCs w:val="24"/>
            <w:lang w:val="fr-ML"/>
          </w:rPr>
          <w:t xml:space="preserve"> </w:t>
        </w:r>
      </w:ins>
      <w:del w:id="2150" w:author="Dr Mamadou SANOGO" w:date="2023-10-26T13:16:00Z">
        <w:r w:rsidRPr="007A4AFC" w:rsidDel="003A18E5">
          <w:rPr>
            <w:color w:val="000000" w:themeColor="text1"/>
            <w:szCs w:val="24"/>
            <w:rPrChange w:id="2151" w:author="Dr Mamadou SANOGO" w:date="2023-10-25T18:15:00Z">
              <w:rPr>
                <w:szCs w:val="24"/>
              </w:rPr>
            </w:rPrChange>
          </w:rPr>
          <w:delText>épidémiologie</w:delText>
        </w:r>
      </w:del>
      <w:del w:id="2152" w:author="Dr Mamadou SANOGO" w:date="2023-10-27T10:33:00Z">
        <w:r w:rsidRPr="007A4AFC" w:rsidDel="0095395A">
          <w:rPr>
            <w:color w:val="000000" w:themeColor="text1"/>
            <w:szCs w:val="24"/>
            <w:rPrChange w:id="2153" w:author="Dr Mamadou SANOGO" w:date="2023-10-25T18:15:00Z">
              <w:rPr>
                <w:szCs w:val="24"/>
              </w:rPr>
            </w:rPrChange>
          </w:rPr>
          <w:delText xml:space="preserve"> </w:delText>
        </w:r>
      </w:del>
      <w:r w:rsidRPr="007A4AFC">
        <w:rPr>
          <w:color w:val="000000" w:themeColor="text1"/>
          <w:szCs w:val="24"/>
          <w:rPrChange w:id="2154" w:author="Dr Mamadou SANOGO" w:date="2023-10-25T18:15:00Z">
            <w:rPr>
              <w:szCs w:val="24"/>
            </w:rPr>
          </w:rPrChange>
        </w:rPr>
        <w:t>donnent clairement le volume horaire de chaque UE</w:t>
      </w:r>
      <w:ins w:id="2155" w:author="Dr Mamadou SANOGO" w:date="2023-10-27T10:33:00Z">
        <w:r w:rsidR="0095395A">
          <w:rPr>
            <w:color w:val="000000" w:themeColor="text1"/>
            <w:szCs w:val="24"/>
          </w:rPr>
          <w:t>.</w:t>
        </w:r>
      </w:ins>
      <w:del w:id="2156" w:author="Dr Mamadou SANOGO" w:date="2023-10-27T10:33:00Z">
        <w:r w:rsidRPr="007A4AFC" w:rsidDel="0095395A">
          <w:rPr>
            <w:color w:val="000000" w:themeColor="text1"/>
            <w:szCs w:val="24"/>
            <w:rPrChange w:id="2157" w:author="Dr Mamadou SANOGO" w:date="2023-10-25T18:15:00Z">
              <w:rPr>
                <w:szCs w:val="24"/>
              </w:rPr>
            </w:rPrChange>
          </w:rPr>
          <w:delText xml:space="preserve"> </w:delText>
        </w:r>
      </w:del>
    </w:p>
    <w:p w14:paraId="329C4707" w14:textId="20F61942" w:rsidR="00643698" w:rsidRPr="007A4AFC" w:rsidDel="0050424B" w:rsidRDefault="00643698">
      <w:pPr>
        <w:spacing w:line="276" w:lineRule="auto"/>
        <w:ind w:right="402"/>
        <w:rPr>
          <w:del w:id="2158" w:author="Dr Mamadou SANOGO" w:date="2023-10-27T13:44:00Z"/>
          <w:iCs/>
          <w:color w:val="000000" w:themeColor="text1"/>
          <w:szCs w:val="24"/>
          <w:lang w:val="fr-ML"/>
          <w:rPrChange w:id="2159" w:author="Dr Mamadou SANOGO" w:date="2023-10-25T18:15:00Z">
            <w:rPr>
              <w:del w:id="2160" w:author="Dr Mamadou SANOGO" w:date="2023-10-27T13:44:00Z"/>
              <w:iCs/>
              <w:color w:val="FF0000"/>
              <w:szCs w:val="24"/>
              <w:lang w:val="fr-ML"/>
            </w:rPr>
          </w:rPrChange>
        </w:rPr>
        <w:pPrChange w:id="2161" w:author="Dr Mamadou SANOGO" w:date="2023-10-27T13:44:00Z">
          <w:pPr>
            <w:spacing w:line="240" w:lineRule="auto"/>
            <w:ind w:right="402"/>
          </w:pPr>
        </w:pPrChange>
      </w:pPr>
      <w:r w:rsidRPr="007A4AFC">
        <w:rPr>
          <w:b/>
          <w:bCs/>
          <w:iCs/>
          <w:color w:val="000000" w:themeColor="text1"/>
          <w:szCs w:val="24"/>
          <w:rPrChange w:id="2162" w:author="Dr Mamadou SANOGO" w:date="2023-10-25T18:15:00Z">
            <w:rPr>
              <w:b/>
              <w:bCs/>
              <w:iCs/>
              <w:color w:val="FF0000"/>
              <w:szCs w:val="24"/>
            </w:rPr>
          </w:rPrChange>
        </w:rPr>
        <w:t>Annexe n°</w:t>
      </w:r>
      <w:r w:rsidR="00427351" w:rsidRPr="007A4AFC">
        <w:rPr>
          <w:b/>
          <w:bCs/>
          <w:iCs/>
          <w:color w:val="000000" w:themeColor="text1"/>
          <w:szCs w:val="24"/>
          <w:rPrChange w:id="2163" w:author="Dr Mamadou SANOGO" w:date="2023-10-25T18:15:00Z">
            <w:rPr>
              <w:b/>
              <w:bCs/>
              <w:iCs/>
              <w:color w:val="FF0000"/>
              <w:szCs w:val="24"/>
            </w:rPr>
          </w:rPrChange>
        </w:rPr>
        <w:t>02</w:t>
      </w:r>
      <w:ins w:id="2164" w:author="Cauris Cosmetics" w:date="2023-10-25T14:45:00Z">
        <w:r w:rsidR="004974D8">
          <w:rPr>
            <w:b/>
            <w:bCs/>
            <w:iCs/>
            <w:color w:val="000000" w:themeColor="text1"/>
            <w:szCs w:val="24"/>
          </w:rPr>
          <w:t>4</w:t>
        </w:r>
      </w:ins>
      <w:del w:id="2165" w:author="Cauris Cosmetics" w:date="2023-10-25T14:45:00Z">
        <w:r w:rsidR="00427351" w:rsidRPr="007A4AFC" w:rsidDel="004974D8">
          <w:rPr>
            <w:b/>
            <w:bCs/>
            <w:iCs/>
            <w:color w:val="000000" w:themeColor="text1"/>
            <w:szCs w:val="24"/>
            <w:rPrChange w:id="2166" w:author="Dr Mamadou SANOGO" w:date="2023-10-25T18:15:00Z">
              <w:rPr>
                <w:b/>
                <w:bCs/>
                <w:iCs/>
                <w:color w:val="FF0000"/>
                <w:szCs w:val="24"/>
              </w:rPr>
            </w:rPrChange>
          </w:rPr>
          <w:delText>7</w:delText>
        </w:r>
      </w:del>
      <w:r w:rsidRPr="007A4AFC">
        <w:rPr>
          <w:b/>
          <w:bCs/>
          <w:iCs/>
          <w:color w:val="000000" w:themeColor="text1"/>
          <w:szCs w:val="24"/>
          <w:rPrChange w:id="2167" w:author="Dr Mamadou SANOGO" w:date="2023-10-25T18:15:00Z">
            <w:rPr>
              <w:b/>
              <w:bCs/>
              <w:iCs/>
              <w:color w:val="FF0000"/>
              <w:szCs w:val="24"/>
            </w:rPr>
          </w:rPrChange>
        </w:rPr>
        <w:t xml:space="preserve">: </w:t>
      </w:r>
      <w:r w:rsidRPr="0095395A">
        <w:rPr>
          <w:iCs/>
          <w:color w:val="000000" w:themeColor="text1"/>
          <w:szCs w:val="24"/>
          <w:lang w:val="fr-ML"/>
          <w:rPrChange w:id="2168" w:author="Dr Mamadou SANOGO" w:date="2023-10-27T10:34:00Z">
            <w:rPr>
              <w:b/>
              <w:bCs/>
              <w:iCs/>
              <w:color w:val="FF0000"/>
              <w:szCs w:val="24"/>
              <w:lang w:val="fr-ML"/>
            </w:rPr>
          </w:rPrChange>
        </w:rPr>
        <w:t>Descriptif du syllabus</w:t>
      </w:r>
    </w:p>
    <w:p w14:paraId="305DB31B" w14:textId="77777777" w:rsidR="00643698" w:rsidRPr="007A4AFC" w:rsidRDefault="00643698">
      <w:pPr>
        <w:spacing w:line="276" w:lineRule="auto"/>
        <w:ind w:right="402"/>
        <w:rPr>
          <w:color w:val="000000" w:themeColor="text1"/>
          <w:sz w:val="10"/>
          <w:szCs w:val="24"/>
          <w:lang w:val="fr-ML"/>
          <w:rPrChange w:id="2169" w:author="Dr Mamadou SANOGO" w:date="2023-10-25T18:15:00Z">
            <w:rPr>
              <w:sz w:val="10"/>
              <w:szCs w:val="24"/>
              <w:lang w:val="fr-ML"/>
            </w:rPr>
          </w:rPrChange>
        </w:rPr>
        <w:pPrChange w:id="2170" w:author="Dr Mamadou SANOGO" w:date="2023-10-27T13:44:00Z">
          <w:pPr>
            <w:spacing w:line="240" w:lineRule="auto"/>
            <w:ind w:left="74" w:right="474"/>
          </w:pPr>
        </w:pPrChange>
      </w:pPr>
    </w:p>
    <w:p w14:paraId="15ACEB4D" w14:textId="77777777" w:rsidR="00643698" w:rsidRPr="007A4AFC" w:rsidRDefault="00643698">
      <w:pPr>
        <w:spacing w:line="276" w:lineRule="auto"/>
        <w:ind w:right="11"/>
        <w:rPr>
          <w:b/>
          <w:i/>
          <w:iCs/>
          <w:color w:val="000000" w:themeColor="text1"/>
          <w:szCs w:val="24"/>
        </w:rPr>
        <w:pPrChange w:id="2171" w:author="Dr Mamadou SANOGO" w:date="2023-10-27T13:44:00Z">
          <w:pPr>
            <w:spacing w:line="360" w:lineRule="auto"/>
            <w:ind w:right="11"/>
          </w:pPr>
        </w:pPrChange>
      </w:pPr>
      <w:r w:rsidRPr="007A4AFC">
        <w:rPr>
          <w:b/>
          <w:i/>
          <w:iCs/>
          <w:color w:val="000000" w:themeColor="text1"/>
          <w:szCs w:val="24"/>
        </w:rPr>
        <w:t>Critère 5 : Les modalités de mise en stage et leur déroulement sont spécifiées</w:t>
      </w:r>
    </w:p>
    <w:p w14:paraId="25CBB04E" w14:textId="77777777" w:rsidR="00643698" w:rsidRPr="007A4AFC" w:rsidRDefault="00643698">
      <w:pPr>
        <w:spacing w:line="276" w:lineRule="auto"/>
        <w:ind w:right="403"/>
        <w:rPr>
          <w:iCs/>
          <w:color w:val="000000" w:themeColor="text1"/>
          <w:szCs w:val="24"/>
          <w:lang w:val="fr-ML"/>
        </w:rPr>
        <w:pPrChange w:id="2172" w:author="Dr Mamadou SANOGO" w:date="2023-10-27T13:44:00Z">
          <w:pPr>
            <w:spacing w:line="360" w:lineRule="auto"/>
            <w:ind w:right="403"/>
          </w:pPr>
        </w:pPrChange>
      </w:pPr>
      <w:r w:rsidRPr="007A4AFC">
        <w:rPr>
          <w:iCs/>
          <w:color w:val="000000" w:themeColor="text1"/>
          <w:szCs w:val="24"/>
          <w:lang w:val="fr-ML"/>
        </w:rPr>
        <w:t xml:space="preserve">L’école dispose d’un carnet de stage contenant, en son préambule, une orientation claire sur les rôles, les responsabilités, les objectifs et les attentes pour chaque partie prenante du stage. </w:t>
      </w:r>
    </w:p>
    <w:p w14:paraId="74E3E731" w14:textId="7187B89F" w:rsidR="00643698" w:rsidRPr="003A18E5" w:rsidDel="0050424B" w:rsidRDefault="00643698">
      <w:pPr>
        <w:spacing w:line="276" w:lineRule="auto"/>
        <w:rPr>
          <w:del w:id="2173" w:author="Dr Mamadou SANOGO" w:date="2023-10-27T13:44:00Z"/>
          <w:iCs/>
          <w:color w:val="000000" w:themeColor="text1"/>
          <w:szCs w:val="24"/>
          <w:lang w:val="fr-ML"/>
          <w:rPrChange w:id="2174" w:author="Dr Mamadou SANOGO" w:date="2023-10-26T13:17:00Z">
            <w:rPr>
              <w:del w:id="2175" w:author="Dr Mamadou SANOGO" w:date="2023-10-27T13:44:00Z"/>
              <w:b/>
              <w:bCs/>
              <w:iCs/>
              <w:color w:val="00B050"/>
              <w:szCs w:val="24"/>
              <w:lang w:val="fr-ML"/>
            </w:rPr>
          </w:rPrChange>
        </w:rPr>
        <w:pPrChange w:id="2176" w:author="Dr Mamadou SANOGO" w:date="2023-10-27T13:44:00Z">
          <w:pPr/>
        </w:pPrChange>
      </w:pPr>
      <w:r w:rsidRPr="007A4AFC">
        <w:rPr>
          <w:b/>
          <w:bCs/>
          <w:iCs/>
          <w:color w:val="000000" w:themeColor="text1"/>
          <w:szCs w:val="24"/>
          <w:rPrChange w:id="2177" w:author="Dr Mamadou SANOGO" w:date="2023-10-25T18:15:00Z">
            <w:rPr>
              <w:b/>
              <w:bCs/>
              <w:iCs/>
              <w:color w:val="00B050"/>
              <w:szCs w:val="24"/>
            </w:rPr>
          </w:rPrChange>
        </w:rPr>
        <w:t>Annexe n°</w:t>
      </w:r>
      <w:r w:rsidR="00427351" w:rsidRPr="007A4AFC">
        <w:rPr>
          <w:b/>
          <w:bCs/>
          <w:iCs/>
          <w:color w:val="000000" w:themeColor="text1"/>
          <w:szCs w:val="24"/>
          <w:rPrChange w:id="2178" w:author="Dr Mamadou SANOGO" w:date="2023-10-25T18:15:00Z">
            <w:rPr>
              <w:b/>
              <w:bCs/>
              <w:iCs/>
              <w:color w:val="00B050"/>
              <w:szCs w:val="24"/>
            </w:rPr>
          </w:rPrChange>
        </w:rPr>
        <w:t>01</w:t>
      </w:r>
      <w:ins w:id="2179" w:author="Cauris Cosmetics" w:date="2023-10-25T14:45:00Z">
        <w:r w:rsidR="004974D8">
          <w:rPr>
            <w:b/>
            <w:bCs/>
            <w:iCs/>
            <w:color w:val="000000" w:themeColor="text1"/>
            <w:szCs w:val="24"/>
          </w:rPr>
          <w:t>2</w:t>
        </w:r>
      </w:ins>
      <w:del w:id="2180" w:author="Cauris Cosmetics" w:date="2023-10-25T14:45:00Z">
        <w:r w:rsidR="00427351" w:rsidRPr="007A4AFC" w:rsidDel="004974D8">
          <w:rPr>
            <w:b/>
            <w:bCs/>
            <w:iCs/>
            <w:color w:val="000000" w:themeColor="text1"/>
            <w:szCs w:val="24"/>
            <w:rPrChange w:id="2181" w:author="Dr Mamadou SANOGO" w:date="2023-10-25T18:15:00Z">
              <w:rPr>
                <w:b/>
                <w:bCs/>
                <w:iCs/>
                <w:color w:val="00B050"/>
                <w:szCs w:val="24"/>
              </w:rPr>
            </w:rPrChange>
          </w:rPr>
          <w:delText>3</w:delText>
        </w:r>
      </w:del>
      <w:r w:rsidRPr="007A4AFC">
        <w:rPr>
          <w:b/>
          <w:bCs/>
          <w:iCs/>
          <w:color w:val="000000" w:themeColor="text1"/>
          <w:szCs w:val="24"/>
          <w:rPrChange w:id="2182" w:author="Dr Mamadou SANOGO" w:date="2023-10-25T18:15:00Z">
            <w:rPr>
              <w:b/>
              <w:bCs/>
              <w:iCs/>
              <w:color w:val="00B050"/>
              <w:szCs w:val="24"/>
            </w:rPr>
          </w:rPrChange>
        </w:rPr>
        <w:t xml:space="preserve">: </w:t>
      </w:r>
      <w:r w:rsidR="00427351" w:rsidRPr="003A18E5">
        <w:rPr>
          <w:iCs/>
          <w:color w:val="000000" w:themeColor="text1"/>
          <w:szCs w:val="24"/>
          <w:lang w:val="fr-ML"/>
          <w:rPrChange w:id="2183" w:author="Dr Mamadou SANOGO" w:date="2023-10-26T13:17:00Z">
            <w:rPr>
              <w:b/>
              <w:bCs/>
              <w:iCs/>
              <w:color w:val="00B050"/>
              <w:szCs w:val="24"/>
              <w:lang w:val="fr-ML"/>
            </w:rPr>
          </w:rPrChange>
        </w:rPr>
        <w:t>Conventions de partenariats avec certains organismes du monde socioprofessionnel</w:t>
      </w:r>
    </w:p>
    <w:p w14:paraId="66292794" w14:textId="77777777" w:rsidR="00643698" w:rsidRPr="007A4AFC" w:rsidRDefault="00643698">
      <w:pPr>
        <w:spacing w:line="276" w:lineRule="auto"/>
        <w:rPr>
          <w:color w:val="000000" w:themeColor="text1"/>
          <w:sz w:val="8"/>
          <w:szCs w:val="24"/>
          <w:lang w:val="fr-ML"/>
          <w:rPrChange w:id="2184" w:author="Dr Mamadou SANOGO" w:date="2023-10-25T18:15:00Z">
            <w:rPr>
              <w:color w:val="000000"/>
              <w:sz w:val="8"/>
              <w:szCs w:val="24"/>
              <w:lang w:val="fr-ML"/>
            </w:rPr>
          </w:rPrChange>
        </w:rPr>
        <w:pPrChange w:id="2185" w:author="Dr Mamadou SANOGO" w:date="2023-10-27T13:44:00Z">
          <w:pPr>
            <w:widowControl w:val="0"/>
            <w:autoSpaceDE w:val="0"/>
            <w:autoSpaceDN w:val="0"/>
            <w:adjustRightInd w:val="0"/>
            <w:spacing w:line="240" w:lineRule="auto"/>
            <w:ind w:right="9"/>
          </w:pPr>
        </w:pPrChange>
      </w:pPr>
    </w:p>
    <w:p w14:paraId="53E03E71" w14:textId="77777777" w:rsidR="00643698" w:rsidRPr="007A4AFC" w:rsidRDefault="00643698">
      <w:pPr>
        <w:spacing w:line="276" w:lineRule="auto"/>
        <w:ind w:right="11"/>
        <w:rPr>
          <w:b/>
          <w:color w:val="000000" w:themeColor="text1"/>
          <w:szCs w:val="24"/>
        </w:rPr>
        <w:pPrChange w:id="2186" w:author="Dr Mamadou SANOGO" w:date="2023-10-27T13:44:00Z">
          <w:pPr>
            <w:spacing w:line="360" w:lineRule="auto"/>
            <w:ind w:right="11"/>
          </w:pPr>
        </w:pPrChange>
      </w:pPr>
      <w:bookmarkStart w:id="2187" w:name="_Toc145944513"/>
      <w:r w:rsidRPr="007A4AFC">
        <w:rPr>
          <w:b/>
          <w:color w:val="000000" w:themeColor="text1"/>
          <w:szCs w:val="24"/>
        </w:rPr>
        <w:t>Référence 2 : Une équipe pédagogique compétente est mise en place et son organisation est définie</w:t>
      </w:r>
      <w:bookmarkEnd w:id="2187"/>
    </w:p>
    <w:p w14:paraId="5CC8618C" w14:textId="77777777" w:rsidR="00643698" w:rsidRPr="007A4AFC" w:rsidRDefault="00643698">
      <w:pPr>
        <w:spacing w:line="276" w:lineRule="auto"/>
        <w:ind w:right="402"/>
        <w:rPr>
          <w:iCs/>
          <w:color w:val="000000" w:themeColor="text1"/>
          <w:szCs w:val="24"/>
          <w:lang w:val="fr-ML"/>
        </w:rPr>
        <w:pPrChange w:id="2188" w:author="Dr Mamadou SANOGO" w:date="2023-10-27T13:44:00Z">
          <w:pPr>
            <w:spacing w:line="360" w:lineRule="auto"/>
            <w:ind w:right="402"/>
          </w:pPr>
        </w:pPrChange>
      </w:pPr>
      <w:r w:rsidRPr="007A4AFC">
        <w:rPr>
          <w:iCs/>
          <w:color w:val="000000" w:themeColor="text1"/>
          <w:szCs w:val="24"/>
          <w:lang w:val="fr-ML"/>
        </w:rPr>
        <w:t>L’équipe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t>
      </w:r>
    </w:p>
    <w:p w14:paraId="0E53124D" w14:textId="77777777" w:rsidR="00643698" w:rsidRPr="007A4AFC" w:rsidRDefault="00643698">
      <w:pPr>
        <w:widowControl w:val="0"/>
        <w:autoSpaceDE w:val="0"/>
        <w:autoSpaceDN w:val="0"/>
        <w:adjustRightInd w:val="0"/>
        <w:spacing w:line="276" w:lineRule="auto"/>
        <w:ind w:right="9"/>
        <w:rPr>
          <w:color w:val="000000" w:themeColor="text1"/>
          <w:sz w:val="10"/>
          <w:szCs w:val="24"/>
          <w:lang w:val="fr-ML"/>
          <w:rPrChange w:id="2189" w:author="Dr Mamadou SANOGO" w:date="2023-10-25T18:15:00Z">
            <w:rPr>
              <w:color w:val="000000"/>
              <w:sz w:val="10"/>
              <w:szCs w:val="24"/>
              <w:lang w:val="fr-ML"/>
            </w:rPr>
          </w:rPrChange>
        </w:rPr>
        <w:pPrChange w:id="2190" w:author="Dr Mamadou SANOGO" w:date="2023-10-27T13:44:00Z">
          <w:pPr>
            <w:widowControl w:val="0"/>
            <w:autoSpaceDE w:val="0"/>
            <w:autoSpaceDN w:val="0"/>
            <w:adjustRightInd w:val="0"/>
            <w:spacing w:line="360" w:lineRule="auto"/>
            <w:ind w:right="9"/>
          </w:pPr>
        </w:pPrChange>
      </w:pPr>
    </w:p>
    <w:p w14:paraId="23F1D0AB" w14:textId="77777777" w:rsidR="00643698" w:rsidRPr="007A4AFC" w:rsidRDefault="00643698">
      <w:pPr>
        <w:spacing w:line="276" w:lineRule="auto"/>
        <w:ind w:right="11"/>
        <w:rPr>
          <w:b/>
          <w:i/>
          <w:iCs/>
          <w:color w:val="000000" w:themeColor="text1"/>
          <w:szCs w:val="24"/>
        </w:rPr>
        <w:pPrChange w:id="2191" w:author="Dr Mamadou SANOGO" w:date="2023-10-27T13:44:00Z">
          <w:pPr>
            <w:spacing w:line="360" w:lineRule="auto"/>
            <w:ind w:right="11"/>
          </w:pPr>
        </w:pPrChange>
      </w:pPr>
      <w:r w:rsidRPr="007A4AFC">
        <w:rPr>
          <w:b/>
          <w:i/>
          <w:iCs/>
          <w:color w:val="000000" w:themeColor="text1"/>
          <w:szCs w:val="24"/>
        </w:rPr>
        <w:t>Critère 1 : Les enseignants-chercheurs sont clairement identifiés et leurs compétences sont en adéquation avec les enseignements qui leur sont confiés</w:t>
      </w:r>
    </w:p>
    <w:p w14:paraId="0EDEE88C" w14:textId="77777777" w:rsidR="00643698" w:rsidRPr="007A4AFC" w:rsidDel="004974D8" w:rsidRDefault="00643698">
      <w:pPr>
        <w:spacing w:line="276" w:lineRule="auto"/>
        <w:ind w:right="402"/>
        <w:rPr>
          <w:del w:id="2192" w:author="Cauris Cosmetics" w:date="2023-10-25T14:46:00Z"/>
          <w:iCs/>
          <w:color w:val="000000" w:themeColor="text1"/>
          <w:szCs w:val="24"/>
          <w:lang w:val="fr-ML"/>
        </w:rPr>
        <w:pPrChange w:id="2193" w:author="Dr Mamadou SANOGO" w:date="2023-10-27T13:44:00Z">
          <w:pPr>
            <w:spacing w:line="360" w:lineRule="auto"/>
            <w:ind w:right="402"/>
          </w:pPr>
        </w:pPrChange>
      </w:pPr>
      <w:r w:rsidRPr="007A4AFC">
        <w:rPr>
          <w:iCs/>
          <w:color w:val="000000" w:themeColor="text1"/>
          <w:szCs w:val="24"/>
          <w:lang w:val="fr-ML"/>
        </w:rPr>
        <w:t>Avant de recruter ou de désigner des enseignants-chercheurs pour des cours spécifiques, l’école a effectué une analyse approfondie des compétences nécessaires pour chaque cours, à travers la définition claire des objectifs d'apprentissage, des domaines de compétence, et des niveaux de compétence attendus. Elle a ensuite continué le process avec les étapes qui suivent : Publication de Postes et de Profils, Évaluation des Candidats, Conseil de Recrutement ou de Désignation, etc.</w:t>
      </w:r>
    </w:p>
    <w:p w14:paraId="188BEDB9" w14:textId="5E3AF145" w:rsidR="00643698" w:rsidRPr="007A4AFC" w:rsidDel="004974D8" w:rsidRDefault="00643698">
      <w:pPr>
        <w:spacing w:line="276" w:lineRule="auto"/>
        <w:ind w:right="402"/>
        <w:rPr>
          <w:del w:id="2194" w:author="Cauris Cosmetics" w:date="2023-10-25T14:46:00Z"/>
          <w:iCs/>
          <w:color w:val="000000" w:themeColor="text1"/>
          <w:szCs w:val="24"/>
          <w:lang w:val="fr-ML"/>
          <w:rPrChange w:id="2195" w:author="Dr Mamadou SANOGO" w:date="2023-10-25T18:15:00Z">
            <w:rPr>
              <w:del w:id="2196" w:author="Cauris Cosmetics" w:date="2023-10-25T14:46:00Z"/>
              <w:iCs/>
              <w:color w:val="FF0000"/>
              <w:szCs w:val="24"/>
              <w:lang w:val="fr-ML"/>
            </w:rPr>
          </w:rPrChange>
        </w:rPr>
        <w:pPrChange w:id="2197" w:author="Dr Mamadou SANOGO" w:date="2023-10-27T13:44:00Z">
          <w:pPr>
            <w:spacing w:line="240" w:lineRule="auto"/>
            <w:ind w:right="402"/>
          </w:pPr>
        </w:pPrChange>
      </w:pPr>
      <w:del w:id="2198" w:author="Cauris Cosmetics" w:date="2023-10-25T14:46:00Z">
        <w:r w:rsidRPr="007A4AFC" w:rsidDel="004974D8">
          <w:rPr>
            <w:b/>
            <w:bCs/>
            <w:iCs/>
            <w:color w:val="000000" w:themeColor="text1"/>
            <w:szCs w:val="24"/>
            <w:rPrChange w:id="2199" w:author="Dr Mamadou SANOGO" w:date="2023-10-25T18:15:00Z">
              <w:rPr>
                <w:b/>
                <w:bCs/>
                <w:iCs/>
                <w:color w:val="FF0000"/>
                <w:szCs w:val="24"/>
              </w:rPr>
            </w:rPrChange>
          </w:rPr>
          <w:delText>Annexe n°</w:delText>
        </w:r>
        <w:r w:rsidR="00100CE6" w:rsidRPr="007A4AFC" w:rsidDel="004974D8">
          <w:rPr>
            <w:b/>
            <w:bCs/>
            <w:iCs/>
            <w:color w:val="000000" w:themeColor="text1"/>
            <w:szCs w:val="24"/>
            <w:rPrChange w:id="2200" w:author="Dr Mamadou SANOGO" w:date="2023-10-25T18:15:00Z">
              <w:rPr>
                <w:b/>
                <w:bCs/>
                <w:iCs/>
                <w:color w:val="FF0000"/>
                <w:szCs w:val="24"/>
              </w:rPr>
            </w:rPrChange>
          </w:rPr>
          <w:delText>028</w:delText>
        </w:r>
        <w:r w:rsidRPr="007A4AFC" w:rsidDel="004974D8">
          <w:rPr>
            <w:b/>
            <w:bCs/>
            <w:iCs/>
            <w:color w:val="000000" w:themeColor="text1"/>
            <w:szCs w:val="24"/>
            <w:rPrChange w:id="2201" w:author="Dr Mamadou SANOGO" w:date="2023-10-25T18:15:00Z">
              <w:rPr>
                <w:b/>
                <w:bCs/>
                <w:iCs/>
                <w:color w:val="FF0000"/>
                <w:szCs w:val="24"/>
              </w:rPr>
            </w:rPrChange>
          </w:rPr>
          <w:delText xml:space="preserve">: </w:delText>
        </w:r>
        <w:r w:rsidRPr="007A4AFC" w:rsidDel="004974D8">
          <w:rPr>
            <w:b/>
            <w:bCs/>
            <w:iCs/>
            <w:color w:val="000000" w:themeColor="text1"/>
            <w:szCs w:val="24"/>
            <w:lang w:val="fr-ML"/>
            <w:rPrChange w:id="2202" w:author="Dr Mamadou SANOGO" w:date="2023-10-25T18:15:00Z">
              <w:rPr>
                <w:b/>
                <w:bCs/>
                <w:iCs/>
                <w:color w:val="FF0000"/>
                <w:szCs w:val="24"/>
                <w:lang w:val="fr-ML"/>
              </w:rPr>
            </w:rPrChange>
          </w:rPr>
          <w:delText>CV des enseignants chercheurs</w:delText>
        </w:r>
        <w:r w:rsidR="00100CE6" w:rsidRPr="007A4AFC" w:rsidDel="004974D8">
          <w:rPr>
            <w:b/>
            <w:bCs/>
            <w:iCs/>
            <w:color w:val="000000" w:themeColor="text1"/>
            <w:szCs w:val="24"/>
            <w:lang w:val="fr-ML"/>
          </w:rPr>
          <w:delText>(Dr SANOGO)</w:delText>
        </w:r>
      </w:del>
    </w:p>
    <w:p w14:paraId="4B2B81C9" w14:textId="77777777" w:rsidR="00643698" w:rsidRPr="007A4AFC" w:rsidRDefault="00643698">
      <w:pPr>
        <w:spacing w:line="276" w:lineRule="auto"/>
        <w:ind w:right="402"/>
        <w:rPr>
          <w:color w:val="000000" w:themeColor="text1"/>
          <w:sz w:val="10"/>
          <w:szCs w:val="24"/>
          <w:lang w:val="fr-ML"/>
          <w:rPrChange w:id="2203" w:author="Dr Mamadou SANOGO" w:date="2023-10-25T18:15:00Z">
            <w:rPr>
              <w:color w:val="000000"/>
              <w:sz w:val="10"/>
              <w:szCs w:val="24"/>
              <w:lang w:val="fr-ML"/>
            </w:rPr>
          </w:rPrChange>
        </w:rPr>
        <w:pPrChange w:id="2204" w:author="Dr Mamadou SANOGO" w:date="2023-10-27T13:44:00Z">
          <w:pPr>
            <w:widowControl w:val="0"/>
            <w:autoSpaceDE w:val="0"/>
            <w:autoSpaceDN w:val="0"/>
            <w:adjustRightInd w:val="0"/>
            <w:spacing w:line="360" w:lineRule="auto"/>
            <w:ind w:right="9"/>
          </w:pPr>
        </w:pPrChange>
      </w:pPr>
    </w:p>
    <w:p w14:paraId="5F1EE2F8" w14:textId="77777777" w:rsidR="00643698" w:rsidRPr="007A4AFC" w:rsidRDefault="00643698">
      <w:pPr>
        <w:spacing w:line="276" w:lineRule="auto"/>
        <w:ind w:right="11"/>
        <w:rPr>
          <w:b/>
          <w:i/>
          <w:iCs/>
          <w:color w:val="000000" w:themeColor="text1"/>
          <w:szCs w:val="24"/>
        </w:rPr>
        <w:pPrChange w:id="2205" w:author="Dr Mamadou SANOGO" w:date="2023-10-27T13:44:00Z">
          <w:pPr>
            <w:spacing w:line="360" w:lineRule="auto"/>
            <w:ind w:right="11"/>
          </w:pPr>
        </w:pPrChange>
      </w:pPr>
      <w:r w:rsidRPr="007A4AFC">
        <w:rPr>
          <w:b/>
          <w:i/>
          <w:iCs/>
          <w:color w:val="000000" w:themeColor="text1"/>
          <w:szCs w:val="24"/>
        </w:rPr>
        <w:t>Critère 2 : Le rôle et les responsabilités des membres de l’équipe pédagogique sont clairement définis</w:t>
      </w:r>
    </w:p>
    <w:p w14:paraId="3EF633F6" w14:textId="3D766EFA" w:rsidR="00643698" w:rsidRPr="007A4AFC" w:rsidDel="004974D8" w:rsidRDefault="00643698">
      <w:pPr>
        <w:spacing w:line="276" w:lineRule="auto"/>
        <w:ind w:right="402"/>
        <w:rPr>
          <w:del w:id="2206" w:author="Cauris Cosmetics" w:date="2023-10-25T14:46:00Z"/>
          <w:iCs/>
          <w:color w:val="000000" w:themeColor="text1"/>
          <w:szCs w:val="24"/>
          <w:lang w:val="fr-ML"/>
        </w:rPr>
        <w:pPrChange w:id="2207" w:author="Dr Mamadou SANOGO" w:date="2023-10-27T13:44:00Z">
          <w:pPr>
            <w:spacing w:line="360" w:lineRule="auto"/>
            <w:ind w:right="402"/>
          </w:pPr>
        </w:pPrChange>
      </w:pPr>
      <w:r w:rsidRPr="007A4AFC">
        <w:rPr>
          <w:iCs/>
          <w:color w:val="000000" w:themeColor="text1"/>
          <w:szCs w:val="24"/>
          <w:lang w:val="fr-ML"/>
        </w:rPr>
        <w:t>Avant de lancer les recrutements, l’école fait d’abord une analyse des compétences et des besoins, c’est à partir de cette analyse, qu’elle élabore la fiche des différents profils.</w:t>
      </w:r>
      <w:del w:id="2208" w:author="Dr Mamadou SANOGO" w:date="2023-10-27T10:37:00Z">
        <w:r w:rsidRPr="007A4AFC" w:rsidDel="0095395A">
          <w:rPr>
            <w:iCs/>
            <w:color w:val="000000" w:themeColor="text1"/>
            <w:szCs w:val="24"/>
            <w:lang w:val="fr-ML"/>
          </w:rPr>
          <w:delText xml:space="preserve"> Le contrat de prestation de service définit le rôle de chaque membre de l’équipe pédagogique.</w:delText>
        </w:r>
      </w:del>
    </w:p>
    <w:p w14:paraId="0634457A" w14:textId="74E657A0" w:rsidR="00643698" w:rsidRPr="007A4AFC" w:rsidDel="004974D8" w:rsidRDefault="00643698">
      <w:pPr>
        <w:spacing w:line="276" w:lineRule="auto"/>
        <w:ind w:right="402"/>
        <w:rPr>
          <w:del w:id="2209" w:author="Cauris Cosmetics" w:date="2023-10-25T14:46:00Z"/>
          <w:b/>
          <w:bCs/>
          <w:iCs/>
          <w:color w:val="000000" w:themeColor="text1"/>
          <w:szCs w:val="24"/>
          <w:lang w:val="fr-ML"/>
          <w:rPrChange w:id="2210" w:author="Dr Mamadou SANOGO" w:date="2023-10-25T18:15:00Z">
            <w:rPr>
              <w:del w:id="2211" w:author="Cauris Cosmetics" w:date="2023-10-25T14:46:00Z"/>
              <w:b/>
              <w:bCs/>
              <w:iCs/>
              <w:color w:val="FF0000"/>
              <w:szCs w:val="24"/>
              <w:lang w:val="fr-ML"/>
            </w:rPr>
          </w:rPrChange>
        </w:rPr>
        <w:pPrChange w:id="2212" w:author="Dr Mamadou SANOGO" w:date="2023-10-27T13:44:00Z">
          <w:pPr>
            <w:spacing w:line="240" w:lineRule="auto"/>
            <w:ind w:right="402"/>
          </w:pPr>
        </w:pPrChange>
      </w:pPr>
      <w:del w:id="2213" w:author="Cauris Cosmetics" w:date="2023-10-25T14:46:00Z">
        <w:r w:rsidRPr="007A4AFC" w:rsidDel="004974D8">
          <w:rPr>
            <w:b/>
            <w:bCs/>
            <w:iCs/>
            <w:color w:val="000000" w:themeColor="text1"/>
            <w:szCs w:val="24"/>
            <w:rPrChange w:id="2214" w:author="Dr Mamadou SANOGO" w:date="2023-10-25T18:15:00Z">
              <w:rPr>
                <w:b/>
                <w:bCs/>
                <w:iCs/>
                <w:color w:val="FF0000"/>
                <w:szCs w:val="24"/>
              </w:rPr>
            </w:rPrChange>
          </w:rPr>
          <w:delText>Annexe n°</w:delText>
        </w:r>
        <w:r w:rsidR="0084271A" w:rsidRPr="007A4AFC" w:rsidDel="004974D8">
          <w:rPr>
            <w:b/>
            <w:bCs/>
            <w:iCs/>
            <w:color w:val="000000" w:themeColor="text1"/>
            <w:szCs w:val="24"/>
            <w:rPrChange w:id="2215" w:author="Dr Mamadou SANOGO" w:date="2023-10-25T18:15:00Z">
              <w:rPr>
                <w:b/>
                <w:bCs/>
                <w:iCs/>
                <w:color w:val="FF0000"/>
                <w:szCs w:val="24"/>
              </w:rPr>
            </w:rPrChange>
          </w:rPr>
          <w:delText>029</w:delText>
        </w:r>
        <w:r w:rsidRPr="007A4AFC" w:rsidDel="004974D8">
          <w:rPr>
            <w:b/>
            <w:bCs/>
            <w:iCs/>
            <w:color w:val="000000" w:themeColor="text1"/>
            <w:szCs w:val="24"/>
            <w:rPrChange w:id="2216" w:author="Dr Mamadou SANOGO" w:date="2023-10-25T18:15:00Z">
              <w:rPr>
                <w:b/>
                <w:bCs/>
                <w:iCs/>
                <w:color w:val="FF0000"/>
                <w:szCs w:val="24"/>
              </w:rPr>
            </w:rPrChange>
          </w:rPr>
          <w:delText xml:space="preserve">: </w:delText>
        </w:r>
        <w:r w:rsidRPr="007A4AFC" w:rsidDel="004974D8">
          <w:rPr>
            <w:b/>
            <w:bCs/>
            <w:iCs/>
            <w:color w:val="000000" w:themeColor="text1"/>
            <w:szCs w:val="24"/>
            <w:lang w:val="fr-ML"/>
            <w:rPrChange w:id="2217" w:author="Dr Mamadou SANOGO" w:date="2023-10-25T18:15:00Z">
              <w:rPr>
                <w:b/>
                <w:bCs/>
                <w:iCs/>
                <w:color w:val="FF0000"/>
                <w:szCs w:val="24"/>
                <w:lang w:val="fr-ML"/>
              </w:rPr>
            </w:rPrChange>
          </w:rPr>
          <w:delText>fiche de postes</w:delText>
        </w:r>
      </w:del>
    </w:p>
    <w:p w14:paraId="1E5A1C62" w14:textId="017C17E8" w:rsidR="00643698" w:rsidRPr="007A4AFC" w:rsidDel="004974D8" w:rsidRDefault="00643698">
      <w:pPr>
        <w:spacing w:line="276" w:lineRule="auto"/>
        <w:ind w:right="402"/>
        <w:rPr>
          <w:del w:id="2218" w:author="Cauris Cosmetics" w:date="2023-10-25T14:46:00Z"/>
          <w:iCs/>
          <w:color w:val="000000" w:themeColor="text1"/>
          <w:szCs w:val="24"/>
          <w:lang w:val="fr-ML"/>
          <w:rPrChange w:id="2219" w:author="Dr Mamadou SANOGO" w:date="2023-10-25T18:15:00Z">
            <w:rPr>
              <w:del w:id="2220" w:author="Cauris Cosmetics" w:date="2023-10-25T14:46:00Z"/>
              <w:iCs/>
              <w:color w:val="FF0000"/>
              <w:szCs w:val="24"/>
              <w:lang w:val="fr-ML"/>
            </w:rPr>
          </w:rPrChange>
        </w:rPr>
        <w:pPrChange w:id="2221" w:author="Dr Mamadou SANOGO" w:date="2023-10-27T13:44:00Z">
          <w:pPr>
            <w:spacing w:line="240" w:lineRule="auto"/>
            <w:ind w:right="402"/>
          </w:pPr>
        </w:pPrChange>
      </w:pPr>
      <w:del w:id="2222" w:author="Cauris Cosmetics" w:date="2023-10-25T14:46:00Z">
        <w:r w:rsidRPr="007A4AFC" w:rsidDel="004974D8">
          <w:rPr>
            <w:b/>
            <w:bCs/>
            <w:iCs/>
            <w:color w:val="000000" w:themeColor="text1"/>
            <w:szCs w:val="24"/>
            <w:rPrChange w:id="2223" w:author="Dr Mamadou SANOGO" w:date="2023-10-25T18:15:00Z">
              <w:rPr>
                <w:b/>
                <w:bCs/>
                <w:iCs/>
                <w:color w:val="FF0000"/>
                <w:szCs w:val="24"/>
              </w:rPr>
            </w:rPrChange>
          </w:rPr>
          <w:delText>Annexe n°</w:delText>
        </w:r>
        <w:r w:rsidR="0084271A" w:rsidRPr="007A4AFC" w:rsidDel="004974D8">
          <w:rPr>
            <w:b/>
            <w:bCs/>
            <w:iCs/>
            <w:color w:val="000000" w:themeColor="text1"/>
            <w:szCs w:val="24"/>
            <w:rPrChange w:id="2224" w:author="Dr Mamadou SANOGO" w:date="2023-10-25T18:15:00Z">
              <w:rPr>
                <w:b/>
                <w:bCs/>
                <w:iCs/>
                <w:color w:val="FF0000"/>
                <w:szCs w:val="24"/>
              </w:rPr>
            </w:rPrChange>
          </w:rPr>
          <w:delText>030</w:delText>
        </w:r>
        <w:r w:rsidRPr="007A4AFC" w:rsidDel="004974D8">
          <w:rPr>
            <w:b/>
            <w:bCs/>
            <w:iCs/>
            <w:color w:val="000000" w:themeColor="text1"/>
            <w:szCs w:val="24"/>
            <w:rPrChange w:id="2225" w:author="Dr Mamadou SANOGO" w:date="2023-10-25T18:15:00Z">
              <w:rPr>
                <w:b/>
                <w:bCs/>
                <w:iCs/>
                <w:color w:val="FF0000"/>
                <w:szCs w:val="24"/>
              </w:rPr>
            </w:rPrChange>
          </w:rPr>
          <w:delText xml:space="preserve">: </w:delText>
        </w:r>
        <w:r w:rsidRPr="007A4AFC" w:rsidDel="004974D8">
          <w:rPr>
            <w:b/>
            <w:bCs/>
            <w:iCs/>
            <w:color w:val="000000" w:themeColor="text1"/>
            <w:szCs w:val="24"/>
            <w:lang w:val="fr-ML"/>
            <w:rPrChange w:id="2226" w:author="Dr Mamadou SANOGO" w:date="2023-10-25T18:15:00Z">
              <w:rPr>
                <w:b/>
                <w:bCs/>
                <w:iCs/>
                <w:color w:val="FF0000"/>
                <w:szCs w:val="24"/>
                <w:lang w:val="fr-ML"/>
              </w:rPr>
            </w:rPrChange>
          </w:rPr>
          <w:delText>Contrat de prestation</w:delText>
        </w:r>
      </w:del>
    </w:p>
    <w:p w14:paraId="01FFA4E3" w14:textId="77777777" w:rsidR="00643698" w:rsidRPr="007A4AFC" w:rsidRDefault="00643698">
      <w:pPr>
        <w:spacing w:line="276" w:lineRule="auto"/>
        <w:ind w:right="402"/>
        <w:rPr>
          <w:b/>
          <w:bCs/>
          <w:iCs/>
          <w:color w:val="000000" w:themeColor="text1"/>
          <w:szCs w:val="24"/>
          <w:lang w:val="fr-ML"/>
        </w:rPr>
        <w:pPrChange w:id="2227" w:author="Dr Mamadou SANOGO" w:date="2023-10-27T13:44:00Z">
          <w:pPr>
            <w:spacing w:line="360" w:lineRule="auto"/>
            <w:ind w:right="402"/>
          </w:pPr>
        </w:pPrChange>
      </w:pPr>
    </w:p>
    <w:p w14:paraId="47653E4E" w14:textId="700A2882" w:rsidR="00643698" w:rsidRPr="007A4AFC" w:rsidRDefault="00643698">
      <w:pPr>
        <w:spacing w:line="276" w:lineRule="auto"/>
        <w:ind w:right="11"/>
        <w:rPr>
          <w:b/>
          <w:i/>
          <w:iCs/>
          <w:color w:val="000000" w:themeColor="text1"/>
          <w:szCs w:val="24"/>
        </w:rPr>
        <w:pPrChange w:id="2228" w:author="Dr Mamadou SANOGO" w:date="2023-10-27T13:44:00Z">
          <w:pPr>
            <w:spacing w:line="360" w:lineRule="auto"/>
            <w:ind w:right="11"/>
          </w:pPr>
        </w:pPrChange>
      </w:pPr>
      <w:r w:rsidRPr="007A4AFC">
        <w:rPr>
          <w:b/>
          <w:i/>
          <w:iCs/>
          <w:color w:val="000000" w:themeColor="text1"/>
          <w:szCs w:val="24"/>
        </w:rPr>
        <w:t xml:space="preserve">Critère 3 : La part des enseignements confiés à des intervenants extérieurs issus du monde </w:t>
      </w:r>
      <w:ins w:id="2229" w:author="Dr Mamadou SANOGO" w:date="2023-10-27T10:37:00Z">
        <w:r w:rsidR="00EB7ACA">
          <w:rPr>
            <w:b/>
            <w:i/>
            <w:iCs/>
            <w:color w:val="000000" w:themeColor="text1"/>
            <w:szCs w:val="24"/>
          </w:rPr>
          <w:t>professionnel</w:t>
        </w:r>
      </w:ins>
      <w:del w:id="2230" w:author="Dr Mamadou SANOGO" w:date="2023-10-27T10:37:00Z">
        <w:r w:rsidRPr="007A4AFC" w:rsidDel="00EB7ACA">
          <w:rPr>
            <w:b/>
            <w:i/>
            <w:iCs/>
            <w:color w:val="000000" w:themeColor="text1"/>
            <w:szCs w:val="24"/>
          </w:rPr>
          <w:delText>industriel</w:delText>
        </w:r>
      </w:del>
      <w:r w:rsidRPr="007A4AFC">
        <w:rPr>
          <w:b/>
          <w:i/>
          <w:iCs/>
          <w:color w:val="000000" w:themeColor="text1"/>
          <w:szCs w:val="24"/>
        </w:rPr>
        <w:t>,</w:t>
      </w:r>
      <w:del w:id="2231" w:author="Dr Mamadou SANOGO" w:date="2023-10-27T10:38:00Z">
        <w:r w:rsidRPr="007A4AFC" w:rsidDel="00EB7ACA">
          <w:rPr>
            <w:b/>
            <w:i/>
            <w:iCs/>
            <w:color w:val="000000" w:themeColor="text1"/>
            <w:szCs w:val="24"/>
          </w:rPr>
          <w:delText xml:space="preserve"> s</w:delText>
        </w:r>
      </w:del>
      <w:del w:id="2232" w:author="Dr Mamadou SANOGO" w:date="2023-10-27T10:37:00Z">
        <w:r w:rsidRPr="007A4AFC" w:rsidDel="00EB7ACA">
          <w:rPr>
            <w:b/>
            <w:i/>
            <w:iCs/>
            <w:color w:val="000000" w:themeColor="text1"/>
            <w:szCs w:val="24"/>
          </w:rPr>
          <w:delText>ocioéconomique ou culturel</w:delText>
        </w:r>
      </w:del>
      <w:r w:rsidRPr="007A4AFC">
        <w:rPr>
          <w:b/>
          <w:i/>
          <w:iCs/>
          <w:color w:val="000000" w:themeColor="text1"/>
          <w:szCs w:val="24"/>
        </w:rPr>
        <w:t xml:space="preserve"> est en accord avec la finalité de la formation</w:t>
      </w:r>
    </w:p>
    <w:p w14:paraId="121405C4" w14:textId="1A9A2905" w:rsidR="00643698" w:rsidRPr="007A4AFC" w:rsidRDefault="00643698">
      <w:pPr>
        <w:spacing w:line="276" w:lineRule="auto"/>
        <w:ind w:right="403"/>
        <w:rPr>
          <w:b/>
          <w:bCs/>
          <w:iCs/>
          <w:color w:val="000000" w:themeColor="text1"/>
          <w:szCs w:val="24"/>
          <w:lang w:val="fr-ML"/>
        </w:rPr>
        <w:pPrChange w:id="2233" w:author="Dr Mamadou SANOGO" w:date="2023-10-27T13:44:00Z">
          <w:pPr>
            <w:spacing w:line="360" w:lineRule="auto"/>
            <w:ind w:right="403"/>
          </w:pPr>
        </w:pPrChange>
      </w:pPr>
      <w:r w:rsidRPr="007A4AFC">
        <w:rPr>
          <w:iCs/>
          <w:color w:val="000000" w:themeColor="text1"/>
          <w:szCs w:val="24"/>
          <w:lang w:val="fr-ML"/>
        </w:rPr>
        <w:t xml:space="preserve">Dans le souci d’avoir des enseignements en adéquation avec le secteur, certains intervenants du programme, sont choisis directement à partir du monde </w:t>
      </w:r>
      <w:del w:id="2234" w:author="Dr Mamadou SANOGO" w:date="2023-10-27T10:38:00Z">
        <w:r w:rsidRPr="007A4AFC" w:rsidDel="00EB7ACA">
          <w:rPr>
            <w:iCs/>
            <w:color w:val="000000" w:themeColor="text1"/>
            <w:szCs w:val="24"/>
            <w:lang w:val="fr-ML"/>
          </w:rPr>
          <w:delText>industriel, socioéconomique ou culturel</w:delText>
        </w:r>
      </w:del>
      <w:ins w:id="2235" w:author="Dr Mamadou SANOGO" w:date="2023-10-27T10:38:00Z">
        <w:r w:rsidR="00EB7ACA">
          <w:rPr>
            <w:iCs/>
            <w:color w:val="000000" w:themeColor="text1"/>
            <w:szCs w:val="24"/>
            <w:lang w:val="fr-ML"/>
          </w:rPr>
          <w:t>professionnel</w:t>
        </w:r>
      </w:ins>
      <w:r w:rsidRPr="007A4AFC">
        <w:rPr>
          <w:iCs/>
          <w:color w:val="000000" w:themeColor="text1"/>
          <w:szCs w:val="24"/>
          <w:lang w:val="fr-ML"/>
        </w:rPr>
        <w:t xml:space="preserve">. Les enseignants professionnels issus du milieu professionnel assurent au minimum 45% du volume de formation Master en </w:t>
      </w:r>
      <w:ins w:id="2236" w:author="Dr Mamadou SANOGO" w:date="2023-10-27T10:38:00Z">
        <w:r w:rsidR="00EB7ACA" w:rsidRPr="00A36245">
          <w:rPr>
            <w:bCs/>
            <w:color w:val="000000" w:themeColor="text1"/>
            <w:szCs w:val="24"/>
          </w:rPr>
          <w:t>gynécologie-obstétrique</w:t>
        </w:r>
        <w:r w:rsidR="00EB7ACA" w:rsidRPr="009C7542">
          <w:rPr>
            <w:iCs/>
            <w:color w:val="000000" w:themeColor="text1"/>
            <w:szCs w:val="24"/>
            <w:lang w:val="fr-ML"/>
          </w:rPr>
          <w:t xml:space="preserve"> </w:t>
        </w:r>
      </w:ins>
      <w:del w:id="2237" w:author="Dr Mamadou SANOGO" w:date="2023-10-26T13:19:00Z">
        <w:r w:rsidRPr="007A4AFC" w:rsidDel="003A18E5">
          <w:rPr>
            <w:iCs/>
            <w:color w:val="000000" w:themeColor="text1"/>
            <w:szCs w:val="24"/>
            <w:lang w:val="fr-ML"/>
          </w:rPr>
          <w:delText>épidémiologie</w:delText>
        </w:r>
      </w:del>
      <w:r w:rsidRPr="007A4AFC">
        <w:rPr>
          <w:iCs/>
          <w:color w:val="000000" w:themeColor="text1"/>
          <w:szCs w:val="24"/>
          <w:lang w:val="fr-ML"/>
        </w:rPr>
        <w:t>.</w:t>
      </w:r>
    </w:p>
    <w:p w14:paraId="252DE900" w14:textId="6048E770" w:rsidR="00643698" w:rsidRPr="003A18E5" w:rsidDel="0050424B" w:rsidRDefault="00643698">
      <w:pPr>
        <w:spacing w:line="276" w:lineRule="auto"/>
        <w:ind w:right="402"/>
        <w:rPr>
          <w:del w:id="2238" w:author="Dr Mamadou SANOGO" w:date="2023-10-27T13:44:00Z"/>
          <w:iCs/>
          <w:color w:val="000000" w:themeColor="text1"/>
          <w:szCs w:val="24"/>
          <w:rPrChange w:id="2239" w:author="Dr Mamadou SANOGO" w:date="2023-10-26T13:19:00Z">
            <w:rPr>
              <w:del w:id="2240" w:author="Dr Mamadou SANOGO" w:date="2023-10-27T13:44:00Z"/>
              <w:b/>
              <w:bCs/>
              <w:iCs/>
              <w:color w:val="00B050"/>
              <w:szCs w:val="24"/>
            </w:rPr>
          </w:rPrChange>
        </w:rPr>
        <w:pPrChange w:id="2241" w:author="Dr Mamadou SANOGO" w:date="2023-10-27T12:09:00Z">
          <w:pPr>
            <w:spacing w:line="240" w:lineRule="auto"/>
            <w:ind w:right="402"/>
          </w:pPr>
        </w:pPrChange>
      </w:pPr>
      <w:r w:rsidRPr="007A4AFC">
        <w:rPr>
          <w:b/>
          <w:bCs/>
          <w:iCs/>
          <w:color w:val="000000" w:themeColor="text1"/>
          <w:szCs w:val="24"/>
          <w:rPrChange w:id="2242" w:author="Dr Mamadou SANOGO" w:date="2023-10-25T18:15:00Z">
            <w:rPr>
              <w:b/>
              <w:bCs/>
              <w:iCs/>
              <w:color w:val="00B050"/>
              <w:szCs w:val="24"/>
            </w:rPr>
          </w:rPrChange>
        </w:rPr>
        <w:t>Annexe n°</w:t>
      </w:r>
      <w:r w:rsidR="00461D04" w:rsidRPr="007A4AFC">
        <w:rPr>
          <w:b/>
          <w:bCs/>
          <w:iCs/>
          <w:color w:val="000000" w:themeColor="text1"/>
          <w:szCs w:val="24"/>
          <w:rPrChange w:id="2243" w:author="Dr Mamadou SANOGO" w:date="2023-10-25T18:15:00Z">
            <w:rPr>
              <w:b/>
              <w:bCs/>
              <w:iCs/>
              <w:color w:val="00B050"/>
              <w:szCs w:val="24"/>
            </w:rPr>
          </w:rPrChange>
        </w:rPr>
        <w:t>0</w:t>
      </w:r>
      <w:ins w:id="2244" w:author="Cauris Cosmetics" w:date="2023-10-25T14:46:00Z">
        <w:r w:rsidR="004974D8">
          <w:rPr>
            <w:b/>
            <w:bCs/>
            <w:iCs/>
            <w:color w:val="000000" w:themeColor="text1"/>
            <w:szCs w:val="24"/>
          </w:rPr>
          <w:t>25</w:t>
        </w:r>
      </w:ins>
      <w:del w:id="2245" w:author="Cauris Cosmetics" w:date="2023-10-25T14:46:00Z">
        <w:r w:rsidR="00461D04" w:rsidRPr="007A4AFC" w:rsidDel="004974D8">
          <w:rPr>
            <w:b/>
            <w:bCs/>
            <w:iCs/>
            <w:color w:val="000000" w:themeColor="text1"/>
            <w:szCs w:val="24"/>
            <w:rPrChange w:id="2246" w:author="Dr Mamadou SANOGO" w:date="2023-10-25T18:15:00Z">
              <w:rPr>
                <w:b/>
                <w:bCs/>
                <w:iCs/>
                <w:color w:val="00B050"/>
                <w:szCs w:val="24"/>
              </w:rPr>
            </w:rPrChange>
          </w:rPr>
          <w:delText>31</w:delText>
        </w:r>
      </w:del>
      <w:r w:rsidRPr="007A4AFC">
        <w:rPr>
          <w:b/>
          <w:bCs/>
          <w:iCs/>
          <w:color w:val="000000" w:themeColor="text1"/>
          <w:szCs w:val="24"/>
          <w:rPrChange w:id="2247" w:author="Dr Mamadou SANOGO" w:date="2023-10-25T18:15:00Z">
            <w:rPr>
              <w:b/>
              <w:bCs/>
              <w:iCs/>
              <w:color w:val="00B050"/>
              <w:szCs w:val="24"/>
            </w:rPr>
          </w:rPrChange>
        </w:rPr>
        <w:t xml:space="preserve">: </w:t>
      </w:r>
      <w:r w:rsidRPr="003A18E5">
        <w:rPr>
          <w:iCs/>
          <w:color w:val="000000" w:themeColor="text1"/>
          <w:szCs w:val="24"/>
          <w:rPrChange w:id="2248" w:author="Dr Mamadou SANOGO" w:date="2023-10-26T13:19:00Z">
            <w:rPr>
              <w:b/>
              <w:bCs/>
              <w:iCs/>
              <w:color w:val="00B050"/>
              <w:szCs w:val="24"/>
            </w:rPr>
          </w:rPrChange>
        </w:rPr>
        <w:t xml:space="preserve">Liste des enseignants issus du monde </w:t>
      </w:r>
      <w:del w:id="2249" w:author="Cauris Cosmetics" w:date="2023-10-25T14:46:00Z">
        <w:r w:rsidRPr="003A18E5" w:rsidDel="004974D8">
          <w:rPr>
            <w:iCs/>
            <w:color w:val="000000" w:themeColor="text1"/>
            <w:szCs w:val="24"/>
            <w:rPrChange w:id="2250" w:author="Dr Mamadou SANOGO" w:date="2023-10-26T13:19:00Z">
              <w:rPr>
                <w:b/>
                <w:bCs/>
                <w:iCs/>
                <w:color w:val="00B050"/>
                <w:szCs w:val="24"/>
              </w:rPr>
            </w:rPrChange>
          </w:rPr>
          <w:delText>industriel</w:delText>
        </w:r>
      </w:del>
      <w:ins w:id="2251" w:author="Cauris Cosmetics" w:date="2023-10-25T14:46:00Z">
        <w:r w:rsidR="004974D8" w:rsidRPr="003A18E5">
          <w:rPr>
            <w:iCs/>
            <w:color w:val="000000" w:themeColor="text1"/>
            <w:szCs w:val="24"/>
            <w:rPrChange w:id="2252" w:author="Dr Mamadou SANOGO" w:date="2023-10-26T13:19:00Z">
              <w:rPr>
                <w:b/>
                <w:bCs/>
                <w:iCs/>
                <w:color w:val="000000" w:themeColor="text1"/>
                <w:szCs w:val="24"/>
              </w:rPr>
            </w:rPrChange>
          </w:rPr>
          <w:t>professionnel</w:t>
        </w:r>
      </w:ins>
    </w:p>
    <w:p w14:paraId="424D24BA" w14:textId="77777777" w:rsidR="00643698" w:rsidRPr="007A4AFC" w:rsidRDefault="00643698">
      <w:pPr>
        <w:spacing w:line="276" w:lineRule="auto"/>
        <w:ind w:right="402"/>
        <w:rPr>
          <w:color w:val="000000" w:themeColor="text1"/>
          <w:sz w:val="10"/>
          <w:szCs w:val="24"/>
          <w:lang w:val="fr-ML"/>
          <w:rPrChange w:id="2253" w:author="Dr Mamadou SANOGO" w:date="2023-10-25T18:15:00Z">
            <w:rPr>
              <w:color w:val="000000"/>
              <w:sz w:val="10"/>
              <w:szCs w:val="24"/>
              <w:lang w:val="fr-ML"/>
            </w:rPr>
          </w:rPrChange>
        </w:rPr>
        <w:pPrChange w:id="2254" w:author="Dr Mamadou SANOGO" w:date="2023-10-27T13:44:00Z">
          <w:pPr>
            <w:widowControl w:val="0"/>
            <w:autoSpaceDE w:val="0"/>
            <w:autoSpaceDN w:val="0"/>
            <w:adjustRightInd w:val="0"/>
            <w:spacing w:line="240" w:lineRule="auto"/>
            <w:ind w:right="9"/>
          </w:pPr>
        </w:pPrChange>
      </w:pPr>
    </w:p>
    <w:p w14:paraId="2486DC66" w14:textId="77777777" w:rsidR="00643698" w:rsidRPr="007A4AFC" w:rsidDel="0050424B" w:rsidRDefault="00643698">
      <w:pPr>
        <w:spacing w:line="276" w:lineRule="auto"/>
        <w:ind w:right="11"/>
        <w:rPr>
          <w:del w:id="2255" w:author="Dr Mamadou SANOGO" w:date="2023-10-27T13:44:00Z"/>
          <w:b/>
          <w:color w:val="000000" w:themeColor="text1"/>
          <w:szCs w:val="24"/>
        </w:rPr>
        <w:pPrChange w:id="2256" w:author="Dr Mamadou SANOGO" w:date="2023-10-27T12:09:00Z">
          <w:pPr>
            <w:spacing w:line="360" w:lineRule="auto"/>
            <w:ind w:right="11"/>
          </w:pPr>
        </w:pPrChange>
      </w:pPr>
      <w:bookmarkStart w:id="2257" w:name="_Toc145944514"/>
      <w:r w:rsidRPr="007A4AFC">
        <w:rPr>
          <w:b/>
          <w:color w:val="000000" w:themeColor="text1"/>
          <w:szCs w:val="24"/>
        </w:rPr>
        <w:t>Référence 3 : La formation bénéficie d’infrastructures et d’équipements adéquats</w:t>
      </w:r>
      <w:bookmarkEnd w:id="2257"/>
    </w:p>
    <w:p w14:paraId="64C1ECF3" w14:textId="77777777" w:rsidR="00643698" w:rsidRPr="007A4AFC" w:rsidRDefault="00643698">
      <w:pPr>
        <w:spacing w:line="276" w:lineRule="auto"/>
        <w:ind w:right="11"/>
        <w:pPrChange w:id="2258" w:author="Dr Mamadou SANOGO" w:date="2023-10-27T13:44:00Z">
          <w:pPr>
            <w:pStyle w:val="Titre4"/>
            <w:spacing w:before="0" w:line="240" w:lineRule="auto"/>
          </w:pPr>
        </w:pPrChange>
      </w:pPr>
    </w:p>
    <w:p w14:paraId="7EAC1372" w14:textId="77777777" w:rsidR="00643698" w:rsidRPr="007A4AFC" w:rsidRDefault="00643698">
      <w:pPr>
        <w:spacing w:line="276" w:lineRule="auto"/>
        <w:ind w:right="11"/>
        <w:rPr>
          <w:b/>
          <w:i/>
          <w:iCs/>
          <w:color w:val="000000" w:themeColor="text1"/>
          <w:szCs w:val="24"/>
        </w:rPr>
        <w:pPrChange w:id="2259" w:author="Dr Mamadou SANOGO" w:date="2023-10-27T12:09:00Z">
          <w:pPr>
            <w:spacing w:line="360" w:lineRule="auto"/>
            <w:ind w:right="11"/>
          </w:pPr>
        </w:pPrChange>
      </w:pPr>
      <w:r w:rsidRPr="007A4AFC">
        <w:rPr>
          <w:b/>
          <w:i/>
          <w:iCs/>
          <w:color w:val="000000" w:themeColor="text1"/>
          <w:szCs w:val="24"/>
        </w:rPr>
        <w:t>Critère 1 : La formation dispose d’infrastructures appropriées</w:t>
      </w:r>
    </w:p>
    <w:p w14:paraId="2A72EF35" w14:textId="77777777" w:rsidR="00643698" w:rsidRPr="007A4AFC" w:rsidRDefault="00643698">
      <w:pPr>
        <w:spacing w:line="276" w:lineRule="auto"/>
        <w:ind w:right="403"/>
        <w:rPr>
          <w:iCs/>
          <w:color w:val="000000" w:themeColor="text1"/>
          <w:szCs w:val="24"/>
          <w:lang w:val="fr-ML"/>
        </w:rPr>
        <w:pPrChange w:id="2260" w:author="Dr Mamadou SANOGO" w:date="2023-10-27T12:09:00Z">
          <w:pPr>
            <w:spacing w:line="360" w:lineRule="auto"/>
            <w:ind w:right="403"/>
          </w:pPr>
        </w:pPrChange>
      </w:pPr>
      <w:r w:rsidRPr="007A4AFC">
        <w:rPr>
          <w:iCs/>
          <w:color w:val="000000" w:themeColor="text1"/>
          <w:szCs w:val="24"/>
          <w:lang w:val="fr-ML"/>
        </w:rPr>
        <w:t>Pour atteindre les objectifs de la formation, l’école s’est dotée d’infrastructures dont les locaux d’enseignement sont adaptés et de dernière génération.</w:t>
      </w:r>
    </w:p>
    <w:p w14:paraId="164F8239" w14:textId="707E34AE" w:rsidR="00643698" w:rsidRPr="007A4AFC" w:rsidDel="0050424B" w:rsidRDefault="00643698">
      <w:pPr>
        <w:spacing w:line="276" w:lineRule="auto"/>
        <w:ind w:right="403"/>
        <w:rPr>
          <w:del w:id="2261" w:author="Dr Mamadou SANOGO" w:date="2023-10-27T13:45:00Z"/>
          <w:b/>
          <w:bCs/>
          <w:iCs/>
          <w:color w:val="000000" w:themeColor="text1"/>
          <w:szCs w:val="24"/>
          <w:rPrChange w:id="2262" w:author="Dr Mamadou SANOGO" w:date="2023-10-25T18:15:00Z">
            <w:rPr>
              <w:del w:id="2263" w:author="Dr Mamadou SANOGO" w:date="2023-10-27T13:45:00Z"/>
              <w:b/>
              <w:bCs/>
              <w:iCs/>
              <w:color w:val="00B050"/>
              <w:szCs w:val="24"/>
            </w:rPr>
          </w:rPrChange>
        </w:rPr>
        <w:pPrChange w:id="2264" w:author="Dr Mamadou SANOGO" w:date="2023-10-27T12:09:00Z">
          <w:pPr>
            <w:spacing w:line="360" w:lineRule="auto"/>
            <w:ind w:right="403"/>
          </w:pPr>
        </w:pPrChange>
      </w:pPr>
      <w:r w:rsidRPr="007A4AFC">
        <w:rPr>
          <w:b/>
          <w:bCs/>
          <w:iCs/>
          <w:color w:val="000000" w:themeColor="text1"/>
          <w:szCs w:val="24"/>
          <w:rPrChange w:id="2265" w:author="Dr Mamadou SANOGO" w:date="2023-10-25T18:15:00Z">
            <w:rPr>
              <w:b/>
              <w:bCs/>
              <w:iCs/>
              <w:color w:val="00B050"/>
              <w:szCs w:val="24"/>
            </w:rPr>
          </w:rPrChange>
        </w:rPr>
        <w:t>Annexe n°</w:t>
      </w:r>
      <w:r w:rsidR="00461D04" w:rsidRPr="007A4AFC">
        <w:rPr>
          <w:b/>
          <w:bCs/>
          <w:iCs/>
          <w:color w:val="000000" w:themeColor="text1"/>
          <w:szCs w:val="24"/>
          <w:rPrChange w:id="2266" w:author="Dr Mamadou SANOGO" w:date="2023-10-25T18:15:00Z">
            <w:rPr>
              <w:b/>
              <w:bCs/>
              <w:iCs/>
              <w:color w:val="00B050"/>
              <w:szCs w:val="24"/>
            </w:rPr>
          </w:rPrChange>
        </w:rPr>
        <w:t>0</w:t>
      </w:r>
      <w:ins w:id="2267" w:author="Cauris Cosmetics" w:date="2023-10-25T14:46:00Z">
        <w:r w:rsidR="004974D8">
          <w:rPr>
            <w:b/>
            <w:bCs/>
            <w:iCs/>
            <w:color w:val="000000" w:themeColor="text1"/>
            <w:szCs w:val="24"/>
          </w:rPr>
          <w:t>26</w:t>
        </w:r>
      </w:ins>
      <w:del w:id="2268" w:author="Cauris Cosmetics" w:date="2023-10-25T14:46:00Z">
        <w:r w:rsidR="00461D04" w:rsidRPr="007A4AFC" w:rsidDel="004974D8">
          <w:rPr>
            <w:b/>
            <w:bCs/>
            <w:iCs/>
            <w:color w:val="000000" w:themeColor="text1"/>
            <w:szCs w:val="24"/>
            <w:rPrChange w:id="2269" w:author="Dr Mamadou SANOGO" w:date="2023-10-25T18:15:00Z">
              <w:rPr>
                <w:b/>
                <w:bCs/>
                <w:iCs/>
                <w:color w:val="00B050"/>
                <w:szCs w:val="24"/>
              </w:rPr>
            </w:rPrChange>
          </w:rPr>
          <w:delText>32</w:delText>
        </w:r>
      </w:del>
      <w:r w:rsidRPr="007A4AFC">
        <w:rPr>
          <w:b/>
          <w:bCs/>
          <w:iCs/>
          <w:color w:val="000000" w:themeColor="text1"/>
          <w:szCs w:val="24"/>
          <w:rPrChange w:id="2270" w:author="Dr Mamadou SANOGO" w:date="2023-10-25T18:15:00Z">
            <w:rPr>
              <w:b/>
              <w:bCs/>
              <w:iCs/>
              <w:color w:val="00B050"/>
              <w:szCs w:val="24"/>
            </w:rPr>
          </w:rPrChange>
        </w:rPr>
        <w:t xml:space="preserve">: </w:t>
      </w:r>
      <w:del w:id="2271" w:author="Cauris Cosmetics" w:date="2023-10-25T14:46:00Z">
        <w:r w:rsidRPr="003A18E5" w:rsidDel="004974D8">
          <w:rPr>
            <w:iCs/>
            <w:color w:val="000000" w:themeColor="text1"/>
            <w:szCs w:val="24"/>
            <w:rPrChange w:id="2272" w:author="Dr Mamadou SANOGO" w:date="2023-10-26T13:20:00Z">
              <w:rPr>
                <w:b/>
                <w:bCs/>
                <w:iCs/>
                <w:color w:val="00B050"/>
                <w:szCs w:val="24"/>
              </w:rPr>
            </w:rPrChange>
          </w:rPr>
          <w:delText xml:space="preserve">Liste des </w:delText>
        </w:r>
      </w:del>
      <w:r w:rsidRPr="003A18E5">
        <w:rPr>
          <w:iCs/>
          <w:color w:val="000000" w:themeColor="text1"/>
          <w:szCs w:val="24"/>
          <w:rPrChange w:id="2273" w:author="Dr Mamadou SANOGO" w:date="2023-10-26T13:20:00Z">
            <w:rPr>
              <w:b/>
              <w:bCs/>
              <w:iCs/>
              <w:color w:val="00B050"/>
              <w:szCs w:val="24"/>
            </w:rPr>
          </w:rPrChange>
        </w:rPr>
        <w:t xml:space="preserve">Infrastructures </w:t>
      </w:r>
    </w:p>
    <w:p w14:paraId="03438081" w14:textId="77777777" w:rsidR="00643698" w:rsidRPr="007A4AFC" w:rsidRDefault="00643698">
      <w:pPr>
        <w:spacing w:line="276" w:lineRule="auto"/>
        <w:ind w:right="403"/>
        <w:rPr>
          <w:color w:val="000000" w:themeColor="text1"/>
          <w:sz w:val="10"/>
          <w:szCs w:val="24"/>
          <w:rPrChange w:id="2274" w:author="Dr Mamadou SANOGO" w:date="2023-10-25T18:15:00Z">
            <w:rPr>
              <w:color w:val="000000"/>
              <w:sz w:val="10"/>
              <w:szCs w:val="24"/>
            </w:rPr>
          </w:rPrChange>
        </w:rPr>
        <w:pPrChange w:id="2275" w:author="Dr Mamadou SANOGO" w:date="2023-10-27T13:45:00Z">
          <w:pPr>
            <w:widowControl w:val="0"/>
            <w:autoSpaceDE w:val="0"/>
            <w:autoSpaceDN w:val="0"/>
            <w:adjustRightInd w:val="0"/>
            <w:spacing w:line="240" w:lineRule="auto"/>
            <w:ind w:right="9"/>
          </w:pPr>
        </w:pPrChange>
      </w:pPr>
    </w:p>
    <w:p w14:paraId="4FA58664" w14:textId="77777777" w:rsidR="00643698" w:rsidRPr="007A4AFC" w:rsidRDefault="00643698">
      <w:pPr>
        <w:spacing w:line="276" w:lineRule="auto"/>
        <w:ind w:right="11"/>
        <w:rPr>
          <w:b/>
          <w:i/>
          <w:iCs/>
          <w:color w:val="000000" w:themeColor="text1"/>
          <w:szCs w:val="24"/>
        </w:rPr>
        <w:pPrChange w:id="2276" w:author="Dr Mamadou SANOGO" w:date="2023-10-27T12:09:00Z">
          <w:pPr>
            <w:spacing w:line="360" w:lineRule="auto"/>
            <w:ind w:right="11"/>
          </w:pPr>
        </w:pPrChange>
      </w:pPr>
      <w:r w:rsidRPr="007A4AFC">
        <w:rPr>
          <w:b/>
          <w:i/>
          <w:iCs/>
          <w:color w:val="000000" w:themeColor="text1"/>
          <w:szCs w:val="24"/>
        </w:rPr>
        <w:t>Critère 2 : La formation s’appuie sur des équipements adaptés</w:t>
      </w:r>
    </w:p>
    <w:p w14:paraId="4D372A07" w14:textId="1DCA490D" w:rsidR="00643698" w:rsidRPr="007A4AFC" w:rsidRDefault="00643698">
      <w:pPr>
        <w:spacing w:line="276" w:lineRule="auto"/>
        <w:ind w:right="403"/>
        <w:rPr>
          <w:iCs/>
          <w:color w:val="000000" w:themeColor="text1"/>
          <w:szCs w:val="24"/>
          <w:lang w:val="fr-ML"/>
        </w:rPr>
        <w:pPrChange w:id="2277" w:author="Dr Mamadou SANOGO" w:date="2023-10-27T12:09:00Z">
          <w:pPr>
            <w:spacing w:line="360" w:lineRule="auto"/>
            <w:ind w:right="403"/>
          </w:pPr>
        </w:pPrChange>
      </w:pPr>
      <w:r w:rsidRPr="007A4AFC">
        <w:rPr>
          <w:iCs/>
          <w:color w:val="000000" w:themeColor="text1"/>
          <w:szCs w:val="24"/>
          <w:lang w:val="fr-ML"/>
        </w:rPr>
        <w:t>Toutes les salles de formation de l’école disposent d’équipements adaptés pour le fonctionnement de ladite formation</w:t>
      </w:r>
    </w:p>
    <w:p w14:paraId="6C3FDA03" w14:textId="28CDE016" w:rsidR="0050424B" w:rsidRPr="006778CD" w:rsidRDefault="00643698">
      <w:pPr>
        <w:spacing w:line="276" w:lineRule="auto"/>
        <w:ind w:right="403"/>
        <w:rPr>
          <w:iCs/>
          <w:color w:val="000000" w:themeColor="text1"/>
          <w:szCs w:val="24"/>
          <w:rPrChange w:id="2278" w:author="Dr Mamadou SANOGO" w:date="2023-10-27T13:58:00Z">
            <w:rPr>
              <w:b/>
              <w:bCs/>
              <w:iCs/>
              <w:color w:val="00B050"/>
              <w:szCs w:val="24"/>
            </w:rPr>
          </w:rPrChange>
        </w:rPr>
        <w:pPrChange w:id="2279" w:author="Dr Mamadou SANOGO" w:date="2023-10-27T12:09:00Z">
          <w:pPr>
            <w:spacing w:line="360" w:lineRule="auto"/>
            <w:ind w:right="403"/>
          </w:pPr>
        </w:pPrChange>
      </w:pPr>
      <w:r w:rsidRPr="007A4AFC">
        <w:rPr>
          <w:b/>
          <w:bCs/>
          <w:iCs/>
          <w:color w:val="000000" w:themeColor="text1"/>
          <w:szCs w:val="24"/>
          <w:rPrChange w:id="2280" w:author="Dr Mamadou SANOGO" w:date="2023-10-25T18:15:00Z">
            <w:rPr>
              <w:b/>
              <w:bCs/>
              <w:iCs/>
              <w:color w:val="00B050"/>
              <w:szCs w:val="24"/>
            </w:rPr>
          </w:rPrChange>
        </w:rPr>
        <w:t>Annexe n°</w:t>
      </w:r>
      <w:r w:rsidR="00461D04" w:rsidRPr="007A4AFC">
        <w:rPr>
          <w:b/>
          <w:bCs/>
          <w:iCs/>
          <w:color w:val="000000" w:themeColor="text1"/>
          <w:szCs w:val="24"/>
          <w:rPrChange w:id="2281" w:author="Dr Mamadou SANOGO" w:date="2023-10-25T18:15:00Z">
            <w:rPr>
              <w:b/>
              <w:bCs/>
              <w:iCs/>
              <w:color w:val="00B050"/>
              <w:szCs w:val="24"/>
            </w:rPr>
          </w:rPrChange>
        </w:rPr>
        <w:t>0</w:t>
      </w:r>
      <w:ins w:id="2282" w:author="Cauris Cosmetics" w:date="2023-10-25T14:46:00Z">
        <w:r w:rsidR="004974D8">
          <w:rPr>
            <w:b/>
            <w:bCs/>
            <w:iCs/>
            <w:color w:val="000000" w:themeColor="text1"/>
            <w:szCs w:val="24"/>
          </w:rPr>
          <w:t>27</w:t>
        </w:r>
      </w:ins>
      <w:del w:id="2283" w:author="Cauris Cosmetics" w:date="2023-10-25T14:46:00Z">
        <w:r w:rsidR="00461D04" w:rsidRPr="007A4AFC" w:rsidDel="004974D8">
          <w:rPr>
            <w:b/>
            <w:bCs/>
            <w:iCs/>
            <w:color w:val="000000" w:themeColor="text1"/>
            <w:szCs w:val="24"/>
            <w:rPrChange w:id="2284" w:author="Dr Mamadou SANOGO" w:date="2023-10-25T18:15:00Z">
              <w:rPr>
                <w:b/>
                <w:bCs/>
                <w:iCs/>
                <w:color w:val="00B050"/>
                <w:szCs w:val="24"/>
              </w:rPr>
            </w:rPrChange>
          </w:rPr>
          <w:delText>33</w:delText>
        </w:r>
      </w:del>
      <w:r w:rsidRPr="007A4AFC">
        <w:rPr>
          <w:b/>
          <w:bCs/>
          <w:iCs/>
          <w:color w:val="000000" w:themeColor="text1"/>
          <w:szCs w:val="24"/>
          <w:rPrChange w:id="2285" w:author="Dr Mamadou SANOGO" w:date="2023-10-25T18:15:00Z">
            <w:rPr>
              <w:b/>
              <w:bCs/>
              <w:iCs/>
              <w:color w:val="00B050"/>
              <w:szCs w:val="24"/>
            </w:rPr>
          </w:rPrChange>
        </w:rPr>
        <w:t xml:space="preserve">: </w:t>
      </w:r>
      <w:ins w:id="2286" w:author="Dr Mamadou SANOGO" w:date="2023-10-27T10:40:00Z">
        <w:r w:rsidR="00EB7ACA">
          <w:rPr>
            <w:iCs/>
            <w:color w:val="000000" w:themeColor="text1"/>
            <w:szCs w:val="24"/>
          </w:rPr>
          <w:t>E</w:t>
        </w:r>
      </w:ins>
      <w:del w:id="2287" w:author="Dr Mamadou SANOGO" w:date="2023-10-27T10:40:00Z">
        <w:r w:rsidRPr="003A18E5" w:rsidDel="00EB7ACA">
          <w:rPr>
            <w:iCs/>
            <w:color w:val="000000" w:themeColor="text1"/>
            <w:szCs w:val="24"/>
            <w:rPrChange w:id="2288" w:author="Dr Mamadou SANOGO" w:date="2023-10-26T13:20:00Z">
              <w:rPr>
                <w:b/>
                <w:bCs/>
                <w:iCs/>
                <w:color w:val="00B050"/>
                <w:szCs w:val="24"/>
              </w:rPr>
            </w:rPrChange>
          </w:rPr>
          <w:delText>Liste des é</w:delText>
        </w:r>
      </w:del>
      <w:r w:rsidRPr="003A18E5">
        <w:rPr>
          <w:iCs/>
          <w:color w:val="000000" w:themeColor="text1"/>
          <w:szCs w:val="24"/>
          <w:rPrChange w:id="2289" w:author="Dr Mamadou SANOGO" w:date="2023-10-26T13:20:00Z">
            <w:rPr>
              <w:b/>
              <w:bCs/>
              <w:iCs/>
              <w:color w:val="00B050"/>
              <w:szCs w:val="24"/>
            </w:rPr>
          </w:rPrChange>
        </w:rPr>
        <w:t>quipements</w:t>
      </w:r>
    </w:p>
    <w:p w14:paraId="05FE743C" w14:textId="77777777" w:rsidR="00643698" w:rsidRPr="007A4AFC" w:rsidDel="0050424B" w:rsidRDefault="00643698">
      <w:pPr>
        <w:spacing w:line="276" w:lineRule="auto"/>
        <w:ind w:right="11"/>
        <w:rPr>
          <w:del w:id="2290" w:author="Dr Mamadou SANOGO" w:date="2023-10-27T13:45:00Z"/>
          <w:b/>
          <w:color w:val="000000" w:themeColor="text1"/>
          <w:szCs w:val="24"/>
        </w:rPr>
        <w:pPrChange w:id="2291" w:author="Dr Mamadou SANOGO" w:date="2023-10-27T13:45:00Z">
          <w:pPr>
            <w:spacing w:line="360" w:lineRule="auto"/>
            <w:ind w:right="11"/>
          </w:pPr>
        </w:pPrChange>
      </w:pPr>
      <w:bookmarkStart w:id="2292" w:name="_Toc145944515"/>
      <w:r w:rsidRPr="007A4AFC">
        <w:rPr>
          <w:b/>
          <w:color w:val="000000" w:themeColor="text1"/>
          <w:szCs w:val="24"/>
        </w:rPr>
        <w:t>Référence 4 : La formation accorde une place spécifique au numérique dans l’enseignement et à d’autres innovations pédagogiques</w:t>
      </w:r>
      <w:bookmarkEnd w:id="2292"/>
    </w:p>
    <w:p w14:paraId="0DBDCB03" w14:textId="77777777" w:rsidR="00643698" w:rsidRPr="007A4AFC" w:rsidRDefault="00643698">
      <w:pPr>
        <w:spacing w:line="276" w:lineRule="auto"/>
        <w:ind w:right="11"/>
        <w:rPr>
          <w:color w:val="000000" w:themeColor="text1"/>
          <w:sz w:val="14"/>
          <w:szCs w:val="24"/>
          <w:lang w:val="fr-ML"/>
          <w:rPrChange w:id="2293" w:author="Dr Mamadou SANOGO" w:date="2023-10-25T18:15:00Z">
            <w:rPr>
              <w:color w:val="000000"/>
              <w:sz w:val="14"/>
              <w:szCs w:val="24"/>
              <w:lang w:val="fr-ML"/>
            </w:rPr>
          </w:rPrChange>
        </w:rPr>
        <w:pPrChange w:id="2294" w:author="Dr Mamadou SANOGO" w:date="2023-10-27T13:45:00Z">
          <w:pPr>
            <w:widowControl w:val="0"/>
            <w:autoSpaceDE w:val="0"/>
            <w:autoSpaceDN w:val="0"/>
            <w:adjustRightInd w:val="0"/>
            <w:spacing w:line="240" w:lineRule="auto"/>
            <w:ind w:right="9"/>
          </w:pPr>
        </w:pPrChange>
      </w:pPr>
    </w:p>
    <w:p w14:paraId="4521E1D2" w14:textId="77777777" w:rsidR="00643698" w:rsidRPr="007A4AFC" w:rsidRDefault="00643698">
      <w:pPr>
        <w:spacing w:line="276" w:lineRule="auto"/>
        <w:ind w:right="11"/>
        <w:rPr>
          <w:b/>
          <w:i/>
          <w:iCs/>
          <w:color w:val="000000" w:themeColor="text1"/>
          <w:szCs w:val="24"/>
        </w:rPr>
        <w:pPrChange w:id="2295" w:author="Dr Mamadou SANOGO" w:date="2023-10-27T13:45:00Z">
          <w:pPr>
            <w:spacing w:line="360" w:lineRule="auto"/>
            <w:ind w:right="11"/>
          </w:pPr>
        </w:pPrChange>
      </w:pPr>
      <w:r w:rsidRPr="007A4AFC">
        <w:rPr>
          <w:b/>
          <w:i/>
          <w:iCs/>
          <w:color w:val="000000" w:themeColor="text1"/>
          <w:szCs w:val="24"/>
        </w:rPr>
        <w:t>Critère 1 : Les étudiants sont initiés aux nouvelles technologies de l’information et de la communication</w:t>
      </w:r>
    </w:p>
    <w:p w14:paraId="3FE103D0" w14:textId="25F28982" w:rsidR="00643698" w:rsidRPr="007A4AFC" w:rsidRDefault="00643698">
      <w:pPr>
        <w:widowControl w:val="0"/>
        <w:autoSpaceDE w:val="0"/>
        <w:autoSpaceDN w:val="0"/>
        <w:adjustRightInd w:val="0"/>
        <w:spacing w:line="276" w:lineRule="auto"/>
        <w:ind w:right="11"/>
        <w:rPr>
          <w:iCs/>
          <w:color w:val="000000" w:themeColor="text1"/>
          <w:szCs w:val="24"/>
          <w:lang w:val="fr-ML"/>
          <w:rPrChange w:id="2296" w:author="Dr Mamadou SANOGO" w:date="2023-10-25T18:15:00Z">
            <w:rPr>
              <w:iCs/>
              <w:color w:val="000000"/>
              <w:szCs w:val="24"/>
              <w:lang w:val="fr-ML"/>
            </w:rPr>
          </w:rPrChange>
        </w:rPr>
        <w:pPrChange w:id="2297" w:author="Dr Mamadou SANOGO" w:date="2023-10-27T13:45:00Z">
          <w:pPr>
            <w:widowControl w:val="0"/>
            <w:autoSpaceDE w:val="0"/>
            <w:autoSpaceDN w:val="0"/>
            <w:adjustRightInd w:val="0"/>
            <w:spacing w:line="360" w:lineRule="auto"/>
            <w:ind w:right="11"/>
          </w:pPr>
        </w:pPrChange>
      </w:pPr>
      <w:r w:rsidRPr="007A4AFC">
        <w:rPr>
          <w:iCs/>
          <w:color w:val="000000" w:themeColor="text1"/>
          <w:szCs w:val="24"/>
          <w:lang w:val="fr-ML"/>
          <w:rPrChange w:id="2298" w:author="Dr Mamadou SANOGO" w:date="2023-10-25T18:15:00Z">
            <w:rPr>
              <w:iCs/>
              <w:color w:val="000000"/>
              <w:szCs w:val="24"/>
              <w:lang w:val="fr-ML"/>
            </w:rPr>
          </w:rPrChange>
        </w:rPr>
        <w:t xml:space="preserve">Le programme de master en </w:t>
      </w:r>
      <w:ins w:id="2299" w:author="Dr Mamadou SANOGO" w:date="2023-10-27T10:40:00Z">
        <w:r w:rsidR="00EB7ACA" w:rsidRPr="00A36245">
          <w:rPr>
            <w:bCs/>
            <w:color w:val="000000" w:themeColor="text1"/>
            <w:szCs w:val="24"/>
          </w:rPr>
          <w:t>gynécologie-obstétrique</w:t>
        </w:r>
        <w:r w:rsidR="00EB7ACA" w:rsidRPr="009C7542">
          <w:rPr>
            <w:iCs/>
            <w:color w:val="000000" w:themeColor="text1"/>
            <w:szCs w:val="24"/>
            <w:lang w:val="fr-ML"/>
          </w:rPr>
          <w:t xml:space="preserve"> </w:t>
        </w:r>
      </w:ins>
      <w:del w:id="2300" w:author="Dr Mamadou SANOGO" w:date="2023-10-26T13:20:00Z">
        <w:r w:rsidRPr="007A4AFC" w:rsidDel="003A18E5">
          <w:rPr>
            <w:iCs/>
            <w:color w:val="000000" w:themeColor="text1"/>
            <w:szCs w:val="24"/>
            <w:lang w:val="fr-ML"/>
            <w:rPrChange w:id="2301" w:author="Dr Mamadou SANOGO" w:date="2023-10-25T18:15:00Z">
              <w:rPr>
                <w:iCs/>
                <w:color w:val="000000"/>
                <w:szCs w:val="24"/>
                <w:lang w:val="fr-ML"/>
              </w:rPr>
            </w:rPrChange>
          </w:rPr>
          <w:delText>épidémiologie</w:delText>
        </w:r>
      </w:del>
      <w:del w:id="2302" w:author="Dr Mamadou SANOGO" w:date="2023-10-27T10:40:00Z">
        <w:r w:rsidRPr="007A4AFC" w:rsidDel="00EB7ACA">
          <w:rPr>
            <w:iCs/>
            <w:color w:val="000000" w:themeColor="text1"/>
            <w:szCs w:val="24"/>
            <w:lang w:val="fr-ML"/>
            <w:rPrChange w:id="2303" w:author="Dr Mamadou SANOGO" w:date="2023-10-25T18:15:00Z">
              <w:rPr>
                <w:iCs/>
                <w:color w:val="000000"/>
                <w:szCs w:val="24"/>
                <w:lang w:val="fr-ML"/>
              </w:rPr>
            </w:rPrChange>
          </w:rPr>
          <w:delText xml:space="preserve"> </w:delText>
        </w:r>
      </w:del>
      <w:r w:rsidRPr="007A4AFC">
        <w:rPr>
          <w:iCs/>
          <w:color w:val="000000" w:themeColor="text1"/>
          <w:szCs w:val="24"/>
          <w:lang w:val="fr-ML"/>
          <w:rPrChange w:id="2304" w:author="Dr Mamadou SANOGO" w:date="2023-10-25T18:15:00Z">
            <w:rPr>
              <w:iCs/>
              <w:color w:val="000000"/>
              <w:szCs w:val="24"/>
              <w:lang w:val="fr-ML"/>
            </w:rPr>
          </w:rPrChange>
        </w:rPr>
        <w:t>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t>
      </w:r>
    </w:p>
    <w:p w14:paraId="07D00027" w14:textId="7142F3CC" w:rsidR="0027496F" w:rsidRPr="0027496F" w:rsidRDefault="00643698">
      <w:pPr>
        <w:spacing w:line="240" w:lineRule="auto"/>
        <w:ind w:right="403"/>
        <w:rPr>
          <w:iCs/>
          <w:color w:val="000000" w:themeColor="text1"/>
          <w:szCs w:val="24"/>
          <w:rPrChange w:id="2305" w:author="Dr Mamadou SANOGO" w:date="2023-10-27T12:10:00Z">
            <w:rPr>
              <w:b/>
              <w:bCs/>
              <w:iCs/>
              <w:color w:val="00B050"/>
              <w:szCs w:val="24"/>
            </w:rPr>
          </w:rPrChange>
        </w:rPr>
        <w:pPrChange w:id="2306" w:author="Dr Mamadou SANOGO" w:date="2023-10-27T12:12:00Z">
          <w:pPr>
            <w:spacing w:line="360" w:lineRule="auto"/>
            <w:ind w:right="403"/>
          </w:pPr>
        </w:pPrChange>
      </w:pPr>
      <w:r w:rsidRPr="007A4AFC">
        <w:rPr>
          <w:b/>
          <w:bCs/>
          <w:iCs/>
          <w:color w:val="000000" w:themeColor="text1"/>
          <w:szCs w:val="24"/>
          <w:rPrChange w:id="2307" w:author="Dr Mamadou SANOGO" w:date="2023-10-25T18:15:00Z">
            <w:rPr>
              <w:b/>
              <w:bCs/>
              <w:iCs/>
              <w:color w:val="00B050"/>
              <w:szCs w:val="24"/>
            </w:rPr>
          </w:rPrChange>
        </w:rPr>
        <w:t>Annexe n°</w:t>
      </w:r>
      <w:ins w:id="2308" w:author="Cauris Cosmetics" w:date="2023-10-25T14:47:00Z">
        <w:r w:rsidR="004974D8">
          <w:rPr>
            <w:b/>
            <w:bCs/>
            <w:iCs/>
            <w:color w:val="000000" w:themeColor="text1"/>
            <w:szCs w:val="24"/>
          </w:rPr>
          <w:t>027</w:t>
        </w:r>
      </w:ins>
      <w:del w:id="2309" w:author="Cauris Cosmetics" w:date="2023-10-25T14:47:00Z">
        <w:r w:rsidR="00461D04" w:rsidRPr="007A4AFC" w:rsidDel="004974D8">
          <w:rPr>
            <w:b/>
            <w:bCs/>
            <w:iCs/>
            <w:color w:val="000000" w:themeColor="text1"/>
            <w:szCs w:val="24"/>
            <w:rPrChange w:id="2310" w:author="Dr Mamadou SANOGO" w:date="2023-10-25T18:15:00Z">
              <w:rPr>
                <w:b/>
                <w:bCs/>
                <w:iCs/>
                <w:color w:val="00B050"/>
                <w:szCs w:val="24"/>
              </w:rPr>
            </w:rPrChange>
          </w:rPr>
          <w:delText>34</w:delText>
        </w:r>
      </w:del>
      <w:r w:rsidRPr="007A4AFC">
        <w:rPr>
          <w:b/>
          <w:bCs/>
          <w:iCs/>
          <w:color w:val="000000" w:themeColor="text1"/>
          <w:szCs w:val="24"/>
          <w:rPrChange w:id="2311" w:author="Dr Mamadou SANOGO" w:date="2023-10-25T18:15:00Z">
            <w:rPr>
              <w:b/>
              <w:bCs/>
              <w:iCs/>
              <w:color w:val="00B050"/>
              <w:szCs w:val="24"/>
            </w:rPr>
          </w:rPrChange>
        </w:rPr>
        <w:t xml:space="preserve">: </w:t>
      </w:r>
      <w:ins w:id="2312" w:author="Dr Mamadou SANOGO" w:date="2023-10-27T10:41:00Z">
        <w:r w:rsidR="00EB7ACA">
          <w:rPr>
            <w:iCs/>
            <w:color w:val="000000" w:themeColor="text1"/>
            <w:szCs w:val="24"/>
          </w:rPr>
          <w:t>E</w:t>
        </w:r>
      </w:ins>
      <w:del w:id="2313" w:author="Dr Mamadou SANOGO" w:date="2023-10-27T10:41:00Z">
        <w:r w:rsidRPr="003A18E5" w:rsidDel="00EB7ACA">
          <w:rPr>
            <w:iCs/>
            <w:color w:val="000000" w:themeColor="text1"/>
            <w:szCs w:val="24"/>
            <w:rPrChange w:id="2314" w:author="Dr Mamadou SANOGO" w:date="2023-10-26T13:21:00Z">
              <w:rPr>
                <w:b/>
                <w:bCs/>
                <w:iCs/>
                <w:color w:val="00B050"/>
                <w:szCs w:val="24"/>
              </w:rPr>
            </w:rPrChange>
          </w:rPr>
          <w:delText>Liste des é</w:delText>
        </w:r>
      </w:del>
      <w:r w:rsidRPr="003A18E5">
        <w:rPr>
          <w:iCs/>
          <w:color w:val="000000" w:themeColor="text1"/>
          <w:szCs w:val="24"/>
          <w:rPrChange w:id="2315" w:author="Dr Mamadou SANOGO" w:date="2023-10-26T13:21:00Z">
            <w:rPr>
              <w:b/>
              <w:bCs/>
              <w:iCs/>
              <w:color w:val="00B050"/>
              <w:szCs w:val="24"/>
            </w:rPr>
          </w:rPrChange>
        </w:rPr>
        <w:t>quipements</w:t>
      </w:r>
    </w:p>
    <w:p w14:paraId="77E8E6EB" w14:textId="77777777" w:rsidR="00643698" w:rsidRPr="007A4AFC" w:rsidRDefault="00643698">
      <w:pPr>
        <w:spacing w:line="240" w:lineRule="auto"/>
        <w:ind w:right="11"/>
        <w:rPr>
          <w:b/>
          <w:i/>
          <w:iCs/>
          <w:color w:val="000000" w:themeColor="text1"/>
          <w:szCs w:val="24"/>
        </w:rPr>
        <w:pPrChange w:id="2316" w:author="Dr Mamadou SANOGO" w:date="2023-10-27T12:12:00Z">
          <w:pPr>
            <w:spacing w:line="360" w:lineRule="auto"/>
            <w:ind w:right="11"/>
          </w:pPr>
        </w:pPrChange>
      </w:pPr>
      <w:r w:rsidRPr="007A4AFC">
        <w:rPr>
          <w:b/>
          <w:i/>
          <w:iCs/>
          <w:color w:val="000000" w:themeColor="text1"/>
          <w:szCs w:val="24"/>
        </w:rPr>
        <w:t>Critère 2 : Les pratiques pédagogiques font appel aux outils numériques interactifs (par exemple power point, cours et exercices en ligne, outils collaboratifs)</w:t>
      </w:r>
    </w:p>
    <w:p w14:paraId="1E557A99" w14:textId="4D3152D1" w:rsidR="00643698" w:rsidRPr="007A4AFC" w:rsidRDefault="00643698">
      <w:pPr>
        <w:widowControl w:val="0"/>
        <w:autoSpaceDE w:val="0"/>
        <w:autoSpaceDN w:val="0"/>
        <w:adjustRightInd w:val="0"/>
        <w:spacing w:line="240" w:lineRule="auto"/>
        <w:ind w:right="11"/>
        <w:rPr>
          <w:iCs/>
          <w:color w:val="000000" w:themeColor="text1"/>
          <w:szCs w:val="24"/>
          <w:lang w:val="fr-ML"/>
        </w:rPr>
        <w:pPrChange w:id="2317" w:author="Dr Mamadou SANOGO" w:date="2023-10-27T12:12:00Z">
          <w:pPr>
            <w:widowControl w:val="0"/>
            <w:autoSpaceDE w:val="0"/>
            <w:autoSpaceDN w:val="0"/>
            <w:adjustRightInd w:val="0"/>
            <w:spacing w:line="360" w:lineRule="auto"/>
            <w:ind w:right="11"/>
          </w:pPr>
        </w:pPrChange>
      </w:pPr>
      <w:r w:rsidRPr="007A4AFC">
        <w:rPr>
          <w:iCs/>
          <w:color w:val="000000" w:themeColor="text1"/>
          <w:szCs w:val="24"/>
          <w:lang w:val="fr-ML"/>
        </w:rPr>
        <w:t>En dehors d’une salle informatique et d’une salle multimédia, l’école a équipé ses classes en connexion internet, et vidéoprojecteurs, pour permettre d’améliorer les pratiques pédagogiques. Dans la même suite, des ateliers de formation sont organisés pour renforcer les compétences des enseignant</w:t>
      </w:r>
      <w:ins w:id="2318" w:author="Dr Mamadou SANOGO" w:date="2023-10-27T10:41:00Z">
        <w:r w:rsidR="00EB7ACA">
          <w:rPr>
            <w:iCs/>
            <w:color w:val="000000" w:themeColor="text1"/>
            <w:szCs w:val="24"/>
            <w:lang w:val="fr-ML"/>
          </w:rPr>
          <w:t>s</w:t>
        </w:r>
      </w:ins>
      <w:r w:rsidRPr="007A4AFC">
        <w:rPr>
          <w:iCs/>
          <w:color w:val="000000" w:themeColor="text1"/>
          <w:szCs w:val="24"/>
          <w:lang w:val="fr-ML"/>
        </w:rPr>
        <w:t xml:space="preserve"> en la matière.</w:t>
      </w:r>
    </w:p>
    <w:p w14:paraId="504CFE99" w14:textId="77777777" w:rsidR="00643698" w:rsidRPr="007A4AFC" w:rsidRDefault="00643698">
      <w:pPr>
        <w:spacing w:line="276" w:lineRule="auto"/>
        <w:ind w:right="11"/>
        <w:rPr>
          <w:b/>
          <w:i/>
          <w:iCs/>
          <w:color w:val="000000" w:themeColor="text1"/>
          <w:szCs w:val="24"/>
        </w:rPr>
        <w:pPrChange w:id="2319" w:author="Dr Mamadou SANOGO" w:date="2023-10-27T13:46:00Z">
          <w:pPr>
            <w:spacing w:line="360" w:lineRule="auto"/>
            <w:ind w:right="11"/>
          </w:pPr>
        </w:pPrChange>
      </w:pPr>
      <w:r w:rsidRPr="007A4AFC">
        <w:rPr>
          <w:b/>
          <w:i/>
          <w:iCs/>
          <w:color w:val="000000" w:themeColor="text1"/>
          <w:szCs w:val="24"/>
        </w:rPr>
        <w:t>Critère 3 : L’enseignement fait appel à des pratiques pédagogiques innovantes (par exemple pédagogie par projet, classe inversée, simulation et jeux de rôle, amphithéâtres actifs)</w:t>
      </w:r>
    </w:p>
    <w:p w14:paraId="0AD6F21F" w14:textId="516B8B5D" w:rsidR="00643698" w:rsidRPr="007A4AFC" w:rsidRDefault="00643698">
      <w:pPr>
        <w:widowControl w:val="0"/>
        <w:autoSpaceDE w:val="0"/>
        <w:autoSpaceDN w:val="0"/>
        <w:adjustRightInd w:val="0"/>
        <w:spacing w:line="276" w:lineRule="auto"/>
        <w:ind w:right="11"/>
        <w:rPr>
          <w:iCs/>
          <w:color w:val="000000" w:themeColor="text1"/>
          <w:szCs w:val="24"/>
          <w:lang w:val="fr-ML"/>
        </w:rPr>
        <w:pPrChange w:id="2320" w:author="Dr Mamadou SANOGO" w:date="2023-10-27T13:46:00Z">
          <w:pPr>
            <w:widowControl w:val="0"/>
            <w:autoSpaceDE w:val="0"/>
            <w:autoSpaceDN w:val="0"/>
            <w:adjustRightInd w:val="0"/>
            <w:spacing w:line="360" w:lineRule="auto"/>
            <w:ind w:right="11"/>
          </w:pPr>
        </w:pPrChange>
      </w:pPr>
      <w:r w:rsidRPr="007A4AFC">
        <w:rPr>
          <w:iCs/>
          <w:color w:val="000000" w:themeColor="text1"/>
          <w:szCs w:val="24"/>
          <w:lang w:val="fr-ML"/>
        </w:rPr>
        <w:t>L’environnement d’apprentissage, les outils mis à la disposition des enseignants et étudiants, et les ateliers, encouragent aujourd’hui les enseignants à faire appel à des pratiques pédagogiques innovantes de la pédagogie active</w:t>
      </w:r>
      <w:r w:rsidR="00C25333" w:rsidRPr="007A4AFC">
        <w:rPr>
          <w:iCs/>
          <w:color w:val="000000" w:themeColor="text1"/>
          <w:szCs w:val="24"/>
          <w:lang w:val="fr-ML"/>
        </w:rPr>
        <w:t>.</w:t>
      </w:r>
    </w:p>
    <w:p w14:paraId="731355C4" w14:textId="77777777" w:rsidR="00643698" w:rsidRPr="007A4AFC" w:rsidRDefault="00643698">
      <w:pPr>
        <w:spacing w:line="276" w:lineRule="auto"/>
        <w:ind w:right="11"/>
        <w:rPr>
          <w:b/>
          <w:i/>
          <w:iCs/>
          <w:color w:val="000000" w:themeColor="text1"/>
          <w:szCs w:val="24"/>
        </w:rPr>
        <w:pPrChange w:id="2321" w:author="Dr Mamadou SANOGO" w:date="2023-10-27T13:46:00Z">
          <w:pPr>
            <w:spacing w:line="360" w:lineRule="auto"/>
            <w:ind w:right="11"/>
          </w:pPr>
        </w:pPrChange>
      </w:pPr>
      <w:r w:rsidRPr="007A4AFC">
        <w:rPr>
          <w:b/>
          <w:i/>
          <w:iCs/>
          <w:color w:val="000000" w:themeColor="text1"/>
          <w:szCs w:val="24"/>
        </w:rPr>
        <w:t>Critère 4 : La formation fait bénéficier les étudiants d’un environnement numérique de travail</w:t>
      </w:r>
    </w:p>
    <w:p w14:paraId="47CE3D7C" w14:textId="77777777" w:rsidR="00643698" w:rsidRPr="007A4AFC" w:rsidDel="00EB7ACA" w:rsidRDefault="00643698">
      <w:pPr>
        <w:spacing w:line="276" w:lineRule="auto"/>
        <w:ind w:right="36"/>
        <w:rPr>
          <w:del w:id="2322" w:author="Dr Mamadou SANOGO" w:date="2023-10-27T10:42:00Z"/>
          <w:rStyle w:val="Lienhypertexte"/>
          <w:i/>
          <w:color w:val="000000" w:themeColor="text1"/>
          <w:szCs w:val="24"/>
          <w:lang w:val="fr-ML"/>
          <w:rPrChange w:id="2323" w:author="Dr Mamadou SANOGO" w:date="2023-10-25T18:15:00Z">
            <w:rPr>
              <w:del w:id="2324" w:author="Dr Mamadou SANOGO" w:date="2023-10-27T10:42:00Z"/>
              <w:rStyle w:val="Lienhypertexte"/>
              <w:i/>
              <w:szCs w:val="24"/>
              <w:lang w:val="fr-ML"/>
            </w:rPr>
          </w:rPrChange>
        </w:rPr>
        <w:pPrChange w:id="2325" w:author="Dr Mamadou SANOGO" w:date="2023-10-27T13:46:00Z">
          <w:pPr>
            <w:spacing w:line="360" w:lineRule="auto"/>
            <w:ind w:right="36"/>
          </w:pPr>
        </w:pPrChange>
      </w:pPr>
      <w:r w:rsidRPr="007A4AFC">
        <w:rPr>
          <w:bCs/>
          <w:color w:val="000000" w:themeColor="text1"/>
          <w:szCs w:val="24"/>
        </w:rPr>
        <w:t xml:space="preserve">L’école à travers son site web, met à la disposition des étudiants, un espace numérique personnel de travail, à travers le lien suivant : </w:t>
      </w:r>
      <w:r w:rsidRPr="007A4AFC">
        <w:rPr>
          <w:rFonts w:ascii="Calibri" w:hAnsi="Calibri"/>
          <w:color w:val="000000" w:themeColor="text1"/>
          <w:sz w:val="22"/>
          <w:rPrChange w:id="2326" w:author="Dr Mamadou SANOGO" w:date="2023-10-25T18:15:00Z">
            <w:rPr>
              <w:rFonts w:ascii="Calibri" w:hAnsi="Calibri"/>
              <w:sz w:val="22"/>
            </w:rPr>
          </w:rPrChange>
        </w:rPr>
        <w:fldChar w:fldCharType="begin"/>
      </w:r>
      <w:r w:rsidRPr="007A4AFC">
        <w:rPr>
          <w:color w:val="000000" w:themeColor="text1"/>
          <w:rPrChange w:id="2327" w:author="Dr Mamadou SANOGO" w:date="2023-10-25T18:15:00Z">
            <w:rPr/>
          </w:rPrChange>
        </w:rPr>
        <w:instrText>HYPERLINK "https://www.esfe-mali.org/"</w:instrText>
      </w:r>
      <w:r w:rsidRPr="00B40348">
        <w:rPr>
          <w:rFonts w:ascii="Calibri" w:hAnsi="Calibri"/>
          <w:color w:val="000000" w:themeColor="text1"/>
          <w:sz w:val="22"/>
        </w:rPr>
      </w:r>
      <w:r w:rsidRPr="007A4AFC">
        <w:rPr>
          <w:rFonts w:ascii="Calibri" w:hAnsi="Calibri"/>
          <w:color w:val="000000" w:themeColor="text1"/>
          <w:sz w:val="22"/>
          <w:rPrChange w:id="2328" w:author="Dr Mamadou SANOGO" w:date="2023-10-25T18:15:00Z">
            <w:rPr>
              <w:rStyle w:val="Lienhypertexte"/>
              <w:i/>
              <w:szCs w:val="24"/>
              <w:lang w:val="fr-ML"/>
            </w:rPr>
          </w:rPrChange>
        </w:rPr>
        <w:fldChar w:fldCharType="separate"/>
      </w:r>
      <w:r w:rsidRPr="007A4AFC">
        <w:rPr>
          <w:rStyle w:val="Lienhypertexte"/>
          <w:i/>
          <w:color w:val="000000" w:themeColor="text1"/>
          <w:szCs w:val="24"/>
          <w:lang w:val="fr-ML"/>
          <w:rPrChange w:id="2329" w:author="Dr Mamadou SANOGO" w:date="2023-10-25T18:15:00Z">
            <w:rPr>
              <w:rStyle w:val="Lienhypertexte"/>
              <w:i/>
              <w:szCs w:val="24"/>
              <w:lang w:val="fr-ML"/>
            </w:rPr>
          </w:rPrChange>
        </w:rPr>
        <w:t>https://www.esfe-mali.org/</w:t>
      </w:r>
      <w:r w:rsidRPr="007A4AFC">
        <w:rPr>
          <w:rStyle w:val="Lienhypertexte"/>
          <w:i/>
          <w:color w:val="000000" w:themeColor="text1"/>
          <w:szCs w:val="24"/>
          <w:lang w:val="fr-ML"/>
          <w:rPrChange w:id="2330" w:author="Dr Mamadou SANOGO" w:date="2023-10-25T18:15:00Z">
            <w:rPr>
              <w:rStyle w:val="Lienhypertexte"/>
              <w:i/>
              <w:szCs w:val="24"/>
              <w:lang w:val="fr-ML"/>
            </w:rPr>
          </w:rPrChange>
        </w:rPr>
        <w:fldChar w:fldCharType="end"/>
      </w:r>
    </w:p>
    <w:p w14:paraId="4E198C7F" w14:textId="77777777" w:rsidR="00643698" w:rsidRPr="007A4AFC" w:rsidRDefault="00643698">
      <w:pPr>
        <w:spacing w:line="276" w:lineRule="auto"/>
        <w:ind w:right="36"/>
        <w:rPr>
          <w:bCs/>
          <w:color w:val="000000" w:themeColor="text1"/>
          <w:szCs w:val="24"/>
        </w:rPr>
        <w:pPrChange w:id="2331" w:author="Dr Mamadou SANOGO" w:date="2023-10-27T13:46:00Z">
          <w:pPr>
            <w:spacing w:line="360" w:lineRule="auto"/>
            <w:ind w:right="36"/>
          </w:pPr>
        </w:pPrChange>
      </w:pPr>
    </w:p>
    <w:p w14:paraId="452FC4CB" w14:textId="77777777" w:rsidR="00643698" w:rsidRPr="007A4AFC" w:rsidRDefault="00643698">
      <w:pPr>
        <w:spacing w:line="276" w:lineRule="auto"/>
        <w:ind w:right="11"/>
        <w:rPr>
          <w:b/>
          <w:color w:val="000000" w:themeColor="text1"/>
          <w:szCs w:val="24"/>
        </w:rPr>
        <w:pPrChange w:id="2332" w:author="Dr Mamadou SANOGO" w:date="2023-10-27T13:46:00Z">
          <w:pPr>
            <w:spacing w:line="360" w:lineRule="auto"/>
            <w:ind w:right="11"/>
          </w:pPr>
        </w:pPrChange>
      </w:pPr>
      <w:bookmarkStart w:id="2333" w:name="_Toc145944516"/>
      <w:r w:rsidRPr="007A4AFC">
        <w:rPr>
          <w:b/>
          <w:color w:val="000000" w:themeColor="text1"/>
          <w:szCs w:val="24"/>
        </w:rPr>
        <w:t>Référence 5 : La formation propose des dispositifs spécifiques d’aide à la réussite et à l’insertion professionnelle</w:t>
      </w:r>
      <w:bookmarkEnd w:id="2333"/>
    </w:p>
    <w:p w14:paraId="549D85B9" w14:textId="77777777" w:rsidR="00643698" w:rsidRPr="007A4AFC" w:rsidRDefault="00643698">
      <w:pPr>
        <w:spacing w:line="276" w:lineRule="auto"/>
        <w:ind w:right="11"/>
        <w:rPr>
          <w:b/>
          <w:i/>
          <w:iCs/>
          <w:color w:val="000000" w:themeColor="text1"/>
          <w:szCs w:val="24"/>
        </w:rPr>
        <w:pPrChange w:id="2334" w:author="Dr Mamadou SANOGO" w:date="2023-10-27T13:46:00Z">
          <w:pPr>
            <w:spacing w:line="360" w:lineRule="auto"/>
            <w:ind w:right="11"/>
          </w:pPr>
        </w:pPrChange>
      </w:pPr>
      <w:r w:rsidRPr="007A4AFC">
        <w:rPr>
          <w:b/>
          <w:i/>
          <w:iCs/>
          <w:color w:val="000000" w:themeColor="text1"/>
          <w:szCs w:val="24"/>
        </w:rPr>
        <w:t>Critère 1 : Des enseignements de mise à niveau sont proposés aux étudiants entrant dans la formation</w:t>
      </w:r>
    </w:p>
    <w:p w14:paraId="3A1FEC37" w14:textId="77777777" w:rsidR="00643698" w:rsidRPr="007A4AFC" w:rsidRDefault="00643698">
      <w:pPr>
        <w:spacing w:line="276" w:lineRule="auto"/>
        <w:rPr>
          <w:color w:val="000000" w:themeColor="text1"/>
          <w:szCs w:val="24"/>
          <w:lang w:val="fr-ML"/>
          <w:rPrChange w:id="2335" w:author="Dr Mamadou SANOGO" w:date="2023-10-25T18:15:00Z">
            <w:rPr>
              <w:szCs w:val="24"/>
              <w:lang w:val="fr-ML"/>
            </w:rPr>
          </w:rPrChange>
        </w:rPr>
        <w:pPrChange w:id="2336" w:author="Dr Mamadou SANOGO" w:date="2023-10-27T13:46:00Z">
          <w:pPr>
            <w:spacing w:line="360" w:lineRule="auto"/>
          </w:pPr>
        </w:pPrChange>
      </w:pPr>
      <w:r w:rsidRPr="007A4AFC">
        <w:rPr>
          <w:color w:val="000000" w:themeColor="text1"/>
          <w:szCs w:val="24"/>
          <w:lang w:val="fr-ML"/>
          <w:rPrChange w:id="2337" w:author="Dr Mamadou SANOGO" w:date="2023-10-25T18:15:00Z">
            <w:rPr>
              <w:szCs w:val="24"/>
              <w:lang w:val="fr-ML"/>
            </w:rPr>
          </w:rPrChange>
        </w:rPr>
        <w:t>Dans le but d’aider les étudiants à combler les lacunes éventuelles dans leurs connaissances ou compétences préalables, l’école organise en début d’année des séances de travail de mise à niveau. En plus de l’objet premier qui est la mise à niveau, cela renforce la préparation et la confiance des étudiants pour suivre avec succès le programme. Des ateliers et des conférences dédiés à la réussite et à l’insertion professionnelle sont organisés.</w:t>
      </w:r>
    </w:p>
    <w:p w14:paraId="75B5C3EF" w14:textId="604DEB3C" w:rsidR="00643698" w:rsidRPr="007A4AFC" w:rsidDel="003A18E5" w:rsidRDefault="00643698">
      <w:pPr>
        <w:spacing w:line="276" w:lineRule="auto"/>
        <w:ind w:right="403"/>
        <w:rPr>
          <w:del w:id="2338" w:author="Dr Mamadou SANOGO" w:date="2023-10-26T13:23:00Z"/>
          <w:b/>
          <w:bCs/>
          <w:iCs/>
          <w:color w:val="000000" w:themeColor="text1"/>
          <w:szCs w:val="24"/>
          <w:rPrChange w:id="2339" w:author="Dr Mamadou SANOGO" w:date="2023-10-25T18:15:00Z">
            <w:rPr>
              <w:del w:id="2340" w:author="Dr Mamadou SANOGO" w:date="2023-10-26T13:23:00Z"/>
              <w:b/>
              <w:bCs/>
              <w:iCs/>
              <w:color w:val="00B050"/>
              <w:szCs w:val="24"/>
            </w:rPr>
          </w:rPrChange>
        </w:rPr>
        <w:pPrChange w:id="2341" w:author="Dr Mamadou SANOGO" w:date="2023-10-27T13:46:00Z">
          <w:pPr>
            <w:spacing w:line="360" w:lineRule="auto"/>
            <w:ind w:right="403"/>
          </w:pPr>
        </w:pPrChange>
      </w:pPr>
      <w:r w:rsidRPr="007A4AFC">
        <w:rPr>
          <w:b/>
          <w:bCs/>
          <w:iCs/>
          <w:color w:val="000000" w:themeColor="text1"/>
          <w:szCs w:val="24"/>
          <w:rPrChange w:id="2342" w:author="Dr Mamadou SANOGO" w:date="2023-10-25T18:15:00Z">
            <w:rPr>
              <w:b/>
              <w:bCs/>
              <w:iCs/>
              <w:color w:val="00B050"/>
              <w:szCs w:val="24"/>
            </w:rPr>
          </w:rPrChange>
        </w:rPr>
        <w:t>Annexe n°</w:t>
      </w:r>
      <w:r w:rsidR="00C25333" w:rsidRPr="007A4AFC">
        <w:rPr>
          <w:b/>
          <w:bCs/>
          <w:iCs/>
          <w:color w:val="000000" w:themeColor="text1"/>
          <w:szCs w:val="24"/>
          <w:rPrChange w:id="2343" w:author="Dr Mamadou SANOGO" w:date="2023-10-25T18:15:00Z">
            <w:rPr>
              <w:b/>
              <w:bCs/>
              <w:iCs/>
              <w:color w:val="00B050"/>
              <w:szCs w:val="24"/>
            </w:rPr>
          </w:rPrChange>
        </w:rPr>
        <w:t>0</w:t>
      </w:r>
      <w:ins w:id="2344" w:author="Cauris Cosmetics" w:date="2023-10-25T14:48:00Z">
        <w:r w:rsidR="004974D8">
          <w:rPr>
            <w:b/>
            <w:bCs/>
            <w:iCs/>
            <w:color w:val="000000" w:themeColor="text1"/>
            <w:szCs w:val="24"/>
          </w:rPr>
          <w:t>10</w:t>
        </w:r>
      </w:ins>
      <w:del w:id="2345" w:author="Cauris Cosmetics" w:date="2023-10-25T14:47:00Z">
        <w:r w:rsidR="00C25333" w:rsidRPr="007A4AFC" w:rsidDel="004974D8">
          <w:rPr>
            <w:b/>
            <w:bCs/>
            <w:iCs/>
            <w:color w:val="000000" w:themeColor="text1"/>
            <w:szCs w:val="24"/>
            <w:rPrChange w:id="2346" w:author="Dr Mamadou SANOGO" w:date="2023-10-25T18:15:00Z">
              <w:rPr>
                <w:b/>
                <w:bCs/>
                <w:iCs/>
                <w:color w:val="00B050"/>
                <w:szCs w:val="24"/>
              </w:rPr>
            </w:rPrChange>
          </w:rPr>
          <w:delText>11</w:delText>
        </w:r>
      </w:del>
      <w:r w:rsidRPr="007A4AFC">
        <w:rPr>
          <w:b/>
          <w:bCs/>
          <w:iCs/>
          <w:color w:val="000000" w:themeColor="text1"/>
          <w:szCs w:val="24"/>
          <w:rPrChange w:id="2347" w:author="Dr Mamadou SANOGO" w:date="2023-10-25T18:15:00Z">
            <w:rPr>
              <w:b/>
              <w:bCs/>
              <w:iCs/>
              <w:color w:val="00B050"/>
              <w:szCs w:val="24"/>
            </w:rPr>
          </w:rPrChange>
        </w:rPr>
        <w:t xml:space="preserve">: </w:t>
      </w:r>
      <w:ins w:id="2348" w:author="Dr Mamadou SANOGO" w:date="2023-10-27T10:43:00Z">
        <w:r w:rsidR="00EB7ACA">
          <w:rPr>
            <w:iCs/>
            <w:color w:val="000000" w:themeColor="text1"/>
            <w:szCs w:val="24"/>
          </w:rPr>
          <w:t>C</w:t>
        </w:r>
      </w:ins>
      <w:del w:id="2349" w:author="Dr Mamadou SANOGO" w:date="2023-10-27T10:43:00Z">
        <w:r w:rsidRPr="003A18E5" w:rsidDel="00EB7ACA">
          <w:rPr>
            <w:iCs/>
            <w:color w:val="000000" w:themeColor="text1"/>
            <w:szCs w:val="24"/>
            <w:rPrChange w:id="2350" w:author="Dr Mamadou SANOGO" w:date="2023-10-26T13:23:00Z">
              <w:rPr>
                <w:b/>
                <w:bCs/>
                <w:iCs/>
                <w:color w:val="00B050"/>
                <w:szCs w:val="24"/>
              </w:rPr>
            </w:rPrChange>
          </w:rPr>
          <w:delText>c</w:delText>
        </w:r>
      </w:del>
      <w:r w:rsidRPr="003A18E5">
        <w:rPr>
          <w:iCs/>
          <w:color w:val="000000" w:themeColor="text1"/>
          <w:szCs w:val="24"/>
          <w:rPrChange w:id="2351" w:author="Dr Mamadou SANOGO" w:date="2023-10-26T13:23:00Z">
            <w:rPr>
              <w:b/>
              <w:bCs/>
              <w:iCs/>
              <w:color w:val="00B050"/>
              <w:szCs w:val="24"/>
            </w:rPr>
          </w:rPrChange>
        </w:rPr>
        <w:t>ahier de textes</w:t>
      </w:r>
    </w:p>
    <w:p w14:paraId="592A8C60" w14:textId="77777777" w:rsidR="00643698" w:rsidRPr="007A4AFC" w:rsidRDefault="00643698">
      <w:pPr>
        <w:spacing w:line="276" w:lineRule="auto"/>
        <w:ind w:right="403"/>
        <w:rPr>
          <w:color w:val="000000" w:themeColor="text1"/>
          <w:szCs w:val="24"/>
          <w:lang w:val="fr-ML"/>
          <w:rPrChange w:id="2352" w:author="Dr Mamadou SANOGO" w:date="2023-10-25T18:15:00Z">
            <w:rPr>
              <w:szCs w:val="24"/>
              <w:lang w:val="fr-ML"/>
            </w:rPr>
          </w:rPrChange>
        </w:rPr>
        <w:pPrChange w:id="2353" w:author="Dr Mamadou SANOGO" w:date="2023-10-27T13:46:00Z">
          <w:pPr/>
        </w:pPrChange>
      </w:pPr>
    </w:p>
    <w:p w14:paraId="50583616" w14:textId="77777777" w:rsidR="00643698" w:rsidRPr="007A4AFC" w:rsidRDefault="00643698">
      <w:pPr>
        <w:spacing w:line="240" w:lineRule="auto"/>
        <w:ind w:right="11"/>
        <w:rPr>
          <w:b/>
          <w:i/>
          <w:iCs/>
          <w:color w:val="000000" w:themeColor="text1"/>
          <w:szCs w:val="24"/>
        </w:rPr>
        <w:pPrChange w:id="2354" w:author="Dr Mamadou SANOGO" w:date="2023-10-27T12:12:00Z">
          <w:pPr>
            <w:spacing w:line="360" w:lineRule="auto"/>
            <w:ind w:right="11"/>
          </w:pPr>
        </w:pPrChange>
      </w:pPr>
      <w:r w:rsidRPr="007A4AFC">
        <w:rPr>
          <w:b/>
          <w:i/>
          <w:iCs/>
          <w:color w:val="000000" w:themeColor="text1"/>
          <w:szCs w:val="24"/>
        </w:rPr>
        <w:t>Critère 2 : Il existe des mécanismes en faveur des étudiants ayant des difficultés pédagogiques, en échec ou en voie d’abandon</w:t>
      </w:r>
    </w:p>
    <w:p w14:paraId="631FC374" w14:textId="77777777" w:rsidR="00643698" w:rsidRPr="007A4AFC" w:rsidRDefault="00643698">
      <w:pPr>
        <w:spacing w:line="240" w:lineRule="auto"/>
        <w:rPr>
          <w:color w:val="000000" w:themeColor="text1"/>
          <w:szCs w:val="24"/>
          <w:lang w:val="fr-ML"/>
          <w:rPrChange w:id="2355" w:author="Dr Mamadou SANOGO" w:date="2023-10-25T18:15:00Z">
            <w:rPr>
              <w:szCs w:val="24"/>
              <w:lang w:val="fr-ML"/>
            </w:rPr>
          </w:rPrChange>
        </w:rPr>
        <w:pPrChange w:id="2356" w:author="Dr Mamadou SANOGO" w:date="2023-10-27T12:12:00Z">
          <w:pPr>
            <w:spacing w:line="360" w:lineRule="auto"/>
          </w:pPr>
        </w:pPrChange>
      </w:pPr>
      <w:r w:rsidRPr="007A4AFC">
        <w:rPr>
          <w:color w:val="000000" w:themeColor="text1"/>
          <w:szCs w:val="24"/>
          <w:lang w:val="fr-ML"/>
          <w:rPrChange w:id="2357" w:author="Dr Mamadou SANOGO" w:date="2023-10-25T18:15:00Z">
            <w:rPr>
              <w:szCs w:val="24"/>
              <w:lang w:val="fr-ML"/>
            </w:rPr>
          </w:rPrChange>
        </w:rPr>
        <w: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t>
      </w:r>
    </w:p>
    <w:p w14:paraId="3AE47EA9" w14:textId="77777777" w:rsidR="00643698" w:rsidRPr="007A4AFC" w:rsidRDefault="00643698">
      <w:pPr>
        <w:spacing w:line="240" w:lineRule="auto"/>
        <w:ind w:right="11"/>
        <w:rPr>
          <w:b/>
          <w:i/>
          <w:iCs/>
          <w:color w:val="000000" w:themeColor="text1"/>
          <w:szCs w:val="24"/>
        </w:rPr>
        <w:pPrChange w:id="2358" w:author="Dr Mamadou SANOGO" w:date="2023-10-27T12:12:00Z">
          <w:pPr>
            <w:spacing w:line="360" w:lineRule="auto"/>
            <w:ind w:right="11"/>
          </w:pPr>
        </w:pPrChange>
      </w:pPr>
      <w:r w:rsidRPr="007A4AFC">
        <w:rPr>
          <w:b/>
          <w:i/>
          <w:iCs/>
          <w:color w:val="000000" w:themeColor="text1"/>
          <w:szCs w:val="24"/>
        </w:rPr>
        <w:t>Critère 3 : Il existe des passerelles vers d’autres formations pour une réorientation</w:t>
      </w:r>
    </w:p>
    <w:p w14:paraId="6ADBE5BF" w14:textId="57E28521" w:rsidR="00643698" w:rsidRPr="00562C17" w:rsidRDefault="00643698">
      <w:pPr>
        <w:pStyle w:val="Default"/>
        <w:spacing w:line="276" w:lineRule="auto"/>
        <w:rPr>
          <w:sz w:val="23"/>
          <w:szCs w:val="23"/>
          <w:rPrChange w:id="2359" w:author="Dr Mamadou SANOGO" w:date="2023-10-27T10:51:00Z">
            <w:rPr>
              <w:color w:val="000000"/>
              <w:szCs w:val="24"/>
              <w:lang w:val="fr-ML"/>
            </w:rPr>
          </w:rPrChange>
        </w:rPr>
        <w:pPrChange w:id="2360" w:author="Dr Mamadou SANOGO" w:date="2023-10-27T13:47:00Z">
          <w:pPr>
            <w:widowControl w:val="0"/>
            <w:autoSpaceDE w:val="0"/>
            <w:autoSpaceDN w:val="0"/>
            <w:adjustRightInd w:val="0"/>
            <w:spacing w:line="360" w:lineRule="auto"/>
            <w:ind w:right="11"/>
          </w:pPr>
        </w:pPrChange>
      </w:pPr>
      <w:r w:rsidRPr="007A4AFC">
        <w:rPr>
          <w:color w:val="000000" w:themeColor="text1"/>
          <w:lang w:val="fr-ML"/>
          <w:rPrChange w:id="2361" w:author="Dr Mamadou SANOGO" w:date="2023-10-25T18:15:00Z">
            <w:rPr>
              <w:lang w:val="fr-ML"/>
            </w:rPr>
          </w:rPrChange>
        </w:rPr>
        <w:t xml:space="preserve">Le Master en </w:t>
      </w:r>
      <w:ins w:id="2362" w:author="Dr Mamadou SANOGO" w:date="2023-10-27T10:43:00Z">
        <w:r w:rsidR="00EB7ACA" w:rsidRPr="00A36245">
          <w:rPr>
            <w:bCs/>
            <w:color w:val="000000" w:themeColor="text1"/>
          </w:rPr>
          <w:t>gynécologie-obstétrique</w:t>
        </w:r>
        <w:r w:rsidR="00EB7ACA" w:rsidRPr="009C7542">
          <w:rPr>
            <w:iCs/>
            <w:color w:val="000000" w:themeColor="text1"/>
            <w:lang w:val="fr-ML"/>
          </w:rPr>
          <w:t xml:space="preserve"> </w:t>
        </w:r>
      </w:ins>
      <w:del w:id="2363" w:author="Dr Mamadou SANOGO" w:date="2023-10-26T13:24:00Z">
        <w:r w:rsidRPr="007A4AFC" w:rsidDel="003A18E5">
          <w:rPr>
            <w:color w:val="000000" w:themeColor="text1"/>
            <w:lang w:val="fr-ML"/>
            <w:rPrChange w:id="2364" w:author="Dr Mamadou SANOGO" w:date="2023-10-25T18:15:00Z">
              <w:rPr>
                <w:lang w:val="fr-ML"/>
              </w:rPr>
            </w:rPrChange>
          </w:rPr>
          <w:delText xml:space="preserve">épidémiologie </w:delText>
        </w:r>
      </w:del>
      <w:r w:rsidRPr="007A4AFC">
        <w:rPr>
          <w:color w:val="000000" w:themeColor="text1"/>
          <w:lang w:val="fr-ML"/>
          <w:rPrChange w:id="2365" w:author="Dr Mamadou SANOGO" w:date="2023-10-25T18:15:00Z">
            <w:rPr>
              <w:lang w:val="fr-ML"/>
            </w:rPr>
          </w:rPrChange>
        </w:rPr>
        <w:t xml:space="preserve">englobe des compétences </w:t>
      </w:r>
      <w:ins w:id="2366" w:author="Dr Mamadou SANOGO" w:date="2023-10-27T10:50:00Z">
        <w:r w:rsidR="00562C17">
          <w:rPr>
            <w:sz w:val="23"/>
            <w:szCs w:val="23"/>
          </w:rPr>
          <w:t xml:space="preserve">en analyse de la fonction de travail en gynécologie et obstétrique, en promotion de la santé sexuelle et reproductive de l’individu, du couple, de la famille et de la communauté, en prise en charge des affections gynécologiques et obstétricales courantes, en </w:t>
        </w:r>
      </w:ins>
      <w:ins w:id="2367" w:author="Dr Mamadou SANOGO" w:date="2023-10-27T10:51:00Z">
        <w:r w:rsidR="00562C17">
          <w:rPr>
            <w:sz w:val="23"/>
            <w:szCs w:val="23"/>
          </w:rPr>
          <w:t>g</w:t>
        </w:r>
      </w:ins>
      <w:ins w:id="2368" w:author="Dr Mamadou SANOGO" w:date="2023-10-27T10:50:00Z">
        <w:r w:rsidR="00562C17">
          <w:rPr>
            <w:sz w:val="23"/>
            <w:szCs w:val="23"/>
          </w:rPr>
          <w:t>estion des services, des programmes et des projets en santé sexuelle et de la reproduction</w:t>
        </w:r>
      </w:ins>
      <w:ins w:id="2369" w:author="Dr Mamadou SANOGO" w:date="2023-10-27T10:51:00Z">
        <w:r w:rsidR="00562C17">
          <w:rPr>
            <w:sz w:val="23"/>
            <w:szCs w:val="23"/>
          </w:rPr>
          <w:t>, en r</w:t>
        </w:r>
      </w:ins>
      <w:ins w:id="2370" w:author="Dr Mamadou SANOGO" w:date="2023-10-27T10:50:00Z">
        <w:r w:rsidR="00562C17">
          <w:rPr>
            <w:sz w:val="23"/>
            <w:szCs w:val="23"/>
          </w:rPr>
          <w:t>echerche dans le domaine de la santé sexuelle et reproductive</w:t>
        </w:r>
      </w:ins>
      <w:del w:id="2371" w:author="Dr Mamadou SANOGO" w:date="2023-10-27T10:50:00Z">
        <w:r w:rsidRPr="007A4AFC" w:rsidDel="00562C17">
          <w:rPr>
            <w:color w:val="000000" w:themeColor="text1"/>
            <w:lang w:val="fr-ML"/>
            <w:rPrChange w:id="2372" w:author="Dr Mamadou SANOGO" w:date="2023-10-25T18:15:00Z">
              <w:rPr>
                <w:lang w:val="fr-ML"/>
              </w:rPr>
            </w:rPrChange>
          </w:rPr>
          <w:delText>en analyse statistique, en collecte de données, en recherche en santé publique, en gestion de la santé, en biostatistiques, en sciences sociales et bien d'autres domaines</w:delText>
        </w:r>
      </w:del>
      <w:r w:rsidRPr="007A4AFC">
        <w:rPr>
          <w:color w:val="000000" w:themeColor="text1"/>
          <w:lang w:val="fr-ML"/>
          <w:rPrChange w:id="2373" w:author="Dr Mamadou SANOGO" w:date="2023-10-25T18:15:00Z">
            <w:rPr>
              <w:lang w:val="fr-ML"/>
            </w:rPr>
          </w:rPrChange>
        </w:rPr>
        <w:t xml:space="preserve">. Ces compétences peuvent être transférables vers de nombreux autres secteurs et spécialités de formation savoir : </w:t>
      </w:r>
      <w:r w:rsidRPr="007A4AFC">
        <w:rPr>
          <w:rFonts w:eastAsiaTheme="majorEastAsia"/>
          <w:color w:val="000000" w:themeColor="text1"/>
          <w:rPrChange w:id="2374" w:author="Dr Mamadou SANOGO" w:date="2023-10-25T18:15:00Z">
            <w:rPr>
              <w:rFonts w:eastAsiaTheme="majorEastAsia"/>
            </w:rPr>
          </w:rPrChange>
        </w:rPr>
        <w:t>Recherche en Santé, Santé Publique</w:t>
      </w:r>
      <w:del w:id="2375" w:author="Dr Mamadou SANOGO" w:date="2023-10-27T10:51:00Z">
        <w:r w:rsidRPr="007A4AFC" w:rsidDel="00562C17">
          <w:rPr>
            <w:color w:val="000000" w:themeColor="text1"/>
            <w:lang w:val="fr-ML"/>
            <w:rPrChange w:id="2376" w:author="Dr Mamadou SANOGO" w:date="2023-10-25T18:15:00Z">
              <w:rPr>
                <w:lang w:val="fr-ML"/>
              </w:rPr>
            </w:rPrChange>
          </w:rPr>
          <w:delText xml:space="preserve">, </w:delText>
        </w:r>
        <w:r w:rsidRPr="007A4AFC" w:rsidDel="00562C17">
          <w:rPr>
            <w:rFonts w:eastAsiaTheme="majorEastAsia"/>
            <w:color w:val="000000" w:themeColor="text1"/>
            <w:rPrChange w:id="2377" w:author="Dr Mamadou SANOGO" w:date="2023-10-25T18:15:00Z">
              <w:rPr>
                <w:rFonts w:eastAsiaTheme="majorEastAsia"/>
              </w:rPr>
            </w:rPrChange>
          </w:rPr>
          <w:delText>Biostatistiques</w:delText>
        </w:r>
      </w:del>
      <w:r w:rsidRPr="007A4AFC">
        <w:rPr>
          <w:rFonts w:eastAsiaTheme="majorEastAsia"/>
          <w:color w:val="000000" w:themeColor="text1"/>
          <w:rPrChange w:id="2378" w:author="Dr Mamadou SANOGO" w:date="2023-10-25T18:15:00Z">
            <w:rPr>
              <w:rFonts w:eastAsiaTheme="majorEastAsia"/>
            </w:rPr>
          </w:rPrChange>
        </w:rPr>
        <w:t>,</w:t>
      </w:r>
      <w:r w:rsidRPr="007A4AFC">
        <w:rPr>
          <w:color w:val="000000" w:themeColor="text1"/>
          <w:lang w:val="fr-ML"/>
          <w:rPrChange w:id="2379" w:author="Dr Mamadou SANOGO" w:date="2023-10-25T18:15:00Z">
            <w:rPr>
              <w:lang w:val="fr-ML"/>
            </w:rPr>
          </w:rPrChange>
        </w:rPr>
        <w:t xml:space="preserve"> </w:t>
      </w:r>
      <w:r w:rsidRPr="007A4AFC">
        <w:rPr>
          <w:rFonts w:eastAsiaTheme="majorEastAsia"/>
          <w:color w:val="000000" w:themeColor="text1"/>
          <w:rPrChange w:id="2380" w:author="Dr Mamadou SANOGO" w:date="2023-10-25T18:15:00Z">
            <w:rPr>
              <w:rFonts w:eastAsiaTheme="majorEastAsia"/>
            </w:rPr>
          </w:rPrChange>
        </w:rPr>
        <w:t>Gestion de Projet,</w:t>
      </w:r>
      <w:ins w:id="2381" w:author="Dr Mamadou SANOGO" w:date="2023-10-27T10:51:00Z">
        <w:r w:rsidR="00562C17">
          <w:rPr>
            <w:rFonts w:eastAsiaTheme="majorEastAsia"/>
            <w:color w:val="000000" w:themeColor="text1"/>
          </w:rPr>
          <w:t xml:space="preserve"> Manag</w:t>
        </w:r>
      </w:ins>
      <w:ins w:id="2382" w:author="Dr Mamadou SANOGO" w:date="2023-10-27T10:52:00Z">
        <w:r w:rsidR="00562C17">
          <w:rPr>
            <w:rFonts w:eastAsiaTheme="majorEastAsia"/>
            <w:color w:val="000000" w:themeColor="text1"/>
          </w:rPr>
          <w:t>ement des services de santé</w:t>
        </w:r>
      </w:ins>
      <w:r w:rsidRPr="007A4AFC">
        <w:rPr>
          <w:rFonts w:eastAsiaTheme="majorEastAsia"/>
          <w:color w:val="000000" w:themeColor="text1"/>
          <w:rPrChange w:id="2383" w:author="Dr Mamadou SANOGO" w:date="2023-10-25T18:15:00Z">
            <w:rPr>
              <w:rFonts w:eastAsiaTheme="majorEastAsia"/>
            </w:rPr>
          </w:rPrChange>
        </w:rPr>
        <w:t xml:space="preserve"> </w:t>
      </w:r>
      <w:proofErr w:type="gramStart"/>
      <w:r w:rsidRPr="007A4AFC">
        <w:rPr>
          <w:rFonts w:eastAsiaTheme="majorEastAsia"/>
          <w:color w:val="000000" w:themeColor="text1"/>
          <w:rPrChange w:id="2384" w:author="Dr Mamadou SANOGO" w:date="2023-10-25T18:15:00Z">
            <w:rPr>
              <w:rFonts w:eastAsiaTheme="majorEastAsia"/>
            </w:rPr>
          </w:rPrChange>
        </w:rPr>
        <w:t>etc .</w:t>
      </w:r>
      <w:proofErr w:type="gramEnd"/>
    </w:p>
    <w:p w14:paraId="1109ADC0" w14:textId="77777777" w:rsidR="00643698" w:rsidRPr="007A4AFC" w:rsidRDefault="00643698">
      <w:pPr>
        <w:widowControl w:val="0"/>
        <w:autoSpaceDE w:val="0"/>
        <w:autoSpaceDN w:val="0"/>
        <w:adjustRightInd w:val="0"/>
        <w:spacing w:line="276" w:lineRule="auto"/>
        <w:ind w:right="11"/>
        <w:rPr>
          <w:color w:val="000000" w:themeColor="text1"/>
          <w:szCs w:val="24"/>
          <w:lang w:val="fr-ML"/>
          <w:rPrChange w:id="2385" w:author="Dr Mamadou SANOGO" w:date="2023-10-25T18:15:00Z">
            <w:rPr>
              <w:color w:val="000000"/>
              <w:szCs w:val="24"/>
              <w:lang w:val="fr-ML"/>
            </w:rPr>
          </w:rPrChange>
        </w:rPr>
        <w:pPrChange w:id="2386" w:author="Dr Mamadou SANOGO" w:date="2023-10-27T13:47:00Z">
          <w:pPr>
            <w:widowControl w:val="0"/>
            <w:autoSpaceDE w:val="0"/>
            <w:autoSpaceDN w:val="0"/>
            <w:adjustRightInd w:val="0"/>
            <w:spacing w:line="360" w:lineRule="auto"/>
            <w:ind w:right="11"/>
          </w:pPr>
        </w:pPrChange>
      </w:pPr>
      <w:r w:rsidRPr="007A4AFC">
        <w:rPr>
          <w:color w:val="000000" w:themeColor="text1"/>
          <w:szCs w:val="24"/>
          <w:lang w:val="fr-ML"/>
          <w:rPrChange w:id="2387" w:author="Dr Mamadou SANOGO" w:date="2023-10-25T18:15:00Z">
            <w:rPr>
              <w:color w:val="000000"/>
              <w:szCs w:val="24"/>
              <w:lang w:val="fr-ML"/>
            </w:rPr>
          </w:rPrChange>
        </w:rPr>
        <w: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t>
      </w:r>
    </w:p>
    <w:p w14:paraId="3B513704" w14:textId="4B1742FB" w:rsidR="00643698" w:rsidRPr="003A18E5" w:rsidRDefault="00643698">
      <w:pPr>
        <w:spacing w:line="276" w:lineRule="auto"/>
        <w:ind w:right="403"/>
        <w:rPr>
          <w:iCs/>
          <w:color w:val="000000" w:themeColor="text1"/>
          <w:szCs w:val="24"/>
          <w:rPrChange w:id="2388" w:author="Dr Mamadou SANOGO" w:date="2023-10-26T13:25:00Z">
            <w:rPr>
              <w:b/>
              <w:bCs/>
              <w:iCs/>
              <w:color w:val="00B050"/>
              <w:szCs w:val="24"/>
            </w:rPr>
          </w:rPrChange>
        </w:rPr>
        <w:pPrChange w:id="2389" w:author="Dr Mamadou SANOGO" w:date="2023-10-27T13:47:00Z">
          <w:pPr>
            <w:spacing w:line="360" w:lineRule="auto"/>
            <w:ind w:right="403"/>
          </w:pPr>
        </w:pPrChange>
      </w:pPr>
      <w:r w:rsidRPr="007A4AFC">
        <w:rPr>
          <w:b/>
          <w:bCs/>
          <w:iCs/>
          <w:color w:val="000000" w:themeColor="text1"/>
          <w:szCs w:val="24"/>
          <w:rPrChange w:id="2390" w:author="Dr Mamadou SANOGO" w:date="2023-10-25T18:15:00Z">
            <w:rPr>
              <w:b/>
              <w:bCs/>
              <w:iCs/>
              <w:color w:val="00B050"/>
              <w:szCs w:val="24"/>
            </w:rPr>
          </w:rPrChange>
        </w:rPr>
        <w:t>Annexe n°</w:t>
      </w:r>
      <w:r w:rsidR="001111EB" w:rsidRPr="007A4AFC">
        <w:rPr>
          <w:b/>
          <w:bCs/>
          <w:iCs/>
          <w:color w:val="000000" w:themeColor="text1"/>
          <w:szCs w:val="24"/>
          <w:rPrChange w:id="2391" w:author="Dr Mamadou SANOGO" w:date="2023-10-25T18:15:00Z">
            <w:rPr>
              <w:b/>
              <w:bCs/>
              <w:iCs/>
              <w:color w:val="00B050"/>
              <w:szCs w:val="24"/>
            </w:rPr>
          </w:rPrChange>
        </w:rPr>
        <w:t>00</w:t>
      </w:r>
      <w:ins w:id="2392" w:author="Cauris Cosmetics" w:date="2023-10-25T14:47:00Z">
        <w:r w:rsidR="004974D8">
          <w:rPr>
            <w:b/>
            <w:bCs/>
            <w:iCs/>
            <w:color w:val="000000" w:themeColor="text1"/>
            <w:szCs w:val="24"/>
          </w:rPr>
          <w:t>7</w:t>
        </w:r>
      </w:ins>
      <w:del w:id="2393" w:author="Cauris Cosmetics" w:date="2023-10-25T14:47:00Z">
        <w:r w:rsidR="001111EB" w:rsidRPr="007A4AFC" w:rsidDel="004974D8">
          <w:rPr>
            <w:b/>
            <w:bCs/>
            <w:iCs/>
            <w:color w:val="000000" w:themeColor="text1"/>
            <w:szCs w:val="24"/>
            <w:rPrChange w:id="2394" w:author="Dr Mamadou SANOGO" w:date="2023-10-25T18:15:00Z">
              <w:rPr>
                <w:b/>
                <w:bCs/>
                <w:iCs/>
                <w:color w:val="00B050"/>
                <w:szCs w:val="24"/>
              </w:rPr>
            </w:rPrChange>
          </w:rPr>
          <w:delText>9</w:delText>
        </w:r>
      </w:del>
      <w:r w:rsidRPr="007A4AFC">
        <w:rPr>
          <w:b/>
          <w:bCs/>
          <w:iCs/>
          <w:color w:val="000000" w:themeColor="text1"/>
          <w:szCs w:val="24"/>
          <w:rPrChange w:id="2395" w:author="Dr Mamadou SANOGO" w:date="2023-10-25T18:15:00Z">
            <w:rPr>
              <w:b/>
              <w:bCs/>
              <w:iCs/>
              <w:color w:val="00B050"/>
              <w:szCs w:val="24"/>
            </w:rPr>
          </w:rPrChange>
        </w:rPr>
        <w:t xml:space="preserve">: </w:t>
      </w:r>
      <w:r w:rsidRPr="003A18E5">
        <w:rPr>
          <w:iCs/>
          <w:color w:val="000000" w:themeColor="text1"/>
          <w:szCs w:val="24"/>
          <w:rPrChange w:id="2396" w:author="Dr Mamadou SANOGO" w:date="2023-10-26T13:25:00Z">
            <w:rPr>
              <w:b/>
              <w:bCs/>
              <w:iCs/>
              <w:color w:val="00B050"/>
              <w:szCs w:val="24"/>
            </w:rPr>
          </w:rPrChange>
        </w:rPr>
        <w:t>Maquette de la formation</w:t>
      </w:r>
      <w:r w:rsidR="001111EB" w:rsidRPr="003A18E5">
        <w:rPr>
          <w:iCs/>
          <w:color w:val="000000" w:themeColor="text1"/>
          <w:szCs w:val="24"/>
          <w:rPrChange w:id="2397" w:author="Dr Mamadou SANOGO" w:date="2023-10-26T13:25:00Z">
            <w:rPr>
              <w:b/>
              <w:bCs/>
              <w:iCs/>
              <w:color w:val="00B050"/>
              <w:szCs w:val="24"/>
            </w:rPr>
          </w:rPrChange>
        </w:rPr>
        <w:t xml:space="preserve"> ou pédagogique</w:t>
      </w:r>
    </w:p>
    <w:p w14:paraId="35B86C0C" w14:textId="77777777" w:rsidR="00643698" w:rsidRPr="007A4AFC" w:rsidRDefault="00643698">
      <w:pPr>
        <w:spacing w:line="276" w:lineRule="auto"/>
        <w:ind w:right="11"/>
        <w:rPr>
          <w:b/>
          <w:i/>
          <w:iCs/>
          <w:color w:val="000000" w:themeColor="text1"/>
          <w:szCs w:val="24"/>
        </w:rPr>
        <w:pPrChange w:id="2398" w:author="Dr Mamadou SANOGO" w:date="2023-10-27T13:47:00Z">
          <w:pPr>
            <w:spacing w:line="360" w:lineRule="auto"/>
            <w:ind w:right="11"/>
          </w:pPr>
        </w:pPrChange>
      </w:pPr>
      <w:r w:rsidRPr="007A4AFC">
        <w:rPr>
          <w:b/>
          <w:i/>
          <w:iCs/>
          <w:color w:val="000000" w:themeColor="text1"/>
          <w:szCs w:val="24"/>
        </w:rPr>
        <w:t>Critère 4 : Des UE de préparation à l’insertion professionnelle sont proposées</w:t>
      </w:r>
    </w:p>
    <w:p w14:paraId="7F15C8CB" w14:textId="77777777" w:rsidR="00643698" w:rsidRPr="007A4AFC" w:rsidRDefault="00643698">
      <w:pPr>
        <w:widowControl w:val="0"/>
        <w:autoSpaceDE w:val="0"/>
        <w:autoSpaceDN w:val="0"/>
        <w:adjustRightInd w:val="0"/>
        <w:spacing w:line="276" w:lineRule="auto"/>
        <w:ind w:right="9"/>
        <w:rPr>
          <w:color w:val="000000" w:themeColor="text1"/>
          <w:szCs w:val="24"/>
          <w:lang w:val="fr-ML"/>
          <w:rPrChange w:id="2399" w:author="Dr Mamadou SANOGO" w:date="2023-10-25T18:15:00Z">
            <w:rPr>
              <w:color w:val="000000"/>
              <w:szCs w:val="24"/>
              <w:lang w:val="fr-ML"/>
            </w:rPr>
          </w:rPrChange>
        </w:rPr>
        <w:pPrChange w:id="2400" w:author="Dr Mamadou SANOGO" w:date="2023-10-27T13:47:00Z">
          <w:pPr>
            <w:widowControl w:val="0"/>
            <w:autoSpaceDE w:val="0"/>
            <w:autoSpaceDN w:val="0"/>
            <w:adjustRightInd w:val="0"/>
            <w:spacing w:line="360" w:lineRule="auto"/>
            <w:ind w:right="9"/>
          </w:pPr>
        </w:pPrChange>
      </w:pPr>
      <w:r w:rsidRPr="007A4AFC">
        <w:rPr>
          <w:color w:val="000000" w:themeColor="text1"/>
          <w:szCs w:val="24"/>
          <w:lang w:val="fr-ML"/>
          <w:rPrChange w:id="2401" w:author="Dr Mamadou SANOGO" w:date="2023-10-25T18:15:00Z">
            <w:rPr>
              <w:color w:val="000000"/>
              <w:szCs w:val="24"/>
              <w:lang w:val="fr-ML"/>
            </w:rPr>
          </w:rPrChange>
        </w:rPr>
        <w:t xml:space="preserve">A partir des semestres 3 et 4 du programme, des unités d’enseignement de préparation à l’insertion professionnelle sont dispensées. Il s’agit des disciplines telles que </w:t>
      </w:r>
      <w:r w:rsidRPr="007A4AFC">
        <w:rPr>
          <w:color w:val="000000" w:themeColor="text1"/>
          <w:szCs w:val="24"/>
          <w:rPrChange w:id="2402" w:author="Dr Mamadou SANOGO" w:date="2023-10-25T18:15:00Z">
            <w:rPr>
              <w:szCs w:val="24"/>
            </w:rPr>
          </w:rPrChange>
        </w:rPr>
        <w:t>l’</w:t>
      </w:r>
      <w:r w:rsidRPr="007A4AFC">
        <w:rPr>
          <w:color w:val="000000" w:themeColor="text1"/>
          <w:szCs w:val="24"/>
          <w:lang w:val="fr-ML"/>
          <w:rPrChange w:id="2403" w:author="Dr Mamadou SANOGO" w:date="2023-10-25T18:15:00Z">
            <w:rPr>
              <w:szCs w:val="24"/>
              <w:lang w:val="fr-ML"/>
            </w:rPr>
          </w:rPrChange>
        </w:rPr>
        <w:t>entrepreneuriat, l’expérience en entreprise, etc.</w:t>
      </w:r>
    </w:p>
    <w:p w14:paraId="01D19510" w14:textId="5CBE32AB" w:rsidR="00643698" w:rsidRDefault="001111EB" w:rsidP="0050424B">
      <w:pPr>
        <w:spacing w:line="276" w:lineRule="auto"/>
        <w:ind w:right="403"/>
        <w:rPr>
          <w:ins w:id="2404" w:author="Dr Mamadou SANOGO" w:date="2023-10-27T13:58:00Z"/>
          <w:iCs/>
          <w:color w:val="000000" w:themeColor="text1"/>
          <w:szCs w:val="24"/>
        </w:rPr>
      </w:pPr>
      <w:r w:rsidRPr="007A4AFC">
        <w:rPr>
          <w:b/>
          <w:bCs/>
          <w:iCs/>
          <w:color w:val="000000" w:themeColor="text1"/>
          <w:szCs w:val="24"/>
          <w:rPrChange w:id="2405" w:author="Dr Mamadou SANOGO" w:date="2023-10-25T18:15:00Z">
            <w:rPr>
              <w:b/>
              <w:bCs/>
              <w:iCs/>
              <w:color w:val="00B050"/>
              <w:szCs w:val="24"/>
            </w:rPr>
          </w:rPrChange>
        </w:rPr>
        <w:t>Annexe n°00</w:t>
      </w:r>
      <w:ins w:id="2406" w:author="Cauris Cosmetics" w:date="2023-10-25T14:48:00Z">
        <w:r w:rsidR="004974D8">
          <w:rPr>
            <w:b/>
            <w:bCs/>
            <w:iCs/>
            <w:color w:val="000000" w:themeColor="text1"/>
            <w:szCs w:val="24"/>
          </w:rPr>
          <w:t>7</w:t>
        </w:r>
      </w:ins>
      <w:del w:id="2407" w:author="Cauris Cosmetics" w:date="2023-10-25T14:48:00Z">
        <w:r w:rsidRPr="007A4AFC" w:rsidDel="004974D8">
          <w:rPr>
            <w:b/>
            <w:bCs/>
            <w:iCs/>
            <w:color w:val="000000" w:themeColor="text1"/>
            <w:szCs w:val="24"/>
            <w:rPrChange w:id="2408" w:author="Dr Mamadou SANOGO" w:date="2023-10-25T18:15:00Z">
              <w:rPr>
                <w:b/>
                <w:bCs/>
                <w:iCs/>
                <w:color w:val="00B050"/>
                <w:szCs w:val="24"/>
              </w:rPr>
            </w:rPrChange>
          </w:rPr>
          <w:delText>9</w:delText>
        </w:r>
      </w:del>
      <w:r w:rsidRPr="007A4AFC">
        <w:rPr>
          <w:b/>
          <w:bCs/>
          <w:iCs/>
          <w:color w:val="000000" w:themeColor="text1"/>
          <w:szCs w:val="24"/>
          <w:rPrChange w:id="2409" w:author="Dr Mamadou SANOGO" w:date="2023-10-25T18:15:00Z">
            <w:rPr>
              <w:b/>
              <w:bCs/>
              <w:iCs/>
              <w:color w:val="00B050"/>
              <w:szCs w:val="24"/>
            </w:rPr>
          </w:rPrChange>
        </w:rPr>
        <w:t xml:space="preserve">: </w:t>
      </w:r>
      <w:r w:rsidRPr="003A18E5">
        <w:rPr>
          <w:iCs/>
          <w:color w:val="000000" w:themeColor="text1"/>
          <w:szCs w:val="24"/>
          <w:rPrChange w:id="2410" w:author="Dr Mamadou SANOGO" w:date="2023-10-26T13:25:00Z">
            <w:rPr>
              <w:b/>
              <w:bCs/>
              <w:iCs/>
              <w:color w:val="00B050"/>
              <w:szCs w:val="24"/>
            </w:rPr>
          </w:rPrChange>
        </w:rPr>
        <w:t>Maquette de la formation ou pédagogique</w:t>
      </w:r>
    </w:p>
    <w:p w14:paraId="07AABFFD" w14:textId="2C028675" w:rsidR="006778CD" w:rsidRDefault="006778CD" w:rsidP="0050424B">
      <w:pPr>
        <w:spacing w:line="276" w:lineRule="auto"/>
        <w:ind w:right="403"/>
        <w:rPr>
          <w:ins w:id="2411" w:author="Dr Mamadou SANOGO" w:date="2023-10-27T13:58:00Z"/>
          <w:iCs/>
          <w:color w:val="000000" w:themeColor="text1"/>
          <w:szCs w:val="24"/>
        </w:rPr>
      </w:pPr>
    </w:p>
    <w:p w14:paraId="77ECF60A" w14:textId="5A065FD7" w:rsidR="006778CD" w:rsidRDefault="006778CD" w:rsidP="0050424B">
      <w:pPr>
        <w:spacing w:line="276" w:lineRule="auto"/>
        <w:ind w:right="403"/>
        <w:rPr>
          <w:ins w:id="2412" w:author="Dr Mamadou SANOGO" w:date="2023-10-27T13:58:00Z"/>
          <w:iCs/>
          <w:color w:val="000000" w:themeColor="text1"/>
          <w:szCs w:val="24"/>
        </w:rPr>
      </w:pPr>
    </w:p>
    <w:p w14:paraId="4197A97A" w14:textId="77777777" w:rsidR="006778CD" w:rsidRPr="007A4AFC" w:rsidRDefault="006778CD">
      <w:pPr>
        <w:spacing w:line="276" w:lineRule="auto"/>
        <w:ind w:right="403"/>
        <w:rPr>
          <w:b/>
          <w:bCs/>
          <w:iCs/>
          <w:color w:val="000000" w:themeColor="text1"/>
          <w:szCs w:val="24"/>
          <w:rPrChange w:id="2413" w:author="Dr Mamadou SANOGO" w:date="2023-10-25T18:15:00Z">
            <w:rPr>
              <w:b/>
              <w:bCs/>
              <w:iCs/>
              <w:color w:val="00B050"/>
              <w:szCs w:val="24"/>
            </w:rPr>
          </w:rPrChange>
        </w:rPr>
        <w:pPrChange w:id="2414" w:author="Dr Mamadou SANOGO" w:date="2023-10-27T13:47:00Z">
          <w:pPr>
            <w:spacing w:line="360" w:lineRule="auto"/>
            <w:ind w:right="403"/>
          </w:pPr>
        </w:pPrChange>
      </w:pPr>
    </w:p>
    <w:p w14:paraId="605029BB" w14:textId="77777777" w:rsidR="00643698" w:rsidRPr="007A4AFC" w:rsidRDefault="00643698">
      <w:pPr>
        <w:spacing w:line="276" w:lineRule="auto"/>
        <w:ind w:right="11"/>
        <w:rPr>
          <w:b/>
          <w:color w:val="000000" w:themeColor="text1"/>
          <w:szCs w:val="24"/>
        </w:rPr>
        <w:pPrChange w:id="2415" w:author="Dr Mamadou SANOGO" w:date="2023-10-27T13:47:00Z">
          <w:pPr>
            <w:spacing w:line="360" w:lineRule="auto"/>
            <w:ind w:right="11"/>
          </w:pPr>
        </w:pPrChange>
      </w:pPr>
      <w:bookmarkStart w:id="2416" w:name="_Toc145944517"/>
      <w:r w:rsidRPr="007A4AFC">
        <w:rPr>
          <w:b/>
          <w:color w:val="000000" w:themeColor="text1"/>
          <w:szCs w:val="24"/>
        </w:rPr>
        <w:t>Référence 6 : La formation exige des enseignants, du personnel administratif et des étudiants le respect des principes déontologiques et de l’éthique</w:t>
      </w:r>
      <w:bookmarkEnd w:id="2416"/>
    </w:p>
    <w:p w14:paraId="7E5DCE21" w14:textId="77777777" w:rsidR="00643698" w:rsidRPr="007A4AFC" w:rsidRDefault="00643698">
      <w:pPr>
        <w:spacing w:line="276" w:lineRule="auto"/>
        <w:ind w:right="11"/>
        <w:rPr>
          <w:b/>
          <w:i/>
          <w:iCs/>
          <w:color w:val="000000" w:themeColor="text1"/>
          <w:szCs w:val="24"/>
        </w:rPr>
        <w:pPrChange w:id="2417" w:author="Dr Mamadou SANOGO" w:date="2023-10-27T13:47:00Z">
          <w:pPr>
            <w:spacing w:line="360" w:lineRule="auto"/>
            <w:ind w:right="11"/>
          </w:pPr>
        </w:pPrChange>
      </w:pPr>
      <w:r w:rsidRPr="007A4AFC">
        <w:rPr>
          <w:b/>
          <w:i/>
          <w:iCs/>
          <w:color w:val="000000" w:themeColor="text1"/>
          <w:szCs w:val="24"/>
        </w:rPr>
        <w:t>Critère 1 : Toutes les parties prenantes de la formation sont sensibilisées à l’intégrité scientifique et à l’éthique</w:t>
      </w:r>
    </w:p>
    <w:p w14:paraId="6FB9D36D" w14:textId="77777777" w:rsidR="00643698" w:rsidRPr="007A4AFC" w:rsidRDefault="00643698">
      <w:pPr>
        <w:spacing w:line="276" w:lineRule="auto"/>
        <w:rPr>
          <w:bCs/>
          <w:color w:val="000000" w:themeColor="text1"/>
          <w:szCs w:val="24"/>
          <w:rPrChange w:id="2418" w:author="Dr Mamadou SANOGO" w:date="2023-10-25T18:15:00Z">
            <w:rPr>
              <w:bCs/>
              <w:szCs w:val="24"/>
            </w:rPr>
          </w:rPrChange>
        </w:rPr>
        <w:pPrChange w:id="2419" w:author="Dr Mamadou SANOGO" w:date="2023-10-27T13:47:00Z">
          <w:pPr>
            <w:spacing w:line="360" w:lineRule="auto"/>
          </w:pPr>
        </w:pPrChange>
      </w:pPr>
      <w:r w:rsidRPr="007A4AFC">
        <w:rPr>
          <w:bCs/>
          <w:color w:val="000000" w:themeColor="text1"/>
          <w:szCs w:val="24"/>
        </w:rPr>
        <w:t>A travers le partage du règlement intérieur</w:t>
      </w:r>
      <w:r w:rsidRPr="007A4AFC">
        <w:rPr>
          <w:bCs/>
          <w:color w:val="000000" w:themeColor="text1"/>
          <w:szCs w:val="24"/>
          <w:rPrChange w:id="2420" w:author="Dr Mamadou SANOGO" w:date="2023-10-25T18:15:00Z">
            <w:rPr>
              <w:bCs/>
              <w:szCs w:val="24"/>
            </w:rPr>
          </w:rPrChange>
        </w:rPr>
        <w:t xml:space="preserve"> et des ateliers organisés en la matière, </w:t>
      </w:r>
      <w:r w:rsidRPr="007A4AFC">
        <w:rPr>
          <w:bCs/>
          <w:color w:val="000000" w:themeColor="text1"/>
          <w:szCs w:val="24"/>
        </w:rPr>
        <w:t>toutes les parties prenantes de la formation sont sensibilisées à l’intégrité scientifique et à l’éthique.</w:t>
      </w:r>
    </w:p>
    <w:p w14:paraId="46F0FE26" w14:textId="63EC7942" w:rsidR="00643698" w:rsidRPr="007A4AFC" w:rsidRDefault="00643698">
      <w:pPr>
        <w:spacing w:line="276" w:lineRule="auto"/>
        <w:ind w:right="402"/>
        <w:rPr>
          <w:iCs/>
          <w:color w:val="000000" w:themeColor="text1"/>
          <w:szCs w:val="24"/>
          <w:lang w:val="fr-ML"/>
          <w:rPrChange w:id="2421" w:author="Dr Mamadou SANOGO" w:date="2023-10-25T18:15:00Z">
            <w:rPr>
              <w:iCs/>
              <w:color w:val="00B050"/>
              <w:szCs w:val="24"/>
              <w:lang w:val="fr-ML"/>
            </w:rPr>
          </w:rPrChange>
        </w:rPr>
        <w:pPrChange w:id="2422" w:author="Dr Mamadou SANOGO" w:date="2023-10-27T13:48:00Z">
          <w:pPr>
            <w:spacing w:line="360" w:lineRule="auto"/>
            <w:ind w:right="402"/>
          </w:pPr>
        </w:pPrChange>
      </w:pPr>
      <w:r w:rsidRPr="007A4AFC">
        <w:rPr>
          <w:b/>
          <w:bCs/>
          <w:iCs/>
          <w:color w:val="000000" w:themeColor="text1"/>
          <w:szCs w:val="24"/>
          <w:rPrChange w:id="2423" w:author="Dr Mamadou SANOGO" w:date="2023-10-25T18:15:00Z">
            <w:rPr>
              <w:b/>
              <w:bCs/>
              <w:iCs/>
              <w:color w:val="00B050"/>
              <w:szCs w:val="24"/>
            </w:rPr>
          </w:rPrChange>
        </w:rPr>
        <w:t>Annexe n°</w:t>
      </w:r>
      <w:ins w:id="2424" w:author="Cauris Cosmetics" w:date="2023-10-25T14:48:00Z">
        <w:r w:rsidR="004974D8">
          <w:rPr>
            <w:b/>
            <w:bCs/>
            <w:iCs/>
            <w:color w:val="000000" w:themeColor="text1"/>
            <w:szCs w:val="24"/>
          </w:rPr>
          <w:t>0</w:t>
        </w:r>
      </w:ins>
      <w:r w:rsidR="00BB4D4A" w:rsidRPr="007A4AFC">
        <w:rPr>
          <w:b/>
          <w:bCs/>
          <w:iCs/>
          <w:color w:val="000000" w:themeColor="text1"/>
          <w:szCs w:val="24"/>
          <w:rPrChange w:id="2425" w:author="Dr Mamadou SANOGO" w:date="2023-10-25T18:15:00Z">
            <w:rPr>
              <w:b/>
              <w:bCs/>
              <w:iCs/>
              <w:color w:val="00B050"/>
              <w:szCs w:val="24"/>
            </w:rPr>
          </w:rPrChange>
        </w:rPr>
        <w:t>1</w:t>
      </w:r>
      <w:ins w:id="2426" w:author="Cauris Cosmetics" w:date="2023-10-25T14:48:00Z">
        <w:r w:rsidR="004974D8">
          <w:rPr>
            <w:b/>
            <w:bCs/>
            <w:iCs/>
            <w:color w:val="000000" w:themeColor="text1"/>
            <w:szCs w:val="24"/>
          </w:rPr>
          <w:t>8</w:t>
        </w:r>
      </w:ins>
      <w:del w:id="2427" w:author="Cauris Cosmetics" w:date="2023-10-25T14:48:00Z">
        <w:r w:rsidR="00BB4D4A" w:rsidRPr="007A4AFC" w:rsidDel="004974D8">
          <w:rPr>
            <w:b/>
            <w:bCs/>
            <w:iCs/>
            <w:color w:val="000000" w:themeColor="text1"/>
            <w:szCs w:val="24"/>
            <w:rPrChange w:id="2428" w:author="Dr Mamadou SANOGO" w:date="2023-10-25T18:15:00Z">
              <w:rPr>
                <w:b/>
                <w:bCs/>
                <w:iCs/>
                <w:color w:val="00B050"/>
                <w:szCs w:val="24"/>
              </w:rPr>
            </w:rPrChange>
          </w:rPr>
          <w:delText>9</w:delText>
        </w:r>
      </w:del>
      <w:r w:rsidRPr="007A4AFC">
        <w:rPr>
          <w:b/>
          <w:bCs/>
          <w:iCs/>
          <w:color w:val="000000" w:themeColor="text1"/>
          <w:szCs w:val="24"/>
          <w:rPrChange w:id="2429" w:author="Dr Mamadou SANOGO" w:date="2023-10-25T18:15:00Z">
            <w:rPr>
              <w:b/>
              <w:bCs/>
              <w:iCs/>
              <w:color w:val="00B050"/>
              <w:szCs w:val="24"/>
            </w:rPr>
          </w:rPrChange>
        </w:rPr>
        <w:t xml:space="preserve">: </w:t>
      </w:r>
      <w:r w:rsidRPr="007A4AFC">
        <w:rPr>
          <w:iCs/>
          <w:color w:val="000000" w:themeColor="text1"/>
          <w:szCs w:val="24"/>
          <w:lang w:val="fr-ML"/>
          <w:rPrChange w:id="2430" w:author="Dr Mamadou SANOGO" w:date="2023-10-25T18:15:00Z">
            <w:rPr>
              <w:iCs/>
              <w:color w:val="00B050"/>
              <w:szCs w:val="24"/>
              <w:lang w:val="fr-ML"/>
            </w:rPr>
          </w:rPrChange>
        </w:rPr>
        <w:t>Règlement intérieur.</w:t>
      </w:r>
    </w:p>
    <w:p w14:paraId="2652D3E5" w14:textId="77777777" w:rsidR="00643698" w:rsidRPr="007A4AFC" w:rsidRDefault="00643698">
      <w:pPr>
        <w:spacing w:line="276" w:lineRule="auto"/>
        <w:ind w:right="11"/>
        <w:rPr>
          <w:b/>
          <w:i/>
          <w:iCs/>
          <w:color w:val="000000" w:themeColor="text1"/>
          <w:szCs w:val="24"/>
        </w:rPr>
        <w:pPrChange w:id="2431" w:author="Dr Mamadou SANOGO" w:date="2023-10-27T13:48:00Z">
          <w:pPr>
            <w:spacing w:line="360" w:lineRule="auto"/>
            <w:ind w:right="11"/>
          </w:pPr>
        </w:pPrChange>
      </w:pPr>
      <w:r w:rsidRPr="007A4AFC">
        <w:rPr>
          <w:b/>
          <w:i/>
          <w:iCs/>
          <w:color w:val="000000" w:themeColor="text1"/>
          <w:szCs w:val="24"/>
        </w:rPr>
        <w:t>Critère 2 : Il existe des dispositifs qui permettent de détecter les fraudes ou corruptions</w:t>
      </w:r>
    </w:p>
    <w:p w14:paraId="5297B4BC" w14:textId="57F0D800" w:rsidR="00643698" w:rsidRPr="007A4AFC" w:rsidDel="0050424B" w:rsidRDefault="00643698">
      <w:pPr>
        <w:spacing w:line="276" w:lineRule="auto"/>
        <w:rPr>
          <w:del w:id="2432" w:author="Dr Mamadou SANOGO" w:date="2023-10-27T13:48:00Z"/>
          <w:bCs/>
          <w:color w:val="000000" w:themeColor="text1"/>
          <w:szCs w:val="24"/>
        </w:rPr>
        <w:pPrChange w:id="2433" w:author="Dr Mamadou SANOGO" w:date="2023-10-27T13:48:00Z">
          <w:pPr>
            <w:spacing w:line="360" w:lineRule="auto"/>
          </w:pPr>
        </w:pPrChange>
      </w:pPr>
      <w:r w:rsidRPr="007A4AFC">
        <w:rPr>
          <w:bCs/>
          <w:color w:val="000000" w:themeColor="text1"/>
          <w:szCs w:val="24"/>
        </w:rPr>
        <w:t>L’école assure une veille de détection des fraudes ou corruptions à travers la surveillance générale, des différents mouvements des différentes ressources de l’école. La communication fluide ajoutée à cela permet elle aussi, de garder une certaine transparence permettant de suivre à l’orée les différentes activités. Il existe un code d’éthique et de déontologie des examens et un qui concernent toutes les composantes de l’Etablissement. En outre, au début de chaque année universitaire, les responsables de structure procèdent à des échanges avec les étudiants sur le contenu d’éthique et de déontologie et du règlement intérieur de l’EPSFé</w:t>
      </w:r>
      <w:ins w:id="2434" w:author="Dr Mamadou SANOGO" w:date="2023-10-27T13:48:00Z">
        <w:r w:rsidR="0050424B">
          <w:rPr>
            <w:bCs/>
            <w:color w:val="000000" w:themeColor="text1"/>
            <w:szCs w:val="24"/>
          </w:rPr>
          <w:t>.</w:t>
        </w:r>
      </w:ins>
    </w:p>
    <w:p w14:paraId="22023E17" w14:textId="77777777" w:rsidR="0050424B" w:rsidRDefault="0050424B">
      <w:pPr>
        <w:spacing w:line="276" w:lineRule="auto"/>
        <w:rPr>
          <w:ins w:id="2435" w:author="Dr Mamadou SANOGO" w:date="2023-10-27T13:48:00Z"/>
          <w:b/>
          <w:bCs/>
          <w:iCs/>
          <w:color w:val="000000" w:themeColor="text1"/>
          <w:szCs w:val="24"/>
        </w:rPr>
        <w:pPrChange w:id="2436" w:author="Dr Mamadou SANOGO" w:date="2023-10-27T13:48:00Z">
          <w:pPr>
            <w:spacing w:line="360" w:lineRule="auto"/>
          </w:pPr>
        </w:pPrChange>
      </w:pPr>
    </w:p>
    <w:p w14:paraId="0244167B" w14:textId="406FF477" w:rsidR="00643698" w:rsidRPr="007A4AFC" w:rsidRDefault="00BB4D4A">
      <w:pPr>
        <w:spacing w:line="276" w:lineRule="auto"/>
        <w:rPr>
          <w:iCs/>
          <w:color w:val="000000" w:themeColor="text1"/>
          <w:szCs w:val="24"/>
          <w:lang w:val="fr-ML"/>
          <w:rPrChange w:id="2437" w:author="Dr Mamadou SANOGO" w:date="2023-10-25T18:15:00Z">
            <w:rPr>
              <w:iCs/>
              <w:color w:val="00B050"/>
              <w:szCs w:val="24"/>
              <w:lang w:val="fr-ML"/>
            </w:rPr>
          </w:rPrChange>
        </w:rPr>
        <w:pPrChange w:id="2438" w:author="Dr Mamadou SANOGO" w:date="2023-10-27T13:48:00Z">
          <w:pPr>
            <w:spacing w:line="360" w:lineRule="auto"/>
            <w:ind w:right="402"/>
          </w:pPr>
        </w:pPrChange>
      </w:pPr>
      <w:r w:rsidRPr="007A4AFC">
        <w:rPr>
          <w:b/>
          <w:bCs/>
          <w:iCs/>
          <w:color w:val="000000" w:themeColor="text1"/>
          <w:szCs w:val="24"/>
          <w:rPrChange w:id="2439" w:author="Dr Mamadou SANOGO" w:date="2023-10-25T18:15:00Z">
            <w:rPr>
              <w:b/>
              <w:bCs/>
              <w:iCs/>
              <w:color w:val="00B050"/>
              <w:szCs w:val="24"/>
            </w:rPr>
          </w:rPrChange>
        </w:rPr>
        <w:t>Annexe n°1</w:t>
      </w:r>
      <w:ins w:id="2440" w:author="Cauris Cosmetics" w:date="2023-10-25T14:49:00Z">
        <w:r w:rsidR="004974D8">
          <w:rPr>
            <w:b/>
            <w:bCs/>
            <w:iCs/>
            <w:color w:val="000000" w:themeColor="text1"/>
            <w:szCs w:val="24"/>
          </w:rPr>
          <w:t>8</w:t>
        </w:r>
      </w:ins>
      <w:del w:id="2441" w:author="Cauris Cosmetics" w:date="2023-10-25T14:49:00Z">
        <w:r w:rsidRPr="007A4AFC" w:rsidDel="004974D8">
          <w:rPr>
            <w:b/>
            <w:bCs/>
            <w:iCs/>
            <w:color w:val="000000" w:themeColor="text1"/>
            <w:szCs w:val="24"/>
            <w:rPrChange w:id="2442" w:author="Dr Mamadou SANOGO" w:date="2023-10-25T18:15:00Z">
              <w:rPr>
                <w:b/>
                <w:bCs/>
                <w:iCs/>
                <w:color w:val="00B050"/>
                <w:szCs w:val="24"/>
              </w:rPr>
            </w:rPrChange>
          </w:rPr>
          <w:delText>9</w:delText>
        </w:r>
      </w:del>
      <w:r w:rsidRPr="007A4AFC">
        <w:rPr>
          <w:b/>
          <w:bCs/>
          <w:iCs/>
          <w:color w:val="000000" w:themeColor="text1"/>
          <w:szCs w:val="24"/>
          <w:rPrChange w:id="2443" w:author="Dr Mamadou SANOGO" w:date="2023-10-25T18:15:00Z">
            <w:rPr>
              <w:b/>
              <w:bCs/>
              <w:iCs/>
              <w:color w:val="00B050"/>
              <w:szCs w:val="24"/>
            </w:rPr>
          </w:rPrChange>
        </w:rPr>
        <w:t xml:space="preserve">: </w:t>
      </w:r>
      <w:r w:rsidRPr="007A4AFC">
        <w:rPr>
          <w:iCs/>
          <w:color w:val="000000" w:themeColor="text1"/>
          <w:szCs w:val="24"/>
          <w:lang w:val="fr-ML"/>
          <w:rPrChange w:id="2444" w:author="Dr Mamadou SANOGO" w:date="2023-10-25T18:15:00Z">
            <w:rPr>
              <w:iCs/>
              <w:color w:val="00B050"/>
              <w:szCs w:val="24"/>
              <w:lang w:val="fr-ML"/>
            </w:rPr>
          </w:rPrChange>
        </w:rPr>
        <w:t>Règlement intérieur.</w:t>
      </w:r>
    </w:p>
    <w:p w14:paraId="091F0DF5" w14:textId="77777777" w:rsidR="00643698" w:rsidRPr="007A4AFC" w:rsidRDefault="00643698">
      <w:pPr>
        <w:spacing w:line="276" w:lineRule="auto"/>
        <w:ind w:right="11"/>
        <w:rPr>
          <w:b/>
          <w:i/>
          <w:iCs/>
          <w:color w:val="000000" w:themeColor="text1"/>
          <w:szCs w:val="24"/>
        </w:rPr>
        <w:pPrChange w:id="2445" w:author="Dr Mamadou SANOGO" w:date="2023-10-27T13:48:00Z">
          <w:pPr>
            <w:spacing w:line="360" w:lineRule="auto"/>
            <w:ind w:right="11"/>
          </w:pPr>
        </w:pPrChange>
      </w:pPr>
      <w:r w:rsidRPr="007A4AFC">
        <w:rPr>
          <w:b/>
          <w:i/>
          <w:iCs/>
          <w:color w:val="000000" w:themeColor="text1"/>
          <w:szCs w:val="24"/>
        </w:rPr>
        <w:t>Critère 3 : Les enseignants, les étudiants et le personnel administratif sont informés du régime de sanction et de recours en ce qui concerne l’intégrité scientifique et l’éthique</w:t>
      </w:r>
    </w:p>
    <w:p w14:paraId="07671600" w14:textId="20CD79E7" w:rsidR="00643698" w:rsidRPr="007A4AFC" w:rsidRDefault="00643698">
      <w:pPr>
        <w:spacing w:line="276" w:lineRule="auto"/>
        <w:rPr>
          <w:bCs/>
          <w:color w:val="000000" w:themeColor="text1"/>
          <w:szCs w:val="24"/>
        </w:rPr>
        <w:pPrChange w:id="2446" w:author="Dr Mamadou SANOGO" w:date="2023-10-27T13:48:00Z">
          <w:pPr>
            <w:spacing w:line="360" w:lineRule="auto"/>
          </w:pPr>
        </w:pPrChange>
      </w:pPr>
      <w:r w:rsidRPr="007A4AFC">
        <w:rPr>
          <w:bCs/>
          <w:color w:val="000000" w:themeColor="text1"/>
          <w:szCs w:val="24"/>
        </w:rPr>
        <w:t xml:space="preserve">Des extraits du règlement intérieur relatifs au régime de sanction et de recours en ce qui concerne l’intégrité scientifique et l’éthique sont souvent rappelés, lors de certaines activités de l’école, sur les tableaux d’affichage, et à travers certains documents de travail. </w:t>
      </w:r>
      <w:del w:id="2447" w:author="Dr Mamadou SANOGO" w:date="2023-10-27T10:54:00Z">
        <w:r w:rsidRPr="007A4AFC" w:rsidDel="00614BED">
          <w:rPr>
            <w:bCs/>
            <w:color w:val="000000" w:themeColor="text1"/>
            <w:szCs w:val="24"/>
          </w:rPr>
          <w:delText>Il existe de Code d’éthique et de déontologie à l’</w:delText>
        </w:r>
        <w:r w:rsidR="004B392C" w:rsidRPr="007A4AFC" w:rsidDel="00614BED">
          <w:rPr>
            <w:bCs/>
            <w:color w:val="000000" w:themeColor="text1"/>
            <w:szCs w:val="24"/>
          </w:rPr>
          <w:delText>EPSFé</w:delText>
        </w:r>
        <w:r w:rsidRPr="007A4AFC" w:rsidDel="00614BED">
          <w:rPr>
            <w:bCs/>
            <w:color w:val="000000" w:themeColor="text1"/>
            <w:szCs w:val="24"/>
          </w:rPr>
          <w:delText>, et une charte de bonne conduite des parties prenantes</w:delText>
        </w:r>
      </w:del>
    </w:p>
    <w:p w14:paraId="72A272B2" w14:textId="6CB903DC" w:rsidR="00BB4D4A" w:rsidRPr="007A4AFC" w:rsidRDefault="00BB4D4A">
      <w:pPr>
        <w:spacing w:line="276" w:lineRule="auto"/>
        <w:ind w:right="402"/>
        <w:rPr>
          <w:iCs/>
          <w:color w:val="000000" w:themeColor="text1"/>
          <w:szCs w:val="24"/>
          <w:lang w:val="fr-ML"/>
          <w:rPrChange w:id="2448" w:author="Dr Mamadou SANOGO" w:date="2023-10-25T18:15:00Z">
            <w:rPr>
              <w:iCs/>
              <w:color w:val="00B050"/>
              <w:szCs w:val="24"/>
              <w:lang w:val="fr-ML"/>
            </w:rPr>
          </w:rPrChange>
        </w:rPr>
        <w:pPrChange w:id="2449" w:author="Dr Mamadou SANOGO" w:date="2023-10-27T13:48:00Z">
          <w:pPr>
            <w:spacing w:line="360" w:lineRule="auto"/>
            <w:ind w:right="402"/>
          </w:pPr>
        </w:pPrChange>
      </w:pPr>
      <w:bookmarkStart w:id="2450" w:name="_Toc145944518"/>
      <w:r w:rsidRPr="007A4AFC">
        <w:rPr>
          <w:b/>
          <w:bCs/>
          <w:iCs/>
          <w:color w:val="000000" w:themeColor="text1"/>
          <w:szCs w:val="24"/>
          <w:rPrChange w:id="2451" w:author="Dr Mamadou SANOGO" w:date="2023-10-25T18:15:00Z">
            <w:rPr>
              <w:b/>
              <w:bCs/>
              <w:iCs/>
              <w:color w:val="00B050"/>
              <w:szCs w:val="24"/>
            </w:rPr>
          </w:rPrChange>
        </w:rPr>
        <w:t>Annexe n°</w:t>
      </w:r>
      <w:ins w:id="2452" w:author="Cauris Cosmetics" w:date="2023-10-25T14:49:00Z">
        <w:r w:rsidR="004974D8">
          <w:rPr>
            <w:b/>
            <w:bCs/>
            <w:iCs/>
            <w:color w:val="000000" w:themeColor="text1"/>
            <w:szCs w:val="24"/>
          </w:rPr>
          <w:t>0</w:t>
        </w:r>
      </w:ins>
      <w:r w:rsidRPr="007A4AFC">
        <w:rPr>
          <w:b/>
          <w:bCs/>
          <w:iCs/>
          <w:color w:val="000000" w:themeColor="text1"/>
          <w:szCs w:val="24"/>
          <w:rPrChange w:id="2453" w:author="Dr Mamadou SANOGO" w:date="2023-10-25T18:15:00Z">
            <w:rPr>
              <w:b/>
              <w:bCs/>
              <w:iCs/>
              <w:color w:val="00B050"/>
              <w:szCs w:val="24"/>
            </w:rPr>
          </w:rPrChange>
        </w:rPr>
        <w:t>1</w:t>
      </w:r>
      <w:ins w:id="2454" w:author="Cauris Cosmetics" w:date="2023-10-25T14:48:00Z">
        <w:r w:rsidR="004974D8">
          <w:rPr>
            <w:b/>
            <w:bCs/>
            <w:iCs/>
            <w:color w:val="000000" w:themeColor="text1"/>
            <w:szCs w:val="24"/>
          </w:rPr>
          <w:t>8</w:t>
        </w:r>
      </w:ins>
      <w:del w:id="2455" w:author="Cauris Cosmetics" w:date="2023-10-25T14:48:00Z">
        <w:r w:rsidRPr="007A4AFC" w:rsidDel="004974D8">
          <w:rPr>
            <w:b/>
            <w:bCs/>
            <w:iCs/>
            <w:color w:val="000000" w:themeColor="text1"/>
            <w:szCs w:val="24"/>
            <w:rPrChange w:id="2456" w:author="Dr Mamadou SANOGO" w:date="2023-10-25T18:15:00Z">
              <w:rPr>
                <w:b/>
                <w:bCs/>
                <w:iCs/>
                <w:color w:val="00B050"/>
                <w:szCs w:val="24"/>
              </w:rPr>
            </w:rPrChange>
          </w:rPr>
          <w:delText>9</w:delText>
        </w:r>
      </w:del>
      <w:r w:rsidRPr="007A4AFC">
        <w:rPr>
          <w:b/>
          <w:bCs/>
          <w:iCs/>
          <w:color w:val="000000" w:themeColor="text1"/>
          <w:szCs w:val="24"/>
          <w:rPrChange w:id="2457" w:author="Dr Mamadou SANOGO" w:date="2023-10-25T18:15:00Z">
            <w:rPr>
              <w:b/>
              <w:bCs/>
              <w:iCs/>
              <w:color w:val="00B050"/>
              <w:szCs w:val="24"/>
            </w:rPr>
          </w:rPrChange>
        </w:rPr>
        <w:t xml:space="preserve">: </w:t>
      </w:r>
      <w:r w:rsidRPr="007A4AFC">
        <w:rPr>
          <w:iCs/>
          <w:color w:val="000000" w:themeColor="text1"/>
          <w:szCs w:val="24"/>
          <w:lang w:val="fr-ML"/>
          <w:rPrChange w:id="2458" w:author="Dr Mamadou SANOGO" w:date="2023-10-25T18:15:00Z">
            <w:rPr>
              <w:iCs/>
              <w:color w:val="00B050"/>
              <w:szCs w:val="24"/>
              <w:lang w:val="fr-ML"/>
            </w:rPr>
          </w:rPrChange>
        </w:rPr>
        <w:t>Règlement intérieur.</w:t>
      </w:r>
    </w:p>
    <w:p w14:paraId="5AB254E7" w14:textId="77777777" w:rsidR="00643698" w:rsidRPr="007A4AFC" w:rsidRDefault="00643698">
      <w:pPr>
        <w:pStyle w:val="Paragraphedeliste"/>
        <w:numPr>
          <w:ilvl w:val="1"/>
          <w:numId w:val="26"/>
        </w:numPr>
        <w:spacing w:line="276" w:lineRule="auto"/>
        <w:rPr>
          <w:b/>
          <w:iCs/>
          <w:color w:val="000000" w:themeColor="text1"/>
        </w:rPr>
      </w:pPr>
      <w:r w:rsidRPr="007A4AFC">
        <w:rPr>
          <w:b/>
          <w:iCs/>
          <w:color w:val="000000" w:themeColor="text1"/>
          <w:szCs w:val="24"/>
        </w:rPr>
        <w:t>Résultat et Insertion professionnelle</w:t>
      </w:r>
      <w:bookmarkEnd w:id="2450"/>
    </w:p>
    <w:p w14:paraId="4F943792" w14:textId="195210C4" w:rsidR="0050424B" w:rsidRPr="007A4AFC" w:rsidRDefault="00643698">
      <w:pPr>
        <w:spacing w:line="240" w:lineRule="auto"/>
        <w:rPr>
          <w:iCs/>
          <w:color w:val="000000" w:themeColor="text1"/>
          <w:szCs w:val="24"/>
          <w:lang w:val="fr-ML"/>
        </w:rPr>
        <w:pPrChange w:id="2459" w:author="Dr Mamadou SANOGO" w:date="2023-10-27T12:13:00Z">
          <w:pPr>
            <w:spacing w:line="360" w:lineRule="auto"/>
          </w:pPr>
        </w:pPrChange>
      </w:pPr>
      <w:r w:rsidRPr="007A4AFC">
        <w:rPr>
          <w:iCs/>
          <w:color w:val="000000" w:themeColor="text1"/>
          <w:szCs w:val="24"/>
          <w:lang w:val="fr-ML"/>
        </w:rPr>
        <w:t>L’école est en phase de mise en place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t>
      </w:r>
    </w:p>
    <w:p w14:paraId="140B3145" w14:textId="77777777" w:rsidR="00643698" w:rsidRPr="007A4AFC" w:rsidRDefault="00643698">
      <w:pPr>
        <w:spacing w:line="276" w:lineRule="auto"/>
        <w:ind w:right="11"/>
        <w:rPr>
          <w:b/>
          <w:color w:val="000000" w:themeColor="text1"/>
          <w:szCs w:val="24"/>
        </w:rPr>
        <w:pPrChange w:id="2460" w:author="Dr Mamadou SANOGO" w:date="2023-10-27T13:49:00Z">
          <w:pPr>
            <w:spacing w:line="360" w:lineRule="auto"/>
            <w:ind w:right="11"/>
          </w:pPr>
        </w:pPrChange>
      </w:pPr>
      <w:bookmarkStart w:id="2461" w:name="_Toc145944519"/>
      <w:r w:rsidRPr="007A4AFC">
        <w:rPr>
          <w:b/>
          <w:color w:val="000000" w:themeColor="text1"/>
          <w:szCs w:val="24"/>
        </w:rPr>
        <w:t>Référence 1 : La formation dispose de mécanismes d’évaluation de ses résultats</w:t>
      </w:r>
      <w:bookmarkEnd w:id="2461"/>
    </w:p>
    <w:p w14:paraId="0C6DD18D" w14:textId="77777777" w:rsidR="00643698" w:rsidRPr="007A4AFC" w:rsidRDefault="00643698">
      <w:pPr>
        <w:spacing w:line="276" w:lineRule="auto"/>
        <w:ind w:right="11"/>
        <w:rPr>
          <w:b/>
          <w:i/>
          <w:iCs/>
          <w:color w:val="000000" w:themeColor="text1"/>
          <w:szCs w:val="24"/>
        </w:rPr>
        <w:pPrChange w:id="2462" w:author="Dr Mamadou SANOGO" w:date="2023-10-27T13:49:00Z">
          <w:pPr>
            <w:spacing w:line="360" w:lineRule="auto"/>
            <w:ind w:right="11"/>
          </w:pPr>
        </w:pPrChange>
      </w:pPr>
      <w:r w:rsidRPr="007A4AFC">
        <w:rPr>
          <w:b/>
          <w:i/>
          <w:iCs/>
          <w:color w:val="000000" w:themeColor="text1"/>
          <w:szCs w:val="24"/>
        </w:rPr>
        <w:t>Critère 1 : Les informations relatives aux résultats de la formation sont connues et partagées</w:t>
      </w:r>
    </w:p>
    <w:p w14:paraId="6C0CCB83" w14:textId="77777777" w:rsidR="00643698" w:rsidRPr="007A4AFC" w:rsidRDefault="00643698">
      <w:pPr>
        <w:widowControl w:val="0"/>
        <w:autoSpaceDE w:val="0"/>
        <w:autoSpaceDN w:val="0"/>
        <w:adjustRightInd w:val="0"/>
        <w:spacing w:line="276" w:lineRule="auto"/>
        <w:ind w:right="11"/>
        <w:rPr>
          <w:iCs/>
          <w:color w:val="000000" w:themeColor="text1"/>
          <w:szCs w:val="24"/>
          <w:lang w:val="fr-ML"/>
        </w:rPr>
        <w:pPrChange w:id="2463" w:author="Dr Mamadou SANOGO" w:date="2023-10-27T13:49:00Z">
          <w:pPr>
            <w:widowControl w:val="0"/>
            <w:autoSpaceDE w:val="0"/>
            <w:autoSpaceDN w:val="0"/>
            <w:adjustRightInd w:val="0"/>
            <w:spacing w:line="360" w:lineRule="auto"/>
            <w:ind w:right="11"/>
          </w:pPr>
        </w:pPrChange>
      </w:pPr>
      <w:r w:rsidRPr="007A4AFC">
        <w:rPr>
          <w:color w:val="000000" w:themeColor="text1"/>
          <w:szCs w:val="24"/>
          <w:rPrChange w:id="2464" w:author="Dr Mamadou SANOGO" w:date="2023-10-25T18:15:00Z">
            <w:rPr>
              <w:szCs w:val="24"/>
            </w:rPr>
          </w:rPrChange>
        </w:rPr>
        <w:t xml:space="preserve">Les informations relatives aux résultats de la formation à l’EPSFé sont connues et partagées lors des </w:t>
      </w:r>
      <w:r w:rsidRPr="007A4AFC">
        <w:rPr>
          <w:iCs/>
          <w:color w:val="000000" w:themeColor="text1"/>
          <w:szCs w:val="24"/>
          <w:lang w:val="fr-ML"/>
        </w:rPr>
        <w:t xml:space="preserve">ateliers de formation. </w:t>
      </w:r>
    </w:p>
    <w:p w14:paraId="2459C688" w14:textId="77777777" w:rsidR="00643698" w:rsidRPr="007A4AFC" w:rsidRDefault="00643698">
      <w:pPr>
        <w:spacing w:line="276" w:lineRule="auto"/>
        <w:ind w:right="11"/>
        <w:rPr>
          <w:b/>
          <w:i/>
          <w:iCs/>
          <w:color w:val="000000" w:themeColor="text1"/>
          <w:szCs w:val="24"/>
        </w:rPr>
        <w:pPrChange w:id="2465" w:author="Dr Mamadou SANOGO" w:date="2023-10-27T13:49:00Z">
          <w:pPr>
            <w:spacing w:line="360" w:lineRule="auto"/>
            <w:ind w:right="11"/>
          </w:pPr>
        </w:pPrChange>
      </w:pPr>
      <w:r w:rsidRPr="007A4AFC">
        <w:rPr>
          <w:b/>
          <w:i/>
          <w:iCs/>
          <w:color w:val="000000" w:themeColor="text1"/>
          <w:szCs w:val="24"/>
        </w:rPr>
        <w:t>Critère 2 : Ces résultats sont analysés et des recommandations sont formulées</w:t>
      </w:r>
    </w:p>
    <w:p w14:paraId="23221611" w14:textId="1637778B" w:rsidR="00643698" w:rsidRPr="007A4AFC" w:rsidRDefault="00643698">
      <w:pPr>
        <w:spacing w:line="276" w:lineRule="auto"/>
        <w:ind w:right="11"/>
        <w:rPr>
          <w:bCs/>
          <w:color w:val="000000" w:themeColor="text1"/>
          <w:szCs w:val="24"/>
        </w:rPr>
        <w:pPrChange w:id="2466" w:author="Dr Mamadou SANOGO" w:date="2023-10-27T13:49:00Z">
          <w:pPr>
            <w:spacing w:line="360" w:lineRule="auto"/>
            <w:ind w:right="11"/>
          </w:pPr>
        </w:pPrChange>
      </w:pPr>
      <w:r w:rsidRPr="007A4AFC">
        <w:rPr>
          <w:bCs/>
          <w:color w:val="000000" w:themeColor="text1"/>
          <w:szCs w:val="24"/>
        </w:rPr>
        <w:t>Ces résultats sont analysés et des recommandations sont formulées</w:t>
      </w:r>
      <w:del w:id="2467" w:author="Dr Mamadou SANOGO" w:date="2023-10-27T10:55:00Z">
        <w:r w:rsidRPr="007A4AFC" w:rsidDel="00614BED">
          <w:rPr>
            <w:bCs/>
            <w:color w:val="000000" w:themeColor="text1"/>
            <w:szCs w:val="24"/>
          </w:rPr>
          <w:delText xml:space="preserve"> la direction des questions académiques à travers la mise en place d’une commission de travail</w:delText>
        </w:r>
      </w:del>
      <w:r w:rsidRPr="007A4AFC">
        <w:rPr>
          <w:bCs/>
          <w:color w:val="000000" w:themeColor="text1"/>
          <w:szCs w:val="24"/>
        </w:rPr>
        <w:t>.</w:t>
      </w:r>
    </w:p>
    <w:p w14:paraId="6DB548AA" w14:textId="2FB69D7E" w:rsidR="00643698" w:rsidRPr="003A18E5" w:rsidDel="006778CD" w:rsidRDefault="00643698">
      <w:pPr>
        <w:spacing w:line="276" w:lineRule="auto"/>
        <w:rPr>
          <w:del w:id="2468" w:author="Dr Mamadou SANOGO" w:date="2023-10-27T13:59:00Z"/>
          <w:iCs/>
          <w:color w:val="000000" w:themeColor="text1"/>
          <w:szCs w:val="24"/>
          <w:rPrChange w:id="2469" w:author="Dr Mamadou SANOGO" w:date="2023-10-26T13:28:00Z">
            <w:rPr>
              <w:del w:id="2470" w:author="Dr Mamadou SANOGO" w:date="2023-10-27T13:59:00Z"/>
              <w:b/>
              <w:bCs/>
              <w:iCs/>
              <w:color w:val="00B050"/>
              <w:szCs w:val="24"/>
            </w:rPr>
          </w:rPrChange>
        </w:rPr>
      </w:pPr>
      <w:r w:rsidRPr="007A4AFC">
        <w:rPr>
          <w:b/>
          <w:bCs/>
          <w:iCs/>
          <w:color w:val="000000" w:themeColor="text1"/>
          <w:szCs w:val="24"/>
          <w:rPrChange w:id="2471" w:author="Dr Mamadou SANOGO" w:date="2023-10-25T18:15:00Z">
            <w:rPr>
              <w:b/>
              <w:bCs/>
              <w:iCs/>
              <w:color w:val="00B050"/>
              <w:szCs w:val="24"/>
            </w:rPr>
          </w:rPrChange>
        </w:rPr>
        <w:t>Annexe n°</w:t>
      </w:r>
      <w:ins w:id="2472" w:author="Cauris Cosmetics" w:date="2023-10-25T14:49:00Z">
        <w:r w:rsidR="004974D8">
          <w:rPr>
            <w:b/>
            <w:bCs/>
            <w:iCs/>
            <w:color w:val="000000" w:themeColor="text1"/>
            <w:szCs w:val="24"/>
          </w:rPr>
          <w:t>028</w:t>
        </w:r>
      </w:ins>
      <w:del w:id="2473" w:author="Cauris Cosmetics" w:date="2023-10-25T14:49:00Z">
        <w:r w:rsidR="00BB4D4A" w:rsidRPr="007A4AFC" w:rsidDel="004974D8">
          <w:rPr>
            <w:b/>
            <w:bCs/>
            <w:iCs/>
            <w:color w:val="000000" w:themeColor="text1"/>
            <w:szCs w:val="24"/>
            <w:rPrChange w:id="2474" w:author="Dr Mamadou SANOGO" w:date="2023-10-25T18:15:00Z">
              <w:rPr>
                <w:b/>
                <w:bCs/>
                <w:iCs/>
                <w:color w:val="00B050"/>
                <w:szCs w:val="24"/>
              </w:rPr>
            </w:rPrChange>
          </w:rPr>
          <w:delText>34</w:delText>
        </w:r>
      </w:del>
      <w:r w:rsidRPr="007A4AFC">
        <w:rPr>
          <w:b/>
          <w:bCs/>
          <w:iCs/>
          <w:color w:val="000000" w:themeColor="text1"/>
          <w:szCs w:val="24"/>
          <w:rPrChange w:id="2475" w:author="Dr Mamadou SANOGO" w:date="2023-10-25T18:15:00Z">
            <w:rPr>
              <w:b/>
              <w:bCs/>
              <w:iCs/>
              <w:color w:val="00B050"/>
              <w:szCs w:val="24"/>
            </w:rPr>
          </w:rPrChange>
        </w:rPr>
        <w:t xml:space="preserve">: </w:t>
      </w:r>
      <w:r w:rsidRPr="003A18E5">
        <w:rPr>
          <w:iCs/>
          <w:color w:val="000000" w:themeColor="text1"/>
          <w:szCs w:val="24"/>
          <w:rPrChange w:id="2476" w:author="Dr Mamadou SANOGO" w:date="2023-10-26T13:28:00Z">
            <w:rPr>
              <w:b/>
              <w:bCs/>
              <w:iCs/>
              <w:color w:val="00B050"/>
              <w:szCs w:val="24"/>
            </w:rPr>
          </w:rPrChange>
        </w:rPr>
        <w:t>Rapport activités académiques</w:t>
      </w:r>
    </w:p>
    <w:p w14:paraId="5CAE0DFF" w14:textId="77777777" w:rsidR="00643698" w:rsidRPr="007A4AFC" w:rsidRDefault="00643698">
      <w:pPr>
        <w:spacing w:line="276" w:lineRule="auto"/>
        <w:rPr>
          <w:iCs/>
          <w:color w:val="000000" w:themeColor="text1"/>
          <w:sz w:val="10"/>
          <w:szCs w:val="10"/>
          <w:lang w:val="fr-ML"/>
        </w:rPr>
        <w:pPrChange w:id="2477" w:author="Dr Mamadou SANOGO" w:date="2023-10-27T13:59:00Z">
          <w:pPr>
            <w:widowControl w:val="0"/>
            <w:autoSpaceDE w:val="0"/>
            <w:autoSpaceDN w:val="0"/>
            <w:adjustRightInd w:val="0"/>
            <w:spacing w:line="240" w:lineRule="auto"/>
            <w:ind w:right="9"/>
          </w:pPr>
        </w:pPrChange>
      </w:pPr>
      <w:bookmarkStart w:id="2478" w:name="_Toc145944520"/>
    </w:p>
    <w:p w14:paraId="1C5BD58B" w14:textId="77777777" w:rsidR="00643698" w:rsidRPr="007A4AFC" w:rsidDel="00614BED" w:rsidRDefault="00643698">
      <w:pPr>
        <w:spacing w:line="276" w:lineRule="auto"/>
        <w:ind w:right="11"/>
        <w:rPr>
          <w:del w:id="2479" w:author="Dr Mamadou SANOGO" w:date="2023-10-27T10:56:00Z"/>
          <w:b/>
          <w:color w:val="000000" w:themeColor="text1"/>
          <w:szCs w:val="24"/>
        </w:rPr>
        <w:pPrChange w:id="2480" w:author="Dr Mamadou SANOGO" w:date="2023-10-27T13:49:00Z">
          <w:pPr>
            <w:spacing w:line="360" w:lineRule="auto"/>
            <w:ind w:right="11"/>
          </w:pPr>
        </w:pPrChange>
      </w:pPr>
      <w:r w:rsidRPr="007A4AFC">
        <w:rPr>
          <w:b/>
          <w:color w:val="000000" w:themeColor="text1"/>
          <w:szCs w:val="24"/>
        </w:rPr>
        <w:t>Référence 2 : La formation dispose d’une information complète sur le devenir de ses diplômés</w:t>
      </w:r>
      <w:bookmarkEnd w:id="2478"/>
    </w:p>
    <w:p w14:paraId="0A1BEA2D" w14:textId="77777777" w:rsidR="00643698" w:rsidRPr="007A4AFC" w:rsidRDefault="00643698">
      <w:pPr>
        <w:spacing w:line="276" w:lineRule="auto"/>
        <w:ind w:right="11"/>
        <w:rPr>
          <w:color w:val="000000" w:themeColor="text1"/>
          <w:lang w:val="fr-ML"/>
          <w:rPrChange w:id="2481" w:author="Dr Mamadou SANOGO" w:date="2023-10-25T18:15:00Z">
            <w:rPr>
              <w:lang w:val="fr-ML"/>
            </w:rPr>
          </w:rPrChange>
        </w:rPr>
        <w:pPrChange w:id="2482" w:author="Dr Mamadou SANOGO" w:date="2023-10-27T13:49:00Z">
          <w:pPr>
            <w:spacing w:line="360" w:lineRule="auto"/>
          </w:pPr>
        </w:pPrChange>
      </w:pPr>
    </w:p>
    <w:p w14:paraId="6BF3680F" w14:textId="77777777" w:rsidR="00643698" w:rsidRPr="007A4AFC" w:rsidRDefault="00643698">
      <w:pPr>
        <w:spacing w:line="276" w:lineRule="auto"/>
        <w:ind w:right="11"/>
        <w:rPr>
          <w:b/>
          <w:i/>
          <w:iCs/>
          <w:color w:val="000000" w:themeColor="text1"/>
          <w:szCs w:val="24"/>
        </w:rPr>
        <w:pPrChange w:id="2483" w:author="Dr Mamadou SANOGO" w:date="2023-10-27T13:49:00Z">
          <w:pPr>
            <w:spacing w:line="360" w:lineRule="auto"/>
            <w:ind w:right="11"/>
          </w:pPr>
        </w:pPrChange>
      </w:pPr>
      <w:r w:rsidRPr="007A4AFC">
        <w:rPr>
          <w:b/>
          <w:i/>
          <w:iCs/>
          <w:color w:val="000000" w:themeColor="text1"/>
          <w:szCs w:val="24"/>
        </w:rPr>
        <w:t>Critère 1 : Les modalités de recueil des données sur le devenir des diplômés sont définies et mises en œuvre</w:t>
      </w:r>
    </w:p>
    <w:p w14:paraId="3CBB53C8" w14:textId="41367125" w:rsidR="00643698" w:rsidRPr="007A4AFC" w:rsidRDefault="00643698">
      <w:pPr>
        <w:spacing w:line="276" w:lineRule="auto"/>
        <w:rPr>
          <w:iCs/>
          <w:color w:val="000000" w:themeColor="text1"/>
          <w:szCs w:val="24"/>
          <w:lang w:val="fr-ML"/>
        </w:rPr>
        <w:pPrChange w:id="2484" w:author="Dr Mamadou SANOGO" w:date="2023-10-27T13:49:00Z">
          <w:pPr>
            <w:spacing w:line="360" w:lineRule="auto"/>
          </w:pPr>
        </w:pPrChange>
      </w:pPr>
      <w:r w:rsidRPr="007A4AFC">
        <w:rPr>
          <w:iCs/>
          <w:color w:val="000000" w:themeColor="text1"/>
          <w:szCs w:val="24"/>
          <w:lang w:val="fr-ML"/>
        </w:rPr>
        <w:t>Dans le cadre de la mise en place d’un mécanisme d’analyse de l’insertion professionnelle de ses étudiants, l’EPSFé a élaboré une maquette de base de données pour ses étudiants diplômés.</w:t>
      </w:r>
      <w:bookmarkStart w:id="2485" w:name="_Hlk139658785"/>
      <w:r w:rsidRPr="007A4AFC">
        <w:rPr>
          <w:iCs/>
          <w:color w:val="000000" w:themeColor="text1"/>
          <w:szCs w:val="24"/>
          <w:lang w:val="fr-ML"/>
        </w:rPr>
        <w:t xml:space="preserve"> La direction des stages et insertion professionnelle </w:t>
      </w:r>
      <w:bookmarkEnd w:id="2485"/>
      <w:r w:rsidRPr="007A4AFC">
        <w:rPr>
          <w:iCs/>
          <w:color w:val="000000" w:themeColor="text1"/>
          <w:szCs w:val="24"/>
          <w:lang w:val="fr-ML"/>
        </w:rPr>
        <w:t xml:space="preserve">recueille régulièrement les données sur le devenir des diplômés et les associe à </w:t>
      </w:r>
      <w:ins w:id="2486" w:author="Dr Mamadou SANOGO" w:date="2023-10-27T10:57:00Z">
        <w:r w:rsidR="00614BED">
          <w:rPr>
            <w:iCs/>
            <w:color w:val="000000" w:themeColor="text1"/>
            <w:szCs w:val="24"/>
            <w:lang w:val="fr-ML"/>
          </w:rPr>
          <w:t>certaines des</w:t>
        </w:r>
      </w:ins>
      <w:del w:id="2487" w:author="Dr Mamadou SANOGO" w:date="2023-10-27T10:57:00Z">
        <w:r w:rsidRPr="007A4AFC" w:rsidDel="00614BED">
          <w:rPr>
            <w:iCs/>
            <w:color w:val="000000" w:themeColor="text1"/>
            <w:szCs w:val="24"/>
            <w:lang w:val="fr-ML"/>
          </w:rPr>
          <w:delText>des</w:delText>
        </w:r>
      </w:del>
      <w:r w:rsidRPr="007A4AFC">
        <w:rPr>
          <w:iCs/>
          <w:color w:val="000000" w:themeColor="text1"/>
          <w:szCs w:val="24"/>
          <w:lang w:val="fr-ML"/>
        </w:rPr>
        <w:t xml:space="preserve"> activités qu’organise l’institution.</w:t>
      </w:r>
    </w:p>
    <w:p w14:paraId="798A06D4" w14:textId="6964B465" w:rsidR="00643698" w:rsidRDefault="00643698" w:rsidP="0050424B">
      <w:pPr>
        <w:spacing w:line="276" w:lineRule="auto"/>
        <w:rPr>
          <w:ins w:id="2488" w:author="Dr Mamadou SANOGO" w:date="2023-10-27T13:59:00Z"/>
          <w:iCs/>
          <w:color w:val="000000" w:themeColor="text1"/>
          <w:szCs w:val="24"/>
        </w:rPr>
      </w:pPr>
      <w:r w:rsidRPr="007A4AFC">
        <w:rPr>
          <w:b/>
          <w:bCs/>
          <w:iCs/>
          <w:color w:val="000000" w:themeColor="text1"/>
          <w:szCs w:val="24"/>
          <w:rPrChange w:id="2489" w:author="Dr Mamadou SANOGO" w:date="2023-10-25T18:15:00Z">
            <w:rPr>
              <w:b/>
              <w:bCs/>
              <w:iCs/>
              <w:color w:val="00B050"/>
              <w:szCs w:val="24"/>
            </w:rPr>
          </w:rPrChange>
        </w:rPr>
        <w:t>Annexe n°</w:t>
      </w:r>
      <w:r w:rsidR="00BB4D4A" w:rsidRPr="007A4AFC">
        <w:rPr>
          <w:b/>
          <w:bCs/>
          <w:iCs/>
          <w:color w:val="000000" w:themeColor="text1"/>
          <w:szCs w:val="24"/>
          <w:rPrChange w:id="2490" w:author="Dr Mamadou SANOGO" w:date="2023-10-25T18:15:00Z">
            <w:rPr>
              <w:b/>
              <w:bCs/>
              <w:iCs/>
              <w:color w:val="00B050"/>
              <w:szCs w:val="24"/>
            </w:rPr>
          </w:rPrChange>
        </w:rPr>
        <w:t>0</w:t>
      </w:r>
      <w:ins w:id="2491" w:author="Cauris Cosmetics" w:date="2023-10-25T14:49:00Z">
        <w:r w:rsidR="004974D8">
          <w:rPr>
            <w:b/>
            <w:bCs/>
            <w:iCs/>
            <w:color w:val="000000" w:themeColor="text1"/>
            <w:szCs w:val="24"/>
          </w:rPr>
          <w:t>29</w:t>
        </w:r>
      </w:ins>
      <w:del w:id="2492" w:author="Cauris Cosmetics" w:date="2023-10-25T14:49:00Z">
        <w:r w:rsidR="00C85B44" w:rsidRPr="007A4AFC" w:rsidDel="004974D8">
          <w:rPr>
            <w:b/>
            <w:bCs/>
            <w:iCs/>
            <w:color w:val="000000" w:themeColor="text1"/>
            <w:szCs w:val="24"/>
            <w:rPrChange w:id="2493" w:author="Dr Mamadou SANOGO" w:date="2023-10-25T18:15:00Z">
              <w:rPr>
                <w:b/>
                <w:bCs/>
                <w:iCs/>
                <w:color w:val="00B050"/>
                <w:szCs w:val="24"/>
              </w:rPr>
            </w:rPrChange>
          </w:rPr>
          <w:delText>35</w:delText>
        </w:r>
      </w:del>
      <w:r w:rsidRPr="007A4AFC">
        <w:rPr>
          <w:b/>
          <w:bCs/>
          <w:iCs/>
          <w:color w:val="000000" w:themeColor="text1"/>
          <w:szCs w:val="24"/>
          <w:rPrChange w:id="2494" w:author="Dr Mamadou SANOGO" w:date="2023-10-25T18:15:00Z">
            <w:rPr>
              <w:b/>
              <w:bCs/>
              <w:iCs/>
              <w:color w:val="00B050"/>
              <w:szCs w:val="24"/>
            </w:rPr>
          </w:rPrChange>
        </w:rPr>
        <w:t xml:space="preserve">: </w:t>
      </w:r>
      <w:r w:rsidR="00BB4D4A" w:rsidRPr="003A18E5">
        <w:rPr>
          <w:iCs/>
          <w:color w:val="000000" w:themeColor="text1"/>
          <w:szCs w:val="24"/>
          <w:rPrChange w:id="2495" w:author="Dr Mamadou SANOGO" w:date="2023-10-26T13:28:00Z">
            <w:rPr>
              <w:b/>
              <w:bCs/>
              <w:iCs/>
              <w:color w:val="00B050"/>
              <w:szCs w:val="24"/>
            </w:rPr>
          </w:rPrChange>
        </w:rPr>
        <w:t>Carnet</w:t>
      </w:r>
      <w:r w:rsidRPr="003A18E5">
        <w:rPr>
          <w:iCs/>
          <w:color w:val="000000" w:themeColor="text1"/>
          <w:szCs w:val="24"/>
          <w:rPrChange w:id="2496" w:author="Dr Mamadou SANOGO" w:date="2023-10-26T13:28:00Z">
            <w:rPr>
              <w:b/>
              <w:bCs/>
              <w:iCs/>
              <w:color w:val="00B050"/>
              <w:szCs w:val="24"/>
            </w:rPr>
          </w:rPrChange>
        </w:rPr>
        <w:t xml:space="preserve"> des stages</w:t>
      </w:r>
    </w:p>
    <w:p w14:paraId="576976DC" w14:textId="77777777" w:rsidR="006778CD" w:rsidRPr="007A4AFC" w:rsidRDefault="006778CD">
      <w:pPr>
        <w:spacing w:line="276" w:lineRule="auto"/>
        <w:rPr>
          <w:i/>
          <w:iCs/>
          <w:color w:val="000000" w:themeColor="text1"/>
          <w:lang w:val="fr-ML"/>
          <w:rPrChange w:id="2497" w:author="Dr Mamadou SANOGO" w:date="2023-10-25T18:15:00Z">
            <w:rPr>
              <w:i/>
              <w:iCs/>
              <w:color w:val="00B050"/>
              <w:lang w:val="fr-ML"/>
            </w:rPr>
          </w:rPrChange>
        </w:rPr>
      </w:pPr>
    </w:p>
    <w:p w14:paraId="3F34F7CA" w14:textId="77777777" w:rsidR="00643698" w:rsidRPr="007A4AFC" w:rsidRDefault="00643698">
      <w:pPr>
        <w:spacing w:line="276" w:lineRule="auto"/>
        <w:ind w:right="11"/>
        <w:rPr>
          <w:b/>
          <w:i/>
          <w:iCs/>
          <w:color w:val="000000" w:themeColor="text1"/>
          <w:szCs w:val="24"/>
        </w:rPr>
        <w:pPrChange w:id="2498" w:author="Dr Mamadou SANOGO" w:date="2023-10-27T13:49:00Z">
          <w:pPr>
            <w:spacing w:line="360" w:lineRule="auto"/>
            <w:ind w:right="11"/>
          </w:pPr>
        </w:pPrChange>
      </w:pPr>
      <w:r w:rsidRPr="007A4AFC">
        <w:rPr>
          <w:b/>
          <w:i/>
          <w:iCs/>
          <w:color w:val="000000" w:themeColor="text1"/>
          <w:szCs w:val="24"/>
        </w:rPr>
        <w:t>Critère 2 : La formation dispose de données sur l’insertion professionnelle de ses diplômés</w:t>
      </w:r>
    </w:p>
    <w:p w14:paraId="6E12D520" w14:textId="77777777" w:rsidR="00643698" w:rsidRPr="007A4AFC" w:rsidRDefault="00643698">
      <w:pPr>
        <w:spacing w:line="276" w:lineRule="auto"/>
        <w:ind w:right="403"/>
        <w:rPr>
          <w:iCs/>
          <w:color w:val="000000" w:themeColor="text1"/>
          <w:szCs w:val="24"/>
          <w:lang w:val="fr-ML"/>
        </w:rPr>
        <w:pPrChange w:id="2499" w:author="Dr Mamadou SANOGO" w:date="2023-10-27T13:49:00Z">
          <w:pPr>
            <w:spacing w:line="360" w:lineRule="auto"/>
            <w:ind w:right="403"/>
          </w:pPr>
        </w:pPrChange>
      </w:pPr>
      <w:r w:rsidRPr="007A4AFC">
        <w:rPr>
          <w:iCs/>
          <w:color w:val="000000" w:themeColor="text1"/>
          <w:szCs w:val="24"/>
          <w:lang w:val="fr-ML"/>
        </w:rPr>
        <w:t>Dans la phase test actuelle de la mise en place du mécanisme, l’école a commencé à collecter des données sur ses diplômés existants, à titre d’expérimentation. L’EPSFé met régulièrement à jour les données sur l’insertion professionnelle de ses diplômés</w:t>
      </w:r>
    </w:p>
    <w:p w14:paraId="0DDFC5BC" w14:textId="76B54761" w:rsidR="00C85B44" w:rsidRPr="003A18E5" w:rsidRDefault="00C85B44">
      <w:pPr>
        <w:spacing w:line="276" w:lineRule="auto"/>
        <w:rPr>
          <w:i/>
          <w:iCs/>
          <w:color w:val="000000" w:themeColor="text1"/>
          <w:lang w:val="fr-ML"/>
          <w:rPrChange w:id="2500" w:author="Dr Mamadou SANOGO" w:date="2023-10-26T13:29:00Z">
            <w:rPr>
              <w:i/>
              <w:iCs/>
              <w:color w:val="00B050"/>
              <w:lang w:val="fr-ML"/>
            </w:rPr>
          </w:rPrChange>
        </w:rPr>
      </w:pPr>
      <w:r w:rsidRPr="007A4AFC">
        <w:rPr>
          <w:b/>
          <w:bCs/>
          <w:iCs/>
          <w:color w:val="000000" w:themeColor="text1"/>
          <w:szCs w:val="24"/>
          <w:rPrChange w:id="2501" w:author="Dr Mamadou SANOGO" w:date="2023-10-25T18:15:00Z">
            <w:rPr>
              <w:b/>
              <w:bCs/>
              <w:iCs/>
              <w:color w:val="00B050"/>
              <w:szCs w:val="24"/>
            </w:rPr>
          </w:rPrChange>
        </w:rPr>
        <w:t>Annexe n°0</w:t>
      </w:r>
      <w:ins w:id="2502" w:author="Cauris Cosmetics" w:date="2023-10-25T14:49:00Z">
        <w:r w:rsidR="004974D8">
          <w:rPr>
            <w:b/>
            <w:bCs/>
            <w:iCs/>
            <w:color w:val="000000" w:themeColor="text1"/>
            <w:szCs w:val="24"/>
          </w:rPr>
          <w:t>29</w:t>
        </w:r>
      </w:ins>
      <w:del w:id="2503" w:author="Cauris Cosmetics" w:date="2023-10-25T14:49:00Z">
        <w:r w:rsidRPr="007A4AFC" w:rsidDel="004974D8">
          <w:rPr>
            <w:b/>
            <w:bCs/>
            <w:iCs/>
            <w:color w:val="000000" w:themeColor="text1"/>
            <w:szCs w:val="24"/>
            <w:rPrChange w:id="2504" w:author="Dr Mamadou SANOGO" w:date="2023-10-25T18:15:00Z">
              <w:rPr>
                <w:b/>
                <w:bCs/>
                <w:iCs/>
                <w:color w:val="00B050"/>
                <w:szCs w:val="24"/>
              </w:rPr>
            </w:rPrChange>
          </w:rPr>
          <w:delText>35</w:delText>
        </w:r>
      </w:del>
      <w:r w:rsidRPr="007A4AFC">
        <w:rPr>
          <w:b/>
          <w:bCs/>
          <w:iCs/>
          <w:color w:val="000000" w:themeColor="text1"/>
          <w:szCs w:val="24"/>
          <w:rPrChange w:id="2505" w:author="Dr Mamadou SANOGO" w:date="2023-10-25T18:15:00Z">
            <w:rPr>
              <w:b/>
              <w:bCs/>
              <w:iCs/>
              <w:color w:val="00B050"/>
              <w:szCs w:val="24"/>
            </w:rPr>
          </w:rPrChange>
        </w:rPr>
        <w:t xml:space="preserve">: </w:t>
      </w:r>
      <w:r w:rsidRPr="003A18E5">
        <w:rPr>
          <w:iCs/>
          <w:color w:val="000000" w:themeColor="text1"/>
          <w:szCs w:val="24"/>
          <w:rPrChange w:id="2506" w:author="Dr Mamadou SANOGO" w:date="2023-10-26T13:29:00Z">
            <w:rPr>
              <w:b/>
              <w:bCs/>
              <w:iCs/>
              <w:color w:val="00B050"/>
              <w:szCs w:val="24"/>
            </w:rPr>
          </w:rPrChange>
        </w:rPr>
        <w:t>Carnet des stages</w:t>
      </w:r>
    </w:p>
    <w:p w14:paraId="5FC378AA" w14:textId="77777777" w:rsidR="00643698" w:rsidRPr="007A4AFC" w:rsidRDefault="00643698">
      <w:pPr>
        <w:spacing w:line="276" w:lineRule="auto"/>
        <w:ind w:right="11"/>
        <w:rPr>
          <w:b/>
          <w:i/>
          <w:iCs/>
          <w:color w:val="000000" w:themeColor="text1"/>
          <w:szCs w:val="24"/>
        </w:rPr>
        <w:pPrChange w:id="2507" w:author="Dr Mamadou SANOGO" w:date="2023-10-27T13:49:00Z">
          <w:pPr>
            <w:spacing w:line="360" w:lineRule="auto"/>
            <w:ind w:right="11"/>
          </w:pPr>
        </w:pPrChange>
      </w:pPr>
      <w:r w:rsidRPr="007A4AFC">
        <w:rPr>
          <w:b/>
          <w:i/>
          <w:iCs/>
          <w:color w:val="000000" w:themeColor="text1"/>
          <w:szCs w:val="24"/>
        </w:rPr>
        <w:t>Critère 3 : Les taux de poursuite d’études et d’insertion professionnelle sont régulièrement mis à jour et partagés</w:t>
      </w:r>
    </w:p>
    <w:p w14:paraId="68F904EC" w14:textId="77777777" w:rsidR="00643698" w:rsidRPr="007A4AFC" w:rsidRDefault="00643698">
      <w:pPr>
        <w:spacing w:line="276" w:lineRule="auto"/>
        <w:rPr>
          <w:color w:val="000000" w:themeColor="text1"/>
          <w:szCs w:val="24"/>
          <w:rPrChange w:id="2508" w:author="Dr Mamadou SANOGO" w:date="2023-10-25T18:15:00Z">
            <w:rPr>
              <w:szCs w:val="24"/>
            </w:rPr>
          </w:rPrChange>
        </w:rPr>
        <w:pPrChange w:id="2509" w:author="Dr Mamadou SANOGO" w:date="2023-10-27T13:49:00Z">
          <w:pPr>
            <w:spacing w:line="360" w:lineRule="auto"/>
          </w:pPr>
        </w:pPrChange>
      </w:pPr>
      <w:r w:rsidRPr="007A4AFC">
        <w:rPr>
          <w:color w:val="000000" w:themeColor="text1"/>
          <w:szCs w:val="24"/>
          <w:rPrChange w:id="2510" w:author="Dr Mamadou SANOGO" w:date="2023-10-25T18:15:00Z">
            <w:rPr>
              <w:szCs w:val="24"/>
            </w:rPr>
          </w:rPrChange>
        </w:rPr>
        <w:t>Une mise à jour mensuelle des différentes bases de données a été prévue, pour pouvoir avoir des données actualisées pour de meilleures analyses. Les taux de poursuite d’études et d’insertion professionnelle sont régulièrement mis à jour et partagés par la direction des stages et insertion professionnelle.</w:t>
      </w:r>
    </w:p>
    <w:p w14:paraId="5CB179C3" w14:textId="32290D8B" w:rsidR="00C85B44" w:rsidRPr="007A4AFC" w:rsidRDefault="00C85B44">
      <w:pPr>
        <w:spacing w:line="276" w:lineRule="auto"/>
        <w:rPr>
          <w:i/>
          <w:iCs/>
          <w:color w:val="000000" w:themeColor="text1"/>
          <w:lang w:val="fr-ML"/>
          <w:rPrChange w:id="2511" w:author="Dr Mamadou SANOGO" w:date="2023-10-25T18:15:00Z">
            <w:rPr>
              <w:i/>
              <w:iCs/>
              <w:color w:val="00B050"/>
              <w:lang w:val="fr-ML"/>
            </w:rPr>
          </w:rPrChange>
        </w:rPr>
      </w:pPr>
      <w:bookmarkStart w:id="2512" w:name="_Toc145944521"/>
      <w:r w:rsidRPr="007A4AFC">
        <w:rPr>
          <w:b/>
          <w:bCs/>
          <w:iCs/>
          <w:color w:val="000000" w:themeColor="text1"/>
          <w:szCs w:val="24"/>
          <w:rPrChange w:id="2513" w:author="Dr Mamadou SANOGO" w:date="2023-10-25T18:15:00Z">
            <w:rPr>
              <w:b/>
              <w:bCs/>
              <w:iCs/>
              <w:color w:val="00B050"/>
              <w:szCs w:val="24"/>
            </w:rPr>
          </w:rPrChange>
        </w:rPr>
        <w:t>Annexe n°0</w:t>
      </w:r>
      <w:ins w:id="2514" w:author="Cauris Cosmetics" w:date="2023-10-25T14:49:00Z">
        <w:r w:rsidR="004974D8">
          <w:rPr>
            <w:b/>
            <w:bCs/>
            <w:iCs/>
            <w:color w:val="000000" w:themeColor="text1"/>
            <w:szCs w:val="24"/>
          </w:rPr>
          <w:t>29</w:t>
        </w:r>
      </w:ins>
      <w:del w:id="2515" w:author="Cauris Cosmetics" w:date="2023-10-25T14:49:00Z">
        <w:r w:rsidRPr="007A4AFC" w:rsidDel="004974D8">
          <w:rPr>
            <w:b/>
            <w:bCs/>
            <w:iCs/>
            <w:color w:val="000000" w:themeColor="text1"/>
            <w:szCs w:val="24"/>
            <w:rPrChange w:id="2516" w:author="Dr Mamadou SANOGO" w:date="2023-10-25T18:15:00Z">
              <w:rPr>
                <w:b/>
                <w:bCs/>
                <w:iCs/>
                <w:color w:val="00B050"/>
                <w:szCs w:val="24"/>
              </w:rPr>
            </w:rPrChange>
          </w:rPr>
          <w:delText>35</w:delText>
        </w:r>
      </w:del>
      <w:r w:rsidRPr="007A4AFC">
        <w:rPr>
          <w:b/>
          <w:bCs/>
          <w:iCs/>
          <w:color w:val="000000" w:themeColor="text1"/>
          <w:szCs w:val="24"/>
          <w:rPrChange w:id="2517" w:author="Dr Mamadou SANOGO" w:date="2023-10-25T18:15:00Z">
            <w:rPr>
              <w:b/>
              <w:bCs/>
              <w:iCs/>
              <w:color w:val="00B050"/>
              <w:szCs w:val="24"/>
            </w:rPr>
          </w:rPrChange>
        </w:rPr>
        <w:t xml:space="preserve">: </w:t>
      </w:r>
      <w:r w:rsidRPr="003A18E5">
        <w:rPr>
          <w:iCs/>
          <w:color w:val="000000" w:themeColor="text1"/>
          <w:szCs w:val="24"/>
          <w:rPrChange w:id="2518" w:author="Dr Mamadou SANOGO" w:date="2023-10-26T13:30:00Z">
            <w:rPr>
              <w:b/>
              <w:bCs/>
              <w:iCs/>
              <w:color w:val="00B050"/>
              <w:szCs w:val="24"/>
            </w:rPr>
          </w:rPrChange>
        </w:rPr>
        <w:t>Carnet des stages</w:t>
      </w:r>
    </w:p>
    <w:p w14:paraId="64544C0C" w14:textId="77777777" w:rsidR="00643698" w:rsidRPr="007A4AFC" w:rsidRDefault="00643698">
      <w:pPr>
        <w:spacing w:line="276" w:lineRule="auto"/>
        <w:ind w:right="11"/>
        <w:rPr>
          <w:b/>
          <w:color w:val="000000" w:themeColor="text1"/>
          <w:szCs w:val="24"/>
        </w:rPr>
        <w:pPrChange w:id="2519" w:author="Dr Mamadou SANOGO" w:date="2023-10-27T13:49:00Z">
          <w:pPr>
            <w:spacing w:line="360" w:lineRule="auto"/>
            <w:ind w:right="11"/>
          </w:pPr>
        </w:pPrChange>
      </w:pPr>
      <w:r w:rsidRPr="007A4AFC">
        <w:rPr>
          <w:b/>
          <w:color w:val="000000" w:themeColor="text1"/>
          <w:szCs w:val="24"/>
        </w:rPr>
        <w:t>Référence 3 : La qualité de l’insertion et du devenir des diplômés est analysée</w:t>
      </w:r>
      <w:bookmarkEnd w:id="2512"/>
    </w:p>
    <w:p w14:paraId="10F64220" w14:textId="77777777" w:rsidR="00643698" w:rsidRPr="007A4AFC" w:rsidRDefault="00643698">
      <w:pPr>
        <w:spacing w:line="276" w:lineRule="auto"/>
        <w:ind w:right="11"/>
        <w:rPr>
          <w:b/>
          <w:i/>
          <w:iCs/>
          <w:color w:val="000000" w:themeColor="text1"/>
          <w:szCs w:val="24"/>
        </w:rPr>
        <w:pPrChange w:id="2520" w:author="Dr Mamadou SANOGO" w:date="2023-10-27T13:49:00Z">
          <w:pPr>
            <w:spacing w:line="360" w:lineRule="auto"/>
            <w:ind w:right="11"/>
          </w:pPr>
        </w:pPrChange>
      </w:pPr>
      <w:r w:rsidRPr="007A4AFC">
        <w:rPr>
          <w:b/>
          <w:i/>
          <w:iCs/>
          <w:color w:val="000000" w:themeColor="text1"/>
          <w:szCs w:val="24"/>
        </w:rPr>
        <w:t>Critère 1 : Les taux de diplômés en emploi ainsi que la durée moyenne de recherche d’emploi sont connus</w:t>
      </w:r>
    </w:p>
    <w:p w14:paraId="3035789C" w14:textId="1C3ADFBE" w:rsidR="0027496F" w:rsidRPr="007A4AFC" w:rsidRDefault="00643698">
      <w:pPr>
        <w:spacing w:line="276" w:lineRule="auto"/>
        <w:rPr>
          <w:color w:val="000000" w:themeColor="text1"/>
          <w:szCs w:val="24"/>
          <w:lang w:val="fr-ML"/>
          <w:rPrChange w:id="2521" w:author="Dr Mamadou SANOGO" w:date="2023-10-25T18:15:00Z">
            <w:rPr>
              <w:szCs w:val="24"/>
              <w:lang w:val="fr-ML"/>
            </w:rPr>
          </w:rPrChange>
        </w:rPr>
        <w:pPrChange w:id="2522" w:author="Dr Mamadou SANOGO" w:date="2023-10-27T13:49:00Z">
          <w:pPr>
            <w:spacing w:line="360" w:lineRule="auto"/>
          </w:pPr>
        </w:pPrChange>
      </w:pPr>
      <w:r w:rsidRPr="007A4AFC">
        <w:rPr>
          <w:color w:val="000000" w:themeColor="text1"/>
          <w:szCs w:val="24"/>
          <w:lang w:val="fr-ML"/>
          <w:rPrChange w:id="2523" w:author="Dr Mamadou SANOGO" w:date="2023-10-25T18:15:00Z">
            <w:rPr>
              <w:szCs w:val="24"/>
              <w:lang w:val="fr-ML"/>
            </w:rPr>
          </w:rPrChange>
        </w:rPr>
        <w:t xml:space="preserve">Le taux de diplômés en emploi est connu à travers </w:t>
      </w:r>
      <w:bookmarkStart w:id="2524" w:name="_Hlk140097603"/>
      <w:r w:rsidRPr="007A4AFC">
        <w:rPr>
          <w:color w:val="000000" w:themeColor="text1"/>
          <w:szCs w:val="24"/>
          <w:lang w:val="fr-ML"/>
          <w:rPrChange w:id="2525" w:author="Dr Mamadou SANOGO" w:date="2023-10-25T18:15:00Z">
            <w:rPr>
              <w:szCs w:val="24"/>
              <w:lang w:val="fr-ML"/>
            </w:rPr>
          </w:rPrChange>
        </w:rPr>
        <w:t>l’analyse des stages et insertion professionnelle</w:t>
      </w:r>
      <w:bookmarkEnd w:id="2524"/>
      <w:r w:rsidRPr="007A4AFC">
        <w:rPr>
          <w:color w:val="000000" w:themeColor="text1"/>
          <w:szCs w:val="24"/>
          <w:lang w:val="fr-ML"/>
          <w:rPrChange w:id="2526" w:author="Dr Mamadou SANOGO" w:date="2023-10-25T18:15:00Z">
            <w:rPr>
              <w:szCs w:val="24"/>
              <w:lang w:val="fr-ML"/>
            </w:rPr>
          </w:rPrChange>
        </w:rPr>
        <w:t xml:space="preserve"> des sortants du master en </w:t>
      </w:r>
      <w:ins w:id="2527" w:author="Dr Mamadou SANOGO" w:date="2023-10-26T13:30:00Z">
        <w:r w:rsidR="003A18E5" w:rsidRPr="0056080A">
          <w:rPr>
            <w:bCs/>
            <w:color w:val="000000" w:themeColor="text1"/>
            <w:szCs w:val="24"/>
            <w:rPrChange w:id="2528" w:author="Dr Mamadou SANOGO" w:date="2023-10-27T10:59:00Z">
              <w:rPr>
                <w:bCs/>
                <w:color w:val="C00000"/>
                <w:szCs w:val="24"/>
              </w:rPr>
            </w:rPrChange>
          </w:rPr>
          <w:t>gyn</w:t>
        </w:r>
      </w:ins>
      <w:ins w:id="2529" w:author="Dr Mamadou SANOGO" w:date="2023-10-27T10:59:00Z">
        <w:r w:rsidR="0056080A" w:rsidRPr="0056080A">
          <w:rPr>
            <w:bCs/>
            <w:color w:val="000000" w:themeColor="text1"/>
            <w:szCs w:val="24"/>
            <w:rPrChange w:id="2530" w:author="Dr Mamadou SANOGO" w:date="2023-10-27T10:59:00Z">
              <w:rPr>
                <w:bCs/>
                <w:color w:val="C00000"/>
                <w:szCs w:val="24"/>
              </w:rPr>
            </w:rPrChange>
          </w:rPr>
          <w:t>é</w:t>
        </w:r>
      </w:ins>
      <w:ins w:id="2531" w:author="Dr Mamadou SANOGO" w:date="2023-10-26T13:30:00Z">
        <w:r w:rsidR="003A18E5" w:rsidRPr="0056080A">
          <w:rPr>
            <w:bCs/>
            <w:color w:val="000000" w:themeColor="text1"/>
            <w:szCs w:val="24"/>
            <w:rPrChange w:id="2532" w:author="Dr Mamadou SANOGO" w:date="2023-10-27T10:59:00Z">
              <w:rPr>
                <w:bCs/>
                <w:color w:val="C00000"/>
                <w:szCs w:val="24"/>
              </w:rPr>
            </w:rPrChange>
          </w:rPr>
          <w:t>cologie-obst</w:t>
        </w:r>
      </w:ins>
      <w:ins w:id="2533" w:author="Dr Mamadou SANOGO" w:date="2023-10-27T10:59:00Z">
        <w:r w:rsidR="0056080A" w:rsidRPr="0056080A">
          <w:rPr>
            <w:bCs/>
            <w:color w:val="000000" w:themeColor="text1"/>
            <w:szCs w:val="24"/>
            <w:rPrChange w:id="2534" w:author="Dr Mamadou SANOGO" w:date="2023-10-27T10:59:00Z">
              <w:rPr>
                <w:bCs/>
                <w:color w:val="C00000"/>
                <w:szCs w:val="24"/>
              </w:rPr>
            </w:rPrChange>
          </w:rPr>
          <w:t>é</w:t>
        </w:r>
      </w:ins>
      <w:ins w:id="2535" w:author="Dr Mamadou SANOGO" w:date="2023-10-26T13:30:00Z">
        <w:r w:rsidR="003A18E5" w:rsidRPr="0056080A">
          <w:rPr>
            <w:bCs/>
            <w:color w:val="000000" w:themeColor="text1"/>
            <w:szCs w:val="24"/>
            <w:rPrChange w:id="2536" w:author="Dr Mamadou SANOGO" w:date="2023-10-27T10:59:00Z">
              <w:rPr>
                <w:bCs/>
                <w:color w:val="C00000"/>
                <w:szCs w:val="24"/>
              </w:rPr>
            </w:rPrChange>
          </w:rPr>
          <w:t xml:space="preserve">trique </w:t>
        </w:r>
      </w:ins>
      <w:del w:id="2537" w:author="Dr Mamadou SANOGO" w:date="2023-10-26T13:30:00Z">
        <w:r w:rsidRPr="007A4AFC" w:rsidDel="003A18E5">
          <w:rPr>
            <w:color w:val="000000" w:themeColor="text1"/>
            <w:szCs w:val="24"/>
            <w:lang w:val="fr-ML"/>
            <w:rPrChange w:id="2538" w:author="Dr Mamadou SANOGO" w:date="2023-10-25T18:15:00Z">
              <w:rPr>
                <w:szCs w:val="24"/>
                <w:lang w:val="fr-ML"/>
              </w:rPr>
            </w:rPrChange>
          </w:rPr>
          <w:delText>épidémiologie</w:delText>
        </w:r>
      </w:del>
      <w:r w:rsidRPr="007A4AFC">
        <w:rPr>
          <w:color w:val="000000" w:themeColor="text1"/>
          <w:szCs w:val="24"/>
          <w:lang w:val="fr-ML"/>
          <w:rPrChange w:id="2539" w:author="Dr Mamadou SANOGO" w:date="2023-10-25T18:15:00Z">
            <w:rPr>
              <w:szCs w:val="24"/>
              <w:lang w:val="fr-ML"/>
            </w:rPr>
          </w:rPrChange>
        </w:rPr>
        <w:t>. Par ailleurs, la durée moyenne de recherche d’emploi n’est pas connue. L’EPSFé travaille actuellement à la détermination de la durée de recherche d’emploi.</w:t>
      </w:r>
    </w:p>
    <w:p w14:paraId="1F991E16" w14:textId="62DD2379" w:rsidR="00C85B44" w:rsidRPr="007A4AFC" w:rsidRDefault="00C85B44">
      <w:pPr>
        <w:spacing w:line="276" w:lineRule="auto"/>
        <w:rPr>
          <w:i/>
          <w:iCs/>
          <w:color w:val="000000" w:themeColor="text1"/>
          <w:lang w:val="fr-ML"/>
          <w:rPrChange w:id="2540" w:author="Dr Mamadou SANOGO" w:date="2023-10-25T18:15:00Z">
            <w:rPr>
              <w:i/>
              <w:iCs/>
              <w:color w:val="00B050"/>
              <w:lang w:val="fr-ML"/>
            </w:rPr>
          </w:rPrChange>
        </w:rPr>
      </w:pPr>
      <w:r w:rsidRPr="007A4AFC">
        <w:rPr>
          <w:b/>
          <w:bCs/>
          <w:iCs/>
          <w:color w:val="000000" w:themeColor="text1"/>
          <w:szCs w:val="24"/>
          <w:rPrChange w:id="2541" w:author="Dr Mamadou SANOGO" w:date="2023-10-25T18:15:00Z">
            <w:rPr>
              <w:b/>
              <w:bCs/>
              <w:iCs/>
              <w:color w:val="00B050"/>
              <w:szCs w:val="24"/>
            </w:rPr>
          </w:rPrChange>
        </w:rPr>
        <w:t>Annexe n°0</w:t>
      </w:r>
      <w:ins w:id="2542" w:author="Cauris Cosmetics" w:date="2023-10-25T14:50:00Z">
        <w:r w:rsidR="004974D8">
          <w:rPr>
            <w:b/>
            <w:bCs/>
            <w:iCs/>
            <w:color w:val="000000" w:themeColor="text1"/>
            <w:szCs w:val="24"/>
          </w:rPr>
          <w:t>29</w:t>
        </w:r>
      </w:ins>
      <w:del w:id="2543" w:author="Cauris Cosmetics" w:date="2023-10-25T14:50:00Z">
        <w:r w:rsidRPr="007A4AFC" w:rsidDel="004974D8">
          <w:rPr>
            <w:b/>
            <w:bCs/>
            <w:iCs/>
            <w:color w:val="000000" w:themeColor="text1"/>
            <w:szCs w:val="24"/>
            <w:rPrChange w:id="2544" w:author="Dr Mamadou SANOGO" w:date="2023-10-25T18:15:00Z">
              <w:rPr>
                <w:b/>
                <w:bCs/>
                <w:iCs/>
                <w:color w:val="00B050"/>
                <w:szCs w:val="24"/>
              </w:rPr>
            </w:rPrChange>
          </w:rPr>
          <w:delText>35</w:delText>
        </w:r>
      </w:del>
      <w:r w:rsidRPr="007A4AFC">
        <w:rPr>
          <w:b/>
          <w:bCs/>
          <w:iCs/>
          <w:color w:val="000000" w:themeColor="text1"/>
          <w:szCs w:val="24"/>
          <w:rPrChange w:id="2545" w:author="Dr Mamadou SANOGO" w:date="2023-10-25T18:15:00Z">
            <w:rPr>
              <w:b/>
              <w:bCs/>
              <w:iCs/>
              <w:color w:val="00B050"/>
              <w:szCs w:val="24"/>
            </w:rPr>
          </w:rPrChange>
        </w:rPr>
        <w:t xml:space="preserve">: </w:t>
      </w:r>
      <w:r w:rsidRPr="003A18E5">
        <w:rPr>
          <w:iCs/>
          <w:color w:val="000000" w:themeColor="text1"/>
          <w:szCs w:val="24"/>
          <w:rPrChange w:id="2546" w:author="Dr Mamadou SANOGO" w:date="2023-10-26T13:31:00Z">
            <w:rPr>
              <w:b/>
              <w:bCs/>
              <w:iCs/>
              <w:color w:val="00B050"/>
              <w:szCs w:val="24"/>
            </w:rPr>
          </w:rPrChange>
        </w:rPr>
        <w:t>Carnet des stages</w:t>
      </w:r>
    </w:p>
    <w:p w14:paraId="7F710E64" w14:textId="77777777" w:rsidR="00643698" w:rsidRPr="007A4AFC" w:rsidRDefault="00643698">
      <w:pPr>
        <w:spacing w:line="276" w:lineRule="auto"/>
        <w:ind w:right="11"/>
        <w:rPr>
          <w:b/>
          <w:i/>
          <w:iCs/>
          <w:color w:val="000000" w:themeColor="text1"/>
          <w:szCs w:val="24"/>
        </w:rPr>
        <w:pPrChange w:id="2547" w:author="Dr Mamadou SANOGO" w:date="2023-10-27T13:49:00Z">
          <w:pPr>
            <w:spacing w:line="360" w:lineRule="auto"/>
            <w:ind w:right="11"/>
          </w:pPr>
        </w:pPrChange>
      </w:pPr>
      <w:r w:rsidRPr="007A4AFC">
        <w:rPr>
          <w:b/>
          <w:i/>
          <w:iCs/>
          <w:color w:val="000000" w:themeColor="text1"/>
          <w:szCs w:val="24"/>
        </w:rPr>
        <w:t>Critère 2 : Les emplois occupés par les diplômés sont analysés en termes de niveau d’emploi et de secteur d’activité</w:t>
      </w:r>
    </w:p>
    <w:p w14:paraId="2F42080B" w14:textId="77777777" w:rsidR="00643698" w:rsidRPr="007A4AFC" w:rsidRDefault="00643698">
      <w:pPr>
        <w:spacing w:line="276" w:lineRule="auto"/>
        <w:ind w:right="403"/>
        <w:rPr>
          <w:color w:val="000000" w:themeColor="text1"/>
          <w:szCs w:val="24"/>
          <w:rPrChange w:id="2548" w:author="Dr Mamadou SANOGO" w:date="2023-10-25T18:15:00Z">
            <w:rPr>
              <w:szCs w:val="24"/>
            </w:rPr>
          </w:rPrChange>
        </w:rPr>
        <w:pPrChange w:id="2549" w:author="Dr Mamadou SANOGO" w:date="2023-10-27T13:49:00Z">
          <w:pPr>
            <w:spacing w:line="360" w:lineRule="auto"/>
            <w:ind w:right="403"/>
          </w:pPr>
        </w:pPrChange>
      </w:pPr>
      <w:r w:rsidRPr="007A4AFC">
        <w:rPr>
          <w:iCs/>
          <w:color w:val="000000" w:themeColor="text1"/>
          <w:szCs w:val="24"/>
          <w:lang w:val="fr-ML"/>
        </w:rPr>
        <w:t xml:space="preserve">Des indicateurs ont été définis, et permettront de faire des analyses assez pragmatiques des données relatives aux emplois occupés par les diplômés. </w:t>
      </w:r>
      <w:r w:rsidRPr="007A4AFC">
        <w:rPr>
          <w:color w:val="000000" w:themeColor="text1"/>
          <w:szCs w:val="24"/>
          <w:rPrChange w:id="2550" w:author="Dr Mamadou SANOGO" w:date="2023-10-25T18:15:00Z">
            <w:rPr>
              <w:szCs w:val="24"/>
            </w:rPr>
          </w:rPrChange>
        </w:rPr>
        <w:t>Les emplois occupés par les diplômés sont analysés en termes de niveau d’emploi et de secteur d’activité à travers l’obtention des stages</w:t>
      </w:r>
    </w:p>
    <w:p w14:paraId="48D9B8A4" w14:textId="2C0E2B00" w:rsidR="0050424B" w:rsidRPr="006778CD" w:rsidRDefault="00C85B44">
      <w:pPr>
        <w:spacing w:line="276" w:lineRule="auto"/>
        <w:rPr>
          <w:iCs/>
          <w:color w:val="000000" w:themeColor="text1"/>
          <w:szCs w:val="24"/>
          <w:rPrChange w:id="2551" w:author="Dr Mamadou SANOGO" w:date="2023-10-27T13:59:00Z">
            <w:rPr>
              <w:i/>
              <w:iCs/>
              <w:color w:val="00B050"/>
              <w:lang w:val="fr-ML"/>
            </w:rPr>
          </w:rPrChange>
        </w:rPr>
      </w:pPr>
      <w:r w:rsidRPr="007A4AFC">
        <w:rPr>
          <w:b/>
          <w:bCs/>
          <w:iCs/>
          <w:color w:val="000000" w:themeColor="text1"/>
          <w:szCs w:val="24"/>
          <w:rPrChange w:id="2552" w:author="Dr Mamadou SANOGO" w:date="2023-10-25T18:15:00Z">
            <w:rPr>
              <w:b/>
              <w:bCs/>
              <w:iCs/>
              <w:color w:val="00B050"/>
              <w:szCs w:val="24"/>
            </w:rPr>
          </w:rPrChange>
        </w:rPr>
        <w:t>Annexe n°0</w:t>
      </w:r>
      <w:ins w:id="2553" w:author="Cauris Cosmetics" w:date="2023-10-25T14:50:00Z">
        <w:r w:rsidR="004974D8">
          <w:rPr>
            <w:b/>
            <w:bCs/>
            <w:iCs/>
            <w:color w:val="000000" w:themeColor="text1"/>
            <w:szCs w:val="24"/>
          </w:rPr>
          <w:t>29</w:t>
        </w:r>
      </w:ins>
      <w:del w:id="2554" w:author="Cauris Cosmetics" w:date="2023-10-25T14:50:00Z">
        <w:r w:rsidRPr="007A4AFC" w:rsidDel="004974D8">
          <w:rPr>
            <w:b/>
            <w:bCs/>
            <w:iCs/>
            <w:color w:val="000000" w:themeColor="text1"/>
            <w:szCs w:val="24"/>
            <w:rPrChange w:id="2555" w:author="Dr Mamadou SANOGO" w:date="2023-10-25T18:15:00Z">
              <w:rPr>
                <w:b/>
                <w:bCs/>
                <w:iCs/>
                <w:color w:val="00B050"/>
                <w:szCs w:val="24"/>
              </w:rPr>
            </w:rPrChange>
          </w:rPr>
          <w:delText>35</w:delText>
        </w:r>
      </w:del>
      <w:r w:rsidRPr="007A4AFC">
        <w:rPr>
          <w:b/>
          <w:bCs/>
          <w:iCs/>
          <w:color w:val="000000" w:themeColor="text1"/>
          <w:szCs w:val="24"/>
          <w:rPrChange w:id="2556" w:author="Dr Mamadou SANOGO" w:date="2023-10-25T18:15:00Z">
            <w:rPr>
              <w:b/>
              <w:bCs/>
              <w:iCs/>
              <w:color w:val="00B050"/>
              <w:szCs w:val="24"/>
            </w:rPr>
          </w:rPrChange>
        </w:rPr>
        <w:t xml:space="preserve">: </w:t>
      </w:r>
      <w:r w:rsidRPr="003A18E5">
        <w:rPr>
          <w:iCs/>
          <w:color w:val="000000" w:themeColor="text1"/>
          <w:szCs w:val="24"/>
          <w:rPrChange w:id="2557" w:author="Dr Mamadou SANOGO" w:date="2023-10-26T13:31:00Z">
            <w:rPr>
              <w:b/>
              <w:bCs/>
              <w:iCs/>
              <w:color w:val="00B050"/>
              <w:szCs w:val="24"/>
            </w:rPr>
          </w:rPrChange>
        </w:rPr>
        <w:t>Carnet des stages</w:t>
      </w:r>
    </w:p>
    <w:p w14:paraId="279465C3" w14:textId="77777777" w:rsidR="00643698" w:rsidRPr="007A4AFC" w:rsidRDefault="00643698">
      <w:pPr>
        <w:spacing w:line="276" w:lineRule="auto"/>
        <w:ind w:right="11"/>
        <w:rPr>
          <w:b/>
          <w:i/>
          <w:iCs/>
          <w:color w:val="000000" w:themeColor="text1"/>
          <w:szCs w:val="24"/>
        </w:rPr>
        <w:pPrChange w:id="2558" w:author="Dr Mamadou SANOGO" w:date="2023-10-27T13:49:00Z">
          <w:pPr>
            <w:spacing w:line="360" w:lineRule="auto"/>
            <w:ind w:right="11"/>
          </w:pPr>
        </w:pPrChange>
      </w:pPr>
      <w:r w:rsidRPr="007A4AFC">
        <w:rPr>
          <w:b/>
          <w:i/>
          <w:iCs/>
          <w:color w:val="000000" w:themeColor="text1"/>
          <w:szCs w:val="24"/>
        </w:rPr>
        <w:t>Critère 3 : Une enquête de satisfaction est régulièrement menée auprès des diplômés et des employeurs</w:t>
      </w:r>
    </w:p>
    <w:p w14:paraId="25C5E048" w14:textId="3DDC6A0B" w:rsidR="0027496F" w:rsidRPr="007A4AFC" w:rsidRDefault="00643698">
      <w:pPr>
        <w:spacing w:line="276" w:lineRule="auto"/>
        <w:ind w:right="403"/>
        <w:rPr>
          <w:color w:val="000000" w:themeColor="text1"/>
          <w:szCs w:val="24"/>
          <w:rPrChange w:id="2559" w:author="Dr Mamadou SANOGO" w:date="2023-10-25T18:15:00Z">
            <w:rPr>
              <w:szCs w:val="24"/>
            </w:rPr>
          </w:rPrChange>
        </w:rPr>
        <w:pPrChange w:id="2560" w:author="Dr Mamadou SANOGO" w:date="2023-10-27T13:49:00Z">
          <w:pPr>
            <w:spacing w:line="360" w:lineRule="auto"/>
            <w:ind w:right="403"/>
          </w:pPr>
        </w:pPrChange>
      </w:pPr>
      <w:del w:id="2561" w:author="Dr Mamadou SANOGO" w:date="2023-10-27T11:00:00Z">
        <w:r w:rsidRPr="007A4AFC" w:rsidDel="0056080A">
          <w:rPr>
            <w:color w:val="000000" w:themeColor="text1"/>
            <w:szCs w:val="24"/>
            <w:rPrChange w:id="2562" w:author="Dr Mamadou SANOGO" w:date="2023-10-25T18:15:00Z">
              <w:rPr>
                <w:szCs w:val="24"/>
              </w:rPr>
            </w:rPrChange>
          </w:rPr>
          <w:delText>Aucune</w:delText>
        </w:r>
      </w:del>
      <w:ins w:id="2563" w:author="Dr Mamadou SANOGO" w:date="2023-10-27T11:00:00Z">
        <w:r w:rsidR="0056080A">
          <w:rPr>
            <w:color w:val="000000" w:themeColor="text1"/>
            <w:szCs w:val="24"/>
          </w:rPr>
          <w:t>D</w:t>
        </w:r>
      </w:ins>
      <w:ins w:id="2564" w:author="Dr Mamadou SANOGO" w:date="2023-10-27T11:01:00Z">
        <w:r w:rsidR="0056080A">
          <w:rPr>
            <w:color w:val="000000" w:themeColor="text1"/>
            <w:szCs w:val="24"/>
          </w:rPr>
          <w:t>es</w:t>
        </w:r>
      </w:ins>
      <w:ins w:id="2565" w:author="Dr Mamadou SANOGO" w:date="2023-10-27T11:00:00Z">
        <w:r w:rsidR="0056080A">
          <w:rPr>
            <w:color w:val="000000" w:themeColor="text1"/>
            <w:szCs w:val="24"/>
          </w:rPr>
          <w:t xml:space="preserve"> enquête</w:t>
        </w:r>
      </w:ins>
      <w:ins w:id="2566" w:author="Dr Mamadou SANOGO" w:date="2023-10-27T11:01:00Z">
        <w:r w:rsidR="0056080A">
          <w:rPr>
            <w:color w:val="000000" w:themeColor="text1"/>
            <w:szCs w:val="24"/>
          </w:rPr>
          <w:t>s</w:t>
        </w:r>
      </w:ins>
      <w:r w:rsidRPr="007A4AFC">
        <w:rPr>
          <w:color w:val="000000" w:themeColor="text1"/>
          <w:szCs w:val="24"/>
          <w:rPrChange w:id="2567" w:author="Dr Mamadou SANOGO" w:date="2023-10-25T18:15:00Z">
            <w:rPr>
              <w:szCs w:val="24"/>
            </w:rPr>
          </w:rPrChange>
        </w:rPr>
        <w:t xml:space="preserve"> de satisfaction </w:t>
      </w:r>
      <w:ins w:id="2568" w:author="Dr Mamadou SANOGO" w:date="2023-10-27T11:01:00Z">
        <w:r w:rsidR="0056080A">
          <w:rPr>
            <w:color w:val="000000" w:themeColor="text1"/>
            <w:szCs w:val="24"/>
          </w:rPr>
          <w:t>sont</w:t>
        </w:r>
      </w:ins>
      <w:ins w:id="2569" w:author="Dr Mamadou SANOGO" w:date="2023-10-27T11:02:00Z">
        <w:r w:rsidR="0056080A">
          <w:rPr>
            <w:color w:val="000000" w:themeColor="text1"/>
            <w:szCs w:val="24"/>
          </w:rPr>
          <w:t xml:space="preserve"> souvent</w:t>
        </w:r>
      </w:ins>
      <w:del w:id="2570" w:author="Dr Mamadou SANOGO" w:date="2023-10-27T11:01:00Z">
        <w:r w:rsidRPr="007A4AFC" w:rsidDel="0056080A">
          <w:rPr>
            <w:color w:val="000000" w:themeColor="text1"/>
            <w:szCs w:val="24"/>
            <w:rPrChange w:id="2571" w:author="Dr Mamadou SANOGO" w:date="2023-10-25T18:15:00Z">
              <w:rPr>
                <w:szCs w:val="24"/>
              </w:rPr>
            </w:rPrChange>
          </w:rPr>
          <w:delText>n’a été</w:delText>
        </w:r>
      </w:del>
      <w:r w:rsidRPr="007A4AFC">
        <w:rPr>
          <w:color w:val="000000" w:themeColor="text1"/>
          <w:szCs w:val="24"/>
          <w:rPrChange w:id="2572" w:author="Dr Mamadou SANOGO" w:date="2023-10-25T18:15:00Z">
            <w:rPr>
              <w:szCs w:val="24"/>
            </w:rPr>
          </w:rPrChange>
        </w:rPr>
        <w:t xml:space="preserve"> réalisée</w:t>
      </w:r>
      <w:ins w:id="2573" w:author="Dr Mamadou SANOGO" w:date="2023-10-27T11:01:00Z">
        <w:r w:rsidR="0056080A">
          <w:rPr>
            <w:color w:val="000000" w:themeColor="text1"/>
            <w:szCs w:val="24"/>
          </w:rPr>
          <w:t>s</w:t>
        </w:r>
      </w:ins>
      <w:r w:rsidRPr="007A4AFC">
        <w:rPr>
          <w:color w:val="000000" w:themeColor="text1"/>
          <w:szCs w:val="24"/>
          <w:rPrChange w:id="2574" w:author="Dr Mamadou SANOGO" w:date="2023-10-25T18:15:00Z">
            <w:rPr>
              <w:szCs w:val="24"/>
            </w:rPr>
          </w:rPrChange>
        </w:rPr>
        <w:t xml:space="preserve"> </w:t>
      </w:r>
      <w:del w:id="2575" w:author="Dr Mamadou SANOGO" w:date="2023-10-27T11:01:00Z">
        <w:r w:rsidRPr="007A4AFC" w:rsidDel="0056080A">
          <w:rPr>
            <w:color w:val="000000" w:themeColor="text1"/>
            <w:szCs w:val="24"/>
            <w:rPrChange w:id="2576" w:author="Dr Mamadou SANOGO" w:date="2023-10-25T18:15:00Z">
              <w:rPr>
                <w:szCs w:val="24"/>
              </w:rPr>
            </w:rPrChange>
          </w:rPr>
          <w:delText xml:space="preserve">par des enquêtes </w:delText>
        </w:r>
      </w:del>
      <w:r w:rsidRPr="007A4AFC">
        <w:rPr>
          <w:color w:val="000000" w:themeColor="text1"/>
          <w:szCs w:val="24"/>
          <w:rPrChange w:id="2577" w:author="Dr Mamadou SANOGO" w:date="2023-10-25T18:15:00Z">
            <w:rPr>
              <w:szCs w:val="24"/>
            </w:rPr>
          </w:rPrChange>
        </w:rPr>
        <w:t xml:space="preserve">auprès des étudiants, </w:t>
      </w:r>
      <w:ins w:id="2578" w:author="Dr Mamadou SANOGO" w:date="2023-10-27T11:04:00Z">
        <w:r w:rsidR="00FE3B81">
          <w:rPr>
            <w:color w:val="000000" w:themeColor="text1"/>
            <w:szCs w:val="24"/>
          </w:rPr>
          <w:t xml:space="preserve">et </w:t>
        </w:r>
      </w:ins>
      <w:r w:rsidRPr="007A4AFC">
        <w:rPr>
          <w:color w:val="000000" w:themeColor="text1"/>
          <w:szCs w:val="24"/>
          <w:rPrChange w:id="2579" w:author="Dr Mamadou SANOGO" w:date="2023-10-25T18:15:00Z">
            <w:rPr>
              <w:szCs w:val="24"/>
            </w:rPr>
          </w:rPrChange>
        </w:rPr>
        <w:t>des diplômés</w:t>
      </w:r>
      <w:del w:id="2580" w:author="Dr Mamadou SANOGO" w:date="2023-10-27T11:04:00Z">
        <w:r w:rsidRPr="007A4AFC" w:rsidDel="00FE3B81">
          <w:rPr>
            <w:color w:val="000000" w:themeColor="text1"/>
            <w:szCs w:val="24"/>
            <w:rPrChange w:id="2581" w:author="Dr Mamadou SANOGO" w:date="2023-10-25T18:15:00Z">
              <w:rPr>
                <w:szCs w:val="24"/>
              </w:rPr>
            </w:rPrChange>
          </w:rPr>
          <w:delText>, des enseignants, des parents, des autorités administratives et des employés</w:delText>
        </w:r>
      </w:del>
      <w:del w:id="2582" w:author="Dr Mamadou SANOGO" w:date="2023-10-27T11:02:00Z">
        <w:r w:rsidRPr="007A4AFC" w:rsidDel="0056080A">
          <w:rPr>
            <w:color w:val="000000" w:themeColor="text1"/>
            <w:szCs w:val="24"/>
            <w:rPrChange w:id="2583" w:author="Dr Mamadou SANOGO" w:date="2023-10-25T18:15:00Z">
              <w:rPr>
                <w:szCs w:val="24"/>
              </w:rPr>
            </w:rPrChange>
          </w:rPr>
          <w:delText xml:space="preserve"> depuis la création de l’EPSFé à ce jour</w:delText>
        </w:r>
      </w:del>
      <w:r w:rsidRPr="007A4AFC">
        <w:rPr>
          <w:color w:val="000000" w:themeColor="text1"/>
          <w:szCs w:val="24"/>
          <w:rPrChange w:id="2584" w:author="Dr Mamadou SANOGO" w:date="2023-10-25T18:15:00Z">
            <w:rPr>
              <w:szCs w:val="24"/>
            </w:rPr>
          </w:rPrChange>
        </w:rPr>
        <w:t xml:space="preserve">. </w:t>
      </w:r>
      <w:ins w:id="2585" w:author="Dr Mamadou SANOGO" w:date="2023-10-27T11:02:00Z">
        <w:r w:rsidR="0056080A">
          <w:rPr>
            <w:color w:val="000000" w:themeColor="text1"/>
            <w:szCs w:val="24"/>
          </w:rPr>
          <w:t>En plus de cela, d</w:t>
        </w:r>
      </w:ins>
      <w:del w:id="2586" w:author="Dr Mamadou SANOGO" w:date="2023-10-27T11:02:00Z">
        <w:r w:rsidRPr="007A4AFC" w:rsidDel="0056080A">
          <w:rPr>
            <w:color w:val="000000" w:themeColor="text1"/>
            <w:szCs w:val="24"/>
            <w:rPrChange w:id="2587" w:author="Dr Mamadou SANOGO" w:date="2023-10-25T18:15:00Z">
              <w:rPr>
                <w:szCs w:val="24"/>
              </w:rPr>
            </w:rPrChange>
          </w:rPr>
          <w:delText>D</w:delText>
        </w:r>
      </w:del>
      <w:r w:rsidRPr="007A4AFC">
        <w:rPr>
          <w:color w:val="000000" w:themeColor="text1"/>
          <w:szCs w:val="24"/>
          <w:rPrChange w:id="2588" w:author="Dr Mamadou SANOGO" w:date="2023-10-25T18:15:00Z">
            <w:rPr>
              <w:szCs w:val="24"/>
            </w:rPr>
          </w:rPrChange>
        </w:rPr>
        <w:t>es dispositions organisationnelles sont en cours en vue de création d’une cellule d’employabilité et d’insertion professionnelle.</w:t>
      </w:r>
    </w:p>
    <w:p w14:paraId="35E17E95" w14:textId="69AB182A" w:rsidR="00FE3B81" w:rsidRPr="00A36245" w:rsidRDefault="00FE3B81">
      <w:pPr>
        <w:spacing w:line="276" w:lineRule="auto"/>
        <w:rPr>
          <w:ins w:id="2589" w:author="Dr Mamadou SANOGO" w:date="2023-10-27T11:03:00Z"/>
          <w:i/>
          <w:iCs/>
          <w:color w:val="000000" w:themeColor="text1"/>
          <w:lang w:val="fr-ML"/>
        </w:rPr>
      </w:pPr>
      <w:ins w:id="2590" w:author="Dr Mamadou SANOGO" w:date="2023-10-27T11:03:00Z">
        <w:r w:rsidRPr="00A36245">
          <w:rPr>
            <w:b/>
            <w:bCs/>
            <w:iCs/>
            <w:color w:val="000000" w:themeColor="text1"/>
            <w:szCs w:val="24"/>
          </w:rPr>
          <w:t>Annexe n°</w:t>
        </w:r>
        <w:proofErr w:type="gramStart"/>
        <w:r w:rsidRPr="00A36245">
          <w:rPr>
            <w:b/>
            <w:bCs/>
            <w:iCs/>
            <w:color w:val="000000" w:themeColor="text1"/>
            <w:szCs w:val="24"/>
          </w:rPr>
          <w:t>0</w:t>
        </w:r>
        <w:r>
          <w:rPr>
            <w:b/>
            <w:bCs/>
            <w:iCs/>
            <w:color w:val="000000" w:themeColor="text1"/>
            <w:szCs w:val="24"/>
          </w:rPr>
          <w:t>30</w:t>
        </w:r>
        <w:r w:rsidRPr="00A36245">
          <w:rPr>
            <w:b/>
            <w:bCs/>
            <w:iCs/>
            <w:color w:val="000000" w:themeColor="text1"/>
            <w:szCs w:val="24"/>
          </w:rPr>
          <w:t>:</w:t>
        </w:r>
        <w:proofErr w:type="gramEnd"/>
        <w:r w:rsidRPr="00A36245">
          <w:rPr>
            <w:b/>
            <w:bCs/>
            <w:iCs/>
            <w:color w:val="000000" w:themeColor="text1"/>
            <w:szCs w:val="24"/>
          </w:rPr>
          <w:t xml:space="preserve"> </w:t>
        </w:r>
        <w:bookmarkStart w:id="2591" w:name="_Hlk149297156"/>
        <w:r>
          <w:rPr>
            <w:iCs/>
            <w:color w:val="000000" w:themeColor="text1"/>
            <w:szCs w:val="24"/>
          </w:rPr>
          <w:t xml:space="preserve">Enquête </w:t>
        </w:r>
      </w:ins>
      <w:ins w:id="2592" w:author="Dr Mamadou SANOGO" w:date="2023-10-27T11:05:00Z">
        <w:r>
          <w:rPr>
            <w:iCs/>
            <w:color w:val="000000" w:themeColor="text1"/>
            <w:szCs w:val="24"/>
          </w:rPr>
          <w:t xml:space="preserve">auprès des étudiants et diplômés </w:t>
        </w:r>
      </w:ins>
      <w:bookmarkEnd w:id="2591"/>
    </w:p>
    <w:p w14:paraId="32473D61" w14:textId="77777777" w:rsidR="00643698" w:rsidRPr="007A4AFC" w:rsidRDefault="00643698" w:rsidP="00643698">
      <w:pPr>
        <w:spacing w:line="240" w:lineRule="auto"/>
        <w:ind w:right="402"/>
        <w:rPr>
          <w:i/>
          <w:iCs/>
          <w:color w:val="000000" w:themeColor="text1"/>
          <w:rPrChange w:id="2593" w:author="Dr Mamadou SANOGO" w:date="2023-10-25T18:15:00Z">
            <w:rPr>
              <w:i/>
              <w:iCs/>
            </w:rPr>
          </w:rPrChange>
        </w:rPr>
      </w:pPr>
    </w:p>
    <w:p w14:paraId="720A84CF" w14:textId="77777777" w:rsidR="00643698" w:rsidRPr="007A4AFC" w:rsidRDefault="00643698" w:rsidP="00643698">
      <w:pPr>
        <w:spacing w:line="240" w:lineRule="auto"/>
        <w:ind w:right="402"/>
        <w:rPr>
          <w:iCs/>
          <w:color w:val="000000" w:themeColor="text1"/>
          <w:szCs w:val="24"/>
          <w:lang w:val="fr-ML"/>
        </w:rPr>
      </w:pPr>
    </w:p>
    <w:p w14:paraId="1895F07D" w14:textId="77777777" w:rsidR="00643698" w:rsidRPr="007A4AFC" w:rsidRDefault="00643698" w:rsidP="00643698">
      <w:pPr>
        <w:widowControl w:val="0"/>
        <w:autoSpaceDE w:val="0"/>
        <w:autoSpaceDN w:val="0"/>
        <w:adjustRightInd w:val="0"/>
        <w:spacing w:line="240" w:lineRule="auto"/>
        <w:ind w:right="9"/>
        <w:rPr>
          <w:color w:val="000000" w:themeColor="text1"/>
          <w:szCs w:val="24"/>
          <w:lang w:val="fr-ML"/>
        </w:rPr>
      </w:pPr>
    </w:p>
    <w:p w14:paraId="4B37A57B" w14:textId="77777777" w:rsidR="00643698" w:rsidRPr="007A4AFC" w:rsidRDefault="00643698" w:rsidP="00643698">
      <w:pPr>
        <w:widowControl w:val="0"/>
        <w:autoSpaceDE w:val="0"/>
        <w:autoSpaceDN w:val="0"/>
        <w:adjustRightInd w:val="0"/>
        <w:spacing w:line="240" w:lineRule="auto"/>
        <w:ind w:right="9"/>
        <w:rPr>
          <w:color w:val="000000" w:themeColor="text1"/>
          <w:szCs w:val="24"/>
          <w:lang w:val="fr-ML"/>
        </w:rPr>
      </w:pPr>
    </w:p>
    <w:p w14:paraId="30D430C2" w14:textId="77777777" w:rsidR="00643698" w:rsidRPr="007A4AFC" w:rsidRDefault="00643698" w:rsidP="00643698">
      <w:pPr>
        <w:widowControl w:val="0"/>
        <w:autoSpaceDE w:val="0"/>
        <w:autoSpaceDN w:val="0"/>
        <w:adjustRightInd w:val="0"/>
        <w:spacing w:before="9" w:line="190" w:lineRule="exact"/>
        <w:ind w:right="9"/>
        <w:rPr>
          <w:color w:val="000000" w:themeColor="text1"/>
          <w:sz w:val="19"/>
          <w:szCs w:val="19"/>
          <w:rPrChange w:id="2594" w:author="Dr Mamadou SANOGO" w:date="2023-10-25T18:15:00Z">
            <w:rPr>
              <w:color w:val="000000"/>
              <w:sz w:val="19"/>
              <w:szCs w:val="19"/>
            </w:rPr>
          </w:rPrChange>
        </w:rPr>
      </w:pPr>
    </w:p>
    <w:p w14:paraId="575F4A7B" w14:textId="77777777" w:rsidR="00643698" w:rsidRPr="007A4AFC" w:rsidRDefault="00643698" w:rsidP="00643698">
      <w:pPr>
        <w:spacing w:line="240" w:lineRule="auto"/>
        <w:rPr>
          <w:color w:val="000000" w:themeColor="text1"/>
          <w:szCs w:val="24"/>
          <w:rPrChange w:id="2595" w:author="Dr Mamadou SANOGO" w:date="2023-10-25T18:15:00Z">
            <w:rPr>
              <w:color w:val="000000"/>
              <w:szCs w:val="24"/>
            </w:rPr>
          </w:rPrChange>
        </w:rPr>
      </w:pPr>
      <w:r w:rsidRPr="007A4AFC">
        <w:rPr>
          <w:color w:val="000000" w:themeColor="text1"/>
          <w:szCs w:val="24"/>
          <w:rPrChange w:id="2596" w:author="Dr Mamadou SANOGO" w:date="2023-10-25T18:15:00Z">
            <w:rPr>
              <w:color w:val="000000"/>
              <w:szCs w:val="24"/>
            </w:rPr>
          </w:rPrChange>
        </w:rPr>
        <w:br w:type="page"/>
      </w:r>
    </w:p>
    <w:p w14:paraId="7DB93FE0" w14:textId="77777777" w:rsidR="00643698" w:rsidRPr="006778CD" w:rsidRDefault="00643698">
      <w:pPr>
        <w:pStyle w:val="Titre1"/>
        <w:ind w:left="142" w:hanging="142"/>
        <w:jc w:val="left"/>
        <w:pPrChange w:id="2597" w:author="Dr Mamadou SANOGO" w:date="2023-10-27T13:59:00Z">
          <w:pPr>
            <w:pStyle w:val="Titre1"/>
          </w:pPr>
        </w:pPrChange>
      </w:pPr>
      <w:bookmarkStart w:id="2598" w:name="_Toc145944522"/>
      <w:del w:id="2599" w:author="Dr Mamadou SANOGO" w:date="2023-10-27T13:50:00Z">
        <w:r w:rsidRPr="006778CD" w:rsidDel="006778CD">
          <w:delText xml:space="preserve">IV. </w:delText>
        </w:r>
      </w:del>
      <w:bookmarkStart w:id="2600" w:name="_Toc149307388"/>
      <w:r w:rsidRPr="006778CD">
        <w:t>BILAN DES FORCES, FAIBLESSES, OPPORTUNITES ET MENACES DU PROGRAMME</w:t>
      </w:r>
      <w:bookmarkEnd w:id="2598"/>
      <w:bookmarkEnd w:id="2600"/>
    </w:p>
    <w:p w14:paraId="46D4637E" w14:textId="77777777" w:rsidR="00643698" w:rsidRPr="007A4AFC" w:rsidRDefault="00643698" w:rsidP="00643698">
      <w:pPr>
        <w:widowControl w:val="0"/>
        <w:autoSpaceDE w:val="0"/>
        <w:autoSpaceDN w:val="0"/>
        <w:adjustRightInd w:val="0"/>
        <w:spacing w:line="240" w:lineRule="auto"/>
        <w:ind w:left="119" w:right="-45"/>
        <w:rPr>
          <w:b/>
          <w:bCs/>
          <w:color w:val="000000" w:themeColor="text1"/>
          <w:sz w:val="14"/>
          <w:szCs w:val="24"/>
          <w:rPrChange w:id="2601" w:author="Dr Mamadou SANOGO" w:date="2023-10-25T18:15:00Z">
            <w:rPr>
              <w:b/>
              <w:bCs/>
              <w:sz w:val="14"/>
              <w:szCs w:val="24"/>
            </w:rPr>
          </w:rPrChange>
        </w:rPr>
      </w:pPr>
    </w:p>
    <w:tbl>
      <w:tblPr>
        <w:tblW w:w="9808" w:type="dxa"/>
        <w:tblLayout w:type="fixed"/>
        <w:tblCellMar>
          <w:left w:w="0" w:type="dxa"/>
          <w:right w:w="0" w:type="dxa"/>
        </w:tblCellMar>
        <w:tblLook w:val="0000" w:firstRow="0" w:lastRow="0" w:firstColumn="0" w:lastColumn="0" w:noHBand="0" w:noVBand="0"/>
        <w:tblPrChange w:id="2602" w:author="Dr Mamadou SANOGO" w:date="2023-10-27T13:49:00Z">
          <w:tblPr>
            <w:tblW w:w="9524" w:type="dxa"/>
            <w:tblInd w:w="110" w:type="dxa"/>
            <w:tblLayout w:type="fixed"/>
            <w:tblCellMar>
              <w:left w:w="0" w:type="dxa"/>
              <w:right w:w="0" w:type="dxa"/>
            </w:tblCellMar>
            <w:tblLook w:val="0000" w:firstRow="0" w:lastRow="0" w:firstColumn="0" w:lastColumn="0" w:noHBand="0" w:noVBand="0"/>
          </w:tblPr>
        </w:tblPrChange>
      </w:tblPr>
      <w:tblGrid>
        <w:gridCol w:w="1843"/>
        <w:gridCol w:w="3996"/>
        <w:gridCol w:w="3969"/>
        <w:tblGridChange w:id="2603">
          <w:tblGrid>
            <w:gridCol w:w="1843"/>
            <w:gridCol w:w="3825"/>
            <w:gridCol w:w="3856"/>
          </w:tblGrid>
        </w:tblGridChange>
      </w:tblGrid>
      <w:tr w:rsidR="007A4AFC" w:rsidRPr="007A4AFC" w14:paraId="473B87AC" w14:textId="77777777" w:rsidTr="006778CD">
        <w:trPr>
          <w:trHeight w:val="20"/>
          <w:trPrChange w:id="2604"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tcPrChange w:id="2605" w:author="Dr Mamadou SANOGO" w:date="2023-10-27T13:49:00Z">
              <w:tcPr>
                <w:tcW w:w="1843" w:type="dxa"/>
                <w:tcBorders>
                  <w:top w:val="single" w:sz="4" w:space="0" w:color="000000"/>
                  <w:left w:val="single" w:sz="4" w:space="0" w:color="000000"/>
                  <w:bottom w:val="single" w:sz="4" w:space="0" w:color="000000"/>
                  <w:right w:val="single" w:sz="4" w:space="0" w:color="000000"/>
                </w:tcBorders>
              </w:tcPr>
            </w:tcPrChange>
          </w:tcPr>
          <w:p w14:paraId="5CF9C0FF" w14:textId="77777777" w:rsidR="00643698" w:rsidRPr="007A4AFC" w:rsidRDefault="00643698" w:rsidP="00646F4C">
            <w:pPr>
              <w:widowControl w:val="0"/>
              <w:autoSpaceDE w:val="0"/>
              <w:autoSpaceDN w:val="0"/>
              <w:adjustRightInd w:val="0"/>
              <w:spacing w:line="240" w:lineRule="auto"/>
              <w:rPr>
                <w:b/>
                <w:color w:val="000000" w:themeColor="text1"/>
                <w:lang w:val="fr-ML"/>
                <w:rPrChange w:id="2606" w:author="Dr Mamadou SANOGO" w:date="2023-10-25T18:15:00Z">
                  <w:rPr>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2607"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746DE9E0" w14:textId="77777777" w:rsidR="00643698" w:rsidRPr="007A4AFC" w:rsidRDefault="00643698" w:rsidP="00646F4C">
            <w:pPr>
              <w:widowControl w:val="0"/>
              <w:autoSpaceDE w:val="0"/>
              <w:autoSpaceDN w:val="0"/>
              <w:adjustRightInd w:val="0"/>
              <w:spacing w:line="240" w:lineRule="auto"/>
              <w:ind w:left="100"/>
              <w:rPr>
                <w:b/>
                <w:color w:val="000000" w:themeColor="text1"/>
                <w:rPrChange w:id="2608" w:author="Dr Mamadou SANOGO" w:date="2023-10-25T18:15:00Z">
                  <w:rPr>
                    <w:b/>
                  </w:rPr>
                </w:rPrChange>
              </w:rPr>
            </w:pPr>
            <w:r w:rsidRPr="007A4AFC">
              <w:rPr>
                <w:b/>
                <w:color w:val="000000" w:themeColor="text1"/>
                <w:spacing w:val="2"/>
                <w:w w:val="103"/>
                <w:rPrChange w:id="2609" w:author="Dr Mamadou SANOGO" w:date="2023-10-25T18:15:00Z">
                  <w:rPr>
                    <w:b/>
                    <w:spacing w:val="2"/>
                    <w:w w:val="103"/>
                  </w:rPr>
                </w:rPrChange>
              </w:rPr>
              <w:t>Fo</w:t>
            </w:r>
            <w:r w:rsidRPr="007A4AFC">
              <w:rPr>
                <w:b/>
                <w:color w:val="000000" w:themeColor="text1"/>
                <w:spacing w:val="1"/>
                <w:w w:val="103"/>
                <w:rPrChange w:id="2610" w:author="Dr Mamadou SANOGO" w:date="2023-10-25T18:15:00Z">
                  <w:rPr>
                    <w:b/>
                    <w:spacing w:val="1"/>
                    <w:w w:val="103"/>
                  </w:rPr>
                </w:rPrChange>
              </w:rPr>
              <w:t>rce</w:t>
            </w:r>
            <w:r w:rsidRPr="007A4AFC">
              <w:rPr>
                <w:b/>
                <w:color w:val="000000" w:themeColor="text1"/>
                <w:w w:val="103"/>
                <w:rPrChange w:id="2611" w:author="Dr Mamadou SANOGO" w:date="2023-10-25T18:15:00Z">
                  <w:rPr>
                    <w:b/>
                    <w:w w:val="103"/>
                  </w:rPr>
                </w:rPrChange>
              </w:rPr>
              <w:t>s</w:t>
            </w:r>
          </w:p>
        </w:tc>
        <w:tc>
          <w:tcPr>
            <w:tcW w:w="3969" w:type="dxa"/>
            <w:tcBorders>
              <w:top w:val="single" w:sz="4" w:space="0" w:color="000000"/>
              <w:left w:val="single" w:sz="4" w:space="0" w:color="000000"/>
              <w:bottom w:val="single" w:sz="4" w:space="0" w:color="000000"/>
              <w:right w:val="single" w:sz="4" w:space="0" w:color="000000"/>
            </w:tcBorders>
            <w:tcPrChange w:id="2612"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37B21E27" w14:textId="77777777" w:rsidR="00643698" w:rsidRPr="007A4AFC" w:rsidRDefault="00643698" w:rsidP="00646F4C">
            <w:pPr>
              <w:widowControl w:val="0"/>
              <w:autoSpaceDE w:val="0"/>
              <w:autoSpaceDN w:val="0"/>
              <w:adjustRightInd w:val="0"/>
              <w:spacing w:line="240" w:lineRule="auto"/>
              <w:ind w:left="105"/>
              <w:rPr>
                <w:b/>
                <w:color w:val="000000" w:themeColor="text1"/>
                <w:rPrChange w:id="2613" w:author="Dr Mamadou SANOGO" w:date="2023-10-25T18:15:00Z">
                  <w:rPr>
                    <w:b/>
                  </w:rPr>
                </w:rPrChange>
              </w:rPr>
            </w:pPr>
            <w:r w:rsidRPr="007A4AFC">
              <w:rPr>
                <w:b/>
                <w:color w:val="000000" w:themeColor="text1"/>
                <w:spacing w:val="2"/>
                <w:w w:val="103"/>
                <w:rPrChange w:id="2614" w:author="Dr Mamadou SANOGO" w:date="2023-10-25T18:15:00Z">
                  <w:rPr>
                    <w:b/>
                    <w:spacing w:val="2"/>
                    <w:w w:val="103"/>
                  </w:rPr>
                </w:rPrChange>
              </w:rPr>
              <w:t>F</w:t>
            </w:r>
            <w:r w:rsidRPr="007A4AFC">
              <w:rPr>
                <w:b/>
                <w:color w:val="000000" w:themeColor="text1"/>
                <w:spacing w:val="1"/>
                <w:w w:val="103"/>
                <w:rPrChange w:id="2615" w:author="Dr Mamadou SANOGO" w:date="2023-10-25T18:15:00Z">
                  <w:rPr>
                    <w:b/>
                    <w:spacing w:val="1"/>
                    <w:w w:val="103"/>
                  </w:rPr>
                </w:rPrChange>
              </w:rPr>
              <w:t>ai</w:t>
            </w:r>
            <w:r w:rsidRPr="007A4AFC">
              <w:rPr>
                <w:b/>
                <w:color w:val="000000" w:themeColor="text1"/>
                <w:spacing w:val="2"/>
                <w:w w:val="103"/>
                <w:rPrChange w:id="2616" w:author="Dr Mamadou SANOGO" w:date="2023-10-25T18:15:00Z">
                  <w:rPr>
                    <w:b/>
                    <w:spacing w:val="2"/>
                    <w:w w:val="103"/>
                  </w:rPr>
                </w:rPrChange>
              </w:rPr>
              <w:t>b</w:t>
            </w:r>
            <w:r w:rsidRPr="007A4AFC">
              <w:rPr>
                <w:b/>
                <w:color w:val="000000" w:themeColor="text1"/>
                <w:spacing w:val="1"/>
                <w:w w:val="103"/>
                <w:rPrChange w:id="2617" w:author="Dr Mamadou SANOGO" w:date="2023-10-25T18:15:00Z">
                  <w:rPr>
                    <w:b/>
                    <w:spacing w:val="1"/>
                    <w:w w:val="103"/>
                  </w:rPr>
                </w:rPrChange>
              </w:rPr>
              <w:t>lesse</w:t>
            </w:r>
            <w:r w:rsidRPr="007A4AFC">
              <w:rPr>
                <w:b/>
                <w:color w:val="000000" w:themeColor="text1"/>
                <w:w w:val="103"/>
                <w:rPrChange w:id="2618" w:author="Dr Mamadou SANOGO" w:date="2023-10-25T18:15:00Z">
                  <w:rPr>
                    <w:b/>
                    <w:w w:val="103"/>
                  </w:rPr>
                </w:rPrChange>
              </w:rPr>
              <w:t>s</w:t>
            </w:r>
          </w:p>
        </w:tc>
      </w:tr>
      <w:tr w:rsidR="007A4AFC" w:rsidRPr="007A4AFC" w14:paraId="4D84DEC5" w14:textId="77777777" w:rsidTr="006778CD">
        <w:trPr>
          <w:trHeight w:val="20"/>
          <w:trPrChange w:id="2619"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620"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51D0B297" w14:textId="77777777" w:rsidR="00643698" w:rsidRPr="007A4AFC" w:rsidRDefault="00643698" w:rsidP="006778CD">
            <w:pPr>
              <w:widowControl w:val="0"/>
              <w:autoSpaceDE w:val="0"/>
              <w:autoSpaceDN w:val="0"/>
              <w:adjustRightInd w:val="0"/>
              <w:spacing w:line="240" w:lineRule="auto"/>
              <w:ind w:left="100" w:right="104"/>
              <w:jc w:val="left"/>
              <w:rPr>
                <w:color w:val="000000" w:themeColor="text1"/>
                <w:lang w:val="fr-ML"/>
                <w:rPrChange w:id="2621" w:author="Dr Mamadou SANOGO" w:date="2023-10-25T18:15:00Z">
                  <w:rPr>
                    <w:lang w:val="fr-ML"/>
                  </w:rPr>
                </w:rPrChange>
              </w:rPr>
            </w:pPr>
            <w:r w:rsidRPr="007A4AFC">
              <w:rPr>
                <w:color w:val="000000" w:themeColor="text1"/>
                <w:spacing w:val="2"/>
                <w:lang w:val="fr-ML"/>
                <w:rPrChange w:id="2622" w:author="Dr Mamadou SANOGO" w:date="2023-10-25T18:15:00Z">
                  <w:rPr>
                    <w:spacing w:val="2"/>
                    <w:lang w:val="fr-ML"/>
                  </w:rPr>
                </w:rPrChange>
              </w:rPr>
              <w:t>An</w:t>
            </w:r>
            <w:r w:rsidRPr="007A4AFC">
              <w:rPr>
                <w:color w:val="000000" w:themeColor="text1"/>
                <w:spacing w:val="1"/>
                <w:lang w:val="fr-ML"/>
                <w:rPrChange w:id="2623" w:author="Dr Mamadou SANOGO" w:date="2023-10-25T18:15:00Z">
                  <w:rPr>
                    <w:spacing w:val="1"/>
                    <w:lang w:val="fr-ML"/>
                  </w:rPr>
                </w:rPrChange>
              </w:rPr>
              <w:t>cra</w:t>
            </w:r>
            <w:r w:rsidRPr="007A4AFC">
              <w:rPr>
                <w:color w:val="000000" w:themeColor="text1"/>
                <w:spacing w:val="2"/>
                <w:lang w:val="fr-ML"/>
                <w:rPrChange w:id="2624" w:author="Dr Mamadou SANOGO" w:date="2023-10-25T18:15:00Z">
                  <w:rPr>
                    <w:spacing w:val="2"/>
                    <w:lang w:val="fr-ML"/>
                  </w:rPr>
                </w:rPrChange>
              </w:rPr>
              <w:t>g</w:t>
            </w:r>
            <w:r w:rsidRPr="007A4AFC">
              <w:rPr>
                <w:color w:val="000000" w:themeColor="text1"/>
                <w:lang w:val="fr-ML"/>
                <w:rPrChange w:id="2625" w:author="Dr Mamadou SANOGO" w:date="2023-10-25T18:15:00Z">
                  <w:rPr>
                    <w:lang w:val="fr-ML"/>
                  </w:rPr>
                </w:rPrChange>
              </w:rPr>
              <w:t>e</w:t>
            </w:r>
            <w:r w:rsidRPr="007A4AFC">
              <w:rPr>
                <w:color w:val="000000" w:themeColor="text1"/>
                <w:spacing w:val="23"/>
                <w:lang w:val="fr-ML"/>
                <w:rPrChange w:id="2626" w:author="Dr Mamadou SANOGO" w:date="2023-10-25T18:15:00Z">
                  <w:rPr>
                    <w:spacing w:val="23"/>
                    <w:lang w:val="fr-ML"/>
                  </w:rPr>
                </w:rPrChange>
              </w:rPr>
              <w:t xml:space="preserve"> </w:t>
            </w:r>
            <w:r w:rsidRPr="007A4AFC">
              <w:rPr>
                <w:color w:val="000000" w:themeColor="text1"/>
                <w:spacing w:val="2"/>
                <w:lang w:val="fr-ML"/>
                <w:rPrChange w:id="2627" w:author="Dr Mamadou SANOGO" w:date="2023-10-25T18:15:00Z">
                  <w:rPr>
                    <w:spacing w:val="2"/>
                    <w:lang w:val="fr-ML"/>
                  </w:rPr>
                </w:rPrChange>
              </w:rPr>
              <w:t>d</w:t>
            </w:r>
            <w:r w:rsidRPr="007A4AFC">
              <w:rPr>
                <w:color w:val="000000" w:themeColor="text1"/>
                <w:lang w:val="fr-ML"/>
                <w:rPrChange w:id="2628" w:author="Dr Mamadou SANOGO" w:date="2023-10-25T18:15:00Z">
                  <w:rPr>
                    <w:lang w:val="fr-ML"/>
                  </w:rPr>
                </w:rPrChange>
              </w:rPr>
              <w:t>u</w:t>
            </w:r>
            <w:r w:rsidRPr="007A4AFC">
              <w:rPr>
                <w:color w:val="000000" w:themeColor="text1"/>
                <w:spacing w:val="10"/>
                <w:lang w:val="fr-ML"/>
                <w:rPrChange w:id="2629" w:author="Dr Mamadou SANOGO" w:date="2023-10-25T18:15:00Z">
                  <w:rPr>
                    <w:spacing w:val="10"/>
                    <w:lang w:val="fr-ML"/>
                  </w:rPr>
                </w:rPrChange>
              </w:rPr>
              <w:t xml:space="preserve"> </w:t>
            </w:r>
            <w:r w:rsidRPr="007A4AFC">
              <w:rPr>
                <w:color w:val="000000" w:themeColor="text1"/>
                <w:spacing w:val="1"/>
                <w:w w:val="103"/>
                <w:lang w:val="fr-ML"/>
                <w:rPrChange w:id="2630" w:author="Dr Mamadou SANOGO" w:date="2023-10-25T18:15:00Z">
                  <w:rPr>
                    <w:spacing w:val="1"/>
                    <w:w w:val="103"/>
                    <w:lang w:val="fr-ML"/>
                  </w:rPr>
                </w:rPrChange>
              </w:rPr>
              <w:t>c</w:t>
            </w:r>
            <w:r w:rsidRPr="007A4AFC">
              <w:rPr>
                <w:color w:val="000000" w:themeColor="text1"/>
                <w:spacing w:val="2"/>
                <w:w w:val="103"/>
                <w:lang w:val="fr-ML"/>
                <w:rPrChange w:id="2631" w:author="Dr Mamadou SANOGO" w:date="2023-10-25T18:15:00Z">
                  <w:rPr>
                    <w:spacing w:val="2"/>
                    <w:w w:val="103"/>
                    <w:lang w:val="fr-ML"/>
                  </w:rPr>
                </w:rPrChange>
              </w:rPr>
              <w:t>u</w:t>
            </w:r>
            <w:r w:rsidRPr="007A4AFC">
              <w:rPr>
                <w:color w:val="000000" w:themeColor="text1"/>
                <w:spacing w:val="1"/>
                <w:w w:val="103"/>
                <w:lang w:val="fr-ML"/>
                <w:rPrChange w:id="2632" w:author="Dr Mamadou SANOGO" w:date="2023-10-25T18:15:00Z">
                  <w:rPr>
                    <w:spacing w:val="1"/>
                    <w:w w:val="103"/>
                    <w:lang w:val="fr-ML"/>
                  </w:rPr>
                </w:rPrChange>
              </w:rPr>
              <w:t>rs</w:t>
            </w:r>
            <w:r w:rsidRPr="007A4AFC">
              <w:rPr>
                <w:color w:val="000000" w:themeColor="text1"/>
                <w:spacing w:val="2"/>
                <w:w w:val="103"/>
                <w:lang w:val="fr-ML"/>
                <w:rPrChange w:id="2633" w:author="Dr Mamadou SANOGO" w:date="2023-10-25T18:15:00Z">
                  <w:rPr>
                    <w:spacing w:val="2"/>
                    <w:w w:val="103"/>
                    <w:lang w:val="fr-ML"/>
                  </w:rPr>
                </w:rPrChange>
              </w:rPr>
              <w:t>u</w:t>
            </w:r>
            <w:r w:rsidRPr="007A4AFC">
              <w:rPr>
                <w:color w:val="000000" w:themeColor="text1"/>
                <w:w w:val="103"/>
                <w:lang w:val="fr-ML"/>
                <w:rPrChange w:id="2634" w:author="Dr Mamadou SANOGO" w:date="2023-10-25T18:15:00Z">
                  <w:rPr>
                    <w:w w:val="103"/>
                    <w:lang w:val="fr-ML"/>
                  </w:rPr>
                </w:rPrChange>
              </w:rPr>
              <w:t xml:space="preserve">s </w:t>
            </w:r>
            <w:r w:rsidRPr="007A4AFC">
              <w:rPr>
                <w:color w:val="000000" w:themeColor="text1"/>
                <w:spacing w:val="2"/>
                <w:lang w:val="fr-ML"/>
                <w:rPrChange w:id="2635" w:author="Dr Mamadou SANOGO" w:date="2023-10-25T18:15:00Z">
                  <w:rPr>
                    <w:spacing w:val="2"/>
                    <w:lang w:val="fr-ML"/>
                  </w:rPr>
                </w:rPrChange>
              </w:rPr>
              <w:t>d</w:t>
            </w:r>
            <w:r w:rsidRPr="007A4AFC">
              <w:rPr>
                <w:color w:val="000000" w:themeColor="text1"/>
                <w:spacing w:val="1"/>
                <w:lang w:val="fr-ML"/>
                <w:rPrChange w:id="2636" w:author="Dr Mamadou SANOGO" w:date="2023-10-25T18:15:00Z">
                  <w:rPr>
                    <w:spacing w:val="1"/>
                    <w:lang w:val="fr-ML"/>
                  </w:rPr>
                </w:rPrChange>
              </w:rPr>
              <w:t>a</w:t>
            </w:r>
            <w:r w:rsidRPr="007A4AFC">
              <w:rPr>
                <w:color w:val="000000" w:themeColor="text1"/>
                <w:spacing w:val="2"/>
                <w:lang w:val="fr-ML"/>
                <w:rPrChange w:id="2637" w:author="Dr Mamadou SANOGO" w:date="2023-10-25T18:15:00Z">
                  <w:rPr>
                    <w:spacing w:val="2"/>
                    <w:lang w:val="fr-ML"/>
                  </w:rPr>
                </w:rPrChange>
              </w:rPr>
              <w:t>n</w:t>
            </w:r>
            <w:r w:rsidRPr="007A4AFC">
              <w:rPr>
                <w:color w:val="000000" w:themeColor="text1"/>
                <w:lang w:val="fr-ML"/>
                <w:rPrChange w:id="2638" w:author="Dr Mamadou SANOGO" w:date="2023-10-25T18:15:00Z">
                  <w:rPr>
                    <w:lang w:val="fr-ML"/>
                  </w:rPr>
                </w:rPrChange>
              </w:rPr>
              <w:t>s</w:t>
            </w:r>
            <w:r w:rsidRPr="007A4AFC">
              <w:rPr>
                <w:color w:val="000000" w:themeColor="text1"/>
                <w:spacing w:val="14"/>
                <w:lang w:val="fr-ML"/>
                <w:rPrChange w:id="2639" w:author="Dr Mamadou SANOGO" w:date="2023-10-25T18:15:00Z">
                  <w:rPr>
                    <w:spacing w:val="14"/>
                    <w:lang w:val="fr-ML"/>
                  </w:rPr>
                </w:rPrChange>
              </w:rPr>
              <w:t xml:space="preserve"> </w:t>
            </w:r>
            <w:r w:rsidRPr="007A4AFC">
              <w:rPr>
                <w:color w:val="000000" w:themeColor="text1"/>
                <w:spacing w:val="1"/>
                <w:lang w:val="fr-ML"/>
                <w:rPrChange w:id="2640" w:author="Dr Mamadou SANOGO" w:date="2023-10-25T18:15:00Z">
                  <w:rPr>
                    <w:spacing w:val="1"/>
                    <w:lang w:val="fr-ML"/>
                  </w:rPr>
                </w:rPrChange>
              </w:rPr>
              <w:t>s</w:t>
            </w:r>
            <w:r w:rsidRPr="007A4AFC">
              <w:rPr>
                <w:color w:val="000000" w:themeColor="text1"/>
                <w:spacing w:val="2"/>
                <w:lang w:val="fr-ML"/>
                <w:rPrChange w:id="2641" w:author="Dr Mamadou SANOGO" w:date="2023-10-25T18:15:00Z">
                  <w:rPr>
                    <w:spacing w:val="2"/>
                    <w:lang w:val="fr-ML"/>
                  </w:rPr>
                </w:rPrChange>
              </w:rPr>
              <w:t>o</w:t>
            </w:r>
            <w:r w:rsidRPr="007A4AFC">
              <w:rPr>
                <w:color w:val="000000" w:themeColor="text1"/>
                <w:lang w:val="fr-ML"/>
                <w:rPrChange w:id="2642" w:author="Dr Mamadou SANOGO" w:date="2023-10-25T18:15:00Z">
                  <w:rPr>
                    <w:lang w:val="fr-ML"/>
                  </w:rPr>
                </w:rPrChange>
              </w:rPr>
              <w:t>n</w:t>
            </w:r>
            <w:r w:rsidRPr="007A4AFC">
              <w:rPr>
                <w:color w:val="000000" w:themeColor="text1"/>
                <w:spacing w:val="12"/>
                <w:lang w:val="fr-ML"/>
                <w:rPrChange w:id="2643" w:author="Dr Mamadou SANOGO" w:date="2023-10-25T18:15:00Z">
                  <w:rPr>
                    <w:spacing w:val="12"/>
                    <w:lang w:val="fr-ML"/>
                  </w:rPr>
                </w:rPrChange>
              </w:rPr>
              <w:t xml:space="preserve"> </w:t>
            </w:r>
            <w:r w:rsidRPr="007A4AFC">
              <w:rPr>
                <w:color w:val="000000" w:themeColor="text1"/>
                <w:spacing w:val="1"/>
                <w:w w:val="103"/>
                <w:lang w:val="fr-ML"/>
                <w:rPrChange w:id="2644" w:author="Dr Mamadou SANOGO" w:date="2023-10-25T18:15:00Z">
                  <w:rPr>
                    <w:spacing w:val="1"/>
                    <w:w w:val="103"/>
                    <w:lang w:val="fr-ML"/>
                  </w:rPr>
                </w:rPrChange>
              </w:rPr>
              <w:t>c</w:t>
            </w:r>
            <w:r w:rsidRPr="007A4AFC">
              <w:rPr>
                <w:color w:val="000000" w:themeColor="text1"/>
                <w:spacing w:val="2"/>
                <w:w w:val="103"/>
                <w:lang w:val="fr-ML"/>
                <w:rPrChange w:id="2645" w:author="Dr Mamadou SANOGO" w:date="2023-10-25T18:15:00Z">
                  <w:rPr>
                    <w:spacing w:val="2"/>
                    <w:w w:val="103"/>
                    <w:lang w:val="fr-ML"/>
                  </w:rPr>
                </w:rPrChange>
              </w:rPr>
              <w:t>on</w:t>
            </w:r>
            <w:r w:rsidRPr="007A4AFC">
              <w:rPr>
                <w:color w:val="000000" w:themeColor="text1"/>
                <w:spacing w:val="1"/>
                <w:w w:val="103"/>
                <w:lang w:val="fr-ML"/>
                <w:rPrChange w:id="2646" w:author="Dr Mamadou SANOGO" w:date="2023-10-25T18:15:00Z">
                  <w:rPr>
                    <w:spacing w:val="1"/>
                    <w:w w:val="103"/>
                    <w:lang w:val="fr-ML"/>
                  </w:rPr>
                </w:rPrChange>
              </w:rPr>
              <w:t>te</w:t>
            </w:r>
            <w:r w:rsidRPr="007A4AFC">
              <w:rPr>
                <w:color w:val="000000" w:themeColor="text1"/>
                <w:spacing w:val="2"/>
                <w:w w:val="103"/>
                <w:lang w:val="fr-ML"/>
                <w:rPrChange w:id="2647" w:author="Dr Mamadou SANOGO" w:date="2023-10-25T18:15:00Z">
                  <w:rPr>
                    <w:spacing w:val="2"/>
                    <w:w w:val="103"/>
                    <w:lang w:val="fr-ML"/>
                  </w:rPr>
                </w:rPrChange>
              </w:rPr>
              <w:t>x</w:t>
            </w:r>
            <w:r w:rsidRPr="007A4AFC">
              <w:rPr>
                <w:color w:val="000000" w:themeColor="text1"/>
                <w:spacing w:val="1"/>
                <w:w w:val="103"/>
                <w:lang w:val="fr-ML"/>
                <w:rPrChange w:id="2648" w:author="Dr Mamadou SANOGO" w:date="2023-10-25T18:15:00Z">
                  <w:rPr>
                    <w:spacing w:val="1"/>
                    <w:w w:val="103"/>
                    <w:lang w:val="fr-ML"/>
                  </w:rPr>
                </w:rPrChange>
              </w:rPr>
              <w:t>t</w:t>
            </w:r>
            <w:r w:rsidRPr="007A4AFC">
              <w:rPr>
                <w:color w:val="000000" w:themeColor="text1"/>
                <w:w w:val="103"/>
                <w:lang w:val="fr-ML"/>
                <w:rPrChange w:id="2649" w:author="Dr Mamadou SANOGO" w:date="2023-10-25T18:15:00Z">
                  <w:rPr>
                    <w:w w:val="103"/>
                    <w:lang w:val="fr-ML"/>
                  </w:rPr>
                </w:rPrChange>
              </w:rPr>
              <w:t>e</w:t>
            </w:r>
          </w:p>
        </w:tc>
        <w:tc>
          <w:tcPr>
            <w:tcW w:w="3996" w:type="dxa"/>
            <w:tcBorders>
              <w:top w:val="single" w:sz="4" w:space="0" w:color="000000"/>
              <w:left w:val="single" w:sz="4" w:space="0" w:color="000000"/>
              <w:bottom w:val="single" w:sz="4" w:space="0" w:color="000000"/>
              <w:right w:val="single" w:sz="4" w:space="0" w:color="000000"/>
            </w:tcBorders>
            <w:tcPrChange w:id="2650"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4E603447"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651" w:author="Dr Mamadou SANOGO" w:date="2023-10-25T18:15:00Z">
                  <w:rPr>
                    <w:spacing w:val="2"/>
                    <w:lang w:val="fr-ML"/>
                  </w:rPr>
                </w:rPrChange>
              </w:rPr>
            </w:pPr>
            <w:r w:rsidRPr="007A4AFC">
              <w:rPr>
                <w:color w:val="000000" w:themeColor="text1"/>
                <w:spacing w:val="2"/>
                <w:lang w:val="fr-ML"/>
                <w:rPrChange w:id="2652" w:author="Dr Mamadou SANOGO" w:date="2023-10-25T18:15:00Z">
                  <w:rPr>
                    <w:spacing w:val="2"/>
                    <w:lang w:val="fr-ML"/>
                  </w:rPr>
                </w:rPrChange>
              </w:rPr>
              <w:t>Formation, généraliste, pluridisciplinaire</w:t>
            </w:r>
          </w:p>
          <w:p w14:paraId="5BC2776F" w14:textId="77777777" w:rsidR="00643698" w:rsidRPr="007A4AFC" w:rsidRDefault="00643698" w:rsidP="006778CD">
            <w:pPr>
              <w:widowControl w:val="0"/>
              <w:numPr>
                <w:ilvl w:val="0"/>
                <w:numId w:val="11"/>
              </w:numPr>
              <w:tabs>
                <w:tab w:val="left" w:pos="180"/>
                <w:tab w:val="left" w:pos="440"/>
              </w:tabs>
              <w:autoSpaceDE w:val="0"/>
              <w:autoSpaceDN w:val="0"/>
              <w:adjustRightInd w:val="0"/>
              <w:spacing w:line="240" w:lineRule="auto"/>
              <w:ind w:left="180" w:right="102" w:hanging="142"/>
              <w:jc w:val="left"/>
              <w:rPr>
                <w:color w:val="000000" w:themeColor="text1"/>
                <w:spacing w:val="2"/>
                <w:lang w:val="fr-ML"/>
                <w:rPrChange w:id="2653" w:author="Dr Mamadou SANOGO" w:date="2023-10-25T18:15:00Z">
                  <w:rPr>
                    <w:spacing w:val="2"/>
                    <w:lang w:val="fr-ML"/>
                  </w:rPr>
                </w:rPrChange>
              </w:rPr>
            </w:pPr>
            <w:r w:rsidRPr="007A4AFC">
              <w:rPr>
                <w:color w:val="000000" w:themeColor="text1"/>
                <w:spacing w:val="2"/>
                <w:lang w:val="fr-ML"/>
                <w:rPrChange w:id="2654" w:author="Dr Mamadou SANOGO" w:date="2023-10-25T18:15:00Z">
                  <w:rPr>
                    <w:spacing w:val="2"/>
                    <w:lang w:val="fr-ML"/>
                  </w:rPr>
                </w:rPrChange>
              </w:rPr>
              <w:t>Equipe d’enseignement et de recherche performante</w:t>
            </w:r>
          </w:p>
        </w:tc>
        <w:tc>
          <w:tcPr>
            <w:tcW w:w="3969" w:type="dxa"/>
            <w:tcBorders>
              <w:top w:val="single" w:sz="4" w:space="0" w:color="000000"/>
              <w:left w:val="single" w:sz="4" w:space="0" w:color="000000"/>
              <w:bottom w:val="single" w:sz="4" w:space="0" w:color="000000"/>
              <w:right w:val="single" w:sz="4" w:space="0" w:color="000000"/>
            </w:tcBorders>
            <w:tcPrChange w:id="2655"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4E6CCFE4"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656" w:author="Dr Mamadou SANOGO" w:date="2023-10-25T18:15:00Z">
                  <w:rPr>
                    <w:spacing w:val="2"/>
                    <w:lang w:val="fr-ML"/>
                  </w:rPr>
                </w:rPrChange>
              </w:rPr>
            </w:pPr>
            <w:r w:rsidRPr="007A4AFC">
              <w:rPr>
                <w:color w:val="000000" w:themeColor="text1"/>
                <w:spacing w:val="2"/>
                <w:lang w:val="fr-ML"/>
                <w:rPrChange w:id="2657" w:author="Dr Mamadou SANOGO" w:date="2023-10-25T18:15:00Z">
                  <w:rPr>
                    <w:spacing w:val="2"/>
                    <w:lang w:val="fr-ML"/>
                  </w:rPr>
                </w:rPrChange>
              </w:rPr>
              <w:t>Attractivité faible pour les étudiants étrangers</w:t>
            </w:r>
          </w:p>
          <w:p w14:paraId="3F702D41" w14:textId="34F56992"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658" w:author="Dr Mamadou SANOGO" w:date="2023-10-25T18:15:00Z">
                  <w:rPr>
                    <w:spacing w:val="2"/>
                    <w:lang w:val="fr-ML"/>
                  </w:rPr>
                </w:rPrChange>
              </w:rPr>
            </w:pPr>
            <w:r w:rsidRPr="007A4AFC">
              <w:rPr>
                <w:color w:val="000000" w:themeColor="text1"/>
                <w:spacing w:val="2"/>
                <w:lang w:val="fr-ML"/>
                <w:rPrChange w:id="2659" w:author="Dr Mamadou SANOGO" w:date="2023-10-25T18:15:00Z">
                  <w:rPr>
                    <w:spacing w:val="2"/>
                    <w:lang w:val="fr-ML"/>
                  </w:rPr>
                </w:rPrChange>
              </w:rPr>
              <w:t>Manque de profilage clair du Master en</w:t>
            </w:r>
            <w:ins w:id="2660" w:author="Dr Mamadou SANOGO" w:date="2023-10-26T13:32:00Z">
              <w:r w:rsidR="003A18E5">
                <w:rPr>
                  <w:color w:val="000000" w:themeColor="text1"/>
                  <w:spacing w:val="2"/>
                  <w:lang w:val="fr-ML"/>
                </w:rPr>
                <w:t xml:space="preserve"> </w:t>
              </w:r>
            </w:ins>
            <w:ins w:id="2661" w:author="Dr Mamadou SANOGO" w:date="2023-10-27T11:03:00Z">
              <w:r w:rsidR="00FE3B81" w:rsidRPr="00A36245">
                <w:rPr>
                  <w:bCs/>
                  <w:color w:val="000000" w:themeColor="text1"/>
                  <w:szCs w:val="24"/>
                </w:rPr>
                <w:t>gynécologie-obstétrique</w:t>
              </w:r>
            </w:ins>
            <w:del w:id="2662" w:author="Dr Mamadou SANOGO" w:date="2023-10-26T13:32:00Z">
              <w:r w:rsidRPr="007A4AFC" w:rsidDel="003A18E5">
                <w:rPr>
                  <w:color w:val="000000" w:themeColor="text1"/>
                  <w:spacing w:val="2"/>
                  <w:lang w:val="fr-ML"/>
                  <w:rPrChange w:id="2663" w:author="Dr Mamadou SANOGO" w:date="2023-10-25T18:15:00Z">
                    <w:rPr>
                      <w:spacing w:val="2"/>
                      <w:lang w:val="fr-ML"/>
                    </w:rPr>
                  </w:rPrChange>
                </w:rPr>
                <w:delText xml:space="preserve"> épidémiologie </w:delText>
              </w:r>
            </w:del>
          </w:p>
        </w:tc>
      </w:tr>
      <w:tr w:rsidR="007A4AFC" w:rsidRPr="007A4AFC" w14:paraId="5E3C004F" w14:textId="77777777" w:rsidTr="006778CD">
        <w:trPr>
          <w:trHeight w:val="20"/>
          <w:trPrChange w:id="2664"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665"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7D630254" w14:textId="77777777" w:rsidR="00643698" w:rsidRPr="007A4AFC" w:rsidRDefault="00643698" w:rsidP="00646F4C">
            <w:pPr>
              <w:widowControl w:val="0"/>
              <w:autoSpaceDE w:val="0"/>
              <w:autoSpaceDN w:val="0"/>
              <w:adjustRightInd w:val="0"/>
              <w:spacing w:line="240" w:lineRule="auto"/>
              <w:ind w:left="100" w:right="104"/>
              <w:rPr>
                <w:color w:val="000000" w:themeColor="text1"/>
                <w:lang w:val="fr-ML"/>
                <w:rPrChange w:id="2666" w:author="Dr Mamadou SANOGO" w:date="2023-10-25T18:15:00Z">
                  <w:rPr>
                    <w:lang w:val="fr-ML"/>
                  </w:rPr>
                </w:rPrChange>
              </w:rPr>
            </w:pPr>
            <w:r w:rsidRPr="007A4AFC">
              <w:rPr>
                <w:color w:val="000000" w:themeColor="text1"/>
                <w:spacing w:val="2"/>
                <w:lang w:val="fr-ML"/>
                <w:rPrChange w:id="2667" w:author="Dr Mamadou SANOGO" w:date="2023-10-25T18:15:00Z">
                  <w:rPr>
                    <w:spacing w:val="2"/>
                    <w:lang w:val="fr-ML"/>
                  </w:rPr>
                </w:rPrChange>
              </w:rPr>
              <w:t>Con</w:t>
            </w:r>
            <w:r w:rsidRPr="007A4AFC">
              <w:rPr>
                <w:color w:val="000000" w:themeColor="text1"/>
                <w:spacing w:val="1"/>
                <w:lang w:val="fr-ML"/>
                <w:rPrChange w:id="2668" w:author="Dr Mamadou SANOGO" w:date="2023-10-25T18:15:00Z">
                  <w:rPr>
                    <w:spacing w:val="1"/>
                    <w:lang w:val="fr-ML"/>
                  </w:rPr>
                </w:rPrChange>
              </w:rPr>
              <w:t>te</w:t>
            </w:r>
            <w:r w:rsidRPr="007A4AFC">
              <w:rPr>
                <w:color w:val="000000" w:themeColor="text1"/>
                <w:spacing w:val="2"/>
                <w:lang w:val="fr-ML"/>
                <w:rPrChange w:id="2669" w:author="Dr Mamadou SANOGO" w:date="2023-10-25T18:15:00Z">
                  <w:rPr>
                    <w:spacing w:val="2"/>
                    <w:lang w:val="fr-ML"/>
                  </w:rPr>
                </w:rPrChange>
              </w:rPr>
              <w:t>n</w:t>
            </w:r>
            <w:r w:rsidRPr="007A4AFC">
              <w:rPr>
                <w:color w:val="000000" w:themeColor="text1"/>
                <w:lang w:val="fr-ML"/>
                <w:rPrChange w:id="2670" w:author="Dr Mamadou SANOGO" w:date="2023-10-25T18:15:00Z">
                  <w:rPr>
                    <w:lang w:val="fr-ML"/>
                  </w:rPr>
                </w:rPrChange>
              </w:rPr>
              <w:t>u</w:t>
            </w:r>
            <w:r w:rsidRPr="007A4AFC">
              <w:rPr>
                <w:color w:val="000000" w:themeColor="text1"/>
                <w:spacing w:val="23"/>
                <w:lang w:val="fr-ML"/>
                <w:rPrChange w:id="2671" w:author="Dr Mamadou SANOGO" w:date="2023-10-25T18:15:00Z">
                  <w:rPr>
                    <w:spacing w:val="23"/>
                    <w:lang w:val="fr-ML"/>
                  </w:rPr>
                </w:rPrChange>
              </w:rPr>
              <w:t xml:space="preserve"> </w:t>
            </w:r>
            <w:r w:rsidRPr="007A4AFC">
              <w:rPr>
                <w:color w:val="000000" w:themeColor="text1"/>
                <w:spacing w:val="1"/>
                <w:w w:val="103"/>
                <w:lang w:val="fr-ML"/>
                <w:rPrChange w:id="2672" w:author="Dr Mamadou SANOGO" w:date="2023-10-25T18:15:00Z">
                  <w:rPr>
                    <w:spacing w:val="1"/>
                    <w:w w:val="103"/>
                    <w:lang w:val="fr-ML"/>
                  </w:rPr>
                </w:rPrChange>
              </w:rPr>
              <w:t>e</w:t>
            </w:r>
            <w:r w:rsidRPr="007A4AFC">
              <w:rPr>
                <w:color w:val="000000" w:themeColor="text1"/>
                <w:w w:val="103"/>
                <w:lang w:val="fr-ML"/>
                <w:rPrChange w:id="2673" w:author="Dr Mamadou SANOGO" w:date="2023-10-25T18:15:00Z">
                  <w:rPr>
                    <w:w w:val="103"/>
                    <w:lang w:val="fr-ML"/>
                  </w:rPr>
                </w:rPrChange>
              </w:rPr>
              <w:t xml:space="preserve">t </w:t>
            </w:r>
            <w:r w:rsidRPr="007A4AFC">
              <w:rPr>
                <w:color w:val="000000" w:themeColor="text1"/>
                <w:spacing w:val="2"/>
                <w:w w:val="103"/>
                <w:lang w:val="fr-ML"/>
                <w:rPrChange w:id="2674" w:author="Dr Mamadou SANOGO" w:date="2023-10-25T18:15:00Z">
                  <w:rPr>
                    <w:spacing w:val="2"/>
                    <w:w w:val="103"/>
                    <w:lang w:val="fr-ML"/>
                  </w:rPr>
                </w:rPrChange>
              </w:rPr>
              <w:t>o</w:t>
            </w:r>
            <w:r w:rsidRPr="007A4AFC">
              <w:rPr>
                <w:color w:val="000000" w:themeColor="text1"/>
                <w:spacing w:val="1"/>
                <w:w w:val="103"/>
                <w:lang w:val="fr-ML"/>
                <w:rPrChange w:id="2675" w:author="Dr Mamadou SANOGO" w:date="2023-10-25T18:15:00Z">
                  <w:rPr>
                    <w:spacing w:val="1"/>
                    <w:w w:val="103"/>
                    <w:lang w:val="fr-ML"/>
                  </w:rPr>
                </w:rPrChange>
              </w:rPr>
              <w:t>r</w:t>
            </w:r>
            <w:r w:rsidRPr="007A4AFC">
              <w:rPr>
                <w:color w:val="000000" w:themeColor="text1"/>
                <w:spacing w:val="2"/>
                <w:w w:val="103"/>
                <w:lang w:val="fr-ML"/>
                <w:rPrChange w:id="2676" w:author="Dr Mamadou SANOGO" w:date="2023-10-25T18:15:00Z">
                  <w:rPr>
                    <w:spacing w:val="2"/>
                    <w:w w:val="103"/>
                    <w:lang w:val="fr-ML"/>
                  </w:rPr>
                </w:rPrChange>
              </w:rPr>
              <w:t>g</w:t>
            </w:r>
            <w:r w:rsidRPr="007A4AFC">
              <w:rPr>
                <w:color w:val="000000" w:themeColor="text1"/>
                <w:spacing w:val="1"/>
                <w:w w:val="103"/>
                <w:lang w:val="fr-ML"/>
                <w:rPrChange w:id="2677" w:author="Dr Mamadou SANOGO" w:date="2023-10-25T18:15:00Z">
                  <w:rPr>
                    <w:spacing w:val="1"/>
                    <w:w w:val="103"/>
                    <w:lang w:val="fr-ML"/>
                  </w:rPr>
                </w:rPrChange>
              </w:rPr>
              <w:t>a</w:t>
            </w:r>
            <w:r w:rsidRPr="007A4AFC">
              <w:rPr>
                <w:color w:val="000000" w:themeColor="text1"/>
                <w:spacing w:val="2"/>
                <w:w w:val="103"/>
                <w:lang w:val="fr-ML"/>
                <w:rPrChange w:id="2678" w:author="Dr Mamadou SANOGO" w:date="2023-10-25T18:15:00Z">
                  <w:rPr>
                    <w:spacing w:val="2"/>
                    <w:w w:val="103"/>
                    <w:lang w:val="fr-ML"/>
                  </w:rPr>
                </w:rPrChange>
              </w:rPr>
              <w:t>n</w:t>
            </w:r>
            <w:r w:rsidRPr="007A4AFC">
              <w:rPr>
                <w:color w:val="000000" w:themeColor="text1"/>
                <w:spacing w:val="1"/>
                <w:w w:val="103"/>
                <w:lang w:val="fr-ML"/>
                <w:rPrChange w:id="2679" w:author="Dr Mamadou SANOGO" w:date="2023-10-25T18:15:00Z">
                  <w:rPr>
                    <w:spacing w:val="1"/>
                    <w:w w:val="103"/>
                    <w:lang w:val="fr-ML"/>
                  </w:rPr>
                </w:rPrChange>
              </w:rPr>
              <w:t>isati</w:t>
            </w:r>
            <w:r w:rsidRPr="007A4AFC">
              <w:rPr>
                <w:color w:val="000000" w:themeColor="text1"/>
                <w:spacing w:val="2"/>
                <w:w w:val="103"/>
                <w:lang w:val="fr-ML"/>
                <w:rPrChange w:id="2680" w:author="Dr Mamadou SANOGO" w:date="2023-10-25T18:15:00Z">
                  <w:rPr>
                    <w:spacing w:val="2"/>
                    <w:w w:val="103"/>
                    <w:lang w:val="fr-ML"/>
                  </w:rPr>
                </w:rPrChange>
              </w:rPr>
              <w:t xml:space="preserve">on </w:t>
            </w:r>
            <w:r w:rsidRPr="007A4AFC">
              <w:rPr>
                <w:color w:val="000000" w:themeColor="text1"/>
                <w:spacing w:val="2"/>
                <w:lang w:val="fr-ML"/>
                <w:rPrChange w:id="2681" w:author="Dr Mamadou SANOGO" w:date="2023-10-25T18:15:00Z">
                  <w:rPr>
                    <w:spacing w:val="2"/>
                    <w:lang w:val="fr-ML"/>
                  </w:rPr>
                </w:rPrChange>
              </w:rPr>
              <w:t>d</w:t>
            </w:r>
            <w:r w:rsidRPr="007A4AFC">
              <w:rPr>
                <w:color w:val="000000" w:themeColor="text1"/>
                <w:lang w:val="fr-ML"/>
                <w:rPrChange w:id="2682" w:author="Dr Mamadou SANOGO" w:date="2023-10-25T18:15:00Z">
                  <w:rPr>
                    <w:lang w:val="fr-ML"/>
                  </w:rPr>
                </w:rPrChange>
              </w:rPr>
              <w:t>u</w:t>
            </w:r>
            <w:r w:rsidRPr="007A4AFC">
              <w:rPr>
                <w:color w:val="000000" w:themeColor="text1"/>
                <w:spacing w:val="10"/>
                <w:lang w:val="fr-ML"/>
                <w:rPrChange w:id="2683" w:author="Dr Mamadou SANOGO" w:date="2023-10-25T18:15:00Z">
                  <w:rPr>
                    <w:spacing w:val="10"/>
                    <w:lang w:val="fr-ML"/>
                  </w:rPr>
                </w:rPrChange>
              </w:rPr>
              <w:t xml:space="preserve"> </w:t>
            </w:r>
            <w:r w:rsidRPr="007A4AFC">
              <w:rPr>
                <w:color w:val="000000" w:themeColor="text1"/>
                <w:spacing w:val="1"/>
                <w:w w:val="103"/>
                <w:lang w:val="fr-ML"/>
                <w:rPrChange w:id="2684" w:author="Dr Mamadou SANOGO" w:date="2023-10-25T18:15:00Z">
                  <w:rPr>
                    <w:spacing w:val="1"/>
                    <w:w w:val="103"/>
                    <w:lang w:val="fr-ML"/>
                  </w:rPr>
                </w:rPrChange>
              </w:rPr>
              <w:t>c</w:t>
            </w:r>
            <w:r w:rsidRPr="007A4AFC">
              <w:rPr>
                <w:color w:val="000000" w:themeColor="text1"/>
                <w:spacing w:val="2"/>
                <w:w w:val="103"/>
                <w:lang w:val="fr-ML"/>
                <w:rPrChange w:id="2685" w:author="Dr Mamadou SANOGO" w:date="2023-10-25T18:15:00Z">
                  <w:rPr>
                    <w:spacing w:val="2"/>
                    <w:w w:val="103"/>
                    <w:lang w:val="fr-ML"/>
                  </w:rPr>
                </w:rPrChange>
              </w:rPr>
              <w:t>u</w:t>
            </w:r>
            <w:r w:rsidRPr="007A4AFC">
              <w:rPr>
                <w:color w:val="000000" w:themeColor="text1"/>
                <w:spacing w:val="1"/>
                <w:w w:val="103"/>
                <w:lang w:val="fr-ML"/>
                <w:rPrChange w:id="2686" w:author="Dr Mamadou SANOGO" w:date="2023-10-25T18:15:00Z">
                  <w:rPr>
                    <w:spacing w:val="1"/>
                    <w:w w:val="103"/>
                    <w:lang w:val="fr-ML"/>
                  </w:rPr>
                </w:rPrChange>
              </w:rPr>
              <w:t>rs</w:t>
            </w:r>
            <w:r w:rsidRPr="007A4AFC">
              <w:rPr>
                <w:color w:val="000000" w:themeColor="text1"/>
                <w:spacing w:val="2"/>
                <w:w w:val="103"/>
                <w:lang w:val="fr-ML"/>
                <w:rPrChange w:id="2687" w:author="Dr Mamadou SANOGO" w:date="2023-10-25T18:15:00Z">
                  <w:rPr>
                    <w:spacing w:val="2"/>
                    <w:w w:val="103"/>
                    <w:lang w:val="fr-ML"/>
                  </w:rPr>
                </w:rPrChange>
              </w:rPr>
              <w:t>us</w:t>
            </w:r>
          </w:p>
        </w:tc>
        <w:tc>
          <w:tcPr>
            <w:tcW w:w="3996" w:type="dxa"/>
            <w:tcBorders>
              <w:top w:val="single" w:sz="4" w:space="0" w:color="000000"/>
              <w:left w:val="single" w:sz="4" w:space="0" w:color="000000"/>
              <w:bottom w:val="single" w:sz="4" w:space="0" w:color="000000"/>
              <w:right w:val="single" w:sz="4" w:space="0" w:color="000000"/>
            </w:tcBorders>
            <w:tcPrChange w:id="2688"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5A5D5DC1"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689" w:author="Dr Mamadou SANOGO" w:date="2023-10-25T18:15:00Z">
                  <w:rPr>
                    <w:spacing w:val="2"/>
                    <w:lang w:val="fr-ML"/>
                  </w:rPr>
                </w:rPrChange>
              </w:rPr>
            </w:pPr>
            <w:r w:rsidRPr="007A4AFC">
              <w:rPr>
                <w:color w:val="000000" w:themeColor="text1"/>
                <w:spacing w:val="2"/>
                <w:lang w:val="fr-ML"/>
                <w:rPrChange w:id="2690" w:author="Dr Mamadou SANOGO" w:date="2023-10-25T18:15:00Z">
                  <w:rPr>
                    <w:spacing w:val="2"/>
                    <w:lang w:val="fr-ML"/>
                  </w:rPr>
                </w:rPrChange>
              </w:rPr>
              <w:t>Palette d’enseignements riche, diversifiée</w:t>
            </w:r>
          </w:p>
          <w:p w14:paraId="4AE29E16"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691" w:author="Dr Mamadou SANOGO" w:date="2023-10-25T18:15:00Z">
                  <w:rPr>
                    <w:spacing w:val="2"/>
                    <w:lang w:val="fr-ML"/>
                  </w:rPr>
                </w:rPrChange>
              </w:rPr>
            </w:pPr>
            <w:r w:rsidRPr="007A4AFC">
              <w:rPr>
                <w:color w:val="000000" w:themeColor="text1"/>
                <w:spacing w:val="2"/>
                <w:lang w:val="fr-ML"/>
                <w:rPrChange w:id="2692" w:author="Dr Mamadou SANOGO" w:date="2023-10-25T18:15:00Z">
                  <w:rPr>
                    <w:spacing w:val="2"/>
                    <w:lang w:val="fr-ML"/>
                  </w:rPr>
                </w:rPrChange>
              </w:rPr>
              <w:t xml:space="preserve"> Enseignements bien évalués par les Étudiants </w:t>
            </w:r>
          </w:p>
          <w:p w14:paraId="72D79E30"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693" w:author="Dr Mamadou SANOGO" w:date="2023-10-25T18:15:00Z">
                  <w:rPr>
                    <w:spacing w:val="2"/>
                    <w:lang w:val="fr-ML"/>
                  </w:rPr>
                </w:rPrChange>
              </w:rPr>
            </w:pPr>
            <w:r w:rsidRPr="007A4AFC">
              <w:rPr>
                <w:color w:val="000000" w:themeColor="text1"/>
                <w:spacing w:val="2"/>
                <w:lang w:val="fr-ML"/>
                <w:rPrChange w:id="2694" w:author="Dr Mamadou SANOGO" w:date="2023-10-25T18:15:00Z">
                  <w:rPr>
                    <w:spacing w:val="2"/>
                    <w:lang w:val="fr-ML"/>
                  </w:rPr>
                </w:rPrChange>
              </w:rPr>
              <w:t>Opportunités en matière de mobilité</w:t>
            </w:r>
          </w:p>
          <w:p w14:paraId="54DC7C5D"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695" w:author="Dr Mamadou SANOGO" w:date="2023-10-25T18:15:00Z">
                  <w:rPr>
                    <w:spacing w:val="2"/>
                    <w:lang w:val="fr-ML"/>
                  </w:rPr>
                </w:rPrChange>
              </w:rPr>
            </w:pPr>
            <w:r w:rsidRPr="007A4AFC">
              <w:rPr>
                <w:color w:val="000000" w:themeColor="text1"/>
                <w:spacing w:val="2"/>
                <w:lang w:val="fr-ML"/>
                <w:rPrChange w:id="2696" w:author="Dr Mamadou SANOGO" w:date="2023-10-25T18:15:00Z">
                  <w:rPr>
                    <w:spacing w:val="2"/>
                    <w:lang w:val="fr-ML"/>
                  </w:rPr>
                </w:rPrChange>
              </w:rPr>
              <w:t>Complémentarité potentielle avec d’autres programmes de formation</w:t>
            </w:r>
          </w:p>
        </w:tc>
        <w:tc>
          <w:tcPr>
            <w:tcW w:w="3969" w:type="dxa"/>
            <w:tcBorders>
              <w:top w:val="single" w:sz="4" w:space="0" w:color="000000"/>
              <w:left w:val="single" w:sz="4" w:space="0" w:color="000000"/>
              <w:bottom w:val="single" w:sz="4" w:space="0" w:color="000000"/>
              <w:right w:val="single" w:sz="4" w:space="0" w:color="000000"/>
            </w:tcBorders>
            <w:vAlign w:val="center"/>
            <w:tcPrChange w:id="2697" w:author="Dr Mamadou SANOGO" w:date="2023-10-27T13:49:00Z">
              <w:tcPr>
                <w:tcW w:w="3856" w:type="dxa"/>
                <w:tcBorders>
                  <w:top w:val="single" w:sz="4" w:space="0" w:color="000000"/>
                  <w:left w:val="single" w:sz="4" w:space="0" w:color="000000"/>
                  <w:bottom w:val="single" w:sz="4" w:space="0" w:color="000000"/>
                  <w:right w:val="single" w:sz="4" w:space="0" w:color="000000"/>
                </w:tcBorders>
                <w:vAlign w:val="center"/>
              </w:tcPr>
            </w:tcPrChange>
          </w:tcPr>
          <w:p w14:paraId="299BEF67"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698" w:author="Dr Mamadou SANOGO" w:date="2023-10-25T18:15:00Z">
                  <w:rPr>
                    <w:spacing w:val="2"/>
                    <w:lang w:val="fr-ML"/>
                  </w:rPr>
                </w:rPrChange>
              </w:rPr>
            </w:pPr>
            <w:r w:rsidRPr="007A4AFC">
              <w:rPr>
                <w:color w:val="000000" w:themeColor="text1"/>
                <w:spacing w:val="2"/>
                <w:lang w:val="fr-ML"/>
                <w:rPrChange w:id="2699" w:author="Dr Mamadou SANOGO" w:date="2023-10-25T18:15:00Z">
                  <w:rPr>
                    <w:spacing w:val="2"/>
                    <w:lang w:val="fr-ML"/>
                  </w:rPr>
                </w:rPrChange>
              </w:rPr>
              <w:t>Sous-utilisation des possibilités de mobilité</w:t>
            </w:r>
          </w:p>
        </w:tc>
      </w:tr>
      <w:tr w:rsidR="007A4AFC" w:rsidRPr="007A4AFC" w14:paraId="298DD13C" w14:textId="77777777" w:rsidTr="006778CD">
        <w:trPr>
          <w:trHeight w:val="20"/>
          <w:trPrChange w:id="2700"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701"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3EE4B1E3" w14:textId="77777777" w:rsidR="00643698" w:rsidRPr="007A4AFC" w:rsidRDefault="00643698" w:rsidP="00646F4C">
            <w:pPr>
              <w:widowControl w:val="0"/>
              <w:autoSpaceDE w:val="0"/>
              <w:autoSpaceDN w:val="0"/>
              <w:adjustRightInd w:val="0"/>
              <w:spacing w:line="240" w:lineRule="auto"/>
              <w:ind w:left="100" w:right="104"/>
              <w:rPr>
                <w:color w:val="000000" w:themeColor="text1"/>
                <w:lang w:val="fr-ML"/>
                <w:rPrChange w:id="2702" w:author="Dr Mamadou SANOGO" w:date="2023-10-25T18:15:00Z">
                  <w:rPr>
                    <w:lang w:val="fr-ML"/>
                  </w:rPr>
                </w:rPrChange>
              </w:rPr>
            </w:pPr>
            <w:r w:rsidRPr="007A4AFC">
              <w:rPr>
                <w:color w:val="000000" w:themeColor="text1"/>
                <w:spacing w:val="2"/>
                <w:w w:val="103"/>
                <w:lang w:val="fr-ML"/>
                <w:rPrChange w:id="2703" w:author="Dr Mamadou SANOGO" w:date="2023-10-25T18:15:00Z">
                  <w:rPr>
                    <w:spacing w:val="2"/>
                    <w:w w:val="103"/>
                    <w:lang w:val="fr-ML"/>
                  </w:rPr>
                </w:rPrChange>
              </w:rPr>
              <w:t>Fon</w:t>
            </w:r>
            <w:r w:rsidRPr="007A4AFC">
              <w:rPr>
                <w:color w:val="000000" w:themeColor="text1"/>
                <w:spacing w:val="1"/>
                <w:w w:val="103"/>
                <w:lang w:val="fr-ML"/>
                <w:rPrChange w:id="2704" w:author="Dr Mamadou SANOGO" w:date="2023-10-25T18:15:00Z">
                  <w:rPr>
                    <w:spacing w:val="1"/>
                    <w:w w:val="103"/>
                    <w:lang w:val="fr-ML"/>
                  </w:rPr>
                </w:rPrChange>
              </w:rPr>
              <w:t>cti</w:t>
            </w:r>
            <w:r w:rsidRPr="007A4AFC">
              <w:rPr>
                <w:color w:val="000000" w:themeColor="text1"/>
                <w:spacing w:val="2"/>
                <w:w w:val="103"/>
                <w:lang w:val="fr-ML"/>
                <w:rPrChange w:id="2705" w:author="Dr Mamadou SANOGO" w:date="2023-10-25T18:15:00Z">
                  <w:rPr>
                    <w:spacing w:val="2"/>
                    <w:w w:val="103"/>
                    <w:lang w:val="fr-ML"/>
                  </w:rPr>
                </w:rPrChange>
              </w:rPr>
              <w:t>onn</w:t>
            </w:r>
            <w:r w:rsidRPr="007A4AFC">
              <w:rPr>
                <w:color w:val="000000" w:themeColor="text1"/>
                <w:spacing w:val="1"/>
                <w:w w:val="103"/>
                <w:lang w:val="fr-ML"/>
                <w:rPrChange w:id="2706" w:author="Dr Mamadou SANOGO" w:date="2023-10-25T18:15:00Z">
                  <w:rPr>
                    <w:spacing w:val="1"/>
                    <w:w w:val="103"/>
                    <w:lang w:val="fr-ML"/>
                  </w:rPr>
                </w:rPrChange>
              </w:rPr>
              <w:t>e</w:t>
            </w:r>
            <w:r w:rsidRPr="007A4AFC">
              <w:rPr>
                <w:color w:val="000000" w:themeColor="text1"/>
                <w:spacing w:val="2"/>
                <w:w w:val="103"/>
                <w:lang w:val="fr-ML"/>
                <w:rPrChange w:id="2707" w:author="Dr Mamadou SANOGO" w:date="2023-10-25T18:15:00Z">
                  <w:rPr>
                    <w:spacing w:val="2"/>
                    <w:w w:val="103"/>
                    <w:lang w:val="fr-ML"/>
                  </w:rPr>
                </w:rPrChange>
              </w:rPr>
              <w:t>m</w:t>
            </w:r>
            <w:r w:rsidRPr="007A4AFC">
              <w:rPr>
                <w:color w:val="000000" w:themeColor="text1"/>
                <w:spacing w:val="1"/>
                <w:w w:val="103"/>
                <w:lang w:val="fr-ML"/>
                <w:rPrChange w:id="2708" w:author="Dr Mamadou SANOGO" w:date="2023-10-25T18:15:00Z">
                  <w:rPr>
                    <w:spacing w:val="1"/>
                    <w:w w:val="103"/>
                    <w:lang w:val="fr-ML"/>
                  </w:rPr>
                </w:rPrChange>
              </w:rPr>
              <w:t>e</w:t>
            </w:r>
            <w:r w:rsidRPr="007A4AFC">
              <w:rPr>
                <w:color w:val="000000" w:themeColor="text1"/>
                <w:spacing w:val="2"/>
                <w:w w:val="103"/>
                <w:lang w:val="fr-ML"/>
                <w:rPrChange w:id="2709" w:author="Dr Mamadou SANOGO" w:date="2023-10-25T18:15:00Z">
                  <w:rPr>
                    <w:spacing w:val="2"/>
                    <w:w w:val="103"/>
                    <w:lang w:val="fr-ML"/>
                  </w:rPr>
                </w:rPrChange>
              </w:rPr>
              <w:t>n</w:t>
            </w:r>
            <w:r w:rsidRPr="007A4AFC">
              <w:rPr>
                <w:color w:val="000000" w:themeColor="text1"/>
                <w:w w:val="103"/>
                <w:lang w:val="fr-ML"/>
                <w:rPrChange w:id="2710" w:author="Dr Mamadou SANOGO" w:date="2023-10-25T18:15:00Z">
                  <w:rPr>
                    <w:w w:val="103"/>
                    <w:lang w:val="fr-ML"/>
                  </w:rPr>
                </w:rPrChange>
              </w:rPr>
              <w:t xml:space="preserve">t </w:t>
            </w:r>
            <w:r w:rsidRPr="007A4AFC">
              <w:rPr>
                <w:color w:val="000000" w:themeColor="text1"/>
                <w:spacing w:val="2"/>
                <w:lang w:val="fr-ML"/>
                <w:rPrChange w:id="2711" w:author="Dr Mamadou SANOGO" w:date="2023-10-25T18:15:00Z">
                  <w:rPr>
                    <w:spacing w:val="2"/>
                    <w:lang w:val="fr-ML"/>
                  </w:rPr>
                </w:rPrChange>
              </w:rPr>
              <w:t>d</w:t>
            </w:r>
            <w:r w:rsidRPr="007A4AFC">
              <w:rPr>
                <w:color w:val="000000" w:themeColor="text1"/>
                <w:lang w:val="fr-ML"/>
                <w:rPrChange w:id="2712" w:author="Dr Mamadou SANOGO" w:date="2023-10-25T18:15:00Z">
                  <w:rPr>
                    <w:lang w:val="fr-ML"/>
                  </w:rPr>
                </w:rPrChange>
              </w:rPr>
              <w:t>u</w:t>
            </w:r>
            <w:r w:rsidRPr="007A4AFC">
              <w:rPr>
                <w:color w:val="000000" w:themeColor="text1"/>
                <w:spacing w:val="10"/>
                <w:lang w:val="fr-ML"/>
                <w:rPrChange w:id="2713" w:author="Dr Mamadou SANOGO" w:date="2023-10-25T18:15:00Z">
                  <w:rPr>
                    <w:spacing w:val="10"/>
                    <w:lang w:val="fr-ML"/>
                  </w:rPr>
                </w:rPrChange>
              </w:rPr>
              <w:t xml:space="preserve"> </w:t>
            </w:r>
            <w:r w:rsidRPr="007A4AFC">
              <w:rPr>
                <w:color w:val="000000" w:themeColor="text1"/>
                <w:spacing w:val="1"/>
                <w:w w:val="103"/>
                <w:lang w:val="fr-ML"/>
                <w:rPrChange w:id="2714" w:author="Dr Mamadou SANOGO" w:date="2023-10-25T18:15:00Z">
                  <w:rPr>
                    <w:spacing w:val="1"/>
                    <w:w w:val="103"/>
                    <w:lang w:val="fr-ML"/>
                  </w:rPr>
                </w:rPrChange>
              </w:rPr>
              <w:t>c</w:t>
            </w:r>
            <w:r w:rsidRPr="007A4AFC">
              <w:rPr>
                <w:color w:val="000000" w:themeColor="text1"/>
                <w:spacing w:val="2"/>
                <w:w w:val="103"/>
                <w:lang w:val="fr-ML"/>
                <w:rPrChange w:id="2715" w:author="Dr Mamadou SANOGO" w:date="2023-10-25T18:15:00Z">
                  <w:rPr>
                    <w:spacing w:val="2"/>
                    <w:w w:val="103"/>
                    <w:lang w:val="fr-ML"/>
                  </w:rPr>
                </w:rPrChange>
              </w:rPr>
              <w:t>u</w:t>
            </w:r>
            <w:r w:rsidRPr="007A4AFC">
              <w:rPr>
                <w:color w:val="000000" w:themeColor="text1"/>
                <w:spacing w:val="1"/>
                <w:w w:val="103"/>
                <w:lang w:val="fr-ML"/>
                <w:rPrChange w:id="2716" w:author="Dr Mamadou SANOGO" w:date="2023-10-25T18:15:00Z">
                  <w:rPr>
                    <w:spacing w:val="1"/>
                    <w:w w:val="103"/>
                    <w:lang w:val="fr-ML"/>
                  </w:rPr>
                </w:rPrChange>
              </w:rPr>
              <w:t>rs</w:t>
            </w:r>
            <w:r w:rsidRPr="007A4AFC">
              <w:rPr>
                <w:color w:val="000000" w:themeColor="text1"/>
                <w:spacing w:val="2"/>
                <w:w w:val="103"/>
                <w:lang w:val="fr-ML"/>
                <w:rPrChange w:id="2717" w:author="Dr Mamadou SANOGO" w:date="2023-10-25T18:15:00Z">
                  <w:rPr>
                    <w:spacing w:val="2"/>
                    <w:w w:val="103"/>
                    <w:lang w:val="fr-ML"/>
                  </w:rPr>
                </w:rPrChange>
              </w:rPr>
              <w:t xml:space="preserve">us </w:t>
            </w:r>
            <w:r w:rsidRPr="007A4AFC">
              <w:rPr>
                <w:color w:val="000000" w:themeColor="text1"/>
                <w:spacing w:val="1"/>
                <w:lang w:val="fr-ML"/>
                <w:rPrChange w:id="2718" w:author="Dr Mamadou SANOGO" w:date="2023-10-25T18:15:00Z">
                  <w:rPr>
                    <w:spacing w:val="1"/>
                    <w:lang w:val="fr-ML"/>
                  </w:rPr>
                </w:rPrChange>
              </w:rPr>
              <w:t>e</w:t>
            </w:r>
            <w:r w:rsidRPr="007A4AFC">
              <w:rPr>
                <w:color w:val="000000" w:themeColor="text1"/>
                <w:lang w:val="fr-ML"/>
                <w:rPrChange w:id="2719" w:author="Dr Mamadou SANOGO" w:date="2023-10-25T18:15:00Z">
                  <w:rPr>
                    <w:lang w:val="fr-ML"/>
                  </w:rPr>
                </w:rPrChange>
              </w:rPr>
              <w:t>t</w:t>
            </w:r>
            <w:r w:rsidRPr="007A4AFC">
              <w:rPr>
                <w:color w:val="000000" w:themeColor="text1"/>
                <w:spacing w:val="7"/>
                <w:lang w:val="fr-ML"/>
                <w:rPrChange w:id="2720" w:author="Dr Mamadou SANOGO" w:date="2023-10-25T18:15:00Z">
                  <w:rPr>
                    <w:spacing w:val="7"/>
                    <w:lang w:val="fr-ML"/>
                  </w:rPr>
                </w:rPrChange>
              </w:rPr>
              <w:t xml:space="preserve"> </w:t>
            </w:r>
            <w:r w:rsidRPr="007A4AFC">
              <w:rPr>
                <w:color w:val="000000" w:themeColor="text1"/>
                <w:spacing w:val="1"/>
                <w:w w:val="103"/>
                <w:lang w:val="fr-ML"/>
                <w:rPrChange w:id="2721" w:author="Dr Mamadou SANOGO" w:date="2023-10-25T18:15:00Z">
                  <w:rPr>
                    <w:spacing w:val="1"/>
                    <w:w w:val="103"/>
                    <w:lang w:val="fr-ML"/>
                  </w:rPr>
                </w:rPrChange>
              </w:rPr>
              <w:t>a</w:t>
            </w:r>
            <w:r w:rsidRPr="007A4AFC">
              <w:rPr>
                <w:color w:val="000000" w:themeColor="text1"/>
                <w:spacing w:val="2"/>
                <w:w w:val="103"/>
                <w:lang w:val="fr-ML"/>
                <w:rPrChange w:id="2722" w:author="Dr Mamadou SANOGO" w:date="2023-10-25T18:15:00Z">
                  <w:rPr>
                    <w:spacing w:val="2"/>
                    <w:w w:val="103"/>
                    <w:lang w:val="fr-ML"/>
                  </w:rPr>
                </w:rPrChange>
              </w:rPr>
              <w:t>pp</w:t>
            </w:r>
            <w:r w:rsidRPr="007A4AFC">
              <w:rPr>
                <w:color w:val="000000" w:themeColor="text1"/>
                <w:spacing w:val="1"/>
                <w:w w:val="103"/>
                <w:lang w:val="fr-ML"/>
                <w:rPrChange w:id="2723" w:author="Dr Mamadou SANOGO" w:date="2023-10-25T18:15:00Z">
                  <w:rPr>
                    <w:spacing w:val="1"/>
                    <w:w w:val="103"/>
                    <w:lang w:val="fr-ML"/>
                  </w:rPr>
                </w:rPrChange>
              </w:rPr>
              <w:t>r</w:t>
            </w:r>
            <w:r w:rsidRPr="007A4AFC">
              <w:rPr>
                <w:color w:val="000000" w:themeColor="text1"/>
                <w:spacing w:val="2"/>
                <w:w w:val="103"/>
                <w:lang w:val="fr-ML"/>
                <w:rPrChange w:id="2724" w:author="Dr Mamadou SANOGO" w:date="2023-10-25T18:15:00Z">
                  <w:rPr>
                    <w:spacing w:val="2"/>
                    <w:w w:val="103"/>
                    <w:lang w:val="fr-ML"/>
                  </w:rPr>
                </w:rPrChange>
              </w:rPr>
              <w:t>o</w:t>
            </w:r>
            <w:r w:rsidRPr="007A4AFC">
              <w:rPr>
                <w:color w:val="000000" w:themeColor="text1"/>
                <w:spacing w:val="1"/>
                <w:w w:val="103"/>
                <w:lang w:val="fr-ML"/>
                <w:rPrChange w:id="2725" w:author="Dr Mamadou SANOGO" w:date="2023-10-25T18:15:00Z">
                  <w:rPr>
                    <w:spacing w:val="1"/>
                    <w:w w:val="103"/>
                    <w:lang w:val="fr-ML"/>
                  </w:rPr>
                </w:rPrChange>
              </w:rPr>
              <w:t>c</w:t>
            </w:r>
            <w:r w:rsidRPr="007A4AFC">
              <w:rPr>
                <w:color w:val="000000" w:themeColor="text1"/>
                <w:spacing w:val="2"/>
                <w:w w:val="103"/>
                <w:lang w:val="fr-ML"/>
                <w:rPrChange w:id="2726" w:author="Dr Mamadou SANOGO" w:date="2023-10-25T18:15:00Z">
                  <w:rPr>
                    <w:spacing w:val="2"/>
                    <w:w w:val="103"/>
                    <w:lang w:val="fr-ML"/>
                  </w:rPr>
                </w:rPrChange>
              </w:rPr>
              <w:t>h</w:t>
            </w:r>
            <w:r w:rsidRPr="007A4AFC">
              <w:rPr>
                <w:color w:val="000000" w:themeColor="text1"/>
                <w:spacing w:val="1"/>
                <w:w w:val="103"/>
                <w:lang w:val="fr-ML"/>
                <w:rPrChange w:id="2727" w:author="Dr Mamadou SANOGO" w:date="2023-10-25T18:15:00Z">
                  <w:rPr>
                    <w:spacing w:val="1"/>
                    <w:w w:val="103"/>
                    <w:lang w:val="fr-ML"/>
                  </w:rPr>
                </w:rPrChange>
              </w:rPr>
              <w:t xml:space="preserve">es </w:t>
            </w:r>
            <w:r w:rsidRPr="007A4AFC">
              <w:rPr>
                <w:color w:val="000000" w:themeColor="text1"/>
                <w:spacing w:val="2"/>
                <w:w w:val="103"/>
                <w:lang w:val="fr-ML"/>
                <w:rPrChange w:id="2728" w:author="Dr Mamadou SANOGO" w:date="2023-10-25T18:15:00Z">
                  <w:rPr>
                    <w:spacing w:val="2"/>
                    <w:w w:val="103"/>
                    <w:lang w:val="fr-ML"/>
                  </w:rPr>
                </w:rPrChange>
              </w:rPr>
              <w:t>p</w:t>
            </w:r>
            <w:r w:rsidRPr="007A4AFC">
              <w:rPr>
                <w:color w:val="000000" w:themeColor="text1"/>
                <w:spacing w:val="1"/>
                <w:w w:val="103"/>
                <w:lang w:val="fr-ML"/>
                <w:rPrChange w:id="2729" w:author="Dr Mamadou SANOGO" w:date="2023-10-25T18:15:00Z">
                  <w:rPr>
                    <w:spacing w:val="1"/>
                    <w:w w:val="103"/>
                    <w:lang w:val="fr-ML"/>
                  </w:rPr>
                </w:rPrChange>
              </w:rPr>
              <w:t>é</w:t>
            </w:r>
            <w:r w:rsidRPr="007A4AFC">
              <w:rPr>
                <w:color w:val="000000" w:themeColor="text1"/>
                <w:spacing w:val="2"/>
                <w:w w:val="103"/>
                <w:lang w:val="fr-ML"/>
                <w:rPrChange w:id="2730" w:author="Dr Mamadou SANOGO" w:date="2023-10-25T18:15:00Z">
                  <w:rPr>
                    <w:spacing w:val="2"/>
                    <w:w w:val="103"/>
                    <w:lang w:val="fr-ML"/>
                  </w:rPr>
                </w:rPrChange>
              </w:rPr>
              <w:t>d</w:t>
            </w:r>
            <w:r w:rsidRPr="007A4AFC">
              <w:rPr>
                <w:color w:val="000000" w:themeColor="text1"/>
                <w:spacing w:val="1"/>
                <w:w w:val="103"/>
                <w:lang w:val="fr-ML"/>
                <w:rPrChange w:id="2731" w:author="Dr Mamadou SANOGO" w:date="2023-10-25T18:15:00Z">
                  <w:rPr>
                    <w:spacing w:val="1"/>
                    <w:w w:val="103"/>
                    <w:lang w:val="fr-ML"/>
                  </w:rPr>
                </w:rPrChange>
              </w:rPr>
              <w:t>a</w:t>
            </w:r>
            <w:r w:rsidRPr="007A4AFC">
              <w:rPr>
                <w:color w:val="000000" w:themeColor="text1"/>
                <w:spacing w:val="2"/>
                <w:w w:val="103"/>
                <w:lang w:val="fr-ML"/>
                <w:rPrChange w:id="2732" w:author="Dr Mamadou SANOGO" w:date="2023-10-25T18:15:00Z">
                  <w:rPr>
                    <w:spacing w:val="2"/>
                    <w:w w:val="103"/>
                    <w:lang w:val="fr-ML"/>
                  </w:rPr>
                </w:rPrChange>
              </w:rPr>
              <w:t>gog</w:t>
            </w:r>
            <w:r w:rsidRPr="007A4AFC">
              <w:rPr>
                <w:color w:val="000000" w:themeColor="text1"/>
                <w:spacing w:val="1"/>
                <w:w w:val="103"/>
                <w:lang w:val="fr-ML"/>
                <w:rPrChange w:id="2733" w:author="Dr Mamadou SANOGO" w:date="2023-10-25T18:15:00Z">
                  <w:rPr>
                    <w:spacing w:val="1"/>
                    <w:w w:val="103"/>
                    <w:lang w:val="fr-ML"/>
                  </w:rPr>
                </w:rPrChange>
              </w:rPr>
              <w:t>i</w:t>
            </w:r>
            <w:r w:rsidRPr="007A4AFC">
              <w:rPr>
                <w:color w:val="000000" w:themeColor="text1"/>
                <w:spacing w:val="2"/>
                <w:w w:val="103"/>
                <w:lang w:val="fr-ML"/>
                <w:rPrChange w:id="2734" w:author="Dr Mamadou SANOGO" w:date="2023-10-25T18:15:00Z">
                  <w:rPr>
                    <w:spacing w:val="2"/>
                    <w:w w:val="103"/>
                    <w:lang w:val="fr-ML"/>
                  </w:rPr>
                </w:rPrChange>
              </w:rPr>
              <w:t>qu</w:t>
            </w:r>
            <w:r w:rsidRPr="007A4AFC">
              <w:rPr>
                <w:color w:val="000000" w:themeColor="text1"/>
                <w:spacing w:val="1"/>
                <w:w w:val="103"/>
                <w:lang w:val="fr-ML"/>
                <w:rPrChange w:id="2735" w:author="Dr Mamadou SANOGO" w:date="2023-10-25T18:15:00Z">
                  <w:rPr>
                    <w:spacing w:val="1"/>
                    <w:w w:val="103"/>
                    <w:lang w:val="fr-ML"/>
                  </w:rPr>
                </w:rPrChange>
              </w:rPr>
              <w:t>e</w:t>
            </w:r>
            <w:r w:rsidRPr="007A4AFC">
              <w:rPr>
                <w:color w:val="000000" w:themeColor="text1"/>
                <w:w w:val="103"/>
                <w:lang w:val="fr-ML"/>
                <w:rPrChange w:id="2736" w:author="Dr Mamadou SANOGO" w:date="2023-10-25T18:15:00Z">
                  <w:rPr>
                    <w:w w:val="103"/>
                    <w:lang w:val="fr-ML"/>
                  </w:rPr>
                </w:rPrChange>
              </w:rPr>
              <w:t>s</w:t>
            </w:r>
          </w:p>
        </w:tc>
        <w:tc>
          <w:tcPr>
            <w:tcW w:w="3996" w:type="dxa"/>
            <w:tcBorders>
              <w:top w:val="single" w:sz="4" w:space="0" w:color="000000"/>
              <w:left w:val="single" w:sz="4" w:space="0" w:color="000000"/>
              <w:bottom w:val="single" w:sz="4" w:space="0" w:color="000000"/>
              <w:right w:val="single" w:sz="4" w:space="0" w:color="000000"/>
            </w:tcBorders>
            <w:vAlign w:val="center"/>
            <w:tcPrChange w:id="2737" w:author="Dr Mamadou SANOGO" w:date="2023-10-27T13:49:00Z">
              <w:tcPr>
                <w:tcW w:w="3825" w:type="dxa"/>
                <w:tcBorders>
                  <w:top w:val="single" w:sz="4" w:space="0" w:color="000000"/>
                  <w:left w:val="single" w:sz="4" w:space="0" w:color="000000"/>
                  <w:bottom w:val="single" w:sz="4" w:space="0" w:color="000000"/>
                  <w:right w:val="single" w:sz="4" w:space="0" w:color="000000"/>
                </w:tcBorders>
                <w:vAlign w:val="center"/>
              </w:tcPr>
            </w:tcPrChange>
          </w:tcPr>
          <w:p w14:paraId="66892D7A"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738" w:author="Dr Mamadou SANOGO" w:date="2023-10-25T18:15:00Z">
                  <w:rPr>
                    <w:spacing w:val="2"/>
                    <w:lang w:val="fr-ML"/>
                  </w:rPr>
                </w:rPrChange>
              </w:rPr>
            </w:pPr>
            <w:r w:rsidRPr="007A4AFC">
              <w:rPr>
                <w:color w:val="000000" w:themeColor="text1"/>
                <w:spacing w:val="2"/>
                <w:lang w:val="fr-ML"/>
                <w:rPrChange w:id="2739" w:author="Dr Mamadou SANOGO" w:date="2023-10-25T18:15:00Z">
                  <w:rPr>
                    <w:spacing w:val="2"/>
                    <w:lang w:val="fr-ML"/>
                  </w:rPr>
                </w:rPrChange>
              </w:rPr>
              <w:t>Disponibilité de l’information sur le cursus</w:t>
            </w:r>
          </w:p>
          <w:p w14:paraId="37A27D42"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740" w:author="Dr Mamadou SANOGO" w:date="2023-10-25T18:15:00Z">
                  <w:rPr>
                    <w:spacing w:val="2"/>
                    <w:lang w:val="fr-ML"/>
                  </w:rPr>
                </w:rPrChange>
              </w:rPr>
            </w:pPr>
            <w:r w:rsidRPr="007A4AFC">
              <w:rPr>
                <w:color w:val="000000" w:themeColor="text1"/>
                <w:spacing w:val="2"/>
                <w:lang w:val="fr-ML"/>
                <w:rPrChange w:id="2741" w:author="Dr Mamadou SANOGO" w:date="2023-10-25T18:15:00Z">
                  <w:rPr>
                    <w:spacing w:val="2"/>
                    <w:lang w:val="fr-ML"/>
                  </w:rPr>
                </w:rPrChange>
              </w:rPr>
              <w:t xml:space="preserve"> Ouverture de l’école à l’innovation pédagogique</w:t>
            </w:r>
          </w:p>
        </w:tc>
        <w:tc>
          <w:tcPr>
            <w:tcW w:w="3969" w:type="dxa"/>
            <w:tcBorders>
              <w:top w:val="single" w:sz="4" w:space="0" w:color="000000"/>
              <w:left w:val="single" w:sz="4" w:space="0" w:color="000000"/>
              <w:bottom w:val="single" w:sz="4" w:space="0" w:color="000000"/>
              <w:right w:val="single" w:sz="4" w:space="0" w:color="000000"/>
            </w:tcBorders>
            <w:tcPrChange w:id="2742"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6FAC21F1" w14:textId="115AF50B"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743" w:author="Dr Mamadou SANOGO" w:date="2023-10-25T18:15:00Z">
                  <w:rPr>
                    <w:spacing w:val="2"/>
                    <w:lang w:val="fr-ML"/>
                  </w:rPr>
                </w:rPrChange>
              </w:rPr>
            </w:pPr>
            <w:r w:rsidRPr="007A4AFC">
              <w:rPr>
                <w:color w:val="000000" w:themeColor="text1"/>
                <w:spacing w:val="2"/>
                <w:lang w:val="fr-ML"/>
                <w:rPrChange w:id="2744" w:author="Dr Mamadou SANOGO" w:date="2023-10-25T18:15:00Z">
                  <w:rPr>
                    <w:spacing w:val="2"/>
                    <w:lang w:val="fr-ML"/>
                  </w:rPr>
                </w:rPrChange>
              </w:rPr>
              <w:t xml:space="preserve">Manque information sur la possibilité de préparer le Master en </w:t>
            </w:r>
            <w:ins w:id="2745" w:author="Dr Mamadou SANOGO" w:date="2023-10-27T11:03:00Z">
              <w:r w:rsidR="00FE3B81" w:rsidRPr="00A36245">
                <w:rPr>
                  <w:bCs/>
                  <w:color w:val="000000" w:themeColor="text1"/>
                  <w:szCs w:val="24"/>
                </w:rPr>
                <w:t xml:space="preserve">gynécologie-obstétrique </w:t>
              </w:r>
            </w:ins>
            <w:del w:id="2746" w:author="Dr Mamadou SANOGO" w:date="2023-10-26T13:33:00Z">
              <w:r w:rsidRPr="007A4AFC" w:rsidDel="003A18E5">
                <w:rPr>
                  <w:color w:val="000000" w:themeColor="text1"/>
                  <w:spacing w:val="2"/>
                  <w:lang w:val="fr-ML"/>
                  <w:rPrChange w:id="2747" w:author="Dr Mamadou SANOGO" w:date="2023-10-25T18:15:00Z">
                    <w:rPr>
                      <w:spacing w:val="2"/>
                      <w:lang w:val="fr-ML"/>
                    </w:rPr>
                  </w:rPrChange>
                </w:rPr>
                <w:delText xml:space="preserve">épidémiologie </w:delText>
              </w:r>
            </w:del>
            <w:r w:rsidRPr="007A4AFC">
              <w:rPr>
                <w:color w:val="000000" w:themeColor="text1"/>
                <w:spacing w:val="2"/>
                <w:lang w:val="fr-ML"/>
                <w:rPrChange w:id="2748" w:author="Dr Mamadou SANOGO" w:date="2023-10-25T18:15:00Z">
                  <w:rPr>
                    <w:spacing w:val="2"/>
                    <w:lang w:val="fr-ML"/>
                  </w:rPr>
                </w:rPrChange>
              </w:rPr>
              <w:t>à temps partiel</w:t>
            </w:r>
          </w:p>
          <w:p w14:paraId="399F1A01"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749" w:author="Dr Mamadou SANOGO" w:date="2023-10-25T18:15:00Z">
                  <w:rPr>
                    <w:spacing w:val="2"/>
                    <w:lang w:val="fr-ML"/>
                  </w:rPr>
                </w:rPrChange>
              </w:rPr>
            </w:pPr>
            <w:r w:rsidRPr="007A4AFC">
              <w:rPr>
                <w:color w:val="000000" w:themeColor="text1"/>
                <w:spacing w:val="2"/>
                <w:lang w:val="fr-ML"/>
                <w:rPrChange w:id="2750" w:author="Dr Mamadou SANOGO" w:date="2023-10-25T18:15:00Z">
                  <w:rPr>
                    <w:spacing w:val="2"/>
                    <w:lang w:val="fr-ML"/>
                  </w:rPr>
                </w:rPrChange>
              </w:rPr>
              <w:t>Répartition inadéquate des enseignements entre les semestres</w:t>
            </w:r>
          </w:p>
          <w:p w14:paraId="27B57128"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751" w:author="Dr Mamadou SANOGO" w:date="2023-10-25T18:15:00Z">
                  <w:rPr>
                    <w:spacing w:val="2"/>
                    <w:lang w:val="fr-ML"/>
                  </w:rPr>
                </w:rPrChange>
              </w:rPr>
            </w:pPr>
            <w:r w:rsidRPr="007A4AFC">
              <w:rPr>
                <w:color w:val="000000" w:themeColor="text1"/>
                <w:spacing w:val="2"/>
                <w:lang w:val="fr-ML"/>
                <w:rPrChange w:id="2752" w:author="Dr Mamadou SANOGO" w:date="2023-10-25T18:15:00Z">
                  <w:rPr>
                    <w:spacing w:val="2"/>
                    <w:lang w:val="fr-ML"/>
                  </w:rPr>
                </w:rPrChange>
              </w:rPr>
              <w:t>Inefficience de l’atelier des mémorants</w:t>
            </w:r>
          </w:p>
          <w:p w14:paraId="76C2C85F"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753" w:author="Dr Mamadou SANOGO" w:date="2023-10-25T18:15:00Z">
                  <w:rPr>
                    <w:spacing w:val="2"/>
                    <w:lang w:val="fr-ML"/>
                  </w:rPr>
                </w:rPrChange>
              </w:rPr>
            </w:pPr>
            <w:r w:rsidRPr="007A4AFC">
              <w:rPr>
                <w:color w:val="000000" w:themeColor="text1"/>
                <w:spacing w:val="2"/>
                <w:lang w:val="fr-ML"/>
                <w:rPrChange w:id="2754" w:author="Dr Mamadou SANOGO" w:date="2023-10-25T18:15:00Z">
                  <w:rPr>
                    <w:spacing w:val="2"/>
                    <w:lang w:val="fr-ML"/>
                  </w:rPr>
                </w:rPrChange>
              </w:rPr>
              <w:t>Répartition déséquilibrée de la direction des mémoires- entre les orientations et enseignants</w:t>
            </w:r>
          </w:p>
        </w:tc>
      </w:tr>
      <w:tr w:rsidR="007A4AFC" w:rsidRPr="007A4AFC" w14:paraId="612F92C1" w14:textId="77777777" w:rsidTr="006778CD">
        <w:trPr>
          <w:trHeight w:val="20"/>
          <w:trPrChange w:id="2755"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756"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40A0B3DA" w14:textId="77777777" w:rsidR="00643698" w:rsidRPr="007A4AFC" w:rsidRDefault="00643698" w:rsidP="00646F4C">
            <w:pPr>
              <w:widowControl w:val="0"/>
              <w:autoSpaceDE w:val="0"/>
              <w:autoSpaceDN w:val="0"/>
              <w:adjustRightInd w:val="0"/>
              <w:spacing w:line="240" w:lineRule="auto"/>
              <w:ind w:left="100" w:right="279"/>
              <w:rPr>
                <w:color w:val="000000" w:themeColor="text1"/>
                <w:lang w:val="fr-ML"/>
                <w:rPrChange w:id="2757" w:author="Dr Mamadou SANOGO" w:date="2023-10-25T18:15:00Z">
                  <w:rPr>
                    <w:lang w:val="fr-ML"/>
                  </w:rPr>
                </w:rPrChange>
              </w:rPr>
            </w:pPr>
            <w:r w:rsidRPr="007A4AFC">
              <w:rPr>
                <w:color w:val="000000" w:themeColor="text1"/>
                <w:spacing w:val="2"/>
                <w:lang w:val="fr-ML"/>
                <w:rPrChange w:id="2758" w:author="Dr Mamadou SANOGO" w:date="2023-10-25T18:15:00Z">
                  <w:rPr>
                    <w:spacing w:val="2"/>
                    <w:lang w:val="fr-ML"/>
                  </w:rPr>
                </w:rPrChange>
              </w:rPr>
              <w:t>R</w:t>
            </w:r>
            <w:r w:rsidRPr="007A4AFC">
              <w:rPr>
                <w:color w:val="000000" w:themeColor="text1"/>
                <w:spacing w:val="1"/>
                <w:lang w:val="fr-ML"/>
                <w:rPrChange w:id="2759" w:author="Dr Mamadou SANOGO" w:date="2023-10-25T18:15:00Z">
                  <w:rPr>
                    <w:spacing w:val="1"/>
                    <w:lang w:val="fr-ML"/>
                  </w:rPr>
                </w:rPrChange>
              </w:rPr>
              <w:t>és</w:t>
            </w:r>
            <w:r w:rsidRPr="007A4AFC">
              <w:rPr>
                <w:color w:val="000000" w:themeColor="text1"/>
                <w:spacing w:val="2"/>
                <w:lang w:val="fr-ML"/>
                <w:rPrChange w:id="2760" w:author="Dr Mamadou SANOGO" w:date="2023-10-25T18:15:00Z">
                  <w:rPr>
                    <w:spacing w:val="2"/>
                    <w:lang w:val="fr-ML"/>
                  </w:rPr>
                </w:rPrChange>
              </w:rPr>
              <w:t>u</w:t>
            </w:r>
            <w:r w:rsidRPr="007A4AFC">
              <w:rPr>
                <w:color w:val="000000" w:themeColor="text1"/>
                <w:spacing w:val="1"/>
                <w:lang w:val="fr-ML"/>
                <w:rPrChange w:id="2761" w:author="Dr Mamadou SANOGO" w:date="2023-10-25T18:15:00Z">
                  <w:rPr>
                    <w:spacing w:val="1"/>
                    <w:lang w:val="fr-ML"/>
                  </w:rPr>
                </w:rPrChange>
              </w:rPr>
              <w:t>ltat</w:t>
            </w:r>
            <w:r w:rsidRPr="007A4AFC">
              <w:rPr>
                <w:color w:val="000000" w:themeColor="text1"/>
                <w:lang w:val="fr-ML"/>
                <w:rPrChange w:id="2762" w:author="Dr Mamadou SANOGO" w:date="2023-10-25T18:15:00Z">
                  <w:rPr>
                    <w:lang w:val="fr-ML"/>
                  </w:rPr>
                </w:rPrChange>
              </w:rPr>
              <w:t>s</w:t>
            </w:r>
            <w:r w:rsidRPr="007A4AFC">
              <w:rPr>
                <w:color w:val="000000" w:themeColor="text1"/>
                <w:spacing w:val="25"/>
                <w:lang w:val="fr-ML"/>
                <w:rPrChange w:id="2763" w:author="Dr Mamadou SANOGO" w:date="2023-10-25T18:15:00Z">
                  <w:rPr>
                    <w:spacing w:val="25"/>
                    <w:lang w:val="fr-ML"/>
                  </w:rPr>
                </w:rPrChange>
              </w:rPr>
              <w:t xml:space="preserve"> </w:t>
            </w:r>
            <w:r w:rsidRPr="007A4AFC">
              <w:rPr>
                <w:color w:val="000000" w:themeColor="text1"/>
                <w:spacing w:val="1"/>
                <w:lang w:val="fr-ML"/>
                <w:rPrChange w:id="2764" w:author="Dr Mamadou SANOGO" w:date="2023-10-25T18:15:00Z">
                  <w:rPr>
                    <w:spacing w:val="1"/>
                    <w:lang w:val="fr-ML"/>
                  </w:rPr>
                </w:rPrChange>
              </w:rPr>
              <w:t>e</w:t>
            </w:r>
            <w:r w:rsidRPr="007A4AFC">
              <w:rPr>
                <w:color w:val="000000" w:themeColor="text1"/>
                <w:lang w:val="fr-ML"/>
                <w:rPrChange w:id="2765" w:author="Dr Mamadou SANOGO" w:date="2023-10-25T18:15:00Z">
                  <w:rPr>
                    <w:lang w:val="fr-ML"/>
                  </w:rPr>
                </w:rPrChange>
              </w:rPr>
              <w:t>t</w:t>
            </w:r>
            <w:r w:rsidRPr="007A4AFC">
              <w:rPr>
                <w:color w:val="000000" w:themeColor="text1"/>
                <w:spacing w:val="7"/>
                <w:lang w:val="fr-ML"/>
                <w:rPrChange w:id="2766" w:author="Dr Mamadou SANOGO" w:date="2023-10-25T18:15:00Z">
                  <w:rPr>
                    <w:spacing w:val="7"/>
                    <w:lang w:val="fr-ML"/>
                  </w:rPr>
                </w:rPrChange>
              </w:rPr>
              <w:t xml:space="preserve"> </w:t>
            </w:r>
            <w:r w:rsidRPr="007A4AFC">
              <w:rPr>
                <w:color w:val="000000" w:themeColor="text1"/>
                <w:spacing w:val="1"/>
                <w:w w:val="103"/>
                <w:lang w:val="fr-ML"/>
                <w:rPrChange w:id="2767" w:author="Dr Mamadou SANOGO" w:date="2023-10-25T18:15:00Z">
                  <w:rPr>
                    <w:spacing w:val="1"/>
                    <w:w w:val="103"/>
                    <w:lang w:val="fr-ML"/>
                  </w:rPr>
                </w:rPrChange>
              </w:rPr>
              <w:t>effet</w:t>
            </w:r>
            <w:r w:rsidRPr="007A4AFC">
              <w:rPr>
                <w:color w:val="000000" w:themeColor="text1"/>
                <w:w w:val="103"/>
                <w:lang w:val="fr-ML"/>
                <w:rPrChange w:id="2768" w:author="Dr Mamadou SANOGO" w:date="2023-10-25T18:15:00Z">
                  <w:rPr>
                    <w:w w:val="103"/>
                    <w:lang w:val="fr-ML"/>
                  </w:rPr>
                </w:rPrChange>
              </w:rPr>
              <w:t xml:space="preserve">s </w:t>
            </w:r>
            <w:r w:rsidRPr="007A4AFC">
              <w:rPr>
                <w:color w:val="000000" w:themeColor="text1"/>
                <w:spacing w:val="2"/>
                <w:lang w:val="fr-ML"/>
                <w:rPrChange w:id="2769" w:author="Dr Mamadou SANOGO" w:date="2023-10-25T18:15:00Z">
                  <w:rPr>
                    <w:spacing w:val="2"/>
                    <w:lang w:val="fr-ML"/>
                  </w:rPr>
                </w:rPrChange>
              </w:rPr>
              <w:t>d</w:t>
            </w:r>
            <w:r w:rsidRPr="007A4AFC">
              <w:rPr>
                <w:color w:val="000000" w:themeColor="text1"/>
                <w:lang w:val="fr-ML"/>
                <w:rPrChange w:id="2770" w:author="Dr Mamadou SANOGO" w:date="2023-10-25T18:15:00Z">
                  <w:rPr>
                    <w:lang w:val="fr-ML"/>
                  </w:rPr>
                </w:rPrChange>
              </w:rPr>
              <w:t>e</w:t>
            </w:r>
            <w:r w:rsidRPr="007A4AFC">
              <w:rPr>
                <w:color w:val="000000" w:themeColor="text1"/>
                <w:spacing w:val="9"/>
                <w:lang w:val="fr-ML"/>
                <w:rPrChange w:id="2771" w:author="Dr Mamadou SANOGO" w:date="2023-10-25T18:15:00Z">
                  <w:rPr>
                    <w:spacing w:val="9"/>
                    <w:lang w:val="fr-ML"/>
                  </w:rPr>
                </w:rPrChange>
              </w:rPr>
              <w:t xml:space="preserve"> </w:t>
            </w:r>
            <w:r w:rsidRPr="007A4AFC">
              <w:rPr>
                <w:color w:val="000000" w:themeColor="text1"/>
                <w:spacing w:val="1"/>
                <w:lang w:val="fr-ML"/>
                <w:rPrChange w:id="2772" w:author="Dr Mamadou SANOGO" w:date="2023-10-25T18:15:00Z">
                  <w:rPr>
                    <w:spacing w:val="1"/>
                    <w:lang w:val="fr-ML"/>
                  </w:rPr>
                </w:rPrChange>
              </w:rPr>
              <w:t>l</w:t>
            </w:r>
            <w:r w:rsidRPr="007A4AFC">
              <w:rPr>
                <w:color w:val="000000" w:themeColor="text1"/>
                <w:lang w:val="fr-ML"/>
                <w:rPrChange w:id="2773" w:author="Dr Mamadou SANOGO" w:date="2023-10-25T18:15:00Z">
                  <w:rPr>
                    <w:lang w:val="fr-ML"/>
                  </w:rPr>
                </w:rPrChange>
              </w:rPr>
              <w:t>a</w:t>
            </w:r>
            <w:r w:rsidRPr="007A4AFC">
              <w:rPr>
                <w:color w:val="000000" w:themeColor="text1"/>
                <w:spacing w:val="8"/>
                <w:lang w:val="fr-ML"/>
                <w:rPrChange w:id="2774" w:author="Dr Mamadou SANOGO" w:date="2023-10-25T18:15:00Z">
                  <w:rPr>
                    <w:spacing w:val="8"/>
                    <w:lang w:val="fr-ML"/>
                  </w:rPr>
                </w:rPrChange>
              </w:rPr>
              <w:t xml:space="preserve"> </w:t>
            </w:r>
            <w:r w:rsidRPr="007A4AFC">
              <w:rPr>
                <w:color w:val="000000" w:themeColor="text1"/>
                <w:spacing w:val="1"/>
                <w:w w:val="103"/>
                <w:lang w:val="fr-ML"/>
                <w:rPrChange w:id="2775" w:author="Dr Mamadou SANOGO" w:date="2023-10-25T18:15:00Z">
                  <w:rPr>
                    <w:spacing w:val="1"/>
                    <w:w w:val="103"/>
                    <w:lang w:val="fr-ML"/>
                  </w:rPr>
                </w:rPrChange>
              </w:rPr>
              <w:t>f</w:t>
            </w:r>
            <w:r w:rsidRPr="007A4AFC">
              <w:rPr>
                <w:color w:val="000000" w:themeColor="text1"/>
                <w:spacing w:val="2"/>
                <w:w w:val="103"/>
                <w:lang w:val="fr-ML"/>
                <w:rPrChange w:id="2776" w:author="Dr Mamadou SANOGO" w:date="2023-10-25T18:15:00Z">
                  <w:rPr>
                    <w:spacing w:val="2"/>
                    <w:w w:val="103"/>
                    <w:lang w:val="fr-ML"/>
                  </w:rPr>
                </w:rPrChange>
              </w:rPr>
              <w:t>o</w:t>
            </w:r>
            <w:r w:rsidRPr="007A4AFC">
              <w:rPr>
                <w:color w:val="000000" w:themeColor="text1"/>
                <w:spacing w:val="1"/>
                <w:w w:val="103"/>
                <w:lang w:val="fr-ML"/>
                <w:rPrChange w:id="2777" w:author="Dr Mamadou SANOGO" w:date="2023-10-25T18:15:00Z">
                  <w:rPr>
                    <w:spacing w:val="1"/>
                    <w:w w:val="103"/>
                    <w:lang w:val="fr-ML"/>
                  </w:rPr>
                </w:rPrChange>
              </w:rPr>
              <w:t>r</w:t>
            </w:r>
            <w:r w:rsidRPr="007A4AFC">
              <w:rPr>
                <w:color w:val="000000" w:themeColor="text1"/>
                <w:spacing w:val="2"/>
                <w:w w:val="103"/>
                <w:lang w:val="fr-ML"/>
                <w:rPrChange w:id="2778" w:author="Dr Mamadou SANOGO" w:date="2023-10-25T18:15:00Z">
                  <w:rPr>
                    <w:spacing w:val="2"/>
                    <w:w w:val="103"/>
                    <w:lang w:val="fr-ML"/>
                  </w:rPr>
                </w:rPrChange>
              </w:rPr>
              <w:t>m</w:t>
            </w:r>
            <w:r w:rsidRPr="007A4AFC">
              <w:rPr>
                <w:color w:val="000000" w:themeColor="text1"/>
                <w:spacing w:val="1"/>
                <w:w w:val="103"/>
                <w:lang w:val="fr-ML"/>
                <w:rPrChange w:id="2779" w:author="Dr Mamadou SANOGO" w:date="2023-10-25T18:15:00Z">
                  <w:rPr>
                    <w:spacing w:val="1"/>
                    <w:w w:val="103"/>
                    <w:lang w:val="fr-ML"/>
                  </w:rPr>
                </w:rPrChange>
              </w:rPr>
              <w:t>ati</w:t>
            </w:r>
            <w:r w:rsidRPr="007A4AFC">
              <w:rPr>
                <w:color w:val="000000" w:themeColor="text1"/>
                <w:spacing w:val="2"/>
                <w:w w:val="103"/>
                <w:lang w:val="fr-ML"/>
                <w:rPrChange w:id="2780" w:author="Dr Mamadou SANOGO" w:date="2023-10-25T18:15:00Z">
                  <w:rPr>
                    <w:spacing w:val="2"/>
                    <w:w w:val="103"/>
                    <w:lang w:val="fr-ML"/>
                  </w:rPr>
                </w:rPrChange>
              </w:rPr>
              <w:t>on</w:t>
            </w:r>
          </w:p>
        </w:tc>
        <w:tc>
          <w:tcPr>
            <w:tcW w:w="3996" w:type="dxa"/>
            <w:tcBorders>
              <w:top w:val="single" w:sz="4" w:space="0" w:color="000000"/>
              <w:left w:val="single" w:sz="4" w:space="0" w:color="000000"/>
              <w:bottom w:val="single" w:sz="4" w:space="0" w:color="000000"/>
              <w:right w:val="single" w:sz="4" w:space="0" w:color="000000"/>
            </w:tcBorders>
            <w:tcPrChange w:id="2781"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70208FDA"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rPrChange w:id="2782" w:author="Dr Mamadou SANOGO" w:date="2023-10-25T18:15:00Z">
                  <w:rPr/>
                </w:rPrChange>
              </w:rPr>
            </w:pPr>
            <w:r w:rsidRPr="007A4AFC">
              <w:rPr>
                <w:color w:val="000000" w:themeColor="text1"/>
                <w:spacing w:val="2"/>
                <w:lang w:val="fr-ML"/>
                <w:rPrChange w:id="2783" w:author="Dr Mamadou SANOGO" w:date="2023-10-25T18:15:00Z">
                  <w:rPr>
                    <w:spacing w:val="2"/>
                    <w:lang w:val="fr-ML"/>
                  </w:rPr>
                </w:rPrChange>
              </w:rPr>
              <w:t xml:space="preserve"> Satisfaction globale des étudiants</w:t>
            </w:r>
          </w:p>
        </w:tc>
        <w:tc>
          <w:tcPr>
            <w:tcW w:w="3969" w:type="dxa"/>
            <w:tcBorders>
              <w:top w:val="single" w:sz="4" w:space="0" w:color="000000"/>
              <w:left w:val="single" w:sz="4" w:space="0" w:color="000000"/>
              <w:bottom w:val="single" w:sz="4" w:space="0" w:color="000000"/>
              <w:right w:val="single" w:sz="4" w:space="0" w:color="000000"/>
            </w:tcBorders>
            <w:tcPrChange w:id="2784"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2C3BA059"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785" w:author="Dr Mamadou SANOGO" w:date="2023-10-25T18:15:00Z">
                  <w:rPr>
                    <w:spacing w:val="2"/>
                    <w:lang w:val="fr-ML"/>
                  </w:rPr>
                </w:rPrChange>
              </w:rPr>
            </w:pPr>
            <w:r w:rsidRPr="007A4AFC">
              <w:rPr>
                <w:color w:val="000000" w:themeColor="text1"/>
                <w:spacing w:val="2"/>
                <w:lang w:val="fr-ML"/>
                <w:rPrChange w:id="2786" w:author="Dr Mamadou SANOGO" w:date="2023-10-25T18:15:00Z">
                  <w:rPr>
                    <w:spacing w:val="2"/>
                    <w:lang w:val="fr-ML"/>
                  </w:rPr>
                </w:rPrChange>
              </w:rPr>
              <w:t>Inadéquation de certains débouchés affichés avec la formation délivrée</w:t>
            </w:r>
          </w:p>
          <w:p w14:paraId="06833D71" w14:textId="77777777" w:rsidR="00643698" w:rsidRPr="007A4AFC" w:rsidDel="00FE3B81" w:rsidRDefault="00643698">
            <w:pPr>
              <w:widowControl w:val="0"/>
              <w:numPr>
                <w:ilvl w:val="0"/>
                <w:numId w:val="11"/>
              </w:numPr>
              <w:tabs>
                <w:tab w:val="left" w:pos="180"/>
              </w:tabs>
              <w:autoSpaceDE w:val="0"/>
              <w:autoSpaceDN w:val="0"/>
              <w:adjustRightInd w:val="0"/>
              <w:spacing w:line="240" w:lineRule="auto"/>
              <w:ind w:left="180" w:right="102" w:hanging="142"/>
              <w:rPr>
                <w:del w:id="2787" w:author="Dr Mamadou SANOGO" w:date="2023-10-27T11:06:00Z"/>
                <w:color w:val="000000" w:themeColor="text1"/>
                <w:spacing w:val="2"/>
                <w:lang w:val="fr-ML"/>
                <w:rPrChange w:id="2788" w:author="Dr Mamadou SANOGO" w:date="2023-10-25T18:15:00Z">
                  <w:rPr>
                    <w:del w:id="2789" w:author="Dr Mamadou SANOGO" w:date="2023-10-27T11:06:00Z"/>
                    <w:spacing w:val="2"/>
                    <w:lang w:val="fr-ML"/>
                  </w:rPr>
                </w:rPrChange>
              </w:rPr>
            </w:pPr>
            <w:r w:rsidRPr="007A4AFC">
              <w:rPr>
                <w:color w:val="000000" w:themeColor="text1"/>
                <w:spacing w:val="2"/>
                <w:lang w:val="fr-ML"/>
                <w:rPrChange w:id="2790" w:author="Dr Mamadou SANOGO" w:date="2023-10-25T18:15:00Z">
                  <w:rPr>
                    <w:spacing w:val="2"/>
                    <w:lang w:val="fr-ML"/>
                  </w:rPr>
                </w:rPrChange>
              </w:rPr>
              <w:t>Faible visibilité des objectifs de formation et des compétences acquises en fin de programme</w:t>
            </w:r>
          </w:p>
          <w:p w14:paraId="73D8D9FC" w14:textId="42551284" w:rsidR="00643698" w:rsidRPr="00FE3B81" w:rsidRDefault="00643698" w:rsidP="00FE3B81">
            <w:pPr>
              <w:widowControl w:val="0"/>
              <w:numPr>
                <w:ilvl w:val="0"/>
                <w:numId w:val="11"/>
              </w:numPr>
              <w:tabs>
                <w:tab w:val="left" w:pos="180"/>
              </w:tabs>
              <w:autoSpaceDE w:val="0"/>
              <w:autoSpaceDN w:val="0"/>
              <w:adjustRightInd w:val="0"/>
              <w:spacing w:line="240" w:lineRule="auto"/>
              <w:ind w:left="180" w:right="102" w:hanging="142"/>
              <w:rPr>
                <w:color w:val="000000" w:themeColor="text1"/>
                <w:lang w:val="fr-ML"/>
                <w:rPrChange w:id="2791" w:author="Dr Mamadou SANOGO" w:date="2023-10-27T11:06:00Z">
                  <w:rPr>
                    <w:lang w:val="fr-ML"/>
                  </w:rPr>
                </w:rPrChange>
              </w:rPr>
            </w:pPr>
            <w:del w:id="2792" w:author="Dr Mamadou SANOGO" w:date="2023-10-27T11:06:00Z">
              <w:r w:rsidRPr="00FE3B81" w:rsidDel="00FE3B81">
                <w:rPr>
                  <w:color w:val="0070C0"/>
                  <w:spacing w:val="2"/>
                  <w:lang w:val="fr-ML"/>
                  <w:rPrChange w:id="2793" w:author="Dr Mamadou SANOGO" w:date="2023-10-27T11:06:00Z">
                    <w:rPr>
                      <w:spacing w:val="2"/>
                      <w:lang w:val="fr-ML"/>
                    </w:rPr>
                  </w:rPrChange>
                </w:rPr>
                <w:delText xml:space="preserve">Faible reconnaissance des diplômes en </w:delText>
              </w:r>
              <w:r w:rsidRPr="00FE3B81" w:rsidDel="00FE3B81">
                <w:rPr>
                  <w:color w:val="FF0000"/>
                  <w:spacing w:val="2"/>
                  <w:lang w:val="fr-ML"/>
                  <w:rPrChange w:id="2794" w:author="Dr Mamadou SANOGO" w:date="2023-10-27T11:06:00Z">
                    <w:rPr>
                      <w:spacing w:val="2"/>
                      <w:lang w:val="fr-ML"/>
                    </w:rPr>
                  </w:rPrChange>
                </w:rPr>
                <w:delText xml:space="preserve">sciences sociales </w:delText>
              </w:r>
              <w:r w:rsidRPr="00FE3B81" w:rsidDel="00FE3B81">
                <w:rPr>
                  <w:color w:val="0070C0"/>
                  <w:spacing w:val="2"/>
                  <w:lang w:val="fr-ML"/>
                  <w:rPrChange w:id="2795" w:author="Dr Mamadou SANOGO" w:date="2023-10-27T11:06:00Z">
                    <w:rPr>
                      <w:spacing w:val="2"/>
                      <w:lang w:val="fr-ML"/>
                    </w:rPr>
                  </w:rPrChange>
                </w:rPr>
                <w:delText>dans le monde professionnel hors université</w:delText>
              </w:r>
            </w:del>
          </w:p>
        </w:tc>
      </w:tr>
      <w:tr w:rsidR="007A4AFC" w:rsidRPr="007A4AFC" w14:paraId="07B405E0" w14:textId="77777777" w:rsidTr="006778CD">
        <w:trPr>
          <w:trHeight w:val="20"/>
          <w:trPrChange w:id="2796"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797"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791DD9D7" w14:textId="77777777" w:rsidR="00643698" w:rsidRPr="007A4AFC" w:rsidRDefault="00643698" w:rsidP="00646F4C">
            <w:pPr>
              <w:widowControl w:val="0"/>
              <w:autoSpaceDE w:val="0"/>
              <w:autoSpaceDN w:val="0"/>
              <w:adjustRightInd w:val="0"/>
              <w:spacing w:line="240" w:lineRule="auto"/>
              <w:jc w:val="center"/>
              <w:rPr>
                <w:b/>
                <w:color w:val="000000" w:themeColor="text1"/>
                <w:lang w:val="fr-ML"/>
                <w:rPrChange w:id="2798" w:author="Dr Mamadou SANOGO" w:date="2023-10-25T18:15:00Z">
                  <w:rPr>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2799"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093B043F" w14:textId="77777777" w:rsidR="00643698" w:rsidRPr="007A4AFC" w:rsidRDefault="00643698" w:rsidP="00646F4C">
            <w:pPr>
              <w:widowControl w:val="0"/>
              <w:autoSpaceDE w:val="0"/>
              <w:autoSpaceDN w:val="0"/>
              <w:adjustRightInd w:val="0"/>
              <w:spacing w:line="240" w:lineRule="auto"/>
              <w:jc w:val="center"/>
              <w:rPr>
                <w:b/>
                <w:color w:val="000000" w:themeColor="text1"/>
                <w:lang w:val="fr-ML"/>
                <w:rPrChange w:id="2800" w:author="Dr Mamadou SANOGO" w:date="2023-10-25T18:15:00Z">
                  <w:rPr>
                    <w:b/>
                    <w:lang w:val="fr-ML"/>
                  </w:rPr>
                </w:rPrChange>
              </w:rPr>
            </w:pPr>
            <w:r w:rsidRPr="007A4AFC">
              <w:rPr>
                <w:b/>
                <w:color w:val="000000" w:themeColor="text1"/>
                <w:lang w:val="fr-ML"/>
                <w:rPrChange w:id="2801" w:author="Dr Mamadou SANOGO" w:date="2023-10-25T18:15:00Z">
                  <w:rPr>
                    <w:b/>
                    <w:lang w:val="fr-ML"/>
                  </w:rPr>
                </w:rPrChange>
              </w:rPr>
              <w:t>Opportunités</w:t>
            </w:r>
          </w:p>
        </w:tc>
        <w:tc>
          <w:tcPr>
            <w:tcW w:w="3969" w:type="dxa"/>
            <w:tcBorders>
              <w:top w:val="single" w:sz="4" w:space="0" w:color="000000"/>
              <w:left w:val="single" w:sz="4" w:space="0" w:color="000000"/>
              <w:bottom w:val="single" w:sz="4" w:space="0" w:color="000000"/>
              <w:right w:val="single" w:sz="4" w:space="0" w:color="000000"/>
            </w:tcBorders>
            <w:tcPrChange w:id="2802"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381E912C" w14:textId="77777777" w:rsidR="00643698" w:rsidRPr="007A4AFC" w:rsidRDefault="00643698" w:rsidP="00646F4C">
            <w:pPr>
              <w:widowControl w:val="0"/>
              <w:autoSpaceDE w:val="0"/>
              <w:autoSpaceDN w:val="0"/>
              <w:adjustRightInd w:val="0"/>
              <w:spacing w:line="240" w:lineRule="auto"/>
              <w:jc w:val="center"/>
              <w:rPr>
                <w:b/>
                <w:color w:val="000000" w:themeColor="text1"/>
                <w:lang w:val="fr-ML"/>
                <w:rPrChange w:id="2803" w:author="Dr Mamadou SANOGO" w:date="2023-10-25T18:15:00Z">
                  <w:rPr>
                    <w:b/>
                    <w:lang w:val="fr-ML"/>
                  </w:rPr>
                </w:rPrChange>
              </w:rPr>
            </w:pPr>
            <w:r w:rsidRPr="007A4AFC">
              <w:rPr>
                <w:b/>
                <w:color w:val="000000" w:themeColor="text1"/>
                <w:lang w:val="fr-ML"/>
                <w:rPrChange w:id="2804" w:author="Dr Mamadou SANOGO" w:date="2023-10-25T18:15:00Z">
                  <w:rPr>
                    <w:b/>
                    <w:lang w:val="fr-ML"/>
                  </w:rPr>
                </w:rPrChange>
              </w:rPr>
              <w:t>Menaces</w:t>
            </w:r>
          </w:p>
        </w:tc>
      </w:tr>
      <w:tr w:rsidR="00643698" w:rsidRPr="007A4AFC" w14:paraId="0C76F4B9" w14:textId="77777777" w:rsidTr="006778CD">
        <w:trPr>
          <w:trHeight w:val="3287"/>
          <w:trPrChange w:id="2805" w:author="Dr Mamadou SANOGO" w:date="2023-10-27T13:49:00Z">
            <w:trPr>
              <w:trHeight w:val="3287"/>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806"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20522164" w14:textId="77777777" w:rsidR="00643698" w:rsidRPr="007A4AFC" w:rsidRDefault="00643698" w:rsidP="00646F4C">
            <w:pPr>
              <w:widowControl w:val="0"/>
              <w:autoSpaceDE w:val="0"/>
              <w:autoSpaceDN w:val="0"/>
              <w:adjustRightInd w:val="0"/>
              <w:spacing w:line="240" w:lineRule="auto"/>
              <w:ind w:left="100" w:right="279"/>
              <w:rPr>
                <w:color w:val="000000" w:themeColor="text1"/>
                <w:spacing w:val="2"/>
                <w:lang w:val="fr-ML"/>
                <w:rPrChange w:id="2807" w:author="Dr Mamadou SANOGO" w:date="2023-10-25T18:15:00Z">
                  <w:rPr>
                    <w:spacing w:val="2"/>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2808"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09D7C9F4"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09" w:author="Dr Mamadou SANOGO" w:date="2023-10-25T18:15:00Z">
                  <w:rPr/>
                </w:rPrChange>
              </w:rPr>
              <w:pPrChange w:id="2810"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11" w:author="Dr Mamadou SANOGO" w:date="2023-10-25T18:15:00Z">
                  <w:rPr/>
                </w:rPrChange>
              </w:rPr>
              <w:t>Demande croissante des candidats sur le marché de l’emploi.</w:t>
            </w:r>
          </w:p>
          <w:p w14:paraId="366B5A33"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12" w:author="Dr Mamadou SANOGO" w:date="2023-10-25T18:15:00Z">
                  <w:rPr/>
                </w:rPrChange>
              </w:rPr>
              <w:pPrChange w:id="2813"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14" w:author="Dr Mamadou SANOGO" w:date="2023-10-25T18:15:00Z">
                  <w:rPr/>
                </w:rPrChange>
              </w:rPr>
              <w:t>Potentiel de développement de partenariats avec des structures de l’enseignement et socio-professionnelles pour faciliter la mobilité inter universitaire et de l’apprentissage pratique.</w:t>
            </w:r>
          </w:p>
          <w:p w14:paraId="4F703815"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15" w:author="Dr Mamadou SANOGO" w:date="2023-10-25T18:15:00Z">
                  <w:rPr/>
                </w:rPrChange>
              </w:rPr>
              <w:pPrChange w:id="2816"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17" w:author="Dr Mamadou SANOGO" w:date="2023-10-25T18:15:00Z">
                  <w:rPr/>
                </w:rPrChange>
              </w:rPr>
              <w:t>Possibilité d'expansion future vers d'autres régions du Mali, et la sous-région.</w:t>
            </w:r>
          </w:p>
          <w:p w14:paraId="1F246A81"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18" w:author="Dr Mamadou SANOGO" w:date="2023-10-25T18:15:00Z">
                  <w:rPr/>
                </w:rPrChange>
              </w:rPr>
              <w:pPrChange w:id="2819"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20" w:author="Dr Mamadou SANOGO" w:date="2023-10-25T18:15:00Z">
                  <w:rPr/>
                </w:rPrChange>
              </w:rPr>
              <w:t>Le rehaussement positif de la réputation de l’école</w:t>
            </w:r>
          </w:p>
        </w:tc>
        <w:tc>
          <w:tcPr>
            <w:tcW w:w="3969" w:type="dxa"/>
            <w:tcBorders>
              <w:top w:val="single" w:sz="4" w:space="0" w:color="000000"/>
              <w:left w:val="single" w:sz="4" w:space="0" w:color="000000"/>
              <w:bottom w:val="single" w:sz="4" w:space="0" w:color="000000"/>
              <w:right w:val="single" w:sz="4" w:space="0" w:color="000000"/>
            </w:tcBorders>
            <w:tcPrChange w:id="2821"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5316876A"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22" w:author="Dr Mamadou SANOGO" w:date="2023-10-25T18:15:00Z">
                  <w:rPr/>
                </w:rPrChange>
              </w:rPr>
              <w:pPrChange w:id="2823"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24" w:author="Dr Mamadou SANOGO" w:date="2023-10-25T18:15:00Z">
                  <w:rPr/>
                </w:rPrChange>
              </w:rPr>
              <w:t>Forte sollicitation des enseignants des universités publiques par des universités privées</w:t>
            </w:r>
          </w:p>
          <w:p w14:paraId="2255E253"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25" w:author="Dr Mamadou SANOGO" w:date="2023-10-25T18:15:00Z">
                  <w:rPr/>
                </w:rPrChange>
              </w:rPr>
              <w:pPrChange w:id="2826"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27" w:author="Dr Mamadou SANOGO" w:date="2023-10-25T18:15:00Z">
                  <w:rPr/>
                </w:rPrChange>
              </w:rPr>
              <w:t>Manque d’accompagnement de l'Etat</w:t>
            </w:r>
          </w:p>
          <w:p w14:paraId="53D84472"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28" w:author="Dr Mamadou SANOGO" w:date="2023-10-25T18:15:00Z">
                  <w:rPr/>
                </w:rPrChange>
              </w:rPr>
              <w:pPrChange w:id="2829"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30" w:author="Dr Mamadou SANOGO" w:date="2023-10-25T18:15:00Z">
                  <w:rPr/>
                </w:rPrChange>
              </w:rPr>
              <w:t>Absence de cadre de dialogue entreprise - Université</w:t>
            </w:r>
          </w:p>
          <w:p w14:paraId="2AC6AF65"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31" w:author="Dr Mamadou SANOGO" w:date="2023-10-25T18:15:00Z">
                  <w:rPr/>
                </w:rPrChange>
              </w:rPr>
              <w:pPrChange w:id="2832"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33" w:author="Dr Mamadou SANOGO" w:date="2023-10-25T18:15:00Z">
                  <w:rPr/>
                </w:rPrChange>
              </w:rPr>
              <w:t xml:space="preserve">Insuffisance de tissu hospitalier </w:t>
            </w:r>
          </w:p>
          <w:p w14:paraId="23437156"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34" w:author="Dr Mamadou SANOGO" w:date="2023-10-25T18:15:00Z">
                  <w:rPr/>
                </w:rPrChange>
              </w:rPr>
              <w:pPrChange w:id="2835"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36" w:author="Dr Mamadou SANOGO" w:date="2023-10-25T18:15:00Z">
                  <w:rPr/>
                </w:rPrChange>
              </w:rPr>
              <w:t>La politisation du monde universitaire</w:t>
            </w:r>
          </w:p>
          <w:p w14:paraId="6D5FBA32"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37" w:author="Dr Mamadou SANOGO" w:date="2023-10-25T18:15:00Z">
                  <w:rPr/>
                </w:rPrChange>
              </w:rPr>
              <w:pPrChange w:id="2838"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39" w:author="Dr Mamadou SANOGO" w:date="2023-10-25T18:15:00Z">
                  <w:rPr/>
                </w:rPrChange>
              </w:rPr>
              <w:t xml:space="preserve">La concurrence déloyale </w:t>
            </w:r>
          </w:p>
        </w:tc>
      </w:tr>
    </w:tbl>
    <w:p w14:paraId="4A9707B1" w14:textId="77777777" w:rsidR="00643698" w:rsidRPr="006778CD" w:rsidDel="00FE3B81" w:rsidRDefault="00643698">
      <w:pPr>
        <w:widowControl w:val="0"/>
        <w:autoSpaceDE w:val="0"/>
        <w:autoSpaceDN w:val="0"/>
        <w:adjustRightInd w:val="0"/>
        <w:spacing w:line="240" w:lineRule="auto"/>
        <w:ind w:left="142" w:hanging="142"/>
        <w:rPr>
          <w:del w:id="2840" w:author="Dr Mamadou SANOGO" w:date="2023-10-27T11:07:00Z"/>
          <w:b/>
          <w:color w:val="000000" w:themeColor="text1"/>
          <w:sz w:val="28"/>
          <w:szCs w:val="32"/>
          <w:rPrChange w:id="2841" w:author="Dr Mamadou SANOGO" w:date="2023-10-27T13:50:00Z">
            <w:rPr>
              <w:del w:id="2842" w:author="Dr Mamadou SANOGO" w:date="2023-10-27T11:07:00Z"/>
              <w:b/>
              <w:color w:val="000000" w:themeColor="text1"/>
              <w:szCs w:val="24"/>
              <w:lang w:val="fr-ML"/>
            </w:rPr>
          </w:rPrChange>
        </w:rPr>
        <w:pPrChange w:id="2843" w:author="Dr Mamadou SANOGO" w:date="2023-10-27T13:50:00Z">
          <w:pPr>
            <w:widowControl w:val="0"/>
            <w:autoSpaceDE w:val="0"/>
            <w:autoSpaceDN w:val="0"/>
            <w:adjustRightInd w:val="0"/>
            <w:spacing w:line="240" w:lineRule="auto"/>
          </w:pPr>
        </w:pPrChange>
      </w:pPr>
      <w:bookmarkStart w:id="2844" w:name="_Toc149307389"/>
      <w:bookmarkEnd w:id="2844"/>
    </w:p>
    <w:p w14:paraId="1F0EEAC4" w14:textId="77777777" w:rsidR="00643698" w:rsidRPr="006778CD" w:rsidDel="00FE3B81" w:rsidRDefault="00643698">
      <w:pPr>
        <w:widowControl w:val="0"/>
        <w:autoSpaceDE w:val="0"/>
        <w:autoSpaceDN w:val="0"/>
        <w:adjustRightInd w:val="0"/>
        <w:spacing w:line="240" w:lineRule="auto"/>
        <w:ind w:left="142" w:hanging="142"/>
        <w:rPr>
          <w:del w:id="2845" w:author="Dr Mamadou SANOGO" w:date="2023-10-27T11:07:00Z"/>
          <w:b/>
          <w:color w:val="000000" w:themeColor="text1"/>
          <w:sz w:val="28"/>
          <w:szCs w:val="32"/>
          <w:rPrChange w:id="2846" w:author="Dr Mamadou SANOGO" w:date="2023-10-27T13:50:00Z">
            <w:rPr>
              <w:del w:id="2847" w:author="Dr Mamadou SANOGO" w:date="2023-10-27T11:07:00Z"/>
              <w:b/>
              <w:color w:val="000000" w:themeColor="text1"/>
              <w:szCs w:val="24"/>
            </w:rPr>
          </w:rPrChange>
        </w:rPr>
        <w:pPrChange w:id="2848" w:author="Dr Mamadou SANOGO" w:date="2023-10-27T13:50:00Z">
          <w:pPr>
            <w:widowControl w:val="0"/>
            <w:autoSpaceDE w:val="0"/>
            <w:autoSpaceDN w:val="0"/>
            <w:adjustRightInd w:val="0"/>
            <w:spacing w:line="240" w:lineRule="auto"/>
          </w:pPr>
        </w:pPrChange>
      </w:pPr>
      <w:bookmarkStart w:id="2849" w:name="_Toc149307390"/>
      <w:bookmarkEnd w:id="2849"/>
    </w:p>
    <w:p w14:paraId="1A513666" w14:textId="77777777" w:rsidR="00643698" w:rsidRPr="006778CD" w:rsidDel="00FE3B81" w:rsidRDefault="00643698">
      <w:pPr>
        <w:widowControl w:val="0"/>
        <w:autoSpaceDE w:val="0"/>
        <w:autoSpaceDN w:val="0"/>
        <w:adjustRightInd w:val="0"/>
        <w:spacing w:line="240" w:lineRule="auto"/>
        <w:ind w:left="142" w:hanging="142"/>
        <w:rPr>
          <w:del w:id="2850" w:author="Dr Mamadou SANOGO" w:date="2023-10-27T11:07:00Z"/>
          <w:b/>
          <w:color w:val="000000" w:themeColor="text1"/>
          <w:sz w:val="28"/>
          <w:szCs w:val="32"/>
          <w:rPrChange w:id="2851" w:author="Dr Mamadou SANOGO" w:date="2023-10-27T13:50:00Z">
            <w:rPr>
              <w:del w:id="2852" w:author="Dr Mamadou SANOGO" w:date="2023-10-27T11:07:00Z"/>
              <w:b/>
              <w:color w:val="000000" w:themeColor="text1"/>
              <w:szCs w:val="24"/>
            </w:rPr>
          </w:rPrChange>
        </w:rPr>
        <w:pPrChange w:id="2853" w:author="Dr Mamadou SANOGO" w:date="2023-10-27T13:50:00Z">
          <w:pPr>
            <w:widowControl w:val="0"/>
            <w:autoSpaceDE w:val="0"/>
            <w:autoSpaceDN w:val="0"/>
            <w:adjustRightInd w:val="0"/>
            <w:spacing w:line="240" w:lineRule="auto"/>
          </w:pPr>
        </w:pPrChange>
      </w:pPr>
      <w:bookmarkStart w:id="2854" w:name="_Toc149307391"/>
      <w:bookmarkEnd w:id="2854"/>
    </w:p>
    <w:p w14:paraId="38A0AEB0" w14:textId="77777777" w:rsidR="00643698" w:rsidRPr="006778CD" w:rsidDel="00FE3B81" w:rsidRDefault="00643698">
      <w:pPr>
        <w:widowControl w:val="0"/>
        <w:autoSpaceDE w:val="0"/>
        <w:autoSpaceDN w:val="0"/>
        <w:adjustRightInd w:val="0"/>
        <w:spacing w:line="240" w:lineRule="auto"/>
        <w:ind w:left="142" w:hanging="142"/>
        <w:rPr>
          <w:del w:id="2855" w:author="Dr Mamadou SANOGO" w:date="2023-10-27T11:07:00Z"/>
          <w:b/>
          <w:color w:val="000000" w:themeColor="text1"/>
          <w:sz w:val="28"/>
          <w:szCs w:val="32"/>
          <w:rPrChange w:id="2856" w:author="Dr Mamadou SANOGO" w:date="2023-10-27T13:50:00Z">
            <w:rPr>
              <w:del w:id="2857" w:author="Dr Mamadou SANOGO" w:date="2023-10-27T11:07:00Z"/>
              <w:b/>
              <w:color w:val="000000" w:themeColor="text1"/>
              <w:szCs w:val="24"/>
            </w:rPr>
          </w:rPrChange>
        </w:rPr>
        <w:pPrChange w:id="2858" w:author="Dr Mamadou SANOGO" w:date="2023-10-27T13:50:00Z">
          <w:pPr>
            <w:widowControl w:val="0"/>
            <w:autoSpaceDE w:val="0"/>
            <w:autoSpaceDN w:val="0"/>
            <w:adjustRightInd w:val="0"/>
            <w:spacing w:line="240" w:lineRule="auto"/>
          </w:pPr>
        </w:pPrChange>
      </w:pPr>
      <w:bookmarkStart w:id="2859" w:name="_Toc149307392"/>
      <w:bookmarkEnd w:id="2859"/>
    </w:p>
    <w:p w14:paraId="075A624B" w14:textId="77777777" w:rsidR="00643698" w:rsidRPr="006778CD" w:rsidDel="00FE3B81" w:rsidRDefault="00643698">
      <w:pPr>
        <w:widowControl w:val="0"/>
        <w:autoSpaceDE w:val="0"/>
        <w:autoSpaceDN w:val="0"/>
        <w:adjustRightInd w:val="0"/>
        <w:spacing w:line="240" w:lineRule="auto"/>
        <w:ind w:left="142" w:hanging="142"/>
        <w:rPr>
          <w:del w:id="2860" w:author="Dr Mamadou SANOGO" w:date="2023-10-27T11:07:00Z"/>
          <w:b/>
          <w:color w:val="000000" w:themeColor="text1"/>
          <w:sz w:val="28"/>
          <w:szCs w:val="32"/>
          <w:rPrChange w:id="2861" w:author="Dr Mamadou SANOGO" w:date="2023-10-27T13:50:00Z">
            <w:rPr>
              <w:del w:id="2862" w:author="Dr Mamadou SANOGO" w:date="2023-10-27T11:07:00Z"/>
              <w:b/>
              <w:color w:val="000000" w:themeColor="text1"/>
              <w:szCs w:val="24"/>
            </w:rPr>
          </w:rPrChange>
        </w:rPr>
        <w:pPrChange w:id="2863" w:author="Dr Mamadou SANOGO" w:date="2023-10-27T13:50:00Z">
          <w:pPr>
            <w:widowControl w:val="0"/>
            <w:autoSpaceDE w:val="0"/>
            <w:autoSpaceDN w:val="0"/>
            <w:adjustRightInd w:val="0"/>
            <w:spacing w:line="240" w:lineRule="auto"/>
          </w:pPr>
        </w:pPrChange>
      </w:pPr>
      <w:bookmarkStart w:id="2864" w:name="_Toc149307393"/>
      <w:bookmarkEnd w:id="2864"/>
    </w:p>
    <w:p w14:paraId="31798E3F" w14:textId="77777777" w:rsidR="00643698" w:rsidRPr="006778CD" w:rsidDel="00FE3B81" w:rsidRDefault="00643698">
      <w:pPr>
        <w:widowControl w:val="0"/>
        <w:autoSpaceDE w:val="0"/>
        <w:autoSpaceDN w:val="0"/>
        <w:adjustRightInd w:val="0"/>
        <w:spacing w:line="240" w:lineRule="auto"/>
        <w:ind w:left="142" w:hanging="142"/>
        <w:rPr>
          <w:del w:id="2865" w:author="Dr Mamadou SANOGO" w:date="2023-10-27T11:07:00Z"/>
          <w:b/>
          <w:color w:val="000000" w:themeColor="text1"/>
          <w:sz w:val="28"/>
          <w:szCs w:val="32"/>
          <w:rPrChange w:id="2866" w:author="Dr Mamadou SANOGO" w:date="2023-10-27T13:50:00Z">
            <w:rPr>
              <w:del w:id="2867" w:author="Dr Mamadou SANOGO" w:date="2023-10-27T11:07:00Z"/>
              <w:b/>
              <w:color w:val="000000" w:themeColor="text1"/>
              <w:szCs w:val="24"/>
            </w:rPr>
          </w:rPrChange>
        </w:rPr>
        <w:pPrChange w:id="2868" w:author="Dr Mamadou SANOGO" w:date="2023-10-27T13:50:00Z">
          <w:pPr>
            <w:widowControl w:val="0"/>
            <w:autoSpaceDE w:val="0"/>
            <w:autoSpaceDN w:val="0"/>
            <w:adjustRightInd w:val="0"/>
            <w:spacing w:line="240" w:lineRule="auto"/>
          </w:pPr>
        </w:pPrChange>
      </w:pPr>
      <w:bookmarkStart w:id="2869" w:name="_Toc149307394"/>
      <w:bookmarkEnd w:id="2869"/>
    </w:p>
    <w:p w14:paraId="276A9628" w14:textId="77777777" w:rsidR="00643698" w:rsidRPr="006778CD" w:rsidDel="00FE3B81" w:rsidRDefault="00643698">
      <w:pPr>
        <w:widowControl w:val="0"/>
        <w:autoSpaceDE w:val="0"/>
        <w:autoSpaceDN w:val="0"/>
        <w:adjustRightInd w:val="0"/>
        <w:spacing w:line="240" w:lineRule="auto"/>
        <w:ind w:left="142" w:hanging="142"/>
        <w:rPr>
          <w:del w:id="2870" w:author="Dr Mamadou SANOGO" w:date="2023-10-27T11:07:00Z"/>
          <w:b/>
          <w:color w:val="000000" w:themeColor="text1"/>
          <w:sz w:val="28"/>
          <w:szCs w:val="32"/>
          <w:rPrChange w:id="2871" w:author="Dr Mamadou SANOGO" w:date="2023-10-27T13:50:00Z">
            <w:rPr>
              <w:del w:id="2872" w:author="Dr Mamadou SANOGO" w:date="2023-10-27T11:07:00Z"/>
              <w:b/>
              <w:color w:val="000000" w:themeColor="text1"/>
              <w:szCs w:val="24"/>
            </w:rPr>
          </w:rPrChange>
        </w:rPr>
        <w:pPrChange w:id="2873" w:author="Dr Mamadou SANOGO" w:date="2023-10-27T13:50:00Z">
          <w:pPr>
            <w:widowControl w:val="0"/>
            <w:autoSpaceDE w:val="0"/>
            <w:autoSpaceDN w:val="0"/>
            <w:adjustRightInd w:val="0"/>
            <w:spacing w:line="240" w:lineRule="auto"/>
          </w:pPr>
        </w:pPrChange>
      </w:pPr>
      <w:bookmarkStart w:id="2874" w:name="_Toc149307395"/>
      <w:bookmarkEnd w:id="2874"/>
    </w:p>
    <w:p w14:paraId="1F52C6CE" w14:textId="044B4695" w:rsidR="00643698" w:rsidRPr="006778CD" w:rsidDel="00FE3B81" w:rsidRDefault="00643698">
      <w:pPr>
        <w:widowControl w:val="0"/>
        <w:autoSpaceDE w:val="0"/>
        <w:autoSpaceDN w:val="0"/>
        <w:adjustRightInd w:val="0"/>
        <w:spacing w:line="240" w:lineRule="auto"/>
        <w:ind w:left="142" w:hanging="142"/>
        <w:rPr>
          <w:del w:id="2875" w:author="Dr Mamadou SANOGO" w:date="2023-10-27T11:07:00Z"/>
          <w:b/>
          <w:color w:val="000000" w:themeColor="text1"/>
          <w:sz w:val="28"/>
          <w:szCs w:val="32"/>
          <w:rPrChange w:id="2876" w:author="Dr Mamadou SANOGO" w:date="2023-10-27T13:50:00Z">
            <w:rPr>
              <w:del w:id="2877" w:author="Dr Mamadou SANOGO" w:date="2023-10-27T11:07:00Z"/>
              <w:b/>
              <w:color w:val="000000" w:themeColor="text1"/>
              <w:szCs w:val="24"/>
            </w:rPr>
          </w:rPrChange>
        </w:rPr>
        <w:pPrChange w:id="2878" w:author="Dr Mamadou SANOGO" w:date="2023-10-27T13:50:00Z">
          <w:pPr>
            <w:widowControl w:val="0"/>
            <w:autoSpaceDE w:val="0"/>
            <w:autoSpaceDN w:val="0"/>
            <w:adjustRightInd w:val="0"/>
            <w:spacing w:line="240" w:lineRule="auto"/>
          </w:pPr>
        </w:pPrChange>
      </w:pPr>
      <w:bookmarkStart w:id="2879" w:name="_Toc149307396"/>
      <w:bookmarkEnd w:id="2879"/>
    </w:p>
    <w:p w14:paraId="45A17DFD" w14:textId="75B14231" w:rsidR="00643698" w:rsidRPr="006778CD" w:rsidRDefault="00643698">
      <w:pPr>
        <w:pStyle w:val="Titre1"/>
        <w:ind w:left="142" w:hanging="142"/>
        <w:pPrChange w:id="2880" w:author="Dr Mamadou SANOGO" w:date="2023-10-27T13:50:00Z">
          <w:pPr>
            <w:pStyle w:val="Titre1"/>
          </w:pPr>
        </w:pPrChange>
      </w:pPr>
      <w:del w:id="2881" w:author="Dr Mamadou SANOGO" w:date="2023-10-27T13:51:00Z">
        <w:r w:rsidRPr="006778CD" w:rsidDel="006778CD">
          <w:delText xml:space="preserve">V. </w:delText>
        </w:r>
      </w:del>
      <w:bookmarkStart w:id="2882" w:name="_Toc149307397"/>
      <w:r w:rsidRPr="006778CD">
        <w:t>RECOMMA</w:t>
      </w:r>
      <w:r w:rsidR="004B392C" w:rsidRPr="006778CD">
        <w:t>N</w:t>
      </w:r>
      <w:r w:rsidRPr="006778CD">
        <w:t>DATIONS</w:t>
      </w:r>
      <w:bookmarkEnd w:id="2882"/>
    </w:p>
    <w:p w14:paraId="5F6B32BE" w14:textId="4473D306" w:rsidR="00643698" w:rsidRPr="007A4AFC" w:rsidRDefault="00643698">
      <w:pPr>
        <w:spacing w:line="276" w:lineRule="auto"/>
        <w:ind w:right="379"/>
        <w:rPr>
          <w:rFonts w:eastAsia="Arial"/>
          <w:color w:val="000000" w:themeColor="text1"/>
          <w:szCs w:val="24"/>
          <w:rPrChange w:id="2883" w:author="Dr Mamadou SANOGO" w:date="2023-10-25T18:15:00Z">
            <w:rPr>
              <w:rFonts w:eastAsia="Arial"/>
              <w:color w:val="000000"/>
              <w:szCs w:val="24"/>
            </w:rPr>
          </w:rPrChange>
        </w:rPr>
        <w:pPrChange w:id="2884" w:author="Dr Mamadou SANOGO" w:date="2023-10-27T13:51:00Z">
          <w:pPr>
            <w:spacing w:line="360" w:lineRule="auto"/>
            <w:ind w:right="379"/>
          </w:pPr>
        </w:pPrChange>
      </w:pPr>
      <w:r w:rsidRPr="007A4AFC">
        <w:rPr>
          <w:rFonts w:eastAsia="Arial"/>
          <w:color w:val="000000" w:themeColor="text1"/>
          <w:szCs w:val="24"/>
          <w:rPrChange w:id="2885" w:author="Dr Mamadou SANOGO" w:date="2023-10-25T18:15:00Z">
            <w:rPr>
              <w:rFonts w:eastAsia="Arial"/>
              <w:color w:val="000000"/>
              <w:szCs w:val="24"/>
            </w:rPr>
          </w:rPrChange>
        </w:rPr>
        <w:t xml:space="preserve">Il est clair que les insuffisances relevées doivent être corrigées. Il n’est pas possible ou réaliste de vouloir s’attaquer à tout et en même temps, mais la hiérarchisation ne peut se faire que dans le cadre global du plan de développement de l’institution. En attendant que la réalisation du plan stratégique donne l’occasion d’approfondir la réflexion, de faire des choix stratégiques et de prioriser, nous recommandons à titre indicatif un certain nombre d’actions qui pourraient être réalisées en vue d’améliorer le fonctionnement du master en </w:t>
      </w:r>
      <w:ins w:id="2886" w:author="Dr Mamadou SANOGO" w:date="2023-10-26T13:36:00Z">
        <w:r w:rsidR="003A18E5" w:rsidRPr="00FE3B81">
          <w:rPr>
            <w:bCs/>
            <w:color w:val="000000" w:themeColor="text1"/>
            <w:szCs w:val="24"/>
            <w:rPrChange w:id="2887" w:author="Dr Mamadou SANOGO" w:date="2023-10-27T11:07:00Z">
              <w:rPr>
                <w:bCs/>
                <w:color w:val="C00000"/>
                <w:szCs w:val="24"/>
              </w:rPr>
            </w:rPrChange>
          </w:rPr>
          <w:t>gyn</w:t>
        </w:r>
      </w:ins>
      <w:ins w:id="2888" w:author="Dr Mamadou SANOGO" w:date="2023-10-27T11:07:00Z">
        <w:r w:rsidR="00FE3B81" w:rsidRPr="00FE3B81">
          <w:rPr>
            <w:bCs/>
            <w:color w:val="000000" w:themeColor="text1"/>
            <w:szCs w:val="24"/>
            <w:rPrChange w:id="2889" w:author="Dr Mamadou SANOGO" w:date="2023-10-27T11:07:00Z">
              <w:rPr>
                <w:bCs/>
                <w:color w:val="C00000"/>
                <w:szCs w:val="24"/>
              </w:rPr>
            </w:rPrChange>
          </w:rPr>
          <w:t>é</w:t>
        </w:r>
      </w:ins>
      <w:ins w:id="2890" w:author="Dr Mamadou SANOGO" w:date="2023-10-26T13:36:00Z">
        <w:r w:rsidR="003A18E5" w:rsidRPr="00FE3B81">
          <w:rPr>
            <w:bCs/>
            <w:color w:val="000000" w:themeColor="text1"/>
            <w:szCs w:val="24"/>
            <w:rPrChange w:id="2891" w:author="Dr Mamadou SANOGO" w:date="2023-10-27T11:07:00Z">
              <w:rPr>
                <w:bCs/>
                <w:color w:val="C00000"/>
                <w:szCs w:val="24"/>
              </w:rPr>
            </w:rPrChange>
          </w:rPr>
          <w:t>cologie-obst</w:t>
        </w:r>
      </w:ins>
      <w:ins w:id="2892" w:author="Dr Mamadou SANOGO" w:date="2023-10-27T11:07:00Z">
        <w:r w:rsidR="00FE3B81" w:rsidRPr="00FE3B81">
          <w:rPr>
            <w:bCs/>
            <w:color w:val="000000" w:themeColor="text1"/>
            <w:szCs w:val="24"/>
            <w:rPrChange w:id="2893" w:author="Dr Mamadou SANOGO" w:date="2023-10-27T11:07:00Z">
              <w:rPr>
                <w:bCs/>
                <w:color w:val="C00000"/>
                <w:szCs w:val="24"/>
              </w:rPr>
            </w:rPrChange>
          </w:rPr>
          <w:t>é</w:t>
        </w:r>
      </w:ins>
      <w:ins w:id="2894" w:author="Dr Mamadou SANOGO" w:date="2023-10-26T13:36:00Z">
        <w:r w:rsidR="003A18E5" w:rsidRPr="00FE3B81">
          <w:rPr>
            <w:bCs/>
            <w:color w:val="000000" w:themeColor="text1"/>
            <w:szCs w:val="24"/>
            <w:rPrChange w:id="2895" w:author="Dr Mamadou SANOGO" w:date="2023-10-27T11:07:00Z">
              <w:rPr>
                <w:bCs/>
                <w:color w:val="C00000"/>
                <w:szCs w:val="24"/>
              </w:rPr>
            </w:rPrChange>
          </w:rPr>
          <w:t xml:space="preserve">trique </w:t>
        </w:r>
      </w:ins>
      <w:del w:id="2896" w:author="Dr Mamadou SANOGO" w:date="2023-10-26T13:36:00Z">
        <w:r w:rsidRPr="007A4AFC" w:rsidDel="003A18E5">
          <w:rPr>
            <w:rFonts w:eastAsia="Arial"/>
            <w:color w:val="000000" w:themeColor="text1"/>
            <w:szCs w:val="24"/>
            <w:rPrChange w:id="2897" w:author="Dr Mamadou SANOGO" w:date="2023-10-25T18:15:00Z">
              <w:rPr>
                <w:rFonts w:eastAsia="Arial"/>
                <w:color w:val="000000"/>
                <w:szCs w:val="24"/>
              </w:rPr>
            </w:rPrChange>
          </w:rPr>
          <w:delText>épidémiolog</w:delText>
        </w:r>
      </w:del>
      <w:del w:id="2898" w:author="Dr Mamadou SANOGO" w:date="2023-10-26T13:35:00Z">
        <w:r w:rsidRPr="007A4AFC" w:rsidDel="003A18E5">
          <w:rPr>
            <w:rFonts w:eastAsia="Arial"/>
            <w:color w:val="000000" w:themeColor="text1"/>
            <w:szCs w:val="24"/>
            <w:rPrChange w:id="2899" w:author="Dr Mamadou SANOGO" w:date="2023-10-25T18:15:00Z">
              <w:rPr>
                <w:rFonts w:eastAsia="Arial"/>
                <w:color w:val="000000"/>
                <w:szCs w:val="24"/>
              </w:rPr>
            </w:rPrChange>
          </w:rPr>
          <w:delText>ie</w:delText>
        </w:r>
      </w:del>
      <w:r w:rsidRPr="007A4AFC">
        <w:rPr>
          <w:rFonts w:eastAsia="Arial"/>
          <w:color w:val="000000" w:themeColor="text1"/>
          <w:szCs w:val="24"/>
          <w:rPrChange w:id="2900" w:author="Dr Mamadou SANOGO" w:date="2023-10-25T18:15:00Z">
            <w:rPr>
              <w:rFonts w:eastAsia="Arial"/>
              <w:color w:val="000000"/>
              <w:szCs w:val="24"/>
            </w:rPr>
          </w:rPrChange>
        </w:rPr>
        <w:t>. Il s’agit :</w:t>
      </w:r>
    </w:p>
    <w:p w14:paraId="2E868914" w14:textId="1B532AB2" w:rsidR="00643698" w:rsidRPr="007A4AFC"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Change w:id="2901" w:author="Dr Mamadou SANOGO" w:date="2023-10-25T18:15:00Z">
            <w:rPr>
              <w:spacing w:val="2"/>
              <w:szCs w:val="24"/>
              <w:lang w:val="fr-ML"/>
            </w:rPr>
          </w:rPrChange>
        </w:rPr>
        <w:pPrChange w:id="2902"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proofErr w:type="gramStart"/>
      <w:r w:rsidRPr="007A4AFC">
        <w:rPr>
          <w:rFonts w:eastAsia="Arial"/>
          <w:color w:val="000000" w:themeColor="text1"/>
          <w:szCs w:val="24"/>
          <w:rPrChange w:id="2903" w:author="Dr Mamadou SANOGO" w:date="2023-10-25T18:15:00Z">
            <w:rPr>
              <w:rFonts w:eastAsia="Arial"/>
              <w:color w:val="000000"/>
              <w:szCs w:val="24"/>
            </w:rPr>
          </w:rPrChange>
        </w:rPr>
        <w:t>d’améliorer</w:t>
      </w:r>
      <w:proofErr w:type="gramEnd"/>
      <w:r w:rsidRPr="007A4AFC">
        <w:rPr>
          <w:rFonts w:eastAsia="Arial"/>
          <w:color w:val="000000" w:themeColor="text1"/>
          <w:szCs w:val="24"/>
          <w:rPrChange w:id="2904" w:author="Dr Mamadou SANOGO" w:date="2023-10-25T18:15:00Z">
            <w:rPr>
              <w:rFonts w:eastAsia="Arial"/>
              <w:color w:val="000000"/>
              <w:szCs w:val="24"/>
            </w:rPr>
          </w:rPrChange>
        </w:rPr>
        <w:t xml:space="preserve"> </w:t>
      </w:r>
      <w:r w:rsidRPr="007A4AFC">
        <w:rPr>
          <w:color w:val="000000" w:themeColor="text1"/>
          <w:spacing w:val="2"/>
          <w:szCs w:val="24"/>
          <w:lang w:val="fr-ML"/>
          <w:rPrChange w:id="2905" w:author="Dr Mamadou SANOGO" w:date="2023-10-25T18:15:00Z">
            <w:rPr>
              <w:spacing w:val="2"/>
              <w:szCs w:val="24"/>
              <w:lang w:val="fr-ML"/>
            </w:rPr>
          </w:rPrChange>
        </w:rPr>
        <w:t xml:space="preserve">l’attractivité des étudiants étrangers pour le Master en </w:t>
      </w:r>
      <w:ins w:id="2906" w:author="Dr Mamadou SANOGO" w:date="2023-10-27T11:08:00Z">
        <w:r w:rsidR="00FE3B81" w:rsidRPr="00A36245">
          <w:rPr>
            <w:bCs/>
            <w:color w:val="000000" w:themeColor="text1"/>
            <w:szCs w:val="24"/>
          </w:rPr>
          <w:t>gynécologie-obstétrique</w:t>
        </w:r>
      </w:ins>
      <w:ins w:id="2907" w:author="Dr Mamadou SANOGO" w:date="2023-10-26T13:36:00Z">
        <w:r w:rsidR="003A18E5" w:rsidRPr="00D27EF1">
          <w:rPr>
            <w:bCs/>
            <w:color w:val="C00000"/>
            <w:szCs w:val="24"/>
          </w:rPr>
          <w:t xml:space="preserve"> </w:t>
        </w:r>
      </w:ins>
      <w:del w:id="2908" w:author="Dr Mamadou SANOGO" w:date="2023-10-26T13:36:00Z">
        <w:r w:rsidRPr="007A4AFC" w:rsidDel="003A18E5">
          <w:rPr>
            <w:color w:val="000000" w:themeColor="text1"/>
            <w:spacing w:val="2"/>
            <w:szCs w:val="24"/>
            <w:lang w:val="fr-ML"/>
            <w:rPrChange w:id="2909" w:author="Dr Mamadou SANOGO" w:date="2023-10-25T18:15:00Z">
              <w:rPr>
                <w:spacing w:val="2"/>
                <w:szCs w:val="24"/>
                <w:lang w:val="fr-ML"/>
              </w:rPr>
            </w:rPrChange>
          </w:rPr>
          <w:delText>Epidémiologie</w:delText>
        </w:r>
      </w:del>
      <w:r w:rsidRPr="007A4AFC">
        <w:rPr>
          <w:color w:val="000000" w:themeColor="text1"/>
          <w:spacing w:val="2"/>
          <w:szCs w:val="24"/>
          <w:lang w:val="fr-ML"/>
          <w:rPrChange w:id="2910" w:author="Dr Mamadou SANOGO" w:date="2023-10-25T18:15:00Z">
            <w:rPr>
              <w:spacing w:val="2"/>
              <w:szCs w:val="24"/>
              <w:lang w:val="fr-ML"/>
            </w:rPr>
          </w:rPrChange>
        </w:rPr>
        <w:t> ;</w:t>
      </w:r>
    </w:p>
    <w:p w14:paraId="7A4586E0" w14:textId="77777777" w:rsidR="00643698" w:rsidRPr="007A4AFC"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Change w:id="2911" w:author="Dr Mamadou SANOGO" w:date="2023-10-25T18:15:00Z">
            <w:rPr>
              <w:spacing w:val="2"/>
              <w:szCs w:val="24"/>
              <w:lang w:val="fr-ML"/>
            </w:rPr>
          </w:rPrChange>
        </w:rPr>
        <w:pPrChange w:id="2912"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proofErr w:type="gramStart"/>
      <w:r w:rsidRPr="007A4AFC">
        <w:rPr>
          <w:color w:val="000000" w:themeColor="text1"/>
          <w:spacing w:val="2"/>
          <w:szCs w:val="24"/>
          <w:lang w:val="fr-ML"/>
          <w:rPrChange w:id="2913" w:author="Dr Mamadou SANOGO" w:date="2023-10-25T18:15:00Z">
            <w:rPr>
              <w:spacing w:val="2"/>
              <w:szCs w:val="24"/>
              <w:lang w:val="fr-ML"/>
            </w:rPr>
          </w:rPrChange>
        </w:rPr>
        <w:t>de</w:t>
      </w:r>
      <w:proofErr w:type="gramEnd"/>
      <w:r w:rsidRPr="007A4AFC">
        <w:rPr>
          <w:color w:val="000000" w:themeColor="text1"/>
          <w:spacing w:val="2"/>
          <w:szCs w:val="24"/>
          <w:lang w:val="fr-ML"/>
          <w:rPrChange w:id="2914" w:author="Dr Mamadou SANOGO" w:date="2023-10-25T18:15:00Z">
            <w:rPr>
              <w:spacing w:val="2"/>
              <w:szCs w:val="24"/>
              <w:lang w:val="fr-ML"/>
            </w:rPr>
          </w:rPrChange>
        </w:rPr>
        <w:t xml:space="preserve"> rendre fonctionnel le mécanisme  de possibilités de mobilité des étudiants ;</w:t>
      </w:r>
    </w:p>
    <w:p w14:paraId="58542B92" w14:textId="77777777" w:rsidR="00643698" w:rsidRPr="007A4AFC"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Change w:id="2915" w:author="Dr Mamadou SANOGO" w:date="2023-10-25T18:15:00Z">
            <w:rPr>
              <w:spacing w:val="2"/>
              <w:szCs w:val="24"/>
              <w:lang w:val="fr-ML"/>
            </w:rPr>
          </w:rPrChange>
        </w:rPr>
        <w:pPrChange w:id="2916"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proofErr w:type="gramStart"/>
      <w:r w:rsidRPr="007A4AFC">
        <w:rPr>
          <w:color w:val="000000" w:themeColor="text1"/>
          <w:spacing w:val="2"/>
          <w:szCs w:val="24"/>
          <w:lang w:val="fr-ML"/>
          <w:rPrChange w:id="2917" w:author="Dr Mamadou SANOGO" w:date="2023-10-25T18:15:00Z">
            <w:rPr>
              <w:spacing w:val="2"/>
              <w:szCs w:val="24"/>
              <w:lang w:val="fr-ML"/>
            </w:rPr>
          </w:rPrChange>
        </w:rPr>
        <w:t>de</w:t>
      </w:r>
      <w:proofErr w:type="gramEnd"/>
      <w:r w:rsidRPr="007A4AFC">
        <w:rPr>
          <w:color w:val="000000" w:themeColor="text1"/>
          <w:spacing w:val="2"/>
          <w:szCs w:val="24"/>
          <w:lang w:val="fr-ML"/>
          <w:rPrChange w:id="2918" w:author="Dr Mamadou SANOGO" w:date="2023-10-25T18:15:00Z">
            <w:rPr>
              <w:spacing w:val="2"/>
              <w:szCs w:val="24"/>
              <w:lang w:val="fr-ML"/>
            </w:rPr>
          </w:rPrChange>
        </w:rPr>
        <w:t xml:space="preserve"> rendre adéquate les enseignements entre les semestres ;</w:t>
      </w:r>
    </w:p>
    <w:p w14:paraId="301864F8" w14:textId="77777777" w:rsidR="00643698" w:rsidRPr="007A4AFC" w:rsidRDefault="00643698">
      <w:pPr>
        <w:pStyle w:val="Paragraphedeliste"/>
        <w:widowControl w:val="0"/>
        <w:numPr>
          <w:ilvl w:val="0"/>
          <w:numId w:val="27"/>
        </w:numPr>
        <w:autoSpaceDE w:val="0"/>
        <w:autoSpaceDN w:val="0"/>
        <w:adjustRightInd w:val="0"/>
        <w:spacing w:line="276" w:lineRule="auto"/>
        <w:ind w:left="714" w:hanging="357"/>
        <w:rPr>
          <w:color w:val="000000" w:themeColor="text1"/>
          <w:szCs w:val="24"/>
          <w:rPrChange w:id="2919" w:author="Dr Mamadou SANOGO" w:date="2023-10-25T18:15:00Z">
            <w:rPr>
              <w:szCs w:val="24"/>
            </w:rPr>
          </w:rPrChange>
        </w:rPr>
        <w:pPrChange w:id="2920" w:author="Dr Mamadou SANOGO" w:date="2023-10-27T13:51:00Z">
          <w:pPr>
            <w:pStyle w:val="Paragraphedeliste"/>
            <w:widowControl w:val="0"/>
            <w:numPr>
              <w:numId w:val="27"/>
            </w:numPr>
            <w:autoSpaceDE w:val="0"/>
            <w:autoSpaceDN w:val="0"/>
            <w:adjustRightInd w:val="0"/>
            <w:spacing w:line="360" w:lineRule="auto"/>
            <w:ind w:left="714" w:hanging="357"/>
          </w:pPr>
        </w:pPrChange>
      </w:pPr>
      <w:proofErr w:type="gramStart"/>
      <w:r w:rsidRPr="007A4AFC">
        <w:rPr>
          <w:color w:val="000000" w:themeColor="text1"/>
          <w:szCs w:val="24"/>
          <w:rPrChange w:id="2921" w:author="Dr Mamadou SANOGO" w:date="2023-10-25T18:15:00Z">
            <w:rPr>
              <w:szCs w:val="24"/>
            </w:rPr>
          </w:rPrChange>
        </w:rPr>
        <w:t>d’instaurer</w:t>
      </w:r>
      <w:proofErr w:type="gramEnd"/>
      <w:r w:rsidRPr="007A4AFC">
        <w:rPr>
          <w:color w:val="000000" w:themeColor="text1"/>
          <w:szCs w:val="24"/>
          <w:rPrChange w:id="2922" w:author="Dr Mamadou SANOGO" w:date="2023-10-25T18:15:00Z">
            <w:rPr>
              <w:szCs w:val="24"/>
            </w:rPr>
          </w:rPrChange>
        </w:rPr>
        <w:t xml:space="preserve"> un cadre de dialogue entreprise – Université ;</w:t>
      </w:r>
    </w:p>
    <w:p w14:paraId="32E64B45" w14:textId="77777777" w:rsidR="00643698" w:rsidRPr="007A4AFC" w:rsidRDefault="00643698">
      <w:pPr>
        <w:pStyle w:val="Paragraphedeliste"/>
        <w:widowControl w:val="0"/>
        <w:numPr>
          <w:ilvl w:val="0"/>
          <w:numId w:val="27"/>
        </w:numPr>
        <w:autoSpaceDE w:val="0"/>
        <w:autoSpaceDN w:val="0"/>
        <w:adjustRightInd w:val="0"/>
        <w:spacing w:line="276" w:lineRule="auto"/>
        <w:ind w:left="714" w:hanging="357"/>
        <w:rPr>
          <w:color w:val="000000" w:themeColor="text1"/>
          <w:szCs w:val="24"/>
          <w:rPrChange w:id="2923" w:author="Dr Mamadou SANOGO" w:date="2023-10-25T18:15:00Z">
            <w:rPr>
              <w:szCs w:val="24"/>
            </w:rPr>
          </w:rPrChange>
        </w:rPr>
        <w:pPrChange w:id="2924" w:author="Dr Mamadou SANOGO" w:date="2023-10-27T13:51:00Z">
          <w:pPr>
            <w:pStyle w:val="Paragraphedeliste"/>
            <w:widowControl w:val="0"/>
            <w:numPr>
              <w:numId w:val="27"/>
            </w:numPr>
            <w:autoSpaceDE w:val="0"/>
            <w:autoSpaceDN w:val="0"/>
            <w:adjustRightInd w:val="0"/>
            <w:spacing w:line="360" w:lineRule="auto"/>
            <w:ind w:left="714" w:hanging="357"/>
          </w:pPr>
        </w:pPrChange>
      </w:pPr>
      <w:proofErr w:type="gramStart"/>
      <w:r w:rsidRPr="007A4AFC">
        <w:rPr>
          <w:color w:val="000000" w:themeColor="text1"/>
          <w:szCs w:val="24"/>
          <w:rPrChange w:id="2925" w:author="Dr Mamadou SANOGO" w:date="2023-10-25T18:15:00Z">
            <w:rPr>
              <w:szCs w:val="24"/>
            </w:rPr>
          </w:rPrChange>
        </w:rPr>
        <w:t>de</w:t>
      </w:r>
      <w:proofErr w:type="gramEnd"/>
      <w:r w:rsidRPr="007A4AFC">
        <w:rPr>
          <w:color w:val="000000" w:themeColor="text1"/>
          <w:szCs w:val="24"/>
          <w:rPrChange w:id="2926" w:author="Dr Mamadou SANOGO" w:date="2023-10-25T18:15:00Z">
            <w:rPr>
              <w:szCs w:val="24"/>
            </w:rPr>
          </w:rPrChange>
        </w:rPr>
        <w:t xml:space="preserve"> dépolitiser l’espace universitaire ;</w:t>
      </w:r>
    </w:p>
    <w:p w14:paraId="47E2735A" w14:textId="77777777" w:rsidR="00643698" w:rsidRPr="007A4AFC"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Change w:id="2927" w:author="Dr Mamadou SANOGO" w:date="2023-10-25T18:15:00Z">
            <w:rPr>
              <w:spacing w:val="2"/>
              <w:szCs w:val="24"/>
              <w:lang w:val="fr-ML"/>
            </w:rPr>
          </w:rPrChange>
        </w:rPr>
        <w:pPrChange w:id="2928"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proofErr w:type="gramStart"/>
      <w:r w:rsidRPr="007A4AFC">
        <w:rPr>
          <w:color w:val="000000" w:themeColor="text1"/>
          <w:szCs w:val="24"/>
          <w:rPrChange w:id="2929" w:author="Dr Mamadou SANOGO" w:date="2023-10-25T18:15:00Z">
            <w:rPr>
              <w:szCs w:val="24"/>
            </w:rPr>
          </w:rPrChange>
        </w:rPr>
        <w:t>de</w:t>
      </w:r>
      <w:proofErr w:type="gramEnd"/>
      <w:r w:rsidRPr="007A4AFC">
        <w:rPr>
          <w:color w:val="000000" w:themeColor="text1"/>
          <w:szCs w:val="24"/>
          <w:rPrChange w:id="2930" w:author="Dr Mamadou SANOGO" w:date="2023-10-25T18:15:00Z">
            <w:rPr>
              <w:szCs w:val="24"/>
            </w:rPr>
          </w:rPrChange>
        </w:rPr>
        <w:t xml:space="preserve"> mettre fin à la concurrence déloyale ;</w:t>
      </w:r>
    </w:p>
    <w:p w14:paraId="55702301" w14:textId="77777777" w:rsidR="00643698" w:rsidRPr="007A4AFC" w:rsidDel="006778CD"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2931" w:author="Dr Mamadou SANOGO" w:date="2023-10-27T13:51:00Z"/>
          <w:color w:val="000000" w:themeColor="text1"/>
          <w:spacing w:val="2"/>
          <w:szCs w:val="24"/>
          <w:lang w:val="fr-ML"/>
          <w:rPrChange w:id="2932" w:author="Dr Mamadou SANOGO" w:date="2023-10-25T18:15:00Z">
            <w:rPr>
              <w:del w:id="2933" w:author="Dr Mamadou SANOGO" w:date="2023-10-27T13:51:00Z"/>
              <w:spacing w:val="2"/>
              <w:szCs w:val="24"/>
              <w:lang w:val="fr-ML"/>
            </w:rPr>
          </w:rPrChange>
        </w:rPr>
        <w:pPrChange w:id="2934"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proofErr w:type="gramStart"/>
      <w:r w:rsidRPr="007A4AFC">
        <w:rPr>
          <w:color w:val="000000" w:themeColor="text1"/>
          <w:szCs w:val="24"/>
          <w:rPrChange w:id="2935" w:author="Dr Mamadou SANOGO" w:date="2023-10-25T18:15:00Z">
            <w:rPr>
              <w:szCs w:val="24"/>
            </w:rPr>
          </w:rPrChange>
        </w:rPr>
        <w:t>de</w:t>
      </w:r>
      <w:proofErr w:type="gramEnd"/>
      <w:r w:rsidRPr="007A4AFC">
        <w:rPr>
          <w:color w:val="000000" w:themeColor="text1"/>
          <w:szCs w:val="24"/>
          <w:rPrChange w:id="2936" w:author="Dr Mamadou SANOGO" w:date="2023-10-25T18:15:00Z">
            <w:rPr>
              <w:szCs w:val="24"/>
            </w:rPr>
          </w:rPrChange>
        </w:rPr>
        <w:t xml:space="preserve"> recruter le personnel enseignant.</w:t>
      </w:r>
    </w:p>
    <w:p w14:paraId="49FBB900" w14:textId="77777777" w:rsidR="00643698" w:rsidRPr="006778CD" w:rsidDel="006778CD" w:rsidRDefault="00643698">
      <w:pPr>
        <w:pStyle w:val="Paragraphedeliste"/>
        <w:widowControl w:val="0"/>
        <w:numPr>
          <w:ilvl w:val="0"/>
          <w:numId w:val="27"/>
        </w:numPr>
        <w:tabs>
          <w:tab w:val="left" w:pos="180"/>
        </w:tabs>
        <w:autoSpaceDE w:val="0"/>
        <w:autoSpaceDN w:val="0"/>
        <w:adjustRightInd w:val="0"/>
        <w:spacing w:line="360" w:lineRule="auto"/>
        <w:ind w:left="714" w:right="379" w:hanging="357"/>
        <w:rPr>
          <w:del w:id="2937" w:author="Dr Mamadou SANOGO" w:date="2023-10-27T13:51:00Z"/>
          <w:rFonts w:eastAsia="Arial"/>
          <w:color w:val="000000" w:themeColor="text1"/>
          <w:szCs w:val="24"/>
          <w:lang w:val="fr-ML"/>
          <w:rPrChange w:id="2938" w:author="Dr Mamadou SANOGO" w:date="2023-10-27T13:51:00Z">
            <w:rPr>
              <w:del w:id="2939" w:author="Dr Mamadou SANOGO" w:date="2023-10-27T13:51:00Z"/>
              <w:rFonts w:eastAsia="Arial"/>
              <w:color w:val="000000"/>
              <w:szCs w:val="24"/>
              <w:lang w:val="fr-ML"/>
            </w:rPr>
          </w:rPrChange>
        </w:rPr>
        <w:pPrChange w:id="2940" w:author="Dr Mamadou SANOGO" w:date="2023-10-27T13:51:00Z">
          <w:pPr>
            <w:spacing w:line="360" w:lineRule="auto"/>
            <w:ind w:right="379"/>
          </w:pPr>
        </w:pPrChange>
      </w:pPr>
    </w:p>
    <w:p w14:paraId="58F51475" w14:textId="77777777" w:rsidR="00643698" w:rsidRPr="006778CD" w:rsidDel="006778CD" w:rsidRDefault="00643698">
      <w:pPr>
        <w:pStyle w:val="Paragraphedeliste"/>
        <w:rPr>
          <w:del w:id="2941" w:author="Dr Mamadou SANOGO" w:date="2023-10-27T13:51:00Z"/>
          <w:b/>
        </w:rPr>
        <w:pPrChange w:id="2942" w:author="Dr Mamadou SANOGO" w:date="2023-10-27T13:51:00Z">
          <w:pPr>
            <w:widowControl w:val="0"/>
            <w:autoSpaceDE w:val="0"/>
            <w:autoSpaceDN w:val="0"/>
            <w:adjustRightInd w:val="0"/>
            <w:spacing w:line="240" w:lineRule="auto"/>
          </w:pPr>
        </w:pPrChange>
      </w:pPr>
    </w:p>
    <w:p w14:paraId="4D1EB614" w14:textId="77777777" w:rsidR="00643698" w:rsidRPr="006778CD" w:rsidDel="006778CD" w:rsidRDefault="00643698">
      <w:pPr>
        <w:pStyle w:val="Paragraphedeliste"/>
        <w:rPr>
          <w:del w:id="2943" w:author="Dr Mamadou SANOGO" w:date="2023-10-27T13:51:00Z"/>
          <w:b/>
        </w:rPr>
        <w:pPrChange w:id="2944" w:author="Dr Mamadou SANOGO" w:date="2023-10-27T13:51:00Z">
          <w:pPr>
            <w:widowControl w:val="0"/>
            <w:autoSpaceDE w:val="0"/>
            <w:autoSpaceDN w:val="0"/>
            <w:adjustRightInd w:val="0"/>
            <w:spacing w:line="240" w:lineRule="auto"/>
          </w:pPr>
        </w:pPrChange>
      </w:pPr>
    </w:p>
    <w:p w14:paraId="2E3BF47C" w14:textId="77777777" w:rsidR="00643698" w:rsidRPr="006778CD" w:rsidDel="006778CD" w:rsidRDefault="00643698">
      <w:pPr>
        <w:pStyle w:val="Paragraphedeliste"/>
        <w:rPr>
          <w:del w:id="2945" w:author="Dr Mamadou SANOGO" w:date="2023-10-27T13:51:00Z"/>
          <w:b/>
        </w:rPr>
        <w:pPrChange w:id="2946" w:author="Dr Mamadou SANOGO" w:date="2023-10-27T13:51:00Z">
          <w:pPr>
            <w:widowControl w:val="0"/>
            <w:autoSpaceDE w:val="0"/>
            <w:autoSpaceDN w:val="0"/>
            <w:adjustRightInd w:val="0"/>
            <w:spacing w:line="240" w:lineRule="auto"/>
          </w:pPr>
        </w:pPrChange>
      </w:pPr>
    </w:p>
    <w:p w14:paraId="4D1EFD02" w14:textId="77777777" w:rsidR="00643698" w:rsidRPr="006778CD" w:rsidDel="006778CD" w:rsidRDefault="00643698">
      <w:pPr>
        <w:pStyle w:val="Paragraphedeliste"/>
        <w:rPr>
          <w:del w:id="2947" w:author="Dr Mamadou SANOGO" w:date="2023-10-27T13:51:00Z"/>
          <w:b/>
        </w:rPr>
        <w:pPrChange w:id="2948" w:author="Dr Mamadou SANOGO" w:date="2023-10-27T13:51:00Z">
          <w:pPr>
            <w:widowControl w:val="0"/>
            <w:autoSpaceDE w:val="0"/>
            <w:autoSpaceDN w:val="0"/>
            <w:adjustRightInd w:val="0"/>
            <w:spacing w:line="240" w:lineRule="auto"/>
          </w:pPr>
        </w:pPrChange>
      </w:pPr>
    </w:p>
    <w:p w14:paraId="38DD05E7" w14:textId="77777777" w:rsidR="00643698" w:rsidRPr="006778CD" w:rsidDel="006778CD" w:rsidRDefault="00643698">
      <w:pPr>
        <w:pStyle w:val="Paragraphedeliste"/>
        <w:rPr>
          <w:del w:id="2949" w:author="Dr Mamadou SANOGO" w:date="2023-10-27T13:51:00Z"/>
          <w:b/>
        </w:rPr>
        <w:pPrChange w:id="2950" w:author="Dr Mamadou SANOGO" w:date="2023-10-27T13:51:00Z">
          <w:pPr>
            <w:widowControl w:val="0"/>
            <w:autoSpaceDE w:val="0"/>
            <w:autoSpaceDN w:val="0"/>
            <w:adjustRightInd w:val="0"/>
            <w:spacing w:line="240" w:lineRule="auto"/>
          </w:pPr>
        </w:pPrChange>
      </w:pPr>
    </w:p>
    <w:p w14:paraId="12383009" w14:textId="77777777" w:rsidR="00643698" w:rsidRPr="006778CD" w:rsidDel="006778CD" w:rsidRDefault="00643698">
      <w:pPr>
        <w:pStyle w:val="Paragraphedeliste"/>
        <w:rPr>
          <w:del w:id="2951" w:author="Dr Mamadou SANOGO" w:date="2023-10-27T13:51:00Z"/>
          <w:b/>
        </w:rPr>
        <w:pPrChange w:id="2952" w:author="Dr Mamadou SANOGO" w:date="2023-10-27T13:51:00Z">
          <w:pPr>
            <w:widowControl w:val="0"/>
            <w:autoSpaceDE w:val="0"/>
            <w:autoSpaceDN w:val="0"/>
            <w:adjustRightInd w:val="0"/>
            <w:spacing w:line="240" w:lineRule="auto"/>
          </w:pPr>
        </w:pPrChange>
      </w:pPr>
    </w:p>
    <w:p w14:paraId="109776D4" w14:textId="77777777" w:rsidR="00643698" w:rsidRPr="006778CD" w:rsidDel="006778CD" w:rsidRDefault="00643698">
      <w:pPr>
        <w:pStyle w:val="Paragraphedeliste"/>
        <w:rPr>
          <w:del w:id="2953" w:author="Dr Mamadou SANOGO" w:date="2023-10-27T13:51:00Z"/>
          <w:b/>
          <w:bCs/>
        </w:rPr>
        <w:pPrChange w:id="2954" w:author="Dr Mamadou SANOGO" w:date="2023-10-27T13:51:00Z">
          <w:pPr>
            <w:spacing w:line="360" w:lineRule="auto"/>
            <w:ind w:right="403"/>
          </w:pPr>
        </w:pPrChange>
      </w:pPr>
      <w:bookmarkStart w:id="2955" w:name="_Toc145944523"/>
    </w:p>
    <w:p w14:paraId="1DB66747" w14:textId="77777777" w:rsidR="00643698" w:rsidRPr="006778CD" w:rsidDel="006778CD" w:rsidRDefault="00643698">
      <w:pPr>
        <w:pStyle w:val="Paragraphedeliste"/>
        <w:rPr>
          <w:del w:id="2956" w:author="Dr Mamadou SANOGO" w:date="2023-10-27T13:51:00Z"/>
          <w:b/>
          <w:bCs/>
        </w:rPr>
        <w:pPrChange w:id="2957" w:author="Dr Mamadou SANOGO" w:date="2023-10-27T13:51:00Z">
          <w:pPr>
            <w:spacing w:line="360" w:lineRule="auto"/>
            <w:ind w:right="403"/>
          </w:pPr>
        </w:pPrChange>
      </w:pPr>
    </w:p>
    <w:p w14:paraId="22E3DF8B" w14:textId="77777777" w:rsidR="00FA0038" w:rsidRPr="006778CD" w:rsidRDefault="00FA0038">
      <w:pPr>
        <w:pStyle w:val="Paragraphedeliste"/>
        <w:widowControl w:val="0"/>
        <w:numPr>
          <w:ilvl w:val="0"/>
          <w:numId w:val="27"/>
        </w:numPr>
        <w:tabs>
          <w:tab w:val="left" w:pos="180"/>
        </w:tabs>
        <w:autoSpaceDE w:val="0"/>
        <w:autoSpaceDN w:val="0"/>
        <w:adjustRightInd w:val="0"/>
        <w:spacing w:line="276" w:lineRule="auto"/>
        <w:ind w:left="714" w:right="102" w:hanging="357"/>
        <w:rPr>
          <w:b/>
          <w:bCs/>
        </w:rPr>
        <w:pPrChange w:id="2958" w:author="Dr Mamadou SANOGO" w:date="2023-10-27T13:51:00Z">
          <w:pPr>
            <w:spacing w:line="360" w:lineRule="auto"/>
            <w:ind w:right="403"/>
          </w:pPr>
        </w:pPrChange>
      </w:pPr>
    </w:p>
    <w:p w14:paraId="43782350" w14:textId="77777777" w:rsidR="00643698" w:rsidRPr="00614D94" w:rsidDel="003A18E5" w:rsidRDefault="00643698">
      <w:pPr>
        <w:spacing w:line="360" w:lineRule="auto"/>
        <w:ind w:left="360" w:right="403" w:hanging="360"/>
        <w:rPr>
          <w:del w:id="2959" w:author="Dr Mamadou SANOGO" w:date="2023-10-26T13:37:00Z"/>
          <w:b/>
          <w:bCs/>
          <w:color w:val="000000" w:themeColor="text1"/>
          <w:szCs w:val="24"/>
        </w:rPr>
        <w:pPrChange w:id="2960" w:author="Dr Mamadou SANOGO" w:date="2023-10-27T13:51:00Z">
          <w:pPr>
            <w:spacing w:line="360" w:lineRule="auto"/>
            <w:ind w:right="403"/>
          </w:pPr>
        </w:pPrChange>
      </w:pPr>
    </w:p>
    <w:p w14:paraId="72EF898E" w14:textId="77777777" w:rsidR="00643698" w:rsidRPr="00614D94" w:rsidDel="003A18E5" w:rsidRDefault="00643698">
      <w:pPr>
        <w:spacing w:line="360" w:lineRule="auto"/>
        <w:ind w:left="360" w:right="403" w:hanging="360"/>
        <w:rPr>
          <w:del w:id="2961" w:author="Dr Mamadou SANOGO" w:date="2023-10-26T13:37:00Z"/>
          <w:b/>
          <w:bCs/>
          <w:color w:val="000000" w:themeColor="text1"/>
          <w:szCs w:val="24"/>
        </w:rPr>
        <w:pPrChange w:id="2962" w:author="Dr Mamadou SANOGO" w:date="2023-10-27T13:51:00Z">
          <w:pPr>
            <w:spacing w:line="360" w:lineRule="auto"/>
            <w:ind w:right="403"/>
          </w:pPr>
        </w:pPrChange>
      </w:pPr>
    </w:p>
    <w:p w14:paraId="6A7CF017" w14:textId="77777777" w:rsidR="00643698" w:rsidRPr="00614D94" w:rsidDel="003A18E5" w:rsidRDefault="00643698">
      <w:pPr>
        <w:spacing w:line="360" w:lineRule="auto"/>
        <w:ind w:left="360" w:right="403" w:hanging="360"/>
        <w:rPr>
          <w:del w:id="2963" w:author="Dr Mamadou SANOGO" w:date="2023-10-26T13:37:00Z"/>
          <w:b/>
          <w:bCs/>
          <w:color w:val="000000" w:themeColor="text1"/>
          <w:szCs w:val="24"/>
        </w:rPr>
        <w:pPrChange w:id="2964" w:author="Dr Mamadou SANOGO" w:date="2023-10-27T13:51:00Z">
          <w:pPr>
            <w:spacing w:line="360" w:lineRule="auto"/>
            <w:ind w:right="403"/>
          </w:pPr>
        </w:pPrChange>
      </w:pPr>
    </w:p>
    <w:p w14:paraId="56138496" w14:textId="77777777" w:rsidR="00643698" w:rsidRPr="00614D94" w:rsidDel="003A18E5" w:rsidRDefault="00643698">
      <w:pPr>
        <w:spacing w:line="360" w:lineRule="auto"/>
        <w:ind w:left="360" w:right="403" w:hanging="360"/>
        <w:rPr>
          <w:del w:id="2965" w:author="Dr Mamadou SANOGO" w:date="2023-10-26T13:37:00Z"/>
          <w:b/>
          <w:bCs/>
          <w:color w:val="000000" w:themeColor="text1"/>
          <w:szCs w:val="24"/>
        </w:rPr>
        <w:pPrChange w:id="2966" w:author="Dr Mamadou SANOGO" w:date="2023-10-27T13:51:00Z">
          <w:pPr>
            <w:spacing w:line="360" w:lineRule="auto"/>
            <w:ind w:right="403"/>
          </w:pPr>
        </w:pPrChange>
      </w:pPr>
    </w:p>
    <w:p w14:paraId="45D24D5A" w14:textId="77777777" w:rsidR="00643698" w:rsidRPr="00614D94" w:rsidDel="003A18E5" w:rsidRDefault="00643698">
      <w:pPr>
        <w:spacing w:line="360" w:lineRule="auto"/>
        <w:ind w:left="360" w:right="403" w:hanging="360"/>
        <w:rPr>
          <w:del w:id="2967" w:author="Dr Mamadou SANOGO" w:date="2023-10-26T13:37:00Z"/>
          <w:b/>
          <w:bCs/>
          <w:color w:val="000000" w:themeColor="text1"/>
          <w:szCs w:val="24"/>
        </w:rPr>
        <w:pPrChange w:id="2968" w:author="Dr Mamadou SANOGO" w:date="2023-10-27T13:51:00Z">
          <w:pPr>
            <w:spacing w:line="360" w:lineRule="auto"/>
            <w:ind w:right="403"/>
          </w:pPr>
        </w:pPrChange>
      </w:pPr>
    </w:p>
    <w:p w14:paraId="2FEE4DE3" w14:textId="77777777" w:rsidR="00643698" w:rsidRPr="00614D94" w:rsidDel="003A18E5" w:rsidRDefault="00643698">
      <w:pPr>
        <w:spacing w:line="360" w:lineRule="auto"/>
        <w:ind w:left="360" w:right="403" w:hanging="360"/>
        <w:rPr>
          <w:del w:id="2969" w:author="Dr Mamadou SANOGO" w:date="2023-10-26T13:37:00Z"/>
          <w:b/>
          <w:bCs/>
          <w:color w:val="000000" w:themeColor="text1"/>
          <w:szCs w:val="24"/>
        </w:rPr>
        <w:pPrChange w:id="2970" w:author="Dr Mamadou SANOGO" w:date="2023-10-27T13:51:00Z">
          <w:pPr>
            <w:spacing w:line="360" w:lineRule="auto"/>
            <w:ind w:right="403"/>
          </w:pPr>
        </w:pPrChange>
      </w:pPr>
    </w:p>
    <w:p w14:paraId="642ECF49" w14:textId="77777777" w:rsidR="00643698" w:rsidRPr="00614D94" w:rsidDel="003A18E5" w:rsidRDefault="00643698">
      <w:pPr>
        <w:spacing w:line="360" w:lineRule="auto"/>
        <w:ind w:left="360" w:right="403" w:hanging="360"/>
        <w:rPr>
          <w:del w:id="2971" w:author="Dr Mamadou SANOGO" w:date="2023-10-26T13:37:00Z"/>
          <w:b/>
          <w:bCs/>
          <w:color w:val="000000" w:themeColor="text1"/>
          <w:szCs w:val="24"/>
        </w:rPr>
        <w:pPrChange w:id="2972" w:author="Dr Mamadou SANOGO" w:date="2023-10-27T13:51:00Z">
          <w:pPr>
            <w:spacing w:line="360" w:lineRule="auto"/>
            <w:ind w:right="403"/>
          </w:pPr>
        </w:pPrChange>
      </w:pPr>
    </w:p>
    <w:p w14:paraId="72D30AD8" w14:textId="77777777" w:rsidR="00643698" w:rsidRPr="00614D94" w:rsidDel="003A18E5" w:rsidRDefault="00643698">
      <w:pPr>
        <w:spacing w:line="360" w:lineRule="auto"/>
        <w:ind w:left="360" w:right="403" w:hanging="360"/>
        <w:rPr>
          <w:del w:id="2973" w:author="Dr Mamadou SANOGO" w:date="2023-10-26T13:37:00Z"/>
          <w:b/>
          <w:bCs/>
          <w:color w:val="000000" w:themeColor="text1"/>
          <w:szCs w:val="24"/>
        </w:rPr>
        <w:pPrChange w:id="2974" w:author="Dr Mamadou SANOGO" w:date="2023-10-27T13:51:00Z">
          <w:pPr>
            <w:spacing w:line="360" w:lineRule="auto"/>
            <w:ind w:right="403"/>
          </w:pPr>
        </w:pPrChange>
      </w:pPr>
    </w:p>
    <w:p w14:paraId="47523023" w14:textId="77777777" w:rsidR="00643698" w:rsidRPr="00614D94" w:rsidDel="003A18E5" w:rsidRDefault="00643698">
      <w:pPr>
        <w:spacing w:line="360" w:lineRule="auto"/>
        <w:ind w:left="360" w:right="403" w:hanging="360"/>
        <w:rPr>
          <w:del w:id="2975" w:author="Dr Mamadou SANOGO" w:date="2023-10-26T13:37:00Z"/>
          <w:b/>
          <w:bCs/>
          <w:color w:val="000000" w:themeColor="text1"/>
          <w:szCs w:val="24"/>
        </w:rPr>
        <w:pPrChange w:id="2976" w:author="Dr Mamadou SANOGO" w:date="2023-10-27T13:51:00Z">
          <w:pPr>
            <w:spacing w:line="360" w:lineRule="auto"/>
            <w:ind w:right="403"/>
          </w:pPr>
        </w:pPrChange>
      </w:pPr>
    </w:p>
    <w:p w14:paraId="1C620B17" w14:textId="77777777" w:rsidR="00643698" w:rsidRPr="00614D94" w:rsidDel="003A18E5" w:rsidRDefault="00643698">
      <w:pPr>
        <w:spacing w:line="360" w:lineRule="auto"/>
        <w:ind w:left="360" w:right="403" w:hanging="360"/>
        <w:rPr>
          <w:del w:id="2977" w:author="Dr Mamadou SANOGO" w:date="2023-10-26T13:37:00Z"/>
          <w:b/>
          <w:bCs/>
          <w:color w:val="000000" w:themeColor="text1"/>
          <w:szCs w:val="24"/>
        </w:rPr>
        <w:pPrChange w:id="2978" w:author="Dr Mamadou SANOGO" w:date="2023-10-27T13:51:00Z">
          <w:pPr>
            <w:spacing w:line="360" w:lineRule="auto"/>
            <w:ind w:right="403"/>
          </w:pPr>
        </w:pPrChange>
      </w:pPr>
    </w:p>
    <w:p w14:paraId="368206F7" w14:textId="77777777" w:rsidR="00643698" w:rsidRPr="00614D94" w:rsidDel="003A18E5" w:rsidRDefault="00643698">
      <w:pPr>
        <w:spacing w:line="360" w:lineRule="auto"/>
        <w:ind w:left="360" w:right="403" w:hanging="360"/>
        <w:rPr>
          <w:del w:id="2979" w:author="Dr Mamadou SANOGO" w:date="2023-10-26T13:37:00Z"/>
          <w:b/>
          <w:bCs/>
          <w:color w:val="000000" w:themeColor="text1"/>
          <w:szCs w:val="24"/>
        </w:rPr>
        <w:pPrChange w:id="2980" w:author="Dr Mamadou SANOGO" w:date="2023-10-27T13:51:00Z">
          <w:pPr>
            <w:spacing w:line="360" w:lineRule="auto"/>
            <w:ind w:right="403"/>
          </w:pPr>
        </w:pPrChange>
      </w:pPr>
    </w:p>
    <w:p w14:paraId="2553ECD1" w14:textId="77777777" w:rsidR="00643698" w:rsidRPr="00614D94" w:rsidDel="003A18E5" w:rsidRDefault="00643698">
      <w:pPr>
        <w:spacing w:line="360" w:lineRule="auto"/>
        <w:ind w:left="360" w:right="403" w:hanging="360"/>
        <w:rPr>
          <w:del w:id="2981" w:author="Dr Mamadou SANOGO" w:date="2023-10-26T13:37:00Z"/>
          <w:b/>
          <w:bCs/>
          <w:color w:val="000000" w:themeColor="text1"/>
          <w:szCs w:val="24"/>
        </w:rPr>
        <w:pPrChange w:id="2982" w:author="Dr Mamadou SANOGO" w:date="2023-10-27T13:51:00Z">
          <w:pPr>
            <w:spacing w:line="360" w:lineRule="auto"/>
            <w:ind w:right="403"/>
          </w:pPr>
        </w:pPrChange>
      </w:pPr>
    </w:p>
    <w:p w14:paraId="1FB0DA94" w14:textId="77777777" w:rsidR="00643698" w:rsidRPr="007A4AFC" w:rsidRDefault="00643698">
      <w:pPr>
        <w:pStyle w:val="Titre1"/>
        <w:numPr>
          <w:ilvl w:val="0"/>
          <w:numId w:val="0"/>
        </w:numPr>
        <w:ind w:left="360" w:hanging="360"/>
        <w:rPr>
          <w:rFonts w:cs="Times New Roman"/>
          <w:b w:val="0"/>
        </w:rPr>
        <w:pPrChange w:id="2983" w:author="Dr Mamadou SANOGO" w:date="2023-10-27T13:51:00Z">
          <w:pPr>
            <w:pStyle w:val="Titre1"/>
          </w:pPr>
        </w:pPrChange>
      </w:pPr>
      <w:bookmarkStart w:id="2984" w:name="_Toc149307398"/>
      <w:r w:rsidRPr="007A4AFC">
        <w:rPr>
          <w:rFonts w:cs="Times New Roman"/>
        </w:rPr>
        <w:t>CONCLUSION</w:t>
      </w:r>
      <w:bookmarkEnd w:id="2955"/>
      <w:bookmarkEnd w:id="2984"/>
    </w:p>
    <w:p w14:paraId="5EBE32A3" w14:textId="44D688C2" w:rsidR="00643698" w:rsidRPr="007A4AFC" w:rsidRDefault="00643698">
      <w:pPr>
        <w:spacing w:line="276" w:lineRule="auto"/>
        <w:rPr>
          <w:color w:val="000000" w:themeColor="text1"/>
          <w:szCs w:val="24"/>
          <w:rPrChange w:id="2985" w:author="Dr Mamadou SANOGO" w:date="2023-10-25T18:15:00Z">
            <w:rPr>
              <w:szCs w:val="24"/>
            </w:rPr>
          </w:rPrChange>
        </w:rPr>
        <w:pPrChange w:id="2986" w:author="Dr Mamadou SANOGO" w:date="2023-10-27T13:51:00Z">
          <w:pPr>
            <w:spacing w:line="360" w:lineRule="auto"/>
          </w:pPr>
        </w:pPrChange>
      </w:pPr>
      <w:r w:rsidRPr="007A4AFC">
        <w:rPr>
          <w:color w:val="000000" w:themeColor="text1"/>
          <w:szCs w:val="24"/>
          <w:rPrChange w:id="2987" w:author="Dr Mamadou SANOGO" w:date="2023-10-25T18:15:00Z">
            <w:rPr>
              <w:szCs w:val="24"/>
            </w:rPr>
          </w:rPrChange>
        </w:rPr>
        <w:t xml:space="preserve">Ce rapport d’auto-évaluation de Master en </w:t>
      </w:r>
      <w:ins w:id="2988" w:author="Dr Mamadou SANOGO" w:date="2023-10-27T11:08:00Z">
        <w:r w:rsidR="00FA0038" w:rsidRPr="00A36245">
          <w:rPr>
            <w:bCs/>
            <w:color w:val="000000" w:themeColor="text1"/>
            <w:szCs w:val="24"/>
          </w:rPr>
          <w:t xml:space="preserve">gynécologie-obstétrique </w:t>
        </w:r>
      </w:ins>
      <w:del w:id="2989" w:author="Dr Mamadou SANOGO" w:date="2023-10-26T13:37:00Z">
        <w:r w:rsidRPr="007A4AFC" w:rsidDel="003A18E5">
          <w:rPr>
            <w:color w:val="000000" w:themeColor="text1"/>
            <w:szCs w:val="24"/>
            <w:rPrChange w:id="2990" w:author="Dr Mamadou SANOGO" w:date="2023-10-25T18:15:00Z">
              <w:rPr>
                <w:szCs w:val="24"/>
              </w:rPr>
            </w:rPrChange>
          </w:rPr>
          <w:delText>Epidémiologie</w:delText>
        </w:r>
      </w:del>
      <w:del w:id="2991" w:author="Dr Mamadou SANOGO" w:date="2023-10-27T11:08:00Z">
        <w:r w:rsidRPr="007A4AFC" w:rsidDel="00FA0038">
          <w:rPr>
            <w:color w:val="000000" w:themeColor="text1"/>
            <w:szCs w:val="24"/>
            <w:rPrChange w:id="2992" w:author="Dr Mamadou SANOGO" w:date="2023-10-25T18:15:00Z">
              <w:rPr>
                <w:szCs w:val="24"/>
              </w:rPr>
            </w:rPrChange>
          </w:rPr>
          <w:delText xml:space="preserve"> </w:delText>
        </w:r>
      </w:del>
      <w:r w:rsidRPr="007A4AFC">
        <w:rPr>
          <w:color w:val="000000" w:themeColor="text1"/>
          <w:szCs w:val="24"/>
          <w:rPrChange w:id="2993" w:author="Dr Mamadou SANOGO" w:date="2023-10-25T18:15:00Z">
            <w:rPr>
              <w:szCs w:val="24"/>
            </w:rPr>
          </w:rPrChange>
        </w:rPr>
        <w:t xml:space="preserve">de l’École Privée de Santé Félix Houphouët Boigny est perçu comme un exercice très utile. L’autoévaluation de cette offre de formation a fait ressortir ses forces, ses faiblesses, des opportunités et enfin des menaces à prendre en compte pour son meilleur pilotage. Il est rapport est le reflet de la situation actuelle de Master en </w:t>
      </w:r>
      <w:ins w:id="2994" w:author="Dr Mamadou SANOGO" w:date="2023-10-27T11:08:00Z">
        <w:r w:rsidR="00FA0038" w:rsidRPr="00A36245">
          <w:rPr>
            <w:bCs/>
            <w:color w:val="000000" w:themeColor="text1"/>
            <w:szCs w:val="24"/>
          </w:rPr>
          <w:t xml:space="preserve">gynécologie-obstétrique </w:t>
        </w:r>
      </w:ins>
      <w:del w:id="2995" w:author="Dr Mamadou SANOGO" w:date="2023-10-26T13:38:00Z">
        <w:r w:rsidRPr="007A4AFC" w:rsidDel="003A18E5">
          <w:rPr>
            <w:color w:val="000000" w:themeColor="text1"/>
            <w:szCs w:val="24"/>
            <w:rPrChange w:id="2996" w:author="Dr Mamadou SANOGO" w:date="2023-10-25T18:15:00Z">
              <w:rPr>
                <w:szCs w:val="24"/>
              </w:rPr>
            </w:rPrChange>
          </w:rPr>
          <w:delText>épidémiologie</w:delText>
        </w:r>
      </w:del>
      <w:del w:id="2997" w:author="Dr Mamadou SANOGO" w:date="2023-10-27T11:08:00Z">
        <w:r w:rsidRPr="007A4AFC" w:rsidDel="00FA0038">
          <w:rPr>
            <w:color w:val="000000" w:themeColor="text1"/>
            <w:szCs w:val="24"/>
            <w:rPrChange w:id="2998" w:author="Dr Mamadou SANOGO" w:date="2023-10-25T18:15:00Z">
              <w:rPr>
                <w:szCs w:val="24"/>
              </w:rPr>
            </w:rPrChange>
          </w:rPr>
          <w:delText xml:space="preserve"> </w:delText>
        </w:r>
      </w:del>
      <w:r w:rsidRPr="007A4AFC">
        <w:rPr>
          <w:color w:val="000000" w:themeColor="text1"/>
          <w:szCs w:val="24"/>
          <w:rPrChange w:id="2999" w:author="Dr Mamadou SANOGO" w:date="2023-10-25T18:15:00Z">
            <w:rPr>
              <w:szCs w:val="24"/>
            </w:rPr>
          </w:rPrChange>
        </w:rPr>
        <w:t xml:space="preserve">de l’EPSFé. Il a été rédigé suivant le référentiel d’auto-évaluation de l’AMAQ-SUP, tout en s’inspirant des référentiels internationaux jugés pertinents. </w:t>
      </w:r>
    </w:p>
    <w:p w14:paraId="41A96D02" w14:textId="77777777" w:rsidR="00643698" w:rsidRPr="007A4AFC" w:rsidRDefault="00643698">
      <w:pPr>
        <w:spacing w:line="276" w:lineRule="auto"/>
        <w:rPr>
          <w:color w:val="000000" w:themeColor="text1"/>
          <w:szCs w:val="24"/>
          <w:rPrChange w:id="3000" w:author="Dr Mamadou SANOGO" w:date="2023-10-25T18:15:00Z">
            <w:rPr>
              <w:szCs w:val="24"/>
            </w:rPr>
          </w:rPrChange>
        </w:rPr>
        <w:pPrChange w:id="3001" w:author="Dr Mamadou SANOGO" w:date="2023-10-27T13:51:00Z">
          <w:pPr>
            <w:spacing w:line="360" w:lineRule="auto"/>
          </w:pPr>
        </w:pPrChange>
      </w:pPr>
      <w:r w:rsidRPr="007A4AFC">
        <w:rPr>
          <w:color w:val="000000" w:themeColor="text1"/>
          <w:szCs w:val="24"/>
          <w:rPrChange w:id="3002" w:author="Dr Mamadou SANOGO" w:date="2023-10-25T18:15:00Z">
            <w:rPr>
              <w:szCs w:val="24"/>
            </w:rPr>
          </w:rPrChange>
        </w:rPr>
        <w:t>En ce qui concerne les actions considérées comme prioritaires dans ce rapport, il importe de souligner au terme de cet exercice d’auto-évaluation que le défi le plus déterminant pour le développement et l’amélioration du fonctionnement de ce master de de l’École Privée de Santé Félix Houphouët Boigny à court et moyen terme réside essentiellement dans la capacité de l’équipe de responsables pédagogiques et administratifs à développer un réel leadership et à faire évoluer ses compétences et pratiques de management.</w:t>
      </w:r>
    </w:p>
    <w:p w14:paraId="1BC7BEBE" w14:textId="77777777" w:rsidR="00643698" w:rsidRPr="007A4AFC" w:rsidRDefault="00643698">
      <w:pPr>
        <w:spacing w:line="276" w:lineRule="auto"/>
        <w:rPr>
          <w:color w:val="000000" w:themeColor="text1"/>
          <w:szCs w:val="24"/>
          <w:rPrChange w:id="3003" w:author="Dr Mamadou SANOGO" w:date="2023-10-25T18:15:00Z">
            <w:rPr>
              <w:szCs w:val="24"/>
            </w:rPr>
          </w:rPrChange>
        </w:rPr>
        <w:pPrChange w:id="3004" w:author="Dr Mamadou SANOGO" w:date="2023-10-27T13:51:00Z">
          <w:pPr>
            <w:spacing w:line="360" w:lineRule="auto"/>
          </w:pPr>
        </w:pPrChange>
      </w:pPr>
      <w:r w:rsidRPr="007A4AFC">
        <w:rPr>
          <w:color w:val="000000" w:themeColor="text1"/>
          <w:szCs w:val="24"/>
          <w:rPrChange w:id="3005" w:author="Dr Mamadou SANOGO" w:date="2023-10-25T18:15:00Z">
            <w:rPr>
              <w:szCs w:val="24"/>
            </w:rPr>
          </w:rPrChange>
        </w:rPr>
        <w:t xml:space="preserve">L’équipe de l’Ecole Privée de Santé Félix Houphouët Boigny, formée essentiellement de jeunes cadres et techniciens, requiert un plus grand engagement et une plus grande implication de l’équipe managériale de l’école, dans l’encadrement du personnel, le suivi des activités sur le terrain, et l’instauration d’une culture de la performance, et de la qualité. </w:t>
      </w:r>
    </w:p>
    <w:p w14:paraId="58ED50C5" w14:textId="61E16C4F" w:rsidR="00643698" w:rsidRPr="007A4AFC" w:rsidRDefault="00643698">
      <w:pPr>
        <w:spacing w:line="276" w:lineRule="auto"/>
        <w:rPr>
          <w:color w:val="000000" w:themeColor="text1"/>
          <w:szCs w:val="24"/>
          <w:rPrChange w:id="3006" w:author="Dr Mamadou SANOGO" w:date="2023-10-25T18:15:00Z">
            <w:rPr>
              <w:szCs w:val="24"/>
            </w:rPr>
          </w:rPrChange>
        </w:rPr>
        <w:pPrChange w:id="3007" w:author="Dr Mamadou SANOGO" w:date="2023-10-27T13:51:00Z">
          <w:pPr>
            <w:spacing w:line="360" w:lineRule="auto"/>
          </w:pPr>
        </w:pPrChange>
      </w:pPr>
      <w:r w:rsidRPr="007A4AFC">
        <w:rPr>
          <w:color w:val="000000" w:themeColor="text1"/>
          <w:szCs w:val="24"/>
          <w:rPrChange w:id="3008" w:author="Dr Mamadou SANOGO" w:date="2023-10-25T18:15:00Z">
            <w:rPr>
              <w:szCs w:val="24"/>
            </w:rPr>
          </w:rPrChange>
        </w:rPr>
        <w:t>L’accréditation du diplôme de Master en</w:t>
      </w:r>
      <w:ins w:id="3009" w:author="Dr Mamadou SANOGO" w:date="2023-10-26T13:41:00Z">
        <w:r w:rsidR="003A18E5">
          <w:rPr>
            <w:color w:val="000000" w:themeColor="text1"/>
            <w:szCs w:val="24"/>
          </w:rPr>
          <w:t xml:space="preserve"> </w:t>
        </w:r>
      </w:ins>
      <w:ins w:id="3010" w:author="Dr Mamadou SANOGO" w:date="2023-10-27T11:08:00Z">
        <w:r w:rsidR="00FA0038" w:rsidRPr="00A36245">
          <w:rPr>
            <w:bCs/>
            <w:color w:val="000000" w:themeColor="text1"/>
            <w:szCs w:val="24"/>
          </w:rPr>
          <w:t>gynécologie-obstétrique</w:t>
        </w:r>
        <w:r w:rsidR="00FA0038">
          <w:rPr>
            <w:bCs/>
            <w:color w:val="000000" w:themeColor="text1"/>
            <w:szCs w:val="24"/>
          </w:rPr>
          <w:t xml:space="preserve"> </w:t>
        </w:r>
      </w:ins>
      <w:del w:id="3011" w:author="Dr Mamadou SANOGO" w:date="2023-10-26T13:41:00Z">
        <w:r w:rsidRPr="007A4AFC" w:rsidDel="003A18E5">
          <w:rPr>
            <w:color w:val="000000" w:themeColor="text1"/>
            <w:szCs w:val="24"/>
            <w:rPrChange w:id="3012" w:author="Dr Mamadou SANOGO" w:date="2023-10-25T18:15:00Z">
              <w:rPr>
                <w:szCs w:val="24"/>
              </w:rPr>
            </w:rPrChange>
          </w:rPr>
          <w:delText xml:space="preserve"> Epidémiologie</w:delText>
        </w:r>
      </w:del>
      <w:del w:id="3013" w:author="Dr Mamadou SANOGO" w:date="2023-10-27T11:08:00Z">
        <w:r w:rsidRPr="007A4AFC" w:rsidDel="00FA0038">
          <w:rPr>
            <w:color w:val="000000" w:themeColor="text1"/>
            <w:szCs w:val="24"/>
            <w:rPrChange w:id="3014" w:author="Dr Mamadou SANOGO" w:date="2023-10-25T18:15:00Z">
              <w:rPr>
                <w:szCs w:val="24"/>
              </w:rPr>
            </w:rPrChange>
          </w:rPr>
          <w:delText xml:space="preserve"> </w:delText>
        </w:r>
      </w:del>
      <w:r w:rsidRPr="007A4AFC">
        <w:rPr>
          <w:color w:val="000000" w:themeColor="text1"/>
          <w:szCs w:val="24"/>
          <w:rPrChange w:id="3015" w:author="Dr Mamadou SANOGO" w:date="2023-10-25T18:15:00Z">
            <w:rPr>
              <w:szCs w:val="24"/>
            </w:rPr>
          </w:rPrChange>
        </w:rPr>
        <w:t>correspond à un souci d’assurance qualité de l’offre de formation. Ce besoin justifie notre démarche actuelle, fondant ainsi notre volonté de prendre en compte les recommandations du l’AMAQ-SUP relatives à nos insuffisances.</w:t>
      </w:r>
    </w:p>
    <w:p w14:paraId="234075ED" w14:textId="77777777" w:rsidR="00643698" w:rsidRPr="007A4AFC" w:rsidRDefault="00643698" w:rsidP="00643698">
      <w:pPr>
        <w:rPr>
          <w:color w:val="000000" w:themeColor="text1"/>
          <w:rPrChange w:id="3016" w:author="Dr Mamadou SANOGO" w:date="2023-10-25T18:15:00Z">
            <w:rPr/>
          </w:rPrChange>
        </w:rPr>
      </w:pPr>
    </w:p>
    <w:p w14:paraId="7AF8CF33" w14:textId="77777777" w:rsidR="00643698" w:rsidRPr="007A4AFC" w:rsidRDefault="00643698" w:rsidP="00643698">
      <w:pPr>
        <w:rPr>
          <w:color w:val="000000" w:themeColor="text1"/>
          <w:rPrChange w:id="3017" w:author="Dr Mamadou SANOGO" w:date="2023-10-25T18:15:00Z">
            <w:rPr/>
          </w:rPrChange>
        </w:rPr>
      </w:pPr>
    </w:p>
    <w:p w14:paraId="78E46749" w14:textId="72BC5E51" w:rsidR="00586744" w:rsidRPr="007A4AFC" w:rsidRDefault="00586744" w:rsidP="00586744">
      <w:pPr>
        <w:spacing w:line="240" w:lineRule="auto"/>
        <w:rPr>
          <w:color w:val="000000" w:themeColor="text1"/>
          <w:szCs w:val="24"/>
          <w:rPrChange w:id="3018" w:author="Dr Mamadou SANOGO" w:date="2023-10-25T18:15:00Z">
            <w:rPr>
              <w:szCs w:val="24"/>
            </w:rPr>
          </w:rPrChange>
        </w:rPr>
      </w:pPr>
    </w:p>
    <w:p w14:paraId="6FFCE6F1" w14:textId="77777777" w:rsidR="003B4A3F" w:rsidRPr="007A4AFC" w:rsidRDefault="003B4A3F" w:rsidP="001459BA">
      <w:pPr>
        <w:widowControl w:val="0"/>
        <w:autoSpaceDE w:val="0"/>
        <w:autoSpaceDN w:val="0"/>
        <w:adjustRightInd w:val="0"/>
        <w:spacing w:before="2" w:line="120" w:lineRule="exact"/>
        <w:ind w:right="9"/>
        <w:rPr>
          <w:color w:val="000000" w:themeColor="text1"/>
          <w:sz w:val="12"/>
          <w:szCs w:val="12"/>
          <w:lang w:val="fr-ML"/>
          <w:rPrChange w:id="3019" w:author="Dr Mamadou SANOGO" w:date="2023-10-25T18:15:00Z">
            <w:rPr>
              <w:sz w:val="12"/>
              <w:szCs w:val="12"/>
              <w:lang w:val="fr-ML"/>
            </w:rPr>
          </w:rPrChange>
        </w:rPr>
      </w:pPr>
    </w:p>
    <w:p w14:paraId="03E77135" w14:textId="77777777" w:rsidR="003B4A3F" w:rsidRPr="007A4AFC" w:rsidRDefault="003B4A3F">
      <w:pPr>
        <w:widowControl w:val="0"/>
        <w:autoSpaceDE w:val="0"/>
        <w:autoSpaceDN w:val="0"/>
        <w:adjustRightInd w:val="0"/>
        <w:spacing w:line="360" w:lineRule="auto"/>
        <w:ind w:right="9"/>
        <w:rPr>
          <w:color w:val="000000" w:themeColor="text1"/>
          <w:szCs w:val="24"/>
          <w:rPrChange w:id="3020" w:author="Dr Mamadou SANOGO" w:date="2023-10-25T18:15:00Z">
            <w:rPr>
              <w:color w:val="000000"/>
              <w:szCs w:val="24"/>
            </w:rPr>
          </w:rPrChange>
        </w:rPr>
      </w:pPr>
    </w:p>
    <w:p w14:paraId="60EEA284" w14:textId="77777777" w:rsidR="004E1847" w:rsidRPr="007A4AFC" w:rsidRDefault="004E1847">
      <w:pPr>
        <w:spacing w:line="240" w:lineRule="auto"/>
        <w:ind w:right="9"/>
        <w:rPr>
          <w:color w:val="000000" w:themeColor="text1"/>
          <w:szCs w:val="24"/>
          <w:rPrChange w:id="3021" w:author="Dr Mamadou SANOGO" w:date="2023-10-25T18:15:00Z">
            <w:rPr>
              <w:color w:val="000000"/>
              <w:szCs w:val="24"/>
            </w:rPr>
          </w:rPrChange>
        </w:rPr>
      </w:pPr>
      <w:r w:rsidRPr="007A4AFC">
        <w:rPr>
          <w:color w:val="000000" w:themeColor="text1"/>
          <w:szCs w:val="24"/>
          <w:rPrChange w:id="3022" w:author="Dr Mamadou SANOGO" w:date="2023-10-25T18:15:00Z">
            <w:rPr>
              <w:color w:val="000000"/>
              <w:szCs w:val="24"/>
            </w:rPr>
          </w:rPrChange>
        </w:rPr>
        <w:br w:type="page"/>
      </w:r>
    </w:p>
    <w:p w14:paraId="3DDD9EDC" w14:textId="77777777" w:rsidR="00011374" w:rsidRPr="007A4AFC" w:rsidDel="006778CD" w:rsidRDefault="00011374">
      <w:pPr>
        <w:pStyle w:val="Titre1"/>
        <w:numPr>
          <w:ilvl w:val="0"/>
          <w:numId w:val="0"/>
        </w:numPr>
        <w:spacing w:before="0" w:line="240" w:lineRule="auto"/>
        <w:ind w:left="360"/>
        <w:rPr>
          <w:del w:id="3023" w:author="Dr Mamadou SANOGO" w:date="2023-10-27T13:51:00Z"/>
          <w:rFonts w:cs="Times New Roman"/>
          <w:b w:val="0"/>
          <w:sz w:val="24"/>
          <w:szCs w:val="24"/>
        </w:rPr>
        <w:pPrChange w:id="3024" w:author="Dr Mamadou SANOGO" w:date="2023-10-27T13:51:00Z">
          <w:pPr>
            <w:pStyle w:val="Titre1"/>
            <w:spacing w:before="0"/>
          </w:pPr>
        </w:pPrChange>
      </w:pPr>
    </w:p>
    <w:p w14:paraId="7A242FE4" w14:textId="77777777" w:rsidR="00011374" w:rsidRPr="006778CD" w:rsidDel="006778CD" w:rsidRDefault="00011374">
      <w:pPr>
        <w:pStyle w:val="Titre1"/>
        <w:numPr>
          <w:ilvl w:val="0"/>
          <w:numId w:val="0"/>
        </w:numPr>
        <w:spacing w:before="0" w:line="240" w:lineRule="auto"/>
        <w:ind w:left="360"/>
        <w:rPr>
          <w:del w:id="3025" w:author="Dr Mamadou SANOGO" w:date="2023-10-27T13:51:00Z"/>
          <w:rFonts w:cs="Times New Roman"/>
          <w:b w:val="0"/>
          <w:sz w:val="24"/>
          <w:szCs w:val="24"/>
          <w:rPrChange w:id="3026" w:author="Dr Mamadou SANOGO" w:date="2023-10-27T13:51:00Z">
            <w:rPr>
              <w:del w:id="3027" w:author="Dr Mamadou SANOGO" w:date="2023-10-27T13:51:00Z"/>
              <w:rFonts w:cs="Times New Roman"/>
              <w:sz w:val="24"/>
              <w:szCs w:val="24"/>
            </w:rPr>
          </w:rPrChange>
        </w:rPr>
        <w:pPrChange w:id="3028" w:author="Dr Mamadou SANOGO" w:date="2023-10-27T13:51:00Z">
          <w:pPr>
            <w:pStyle w:val="Titre1"/>
            <w:spacing w:before="0"/>
          </w:pPr>
        </w:pPrChange>
      </w:pPr>
    </w:p>
    <w:p w14:paraId="594E3317" w14:textId="77777777" w:rsidR="00011374" w:rsidRPr="006778CD" w:rsidDel="006778CD" w:rsidRDefault="00011374">
      <w:pPr>
        <w:pStyle w:val="Titre1"/>
        <w:numPr>
          <w:ilvl w:val="0"/>
          <w:numId w:val="0"/>
        </w:numPr>
        <w:spacing w:before="0" w:line="240" w:lineRule="auto"/>
        <w:ind w:left="360"/>
        <w:rPr>
          <w:del w:id="3029" w:author="Dr Mamadou SANOGO" w:date="2023-10-27T13:51:00Z"/>
          <w:rFonts w:cs="Times New Roman"/>
          <w:b w:val="0"/>
          <w:sz w:val="24"/>
          <w:szCs w:val="24"/>
          <w:rPrChange w:id="3030" w:author="Dr Mamadou SANOGO" w:date="2023-10-27T13:51:00Z">
            <w:rPr>
              <w:del w:id="3031" w:author="Dr Mamadou SANOGO" w:date="2023-10-27T13:51:00Z"/>
              <w:rFonts w:cs="Times New Roman"/>
              <w:sz w:val="24"/>
              <w:szCs w:val="24"/>
            </w:rPr>
          </w:rPrChange>
        </w:rPr>
        <w:pPrChange w:id="3032" w:author="Dr Mamadou SANOGO" w:date="2023-10-27T13:51:00Z">
          <w:pPr>
            <w:pStyle w:val="Titre1"/>
            <w:spacing w:before="0"/>
          </w:pPr>
        </w:pPrChange>
      </w:pPr>
    </w:p>
    <w:p w14:paraId="280ADD89" w14:textId="77777777" w:rsidR="00011374" w:rsidRPr="006778CD" w:rsidDel="006778CD" w:rsidRDefault="00011374">
      <w:pPr>
        <w:pStyle w:val="Titre1"/>
        <w:numPr>
          <w:ilvl w:val="0"/>
          <w:numId w:val="0"/>
        </w:numPr>
        <w:spacing w:before="0" w:line="240" w:lineRule="auto"/>
        <w:ind w:left="360"/>
        <w:rPr>
          <w:del w:id="3033" w:author="Dr Mamadou SANOGO" w:date="2023-10-27T13:51:00Z"/>
          <w:rFonts w:cs="Times New Roman"/>
          <w:b w:val="0"/>
          <w:sz w:val="24"/>
          <w:szCs w:val="24"/>
          <w:rPrChange w:id="3034" w:author="Dr Mamadou SANOGO" w:date="2023-10-27T13:51:00Z">
            <w:rPr>
              <w:del w:id="3035" w:author="Dr Mamadou SANOGO" w:date="2023-10-27T13:51:00Z"/>
              <w:rFonts w:cs="Times New Roman"/>
              <w:sz w:val="24"/>
              <w:szCs w:val="24"/>
            </w:rPr>
          </w:rPrChange>
        </w:rPr>
        <w:pPrChange w:id="3036" w:author="Dr Mamadou SANOGO" w:date="2023-10-27T13:51:00Z">
          <w:pPr>
            <w:pStyle w:val="Titre1"/>
            <w:spacing w:before="0"/>
          </w:pPr>
        </w:pPrChange>
      </w:pPr>
    </w:p>
    <w:p w14:paraId="43E1A4FD" w14:textId="77777777" w:rsidR="00011374" w:rsidRPr="006778CD" w:rsidDel="006778CD" w:rsidRDefault="00011374">
      <w:pPr>
        <w:pStyle w:val="Titre1"/>
        <w:numPr>
          <w:ilvl w:val="0"/>
          <w:numId w:val="0"/>
        </w:numPr>
        <w:spacing w:before="0" w:line="240" w:lineRule="auto"/>
        <w:ind w:left="360"/>
        <w:rPr>
          <w:del w:id="3037" w:author="Dr Mamadou SANOGO" w:date="2023-10-27T13:51:00Z"/>
          <w:rFonts w:cs="Times New Roman"/>
          <w:b w:val="0"/>
          <w:sz w:val="24"/>
          <w:szCs w:val="24"/>
          <w:rPrChange w:id="3038" w:author="Dr Mamadou SANOGO" w:date="2023-10-27T13:51:00Z">
            <w:rPr>
              <w:del w:id="3039" w:author="Dr Mamadou SANOGO" w:date="2023-10-27T13:51:00Z"/>
              <w:rFonts w:cs="Times New Roman"/>
              <w:sz w:val="24"/>
              <w:szCs w:val="24"/>
            </w:rPr>
          </w:rPrChange>
        </w:rPr>
        <w:pPrChange w:id="3040" w:author="Dr Mamadou SANOGO" w:date="2023-10-27T13:51:00Z">
          <w:pPr>
            <w:pStyle w:val="Titre1"/>
            <w:spacing w:before="0"/>
          </w:pPr>
        </w:pPrChange>
      </w:pPr>
    </w:p>
    <w:p w14:paraId="42835E0B" w14:textId="77777777" w:rsidR="00011374" w:rsidRPr="006778CD" w:rsidDel="006778CD" w:rsidRDefault="00011374">
      <w:pPr>
        <w:pStyle w:val="Titre1"/>
        <w:numPr>
          <w:ilvl w:val="0"/>
          <w:numId w:val="0"/>
        </w:numPr>
        <w:spacing w:before="0" w:line="240" w:lineRule="auto"/>
        <w:ind w:left="360"/>
        <w:rPr>
          <w:del w:id="3041" w:author="Dr Mamadou SANOGO" w:date="2023-10-27T13:51:00Z"/>
          <w:rFonts w:cs="Times New Roman"/>
          <w:b w:val="0"/>
          <w:sz w:val="24"/>
          <w:szCs w:val="24"/>
          <w:rPrChange w:id="3042" w:author="Dr Mamadou SANOGO" w:date="2023-10-27T13:51:00Z">
            <w:rPr>
              <w:del w:id="3043" w:author="Dr Mamadou SANOGO" w:date="2023-10-27T13:51:00Z"/>
              <w:rFonts w:cs="Times New Roman"/>
              <w:sz w:val="24"/>
              <w:szCs w:val="24"/>
            </w:rPr>
          </w:rPrChange>
        </w:rPr>
        <w:pPrChange w:id="3044" w:author="Dr Mamadou SANOGO" w:date="2023-10-27T13:51:00Z">
          <w:pPr>
            <w:pStyle w:val="Titre1"/>
            <w:spacing w:before="0"/>
          </w:pPr>
        </w:pPrChange>
      </w:pPr>
    </w:p>
    <w:p w14:paraId="44BBA78F" w14:textId="77777777" w:rsidR="00011374" w:rsidRPr="006778CD" w:rsidDel="006778CD" w:rsidRDefault="00011374">
      <w:pPr>
        <w:pStyle w:val="Titre1"/>
        <w:numPr>
          <w:ilvl w:val="0"/>
          <w:numId w:val="0"/>
        </w:numPr>
        <w:spacing w:before="0" w:line="240" w:lineRule="auto"/>
        <w:ind w:left="360"/>
        <w:rPr>
          <w:del w:id="3045" w:author="Dr Mamadou SANOGO" w:date="2023-10-27T13:51:00Z"/>
          <w:rFonts w:cs="Times New Roman"/>
          <w:b w:val="0"/>
          <w:sz w:val="24"/>
          <w:szCs w:val="24"/>
          <w:rPrChange w:id="3046" w:author="Dr Mamadou SANOGO" w:date="2023-10-27T13:51:00Z">
            <w:rPr>
              <w:del w:id="3047" w:author="Dr Mamadou SANOGO" w:date="2023-10-27T13:51:00Z"/>
              <w:rFonts w:cs="Times New Roman"/>
              <w:sz w:val="24"/>
              <w:szCs w:val="24"/>
            </w:rPr>
          </w:rPrChange>
        </w:rPr>
        <w:pPrChange w:id="3048" w:author="Dr Mamadou SANOGO" w:date="2023-10-27T13:51:00Z">
          <w:pPr>
            <w:pStyle w:val="Titre1"/>
            <w:spacing w:before="0"/>
          </w:pPr>
        </w:pPrChange>
      </w:pPr>
    </w:p>
    <w:p w14:paraId="6E17F170" w14:textId="77777777" w:rsidR="00011374" w:rsidRPr="006778CD" w:rsidRDefault="00011374">
      <w:pPr>
        <w:pStyle w:val="Titre1"/>
        <w:numPr>
          <w:ilvl w:val="0"/>
          <w:numId w:val="0"/>
        </w:numPr>
        <w:spacing w:before="0" w:line="240" w:lineRule="auto"/>
        <w:ind w:left="360"/>
        <w:rPr>
          <w:rFonts w:cs="Times New Roman"/>
          <w:b w:val="0"/>
          <w:sz w:val="24"/>
          <w:szCs w:val="24"/>
          <w:rPrChange w:id="3049" w:author="Dr Mamadou SANOGO" w:date="2023-10-27T13:51:00Z">
            <w:rPr>
              <w:rFonts w:cs="Times New Roman"/>
              <w:sz w:val="24"/>
              <w:szCs w:val="24"/>
            </w:rPr>
          </w:rPrChange>
        </w:rPr>
        <w:pPrChange w:id="3050" w:author="Dr Mamadou SANOGO" w:date="2023-10-27T13:51:00Z">
          <w:pPr>
            <w:pStyle w:val="Titre1"/>
            <w:spacing w:before="0"/>
          </w:pPr>
        </w:pPrChange>
      </w:pPr>
    </w:p>
    <w:p w14:paraId="27964362" w14:textId="77777777" w:rsidR="00011374" w:rsidRPr="007A4AFC" w:rsidRDefault="00011374" w:rsidP="00011374">
      <w:pPr>
        <w:rPr>
          <w:color w:val="000000" w:themeColor="text1"/>
          <w:szCs w:val="24"/>
          <w:rPrChange w:id="3051" w:author="Dr Mamadou SANOGO" w:date="2023-10-25T18:15:00Z">
            <w:rPr>
              <w:szCs w:val="24"/>
            </w:rPr>
          </w:rPrChange>
        </w:rPr>
      </w:pPr>
    </w:p>
    <w:p w14:paraId="4AA3DD71" w14:textId="77777777" w:rsidR="00011374" w:rsidRPr="007A4AFC" w:rsidRDefault="00011374" w:rsidP="00011374">
      <w:pPr>
        <w:rPr>
          <w:color w:val="000000" w:themeColor="text1"/>
          <w:szCs w:val="24"/>
          <w:rPrChange w:id="3052" w:author="Dr Mamadou SANOGO" w:date="2023-10-25T18:15:00Z">
            <w:rPr>
              <w:szCs w:val="24"/>
            </w:rPr>
          </w:rPrChange>
        </w:rPr>
      </w:pPr>
    </w:p>
    <w:p w14:paraId="0B7325E6" w14:textId="77777777" w:rsidR="00011374" w:rsidRPr="007A4AFC" w:rsidRDefault="00011374" w:rsidP="00011374">
      <w:pPr>
        <w:rPr>
          <w:color w:val="000000" w:themeColor="text1"/>
          <w:szCs w:val="24"/>
          <w:rPrChange w:id="3053" w:author="Dr Mamadou SANOGO" w:date="2023-10-25T18:15:00Z">
            <w:rPr>
              <w:szCs w:val="24"/>
            </w:rPr>
          </w:rPrChange>
        </w:rPr>
      </w:pPr>
    </w:p>
    <w:p w14:paraId="5B81A6F8" w14:textId="77777777" w:rsidR="00011374" w:rsidRPr="007A4AFC" w:rsidRDefault="00011374" w:rsidP="00011374">
      <w:pPr>
        <w:rPr>
          <w:color w:val="000000" w:themeColor="text1"/>
          <w:szCs w:val="24"/>
          <w:rPrChange w:id="3054" w:author="Dr Mamadou SANOGO" w:date="2023-10-25T18:15:00Z">
            <w:rPr>
              <w:szCs w:val="24"/>
            </w:rPr>
          </w:rPrChange>
        </w:rPr>
      </w:pPr>
    </w:p>
    <w:p w14:paraId="17EF5DB3" w14:textId="77777777" w:rsidR="00011374" w:rsidRPr="007A4AFC" w:rsidRDefault="00011374" w:rsidP="00011374">
      <w:pPr>
        <w:rPr>
          <w:color w:val="000000" w:themeColor="text1"/>
          <w:szCs w:val="24"/>
          <w:rPrChange w:id="3055" w:author="Dr Mamadou SANOGO" w:date="2023-10-25T18:15:00Z">
            <w:rPr>
              <w:szCs w:val="24"/>
            </w:rPr>
          </w:rPrChange>
        </w:rPr>
      </w:pPr>
    </w:p>
    <w:p w14:paraId="54EA5B31" w14:textId="77777777" w:rsidR="00011374" w:rsidRPr="007A4AFC" w:rsidRDefault="00011374" w:rsidP="00011374">
      <w:pPr>
        <w:rPr>
          <w:color w:val="000000" w:themeColor="text1"/>
          <w:szCs w:val="24"/>
          <w:rPrChange w:id="3056" w:author="Dr Mamadou SANOGO" w:date="2023-10-25T18:15:00Z">
            <w:rPr>
              <w:szCs w:val="24"/>
            </w:rPr>
          </w:rPrChange>
        </w:rPr>
      </w:pPr>
    </w:p>
    <w:p w14:paraId="3DB9455C" w14:textId="77777777" w:rsidR="00011374" w:rsidRPr="007A4AFC" w:rsidRDefault="00011374" w:rsidP="00011374">
      <w:pPr>
        <w:rPr>
          <w:color w:val="000000" w:themeColor="text1"/>
          <w:szCs w:val="24"/>
          <w:rPrChange w:id="3057" w:author="Dr Mamadou SANOGO" w:date="2023-10-25T18:15:00Z">
            <w:rPr>
              <w:szCs w:val="24"/>
            </w:rPr>
          </w:rPrChange>
        </w:rPr>
      </w:pPr>
    </w:p>
    <w:p w14:paraId="07A6BD1B" w14:textId="3DC118B4" w:rsidR="00011374" w:rsidDel="006778CD" w:rsidRDefault="00011374" w:rsidP="006778CD">
      <w:pPr>
        <w:pStyle w:val="Titre1"/>
        <w:numPr>
          <w:ilvl w:val="0"/>
          <w:numId w:val="0"/>
        </w:numPr>
        <w:spacing w:before="0" w:line="240" w:lineRule="auto"/>
        <w:ind w:left="360"/>
        <w:rPr>
          <w:del w:id="3058" w:author="Dr Mamadou SANOGO" w:date="2023-10-27T13:51:00Z"/>
          <w:rFonts w:cs="Times New Roman"/>
          <w:b w:val="0"/>
          <w:sz w:val="24"/>
          <w:szCs w:val="24"/>
        </w:rPr>
      </w:pPr>
    </w:p>
    <w:p w14:paraId="33DD823D" w14:textId="3C5BE135" w:rsidR="006778CD" w:rsidRDefault="006778CD" w:rsidP="006778CD">
      <w:pPr>
        <w:rPr>
          <w:ins w:id="3059" w:author="Dr Mamadou SANOGO" w:date="2023-10-27T13:52:00Z"/>
        </w:rPr>
      </w:pPr>
    </w:p>
    <w:p w14:paraId="2BDB72BD" w14:textId="525C6E8B" w:rsidR="006778CD" w:rsidRDefault="006778CD" w:rsidP="006778CD">
      <w:pPr>
        <w:rPr>
          <w:ins w:id="3060" w:author="Dr Mamadou SANOGO" w:date="2023-10-27T13:52:00Z"/>
        </w:rPr>
      </w:pPr>
    </w:p>
    <w:p w14:paraId="3F09B605" w14:textId="19F707B0" w:rsidR="006778CD" w:rsidRDefault="006778CD" w:rsidP="006778CD">
      <w:pPr>
        <w:rPr>
          <w:ins w:id="3061" w:author="Dr Mamadou SANOGO" w:date="2023-10-27T13:52:00Z"/>
        </w:rPr>
      </w:pPr>
    </w:p>
    <w:p w14:paraId="34EE9B58" w14:textId="77777777" w:rsidR="006778CD" w:rsidRPr="002577AB" w:rsidRDefault="006778CD">
      <w:pPr>
        <w:rPr>
          <w:ins w:id="3062" w:author="Dr Mamadou SANOGO" w:date="2023-10-27T13:52:00Z"/>
        </w:rPr>
        <w:pPrChange w:id="3063" w:author="Dr Mamadou SANOGO" w:date="2023-10-27T13:52:00Z">
          <w:pPr>
            <w:pStyle w:val="Titre1"/>
            <w:spacing w:before="0"/>
          </w:pPr>
        </w:pPrChange>
      </w:pPr>
    </w:p>
    <w:p w14:paraId="22B170C1" w14:textId="77777777" w:rsidR="00011374" w:rsidRPr="006778CD" w:rsidDel="006778CD" w:rsidRDefault="00011374">
      <w:pPr>
        <w:pStyle w:val="Titre1"/>
        <w:numPr>
          <w:ilvl w:val="0"/>
          <w:numId w:val="0"/>
        </w:numPr>
        <w:spacing w:before="0" w:line="240" w:lineRule="auto"/>
        <w:ind w:left="360"/>
        <w:rPr>
          <w:del w:id="3064" w:author="Dr Mamadou SANOGO" w:date="2023-10-27T13:51:00Z"/>
          <w:rFonts w:cs="Times New Roman"/>
          <w:b w:val="0"/>
          <w:sz w:val="24"/>
          <w:szCs w:val="24"/>
          <w:rPrChange w:id="3065" w:author="Dr Mamadou SANOGO" w:date="2023-10-27T13:51:00Z">
            <w:rPr>
              <w:del w:id="3066" w:author="Dr Mamadou SANOGO" w:date="2023-10-27T13:51:00Z"/>
              <w:rFonts w:cs="Times New Roman"/>
              <w:sz w:val="24"/>
              <w:szCs w:val="24"/>
            </w:rPr>
          </w:rPrChange>
        </w:rPr>
        <w:pPrChange w:id="3067" w:author="Dr Mamadou SANOGO" w:date="2023-10-27T13:51:00Z">
          <w:pPr>
            <w:pStyle w:val="Titre1"/>
            <w:spacing w:before="0"/>
          </w:pPr>
        </w:pPrChange>
      </w:pPr>
    </w:p>
    <w:p w14:paraId="0C3F5B95" w14:textId="77777777" w:rsidR="00011374" w:rsidRPr="006778CD" w:rsidRDefault="00011374">
      <w:pPr>
        <w:pStyle w:val="Titre1"/>
        <w:numPr>
          <w:ilvl w:val="0"/>
          <w:numId w:val="0"/>
        </w:numPr>
        <w:spacing w:before="0" w:line="240" w:lineRule="auto"/>
        <w:ind w:left="360"/>
        <w:rPr>
          <w:rFonts w:cs="Times New Roman"/>
          <w:b w:val="0"/>
          <w:sz w:val="24"/>
          <w:szCs w:val="24"/>
          <w:rPrChange w:id="3068" w:author="Dr Mamadou SANOGO" w:date="2023-10-27T13:51:00Z">
            <w:rPr>
              <w:rFonts w:cs="Times New Roman"/>
              <w:sz w:val="24"/>
              <w:szCs w:val="24"/>
            </w:rPr>
          </w:rPrChange>
        </w:rPr>
        <w:pPrChange w:id="3069" w:author="Dr Mamadou SANOGO" w:date="2023-10-27T13:51:00Z">
          <w:pPr>
            <w:pStyle w:val="Titre1"/>
            <w:spacing w:before="0"/>
          </w:pPr>
        </w:pPrChange>
      </w:pPr>
    </w:p>
    <w:p w14:paraId="75A910D5" w14:textId="77777777" w:rsidR="003B4A3F" w:rsidRPr="007A4AFC" w:rsidRDefault="003B4A3F">
      <w:pPr>
        <w:pStyle w:val="Titre1"/>
        <w:numPr>
          <w:ilvl w:val="0"/>
          <w:numId w:val="0"/>
        </w:numPr>
        <w:spacing w:before="0" w:line="240" w:lineRule="auto"/>
        <w:ind w:left="360"/>
        <w:jc w:val="center"/>
        <w:rPr>
          <w:rFonts w:cs="Times New Roman"/>
          <w:b w:val="0"/>
          <w:sz w:val="96"/>
        </w:rPr>
        <w:pPrChange w:id="3070" w:author="Dr Mamadou SANOGO" w:date="2023-10-27T13:52:00Z">
          <w:pPr>
            <w:pStyle w:val="Titre1"/>
            <w:spacing w:before="0"/>
            <w:jc w:val="center"/>
          </w:pPr>
        </w:pPrChange>
      </w:pPr>
      <w:bookmarkStart w:id="3071" w:name="_Toc145944524"/>
      <w:bookmarkStart w:id="3072" w:name="_Toc149307399"/>
      <w:r w:rsidRPr="007A4AFC">
        <w:rPr>
          <w:rFonts w:cs="Times New Roman"/>
          <w:sz w:val="96"/>
        </w:rPr>
        <w:t>Annexes</w:t>
      </w:r>
      <w:bookmarkEnd w:id="3071"/>
      <w:bookmarkEnd w:id="3072"/>
    </w:p>
    <w:p w14:paraId="7A336115" w14:textId="30980439" w:rsidR="006D5FC5" w:rsidRPr="007A4AFC" w:rsidRDefault="00011374">
      <w:pPr>
        <w:spacing w:line="240" w:lineRule="auto"/>
        <w:rPr>
          <w:color w:val="000000" w:themeColor="text1"/>
          <w:sz w:val="28"/>
          <w:szCs w:val="28"/>
          <w:rPrChange w:id="3073" w:author="Dr Mamadou SANOGO" w:date="2023-10-25T18:15:00Z">
            <w:rPr>
              <w:color w:val="000000"/>
              <w:sz w:val="28"/>
              <w:szCs w:val="28"/>
            </w:rPr>
          </w:rPrChange>
        </w:rPr>
      </w:pPr>
      <w:r w:rsidRPr="007A4AFC">
        <w:rPr>
          <w:color w:val="000000" w:themeColor="text1"/>
          <w:sz w:val="28"/>
          <w:szCs w:val="28"/>
          <w:rPrChange w:id="3074" w:author="Dr Mamadou SANOGO" w:date="2023-10-25T18:15:00Z">
            <w:rPr>
              <w:color w:val="000000"/>
              <w:sz w:val="28"/>
              <w:szCs w:val="28"/>
            </w:rPr>
          </w:rPrChange>
        </w:rPr>
        <w:br w:type="page"/>
      </w:r>
    </w:p>
    <w:p w14:paraId="6B07F545" w14:textId="77777777" w:rsidR="00182CAB" w:rsidRPr="007A4AFC" w:rsidRDefault="00182CAB" w:rsidP="006E33E2">
      <w:pPr>
        <w:rPr>
          <w:ins w:id="3075" w:author="Dr Mamadou SANOGO" w:date="2023-10-25T13:21:00Z"/>
          <w:rFonts w:eastAsiaTheme="minorHAnsi"/>
          <w:b/>
          <w:bCs/>
          <w:color w:val="000000" w:themeColor="text1"/>
          <w:sz w:val="32"/>
          <w:szCs w:val="32"/>
          <w:lang w:eastAsia="en-US"/>
          <w:rPrChange w:id="3076" w:author="Dr Mamadou SANOGO" w:date="2023-10-25T18:15:00Z">
            <w:rPr>
              <w:ins w:id="3077" w:author="Dr Mamadou SANOGO" w:date="2023-10-25T13:21:00Z"/>
              <w:rFonts w:eastAsiaTheme="minorHAnsi"/>
              <w:b/>
              <w:bCs/>
              <w:sz w:val="32"/>
              <w:szCs w:val="32"/>
              <w:lang w:eastAsia="en-US"/>
            </w:rPr>
          </w:rPrChange>
        </w:rPr>
      </w:pPr>
      <w:bookmarkStart w:id="3078" w:name="_Toc145944526"/>
    </w:p>
    <w:p w14:paraId="3AD43933" w14:textId="77777777" w:rsidR="00182CAB" w:rsidRPr="007A4AFC" w:rsidRDefault="00182CAB" w:rsidP="006E33E2">
      <w:pPr>
        <w:rPr>
          <w:ins w:id="3079" w:author="Dr Mamadou SANOGO" w:date="2023-10-25T13:21:00Z"/>
          <w:rFonts w:eastAsiaTheme="minorHAnsi"/>
          <w:b/>
          <w:bCs/>
          <w:color w:val="000000" w:themeColor="text1"/>
          <w:sz w:val="32"/>
          <w:szCs w:val="32"/>
          <w:lang w:eastAsia="en-US"/>
          <w:rPrChange w:id="3080" w:author="Dr Mamadou SANOGO" w:date="2023-10-25T18:15:00Z">
            <w:rPr>
              <w:ins w:id="3081" w:author="Dr Mamadou SANOGO" w:date="2023-10-25T13:21:00Z"/>
              <w:rFonts w:eastAsiaTheme="minorHAnsi"/>
              <w:b/>
              <w:bCs/>
              <w:sz w:val="32"/>
              <w:szCs w:val="32"/>
              <w:lang w:eastAsia="en-US"/>
            </w:rPr>
          </w:rPrChange>
        </w:rPr>
      </w:pPr>
    </w:p>
    <w:p w14:paraId="22DC89F0" w14:textId="77777777" w:rsidR="00182CAB" w:rsidRPr="007A4AFC" w:rsidRDefault="00182CAB" w:rsidP="006E33E2">
      <w:pPr>
        <w:rPr>
          <w:ins w:id="3082" w:author="Dr Mamadou SANOGO" w:date="2023-10-25T13:21:00Z"/>
          <w:rFonts w:eastAsiaTheme="minorHAnsi"/>
          <w:b/>
          <w:bCs/>
          <w:color w:val="000000" w:themeColor="text1"/>
          <w:sz w:val="32"/>
          <w:szCs w:val="32"/>
          <w:lang w:eastAsia="en-US"/>
          <w:rPrChange w:id="3083" w:author="Dr Mamadou SANOGO" w:date="2023-10-25T18:15:00Z">
            <w:rPr>
              <w:ins w:id="3084" w:author="Dr Mamadou SANOGO" w:date="2023-10-25T13:21:00Z"/>
              <w:rFonts w:eastAsiaTheme="minorHAnsi"/>
              <w:b/>
              <w:bCs/>
              <w:sz w:val="32"/>
              <w:szCs w:val="32"/>
              <w:lang w:eastAsia="en-US"/>
            </w:rPr>
          </w:rPrChange>
        </w:rPr>
      </w:pPr>
    </w:p>
    <w:p w14:paraId="035B0D01" w14:textId="77777777" w:rsidR="00182CAB" w:rsidRPr="007A4AFC" w:rsidRDefault="00182CAB" w:rsidP="006E33E2">
      <w:pPr>
        <w:rPr>
          <w:ins w:id="3085" w:author="Dr Mamadou SANOGO" w:date="2023-10-25T13:21:00Z"/>
          <w:rFonts w:eastAsiaTheme="minorHAnsi"/>
          <w:b/>
          <w:bCs/>
          <w:color w:val="000000" w:themeColor="text1"/>
          <w:sz w:val="32"/>
          <w:szCs w:val="32"/>
          <w:lang w:eastAsia="en-US"/>
          <w:rPrChange w:id="3086" w:author="Dr Mamadou SANOGO" w:date="2023-10-25T18:15:00Z">
            <w:rPr>
              <w:ins w:id="3087" w:author="Dr Mamadou SANOGO" w:date="2023-10-25T13:21:00Z"/>
              <w:rFonts w:eastAsiaTheme="minorHAnsi"/>
              <w:b/>
              <w:bCs/>
              <w:sz w:val="32"/>
              <w:szCs w:val="32"/>
              <w:lang w:eastAsia="en-US"/>
            </w:rPr>
          </w:rPrChange>
        </w:rPr>
      </w:pPr>
    </w:p>
    <w:p w14:paraId="06999CA8" w14:textId="77777777" w:rsidR="00182CAB" w:rsidRPr="007A4AFC" w:rsidRDefault="00182CAB" w:rsidP="006E33E2">
      <w:pPr>
        <w:rPr>
          <w:ins w:id="3088" w:author="Dr Mamadou SANOGO" w:date="2023-10-25T13:21:00Z"/>
          <w:rFonts w:eastAsiaTheme="minorHAnsi"/>
          <w:b/>
          <w:bCs/>
          <w:color w:val="000000" w:themeColor="text1"/>
          <w:sz w:val="32"/>
          <w:szCs w:val="32"/>
          <w:lang w:eastAsia="en-US"/>
          <w:rPrChange w:id="3089" w:author="Dr Mamadou SANOGO" w:date="2023-10-25T18:15:00Z">
            <w:rPr>
              <w:ins w:id="3090" w:author="Dr Mamadou SANOGO" w:date="2023-10-25T13:21:00Z"/>
              <w:rFonts w:eastAsiaTheme="minorHAnsi"/>
              <w:b/>
              <w:bCs/>
              <w:sz w:val="32"/>
              <w:szCs w:val="32"/>
              <w:lang w:eastAsia="en-US"/>
            </w:rPr>
          </w:rPrChange>
        </w:rPr>
      </w:pPr>
    </w:p>
    <w:p w14:paraId="7E8672A3" w14:textId="77777777" w:rsidR="00182CAB" w:rsidRPr="007A4AFC" w:rsidRDefault="00182CAB" w:rsidP="006E33E2">
      <w:pPr>
        <w:rPr>
          <w:ins w:id="3091" w:author="Dr Mamadou SANOGO" w:date="2023-10-25T13:21:00Z"/>
          <w:rFonts w:eastAsiaTheme="minorHAnsi"/>
          <w:b/>
          <w:bCs/>
          <w:color w:val="000000" w:themeColor="text1"/>
          <w:sz w:val="32"/>
          <w:szCs w:val="32"/>
          <w:lang w:eastAsia="en-US"/>
          <w:rPrChange w:id="3092" w:author="Dr Mamadou SANOGO" w:date="2023-10-25T18:15:00Z">
            <w:rPr>
              <w:ins w:id="3093" w:author="Dr Mamadou SANOGO" w:date="2023-10-25T13:21:00Z"/>
              <w:rFonts w:eastAsiaTheme="minorHAnsi"/>
              <w:b/>
              <w:bCs/>
              <w:sz w:val="32"/>
              <w:szCs w:val="32"/>
              <w:lang w:eastAsia="en-US"/>
            </w:rPr>
          </w:rPrChange>
        </w:rPr>
      </w:pPr>
    </w:p>
    <w:p w14:paraId="48CDA470" w14:textId="77777777" w:rsidR="00182CAB" w:rsidRPr="007A4AFC" w:rsidRDefault="00182CAB" w:rsidP="006E33E2">
      <w:pPr>
        <w:rPr>
          <w:ins w:id="3094" w:author="Dr Mamadou SANOGO" w:date="2023-10-25T13:21:00Z"/>
          <w:rFonts w:eastAsiaTheme="minorHAnsi"/>
          <w:b/>
          <w:bCs/>
          <w:color w:val="000000" w:themeColor="text1"/>
          <w:sz w:val="32"/>
          <w:szCs w:val="32"/>
          <w:lang w:eastAsia="en-US"/>
          <w:rPrChange w:id="3095" w:author="Dr Mamadou SANOGO" w:date="2023-10-25T18:15:00Z">
            <w:rPr>
              <w:ins w:id="3096" w:author="Dr Mamadou SANOGO" w:date="2023-10-25T13:21:00Z"/>
              <w:rFonts w:eastAsiaTheme="minorHAnsi"/>
              <w:b/>
              <w:bCs/>
              <w:sz w:val="32"/>
              <w:szCs w:val="32"/>
              <w:lang w:eastAsia="en-US"/>
            </w:rPr>
          </w:rPrChange>
        </w:rPr>
      </w:pPr>
    </w:p>
    <w:p w14:paraId="00C516E0" w14:textId="77777777" w:rsidR="00182CAB" w:rsidRPr="007A4AFC" w:rsidRDefault="00182CAB" w:rsidP="006E33E2">
      <w:pPr>
        <w:rPr>
          <w:ins w:id="3097" w:author="Dr Mamadou SANOGO" w:date="2023-10-25T13:21:00Z"/>
          <w:rFonts w:eastAsiaTheme="minorHAnsi"/>
          <w:b/>
          <w:bCs/>
          <w:color w:val="000000" w:themeColor="text1"/>
          <w:sz w:val="32"/>
          <w:szCs w:val="32"/>
          <w:lang w:eastAsia="en-US"/>
          <w:rPrChange w:id="3098" w:author="Dr Mamadou SANOGO" w:date="2023-10-25T18:15:00Z">
            <w:rPr>
              <w:ins w:id="3099" w:author="Dr Mamadou SANOGO" w:date="2023-10-25T13:21:00Z"/>
              <w:rFonts w:eastAsiaTheme="minorHAnsi"/>
              <w:b/>
              <w:bCs/>
              <w:sz w:val="32"/>
              <w:szCs w:val="32"/>
              <w:lang w:eastAsia="en-US"/>
            </w:rPr>
          </w:rPrChange>
        </w:rPr>
      </w:pPr>
    </w:p>
    <w:p w14:paraId="587FDEA9" w14:textId="77777777" w:rsidR="00182CAB" w:rsidRPr="007A4AFC" w:rsidRDefault="00182CAB" w:rsidP="006E33E2">
      <w:pPr>
        <w:rPr>
          <w:ins w:id="3100" w:author="Dr Mamadou SANOGO" w:date="2023-10-25T13:21:00Z"/>
          <w:rFonts w:eastAsiaTheme="minorHAnsi"/>
          <w:b/>
          <w:bCs/>
          <w:color w:val="000000" w:themeColor="text1"/>
          <w:sz w:val="32"/>
          <w:szCs w:val="32"/>
          <w:lang w:eastAsia="en-US"/>
          <w:rPrChange w:id="3101" w:author="Dr Mamadou SANOGO" w:date="2023-10-25T18:15:00Z">
            <w:rPr>
              <w:ins w:id="3102" w:author="Dr Mamadou SANOGO" w:date="2023-10-25T13:21:00Z"/>
              <w:rFonts w:eastAsiaTheme="minorHAnsi"/>
              <w:b/>
              <w:bCs/>
              <w:sz w:val="32"/>
              <w:szCs w:val="32"/>
              <w:lang w:eastAsia="en-US"/>
            </w:rPr>
          </w:rPrChange>
        </w:rPr>
      </w:pPr>
    </w:p>
    <w:p w14:paraId="137C37F9" w14:textId="77777777" w:rsidR="00182CAB" w:rsidRPr="007A4AFC" w:rsidRDefault="00182CAB" w:rsidP="006E33E2">
      <w:pPr>
        <w:rPr>
          <w:ins w:id="3103" w:author="Dr Mamadou SANOGO" w:date="2023-10-25T13:21:00Z"/>
          <w:rFonts w:eastAsiaTheme="minorHAnsi"/>
          <w:b/>
          <w:bCs/>
          <w:color w:val="000000" w:themeColor="text1"/>
          <w:sz w:val="32"/>
          <w:szCs w:val="32"/>
          <w:lang w:eastAsia="en-US"/>
          <w:rPrChange w:id="3104" w:author="Dr Mamadou SANOGO" w:date="2023-10-25T18:15:00Z">
            <w:rPr>
              <w:ins w:id="3105" w:author="Dr Mamadou SANOGO" w:date="2023-10-25T13:21:00Z"/>
              <w:rFonts w:eastAsiaTheme="minorHAnsi"/>
              <w:b/>
              <w:bCs/>
              <w:sz w:val="32"/>
              <w:szCs w:val="32"/>
              <w:lang w:eastAsia="en-US"/>
            </w:rPr>
          </w:rPrChange>
        </w:rPr>
      </w:pPr>
    </w:p>
    <w:p w14:paraId="0C515A98" w14:textId="659F0618" w:rsidR="00182CAB" w:rsidRPr="006778CD" w:rsidRDefault="00182CAB" w:rsidP="00182CAB">
      <w:pPr>
        <w:jc w:val="center"/>
        <w:rPr>
          <w:ins w:id="3106" w:author="Dr Mamadou SANOGO" w:date="2023-10-25T13:21:00Z"/>
          <w:rFonts w:eastAsiaTheme="minorHAnsi"/>
          <w:b/>
          <w:bCs/>
          <w:color w:val="000000" w:themeColor="text1"/>
          <w:sz w:val="52"/>
          <w:szCs w:val="52"/>
          <w:lang w:eastAsia="en-US"/>
          <w:rPrChange w:id="3107" w:author="Dr Mamadou SANOGO" w:date="2023-10-27T13:59:00Z">
            <w:rPr>
              <w:ins w:id="3108" w:author="Dr Mamadou SANOGO" w:date="2023-10-25T13:21:00Z"/>
              <w:rFonts w:eastAsiaTheme="minorHAnsi"/>
              <w:sz w:val="52"/>
              <w:szCs w:val="52"/>
              <w:lang w:eastAsia="en-US"/>
            </w:rPr>
          </w:rPrChange>
        </w:rPr>
      </w:pPr>
      <w:ins w:id="3109" w:author="Dr Mamadou SANOGO" w:date="2023-10-25T13:21:00Z">
        <w:r w:rsidRPr="006778CD">
          <w:rPr>
            <w:rFonts w:eastAsiaTheme="minorHAnsi"/>
            <w:b/>
            <w:bCs/>
            <w:color w:val="000000" w:themeColor="text1"/>
            <w:sz w:val="52"/>
            <w:szCs w:val="52"/>
            <w:lang w:eastAsia="en-US"/>
            <w:rPrChange w:id="3110" w:author="Dr Mamadou SANOGO" w:date="2023-10-27T13:59:00Z">
              <w:rPr>
                <w:rFonts w:eastAsiaTheme="minorHAnsi"/>
                <w:sz w:val="52"/>
                <w:szCs w:val="52"/>
                <w:lang w:eastAsia="en-US"/>
              </w:rPr>
            </w:rPrChange>
          </w:rPr>
          <w:t>Annexe</w:t>
        </w:r>
      </w:ins>
      <w:ins w:id="3111" w:author="Dr Mamadou SANOGO" w:date="2023-10-25T13:22:00Z">
        <w:r w:rsidRPr="006778CD">
          <w:rPr>
            <w:rFonts w:eastAsiaTheme="minorHAnsi"/>
            <w:b/>
            <w:bCs/>
            <w:color w:val="000000" w:themeColor="text1"/>
            <w:sz w:val="52"/>
            <w:szCs w:val="52"/>
            <w:lang w:eastAsia="en-US"/>
            <w:rPrChange w:id="3112" w:author="Dr Mamadou SANOGO" w:date="2023-10-27T13:59:00Z">
              <w:rPr>
                <w:rFonts w:eastAsiaTheme="minorHAnsi"/>
                <w:sz w:val="52"/>
                <w:szCs w:val="52"/>
                <w:lang w:eastAsia="en-US"/>
              </w:rPr>
            </w:rPrChange>
          </w:rPr>
          <w:t xml:space="preserve"> n°</w:t>
        </w:r>
        <w:proofErr w:type="gramStart"/>
        <w:r w:rsidRPr="006778CD">
          <w:rPr>
            <w:rFonts w:eastAsiaTheme="minorHAnsi"/>
            <w:b/>
            <w:bCs/>
            <w:color w:val="000000" w:themeColor="text1"/>
            <w:sz w:val="52"/>
            <w:szCs w:val="52"/>
            <w:lang w:eastAsia="en-US"/>
            <w:rPrChange w:id="3113" w:author="Dr Mamadou SANOGO" w:date="2023-10-27T13:59:00Z">
              <w:rPr>
                <w:rFonts w:eastAsiaTheme="minorHAnsi"/>
                <w:sz w:val="52"/>
                <w:szCs w:val="52"/>
                <w:lang w:eastAsia="en-US"/>
              </w:rPr>
            </w:rPrChange>
          </w:rPr>
          <w:t>001</w:t>
        </w:r>
      </w:ins>
      <w:ins w:id="3114" w:author="Dr Mamadou SANOGO" w:date="2023-10-25T13:21:00Z">
        <w:r w:rsidRPr="006778CD">
          <w:rPr>
            <w:rFonts w:eastAsiaTheme="minorHAnsi"/>
            <w:b/>
            <w:bCs/>
            <w:color w:val="000000" w:themeColor="text1"/>
            <w:sz w:val="52"/>
            <w:szCs w:val="52"/>
            <w:lang w:eastAsia="en-US"/>
            <w:rPrChange w:id="3115" w:author="Dr Mamadou SANOGO" w:date="2023-10-27T13:59:00Z">
              <w:rPr>
                <w:rFonts w:eastAsiaTheme="minorHAnsi"/>
                <w:sz w:val="52"/>
                <w:szCs w:val="52"/>
                <w:lang w:eastAsia="en-US"/>
              </w:rPr>
            </w:rPrChange>
          </w:rPr>
          <w:t>:</w:t>
        </w:r>
        <w:proofErr w:type="gramEnd"/>
        <w:r w:rsidRPr="006778CD">
          <w:rPr>
            <w:rFonts w:eastAsiaTheme="minorHAnsi"/>
            <w:b/>
            <w:bCs/>
            <w:color w:val="000000" w:themeColor="text1"/>
            <w:sz w:val="52"/>
            <w:szCs w:val="52"/>
            <w:lang w:eastAsia="en-US"/>
            <w:rPrChange w:id="3116" w:author="Dr Mamadou SANOGO" w:date="2023-10-27T13:59:00Z">
              <w:rPr>
                <w:rFonts w:eastAsiaTheme="minorHAnsi"/>
                <w:sz w:val="52"/>
                <w:szCs w:val="52"/>
                <w:lang w:eastAsia="en-US"/>
              </w:rPr>
            </w:rPrChange>
          </w:rPr>
          <w:t xml:space="preserve"> </w:t>
        </w:r>
      </w:ins>
      <w:ins w:id="3117" w:author="Dr Mamadou SANOGO" w:date="2023-10-25T13:22:00Z">
        <w:r w:rsidRPr="006778CD">
          <w:rPr>
            <w:rFonts w:eastAsiaTheme="minorHAnsi"/>
            <w:b/>
            <w:bCs/>
            <w:color w:val="000000" w:themeColor="text1"/>
            <w:sz w:val="52"/>
            <w:szCs w:val="52"/>
            <w:lang w:eastAsia="en-US"/>
            <w:rPrChange w:id="3118" w:author="Dr Mamadou SANOGO" w:date="2023-10-27T13:59:00Z">
              <w:rPr>
                <w:rFonts w:eastAsiaTheme="minorHAnsi"/>
                <w:sz w:val="52"/>
                <w:szCs w:val="52"/>
                <w:lang w:eastAsia="en-US"/>
              </w:rPr>
            </w:rPrChange>
          </w:rPr>
          <w:t xml:space="preserve">Fiche de caractérisation </w:t>
        </w:r>
      </w:ins>
    </w:p>
    <w:p w14:paraId="7B366DED" w14:textId="77777777" w:rsidR="00182CAB" w:rsidRPr="007A4AFC" w:rsidRDefault="00182CAB" w:rsidP="006E33E2">
      <w:pPr>
        <w:rPr>
          <w:ins w:id="3119" w:author="Dr Mamadou SANOGO" w:date="2023-10-25T13:21:00Z"/>
          <w:rFonts w:eastAsiaTheme="minorHAnsi"/>
          <w:b/>
          <w:bCs/>
          <w:color w:val="000000" w:themeColor="text1"/>
          <w:sz w:val="32"/>
          <w:szCs w:val="32"/>
          <w:lang w:eastAsia="en-US"/>
          <w:rPrChange w:id="3120" w:author="Dr Mamadou SANOGO" w:date="2023-10-25T18:15:00Z">
            <w:rPr>
              <w:ins w:id="3121" w:author="Dr Mamadou SANOGO" w:date="2023-10-25T13:21:00Z"/>
              <w:rFonts w:eastAsiaTheme="minorHAnsi"/>
              <w:b/>
              <w:bCs/>
              <w:sz w:val="32"/>
              <w:szCs w:val="32"/>
              <w:lang w:eastAsia="en-US"/>
            </w:rPr>
          </w:rPrChange>
        </w:rPr>
      </w:pPr>
    </w:p>
    <w:p w14:paraId="1A4C3BCC" w14:textId="77777777" w:rsidR="00182CAB" w:rsidRPr="007A4AFC" w:rsidRDefault="00182CAB" w:rsidP="006E33E2">
      <w:pPr>
        <w:rPr>
          <w:ins w:id="3122" w:author="Dr Mamadou SANOGO" w:date="2023-10-25T13:21:00Z"/>
          <w:rFonts w:eastAsiaTheme="minorHAnsi"/>
          <w:b/>
          <w:bCs/>
          <w:color w:val="000000" w:themeColor="text1"/>
          <w:sz w:val="32"/>
          <w:szCs w:val="32"/>
          <w:lang w:eastAsia="en-US"/>
          <w:rPrChange w:id="3123" w:author="Dr Mamadou SANOGO" w:date="2023-10-25T18:15:00Z">
            <w:rPr>
              <w:ins w:id="3124" w:author="Dr Mamadou SANOGO" w:date="2023-10-25T13:21:00Z"/>
              <w:rFonts w:eastAsiaTheme="minorHAnsi"/>
              <w:b/>
              <w:bCs/>
              <w:sz w:val="32"/>
              <w:szCs w:val="32"/>
              <w:lang w:eastAsia="en-US"/>
            </w:rPr>
          </w:rPrChange>
        </w:rPr>
      </w:pPr>
    </w:p>
    <w:p w14:paraId="21BC3559" w14:textId="77777777" w:rsidR="00182CAB" w:rsidRPr="007A4AFC" w:rsidRDefault="00182CAB" w:rsidP="006E33E2">
      <w:pPr>
        <w:rPr>
          <w:ins w:id="3125" w:author="Dr Mamadou SANOGO" w:date="2023-10-25T13:21:00Z"/>
          <w:rFonts w:eastAsiaTheme="minorHAnsi"/>
          <w:b/>
          <w:bCs/>
          <w:color w:val="000000" w:themeColor="text1"/>
          <w:sz w:val="32"/>
          <w:szCs w:val="32"/>
          <w:lang w:eastAsia="en-US"/>
          <w:rPrChange w:id="3126" w:author="Dr Mamadou SANOGO" w:date="2023-10-25T18:15:00Z">
            <w:rPr>
              <w:ins w:id="3127" w:author="Dr Mamadou SANOGO" w:date="2023-10-25T13:21:00Z"/>
              <w:rFonts w:eastAsiaTheme="minorHAnsi"/>
              <w:b/>
              <w:bCs/>
              <w:sz w:val="32"/>
              <w:szCs w:val="32"/>
              <w:lang w:eastAsia="en-US"/>
            </w:rPr>
          </w:rPrChange>
        </w:rPr>
      </w:pPr>
    </w:p>
    <w:p w14:paraId="191802E5" w14:textId="77777777" w:rsidR="00182CAB" w:rsidRPr="007A4AFC" w:rsidRDefault="00182CAB" w:rsidP="006E33E2">
      <w:pPr>
        <w:rPr>
          <w:ins w:id="3128" w:author="Dr Mamadou SANOGO" w:date="2023-10-25T13:21:00Z"/>
          <w:rFonts w:eastAsiaTheme="minorHAnsi"/>
          <w:b/>
          <w:bCs/>
          <w:color w:val="000000" w:themeColor="text1"/>
          <w:sz w:val="32"/>
          <w:szCs w:val="32"/>
          <w:lang w:eastAsia="en-US"/>
          <w:rPrChange w:id="3129" w:author="Dr Mamadou SANOGO" w:date="2023-10-25T18:15:00Z">
            <w:rPr>
              <w:ins w:id="3130" w:author="Dr Mamadou SANOGO" w:date="2023-10-25T13:21:00Z"/>
              <w:rFonts w:eastAsiaTheme="minorHAnsi"/>
              <w:b/>
              <w:bCs/>
              <w:sz w:val="32"/>
              <w:szCs w:val="32"/>
              <w:lang w:eastAsia="en-US"/>
            </w:rPr>
          </w:rPrChange>
        </w:rPr>
      </w:pPr>
    </w:p>
    <w:p w14:paraId="1E4FA05A" w14:textId="77777777" w:rsidR="00182CAB" w:rsidRPr="007A4AFC" w:rsidRDefault="00182CAB" w:rsidP="006E33E2">
      <w:pPr>
        <w:rPr>
          <w:ins w:id="3131" w:author="Dr Mamadou SANOGO" w:date="2023-10-25T13:21:00Z"/>
          <w:rFonts w:eastAsiaTheme="minorHAnsi"/>
          <w:b/>
          <w:bCs/>
          <w:color w:val="000000" w:themeColor="text1"/>
          <w:sz w:val="32"/>
          <w:szCs w:val="32"/>
          <w:lang w:eastAsia="en-US"/>
          <w:rPrChange w:id="3132" w:author="Dr Mamadou SANOGO" w:date="2023-10-25T18:15:00Z">
            <w:rPr>
              <w:ins w:id="3133" w:author="Dr Mamadou SANOGO" w:date="2023-10-25T13:21:00Z"/>
              <w:rFonts w:eastAsiaTheme="minorHAnsi"/>
              <w:b/>
              <w:bCs/>
              <w:sz w:val="32"/>
              <w:szCs w:val="32"/>
              <w:lang w:eastAsia="en-US"/>
            </w:rPr>
          </w:rPrChange>
        </w:rPr>
      </w:pPr>
    </w:p>
    <w:p w14:paraId="4D7F3E38" w14:textId="77777777" w:rsidR="00182CAB" w:rsidRPr="007A4AFC" w:rsidRDefault="00182CAB" w:rsidP="006E33E2">
      <w:pPr>
        <w:rPr>
          <w:ins w:id="3134" w:author="Dr Mamadou SANOGO" w:date="2023-10-25T13:21:00Z"/>
          <w:rFonts w:eastAsiaTheme="minorHAnsi"/>
          <w:b/>
          <w:bCs/>
          <w:color w:val="000000" w:themeColor="text1"/>
          <w:sz w:val="32"/>
          <w:szCs w:val="32"/>
          <w:lang w:eastAsia="en-US"/>
          <w:rPrChange w:id="3135" w:author="Dr Mamadou SANOGO" w:date="2023-10-25T18:15:00Z">
            <w:rPr>
              <w:ins w:id="3136" w:author="Dr Mamadou SANOGO" w:date="2023-10-25T13:21:00Z"/>
              <w:rFonts w:eastAsiaTheme="minorHAnsi"/>
              <w:b/>
              <w:bCs/>
              <w:sz w:val="32"/>
              <w:szCs w:val="32"/>
              <w:lang w:eastAsia="en-US"/>
            </w:rPr>
          </w:rPrChange>
        </w:rPr>
      </w:pPr>
    </w:p>
    <w:p w14:paraId="4489DD10" w14:textId="77777777" w:rsidR="00182CAB" w:rsidRPr="007A4AFC" w:rsidRDefault="00182CAB" w:rsidP="006E33E2">
      <w:pPr>
        <w:rPr>
          <w:ins w:id="3137" w:author="Dr Mamadou SANOGO" w:date="2023-10-25T13:21:00Z"/>
          <w:rFonts w:eastAsiaTheme="minorHAnsi"/>
          <w:b/>
          <w:bCs/>
          <w:color w:val="000000" w:themeColor="text1"/>
          <w:sz w:val="32"/>
          <w:szCs w:val="32"/>
          <w:lang w:eastAsia="en-US"/>
          <w:rPrChange w:id="3138" w:author="Dr Mamadou SANOGO" w:date="2023-10-25T18:15:00Z">
            <w:rPr>
              <w:ins w:id="3139" w:author="Dr Mamadou SANOGO" w:date="2023-10-25T13:21:00Z"/>
              <w:rFonts w:eastAsiaTheme="minorHAnsi"/>
              <w:b/>
              <w:bCs/>
              <w:sz w:val="32"/>
              <w:szCs w:val="32"/>
              <w:lang w:eastAsia="en-US"/>
            </w:rPr>
          </w:rPrChange>
        </w:rPr>
      </w:pPr>
    </w:p>
    <w:p w14:paraId="211C05FF" w14:textId="77777777" w:rsidR="00182CAB" w:rsidRPr="007A4AFC" w:rsidRDefault="00182CAB" w:rsidP="006E33E2">
      <w:pPr>
        <w:rPr>
          <w:ins w:id="3140" w:author="Dr Mamadou SANOGO" w:date="2023-10-25T13:21:00Z"/>
          <w:rFonts w:eastAsiaTheme="minorHAnsi"/>
          <w:b/>
          <w:bCs/>
          <w:color w:val="000000" w:themeColor="text1"/>
          <w:sz w:val="32"/>
          <w:szCs w:val="32"/>
          <w:lang w:eastAsia="en-US"/>
          <w:rPrChange w:id="3141" w:author="Dr Mamadou SANOGO" w:date="2023-10-25T18:15:00Z">
            <w:rPr>
              <w:ins w:id="3142" w:author="Dr Mamadou SANOGO" w:date="2023-10-25T13:21:00Z"/>
              <w:rFonts w:eastAsiaTheme="minorHAnsi"/>
              <w:b/>
              <w:bCs/>
              <w:sz w:val="32"/>
              <w:szCs w:val="32"/>
              <w:lang w:eastAsia="en-US"/>
            </w:rPr>
          </w:rPrChange>
        </w:rPr>
      </w:pPr>
    </w:p>
    <w:p w14:paraId="268D6D24" w14:textId="77777777" w:rsidR="00182CAB" w:rsidRPr="007A4AFC" w:rsidRDefault="00182CAB" w:rsidP="006E33E2">
      <w:pPr>
        <w:rPr>
          <w:ins w:id="3143" w:author="Dr Mamadou SANOGO" w:date="2023-10-25T13:21:00Z"/>
          <w:rFonts w:eastAsiaTheme="minorHAnsi"/>
          <w:b/>
          <w:bCs/>
          <w:color w:val="000000" w:themeColor="text1"/>
          <w:sz w:val="32"/>
          <w:szCs w:val="32"/>
          <w:lang w:eastAsia="en-US"/>
          <w:rPrChange w:id="3144" w:author="Dr Mamadou SANOGO" w:date="2023-10-25T18:15:00Z">
            <w:rPr>
              <w:ins w:id="3145" w:author="Dr Mamadou SANOGO" w:date="2023-10-25T13:21:00Z"/>
              <w:rFonts w:eastAsiaTheme="minorHAnsi"/>
              <w:b/>
              <w:bCs/>
              <w:sz w:val="32"/>
              <w:szCs w:val="32"/>
              <w:lang w:eastAsia="en-US"/>
            </w:rPr>
          </w:rPrChange>
        </w:rPr>
      </w:pPr>
    </w:p>
    <w:p w14:paraId="3EE3CA69" w14:textId="77777777" w:rsidR="00182CAB" w:rsidRPr="007A4AFC" w:rsidRDefault="00182CAB" w:rsidP="006E33E2">
      <w:pPr>
        <w:rPr>
          <w:ins w:id="3146" w:author="Dr Mamadou SANOGO" w:date="2023-10-25T13:21:00Z"/>
          <w:rFonts w:eastAsiaTheme="minorHAnsi"/>
          <w:b/>
          <w:bCs/>
          <w:color w:val="000000" w:themeColor="text1"/>
          <w:sz w:val="32"/>
          <w:szCs w:val="32"/>
          <w:lang w:eastAsia="en-US"/>
          <w:rPrChange w:id="3147" w:author="Dr Mamadou SANOGO" w:date="2023-10-25T18:15:00Z">
            <w:rPr>
              <w:ins w:id="3148" w:author="Dr Mamadou SANOGO" w:date="2023-10-25T13:21:00Z"/>
              <w:rFonts w:eastAsiaTheme="minorHAnsi"/>
              <w:b/>
              <w:bCs/>
              <w:sz w:val="32"/>
              <w:szCs w:val="32"/>
              <w:lang w:eastAsia="en-US"/>
            </w:rPr>
          </w:rPrChange>
        </w:rPr>
      </w:pPr>
    </w:p>
    <w:p w14:paraId="41D91F42" w14:textId="77777777" w:rsidR="00182CAB" w:rsidRPr="007A4AFC" w:rsidRDefault="00182CAB" w:rsidP="006E33E2">
      <w:pPr>
        <w:rPr>
          <w:ins w:id="3149" w:author="Dr Mamadou SANOGO" w:date="2023-10-25T13:21:00Z"/>
          <w:rFonts w:eastAsiaTheme="minorHAnsi"/>
          <w:b/>
          <w:bCs/>
          <w:color w:val="000000" w:themeColor="text1"/>
          <w:sz w:val="32"/>
          <w:szCs w:val="32"/>
          <w:lang w:eastAsia="en-US"/>
          <w:rPrChange w:id="3150" w:author="Dr Mamadou SANOGO" w:date="2023-10-25T18:15:00Z">
            <w:rPr>
              <w:ins w:id="3151" w:author="Dr Mamadou SANOGO" w:date="2023-10-25T13:21:00Z"/>
              <w:rFonts w:eastAsiaTheme="minorHAnsi"/>
              <w:b/>
              <w:bCs/>
              <w:sz w:val="32"/>
              <w:szCs w:val="32"/>
              <w:lang w:eastAsia="en-US"/>
            </w:rPr>
          </w:rPrChange>
        </w:rPr>
      </w:pPr>
    </w:p>
    <w:p w14:paraId="2EFCDBF2" w14:textId="77777777" w:rsidR="00182CAB" w:rsidRPr="007A4AFC" w:rsidRDefault="00182CAB" w:rsidP="006E33E2">
      <w:pPr>
        <w:rPr>
          <w:ins w:id="3152" w:author="Dr Mamadou SANOGO" w:date="2023-10-25T13:21:00Z"/>
          <w:rFonts w:eastAsiaTheme="minorHAnsi"/>
          <w:b/>
          <w:bCs/>
          <w:color w:val="000000" w:themeColor="text1"/>
          <w:sz w:val="32"/>
          <w:szCs w:val="32"/>
          <w:lang w:eastAsia="en-US"/>
          <w:rPrChange w:id="3153" w:author="Dr Mamadou SANOGO" w:date="2023-10-25T18:15:00Z">
            <w:rPr>
              <w:ins w:id="3154" w:author="Dr Mamadou SANOGO" w:date="2023-10-25T13:21:00Z"/>
              <w:rFonts w:eastAsiaTheme="minorHAnsi"/>
              <w:b/>
              <w:bCs/>
              <w:sz w:val="32"/>
              <w:szCs w:val="32"/>
              <w:lang w:eastAsia="en-US"/>
            </w:rPr>
          </w:rPrChange>
        </w:rPr>
      </w:pPr>
    </w:p>
    <w:p w14:paraId="00C25B53" w14:textId="77777777" w:rsidR="00182CAB" w:rsidRPr="007A4AFC" w:rsidRDefault="00182CAB" w:rsidP="006E33E2">
      <w:pPr>
        <w:rPr>
          <w:ins w:id="3155" w:author="Dr Mamadou SANOGO" w:date="2023-10-25T13:21:00Z"/>
          <w:rFonts w:eastAsiaTheme="minorHAnsi"/>
          <w:b/>
          <w:bCs/>
          <w:color w:val="000000" w:themeColor="text1"/>
          <w:sz w:val="32"/>
          <w:szCs w:val="32"/>
          <w:lang w:eastAsia="en-US"/>
          <w:rPrChange w:id="3156" w:author="Dr Mamadou SANOGO" w:date="2023-10-25T18:15:00Z">
            <w:rPr>
              <w:ins w:id="3157" w:author="Dr Mamadou SANOGO" w:date="2023-10-25T13:21:00Z"/>
              <w:rFonts w:eastAsiaTheme="minorHAnsi"/>
              <w:b/>
              <w:bCs/>
              <w:sz w:val="32"/>
              <w:szCs w:val="32"/>
              <w:lang w:eastAsia="en-US"/>
            </w:rPr>
          </w:rPrChange>
        </w:rPr>
      </w:pPr>
    </w:p>
    <w:p w14:paraId="0A0D6A75" w14:textId="77777777" w:rsidR="00182CAB" w:rsidRPr="007A4AFC" w:rsidRDefault="00182CAB" w:rsidP="006E33E2">
      <w:pPr>
        <w:rPr>
          <w:ins w:id="3158" w:author="Dr Mamadou SANOGO" w:date="2023-10-25T13:21:00Z"/>
          <w:rFonts w:eastAsiaTheme="minorHAnsi"/>
          <w:b/>
          <w:bCs/>
          <w:color w:val="000000" w:themeColor="text1"/>
          <w:sz w:val="32"/>
          <w:szCs w:val="32"/>
          <w:lang w:eastAsia="en-US"/>
          <w:rPrChange w:id="3159" w:author="Dr Mamadou SANOGO" w:date="2023-10-25T18:15:00Z">
            <w:rPr>
              <w:ins w:id="3160" w:author="Dr Mamadou SANOGO" w:date="2023-10-25T13:21:00Z"/>
              <w:rFonts w:eastAsiaTheme="minorHAnsi"/>
              <w:b/>
              <w:bCs/>
              <w:sz w:val="32"/>
              <w:szCs w:val="32"/>
              <w:lang w:eastAsia="en-US"/>
            </w:rPr>
          </w:rPrChange>
        </w:rPr>
      </w:pPr>
    </w:p>
    <w:p w14:paraId="5E57CD52" w14:textId="31FF5F8A" w:rsidR="00182CAB" w:rsidRDefault="00182CAB" w:rsidP="006E33E2">
      <w:pPr>
        <w:rPr>
          <w:ins w:id="3161" w:author="Dr Mamadou SANOGO" w:date="2023-10-27T11:09:00Z"/>
          <w:rFonts w:eastAsiaTheme="minorHAnsi"/>
          <w:b/>
          <w:bCs/>
          <w:color w:val="000000" w:themeColor="text1"/>
          <w:sz w:val="32"/>
          <w:szCs w:val="32"/>
          <w:lang w:eastAsia="en-US"/>
        </w:rPr>
      </w:pPr>
    </w:p>
    <w:p w14:paraId="2D010A86" w14:textId="5DBB3D95" w:rsidR="00FA0038" w:rsidRDefault="00FA0038" w:rsidP="006E33E2">
      <w:pPr>
        <w:rPr>
          <w:ins w:id="3162" w:author="Dr Mamadou SANOGO" w:date="2023-10-27T11:09:00Z"/>
          <w:rFonts w:eastAsiaTheme="minorHAnsi"/>
          <w:b/>
          <w:bCs/>
          <w:color w:val="000000" w:themeColor="text1"/>
          <w:sz w:val="32"/>
          <w:szCs w:val="32"/>
          <w:lang w:eastAsia="en-US"/>
        </w:rPr>
      </w:pPr>
    </w:p>
    <w:p w14:paraId="733673BD" w14:textId="01841C7C" w:rsidR="00FA0038" w:rsidRDefault="00FA0038" w:rsidP="006E33E2">
      <w:pPr>
        <w:rPr>
          <w:ins w:id="3163" w:author="Dr Mamadou SANOGO" w:date="2023-10-27T11:09:00Z"/>
          <w:rFonts w:eastAsiaTheme="minorHAnsi"/>
          <w:b/>
          <w:bCs/>
          <w:color w:val="000000" w:themeColor="text1"/>
          <w:sz w:val="32"/>
          <w:szCs w:val="32"/>
          <w:lang w:eastAsia="en-US"/>
        </w:rPr>
      </w:pPr>
    </w:p>
    <w:p w14:paraId="444578A5" w14:textId="6DBE4F67" w:rsidR="00FA0038" w:rsidRDefault="00FA0038" w:rsidP="006E33E2">
      <w:pPr>
        <w:rPr>
          <w:ins w:id="3164" w:author="Dr Mamadou SANOGO" w:date="2023-10-27T11:09:00Z"/>
          <w:rFonts w:eastAsiaTheme="minorHAnsi"/>
          <w:b/>
          <w:bCs/>
          <w:color w:val="000000" w:themeColor="text1"/>
          <w:sz w:val="32"/>
          <w:szCs w:val="32"/>
          <w:lang w:eastAsia="en-US"/>
        </w:rPr>
      </w:pPr>
    </w:p>
    <w:p w14:paraId="38F90660" w14:textId="15AB41B0" w:rsidR="00FA0038" w:rsidRDefault="00FA0038" w:rsidP="006E33E2">
      <w:pPr>
        <w:rPr>
          <w:ins w:id="3165" w:author="Dr Mamadou SANOGO" w:date="2023-10-27T11:09:00Z"/>
          <w:rFonts w:eastAsiaTheme="minorHAnsi"/>
          <w:b/>
          <w:bCs/>
          <w:color w:val="000000" w:themeColor="text1"/>
          <w:sz w:val="32"/>
          <w:szCs w:val="32"/>
          <w:lang w:eastAsia="en-US"/>
        </w:rPr>
      </w:pPr>
    </w:p>
    <w:p w14:paraId="6603B4E8" w14:textId="4B266DE3" w:rsidR="00FA0038" w:rsidRDefault="00FA0038" w:rsidP="006E33E2">
      <w:pPr>
        <w:rPr>
          <w:ins w:id="3166" w:author="Dr Mamadou SANOGO" w:date="2023-10-27T11:09:00Z"/>
          <w:rFonts w:eastAsiaTheme="minorHAnsi"/>
          <w:b/>
          <w:bCs/>
          <w:color w:val="000000" w:themeColor="text1"/>
          <w:sz w:val="32"/>
          <w:szCs w:val="32"/>
          <w:lang w:eastAsia="en-US"/>
        </w:rPr>
      </w:pPr>
    </w:p>
    <w:p w14:paraId="1C528CBC" w14:textId="7D14C578" w:rsidR="00FA0038" w:rsidRDefault="00FA0038" w:rsidP="006E33E2">
      <w:pPr>
        <w:rPr>
          <w:ins w:id="3167" w:author="Dr Mamadou SANOGO" w:date="2023-10-27T11:09:00Z"/>
          <w:rFonts w:eastAsiaTheme="minorHAnsi"/>
          <w:b/>
          <w:bCs/>
          <w:color w:val="000000" w:themeColor="text1"/>
          <w:sz w:val="32"/>
          <w:szCs w:val="32"/>
          <w:lang w:eastAsia="en-US"/>
        </w:rPr>
      </w:pPr>
    </w:p>
    <w:p w14:paraId="20E89AA9" w14:textId="2DD5A375" w:rsidR="00FA0038" w:rsidRDefault="00FA0038" w:rsidP="006E33E2">
      <w:pPr>
        <w:rPr>
          <w:ins w:id="3168" w:author="Dr Mamadou SANOGO" w:date="2023-10-27T11:09:00Z"/>
          <w:rFonts w:eastAsiaTheme="minorHAnsi"/>
          <w:b/>
          <w:bCs/>
          <w:color w:val="000000" w:themeColor="text1"/>
          <w:sz w:val="32"/>
          <w:szCs w:val="32"/>
          <w:lang w:eastAsia="en-US"/>
        </w:rPr>
      </w:pPr>
    </w:p>
    <w:p w14:paraId="77EC821D" w14:textId="3C68740A" w:rsidR="00FA0038" w:rsidRDefault="00FA0038" w:rsidP="006E33E2">
      <w:pPr>
        <w:rPr>
          <w:ins w:id="3169" w:author="Dr Mamadou SANOGO" w:date="2023-10-27T13:59:00Z"/>
          <w:rFonts w:eastAsiaTheme="minorHAnsi"/>
          <w:b/>
          <w:bCs/>
          <w:color w:val="000000" w:themeColor="text1"/>
          <w:sz w:val="32"/>
          <w:szCs w:val="32"/>
          <w:lang w:eastAsia="en-US"/>
        </w:rPr>
      </w:pPr>
    </w:p>
    <w:p w14:paraId="0E386F04" w14:textId="1D953A7E" w:rsidR="006778CD" w:rsidRDefault="006778CD" w:rsidP="006E33E2">
      <w:pPr>
        <w:rPr>
          <w:ins w:id="3170" w:author="Dr Mamadou SANOGO" w:date="2023-10-27T13:59:00Z"/>
          <w:rFonts w:eastAsiaTheme="minorHAnsi"/>
          <w:b/>
          <w:bCs/>
          <w:color w:val="000000" w:themeColor="text1"/>
          <w:sz w:val="32"/>
          <w:szCs w:val="32"/>
          <w:lang w:eastAsia="en-US"/>
        </w:rPr>
      </w:pPr>
    </w:p>
    <w:p w14:paraId="00F1B8A3" w14:textId="77777777" w:rsidR="006778CD" w:rsidRPr="007A4AFC" w:rsidRDefault="006778CD" w:rsidP="006E33E2">
      <w:pPr>
        <w:rPr>
          <w:ins w:id="3171" w:author="Dr Mamadou SANOGO" w:date="2023-10-25T13:21:00Z"/>
          <w:rFonts w:eastAsiaTheme="minorHAnsi"/>
          <w:b/>
          <w:bCs/>
          <w:color w:val="000000" w:themeColor="text1"/>
          <w:sz w:val="32"/>
          <w:szCs w:val="32"/>
          <w:lang w:eastAsia="en-US"/>
          <w:rPrChange w:id="3172" w:author="Dr Mamadou SANOGO" w:date="2023-10-25T18:15:00Z">
            <w:rPr>
              <w:ins w:id="3173" w:author="Dr Mamadou SANOGO" w:date="2023-10-25T13:21:00Z"/>
              <w:rFonts w:eastAsiaTheme="minorHAnsi"/>
              <w:b/>
              <w:bCs/>
              <w:sz w:val="32"/>
              <w:szCs w:val="32"/>
              <w:lang w:eastAsia="en-US"/>
            </w:rPr>
          </w:rPrChange>
        </w:rPr>
      </w:pPr>
    </w:p>
    <w:p w14:paraId="46BEE211" w14:textId="3FA2A9C5" w:rsidR="0047574A" w:rsidRPr="007A4AFC" w:rsidDel="006E33E2" w:rsidRDefault="0047574A">
      <w:pPr>
        <w:rPr>
          <w:del w:id="3174" w:author="Dr Mamadou SANOGO" w:date="2023-10-25T13:06:00Z"/>
          <w:rFonts w:eastAsiaTheme="minorHAnsi"/>
          <w:bCs/>
          <w:sz w:val="22"/>
          <w:lang w:eastAsia="en-US"/>
          <w:rPrChange w:id="3175" w:author="Dr Mamadou SANOGO" w:date="2023-10-25T18:15:00Z">
            <w:rPr>
              <w:del w:id="3176" w:author="Dr Mamadou SANOGO" w:date="2023-10-25T13:06:00Z"/>
              <w:rFonts w:eastAsiaTheme="minorHAnsi"/>
              <w:lang w:eastAsia="en-US"/>
            </w:rPr>
          </w:rPrChange>
        </w:rPr>
        <w:pPrChange w:id="3177" w:author="Dr Mamadou SANOGO" w:date="2023-10-25T13:06:00Z">
          <w:pPr>
            <w:pStyle w:val="Titre1"/>
          </w:pPr>
        </w:pPrChange>
      </w:pPr>
      <w:del w:id="3178" w:author="Dr Mamadou SANOGO" w:date="2023-10-25T13:21:00Z">
        <w:r w:rsidRPr="007A4AFC" w:rsidDel="00182CAB">
          <w:rPr>
            <w:rFonts w:eastAsiaTheme="minorHAnsi"/>
            <w:b/>
            <w:bCs/>
            <w:color w:val="000000" w:themeColor="text1"/>
            <w:sz w:val="32"/>
            <w:szCs w:val="32"/>
            <w:lang w:eastAsia="en-US"/>
            <w:rPrChange w:id="3179" w:author="Dr Mamadou SANOGO" w:date="2023-10-25T18:15:00Z">
              <w:rPr>
                <w:rFonts w:asciiTheme="majorHAnsi" w:eastAsiaTheme="minorHAnsi" w:hAnsiTheme="majorHAnsi"/>
                <w:b/>
                <w:color w:val="2E74B5" w:themeColor="accent1" w:themeShade="BF"/>
                <w:sz w:val="32"/>
                <w:lang w:eastAsia="en-US"/>
              </w:rPr>
            </w:rPrChange>
          </w:rPr>
          <w:delText xml:space="preserve">Annexe </w:delText>
        </w:r>
        <w:r w:rsidR="004B2162" w:rsidRPr="007A4AFC" w:rsidDel="00182CAB">
          <w:rPr>
            <w:rFonts w:eastAsiaTheme="minorHAnsi"/>
            <w:b/>
            <w:bCs/>
            <w:color w:val="000000" w:themeColor="text1"/>
            <w:sz w:val="32"/>
            <w:szCs w:val="32"/>
            <w:lang w:eastAsia="en-US"/>
            <w:rPrChange w:id="3180" w:author="Dr Mamadou SANOGO" w:date="2023-10-25T18:15:00Z">
              <w:rPr>
                <w:rFonts w:asciiTheme="majorHAnsi" w:eastAsiaTheme="minorHAnsi" w:hAnsiTheme="majorHAnsi"/>
                <w:b/>
                <w:color w:val="2E74B5" w:themeColor="accent1" w:themeShade="BF"/>
                <w:sz w:val="32"/>
                <w:lang w:eastAsia="en-US"/>
              </w:rPr>
            </w:rPrChange>
          </w:rPr>
          <w:delText>1</w:delText>
        </w:r>
        <w:r w:rsidRPr="007A4AFC" w:rsidDel="00182CAB">
          <w:rPr>
            <w:rFonts w:eastAsiaTheme="minorHAnsi"/>
            <w:b/>
            <w:bCs/>
            <w:color w:val="000000" w:themeColor="text1"/>
            <w:sz w:val="32"/>
            <w:szCs w:val="32"/>
            <w:lang w:eastAsia="en-US"/>
            <w:rPrChange w:id="3181" w:author="Dr Mamadou SANOGO" w:date="2023-10-25T18:15:00Z">
              <w:rPr>
                <w:rFonts w:asciiTheme="majorHAnsi" w:eastAsiaTheme="minorHAnsi" w:hAnsiTheme="majorHAnsi"/>
                <w:b/>
                <w:color w:val="2E74B5" w:themeColor="accent1" w:themeShade="BF"/>
                <w:sz w:val="32"/>
                <w:lang w:eastAsia="en-US"/>
              </w:rPr>
            </w:rPrChange>
          </w:rPr>
          <w:delText xml:space="preserve"> : </w:delText>
        </w:r>
      </w:del>
      <w:r w:rsidRPr="007A4AFC">
        <w:rPr>
          <w:rFonts w:eastAsiaTheme="minorHAnsi"/>
          <w:b/>
          <w:bCs/>
          <w:color w:val="000000" w:themeColor="text1"/>
          <w:sz w:val="32"/>
          <w:szCs w:val="32"/>
          <w:lang w:eastAsia="en-US"/>
          <w:rPrChange w:id="3182" w:author="Dr Mamadou SANOGO" w:date="2023-10-25T18:15:00Z">
            <w:rPr>
              <w:rFonts w:asciiTheme="majorHAnsi" w:eastAsiaTheme="minorHAnsi" w:hAnsiTheme="majorHAnsi"/>
              <w:b/>
              <w:color w:val="2E74B5" w:themeColor="accent1" w:themeShade="BF"/>
              <w:sz w:val="32"/>
              <w:lang w:eastAsia="en-US"/>
            </w:rPr>
          </w:rPrChange>
        </w:rPr>
        <w:t xml:space="preserve">Fiche </w:t>
      </w:r>
      <w:r w:rsidR="00061047" w:rsidRPr="007A4AFC">
        <w:rPr>
          <w:rFonts w:eastAsiaTheme="minorHAnsi"/>
          <w:b/>
          <w:bCs/>
          <w:color w:val="000000" w:themeColor="text1"/>
          <w:sz w:val="32"/>
          <w:szCs w:val="32"/>
          <w:lang w:eastAsia="en-US"/>
          <w:rPrChange w:id="3183" w:author="Dr Mamadou SANOGO" w:date="2023-10-25T18:15:00Z">
            <w:rPr>
              <w:rFonts w:asciiTheme="majorHAnsi" w:eastAsiaTheme="minorHAnsi" w:hAnsiTheme="majorHAnsi"/>
              <w:b/>
              <w:color w:val="2E74B5" w:themeColor="accent1" w:themeShade="BF"/>
              <w:sz w:val="32"/>
              <w:lang w:eastAsia="en-US"/>
            </w:rPr>
          </w:rPrChange>
        </w:rPr>
        <w:t xml:space="preserve">de caractérisation </w:t>
      </w:r>
      <w:r w:rsidRPr="007A4AFC">
        <w:rPr>
          <w:rFonts w:eastAsiaTheme="minorHAnsi"/>
          <w:b/>
          <w:bCs/>
          <w:color w:val="000000" w:themeColor="text1"/>
          <w:sz w:val="32"/>
          <w:szCs w:val="32"/>
          <w:lang w:eastAsia="en-US"/>
          <w:rPrChange w:id="3184" w:author="Dr Mamadou SANOGO" w:date="2023-10-25T18:15:00Z">
            <w:rPr>
              <w:rFonts w:asciiTheme="majorHAnsi" w:eastAsiaTheme="minorHAnsi" w:hAnsiTheme="majorHAnsi"/>
              <w:b/>
              <w:color w:val="2E74B5" w:themeColor="accent1" w:themeShade="BF"/>
              <w:sz w:val="32"/>
              <w:lang w:eastAsia="en-US"/>
            </w:rPr>
          </w:rPrChange>
        </w:rPr>
        <w:t>du programme</w:t>
      </w:r>
      <w:bookmarkEnd w:id="3078"/>
    </w:p>
    <w:p w14:paraId="23F384F6" w14:textId="77777777" w:rsidR="0047574A" w:rsidRPr="007A4AFC" w:rsidRDefault="0047574A">
      <w:pPr>
        <w:spacing w:after="160" w:line="259" w:lineRule="auto"/>
        <w:rPr>
          <w:color w:val="000000" w:themeColor="text1"/>
          <w:szCs w:val="24"/>
          <w:rPrChange w:id="3185" w:author="Dr Mamadou SANOGO" w:date="2023-10-25T18:15:00Z">
            <w:rPr>
              <w:color w:val="000000"/>
              <w:szCs w:val="24"/>
            </w:rPr>
          </w:rPrChange>
        </w:rPr>
        <w:pPrChange w:id="3186" w:author="Dr Mamadou SANOGO" w:date="2023-10-25T13:06:00Z">
          <w:pPr>
            <w:widowControl w:val="0"/>
            <w:autoSpaceDE w:val="0"/>
            <w:autoSpaceDN w:val="0"/>
            <w:adjustRightInd w:val="0"/>
            <w:spacing w:line="240" w:lineRule="auto"/>
            <w:ind w:right="9"/>
          </w:pPr>
        </w:pPrChange>
      </w:pPr>
    </w:p>
    <w:p w14:paraId="5040A297" w14:textId="77777777" w:rsidR="0047574A" w:rsidRPr="007A4AFC" w:rsidRDefault="0047574A">
      <w:pPr>
        <w:pStyle w:val="Paragraphedeliste"/>
        <w:numPr>
          <w:ilvl w:val="3"/>
          <w:numId w:val="3"/>
        </w:numPr>
        <w:spacing w:line="240" w:lineRule="auto"/>
        <w:ind w:left="284" w:hanging="284"/>
        <w:rPr>
          <w:b/>
          <w:color w:val="000000" w:themeColor="text1"/>
          <w:szCs w:val="24"/>
          <w:rPrChange w:id="3187" w:author="Dr Mamadou SANOGO" w:date="2023-10-25T18:15:00Z">
            <w:rPr>
              <w:b/>
              <w:szCs w:val="24"/>
            </w:rPr>
          </w:rPrChange>
        </w:rPr>
      </w:pPr>
      <w:r w:rsidRPr="007A4AFC">
        <w:rPr>
          <w:b/>
          <w:color w:val="000000" w:themeColor="text1"/>
          <w:szCs w:val="24"/>
          <w:rPrChange w:id="3188" w:author="Dr Mamadou SANOGO" w:date="2023-10-25T18:15:00Z">
            <w:rPr>
              <w:b/>
              <w:szCs w:val="24"/>
            </w:rPr>
          </w:rPrChange>
        </w:rPr>
        <w:t>Identification de la formation</w:t>
      </w:r>
    </w:p>
    <w:p w14:paraId="5AAA50CC" w14:textId="77777777" w:rsidR="0047574A" w:rsidRPr="007A4AFC" w:rsidRDefault="0047574A" w:rsidP="0047574A">
      <w:pPr>
        <w:spacing w:line="240" w:lineRule="auto"/>
        <w:rPr>
          <w:color w:val="000000" w:themeColor="text1"/>
          <w:szCs w:val="24"/>
          <w:rPrChange w:id="3189" w:author="Dr Mamadou SANOGO" w:date="2023-10-25T18:15:00Z">
            <w:rPr>
              <w:szCs w:val="24"/>
            </w:rPr>
          </w:rPrChange>
        </w:rPr>
      </w:pPr>
    </w:p>
    <w:p w14:paraId="52EA890F" w14:textId="42C6C92C" w:rsidR="0047574A" w:rsidRPr="007A4AFC" w:rsidRDefault="0047574A" w:rsidP="0047574A">
      <w:pPr>
        <w:spacing w:line="240" w:lineRule="auto"/>
        <w:rPr>
          <w:b/>
          <w:color w:val="000000" w:themeColor="text1"/>
          <w:szCs w:val="24"/>
          <w:rPrChange w:id="3190" w:author="Dr Mamadou SANOGO" w:date="2023-10-25T18:15:00Z">
            <w:rPr>
              <w:b/>
              <w:szCs w:val="24"/>
            </w:rPr>
          </w:rPrChange>
        </w:rPr>
      </w:pPr>
      <w:r w:rsidRPr="007A4AFC">
        <w:rPr>
          <w:color w:val="000000" w:themeColor="text1"/>
          <w:szCs w:val="24"/>
          <w:rPrChange w:id="3191" w:author="Dr Mamadou SANOGO" w:date="2023-10-25T18:15:00Z">
            <w:rPr>
              <w:szCs w:val="24"/>
            </w:rPr>
          </w:rPrChange>
        </w:rPr>
        <w:t>Institution :</w:t>
      </w:r>
      <w:r w:rsidR="00E67C42" w:rsidRPr="007A4AFC">
        <w:rPr>
          <w:color w:val="000000" w:themeColor="text1"/>
          <w:szCs w:val="24"/>
          <w:rPrChange w:id="3192" w:author="Dr Mamadou SANOGO" w:date="2023-10-25T18:15:00Z">
            <w:rPr>
              <w:szCs w:val="24"/>
            </w:rPr>
          </w:rPrChange>
        </w:rPr>
        <w:t xml:space="preserve"> </w:t>
      </w:r>
      <w:r w:rsidR="00D654DD" w:rsidRPr="007A4AFC">
        <w:rPr>
          <w:b/>
          <w:color w:val="000000" w:themeColor="text1"/>
          <w:szCs w:val="24"/>
          <w:rPrChange w:id="3193" w:author="Dr Mamadou SANOGO" w:date="2023-10-25T18:15:00Z">
            <w:rPr>
              <w:b/>
              <w:color w:val="000000"/>
              <w:szCs w:val="24"/>
            </w:rPr>
          </w:rPrChange>
        </w:rPr>
        <w:t>École</w:t>
      </w:r>
      <w:r w:rsidR="00A74F80" w:rsidRPr="007A4AFC">
        <w:rPr>
          <w:b/>
          <w:color w:val="000000" w:themeColor="text1"/>
          <w:szCs w:val="24"/>
          <w:rPrChange w:id="3194" w:author="Dr Mamadou SANOGO" w:date="2023-10-25T18:15:00Z">
            <w:rPr>
              <w:b/>
              <w:color w:val="000000"/>
              <w:szCs w:val="24"/>
            </w:rPr>
          </w:rPrChange>
        </w:rPr>
        <w:t xml:space="preserve"> Privée</w:t>
      </w:r>
      <w:r w:rsidR="008C6E5B" w:rsidRPr="007A4AFC">
        <w:rPr>
          <w:b/>
          <w:color w:val="000000" w:themeColor="text1"/>
          <w:szCs w:val="24"/>
          <w:rPrChange w:id="3195" w:author="Dr Mamadou SANOGO" w:date="2023-10-25T18:15:00Z">
            <w:rPr>
              <w:b/>
              <w:color w:val="000000"/>
              <w:szCs w:val="24"/>
            </w:rPr>
          </w:rPrChange>
        </w:rPr>
        <w:t xml:space="preserve"> de Santé Félix </w:t>
      </w:r>
      <w:r w:rsidR="007D0487" w:rsidRPr="007A4AFC">
        <w:rPr>
          <w:b/>
          <w:color w:val="000000" w:themeColor="text1"/>
          <w:szCs w:val="24"/>
          <w:rPrChange w:id="3196" w:author="Dr Mamadou SANOGO" w:date="2023-10-25T18:15:00Z">
            <w:rPr>
              <w:b/>
              <w:color w:val="000000"/>
              <w:szCs w:val="24"/>
            </w:rPr>
          </w:rPrChange>
        </w:rPr>
        <w:t>Houphouët</w:t>
      </w:r>
      <w:r w:rsidR="008C6E5B" w:rsidRPr="007A4AFC">
        <w:rPr>
          <w:b/>
          <w:color w:val="000000" w:themeColor="text1"/>
          <w:szCs w:val="24"/>
          <w:rPrChange w:id="3197" w:author="Dr Mamadou SANOGO" w:date="2023-10-25T18:15:00Z">
            <w:rPr>
              <w:b/>
              <w:color w:val="000000"/>
              <w:szCs w:val="24"/>
            </w:rPr>
          </w:rPrChange>
        </w:rPr>
        <w:t xml:space="preserve"> Boigny</w:t>
      </w:r>
      <w:r w:rsidR="00D654DD" w:rsidRPr="007A4AFC">
        <w:rPr>
          <w:b/>
          <w:color w:val="000000" w:themeColor="text1"/>
          <w:szCs w:val="24"/>
          <w:rPrChange w:id="3198" w:author="Dr Mamadou SANOGO" w:date="2023-10-25T18:15:00Z">
            <w:rPr>
              <w:b/>
              <w:color w:val="000000"/>
              <w:szCs w:val="24"/>
            </w:rPr>
          </w:rPrChange>
        </w:rPr>
        <w:t xml:space="preserve"> (EPSFé)</w:t>
      </w:r>
    </w:p>
    <w:p w14:paraId="0A98F452" w14:textId="77777777" w:rsidR="0047574A" w:rsidRPr="007A4AFC" w:rsidRDefault="0047574A" w:rsidP="0047574A">
      <w:pPr>
        <w:spacing w:line="240" w:lineRule="auto"/>
        <w:rPr>
          <w:color w:val="000000" w:themeColor="text1"/>
          <w:szCs w:val="24"/>
          <w:rPrChange w:id="3199" w:author="Dr Mamadou SANOGO" w:date="2023-10-25T18:15:00Z">
            <w:rPr>
              <w:szCs w:val="24"/>
            </w:rPr>
          </w:rPrChange>
        </w:rPr>
      </w:pPr>
    </w:p>
    <w:p w14:paraId="28E1A889" w14:textId="29AC4661" w:rsidR="0047574A" w:rsidRPr="007A4AFC" w:rsidRDefault="0047574A" w:rsidP="0047574A">
      <w:pPr>
        <w:spacing w:line="240" w:lineRule="auto"/>
        <w:rPr>
          <w:b/>
          <w:color w:val="000000" w:themeColor="text1"/>
          <w:szCs w:val="24"/>
          <w:rPrChange w:id="3200" w:author="Dr Mamadou SANOGO" w:date="2023-10-25T18:15:00Z">
            <w:rPr>
              <w:b/>
              <w:szCs w:val="24"/>
            </w:rPr>
          </w:rPrChange>
        </w:rPr>
      </w:pPr>
      <w:r w:rsidRPr="007A4AFC">
        <w:rPr>
          <w:color w:val="000000" w:themeColor="text1"/>
          <w:szCs w:val="24"/>
          <w:rPrChange w:id="3201" w:author="Dr Mamadou SANOGO" w:date="2023-10-25T18:15:00Z">
            <w:rPr>
              <w:szCs w:val="24"/>
            </w:rPr>
          </w:rPrChange>
        </w:rPr>
        <w:t xml:space="preserve">Niveau de la formation : </w:t>
      </w:r>
      <w:r w:rsidR="00D654DD" w:rsidRPr="007A4AFC">
        <w:rPr>
          <w:b/>
          <w:color w:val="000000" w:themeColor="text1"/>
          <w:szCs w:val="24"/>
          <w:rPrChange w:id="3202" w:author="Dr Mamadou SANOGO" w:date="2023-10-25T18:15:00Z">
            <w:rPr>
              <w:b/>
              <w:szCs w:val="24"/>
            </w:rPr>
          </w:rPrChange>
        </w:rPr>
        <w:t xml:space="preserve">Master </w:t>
      </w:r>
    </w:p>
    <w:p w14:paraId="740B52D4" w14:textId="77777777" w:rsidR="0047574A" w:rsidRPr="007A4AFC" w:rsidRDefault="0047574A" w:rsidP="0047574A">
      <w:pPr>
        <w:spacing w:line="240" w:lineRule="auto"/>
        <w:rPr>
          <w:color w:val="000000" w:themeColor="text1"/>
          <w:szCs w:val="24"/>
          <w:rPrChange w:id="3203" w:author="Dr Mamadou SANOGO" w:date="2023-10-25T18:15:00Z">
            <w:rPr>
              <w:szCs w:val="24"/>
            </w:rPr>
          </w:rPrChange>
        </w:rPr>
      </w:pPr>
    </w:p>
    <w:p w14:paraId="71757EA8" w14:textId="5D50EA44" w:rsidR="0047574A" w:rsidRPr="007A4AFC" w:rsidRDefault="0047574A" w:rsidP="00D654DD">
      <w:pPr>
        <w:spacing w:line="240" w:lineRule="auto"/>
        <w:rPr>
          <w:b/>
          <w:color w:val="000000" w:themeColor="text1"/>
          <w:szCs w:val="24"/>
          <w:rPrChange w:id="3204" w:author="Dr Mamadou SANOGO" w:date="2023-10-25T18:15:00Z">
            <w:rPr>
              <w:b/>
              <w:szCs w:val="24"/>
            </w:rPr>
          </w:rPrChange>
        </w:rPr>
      </w:pPr>
      <w:r w:rsidRPr="007A4AFC">
        <w:rPr>
          <w:color w:val="000000" w:themeColor="text1"/>
          <w:szCs w:val="24"/>
          <w:rPrChange w:id="3205" w:author="Dr Mamadou SANOGO" w:date="2023-10-25T18:15:00Z">
            <w:rPr>
              <w:szCs w:val="24"/>
            </w:rPr>
          </w:rPrChange>
        </w:rPr>
        <w:t xml:space="preserve">Domaine : </w:t>
      </w:r>
      <w:r w:rsidR="00D654DD" w:rsidRPr="007A4AFC">
        <w:rPr>
          <w:b/>
          <w:color w:val="000000" w:themeColor="text1"/>
          <w:szCs w:val="24"/>
          <w:rPrChange w:id="3206" w:author="Dr Mamadou SANOGO" w:date="2023-10-25T18:15:00Z">
            <w:rPr>
              <w:b/>
              <w:szCs w:val="24"/>
            </w:rPr>
          </w:rPrChange>
        </w:rPr>
        <w:t>Science</w:t>
      </w:r>
      <w:r w:rsidR="00F2555C" w:rsidRPr="007A4AFC">
        <w:rPr>
          <w:b/>
          <w:color w:val="000000" w:themeColor="text1"/>
          <w:szCs w:val="24"/>
          <w:rPrChange w:id="3207" w:author="Dr Mamadou SANOGO" w:date="2023-10-25T18:15:00Z">
            <w:rPr>
              <w:b/>
              <w:szCs w:val="24"/>
            </w:rPr>
          </w:rPrChange>
        </w:rPr>
        <w:t>s</w:t>
      </w:r>
      <w:r w:rsidR="00D654DD" w:rsidRPr="007A4AFC">
        <w:rPr>
          <w:b/>
          <w:color w:val="000000" w:themeColor="text1"/>
          <w:szCs w:val="24"/>
          <w:rPrChange w:id="3208" w:author="Dr Mamadou SANOGO" w:date="2023-10-25T18:15:00Z">
            <w:rPr>
              <w:b/>
              <w:szCs w:val="24"/>
            </w:rPr>
          </w:rPrChange>
        </w:rPr>
        <w:t xml:space="preserve"> de la santé</w:t>
      </w:r>
    </w:p>
    <w:p w14:paraId="4388E5BF" w14:textId="77777777" w:rsidR="0047574A" w:rsidRPr="007A4AFC" w:rsidRDefault="0047574A" w:rsidP="0047574A">
      <w:pPr>
        <w:spacing w:line="240" w:lineRule="auto"/>
        <w:rPr>
          <w:color w:val="000000" w:themeColor="text1"/>
          <w:szCs w:val="24"/>
          <w:rPrChange w:id="3209" w:author="Dr Mamadou SANOGO" w:date="2023-10-25T18:15:00Z">
            <w:rPr>
              <w:szCs w:val="24"/>
            </w:rPr>
          </w:rPrChange>
        </w:rPr>
      </w:pPr>
    </w:p>
    <w:p w14:paraId="75E2ADD2" w14:textId="41B88349" w:rsidR="0047574A" w:rsidRPr="007A4AFC" w:rsidRDefault="0047574A" w:rsidP="0047574A">
      <w:pPr>
        <w:spacing w:line="240" w:lineRule="auto"/>
        <w:rPr>
          <w:b/>
          <w:color w:val="000000" w:themeColor="text1"/>
          <w:szCs w:val="24"/>
          <w:rPrChange w:id="3210" w:author="Dr Mamadou SANOGO" w:date="2023-10-25T18:15:00Z">
            <w:rPr>
              <w:b/>
              <w:szCs w:val="24"/>
            </w:rPr>
          </w:rPrChange>
        </w:rPr>
      </w:pPr>
      <w:r w:rsidRPr="007A4AFC">
        <w:rPr>
          <w:color w:val="000000" w:themeColor="text1"/>
          <w:szCs w:val="24"/>
          <w:rPrChange w:id="3211" w:author="Dr Mamadou SANOGO" w:date="2023-10-25T18:15:00Z">
            <w:rPr>
              <w:szCs w:val="24"/>
            </w:rPr>
          </w:rPrChange>
        </w:rPr>
        <w:t xml:space="preserve">Mention : </w:t>
      </w:r>
      <w:r w:rsidR="00D654DD" w:rsidRPr="007A4AFC">
        <w:rPr>
          <w:b/>
          <w:color w:val="000000" w:themeColor="text1"/>
          <w:szCs w:val="24"/>
          <w:rPrChange w:id="3212" w:author="Dr Mamadou SANOGO" w:date="2023-10-25T18:15:00Z">
            <w:rPr>
              <w:b/>
              <w:szCs w:val="24"/>
            </w:rPr>
          </w:rPrChange>
        </w:rPr>
        <w:t>Santé</w:t>
      </w:r>
      <w:r w:rsidR="00F2555C" w:rsidRPr="007A4AFC">
        <w:rPr>
          <w:b/>
          <w:color w:val="000000" w:themeColor="text1"/>
          <w:szCs w:val="24"/>
          <w:rPrChange w:id="3213" w:author="Dr Mamadou SANOGO" w:date="2023-10-25T18:15:00Z">
            <w:rPr>
              <w:b/>
              <w:szCs w:val="24"/>
            </w:rPr>
          </w:rPrChange>
        </w:rPr>
        <w:t xml:space="preserve"> </w:t>
      </w:r>
      <w:ins w:id="3214" w:author="Dr Mamadou SANOGO" w:date="2023-10-26T13:42:00Z">
        <w:r w:rsidR="003A18E5">
          <w:rPr>
            <w:b/>
            <w:color w:val="000000" w:themeColor="text1"/>
            <w:szCs w:val="24"/>
          </w:rPr>
          <w:t xml:space="preserve">de la </w:t>
        </w:r>
        <w:r w:rsidR="003A18E5" w:rsidRPr="00FA0038">
          <w:rPr>
            <w:b/>
            <w:color w:val="000000" w:themeColor="text1"/>
            <w:szCs w:val="24"/>
          </w:rPr>
          <w:t>reproduction</w:t>
        </w:r>
      </w:ins>
      <w:del w:id="3215" w:author="Dr Mamadou SANOGO" w:date="2023-10-26T13:41:00Z">
        <w:r w:rsidR="00F2555C" w:rsidRPr="007A4AFC" w:rsidDel="003A18E5">
          <w:rPr>
            <w:b/>
            <w:color w:val="000000" w:themeColor="text1"/>
            <w:szCs w:val="24"/>
            <w:rPrChange w:id="3216" w:author="Dr Mamadou SANOGO" w:date="2023-10-25T18:15:00Z">
              <w:rPr>
                <w:b/>
                <w:szCs w:val="24"/>
              </w:rPr>
            </w:rPrChange>
          </w:rPr>
          <w:delText>Publique</w:delText>
        </w:r>
      </w:del>
    </w:p>
    <w:p w14:paraId="14333E8A" w14:textId="77777777" w:rsidR="0047574A" w:rsidRPr="007A4AFC" w:rsidRDefault="0047574A" w:rsidP="0047574A">
      <w:pPr>
        <w:spacing w:line="240" w:lineRule="auto"/>
        <w:rPr>
          <w:color w:val="000000" w:themeColor="text1"/>
          <w:szCs w:val="24"/>
          <w:rPrChange w:id="3217" w:author="Dr Mamadou SANOGO" w:date="2023-10-25T18:15:00Z">
            <w:rPr>
              <w:szCs w:val="24"/>
            </w:rPr>
          </w:rPrChange>
        </w:rPr>
      </w:pPr>
    </w:p>
    <w:p w14:paraId="0CF2E151" w14:textId="50B02BD9" w:rsidR="0047574A" w:rsidRPr="007A4AFC" w:rsidRDefault="00D654DD" w:rsidP="0047574A">
      <w:pPr>
        <w:spacing w:line="240" w:lineRule="auto"/>
        <w:rPr>
          <w:color w:val="000000" w:themeColor="text1"/>
          <w:szCs w:val="24"/>
          <w:rPrChange w:id="3218" w:author="Dr Mamadou SANOGO" w:date="2023-10-25T18:15:00Z">
            <w:rPr>
              <w:szCs w:val="24"/>
            </w:rPr>
          </w:rPrChange>
        </w:rPr>
      </w:pPr>
      <w:r w:rsidRPr="007A4AFC">
        <w:rPr>
          <w:color w:val="000000" w:themeColor="text1"/>
          <w:szCs w:val="24"/>
          <w:rPrChange w:id="3219" w:author="Dr Mamadou SANOGO" w:date="2023-10-25T18:15:00Z">
            <w:rPr>
              <w:szCs w:val="24"/>
            </w:rPr>
          </w:rPrChange>
        </w:rPr>
        <w:t>Spécialité</w:t>
      </w:r>
      <w:r w:rsidR="0047574A" w:rsidRPr="007A4AFC">
        <w:rPr>
          <w:color w:val="000000" w:themeColor="text1"/>
          <w:szCs w:val="24"/>
          <w:rPrChange w:id="3220" w:author="Dr Mamadou SANOGO" w:date="2023-10-25T18:15:00Z">
            <w:rPr>
              <w:szCs w:val="24"/>
            </w:rPr>
          </w:rPrChange>
        </w:rPr>
        <w:t xml:space="preserve"> : </w:t>
      </w:r>
      <w:ins w:id="3221" w:author="Dr Mamadou SANOGO" w:date="2023-10-27T11:11:00Z">
        <w:r w:rsidR="00FA0038" w:rsidRPr="00A36245">
          <w:rPr>
            <w:bCs/>
            <w:color w:val="000000" w:themeColor="text1"/>
            <w:szCs w:val="24"/>
          </w:rPr>
          <w:t xml:space="preserve">gynécologie-obstétrique </w:t>
        </w:r>
      </w:ins>
      <w:del w:id="3222" w:author="Dr Mamadou SANOGO" w:date="2023-10-26T13:42:00Z">
        <w:r w:rsidR="009779BA" w:rsidRPr="00FA0038" w:rsidDel="003A18E5">
          <w:rPr>
            <w:b/>
            <w:color w:val="000000" w:themeColor="text1"/>
            <w:szCs w:val="24"/>
            <w:rPrChange w:id="3223" w:author="Dr Mamadou SANOGO" w:date="2023-10-27T11:11:00Z">
              <w:rPr>
                <w:b/>
                <w:szCs w:val="24"/>
              </w:rPr>
            </w:rPrChange>
          </w:rPr>
          <w:delText>Épidémiologie</w:delText>
        </w:r>
      </w:del>
      <w:del w:id="3224" w:author="Dr Mamadou SANOGO" w:date="2023-10-27T11:11:00Z">
        <w:r w:rsidR="00691857" w:rsidRPr="00FA0038" w:rsidDel="00FA0038">
          <w:rPr>
            <w:b/>
            <w:color w:val="000000" w:themeColor="text1"/>
            <w:szCs w:val="24"/>
            <w:rPrChange w:id="3225" w:author="Dr Mamadou SANOGO" w:date="2023-10-27T11:11:00Z">
              <w:rPr>
                <w:b/>
                <w:szCs w:val="24"/>
              </w:rPr>
            </w:rPrChange>
          </w:rPr>
          <w:delText xml:space="preserve"> </w:delText>
        </w:r>
      </w:del>
      <w:r w:rsidR="00691857" w:rsidRPr="00FA0038">
        <w:rPr>
          <w:b/>
          <w:color w:val="000000" w:themeColor="text1"/>
          <w:szCs w:val="24"/>
          <w:rPrChange w:id="3226" w:author="Dr Mamadou SANOGO" w:date="2023-10-27T11:11:00Z">
            <w:rPr>
              <w:b/>
              <w:szCs w:val="24"/>
            </w:rPr>
          </w:rPrChange>
        </w:rPr>
        <w:t>(</w:t>
      </w:r>
      <w:r w:rsidR="009779BA" w:rsidRPr="00FA0038">
        <w:rPr>
          <w:b/>
          <w:color w:val="000000" w:themeColor="text1"/>
          <w:szCs w:val="24"/>
          <w:rPrChange w:id="3227" w:author="Dr Mamadou SANOGO" w:date="2023-10-27T11:11:00Z">
            <w:rPr>
              <w:b/>
              <w:szCs w:val="24"/>
            </w:rPr>
          </w:rPrChange>
        </w:rPr>
        <w:t>M-</w:t>
      </w:r>
      <w:ins w:id="3228" w:author="Dr Mamadou SANOGO" w:date="2023-10-26T13:42:00Z">
        <w:r w:rsidR="003A18E5" w:rsidRPr="00FA0038">
          <w:rPr>
            <w:b/>
            <w:color w:val="000000" w:themeColor="text1"/>
            <w:szCs w:val="24"/>
          </w:rPr>
          <w:t>G</w:t>
        </w:r>
      </w:ins>
      <w:ins w:id="3229" w:author="Dr Mamadou SANOGO" w:date="2023-10-26T13:43:00Z">
        <w:r w:rsidR="003A18E5" w:rsidRPr="00FA0038">
          <w:rPr>
            <w:b/>
            <w:color w:val="000000" w:themeColor="text1"/>
            <w:szCs w:val="24"/>
          </w:rPr>
          <w:t>O</w:t>
        </w:r>
      </w:ins>
      <w:del w:id="3230" w:author="Dr Mamadou SANOGO" w:date="2023-10-26T13:42:00Z">
        <w:r w:rsidR="009779BA" w:rsidRPr="00FA0038" w:rsidDel="003A18E5">
          <w:rPr>
            <w:b/>
            <w:color w:val="000000" w:themeColor="text1"/>
            <w:szCs w:val="24"/>
            <w:rPrChange w:id="3231" w:author="Dr Mamadou SANOGO" w:date="2023-10-27T11:11:00Z">
              <w:rPr>
                <w:b/>
                <w:szCs w:val="24"/>
              </w:rPr>
            </w:rPrChange>
          </w:rPr>
          <w:delText>EPI</w:delText>
        </w:r>
      </w:del>
      <w:r w:rsidR="0047574A" w:rsidRPr="00FA0038">
        <w:rPr>
          <w:b/>
          <w:color w:val="000000" w:themeColor="text1"/>
          <w:szCs w:val="24"/>
          <w:rPrChange w:id="3232" w:author="Dr Mamadou SANOGO" w:date="2023-10-27T11:11:00Z">
            <w:rPr>
              <w:b/>
              <w:szCs w:val="24"/>
            </w:rPr>
          </w:rPrChange>
        </w:rPr>
        <w:t>)</w:t>
      </w:r>
    </w:p>
    <w:p w14:paraId="5CBAA835" w14:textId="77777777" w:rsidR="0047574A" w:rsidRPr="007A4AFC" w:rsidRDefault="0047574A" w:rsidP="0047574A">
      <w:pPr>
        <w:spacing w:line="240" w:lineRule="auto"/>
        <w:rPr>
          <w:color w:val="000000" w:themeColor="text1"/>
          <w:szCs w:val="24"/>
          <w:rPrChange w:id="3233" w:author="Dr Mamadou SANOGO" w:date="2023-10-25T18:15:00Z">
            <w:rPr>
              <w:szCs w:val="24"/>
            </w:rPr>
          </w:rPrChange>
        </w:rPr>
      </w:pPr>
    </w:p>
    <w:p w14:paraId="7FD3D38A" w14:textId="45D670F5" w:rsidR="0047574A" w:rsidRPr="007A4AFC" w:rsidRDefault="0047574A" w:rsidP="0047574A">
      <w:pPr>
        <w:spacing w:line="240" w:lineRule="auto"/>
        <w:rPr>
          <w:color w:val="000000" w:themeColor="text1"/>
          <w:szCs w:val="24"/>
          <w:rPrChange w:id="3234" w:author="Dr Mamadou SANOGO" w:date="2023-10-25T18:15:00Z">
            <w:rPr>
              <w:szCs w:val="24"/>
            </w:rPr>
          </w:rPrChange>
        </w:rPr>
      </w:pPr>
      <w:r w:rsidRPr="007A4AFC">
        <w:rPr>
          <w:color w:val="000000" w:themeColor="text1"/>
          <w:szCs w:val="24"/>
          <w:rPrChange w:id="3235" w:author="Dr Mamadou SANOGO" w:date="2023-10-25T18:15:00Z">
            <w:rPr>
              <w:szCs w:val="24"/>
            </w:rPr>
          </w:rPrChange>
        </w:rPr>
        <w:t xml:space="preserve">Durée de la formation pour obtenir le diplôme : </w:t>
      </w:r>
      <w:r w:rsidR="00D654DD" w:rsidRPr="007A4AFC">
        <w:rPr>
          <w:b/>
          <w:color w:val="000000" w:themeColor="text1"/>
          <w:szCs w:val="24"/>
          <w:rPrChange w:id="3236" w:author="Dr Mamadou SANOGO" w:date="2023-10-25T18:15:00Z">
            <w:rPr>
              <w:b/>
              <w:szCs w:val="24"/>
            </w:rPr>
          </w:rPrChange>
        </w:rPr>
        <w:t>Deux</w:t>
      </w:r>
      <w:r w:rsidRPr="007A4AFC">
        <w:rPr>
          <w:b/>
          <w:color w:val="000000" w:themeColor="text1"/>
          <w:szCs w:val="24"/>
          <w:rPrChange w:id="3237" w:author="Dr Mamadou SANOGO" w:date="2023-10-25T18:15:00Z">
            <w:rPr>
              <w:b/>
              <w:szCs w:val="24"/>
            </w:rPr>
          </w:rPrChange>
        </w:rPr>
        <w:t xml:space="preserve"> (</w:t>
      </w:r>
      <w:r w:rsidR="00D654DD" w:rsidRPr="007A4AFC">
        <w:rPr>
          <w:b/>
          <w:color w:val="000000" w:themeColor="text1"/>
          <w:szCs w:val="24"/>
          <w:rPrChange w:id="3238" w:author="Dr Mamadou SANOGO" w:date="2023-10-25T18:15:00Z">
            <w:rPr>
              <w:b/>
              <w:szCs w:val="24"/>
            </w:rPr>
          </w:rPrChange>
        </w:rPr>
        <w:t>2</w:t>
      </w:r>
      <w:r w:rsidRPr="007A4AFC">
        <w:rPr>
          <w:b/>
          <w:color w:val="000000" w:themeColor="text1"/>
          <w:szCs w:val="24"/>
          <w:rPrChange w:id="3239" w:author="Dr Mamadou SANOGO" w:date="2023-10-25T18:15:00Z">
            <w:rPr>
              <w:b/>
              <w:szCs w:val="24"/>
            </w:rPr>
          </w:rPrChange>
        </w:rPr>
        <w:t>) ans</w:t>
      </w:r>
    </w:p>
    <w:p w14:paraId="7C67509C" w14:textId="77777777" w:rsidR="0047574A" w:rsidRPr="007A4AFC" w:rsidRDefault="0047574A" w:rsidP="0047574A">
      <w:pPr>
        <w:spacing w:line="240" w:lineRule="auto"/>
        <w:rPr>
          <w:color w:val="000000" w:themeColor="text1"/>
          <w:szCs w:val="24"/>
          <w:rPrChange w:id="3240" w:author="Dr Mamadou SANOGO" w:date="2023-10-25T18:15:00Z">
            <w:rPr>
              <w:szCs w:val="24"/>
            </w:rPr>
          </w:rPrChange>
        </w:rPr>
      </w:pPr>
    </w:p>
    <w:p w14:paraId="228C7E10" w14:textId="228FC676" w:rsidR="0047574A" w:rsidRPr="007A4AFC" w:rsidRDefault="0047574A" w:rsidP="0047574A">
      <w:pPr>
        <w:spacing w:line="240" w:lineRule="auto"/>
        <w:rPr>
          <w:color w:val="000000" w:themeColor="text1"/>
          <w:szCs w:val="24"/>
        </w:rPr>
      </w:pPr>
      <w:r w:rsidRPr="007A4AFC">
        <w:rPr>
          <w:color w:val="000000" w:themeColor="text1"/>
          <w:szCs w:val="24"/>
        </w:rPr>
        <w:t>A</w:t>
      </w:r>
      <w:r w:rsidR="009C4D39" w:rsidRPr="007A4AFC">
        <w:rPr>
          <w:color w:val="000000" w:themeColor="text1"/>
          <w:szCs w:val="24"/>
        </w:rPr>
        <w:t xml:space="preserve">nnée de création de </w:t>
      </w:r>
      <w:proofErr w:type="gramStart"/>
      <w:r w:rsidR="009C4D39" w:rsidRPr="007A4AFC">
        <w:rPr>
          <w:color w:val="000000" w:themeColor="text1"/>
          <w:szCs w:val="24"/>
        </w:rPr>
        <w:t>l’école</w:t>
      </w:r>
      <w:r w:rsidRPr="007A4AFC">
        <w:rPr>
          <w:color w:val="000000" w:themeColor="text1"/>
          <w:szCs w:val="24"/>
        </w:rPr>
        <w:t>:</w:t>
      </w:r>
      <w:proofErr w:type="gramEnd"/>
      <w:r w:rsidRPr="007A4AFC">
        <w:rPr>
          <w:color w:val="000000" w:themeColor="text1"/>
          <w:szCs w:val="24"/>
        </w:rPr>
        <w:t xml:space="preserve"> </w:t>
      </w:r>
      <w:r w:rsidR="00691857" w:rsidRPr="007A4AFC">
        <w:rPr>
          <w:b/>
          <w:color w:val="000000" w:themeColor="text1"/>
          <w:szCs w:val="24"/>
        </w:rPr>
        <w:t>25 juin 2014</w:t>
      </w:r>
    </w:p>
    <w:p w14:paraId="7D33362A" w14:textId="77777777" w:rsidR="009C4D39" w:rsidRPr="007A4AFC" w:rsidRDefault="009C4D39" w:rsidP="009C4D39">
      <w:pPr>
        <w:spacing w:line="240" w:lineRule="auto"/>
        <w:rPr>
          <w:color w:val="000000" w:themeColor="text1"/>
          <w:szCs w:val="24"/>
        </w:rPr>
      </w:pPr>
    </w:p>
    <w:p w14:paraId="6F8284F2" w14:textId="5220BBC2" w:rsidR="009C4D39" w:rsidRPr="007A4AFC" w:rsidRDefault="009C4D39" w:rsidP="009C4D39">
      <w:pPr>
        <w:spacing w:line="240" w:lineRule="auto"/>
        <w:rPr>
          <w:color w:val="000000" w:themeColor="text1"/>
          <w:szCs w:val="24"/>
        </w:rPr>
      </w:pPr>
      <w:r w:rsidRPr="007A4AFC">
        <w:rPr>
          <w:color w:val="000000" w:themeColor="text1"/>
          <w:szCs w:val="24"/>
        </w:rPr>
        <w:t xml:space="preserve">Année d’ouverture de la </w:t>
      </w:r>
      <w:proofErr w:type="gramStart"/>
      <w:r w:rsidRPr="007A4AFC">
        <w:rPr>
          <w:color w:val="000000" w:themeColor="text1"/>
          <w:szCs w:val="24"/>
        </w:rPr>
        <w:t>filière:</w:t>
      </w:r>
      <w:proofErr w:type="gramEnd"/>
      <w:r w:rsidRPr="007A4AFC">
        <w:rPr>
          <w:color w:val="000000" w:themeColor="text1"/>
          <w:szCs w:val="24"/>
        </w:rPr>
        <w:t xml:space="preserve"> </w:t>
      </w:r>
      <w:r w:rsidRPr="007A4AFC">
        <w:rPr>
          <w:b/>
          <w:color w:val="000000" w:themeColor="text1"/>
          <w:szCs w:val="24"/>
        </w:rPr>
        <w:t>17 avril 2019</w:t>
      </w:r>
    </w:p>
    <w:p w14:paraId="02CCFC5D" w14:textId="77777777" w:rsidR="0047574A" w:rsidRPr="007A4AFC" w:rsidRDefault="0047574A" w:rsidP="0047574A">
      <w:pPr>
        <w:spacing w:line="240" w:lineRule="auto"/>
        <w:rPr>
          <w:color w:val="000000" w:themeColor="text1"/>
          <w:szCs w:val="24"/>
          <w:rPrChange w:id="3241" w:author="Dr Mamadou SANOGO" w:date="2023-10-25T18:15:00Z">
            <w:rPr>
              <w:color w:val="FF0000"/>
              <w:szCs w:val="24"/>
            </w:rPr>
          </w:rPrChange>
        </w:rPr>
      </w:pPr>
    </w:p>
    <w:p w14:paraId="0CFA3961" w14:textId="11A76436" w:rsidR="0047574A" w:rsidRPr="007A4AFC" w:rsidRDefault="0047574A" w:rsidP="0047574A">
      <w:pPr>
        <w:spacing w:line="240" w:lineRule="auto"/>
        <w:rPr>
          <w:color w:val="000000" w:themeColor="text1"/>
          <w:szCs w:val="24"/>
        </w:rPr>
      </w:pPr>
      <w:r w:rsidRPr="007A4AFC">
        <w:rPr>
          <w:color w:val="000000" w:themeColor="text1"/>
          <w:szCs w:val="24"/>
        </w:rPr>
        <w:t>Année d’habilitation de la formation :</w:t>
      </w:r>
      <w:r w:rsidR="00F2555C" w:rsidRPr="007A4AFC">
        <w:rPr>
          <w:color w:val="000000" w:themeColor="text1"/>
          <w:szCs w:val="24"/>
        </w:rPr>
        <w:t xml:space="preserve"> </w:t>
      </w:r>
      <w:r w:rsidR="00F2555C" w:rsidRPr="007A4AFC">
        <w:rPr>
          <w:b/>
          <w:color w:val="000000" w:themeColor="text1"/>
          <w:szCs w:val="24"/>
        </w:rPr>
        <w:t>-</w:t>
      </w:r>
    </w:p>
    <w:p w14:paraId="7677FD8D" w14:textId="77777777" w:rsidR="0047574A" w:rsidRPr="007A4AFC" w:rsidRDefault="0047574A" w:rsidP="0047574A">
      <w:pPr>
        <w:spacing w:line="240" w:lineRule="auto"/>
        <w:rPr>
          <w:color w:val="000000" w:themeColor="text1"/>
          <w:szCs w:val="24"/>
          <w:rPrChange w:id="3242" w:author="Dr Mamadou SANOGO" w:date="2023-10-25T18:15:00Z">
            <w:rPr>
              <w:szCs w:val="24"/>
            </w:rPr>
          </w:rPrChange>
        </w:rPr>
      </w:pPr>
    </w:p>
    <w:p w14:paraId="74470DB6" w14:textId="04905030" w:rsidR="0047574A" w:rsidRPr="007A4AFC" w:rsidRDefault="0047574A" w:rsidP="0047574A">
      <w:pPr>
        <w:spacing w:line="240" w:lineRule="auto"/>
        <w:rPr>
          <w:b/>
          <w:color w:val="000000" w:themeColor="text1"/>
          <w:szCs w:val="24"/>
          <w:rPrChange w:id="3243" w:author="Dr Mamadou SANOGO" w:date="2023-10-25T18:15:00Z">
            <w:rPr>
              <w:b/>
              <w:color w:val="FF0000"/>
              <w:szCs w:val="24"/>
            </w:rPr>
          </w:rPrChange>
        </w:rPr>
      </w:pPr>
      <w:r w:rsidRPr="007A4AFC">
        <w:rPr>
          <w:color w:val="000000" w:themeColor="text1"/>
          <w:szCs w:val="24"/>
          <w:rPrChange w:id="3244" w:author="Dr Mamadou SANOGO" w:date="2023-10-25T18:15:00Z">
            <w:rPr>
              <w:szCs w:val="24"/>
            </w:rPr>
          </w:rPrChange>
        </w:rPr>
        <w:t xml:space="preserve">Responsable pédagogique de la formation : </w:t>
      </w:r>
      <w:r w:rsidR="00D66841" w:rsidRPr="007A4AFC">
        <w:rPr>
          <w:b/>
          <w:color w:val="000000" w:themeColor="text1"/>
          <w:szCs w:val="24"/>
        </w:rPr>
        <w:t>Mons</w:t>
      </w:r>
      <w:r w:rsidR="00F2555C" w:rsidRPr="007A4AFC">
        <w:rPr>
          <w:b/>
          <w:color w:val="000000" w:themeColor="text1"/>
          <w:szCs w:val="24"/>
        </w:rPr>
        <w:t xml:space="preserve">ieur </w:t>
      </w:r>
      <w:ins w:id="3245" w:author="Dr Mamadou SANOGO" w:date="2023-10-27T11:16:00Z">
        <w:r w:rsidR="00FA0038" w:rsidRPr="00FA0038">
          <w:rPr>
            <w:b/>
            <w:color w:val="000000" w:themeColor="text1"/>
            <w:szCs w:val="24"/>
          </w:rPr>
          <w:t xml:space="preserve">KONE </w:t>
        </w:r>
      </w:ins>
      <w:ins w:id="3246" w:author="Dr Mamadou SANOGO" w:date="2023-10-27T11:15:00Z">
        <w:r w:rsidR="00FA0038" w:rsidRPr="00FA0038">
          <w:rPr>
            <w:b/>
            <w:color w:val="000000" w:themeColor="text1"/>
            <w:szCs w:val="24"/>
          </w:rPr>
          <w:t xml:space="preserve">Bocary Sidi </w:t>
        </w:r>
      </w:ins>
      <w:del w:id="3247" w:author="Dr Mamadou SANOGO" w:date="2023-10-27T11:15:00Z">
        <w:r w:rsidR="00F2555C" w:rsidRPr="00FA0038" w:rsidDel="00FA0038">
          <w:rPr>
            <w:b/>
            <w:color w:val="000000" w:themeColor="text1"/>
            <w:szCs w:val="24"/>
          </w:rPr>
          <w:delText>BELEM Bourema</w:delText>
        </w:r>
      </w:del>
      <w:del w:id="3248" w:author="Dr Mamadou SANOGO" w:date="2023-10-27T11:16:00Z">
        <w:r w:rsidR="00D66841" w:rsidRPr="00FA0038" w:rsidDel="00FA0038">
          <w:rPr>
            <w:b/>
            <w:color w:val="000000" w:themeColor="text1"/>
            <w:szCs w:val="24"/>
          </w:rPr>
          <w:delText>,</w:delText>
        </w:r>
      </w:del>
      <w:r w:rsidR="00D66841" w:rsidRPr="00FA0038">
        <w:rPr>
          <w:b/>
          <w:color w:val="000000" w:themeColor="text1"/>
          <w:szCs w:val="24"/>
        </w:rPr>
        <w:t xml:space="preserve"> </w:t>
      </w:r>
    </w:p>
    <w:p w14:paraId="64E5E7A4" w14:textId="77777777" w:rsidR="0047574A" w:rsidRPr="007A4AFC" w:rsidRDefault="0047574A" w:rsidP="0047574A">
      <w:pPr>
        <w:spacing w:line="240" w:lineRule="auto"/>
        <w:rPr>
          <w:color w:val="000000" w:themeColor="text1"/>
          <w:szCs w:val="24"/>
          <w:rPrChange w:id="3249" w:author="Dr Mamadou SANOGO" w:date="2023-10-25T18:15:00Z">
            <w:rPr>
              <w:szCs w:val="24"/>
            </w:rPr>
          </w:rPrChange>
        </w:rPr>
      </w:pPr>
    </w:p>
    <w:p w14:paraId="439A99F4" w14:textId="77777777" w:rsidR="00D66841" w:rsidRPr="007A4AFC" w:rsidRDefault="0047574A" w:rsidP="00D66841">
      <w:pPr>
        <w:spacing w:line="240" w:lineRule="auto"/>
        <w:rPr>
          <w:b/>
          <w:color w:val="000000" w:themeColor="text1"/>
          <w:szCs w:val="24"/>
          <w:rPrChange w:id="3250" w:author="Dr Mamadou SANOGO" w:date="2023-10-25T18:15:00Z">
            <w:rPr>
              <w:b/>
              <w:color w:val="FF0000"/>
              <w:szCs w:val="24"/>
            </w:rPr>
          </w:rPrChange>
        </w:rPr>
      </w:pPr>
      <w:r w:rsidRPr="007A4AFC">
        <w:rPr>
          <w:color w:val="000000" w:themeColor="text1"/>
          <w:szCs w:val="24"/>
          <w:rPrChange w:id="3251" w:author="Dr Mamadou SANOGO" w:date="2023-10-25T18:15:00Z">
            <w:rPr>
              <w:szCs w:val="24"/>
            </w:rPr>
          </w:rPrChange>
        </w:rPr>
        <w:t xml:space="preserve">Corps et grade du responsable de la formation : </w:t>
      </w:r>
      <w:r w:rsidR="00D66841" w:rsidRPr="007A4AFC">
        <w:rPr>
          <w:b/>
          <w:color w:val="000000" w:themeColor="text1"/>
          <w:szCs w:val="24"/>
        </w:rPr>
        <w:t>Docteur, Enseignant</w:t>
      </w:r>
    </w:p>
    <w:p w14:paraId="552FB8AD" w14:textId="77777777" w:rsidR="0047574A" w:rsidRPr="007A4AFC" w:rsidRDefault="0047574A" w:rsidP="0047574A">
      <w:pPr>
        <w:spacing w:line="240" w:lineRule="auto"/>
        <w:rPr>
          <w:color w:val="000000" w:themeColor="text1"/>
          <w:szCs w:val="24"/>
          <w:rPrChange w:id="3252" w:author="Dr Mamadou SANOGO" w:date="2023-10-25T18:15:00Z">
            <w:rPr>
              <w:szCs w:val="24"/>
            </w:rPr>
          </w:rPrChange>
        </w:rPr>
      </w:pPr>
    </w:p>
    <w:p w14:paraId="22CCB205" w14:textId="561F2652" w:rsidR="0047574A" w:rsidRPr="007A4AFC" w:rsidRDefault="0047574A" w:rsidP="00D66841">
      <w:pPr>
        <w:spacing w:line="240" w:lineRule="auto"/>
        <w:rPr>
          <w:color w:val="000000" w:themeColor="text1"/>
          <w:szCs w:val="24"/>
        </w:rPr>
      </w:pPr>
      <w:r w:rsidRPr="007A4AFC">
        <w:rPr>
          <w:color w:val="000000" w:themeColor="text1"/>
          <w:szCs w:val="24"/>
          <w:rPrChange w:id="3253" w:author="Dr Mamadou SANOGO" w:date="2023-10-25T18:15:00Z">
            <w:rPr>
              <w:szCs w:val="24"/>
            </w:rPr>
          </w:rPrChange>
        </w:rPr>
        <w:t xml:space="preserve">Contact du responsable : </w:t>
      </w:r>
      <w:r w:rsidR="00D66841" w:rsidRPr="007A4AFC">
        <w:rPr>
          <w:color w:val="000000" w:themeColor="text1"/>
          <w:rPrChange w:id="3254" w:author="Dr Mamadou SANOGO" w:date="2023-10-25T18:15:00Z">
            <w:rPr/>
          </w:rPrChange>
        </w:rPr>
        <w:t>(</w:t>
      </w:r>
      <w:r w:rsidR="00F2555C" w:rsidRPr="007A4AFC">
        <w:rPr>
          <w:b/>
          <w:color w:val="000000" w:themeColor="text1"/>
          <w:szCs w:val="24"/>
        </w:rPr>
        <w:t xml:space="preserve">00223) </w:t>
      </w:r>
      <w:ins w:id="3255" w:author="Dr Mamadou SANOGO" w:date="2023-10-27T11:16:00Z">
        <w:r w:rsidR="00FA0038">
          <w:rPr>
            <w:b/>
            <w:color w:val="000000" w:themeColor="text1"/>
            <w:szCs w:val="24"/>
          </w:rPr>
          <w:t>76</w:t>
        </w:r>
      </w:ins>
      <w:del w:id="3256" w:author="Dr Mamadou SANOGO" w:date="2023-10-27T11:16:00Z">
        <w:r w:rsidR="00F2555C" w:rsidRPr="00FA0038" w:rsidDel="00FA0038">
          <w:rPr>
            <w:b/>
            <w:color w:val="000000" w:themeColor="text1"/>
            <w:szCs w:val="24"/>
          </w:rPr>
          <w:delText>66</w:delText>
        </w:r>
      </w:del>
      <w:r w:rsidR="00F2555C" w:rsidRPr="00FA0038">
        <w:rPr>
          <w:b/>
          <w:color w:val="000000" w:themeColor="text1"/>
          <w:szCs w:val="24"/>
        </w:rPr>
        <w:t>.</w:t>
      </w:r>
      <w:ins w:id="3257" w:author="Dr Mamadou SANOGO" w:date="2023-10-27T11:16:00Z">
        <w:r w:rsidR="00FA0038">
          <w:rPr>
            <w:b/>
            <w:color w:val="000000" w:themeColor="text1"/>
            <w:szCs w:val="24"/>
          </w:rPr>
          <w:t>10</w:t>
        </w:r>
      </w:ins>
      <w:del w:id="3258" w:author="Dr Mamadou SANOGO" w:date="2023-10-27T11:16:00Z">
        <w:r w:rsidR="00F2555C" w:rsidRPr="00FA0038" w:rsidDel="00FA0038">
          <w:rPr>
            <w:b/>
            <w:color w:val="000000" w:themeColor="text1"/>
            <w:szCs w:val="24"/>
          </w:rPr>
          <w:delText>98</w:delText>
        </w:r>
      </w:del>
      <w:r w:rsidR="00F2555C" w:rsidRPr="00FA0038">
        <w:rPr>
          <w:b/>
          <w:color w:val="000000" w:themeColor="text1"/>
          <w:szCs w:val="24"/>
        </w:rPr>
        <w:t>.1</w:t>
      </w:r>
      <w:ins w:id="3259" w:author="Dr Mamadou SANOGO" w:date="2023-10-27T11:16:00Z">
        <w:r w:rsidR="00FA0038">
          <w:rPr>
            <w:b/>
            <w:color w:val="000000" w:themeColor="text1"/>
            <w:szCs w:val="24"/>
          </w:rPr>
          <w:t>4</w:t>
        </w:r>
      </w:ins>
      <w:del w:id="3260" w:author="Dr Mamadou SANOGO" w:date="2023-10-27T11:16:00Z">
        <w:r w:rsidR="00F2555C" w:rsidRPr="00FA0038" w:rsidDel="00FA0038">
          <w:rPr>
            <w:b/>
            <w:color w:val="000000" w:themeColor="text1"/>
            <w:szCs w:val="24"/>
          </w:rPr>
          <w:delText>8</w:delText>
        </w:r>
      </w:del>
      <w:r w:rsidR="00F2555C" w:rsidRPr="00FA0038">
        <w:rPr>
          <w:b/>
          <w:color w:val="000000" w:themeColor="text1"/>
          <w:szCs w:val="24"/>
        </w:rPr>
        <w:t>.</w:t>
      </w:r>
      <w:ins w:id="3261" w:author="Dr Mamadou SANOGO" w:date="2023-10-27T11:16:00Z">
        <w:r w:rsidR="00FA0038">
          <w:rPr>
            <w:b/>
            <w:color w:val="000000" w:themeColor="text1"/>
            <w:szCs w:val="24"/>
          </w:rPr>
          <w:t>83</w:t>
        </w:r>
      </w:ins>
      <w:del w:id="3262" w:author="Dr Mamadou SANOGO" w:date="2023-10-27T11:16:00Z">
        <w:r w:rsidR="00F2555C" w:rsidRPr="00FA0038" w:rsidDel="00FA0038">
          <w:rPr>
            <w:b/>
            <w:color w:val="000000" w:themeColor="text1"/>
            <w:szCs w:val="24"/>
          </w:rPr>
          <w:delText>4</w:delText>
        </w:r>
        <w:r w:rsidR="00D66841" w:rsidRPr="00FA0038" w:rsidDel="00FA0038">
          <w:rPr>
            <w:b/>
            <w:color w:val="000000" w:themeColor="text1"/>
            <w:szCs w:val="24"/>
          </w:rPr>
          <w:delText>0</w:delText>
        </w:r>
      </w:del>
    </w:p>
    <w:p w14:paraId="21D6363F" w14:textId="6FB9D178" w:rsidR="00691857" w:rsidRPr="007A4AFC" w:rsidRDefault="00691857">
      <w:pPr>
        <w:spacing w:line="240" w:lineRule="auto"/>
        <w:rPr>
          <w:color w:val="000000" w:themeColor="text1"/>
          <w:szCs w:val="24"/>
          <w:rPrChange w:id="3263" w:author="Dr Mamadou SANOGO" w:date="2023-10-25T18:15:00Z">
            <w:rPr>
              <w:szCs w:val="24"/>
            </w:rPr>
          </w:rPrChange>
        </w:rPr>
      </w:pPr>
      <w:r w:rsidRPr="007A4AFC">
        <w:rPr>
          <w:color w:val="000000" w:themeColor="text1"/>
          <w:szCs w:val="24"/>
          <w:rPrChange w:id="3264" w:author="Dr Mamadou SANOGO" w:date="2023-10-25T18:15:00Z">
            <w:rPr>
              <w:szCs w:val="24"/>
            </w:rPr>
          </w:rPrChange>
        </w:rPr>
        <w:br w:type="page"/>
      </w:r>
    </w:p>
    <w:p w14:paraId="3E1EA95A" w14:textId="77777777" w:rsidR="0047574A" w:rsidRPr="007A4AFC" w:rsidRDefault="0047574A">
      <w:pPr>
        <w:pStyle w:val="Paragraphedeliste"/>
        <w:numPr>
          <w:ilvl w:val="3"/>
          <w:numId w:val="3"/>
        </w:numPr>
        <w:spacing w:line="240" w:lineRule="auto"/>
        <w:ind w:left="284" w:hanging="284"/>
        <w:rPr>
          <w:b/>
          <w:color w:val="000000" w:themeColor="text1"/>
          <w:szCs w:val="24"/>
          <w:rPrChange w:id="3265" w:author="Dr Mamadou SANOGO" w:date="2023-10-25T18:15:00Z">
            <w:rPr>
              <w:b/>
              <w:szCs w:val="24"/>
            </w:rPr>
          </w:rPrChange>
        </w:rPr>
      </w:pPr>
      <w:r w:rsidRPr="007A4AFC">
        <w:rPr>
          <w:b/>
          <w:color w:val="000000" w:themeColor="text1"/>
          <w:szCs w:val="24"/>
          <w:rPrChange w:id="3266" w:author="Dr Mamadou SANOGO" w:date="2023-10-25T18:15:00Z">
            <w:rPr>
              <w:b/>
              <w:szCs w:val="24"/>
            </w:rPr>
          </w:rPrChange>
        </w:rPr>
        <w:t>Caractéristiques de la formation</w:t>
      </w:r>
    </w:p>
    <w:tbl>
      <w:tblPr>
        <w:tblStyle w:val="Grilledutableau"/>
        <w:tblW w:w="9067" w:type="dxa"/>
        <w:tblLook w:val="04A0" w:firstRow="1" w:lastRow="0" w:firstColumn="1" w:lastColumn="0" w:noHBand="0" w:noVBand="1"/>
      </w:tblPr>
      <w:tblGrid>
        <w:gridCol w:w="5807"/>
        <w:gridCol w:w="1134"/>
        <w:gridCol w:w="1134"/>
        <w:gridCol w:w="992"/>
      </w:tblGrid>
      <w:tr w:rsidR="00693568" w:rsidRPr="00EE17DC" w14:paraId="420E8961" w14:textId="77777777" w:rsidTr="00693568">
        <w:trPr>
          <w:ins w:id="3267" w:author="Dr Mamadou SANOGO" w:date="2023-10-27T11:26:00Z"/>
        </w:trPr>
        <w:tc>
          <w:tcPr>
            <w:tcW w:w="5807" w:type="dxa"/>
          </w:tcPr>
          <w:p w14:paraId="2A22E91C" w14:textId="77777777" w:rsidR="00693568" w:rsidRPr="00EE17DC" w:rsidRDefault="00693568" w:rsidP="00A36245">
            <w:pPr>
              <w:spacing w:line="240" w:lineRule="auto"/>
              <w:rPr>
                <w:ins w:id="3268" w:author="Dr Mamadou SANOGO" w:date="2023-10-27T11:26:00Z"/>
                <w:b/>
              </w:rPr>
            </w:pPr>
          </w:p>
        </w:tc>
        <w:tc>
          <w:tcPr>
            <w:tcW w:w="1134" w:type="dxa"/>
          </w:tcPr>
          <w:p w14:paraId="185593B7" w14:textId="77777777" w:rsidR="00693568" w:rsidRPr="00EE17DC" w:rsidRDefault="00693568" w:rsidP="00A36245">
            <w:pPr>
              <w:spacing w:line="240" w:lineRule="auto"/>
              <w:jc w:val="center"/>
              <w:rPr>
                <w:ins w:id="3269" w:author="Dr Mamadou SANOGO" w:date="2023-10-27T11:26:00Z"/>
                <w:b/>
              </w:rPr>
            </w:pPr>
            <w:ins w:id="3270" w:author="Dr Mamadou SANOGO" w:date="2023-10-27T11:26:00Z">
              <w:r w:rsidRPr="00EE17DC">
                <w:rPr>
                  <w:b/>
                </w:rPr>
                <w:t>Master 1</w:t>
              </w:r>
            </w:ins>
          </w:p>
        </w:tc>
        <w:tc>
          <w:tcPr>
            <w:tcW w:w="1134" w:type="dxa"/>
          </w:tcPr>
          <w:p w14:paraId="2610A454" w14:textId="77777777" w:rsidR="00693568" w:rsidRPr="00EE17DC" w:rsidRDefault="00693568" w:rsidP="00A36245">
            <w:pPr>
              <w:spacing w:line="240" w:lineRule="auto"/>
              <w:jc w:val="center"/>
              <w:rPr>
                <w:ins w:id="3271" w:author="Dr Mamadou SANOGO" w:date="2023-10-27T11:26:00Z"/>
                <w:b/>
              </w:rPr>
            </w:pPr>
            <w:ins w:id="3272" w:author="Dr Mamadou SANOGO" w:date="2023-10-27T11:26:00Z">
              <w:r w:rsidRPr="00EE17DC">
                <w:rPr>
                  <w:b/>
                </w:rPr>
                <w:t>Master 2</w:t>
              </w:r>
            </w:ins>
          </w:p>
        </w:tc>
        <w:tc>
          <w:tcPr>
            <w:tcW w:w="992" w:type="dxa"/>
          </w:tcPr>
          <w:p w14:paraId="677D03FA" w14:textId="77777777" w:rsidR="00693568" w:rsidRPr="00EE17DC" w:rsidRDefault="00693568" w:rsidP="00A36245">
            <w:pPr>
              <w:spacing w:line="240" w:lineRule="auto"/>
              <w:jc w:val="center"/>
              <w:rPr>
                <w:ins w:id="3273" w:author="Dr Mamadou SANOGO" w:date="2023-10-27T11:26:00Z"/>
                <w:b/>
              </w:rPr>
            </w:pPr>
            <w:ins w:id="3274" w:author="Dr Mamadou SANOGO" w:date="2023-10-27T11:26:00Z">
              <w:r w:rsidRPr="00EE17DC">
                <w:rPr>
                  <w:b/>
                </w:rPr>
                <w:t>Total</w:t>
              </w:r>
            </w:ins>
          </w:p>
        </w:tc>
      </w:tr>
      <w:tr w:rsidR="00693568" w:rsidRPr="007B235B" w14:paraId="3A71A45C" w14:textId="77777777" w:rsidTr="00693568">
        <w:trPr>
          <w:ins w:id="3275" w:author="Dr Mamadou SANOGO" w:date="2023-10-27T11:26:00Z"/>
        </w:trPr>
        <w:tc>
          <w:tcPr>
            <w:tcW w:w="5807" w:type="dxa"/>
          </w:tcPr>
          <w:p w14:paraId="42B915DF" w14:textId="77777777" w:rsidR="00693568" w:rsidRPr="007B235B" w:rsidRDefault="00693568" w:rsidP="00A36245">
            <w:pPr>
              <w:spacing w:line="240" w:lineRule="auto"/>
              <w:rPr>
                <w:ins w:id="3276" w:author="Dr Mamadou SANOGO" w:date="2023-10-27T11:26:00Z"/>
              </w:rPr>
            </w:pPr>
            <w:ins w:id="3277" w:author="Dr Mamadou SANOGO" w:date="2023-10-27T11:26:00Z">
              <w:r w:rsidRPr="007B235B">
                <w:t xml:space="preserve">Nbr. </w:t>
              </w:r>
              <w:proofErr w:type="gramStart"/>
              <w:r w:rsidRPr="007B235B">
                <w:t>d’heures</w:t>
              </w:r>
              <w:proofErr w:type="gramEnd"/>
              <w:r w:rsidRPr="007B235B">
                <w:t xml:space="preserve"> de CM</w:t>
              </w:r>
            </w:ins>
          </w:p>
        </w:tc>
        <w:tc>
          <w:tcPr>
            <w:tcW w:w="1134" w:type="dxa"/>
          </w:tcPr>
          <w:p w14:paraId="5188D85D" w14:textId="77777777" w:rsidR="00693568" w:rsidRPr="007B235B" w:rsidRDefault="00693568" w:rsidP="00A36245">
            <w:pPr>
              <w:spacing w:line="240" w:lineRule="auto"/>
              <w:jc w:val="center"/>
              <w:rPr>
                <w:ins w:id="3278" w:author="Dr Mamadou SANOGO" w:date="2023-10-27T11:26:00Z"/>
              </w:rPr>
            </w:pPr>
            <w:ins w:id="3279" w:author="Dr Mamadou SANOGO" w:date="2023-10-27T11:26:00Z">
              <w:r w:rsidRPr="00C76DF7">
                <w:t>530</w:t>
              </w:r>
            </w:ins>
          </w:p>
        </w:tc>
        <w:tc>
          <w:tcPr>
            <w:tcW w:w="1134" w:type="dxa"/>
          </w:tcPr>
          <w:p w14:paraId="09E14526" w14:textId="77777777" w:rsidR="00693568" w:rsidRPr="007B235B" w:rsidRDefault="00693568" w:rsidP="00A36245">
            <w:pPr>
              <w:spacing w:line="240" w:lineRule="auto"/>
              <w:jc w:val="center"/>
              <w:rPr>
                <w:ins w:id="3280" w:author="Dr Mamadou SANOGO" w:date="2023-10-27T11:26:00Z"/>
              </w:rPr>
            </w:pPr>
            <w:ins w:id="3281" w:author="Dr Mamadou SANOGO" w:date="2023-10-27T11:26:00Z">
              <w:r>
                <w:t>1</w:t>
              </w:r>
              <w:r w:rsidRPr="00972E19">
                <w:t>00</w:t>
              </w:r>
            </w:ins>
          </w:p>
        </w:tc>
        <w:tc>
          <w:tcPr>
            <w:tcW w:w="992" w:type="dxa"/>
          </w:tcPr>
          <w:p w14:paraId="222682B8" w14:textId="77777777" w:rsidR="00693568" w:rsidRPr="00D01419" w:rsidRDefault="00693568" w:rsidP="00A36245">
            <w:pPr>
              <w:spacing w:line="240" w:lineRule="auto"/>
              <w:jc w:val="center"/>
              <w:rPr>
                <w:ins w:id="3282" w:author="Dr Mamadou SANOGO" w:date="2023-10-27T11:26:00Z"/>
                <w:b/>
              </w:rPr>
            </w:pPr>
            <w:ins w:id="3283" w:author="Dr Mamadou SANOGO" w:date="2023-10-27T11:26:00Z">
              <w:r>
                <w:rPr>
                  <w:b/>
                </w:rPr>
                <w:t>6</w:t>
              </w:r>
              <w:r w:rsidRPr="00972E19">
                <w:rPr>
                  <w:b/>
                </w:rPr>
                <w:t>30</w:t>
              </w:r>
            </w:ins>
          </w:p>
        </w:tc>
      </w:tr>
      <w:tr w:rsidR="00693568" w:rsidRPr="007B235B" w14:paraId="648BAEEA" w14:textId="77777777" w:rsidTr="00693568">
        <w:trPr>
          <w:ins w:id="3284" w:author="Dr Mamadou SANOGO" w:date="2023-10-27T11:26:00Z"/>
        </w:trPr>
        <w:tc>
          <w:tcPr>
            <w:tcW w:w="5807" w:type="dxa"/>
          </w:tcPr>
          <w:p w14:paraId="34BB3D42" w14:textId="77777777" w:rsidR="00693568" w:rsidRPr="007B235B" w:rsidRDefault="00693568" w:rsidP="00A36245">
            <w:pPr>
              <w:spacing w:line="240" w:lineRule="auto"/>
              <w:rPr>
                <w:ins w:id="3285" w:author="Dr Mamadou SANOGO" w:date="2023-10-27T11:26:00Z"/>
              </w:rPr>
            </w:pPr>
            <w:ins w:id="3286" w:author="Dr Mamadou SANOGO" w:date="2023-10-27T11:26:00Z">
              <w:r w:rsidRPr="007B235B">
                <w:t xml:space="preserve">Nbr. </w:t>
              </w:r>
              <w:proofErr w:type="gramStart"/>
              <w:r w:rsidRPr="007B235B">
                <w:t>d’heures</w:t>
              </w:r>
              <w:proofErr w:type="gramEnd"/>
              <w:r w:rsidRPr="007B235B">
                <w:t xml:space="preserve"> de TD</w:t>
              </w:r>
            </w:ins>
          </w:p>
        </w:tc>
        <w:tc>
          <w:tcPr>
            <w:tcW w:w="1134" w:type="dxa"/>
          </w:tcPr>
          <w:p w14:paraId="0E29CCAB" w14:textId="77777777" w:rsidR="00693568" w:rsidRPr="007B235B" w:rsidRDefault="00693568" w:rsidP="00A36245">
            <w:pPr>
              <w:spacing w:line="240" w:lineRule="auto"/>
              <w:jc w:val="center"/>
              <w:rPr>
                <w:ins w:id="3287" w:author="Dr Mamadou SANOGO" w:date="2023-10-27T11:26:00Z"/>
              </w:rPr>
            </w:pPr>
            <w:ins w:id="3288" w:author="Dr Mamadou SANOGO" w:date="2023-10-27T11:26:00Z">
              <w:r w:rsidRPr="00C76DF7">
                <w:t>480</w:t>
              </w:r>
            </w:ins>
          </w:p>
        </w:tc>
        <w:tc>
          <w:tcPr>
            <w:tcW w:w="1134" w:type="dxa"/>
          </w:tcPr>
          <w:p w14:paraId="749D7EBB" w14:textId="77777777" w:rsidR="00693568" w:rsidRPr="007B235B" w:rsidRDefault="00693568" w:rsidP="00A36245">
            <w:pPr>
              <w:spacing w:line="240" w:lineRule="auto"/>
              <w:jc w:val="center"/>
              <w:rPr>
                <w:ins w:id="3289" w:author="Dr Mamadou SANOGO" w:date="2023-10-27T11:26:00Z"/>
              </w:rPr>
            </w:pPr>
            <w:ins w:id="3290" w:author="Dr Mamadou SANOGO" w:date="2023-10-27T11:26:00Z">
              <w:r>
                <w:t>32</w:t>
              </w:r>
              <w:r w:rsidRPr="00972E19">
                <w:t>0</w:t>
              </w:r>
            </w:ins>
          </w:p>
        </w:tc>
        <w:tc>
          <w:tcPr>
            <w:tcW w:w="992" w:type="dxa"/>
          </w:tcPr>
          <w:p w14:paraId="5913B821" w14:textId="77777777" w:rsidR="00693568" w:rsidRPr="00D01419" w:rsidRDefault="00693568" w:rsidP="00A36245">
            <w:pPr>
              <w:spacing w:line="240" w:lineRule="auto"/>
              <w:jc w:val="center"/>
              <w:rPr>
                <w:ins w:id="3291" w:author="Dr Mamadou SANOGO" w:date="2023-10-27T11:26:00Z"/>
                <w:b/>
              </w:rPr>
            </w:pPr>
            <w:ins w:id="3292" w:author="Dr Mamadou SANOGO" w:date="2023-10-27T11:26:00Z">
              <w:r>
                <w:rPr>
                  <w:b/>
                </w:rPr>
                <w:t>80</w:t>
              </w:r>
              <w:r w:rsidRPr="00972E19">
                <w:rPr>
                  <w:b/>
                </w:rPr>
                <w:t>0</w:t>
              </w:r>
            </w:ins>
          </w:p>
        </w:tc>
      </w:tr>
      <w:tr w:rsidR="00693568" w:rsidRPr="007B235B" w14:paraId="0828FE6D" w14:textId="77777777" w:rsidTr="00693568">
        <w:trPr>
          <w:ins w:id="3293" w:author="Dr Mamadou SANOGO" w:date="2023-10-27T11:26:00Z"/>
        </w:trPr>
        <w:tc>
          <w:tcPr>
            <w:tcW w:w="5807" w:type="dxa"/>
          </w:tcPr>
          <w:p w14:paraId="5DC23A8C" w14:textId="77777777" w:rsidR="00693568" w:rsidRPr="007B235B" w:rsidRDefault="00693568" w:rsidP="00A36245">
            <w:pPr>
              <w:spacing w:line="240" w:lineRule="auto"/>
              <w:rPr>
                <w:ins w:id="3294" w:author="Dr Mamadou SANOGO" w:date="2023-10-27T11:26:00Z"/>
              </w:rPr>
            </w:pPr>
            <w:ins w:id="3295" w:author="Dr Mamadou SANOGO" w:date="2023-10-27T11:26:00Z">
              <w:r w:rsidRPr="007B235B">
                <w:t xml:space="preserve">Nbr. </w:t>
              </w:r>
              <w:proofErr w:type="gramStart"/>
              <w:r w:rsidRPr="007B235B">
                <w:t>d’heures</w:t>
              </w:r>
              <w:proofErr w:type="gramEnd"/>
              <w:r w:rsidRPr="007B235B">
                <w:t xml:space="preserve"> de TP</w:t>
              </w:r>
            </w:ins>
          </w:p>
        </w:tc>
        <w:tc>
          <w:tcPr>
            <w:tcW w:w="1134" w:type="dxa"/>
          </w:tcPr>
          <w:p w14:paraId="7F4CEA24" w14:textId="77777777" w:rsidR="00693568" w:rsidRPr="007B235B" w:rsidRDefault="00693568" w:rsidP="00A36245">
            <w:pPr>
              <w:spacing w:line="240" w:lineRule="auto"/>
              <w:jc w:val="center"/>
              <w:rPr>
                <w:ins w:id="3296" w:author="Dr Mamadou SANOGO" w:date="2023-10-27T11:26:00Z"/>
              </w:rPr>
            </w:pPr>
            <w:ins w:id="3297" w:author="Dr Mamadou SANOGO" w:date="2023-10-27T11:26:00Z">
              <w:r w:rsidRPr="00C76DF7">
                <w:t>150</w:t>
              </w:r>
            </w:ins>
          </w:p>
        </w:tc>
        <w:tc>
          <w:tcPr>
            <w:tcW w:w="1134" w:type="dxa"/>
          </w:tcPr>
          <w:p w14:paraId="44BF6CC0" w14:textId="77777777" w:rsidR="00693568" w:rsidRPr="007B235B" w:rsidRDefault="00693568" w:rsidP="00A36245">
            <w:pPr>
              <w:spacing w:line="240" w:lineRule="auto"/>
              <w:jc w:val="center"/>
              <w:rPr>
                <w:ins w:id="3298" w:author="Dr Mamadou SANOGO" w:date="2023-10-27T11:26:00Z"/>
              </w:rPr>
            </w:pPr>
            <w:ins w:id="3299" w:author="Dr Mamadou SANOGO" w:date="2023-10-27T11:26:00Z">
              <w:r>
                <w:t>14</w:t>
              </w:r>
              <w:r w:rsidRPr="00972E19">
                <w:t>0</w:t>
              </w:r>
            </w:ins>
          </w:p>
        </w:tc>
        <w:tc>
          <w:tcPr>
            <w:tcW w:w="992" w:type="dxa"/>
          </w:tcPr>
          <w:p w14:paraId="7EBBDD62" w14:textId="77777777" w:rsidR="00693568" w:rsidRPr="00D01419" w:rsidRDefault="00693568" w:rsidP="00A36245">
            <w:pPr>
              <w:spacing w:line="240" w:lineRule="auto"/>
              <w:jc w:val="center"/>
              <w:rPr>
                <w:ins w:id="3300" w:author="Dr Mamadou SANOGO" w:date="2023-10-27T11:26:00Z"/>
                <w:b/>
              </w:rPr>
            </w:pPr>
            <w:ins w:id="3301" w:author="Dr Mamadou SANOGO" w:date="2023-10-27T11:26:00Z">
              <w:r>
                <w:rPr>
                  <w:b/>
                </w:rPr>
                <w:t>29</w:t>
              </w:r>
              <w:r w:rsidRPr="00972E19">
                <w:rPr>
                  <w:b/>
                </w:rPr>
                <w:t>0</w:t>
              </w:r>
            </w:ins>
          </w:p>
        </w:tc>
      </w:tr>
      <w:tr w:rsidR="00693568" w:rsidRPr="007B235B" w14:paraId="2F3FBC4F" w14:textId="77777777" w:rsidTr="00693568">
        <w:trPr>
          <w:ins w:id="3302" w:author="Dr Mamadou SANOGO" w:date="2023-10-27T11:26:00Z"/>
        </w:trPr>
        <w:tc>
          <w:tcPr>
            <w:tcW w:w="5807" w:type="dxa"/>
          </w:tcPr>
          <w:p w14:paraId="27B55EF6" w14:textId="77777777" w:rsidR="00693568" w:rsidRPr="007B235B" w:rsidRDefault="00693568" w:rsidP="00A36245">
            <w:pPr>
              <w:spacing w:line="240" w:lineRule="auto"/>
              <w:rPr>
                <w:ins w:id="3303" w:author="Dr Mamadou SANOGO" w:date="2023-10-27T11:26:00Z"/>
              </w:rPr>
            </w:pPr>
            <w:ins w:id="3304" w:author="Dr Mamadou SANOGO" w:date="2023-10-27T11:26:00Z">
              <w:r w:rsidRPr="007B235B">
                <w:t xml:space="preserve">Nbr. </w:t>
              </w:r>
              <w:proofErr w:type="gramStart"/>
              <w:r w:rsidRPr="007B235B">
                <w:t>de</w:t>
              </w:r>
              <w:proofErr w:type="gramEnd"/>
              <w:r w:rsidRPr="007B235B">
                <w:t xml:space="preserve"> crédits affectés aux projets tutorés, stages et mémoires</w:t>
              </w:r>
            </w:ins>
          </w:p>
        </w:tc>
        <w:tc>
          <w:tcPr>
            <w:tcW w:w="1134" w:type="dxa"/>
          </w:tcPr>
          <w:p w14:paraId="7408C227" w14:textId="77777777" w:rsidR="00693568" w:rsidRPr="007B235B" w:rsidRDefault="00693568" w:rsidP="00A36245">
            <w:pPr>
              <w:spacing w:line="240" w:lineRule="auto"/>
              <w:jc w:val="center"/>
              <w:rPr>
                <w:ins w:id="3305" w:author="Dr Mamadou SANOGO" w:date="2023-10-27T11:26:00Z"/>
              </w:rPr>
            </w:pPr>
            <w:ins w:id="3306" w:author="Dr Mamadou SANOGO" w:date="2023-10-27T11:26:00Z">
              <w:r>
                <w:t>14</w:t>
              </w:r>
            </w:ins>
          </w:p>
        </w:tc>
        <w:tc>
          <w:tcPr>
            <w:tcW w:w="1134" w:type="dxa"/>
          </w:tcPr>
          <w:p w14:paraId="0F0D5A9E" w14:textId="77777777" w:rsidR="00693568" w:rsidRPr="007B235B" w:rsidRDefault="00693568" w:rsidP="00A36245">
            <w:pPr>
              <w:spacing w:line="240" w:lineRule="auto"/>
              <w:jc w:val="center"/>
              <w:rPr>
                <w:ins w:id="3307" w:author="Dr Mamadou SANOGO" w:date="2023-10-27T11:26:00Z"/>
              </w:rPr>
            </w:pPr>
            <w:ins w:id="3308" w:author="Dr Mamadou SANOGO" w:date="2023-10-27T11:26:00Z">
              <w:r>
                <w:t>26</w:t>
              </w:r>
            </w:ins>
          </w:p>
        </w:tc>
        <w:tc>
          <w:tcPr>
            <w:tcW w:w="992" w:type="dxa"/>
          </w:tcPr>
          <w:p w14:paraId="0E5A0A09" w14:textId="77777777" w:rsidR="00693568" w:rsidRPr="00D01419" w:rsidRDefault="00693568" w:rsidP="00A36245">
            <w:pPr>
              <w:spacing w:line="240" w:lineRule="auto"/>
              <w:jc w:val="center"/>
              <w:rPr>
                <w:ins w:id="3309" w:author="Dr Mamadou SANOGO" w:date="2023-10-27T11:26:00Z"/>
                <w:b/>
              </w:rPr>
            </w:pPr>
            <w:ins w:id="3310" w:author="Dr Mamadou SANOGO" w:date="2023-10-27T11:26:00Z">
              <w:r>
                <w:rPr>
                  <w:b/>
                </w:rPr>
                <w:t>40</w:t>
              </w:r>
            </w:ins>
          </w:p>
        </w:tc>
      </w:tr>
      <w:tr w:rsidR="00693568" w:rsidRPr="007B235B" w14:paraId="54C44DE5" w14:textId="77777777" w:rsidTr="00693568">
        <w:trPr>
          <w:ins w:id="3311" w:author="Dr Mamadou SANOGO" w:date="2023-10-27T11:26:00Z"/>
        </w:trPr>
        <w:tc>
          <w:tcPr>
            <w:tcW w:w="5807" w:type="dxa"/>
          </w:tcPr>
          <w:p w14:paraId="3B27EFA7" w14:textId="77777777" w:rsidR="00693568" w:rsidRPr="007B235B" w:rsidRDefault="00693568" w:rsidP="00A36245">
            <w:pPr>
              <w:spacing w:line="240" w:lineRule="auto"/>
              <w:rPr>
                <w:ins w:id="3312" w:author="Dr Mamadou SANOGO" w:date="2023-10-27T11:26:00Z"/>
              </w:rPr>
            </w:pPr>
            <w:ins w:id="3313" w:author="Dr Mamadou SANOGO" w:date="2023-10-27T11:26:00Z">
              <w:r w:rsidRPr="007B235B">
                <w:t xml:space="preserve">Nbr. </w:t>
              </w:r>
              <w:proofErr w:type="gramStart"/>
              <w:r w:rsidRPr="007B235B">
                <w:t>de</w:t>
              </w:r>
              <w:proofErr w:type="gramEnd"/>
              <w:r w:rsidRPr="007B235B">
                <w:t xml:space="preserve"> crédits affectés à l’apprentissage des langues</w:t>
              </w:r>
            </w:ins>
          </w:p>
        </w:tc>
        <w:tc>
          <w:tcPr>
            <w:tcW w:w="1134" w:type="dxa"/>
          </w:tcPr>
          <w:p w14:paraId="0621A20D" w14:textId="77777777" w:rsidR="00693568" w:rsidRPr="007B235B" w:rsidRDefault="00693568" w:rsidP="00A36245">
            <w:pPr>
              <w:spacing w:line="240" w:lineRule="auto"/>
              <w:jc w:val="center"/>
              <w:rPr>
                <w:ins w:id="3314" w:author="Dr Mamadou SANOGO" w:date="2023-10-27T11:26:00Z"/>
              </w:rPr>
            </w:pPr>
            <w:ins w:id="3315" w:author="Dr Mamadou SANOGO" w:date="2023-10-27T11:26:00Z">
              <w:r>
                <w:t>6</w:t>
              </w:r>
            </w:ins>
          </w:p>
        </w:tc>
        <w:tc>
          <w:tcPr>
            <w:tcW w:w="1134" w:type="dxa"/>
          </w:tcPr>
          <w:p w14:paraId="53529208" w14:textId="77777777" w:rsidR="00693568" w:rsidRPr="007B235B" w:rsidRDefault="00693568" w:rsidP="00A36245">
            <w:pPr>
              <w:spacing w:line="240" w:lineRule="auto"/>
              <w:jc w:val="center"/>
              <w:rPr>
                <w:ins w:id="3316" w:author="Dr Mamadou SANOGO" w:date="2023-10-27T11:26:00Z"/>
              </w:rPr>
            </w:pPr>
            <w:ins w:id="3317" w:author="Dr Mamadou SANOGO" w:date="2023-10-27T11:26:00Z">
              <w:r>
                <w:t>0</w:t>
              </w:r>
            </w:ins>
          </w:p>
        </w:tc>
        <w:tc>
          <w:tcPr>
            <w:tcW w:w="992" w:type="dxa"/>
          </w:tcPr>
          <w:p w14:paraId="21B9176C" w14:textId="77777777" w:rsidR="00693568" w:rsidRPr="00D01419" w:rsidRDefault="00693568" w:rsidP="00A36245">
            <w:pPr>
              <w:spacing w:line="240" w:lineRule="auto"/>
              <w:jc w:val="center"/>
              <w:rPr>
                <w:ins w:id="3318" w:author="Dr Mamadou SANOGO" w:date="2023-10-27T11:26:00Z"/>
                <w:b/>
              </w:rPr>
            </w:pPr>
            <w:ins w:id="3319" w:author="Dr Mamadou SANOGO" w:date="2023-10-27T11:26:00Z">
              <w:r>
                <w:rPr>
                  <w:b/>
                </w:rPr>
                <w:t>6</w:t>
              </w:r>
            </w:ins>
          </w:p>
        </w:tc>
      </w:tr>
      <w:tr w:rsidR="00693568" w:rsidRPr="007B235B" w14:paraId="3257325D" w14:textId="77777777" w:rsidTr="00693568">
        <w:trPr>
          <w:ins w:id="3320" w:author="Dr Mamadou SANOGO" w:date="2023-10-27T11:26:00Z"/>
        </w:trPr>
        <w:tc>
          <w:tcPr>
            <w:tcW w:w="5807" w:type="dxa"/>
          </w:tcPr>
          <w:p w14:paraId="09ED24DC" w14:textId="77777777" w:rsidR="00693568" w:rsidRPr="007B235B" w:rsidRDefault="00693568" w:rsidP="00A36245">
            <w:pPr>
              <w:spacing w:line="240" w:lineRule="auto"/>
              <w:rPr>
                <w:ins w:id="3321" w:author="Dr Mamadou SANOGO" w:date="2023-10-27T11:26:00Z"/>
              </w:rPr>
            </w:pPr>
            <w:ins w:id="3322" w:author="Dr Mamadou SANOGO" w:date="2023-10-27T11:26:00Z">
              <w:r w:rsidRPr="007B235B">
                <w:t xml:space="preserve">Nbr. </w:t>
              </w:r>
              <w:proofErr w:type="gramStart"/>
              <w:r w:rsidRPr="007B235B">
                <w:t>de</w:t>
              </w:r>
              <w:proofErr w:type="gramEnd"/>
              <w:r w:rsidRPr="007B235B">
                <w:t xml:space="preserve"> crédits affectés à l’informatique</w:t>
              </w:r>
            </w:ins>
          </w:p>
        </w:tc>
        <w:tc>
          <w:tcPr>
            <w:tcW w:w="1134" w:type="dxa"/>
          </w:tcPr>
          <w:p w14:paraId="69ABB727" w14:textId="77777777" w:rsidR="00693568" w:rsidRPr="007B235B" w:rsidRDefault="00693568" w:rsidP="00A36245">
            <w:pPr>
              <w:spacing w:line="240" w:lineRule="auto"/>
              <w:jc w:val="center"/>
              <w:rPr>
                <w:ins w:id="3323" w:author="Dr Mamadou SANOGO" w:date="2023-10-27T11:26:00Z"/>
              </w:rPr>
            </w:pPr>
            <w:ins w:id="3324" w:author="Dr Mamadou SANOGO" w:date="2023-10-27T11:26:00Z">
              <w:r>
                <w:t>6</w:t>
              </w:r>
            </w:ins>
          </w:p>
        </w:tc>
        <w:tc>
          <w:tcPr>
            <w:tcW w:w="1134" w:type="dxa"/>
          </w:tcPr>
          <w:p w14:paraId="7B9E4BF3" w14:textId="77777777" w:rsidR="00693568" w:rsidRPr="007B235B" w:rsidRDefault="00693568" w:rsidP="00A36245">
            <w:pPr>
              <w:spacing w:line="240" w:lineRule="auto"/>
              <w:jc w:val="center"/>
              <w:rPr>
                <w:ins w:id="3325" w:author="Dr Mamadou SANOGO" w:date="2023-10-27T11:26:00Z"/>
              </w:rPr>
            </w:pPr>
            <w:ins w:id="3326" w:author="Dr Mamadou SANOGO" w:date="2023-10-27T11:26:00Z">
              <w:r>
                <w:t>0</w:t>
              </w:r>
            </w:ins>
          </w:p>
        </w:tc>
        <w:tc>
          <w:tcPr>
            <w:tcW w:w="992" w:type="dxa"/>
          </w:tcPr>
          <w:p w14:paraId="02D4A1FE" w14:textId="77777777" w:rsidR="00693568" w:rsidRPr="00D01419" w:rsidRDefault="00693568" w:rsidP="00A36245">
            <w:pPr>
              <w:spacing w:line="240" w:lineRule="auto"/>
              <w:jc w:val="center"/>
              <w:rPr>
                <w:ins w:id="3327" w:author="Dr Mamadou SANOGO" w:date="2023-10-27T11:26:00Z"/>
                <w:b/>
              </w:rPr>
            </w:pPr>
            <w:ins w:id="3328" w:author="Dr Mamadou SANOGO" w:date="2023-10-27T11:26:00Z">
              <w:r>
                <w:rPr>
                  <w:b/>
                </w:rPr>
                <w:t>6</w:t>
              </w:r>
            </w:ins>
          </w:p>
        </w:tc>
      </w:tr>
      <w:tr w:rsidR="00693568" w:rsidRPr="007B235B" w14:paraId="7601E6F7" w14:textId="77777777" w:rsidTr="00693568">
        <w:trPr>
          <w:ins w:id="3329" w:author="Dr Mamadou SANOGO" w:date="2023-10-27T11:26:00Z"/>
        </w:trPr>
        <w:tc>
          <w:tcPr>
            <w:tcW w:w="5807" w:type="dxa"/>
          </w:tcPr>
          <w:p w14:paraId="5633F041" w14:textId="77777777" w:rsidR="00693568" w:rsidRPr="007B235B" w:rsidRDefault="00693568" w:rsidP="00A36245">
            <w:pPr>
              <w:spacing w:line="240" w:lineRule="auto"/>
              <w:rPr>
                <w:ins w:id="3330" w:author="Dr Mamadou SANOGO" w:date="2023-10-27T11:26:00Z"/>
              </w:rPr>
            </w:pPr>
            <w:ins w:id="3331" w:author="Dr Mamadou SANOGO" w:date="2023-10-27T11:26:00Z">
              <w:r w:rsidRPr="007B235B">
                <w:t xml:space="preserve">Nbr. </w:t>
              </w:r>
              <w:proofErr w:type="gramStart"/>
              <w:r w:rsidRPr="007B235B">
                <w:t>de</w:t>
              </w:r>
              <w:proofErr w:type="gramEnd"/>
              <w:r w:rsidRPr="007B235B">
                <w:t xml:space="preserve"> crédits affectés à la préparation à l’insertion professionnelle</w:t>
              </w:r>
            </w:ins>
          </w:p>
        </w:tc>
        <w:tc>
          <w:tcPr>
            <w:tcW w:w="1134" w:type="dxa"/>
          </w:tcPr>
          <w:p w14:paraId="2194CF9F" w14:textId="77777777" w:rsidR="00693568" w:rsidRPr="007B235B" w:rsidRDefault="00693568" w:rsidP="00A36245">
            <w:pPr>
              <w:spacing w:line="240" w:lineRule="auto"/>
              <w:jc w:val="center"/>
              <w:rPr>
                <w:ins w:id="3332" w:author="Dr Mamadou SANOGO" w:date="2023-10-27T11:26:00Z"/>
              </w:rPr>
            </w:pPr>
            <w:ins w:id="3333" w:author="Dr Mamadou SANOGO" w:date="2023-10-27T11:26:00Z">
              <w:r>
                <w:t>0</w:t>
              </w:r>
            </w:ins>
          </w:p>
        </w:tc>
        <w:tc>
          <w:tcPr>
            <w:tcW w:w="1134" w:type="dxa"/>
          </w:tcPr>
          <w:p w14:paraId="64EDD0B7" w14:textId="77777777" w:rsidR="00693568" w:rsidRPr="007B235B" w:rsidRDefault="00693568" w:rsidP="00A36245">
            <w:pPr>
              <w:spacing w:line="240" w:lineRule="auto"/>
              <w:jc w:val="center"/>
              <w:rPr>
                <w:ins w:id="3334" w:author="Dr Mamadou SANOGO" w:date="2023-10-27T11:26:00Z"/>
              </w:rPr>
            </w:pPr>
            <w:ins w:id="3335" w:author="Dr Mamadou SANOGO" w:date="2023-10-27T11:26:00Z">
              <w:r>
                <w:t>0</w:t>
              </w:r>
            </w:ins>
          </w:p>
        </w:tc>
        <w:tc>
          <w:tcPr>
            <w:tcW w:w="992" w:type="dxa"/>
          </w:tcPr>
          <w:p w14:paraId="126CE10A" w14:textId="77777777" w:rsidR="00693568" w:rsidRPr="00D01419" w:rsidRDefault="00693568" w:rsidP="00A36245">
            <w:pPr>
              <w:spacing w:line="240" w:lineRule="auto"/>
              <w:jc w:val="center"/>
              <w:rPr>
                <w:ins w:id="3336" w:author="Dr Mamadou SANOGO" w:date="2023-10-27T11:26:00Z"/>
                <w:b/>
              </w:rPr>
            </w:pPr>
            <w:ins w:id="3337" w:author="Dr Mamadou SANOGO" w:date="2023-10-27T11:26:00Z">
              <w:r>
                <w:rPr>
                  <w:b/>
                </w:rPr>
                <w:t>0</w:t>
              </w:r>
            </w:ins>
          </w:p>
        </w:tc>
      </w:tr>
      <w:tr w:rsidR="00693568" w:rsidRPr="007B235B" w14:paraId="57C7EC57" w14:textId="77777777" w:rsidTr="00693568">
        <w:trPr>
          <w:ins w:id="3338" w:author="Dr Mamadou SANOGO" w:date="2023-10-27T11:26:00Z"/>
        </w:trPr>
        <w:tc>
          <w:tcPr>
            <w:tcW w:w="5807" w:type="dxa"/>
          </w:tcPr>
          <w:p w14:paraId="4206839F" w14:textId="77777777" w:rsidR="00693568" w:rsidRPr="007B235B" w:rsidRDefault="00693568" w:rsidP="00A36245">
            <w:pPr>
              <w:spacing w:line="240" w:lineRule="auto"/>
              <w:rPr>
                <w:ins w:id="3339" w:author="Dr Mamadou SANOGO" w:date="2023-10-27T11:26:00Z"/>
              </w:rPr>
            </w:pPr>
            <w:ins w:id="3340" w:author="Dr Mamadou SANOGO" w:date="2023-10-27T11:26:00Z">
              <w:r w:rsidRPr="007B235B">
                <w:t xml:space="preserve">Nbr. </w:t>
              </w:r>
              <w:proofErr w:type="gramStart"/>
              <w:r w:rsidRPr="007B235B">
                <w:t>de</w:t>
              </w:r>
              <w:proofErr w:type="gramEnd"/>
              <w:r w:rsidRPr="007B235B">
                <w:t xml:space="preserve"> crédits affectés aux remises à niveau</w:t>
              </w:r>
            </w:ins>
          </w:p>
        </w:tc>
        <w:tc>
          <w:tcPr>
            <w:tcW w:w="1134" w:type="dxa"/>
          </w:tcPr>
          <w:p w14:paraId="0EF44833" w14:textId="77777777" w:rsidR="00693568" w:rsidRPr="007B235B" w:rsidRDefault="00693568" w:rsidP="00A36245">
            <w:pPr>
              <w:spacing w:line="240" w:lineRule="auto"/>
              <w:jc w:val="center"/>
              <w:rPr>
                <w:ins w:id="3341" w:author="Dr Mamadou SANOGO" w:date="2023-10-27T11:26:00Z"/>
              </w:rPr>
            </w:pPr>
            <w:ins w:id="3342" w:author="Dr Mamadou SANOGO" w:date="2023-10-27T11:26:00Z">
              <w:r>
                <w:t>0</w:t>
              </w:r>
            </w:ins>
          </w:p>
        </w:tc>
        <w:tc>
          <w:tcPr>
            <w:tcW w:w="1134" w:type="dxa"/>
          </w:tcPr>
          <w:p w14:paraId="4C829369" w14:textId="77777777" w:rsidR="00693568" w:rsidRPr="007B235B" w:rsidRDefault="00693568" w:rsidP="00A36245">
            <w:pPr>
              <w:spacing w:line="240" w:lineRule="auto"/>
              <w:jc w:val="center"/>
              <w:rPr>
                <w:ins w:id="3343" w:author="Dr Mamadou SANOGO" w:date="2023-10-27T11:26:00Z"/>
              </w:rPr>
            </w:pPr>
            <w:ins w:id="3344" w:author="Dr Mamadou SANOGO" w:date="2023-10-27T11:26:00Z">
              <w:r>
                <w:t>0</w:t>
              </w:r>
            </w:ins>
          </w:p>
        </w:tc>
        <w:tc>
          <w:tcPr>
            <w:tcW w:w="992" w:type="dxa"/>
          </w:tcPr>
          <w:p w14:paraId="485DF68A" w14:textId="77777777" w:rsidR="00693568" w:rsidRPr="00D01419" w:rsidRDefault="00693568" w:rsidP="00A36245">
            <w:pPr>
              <w:spacing w:line="240" w:lineRule="auto"/>
              <w:jc w:val="center"/>
              <w:rPr>
                <w:ins w:id="3345" w:author="Dr Mamadou SANOGO" w:date="2023-10-27T11:26:00Z"/>
                <w:b/>
              </w:rPr>
            </w:pPr>
            <w:ins w:id="3346" w:author="Dr Mamadou SANOGO" w:date="2023-10-27T11:26:00Z">
              <w:r w:rsidRPr="00D01419">
                <w:rPr>
                  <w:b/>
                </w:rPr>
                <w:t>0</w:t>
              </w:r>
            </w:ins>
          </w:p>
        </w:tc>
      </w:tr>
      <w:tr w:rsidR="007A4AFC" w:rsidRPr="007A4AFC" w:rsidDel="00693568" w14:paraId="6771249B" w14:textId="26AD44D2" w:rsidTr="00EE17DC">
        <w:trPr>
          <w:del w:id="3347" w:author="Dr Mamadou SANOGO" w:date="2023-10-27T11:25:00Z"/>
        </w:trPr>
        <w:tc>
          <w:tcPr>
            <w:tcW w:w="5807" w:type="dxa"/>
          </w:tcPr>
          <w:p w14:paraId="5C038BCD" w14:textId="1DA55545" w:rsidR="00EE17DC" w:rsidRPr="007A4AFC" w:rsidDel="00693568" w:rsidRDefault="00EE17DC" w:rsidP="00EE17DC">
            <w:pPr>
              <w:spacing w:line="240" w:lineRule="auto"/>
              <w:rPr>
                <w:del w:id="3348" w:author="Dr Mamadou SANOGO" w:date="2023-10-27T11:25:00Z"/>
                <w:b/>
                <w:color w:val="000000" w:themeColor="text1"/>
                <w:rPrChange w:id="3349" w:author="Dr Mamadou SANOGO" w:date="2023-10-25T18:15:00Z">
                  <w:rPr>
                    <w:del w:id="3350" w:author="Dr Mamadou SANOGO" w:date="2023-10-27T11:25:00Z"/>
                    <w:b/>
                  </w:rPr>
                </w:rPrChange>
              </w:rPr>
            </w:pPr>
          </w:p>
        </w:tc>
        <w:tc>
          <w:tcPr>
            <w:tcW w:w="1134" w:type="dxa"/>
          </w:tcPr>
          <w:p w14:paraId="0F172F49" w14:textId="6AC4EB6D" w:rsidR="00EE17DC" w:rsidRPr="007A4AFC" w:rsidDel="00693568" w:rsidRDefault="00EE17DC" w:rsidP="00EE17DC">
            <w:pPr>
              <w:spacing w:line="240" w:lineRule="auto"/>
              <w:jc w:val="center"/>
              <w:rPr>
                <w:del w:id="3351" w:author="Dr Mamadou SANOGO" w:date="2023-10-27T11:25:00Z"/>
                <w:b/>
                <w:color w:val="000000" w:themeColor="text1"/>
                <w:rPrChange w:id="3352" w:author="Dr Mamadou SANOGO" w:date="2023-10-25T18:15:00Z">
                  <w:rPr>
                    <w:del w:id="3353" w:author="Dr Mamadou SANOGO" w:date="2023-10-27T11:25:00Z"/>
                    <w:b/>
                  </w:rPr>
                </w:rPrChange>
              </w:rPr>
            </w:pPr>
            <w:del w:id="3354" w:author="Dr Mamadou SANOGO" w:date="2023-10-27T11:25:00Z">
              <w:r w:rsidRPr="007A4AFC" w:rsidDel="00693568">
                <w:rPr>
                  <w:b/>
                  <w:color w:val="000000" w:themeColor="text1"/>
                  <w:rPrChange w:id="3355" w:author="Dr Mamadou SANOGO" w:date="2023-10-25T18:15:00Z">
                    <w:rPr>
                      <w:b/>
                    </w:rPr>
                  </w:rPrChange>
                </w:rPr>
                <w:delText>Master 1</w:delText>
              </w:r>
            </w:del>
          </w:p>
        </w:tc>
        <w:tc>
          <w:tcPr>
            <w:tcW w:w="1134" w:type="dxa"/>
          </w:tcPr>
          <w:p w14:paraId="077DC802" w14:textId="1F88B55D" w:rsidR="00EE17DC" w:rsidRPr="007A4AFC" w:rsidDel="00693568" w:rsidRDefault="00EE17DC" w:rsidP="00EE17DC">
            <w:pPr>
              <w:spacing w:line="240" w:lineRule="auto"/>
              <w:jc w:val="center"/>
              <w:rPr>
                <w:del w:id="3356" w:author="Dr Mamadou SANOGO" w:date="2023-10-27T11:25:00Z"/>
                <w:b/>
                <w:color w:val="000000" w:themeColor="text1"/>
                <w:rPrChange w:id="3357" w:author="Dr Mamadou SANOGO" w:date="2023-10-25T18:15:00Z">
                  <w:rPr>
                    <w:del w:id="3358" w:author="Dr Mamadou SANOGO" w:date="2023-10-27T11:25:00Z"/>
                    <w:b/>
                  </w:rPr>
                </w:rPrChange>
              </w:rPr>
            </w:pPr>
            <w:del w:id="3359" w:author="Dr Mamadou SANOGO" w:date="2023-10-27T11:25:00Z">
              <w:r w:rsidRPr="007A4AFC" w:rsidDel="00693568">
                <w:rPr>
                  <w:b/>
                  <w:color w:val="000000" w:themeColor="text1"/>
                  <w:rPrChange w:id="3360" w:author="Dr Mamadou SANOGO" w:date="2023-10-25T18:15:00Z">
                    <w:rPr>
                      <w:b/>
                    </w:rPr>
                  </w:rPrChange>
                </w:rPr>
                <w:delText>Master 2</w:delText>
              </w:r>
            </w:del>
          </w:p>
        </w:tc>
        <w:tc>
          <w:tcPr>
            <w:tcW w:w="992" w:type="dxa"/>
            <w:tcBorders>
              <w:bottom w:val="single" w:sz="4" w:space="0" w:color="auto"/>
            </w:tcBorders>
          </w:tcPr>
          <w:p w14:paraId="53546345" w14:textId="5AA27D49" w:rsidR="00EE17DC" w:rsidRPr="007A4AFC" w:rsidDel="00693568" w:rsidRDefault="00EE17DC" w:rsidP="00EE17DC">
            <w:pPr>
              <w:spacing w:line="240" w:lineRule="auto"/>
              <w:jc w:val="center"/>
              <w:rPr>
                <w:del w:id="3361" w:author="Dr Mamadou SANOGO" w:date="2023-10-27T11:25:00Z"/>
                <w:b/>
                <w:color w:val="000000" w:themeColor="text1"/>
                <w:rPrChange w:id="3362" w:author="Dr Mamadou SANOGO" w:date="2023-10-25T18:15:00Z">
                  <w:rPr>
                    <w:del w:id="3363" w:author="Dr Mamadou SANOGO" w:date="2023-10-27T11:25:00Z"/>
                    <w:b/>
                  </w:rPr>
                </w:rPrChange>
              </w:rPr>
            </w:pPr>
            <w:del w:id="3364" w:author="Dr Mamadou SANOGO" w:date="2023-10-27T11:25:00Z">
              <w:r w:rsidRPr="007A4AFC" w:rsidDel="00693568">
                <w:rPr>
                  <w:b/>
                  <w:color w:val="000000" w:themeColor="text1"/>
                  <w:rPrChange w:id="3365" w:author="Dr Mamadou SANOGO" w:date="2023-10-25T18:15:00Z">
                    <w:rPr>
                      <w:b/>
                    </w:rPr>
                  </w:rPrChange>
                </w:rPr>
                <w:delText>Total</w:delText>
              </w:r>
            </w:del>
          </w:p>
        </w:tc>
      </w:tr>
      <w:tr w:rsidR="007A4AFC" w:rsidRPr="007A4AFC" w:rsidDel="00693568" w14:paraId="1BD90113" w14:textId="0706F662" w:rsidTr="00D66841">
        <w:trPr>
          <w:del w:id="3366" w:author="Dr Mamadou SANOGO" w:date="2023-10-27T11:25:00Z"/>
        </w:trPr>
        <w:tc>
          <w:tcPr>
            <w:tcW w:w="5807" w:type="dxa"/>
          </w:tcPr>
          <w:p w14:paraId="7A9646A4" w14:textId="6035E3F6" w:rsidR="00972E19" w:rsidRPr="007A4AFC" w:rsidDel="00693568" w:rsidRDefault="00972E19" w:rsidP="00972E19">
            <w:pPr>
              <w:spacing w:line="240" w:lineRule="auto"/>
              <w:rPr>
                <w:del w:id="3367" w:author="Dr Mamadou SANOGO" w:date="2023-10-27T11:25:00Z"/>
                <w:color w:val="000000" w:themeColor="text1"/>
                <w:rPrChange w:id="3368" w:author="Dr Mamadou SANOGO" w:date="2023-10-25T18:15:00Z">
                  <w:rPr>
                    <w:del w:id="3369" w:author="Dr Mamadou SANOGO" w:date="2023-10-27T11:25:00Z"/>
                  </w:rPr>
                </w:rPrChange>
              </w:rPr>
            </w:pPr>
            <w:del w:id="3370" w:author="Dr Mamadou SANOGO" w:date="2023-10-27T11:25:00Z">
              <w:r w:rsidRPr="007A4AFC" w:rsidDel="00693568">
                <w:rPr>
                  <w:color w:val="000000" w:themeColor="text1"/>
                  <w:rPrChange w:id="3371" w:author="Dr Mamadou SANOGO" w:date="2023-10-25T18:15:00Z">
                    <w:rPr/>
                  </w:rPrChange>
                </w:rPr>
                <w:delText>Nbr. d’heures de CM</w:delText>
              </w:r>
            </w:del>
          </w:p>
        </w:tc>
        <w:tc>
          <w:tcPr>
            <w:tcW w:w="1134" w:type="dxa"/>
            <w:vAlign w:val="bottom"/>
          </w:tcPr>
          <w:p w14:paraId="7220F6D7" w14:textId="0E772CA3" w:rsidR="00972E19" w:rsidRPr="007A4AFC" w:rsidDel="00693568" w:rsidRDefault="00972E19" w:rsidP="00972E19">
            <w:pPr>
              <w:spacing w:line="240" w:lineRule="auto"/>
              <w:jc w:val="center"/>
              <w:rPr>
                <w:del w:id="3372" w:author="Dr Mamadou SANOGO" w:date="2023-10-27T11:25:00Z"/>
                <w:color w:val="000000" w:themeColor="text1"/>
                <w:rPrChange w:id="3373" w:author="Dr Mamadou SANOGO" w:date="2023-10-25T18:15:00Z">
                  <w:rPr>
                    <w:del w:id="3374" w:author="Dr Mamadou SANOGO" w:date="2023-10-27T11:25:00Z"/>
                  </w:rPr>
                </w:rPrChange>
              </w:rPr>
            </w:pPr>
            <w:del w:id="3375" w:author="Dr Mamadou SANOGO" w:date="2023-10-27T11:25:00Z">
              <w:r w:rsidRPr="007A4AFC" w:rsidDel="00693568">
                <w:rPr>
                  <w:color w:val="000000" w:themeColor="text1"/>
                  <w:rPrChange w:id="3376" w:author="Dr Mamadou SANOGO" w:date="2023-10-25T18:15:00Z">
                    <w:rPr/>
                  </w:rPrChange>
                </w:rPr>
                <w:delText>530</w:delText>
              </w:r>
            </w:del>
          </w:p>
        </w:tc>
        <w:tc>
          <w:tcPr>
            <w:tcW w:w="1134" w:type="dxa"/>
            <w:vAlign w:val="bottom"/>
          </w:tcPr>
          <w:p w14:paraId="75AA7A48" w14:textId="0CF81BA5" w:rsidR="00972E19" w:rsidRPr="007A4AFC" w:rsidDel="00693568" w:rsidRDefault="00972E19" w:rsidP="00972E19">
            <w:pPr>
              <w:spacing w:line="240" w:lineRule="auto"/>
              <w:jc w:val="center"/>
              <w:rPr>
                <w:del w:id="3377" w:author="Dr Mamadou SANOGO" w:date="2023-10-27T11:25:00Z"/>
                <w:color w:val="000000" w:themeColor="text1"/>
                <w:rPrChange w:id="3378" w:author="Dr Mamadou SANOGO" w:date="2023-10-25T18:15:00Z">
                  <w:rPr>
                    <w:del w:id="3379" w:author="Dr Mamadou SANOGO" w:date="2023-10-27T11:25:00Z"/>
                  </w:rPr>
                </w:rPrChange>
              </w:rPr>
            </w:pPr>
            <w:del w:id="3380" w:author="Dr Mamadou SANOGO" w:date="2023-10-27T11:25:00Z">
              <w:r w:rsidRPr="007A4AFC" w:rsidDel="00693568">
                <w:rPr>
                  <w:color w:val="000000" w:themeColor="text1"/>
                  <w:rPrChange w:id="3381" w:author="Dr Mamadou SANOGO" w:date="2023-10-25T18:15:00Z">
                    <w:rPr/>
                  </w:rPrChange>
                </w:rPr>
                <w:delText>300</w:delText>
              </w:r>
            </w:del>
          </w:p>
        </w:tc>
        <w:tc>
          <w:tcPr>
            <w:tcW w:w="992" w:type="dxa"/>
            <w:shd w:val="clear" w:color="auto" w:fill="D9D9D9" w:themeFill="background1" w:themeFillShade="D9"/>
            <w:vAlign w:val="bottom"/>
          </w:tcPr>
          <w:p w14:paraId="3ED210BD" w14:textId="254945C9" w:rsidR="00972E19" w:rsidRPr="007A4AFC" w:rsidDel="00693568" w:rsidRDefault="00972E19" w:rsidP="00972E19">
            <w:pPr>
              <w:spacing w:line="240" w:lineRule="auto"/>
              <w:jc w:val="center"/>
              <w:rPr>
                <w:del w:id="3382" w:author="Dr Mamadou SANOGO" w:date="2023-10-27T11:25:00Z"/>
                <w:b/>
                <w:color w:val="000000" w:themeColor="text1"/>
                <w:rPrChange w:id="3383" w:author="Dr Mamadou SANOGO" w:date="2023-10-25T18:15:00Z">
                  <w:rPr>
                    <w:del w:id="3384" w:author="Dr Mamadou SANOGO" w:date="2023-10-27T11:25:00Z"/>
                    <w:b/>
                  </w:rPr>
                </w:rPrChange>
              </w:rPr>
            </w:pPr>
            <w:del w:id="3385" w:author="Dr Mamadou SANOGO" w:date="2023-10-27T11:25:00Z">
              <w:r w:rsidRPr="007A4AFC" w:rsidDel="00693568">
                <w:rPr>
                  <w:b/>
                  <w:color w:val="000000" w:themeColor="text1"/>
                  <w:rPrChange w:id="3386" w:author="Dr Mamadou SANOGO" w:date="2023-10-25T18:15:00Z">
                    <w:rPr>
                      <w:b/>
                    </w:rPr>
                  </w:rPrChange>
                </w:rPr>
                <w:delText>830</w:delText>
              </w:r>
            </w:del>
          </w:p>
        </w:tc>
      </w:tr>
      <w:tr w:rsidR="007A4AFC" w:rsidRPr="007A4AFC" w:rsidDel="00693568" w14:paraId="3A361A93" w14:textId="11C9B201" w:rsidTr="00D66841">
        <w:trPr>
          <w:del w:id="3387" w:author="Dr Mamadou SANOGO" w:date="2023-10-27T11:25:00Z"/>
        </w:trPr>
        <w:tc>
          <w:tcPr>
            <w:tcW w:w="5807" w:type="dxa"/>
          </w:tcPr>
          <w:p w14:paraId="6F0AE448" w14:textId="3126B038" w:rsidR="00972E19" w:rsidRPr="007A4AFC" w:rsidDel="00693568" w:rsidRDefault="00972E19" w:rsidP="00972E19">
            <w:pPr>
              <w:spacing w:line="240" w:lineRule="auto"/>
              <w:rPr>
                <w:del w:id="3388" w:author="Dr Mamadou SANOGO" w:date="2023-10-27T11:25:00Z"/>
                <w:color w:val="000000" w:themeColor="text1"/>
                <w:rPrChange w:id="3389" w:author="Dr Mamadou SANOGO" w:date="2023-10-25T18:15:00Z">
                  <w:rPr>
                    <w:del w:id="3390" w:author="Dr Mamadou SANOGO" w:date="2023-10-27T11:25:00Z"/>
                  </w:rPr>
                </w:rPrChange>
              </w:rPr>
            </w:pPr>
            <w:del w:id="3391" w:author="Dr Mamadou SANOGO" w:date="2023-10-27T11:25:00Z">
              <w:r w:rsidRPr="007A4AFC" w:rsidDel="00693568">
                <w:rPr>
                  <w:color w:val="000000" w:themeColor="text1"/>
                  <w:rPrChange w:id="3392" w:author="Dr Mamadou SANOGO" w:date="2023-10-25T18:15:00Z">
                    <w:rPr/>
                  </w:rPrChange>
                </w:rPr>
                <w:delText>Nbr. d’heures de TD</w:delText>
              </w:r>
            </w:del>
          </w:p>
        </w:tc>
        <w:tc>
          <w:tcPr>
            <w:tcW w:w="1134" w:type="dxa"/>
            <w:vAlign w:val="bottom"/>
          </w:tcPr>
          <w:p w14:paraId="0FE488B5" w14:textId="34432B09" w:rsidR="00972E19" w:rsidRPr="007A4AFC" w:rsidDel="00693568" w:rsidRDefault="00972E19" w:rsidP="00972E19">
            <w:pPr>
              <w:spacing w:line="240" w:lineRule="auto"/>
              <w:jc w:val="center"/>
              <w:rPr>
                <w:del w:id="3393" w:author="Dr Mamadou SANOGO" w:date="2023-10-27T11:25:00Z"/>
                <w:color w:val="000000" w:themeColor="text1"/>
                <w:rPrChange w:id="3394" w:author="Dr Mamadou SANOGO" w:date="2023-10-25T18:15:00Z">
                  <w:rPr>
                    <w:del w:id="3395" w:author="Dr Mamadou SANOGO" w:date="2023-10-27T11:25:00Z"/>
                  </w:rPr>
                </w:rPrChange>
              </w:rPr>
            </w:pPr>
            <w:del w:id="3396" w:author="Dr Mamadou SANOGO" w:date="2023-10-27T11:25:00Z">
              <w:r w:rsidRPr="007A4AFC" w:rsidDel="00693568">
                <w:rPr>
                  <w:color w:val="000000" w:themeColor="text1"/>
                  <w:rPrChange w:id="3397" w:author="Dr Mamadou SANOGO" w:date="2023-10-25T18:15:00Z">
                    <w:rPr/>
                  </w:rPrChange>
                </w:rPr>
                <w:delText>480</w:delText>
              </w:r>
            </w:del>
          </w:p>
        </w:tc>
        <w:tc>
          <w:tcPr>
            <w:tcW w:w="1134" w:type="dxa"/>
            <w:vAlign w:val="bottom"/>
          </w:tcPr>
          <w:p w14:paraId="4D5D469E" w14:textId="0FD6D82E" w:rsidR="00972E19" w:rsidRPr="007A4AFC" w:rsidDel="00693568" w:rsidRDefault="00972E19" w:rsidP="00972E19">
            <w:pPr>
              <w:spacing w:line="240" w:lineRule="auto"/>
              <w:jc w:val="center"/>
              <w:rPr>
                <w:del w:id="3398" w:author="Dr Mamadou SANOGO" w:date="2023-10-27T11:25:00Z"/>
                <w:color w:val="000000" w:themeColor="text1"/>
                <w:rPrChange w:id="3399" w:author="Dr Mamadou SANOGO" w:date="2023-10-25T18:15:00Z">
                  <w:rPr>
                    <w:del w:id="3400" w:author="Dr Mamadou SANOGO" w:date="2023-10-27T11:25:00Z"/>
                  </w:rPr>
                </w:rPrChange>
              </w:rPr>
            </w:pPr>
            <w:del w:id="3401" w:author="Dr Mamadou SANOGO" w:date="2023-10-27T11:25:00Z">
              <w:r w:rsidRPr="007A4AFC" w:rsidDel="00693568">
                <w:rPr>
                  <w:color w:val="000000" w:themeColor="text1"/>
                  <w:rPrChange w:id="3402" w:author="Dr Mamadou SANOGO" w:date="2023-10-25T18:15:00Z">
                    <w:rPr/>
                  </w:rPrChange>
                </w:rPr>
                <w:delText>230</w:delText>
              </w:r>
            </w:del>
          </w:p>
        </w:tc>
        <w:tc>
          <w:tcPr>
            <w:tcW w:w="992" w:type="dxa"/>
            <w:shd w:val="clear" w:color="auto" w:fill="D9D9D9" w:themeFill="background1" w:themeFillShade="D9"/>
            <w:vAlign w:val="bottom"/>
          </w:tcPr>
          <w:p w14:paraId="3A967C94" w14:textId="4030235E" w:rsidR="00972E19" w:rsidRPr="007A4AFC" w:rsidDel="00693568" w:rsidRDefault="00972E19" w:rsidP="00972E19">
            <w:pPr>
              <w:spacing w:line="240" w:lineRule="auto"/>
              <w:jc w:val="center"/>
              <w:rPr>
                <w:del w:id="3403" w:author="Dr Mamadou SANOGO" w:date="2023-10-27T11:25:00Z"/>
                <w:b/>
                <w:color w:val="000000" w:themeColor="text1"/>
                <w:rPrChange w:id="3404" w:author="Dr Mamadou SANOGO" w:date="2023-10-25T18:15:00Z">
                  <w:rPr>
                    <w:del w:id="3405" w:author="Dr Mamadou SANOGO" w:date="2023-10-27T11:25:00Z"/>
                    <w:b/>
                  </w:rPr>
                </w:rPrChange>
              </w:rPr>
            </w:pPr>
            <w:del w:id="3406" w:author="Dr Mamadou SANOGO" w:date="2023-10-27T11:25:00Z">
              <w:r w:rsidRPr="007A4AFC" w:rsidDel="00693568">
                <w:rPr>
                  <w:b/>
                  <w:color w:val="000000" w:themeColor="text1"/>
                  <w:rPrChange w:id="3407" w:author="Dr Mamadou SANOGO" w:date="2023-10-25T18:15:00Z">
                    <w:rPr>
                      <w:b/>
                    </w:rPr>
                  </w:rPrChange>
                </w:rPr>
                <w:delText>710</w:delText>
              </w:r>
            </w:del>
          </w:p>
        </w:tc>
      </w:tr>
      <w:tr w:rsidR="007A4AFC" w:rsidRPr="007A4AFC" w:rsidDel="00693568" w14:paraId="3519B0BF" w14:textId="3ECDE0CC" w:rsidTr="00D66841">
        <w:trPr>
          <w:del w:id="3408" w:author="Dr Mamadou SANOGO" w:date="2023-10-27T11:25:00Z"/>
        </w:trPr>
        <w:tc>
          <w:tcPr>
            <w:tcW w:w="5807" w:type="dxa"/>
          </w:tcPr>
          <w:p w14:paraId="48A646F4" w14:textId="01BE9693" w:rsidR="00972E19" w:rsidRPr="007A4AFC" w:rsidDel="00693568" w:rsidRDefault="00972E19" w:rsidP="00972E19">
            <w:pPr>
              <w:spacing w:line="240" w:lineRule="auto"/>
              <w:rPr>
                <w:del w:id="3409" w:author="Dr Mamadou SANOGO" w:date="2023-10-27T11:25:00Z"/>
                <w:color w:val="000000" w:themeColor="text1"/>
                <w:rPrChange w:id="3410" w:author="Dr Mamadou SANOGO" w:date="2023-10-25T18:15:00Z">
                  <w:rPr>
                    <w:del w:id="3411" w:author="Dr Mamadou SANOGO" w:date="2023-10-27T11:25:00Z"/>
                  </w:rPr>
                </w:rPrChange>
              </w:rPr>
            </w:pPr>
            <w:del w:id="3412" w:author="Dr Mamadou SANOGO" w:date="2023-10-27T11:25:00Z">
              <w:r w:rsidRPr="007A4AFC" w:rsidDel="00693568">
                <w:rPr>
                  <w:color w:val="000000" w:themeColor="text1"/>
                  <w:rPrChange w:id="3413" w:author="Dr Mamadou SANOGO" w:date="2023-10-25T18:15:00Z">
                    <w:rPr/>
                  </w:rPrChange>
                </w:rPr>
                <w:delText>Nbr. d’heures de TP</w:delText>
              </w:r>
            </w:del>
          </w:p>
        </w:tc>
        <w:tc>
          <w:tcPr>
            <w:tcW w:w="1134" w:type="dxa"/>
            <w:vAlign w:val="bottom"/>
          </w:tcPr>
          <w:p w14:paraId="2DFCD868" w14:textId="07A34073" w:rsidR="00972E19" w:rsidRPr="007A4AFC" w:rsidDel="00693568" w:rsidRDefault="00972E19" w:rsidP="00972E19">
            <w:pPr>
              <w:spacing w:line="240" w:lineRule="auto"/>
              <w:jc w:val="center"/>
              <w:rPr>
                <w:del w:id="3414" w:author="Dr Mamadou SANOGO" w:date="2023-10-27T11:25:00Z"/>
                <w:color w:val="000000" w:themeColor="text1"/>
                <w:rPrChange w:id="3415" w:author="Dr Mamadou SANOGO" w:date="2023-10-25T18:15:00Z">
                  <w:rPr>
                    <w:del w:id="3416" w:author="Dr Mamadou SANOGO" w:date="2023-10-27T11:25:00Z"/>
                  </w:rPr>
                </w:rPrChange>
              </w:rPr>
            </w:pPr>
            <w:del w:id="3417" w:author="Dr Mamadou SANOGO" w:date="2023-10-27T11:25:00Z">
              <w:r w:rsidRPr="007A4AFC" w:rsidDel="00693568">
                <w:rPr>
                  <w:color w:val="000000" w:themeColor="text1"/>
                  <w:rPrChange w:id="3418" w:author="Dr Mamadou SANOGO" w:date="2023-10-25T18:15:00Z">
                    <w:rPr/>
                  </w:rPrChange>
                </w:rPr>
                <w:delText>150</w:delText>
              </w:r>
            </w:del>
          </w:p>
        </w:tc>
        <w:tc>
          <w:tcPr>
            <w:tcW w:w="1134" w:type="dxa"/>
            <w:vAlign w:val="bottom"/>
          </w:tcPr>
          <w:p w14:paraId="5806D87C" w14:textId="1CEC345A" w:rsidR="00972E19" w:rsidRPr="007A4AFC" w:rsidDel="00693568" w:rsidRDefault="00972E19" w:rsidP="00972E19">
            <w:pPr>
              <w:spacing w:line="240" w:lineRule="auto"/>
              <w:jc w:val="center"/>
              <w:rPr>
                <w:del w:id="3419" w:author="Dr Mamadou SANOGO" w:date="2023-10-27T11:25:00Z"/>
                <w:color w:val="000000" w:themeColor="text1"/>
                <w:rPrChange w:id="3420" w:author="Dr Mamadou SANOGO" w:date="2023-10-25T18:15:00Z">
                  <w:rPr>
                    <w:del w:id="3421" w:author="Dr Mamadou SANOGO" w:date="2023-10-27T11:25:00Z"/>
                  </w:rPr>
                </w:rPrChange>
              </w:rPr>
            </w:pPr>
            <w:del w:id="3422" w:author="Dr Mamadou SANOGO" w:date="2023-10-27T11:25:00Z">
              <w:r w:rsidRPr="007A4AFC" w:rsidDel="00693568">
                <w:rPr>
                  <w:color w:val="000000" w:themeColor="text1"/>
                  <w:rPrChange w:id="3423" w:author="Dr Mamadou SANOGO" w:date="2023-10-25T18:15:00Z">
                    <w:rPr/>
                  </w:rPrChange>
                </w:rPr>
                <w:delText>70</w:delText>
              </w:r>
            </w:del>
          </w:p>
        </w:tc>
        <w:tc>
          <w:tcPr>
            <w:tcW w:w="992" w:type="dxa"/>
            <w:shd w:val="clear" w:color="auto" w:fill="D9D9D9" w:themeFill="background1" w:themeFillShade="D9"/>
            <w:vAlign w:val="bottom"/>
          </w:tcPr>
          <w:p w14:paraId="73523DCC" w14:textId="2CA1307C" w:rsidR="00972E19" w:rsidRPr="007A4AFC" w:rsidDel="00693568" w:rsidRDefault="00972E19" w:rsidP="00972E19">
            <w:pPr>
              <w:spacing w:line="240" w:lineRule="auto"/>
              <w:jc w:val="center"/>
              <w:rPr>
                <w:del w:id="3424" w:author="Dr Mamadou SANOGO" w:date="2023-10-27T11:25:00Z"/>
                <w:b/>
                <w:color w:val="000000" w:themeColor="text1"/>
                <w:rPrChange w:id="3425" w:author="Dr Mamadou SANOGO" w:date="2023-10-25T18:15:00Z">
                  <w:rPr>
                    <w:del w:id="3426" w:author="Dr Mamadou SANOGO" w:date="2023-10-27T11:25:00Z"/>
                    <w:b/>
                  </w:rPr>
                </w:rPrChange>
              </w:rPr>
            </w:pPr>
            <w:del w:id="3427" w:author="Dr Mamadou SANOGO" w:date="2023-10-27T11:25:00Z">
              <w:r w:rsidRPr="007A4AFC" w:rsidDel="00693568">
                <w:rPr>
                  <w:b/>
                  <w:color w:val="000000" w:themeColor="text1"/>
                  <w:rPrChange w:id="3428" w:author="Dr Mamadou SANOGO" w:date="2023-10-25T18:15:00Z">
                    <w:rPr>
                      <w:b/>
                    </w:rPr>
                  </w:rPrChange>
                </w:rPr>
                <w:delText>220</w:delText>
              </w:r>
            </w:del>
          </w:p>
        </w:tc>
      </w:tr>
      <w:tr w:rsidR="007A4AFC" w:rsidRPr="007A4AFC" w:rsidDel="00693568" w14:paraId="1A760318" w14:textId="240256F4" w:rsidTr="00EE17DC">
        <w:trPr>
          <w:del w:id="3429" w:author="Dr Mamadou SANOGO" w:date="2023-10-27T11:25:00Z"/>
        </w:trPr>
        <w:tc>
          <w:tcPr>
            <w:tcW w:w="5807" w:type="dxa"/>
          </w:tcPr>
          <w:p w14:paraId="359E701F" w14:textId="7B35C8D6" w:rsidR="00EE17DC" w:rsidRPr="007A4AFC" w:rsidDel="00693568" w:rsidRDefault="00EE17DC" w:rsidP="0047574A">
            <w:pPr>
              <w:spacing w:line="240" w:lineRule="auto"/>
              <w:rPr>
                <w:del w:id="3430" w:author="Dr Mamadou SANOGO" w:date="2023-10-27T11:25:00Z"/>
                <w:color w:val="000000" w:themeColor="text1"/>
                <w:rPrChange w:id="3431" w:author="Dr Mamadou SANOGO" w:date="2023-10-25T18:15:00Z">
                  <w:rPr>
                    <w:del w:id="3432" w:author="Dr Mamadou SANOGO" w:date="2023-10-27T11:25:00Z"/>
                  </w:rPr>
                </w:rPrChange>
              </w:rPr>
            </w:pPr>
            <w:del w:id="3433" w:author="Dr Mamadou SANOGO" w:date="2023-10-27T11:25:00Z">
              <w:r w:rsidRPr="007A4AFC" w:rsidDel="00693568">
                <w:rPr>
                  <w:color w:val="000000" w:themeColor="text1"/>
                  <w:rPrChange w:id="3434" w:author="Dr Mamadou SANOGO" w:date="2023-10-25T18:15:00Z">
                    <w:rPr/>
                  </w:rPrChange>
                </w:rPr>
                <w:delText>Nbr. de crédits affectés aux projets tutorés, stages et mémoires</w:delText>
              </w:r>
            </w:del>
          </w:p>
        </w:tc>
        <w:tc>
          <w:tcPr>
            <w:tcW w:w="1134" w:type="dxa"/>
            <w:vAlign w:val="center"/>
          </w:tcPr>
          <w:p w14:paraId="1A401BD9" w14:textId="5966B047" w:rsidR="00EE17DC" w:rsidRPr="007A4AFC" w:rsidDel="00693568" w:rsidRDefault="00775A23" w:rsidP="0047574A">
            <w:pPr>
              <w:spacing w:line="240" w:lineRule="auto"/>
              <w:jc w:val="center"/>
              <w:rPr>
                <w:del w:id="3435" w:author="Dr Mamadou SANOGO" w:date="2023-10-27T11:25:00Z"/>
                <w:color w:val="000000" w:themeColor="text1"/>
                <w:rPrChange w:id="3436" w:author="Dr Mamadou SANOGO" w:date="2023-10-25T18:15:00Z">
                  <w:rPr>
                    <w:del w:id="3437" w:author="Dr Mamadou SANOGO" w:date="2023-10-27T11:25:00Z"/>
                  </w:rPr>
                </w:rPrChange>
              </w:rPr>
            </w:pPr>
            <w:del w:id="3438" w:author="Dr Mamadou SANOGO" w:date="2023-10-27T11:25:00Z">
              <w:r w:rsidRPr="007A4AFC" w:rsidDel="00693568">
                <w:rPr>
                  <w:color w:val="000000" w:themeColor="text1"/>
                  <w:rPrChange w:id="3439" w:author="Dr Mamadou SANOGO" w:date="2023-10-25T18:15:00Z">
                    <w:rPr/>
                  </w:rPrChange>
                </w:rPr>
                <w:delText>14</w:delText>
              </w:r>
            </w:del>
          </w:p>
        </w:tc>
        <w:tc>
          <w:tcPr>
            <w:tcW w:w="1134" w:type="dxa"/>
            <w:vAlign w:val="center"/>
          </w:tcPr>
          <w:p w14:paraId="28790B5B" w14:textId="53857B6B" w:rsidR="00EE17DC" w:rsidRPr="007A4AFC" w:rsidDel="00693568" w:rsidRDefault="00775A23" w:rsidP="0047574A">
            <w:pPr>
              <w:spacing w:line="240" w:lineRule="auto"/>
              <w:jc w:val="center"/>
              <w:rPr>
                <w:del w:id="3440" w:author="Dr Mamadou SANOGO" w:date="2023-10-27T11:25:00Z"/>
                <w:color w:val="000000" w:themeColor="text1"/>
                <w:rPrChange w:id="3441" w:author="Dr Mamadou SANOGO" w:date="2023-10-25T18:15:00Z">
                  <w:rPr>
                    <w:del w:id="3442" w:author="Dr Mamadou SANOGO" w:date="2023-10-27T11:25:00Z"/>
                  </w:rPr>
                </w:rPrChange>
              </w:rPr>
            </w:pPr>
            <w:del w:id="3443" w:author="Dr Mamadou SANOGO" w:date="2023-10-27T11:25:00Z">
              <w:r w:rsidRPr="007A4AFC" w:rsidDel="00693568">
                <w:rPr>
                  <w:color w:val="000000" w:themeColor="text1"/>
                  <w:rPrChange w:id="3444" w:author="Dr Mamadou SANOGO" w:date="2023-10-25T18:15:00Z">
                    <w:rPr/>
                  </w:rPrChange>
                </w:rPr>
                <w:delText>22</w:delText>
              </w:r>
            </w:del>
          </w:p>
        </w:tc>
        <w:tc>
          <w:tcPr>
            <w:tcW w:w="992" w:type="dxa"/>
            <w:shd w:val="clear" w:color="auto" w:fill="D9D9D9" w:themeFill="background1" w:themeFillShade="D9"/>
            <w:vAlign w:val="center"/>
          </w:tcPr>
          <w:p w14:paraId="390BF2FF" w14:textId="42DC99BA" w:rsidR="00EE17DC" w:rsidRPr="007A4AFC" w:rsidDel="00693568" w:rsidRDefault="005A55FB" w:rsidP="0047574A">
            <w:pPr>
              <w:spacing w:line="240" w:lineRule="auto"/>
              <w:jc w:val="center"/>
              <w:rPr>
                <w:del w:id="3445" w:author="Dr Mamadou SANOGO" w:date="2023-10-27T11:25:00Z"/>
                <w:b/>
                <w:color w:val="000000" w:themeColor="text1"/>
                <w:rPrChange w:id="3446" w:author="Dr Mamadou SANOGO" w:date="2023-10-25T18:15:00Z">
                  <w:rPr>
                    <w:del w:id="3447" w:author="Dr Mamadou SANOGO" w:date="2023-10-27T11:25:00Z"/>
                    <w:b/>
                  </w:rPr>
                </w:rPrChange>
              </w:rPr>
            </w:pPr>
            <w:del w:id="3448" w:author="Dr Mamadou SANOGO" w:date="2023-10-27T11:25:00Z">
              <w:r w:rsidRPr="007A4AFC" w:rsidDel="00693568">
                <w:rPr>
                  <w:b/>
                  <w:color w:val="000000" w:themeColor="text1"/>
                  <w:rPrChange w:id="3449" w:author="Dr Mamadou SANOGO" w:date="2023-10-25T18:15:00Z">
                    <w:rPr>
                      <w:b/>
                    </w:rPr>
                  </w:rPrChange>
                </w:rPr>
                <w:delText>36</w:delText>
              </w:r>
            </w:del>
          </w:p>
        </w:tc>
      </w:tr>
      <w:tr w:rsidR="007A4AFC" w:rsidRPr="007A4AFC" w:rsidDel="00693568" w14:paraId="44026838" w14:textId="1701334A" w:rsidTr="00EE17DC">
        <w:trPr>
          <w:del w:id="3450" w:author="Dr Mamadou SANOGO" w:date="2023-10-27T11:25:00Z"/>
        </w:trPr>
        <w:tc>
          <w:tcPr>
            <w:tcW w:w="5807" w:type="dxa"/>
          </w:tcPr>
          <w:p w14:paraId="3C617D1F" w14:textId="08CE9514" w:rsidR="00EE17DC" w:rsidRPr="007A4AFC" w:rsidDel="00693568" w:rsidRDefault="00EE17DC" w:rsidP="0047574A">
            <w:pPr>
              <w:spacing w:line="240" w:lineRule="auto"/>
              <w:rPr>
                <w:del w:id="3451" w:author="Dr Mamadou SANOGO" w:date="2023-10-27T11:25:00Z"/>
                <w:color w:val="000000" w:themeColor="text1"/>
                <w:rPrChange w:id="3452" w:author="Dr Mamadou SANOGO" w:date="2023-10-25T18:15:00Z">
                  <w:rPr>
                    <w:del w:id="3453" w:author="Dr Mamadou SANOGO" w:date="2023-10-27T11:25:00Z"/>
                  </w:rPr>
                </w:rPrChange>
              </w:rPr>
            </w:pPr>
            <w:del w:id="3454" w:author="Dr Mamadou SANOGO" w:date="2023-10-27T11:25:00Z">
              <w:r w:rsidRPr="007A4AFC" w:rsidDel="00693568">
                <w:rPr>
                  <w:color w:val="000000" w:themeColor="text1"/>
                  <w:rPrChange w:id="3455" w:author="Dr Mamadou SANOGO" w:date="2023-10-25T18:15:00Z">
                    <w:rPr/>
                  </w:rPrChange>
                </w:rPr>
                <w:delText>Nbr. de crédits affectés à l’apprentissage des langues</w:delText>
              </w:r>
            </w:del>
          </w:p>
        </w:tc>
        <w:tc>
          <w:tcPr>
            <w:tcW w:w="1134" w:type="dxa"/>
            <w:vAlign w:val="center"/>
          </w:tcPr>
          <w:p w14:paraId="0309DA18" w14:textId="7839C9D9" w:rsidR="00EE17DC" w:rsidRPr="007A4AFC" w:rsidDel="00693568" w:rsidRDefault="00EE17DC" w:rsidP="0047574A">
            <w:pPr>
              <w:spacing w:line="240" w:lineRule="auto"/>
              <w:jc w:val="center"/>
              <w:rPr>
                <w:del w:id="3456" w:author="Dr Mamadou SANOGO" w:date="2023-10-27T11:25:00Z"/>
                <w:color w:val="000000" w:themeColor="text1"/>
                <w:rPrChange w:id="3457" w:author="Dr Mamadou SANOGO" w:date="2023-10-25T18:15:00Z">
                  <w:rPr>
                    <w:del w:id="3458" w:author="Dr Mamadou SANOGO" w:date="2023-10-27T11:25:00Z"/>
                  </w:rPr>
                </w:rPrChange>
              </w:rPr>
            </w:pPr>
            <w:del w:id="3459" w:author="Dr Mamadou SANOGO" w:date="2023-10-27T11:25:00Z">
              <w:r w:rsidRPr="007A4AFC" w:rsidDel="00693568">
                <w:rPr>
                  <w:color w:val="000000" w:themeColor="text1"/>
                  <w:rPrChange w:id="3460" w:author="Dr Mamadou SANOGO" w:date="2023-10-25T18:15:00Z">
                    <w:rPr/>
                  </w:rPrChange>
                </w:rPr>
                <w:delText>6</w:delText>
              </w:r>
            </w:del>
          </w:p>
        </w:tc>
        <w:tc>
          <w:tcPr>
            <w:tcW w:w="1134" w:type="dxa"/>
            <w:vAlign w:val="center"/>
          </w:tcPr>
          <w:p w14:paraId="2C00774D" w14:textId="5C0182C4" w:rsidR="00EE17DC" w:rsidRPr="007A4AFC" w:rsidDel="00693568" w:rsidRDefault="005A55FB" w:rsidP="0047574A">
            <w:pPr>
              <w:spacing w:line="240" w:lineRule="auto"/>
              <w:jc w:val="center"/>
              <w:rPr>
                <w:del w:id="3461" w:author="Dr Mamadou SANOGO" w:date="2023-10-27T11:25:00Z"/>
                <w:color w:val="000000" w:themeColor="text1"/>
                <w:rPrChange w:id="3462" w:author="Dr Mamadou SANOGO" w:date="2023-10-25T18:15:00Z">
                  <w:rPr>
                    <w:del w:id="3463" w:author="Dr Mamadou SANOGO" w:date="2023-10-27T11:25:00Z"/>
                  </w:rPr>
                </w:rPrChange>
              </w:rPr>
            </w:pPr>
            <w:del w:id="3464" w:author="Dr Mamadou SANOGO" w:date="2023-10-27T11:25:00Z">
              <w:r w:rsidRPr="007A4AFC" w:rsidDel="00693568">
                <w:rPr>
                  <w:color w:val="000000" w:themeColor="text1"/>
                  <w:rPrChange w:id="3465" w:author="Dr Mamadou SANOGO" w:date="2023-10-25T18:15:00Z">
                    <w:rPr/>
                  </w:rPrChange>
                </w:rPr>
                <w:delText>0</w:delText>
              </w:r>
            </w:del>
          </w:p>
        </w:tc>
        <w:tc>
          <w:tcPr>
            <w:tcW w:w="992" w:type="dxa"/>
            <w:shd w:val="clear" w:color="auto" w:fill="D9D9D9" w:themeFill="background1" w:themeFillShade="D9"/>
            <w:vAlign w:val="center"/>
          </w:tcPr>
          <w:p w14:paraId="3F629532" w14:textId="410279A3" w:rsidR="00EE17DC" w:rsidRPr="007A4AFC" w:rsidDel="00693568" w:rsidRDefault="005A55FB" w:rsidP="0047574A">
            <w:pPr>
              <w:spacing w:line="240" w:lineRule="auto"/>
              <w:jc w:val="center"/>
              <w:rPr>
                <w:del w:id="3466" w:author="Dr Mamadou SANOGO" w:date="2023-10-27T11:25:00Z"/>
                <w:b/>
                <w:color w:val="000000" w:themeColor="text1"/>
                <w:rPrChange w:id="3467" w:author="Dr Mamadou SANOGO" w:date="2023-10-25T18:15:00Z">
                  <w:rPr>
                    <w:del w:id="3468" w:author="Dr Mamadou SANOGO" w:date="2023-10-27T11:25:00Z"/>
                    <w:b/>
                  </w:rPr>
                </w:rPrChange>
              </w:rPr>
            </w:pPr>
            <w:del w:id="3469" w:author="Dr Mamadou SANOGO" w:date="2023-10-27T11:25:00Z">
              <w:r w:rsidRPr="007A4AFC" w:rsidDel="00693568">
                <w:rPr>
                  <w:b/>
                  <w:color w:val="000000" w:themeColor="text1"/>
                  <w:rPrChange w:id="3470" w:author="Dr Mamadou SANOGO" w:date="2023-10-25T18:15:00Z">
                    <w:rPr>
                      <w:b/>
                    </w:rPr>
                  </w:rPrChange>
                </w:rPr>
                <w:delText>6</w:delText>
              </w:r>
            </w:del>
          </w:p>
        </w:tc>
      </w:tr>
      <w:tr w:rsidR="007A4AFC" w:rsidRPr="007A4AFC" w:rsidDel="00693568" w14:paraId="49C1669D" w14:textId="5A6521C8" w:rsidTr="00EE17DC">
        <w:trPr>
          <w:del w:id="3471" w:author="Dr Mamadou SANOGO" w:date="2023-10-27T11:25:00Z"/>
        </w:trPr>
        <w:tc>
          <w:tcPr>
            <w:tcW w:w="5807" w:type="dxa"/>
          </w:tcPr>
          <w:p w14:paraId="2B650A01" w14:textId="241965E4" w:rsidR="00EE17DC" w:rsidRPr="007A4AFC" w:rsidDel="00693568" w:rsidRDefault="00EE17DC" w:rsidP="0047574A">
            <w:pPr>
              <w:spacing w:line="240" w:lineRule="auto"/>
              <w:rPr>
                <w:del w:id="3472" w:author="Dr Mamadou SANOGO" w:date="2023-10-27T11:25:00Z"/>
                <w:color w:val="000000" w:themeColor="text1"/>
                <w:rPrChange w:id="3473" w:author="Dr Mamadou SANOGO" w:date="2023-10-25T18:15:00Z">
                  <w:rPr>
                    <w:del w:id="3474" w:author="Dr Mamadou SANOGO" w:date="2023-10-27T11:25:00Z"/>
                  </w:rPr>
                </w:rPrChange>
              </w:rPr>
            </w:pPr>
            <w:del w:id="3475" w:author="Dr Mamadou SANOGO" w:date="2023-10-27T11:25:00Z">
              <w:r w:rsidRPr="007A4AFC" w:rsidDel="00693568">
                <w:rPr>
                  <w:color w:val="000000" w:themeColor="text1"/>
                  <w:rPrChange w:id="3476" w:author="Dr Mamadou SANOGO" w:date="2023-10-25T18:15:00Z">
                    <w:rPr/>
                  </w:rPrChange>
                </w:rPr>
                <w:delText>Nbr. de crédits affectés à l’informatique</w:delText>
              </w:r>
            </w:del>
          </w:p>
        </w:tc>
        <w:tc>
          <w:tcPr>
            <w:tcW w:w="1134" w:type="dxa"/>
            <w:vAlign w:val="center"/>
          </w:tcPr>
          <w:p w14:paraId="5E3DA426" w14:textId="7D66A4A8" w:rsidR="00EE17DC" w:rsidRPr="007A4AFC" w:rsidDel="00693568" w:rsidRDefault="008A78E7" w:rsidP="0047574A">
            <w:pPr>
              <w:spacing w:line="240" w:lineRule="auto"/>
              <w:jc w:val="center"/>
              <w:rPr>
                <w:del w:id="3477" w:author="Dr Mamadou SANOGO" w:date="2023-10-27T11:25:00Z"/>
                <w:color w:val="000000" w:themeColor="text1"/>
                <w:rPrChange w:id="3478" w:author="Dr Mamadou SANOGO" w:date="2023-10-25T18:15:00Z">
                  <w:rPr>
                    <w:del w:id="3479" w:author="Dr Mamadou SANOGO" w:date="2023-10-27T11:25:00Z"/>
                  </w:rPr>
                </w:rPrChange>
              </w:rPr>
            </w:pPr>
            <w:del w:id="3480" w:author="Dr Mamadou SANOGO" w:date="2023-10-27T11:25:00Z">
              <w:r w:rsidRPr="007A4AFC" w:rsidDel="00693568">
                <w:rPr>
                  <w:color w:val="000000" w:themeColor="text1"/>
                  <w:rPrChange w:id="3481" w:author="Dr Mamadou SANOGO" w:date="2023-10-25T18:15:00Z">
                    <w:rPr/>
                  </w:rPrChange>
                </w:rPr>
                <w:delText>6</w:delText>
              </w:r>
            </w:del>
          </w:p>
        </w:tc>
        <w:tc>
          <w:tcPr>
            <w:tcW w:w="1134" w:type="dxa"/>
            <w:vAlign w:val="center"/>
          </w:tcPr>
          <w:p w14:paraId="7DCF3332" w14:textId="65C7B026" w:rsidR="00EE17DC" w:rsidRPr="007A4AFC" w:rsidDel="00693568" w:rsidRDefault="005A55FB" w:rsidP="0047574A">
            <w:pPr>
              <w:spacing w:line="240" w:lineRule="auto"/>
              <w:jc w:val="center"/>
              <w:rPr>
                <w:del w:id="3482" w:author="Dr Mamadou SANOGO" w:date="2023-10-27T11:25:00Z"/>
                <w:color w:val="000000" w:themeColor="text1"/>
                <w:rPrChange w:id="3483" w:author="Dr Mamadou SANOGO" w:date="2023-10-25T18:15:00Z">
                  <w:rPr>
                    <w:del w:id="3484" w:author="Dr Mamadou SANOGO" w:date="2023-10-27T11:25:00Z"/>
                  </w:rPr>
                </w:rPrChange>
              </w:rPr>
            </w:pPr>
            <w:del w:id="3485" w:author="Dr Mamadou SANOGO" w:date="2023-10-27T11:25:00Z">
              <w:r w:rsidRPr="007A4AFC" w:rsidDel="00693568">
                <w:rPr>
                  <w:color w:val="000000" w:themeColor="text1"/>
                  <w:rPrChange w:id="3486" w:author="Dr Mamadou SANOGO" w:date="2023-10-25T18:15:00Z">
                    <w:rPr/>
                  </w:rPrChange>
                </w:rPr>
                <w:delText>0</w:delText>
              </w:r>
            </w:del>
          </w:p>
        </w:tc>
        <w:tc>
          <w:tcPr>
            <w:tcW w:w="992" w:type="dxa"/>
            <w:shd w:val="clear" w:color="auto" w:fill="D9D9D9" w:themeFill="background1" w:themeFillShade="D9"/>
            <w:vAlign w:val="center"/>
          </w:tcPr>
          <w:p w14:paraId="4AB62BF6" w14:textId="38BD8A08" w:rsidR="00EE17DC" w:rsidRPr="007A4AFC" w:rsidDel="00693568" w:rsidRDefault="005A55FB" w:rsidP="0047574A">
            <w:pPr>
              <w:spacing w:line="240" w:lineRule="auto"/>
              <w:jc w:val="center"/>
              <w:rPr>
                <w:del w:id="3487" w:author="Dr Mamadou SANOGO" w:date="2023-10-27T11:25:00Z"/>
                <w:b/>
                <w:color w:val="000000" w:themeColor="text1"/>
                <w:rPrChange w:id="3488" w:author="Dr Mamadou SANOGO" w:date="2023-10-25T18:15:00Z">
                  <w:rPr>
                    <w:del w:id="3489" w:author="Dr Mamadou SANOGO" w:date="2023-10-27T11:25:00Z"/>
                    <w:b/>
                  </w:rPr>
                </w:rPrChange>
              </w:rPr>
            </w:pPr>
            <w:del w:id="3490" w:author="Dr Mamadou SANOGO" w:date="2023-10-27T11:25:00Z">
              <w:r w:rsidRPr="007A4AFC" w:rsidDel="00693568">
                <w:rPr>
                  <w:b/>
                  <w:color w:val="000000" w:themeColor="text1"/>
                  <w:rPrChange w:id="3491" w:author="Dr Mamadou SANOGO" w:date="2023-10-25T18:15:00Z">
                    <w:rPr>
                      <w:b/>
                    </w:rPr>
                  </w:rPrChange>
                </w:rPr>
                <w:delText>6</w:delText>
              </w:r>
            </w:del>
          </w:p>
        </w:tc>
      </w:tr>
      <w:tr w:rsidR="007A4AFC" w:rsidRPr="007A4AFC" w:rsidDel="00693568" w14:paraId="4608E53F" w14:textId="33134904" w:rsidTr="00EE17DC">
        <w:trPr>
          <w:del w:id="3492" w:author="Dr Mamadou SANOGO" w:date="2023-10-27T11:25:00Z"/>
        </w:trPr>
        <w:tc>
          <w:tcPr>
            <w:tcW w:w="5807" w:type="dxa"/>
          </w:tcPr>
          <w:p w14:paraId="1B8A849B" w14:textId="74CDDD6E" w:rsidR="00EE17DC" w:rsidRPr="007A4AFC" w:rsidDel="00693568" w:rsidRDefault="00EE17DC" w:rsidP="0047574A">
            <w:pPr>
              <w:spacing w:line="240" w:lineRule="auto"/>
              <w:rPr>
                <w:del w:id="3493" w:author="Dr Mamadou SANOGO" w:date="2023-10-27T11:25:00Z"/>
                <w:color w:val="000000" w:themeColor="text1"/>
                <w:rPrChange w:id="3494" w:author="Dr Mamadou SANOGO" w:date="2023-10-25T18:15:00Z">
                  <w:rPr>
                    <w:del w:id="3495" w:author="Dr Mamadou SANOGO" w:date="2023-10-27T11:25:00Z"/>
                  </w:rPr>
                </w:rPrChange>
              </w:rPr>
            </w:pPr>
            <w:del w:id="3496" w:author="Dr Mamadou SANOGO" w:date="2023-10-27T11:25:00Z">
              <w:r w:rsidRPr="007A4AFC" w:rsidDel="00693568">
                <w:rPr>
                  <w:color w:val="000000" w:themeColor="text1"/>
                  <w:rPrChange w:id="3497" w:author="Dr Mamadou SANOGO" w:date="2023-10-25T18:15:00Z">
                    <w:rPr/>
                  </w:rPrChange>
                </w:rPr>
                <w:delText>Nbr. de crédits affectés à la préparation à l’insertion professionnelle</w:delText>
              </w:r>
            </w:del>
          </w:p>
        </w:tc>
        <w:tc>
          <w:tcPr>
            <w:tcW w:w="1134" w:type="dxa"/>
            <w:vAlign w:val="center"/>
          </w:tcPr>
          <w:p w14:paraId="2C0DF38B" w14:textId="18B4B4C2" w:rsidR="00EE17DC" w:rsidRPr="007A4AFC" w:rsidDel="00693568" w:rsidRDefault="008A78E7" w:rsidP="0047574A">
            <w:pPr>
              <w:spacing w:line="240" w:lineRule="auto"/>
              <w:jc w:val="center"/>
              <w:rPr>
                <w:del w:id="3498" w:author="Dr Mamadou SANOGO" w:date="2023-10-27T11:25:00Z"/>
                <w:color w:val="000000" w:themeColor="text1"/>
                <w:rPrChange w:id="3499" w:author="Dr Mamadou SANOGO" w:date="2023-10-25T18:15:00Z">
                  <w:rPr>
                    <w:del w:id="3500" w:author="Dr Mamadou SANOGO" w:date="2023-10-27T11:25:00Z"/>
                  </w:rPr>
                </w:rPrChange>
              </w:rPr>
            </w:pPr>
            <w:del w:id="3501" w:author="Dr Mamadou SANOGO" w:date="2023-10-27T11:25:00Z">
              <w:r w:rsidRPr="007A4AFC" w:rsidDel="00693568">
                <w:rPr>
                  <w:color w:val="000000" w:themeColor="text1"/>
                  <w:rPrChange w:id="3502" w:author="Dr Mamadou SANOGO" w:date="2023-10-25T18:15:00Z">
                    <w:rPr/>
                  </w:rPrChange>
                </w:rPr>
                <w:delText>0</w:delText>
              </w:r>
            </w:del>
          </w:p>
        </w:tc>
        <w:tc>
          <w:tcPr>
            <w:tcW w:w="1134" w:type="dxa"/>
            <w:vAlign w:val="center"/>
          </w:tcPr>
          <w:p w14:paraId="2E44EF0B" w14:textId="67872A40" w:rsidR="00EE17DC" w:rsidRPr="007A4AFC" w:rsidDel="00693568" w:rsidRDefault="005A55FB" w:rsidP="0047574A">
            <w:pPr>
              <w:spacing w:line="240" w:lineRule="auto"/>
              <w:jc w:val="center"/>
              <w:rPr>
                <w:del w:id="3503" w:author="Dr Mamadou SANOGO" w:date="2023-10-27T11:25:00Z"/>
                <w:color w:val="000000" w:themeColor="text1"/>
                <w:rPrChange w:id="3504" w:author="Dr Mamadou SANOGO" w:date="2023-10-25T18:15:00Z">
                  <w:rPr>
                    <w:del w:id="3505" w:author="Dr Mamadou SANOGO" w:date="2023-10-27T11:25:00Z"/>
                  </w:rPr>
                </w:rPrChange>
              </w:rPr>
            </w:pPr>
            <w:del w:id="3506" w:author="Dr Mamadou SANOGO" w:date="2023-10-27T11:25:00Z">
              <w:r w:rsidRPr="007A4AFC" w:rsidDel="00693568">
                <w:rPr>
                  <w:color w:val="000000" w:themeColor="text1"/>
                  <w:rPrChange w:id="3507" w:author="Dr Mamadou SANOGO" w:date="2023-10-25T18:15:00Z">
                    <w:rPr/>
                  </w:rPrChange>
                </w:rPr>
                <w:delText>0</w:delText>
              </w:r>
            </w:del>
          </w:p>
        </w:tc>
        <w:tc>
          <w:tcPr>
            <w:tcW w:w="992" w:type="dxa"/>
            <w:shd w:val="clear" w:color="auto" w:fill="D9D9D9" w:themeFill="background1" w:themeFillShade="D9"/>
            <w:vAlign w:val="center"/>
          </w:tcPr>
          <w:p w14:paraId="1D28EC96" w14:textId="476CC6CC" w:rsidR="00EE17DC" w:rsidRPr="007A4AFC" w:rsidDel="00693568" w:rsidRDefault="005A55FB" w:rsidP="0047574A">
            <w:pPr>
              <w:spacing w:line="240" w:lineRule="auto"/>
              <w:jc w:val="center"/>
              <w:rPr>
                <w:del w:id="3508" w:author="Dr Mamadou SANOGO" w:date="2023-10-27T11:25:00Z"/>
                <w:b/>
                <w:color w:val="000000" w:themeColor="text1"/>
                <w:rPrChange w:id="3509" w:author="Dr Mamadou SANOGO" w:date="2023-10-25T18:15:00Z">
                  <w:rPr>
                    <w:del w:id="3510" w:author="Dr Mamadou SANOGO" w:date="2023-10-27T11:25:00Z"/>
                    <w:b/>
                  </w:rPr>
                </w:rPrChange>
              </w:rPr>
            </w:pPr>
            <w:del w:id="3511" w:author="Dr Mamadou SANOGO" w:date="2023-10-27T11:25:00Z">
              <w:r w:rsidRPr="007A4AFC" w:rsidDel="00693568">
                <w:rPr>
                  <w:b/>
                  <w:color w:val="000000" w:themeColor="text1"/>
                  <w:rPrChange w:id="3512" w:author="Dr Mamadou SANOGO" w:date="2023-10-25T18:15:00Z">
                    <w:rPr>
                      <w:b/>
                    </w:rPr>
                  </w:rPrChange>
                </w:rPr>
                <w:delText>0</w:delText>
              </w:r>
            </w:del>
          </w:p>
        </w:tc>
      </w:tr>
      <w:tr w:rsidR="007A4AFC" w:rsidRPr="007A4AFC" w:rsidDel="00693568" w14:paraId="248817BC" w14:textId="48379E1D" w:rsidTr="00EE17DC">
        <w:trPr>
          <w:del w:id="3513" w:author="Dr Mamadou SANOGO" w:date="2023-10-27T11:25:00Z"/>
        </w:trPr>
        <w:tc>
          <w:tcPr>
            <w:tcW w:w="5807" w:type="dxa"/>
          </w:tcPr>
          <w:p w14:paraId="5E4F88E9" w14:textId="05E4EE2E" w:rsidR="00EE17DC" w:rsidRPr="007A4AFC" w:rsidDel="00693568" w:rsidRDefault="00EE17DC" w:rsidP="0047574A">
            <w:pPr>
              <w:spacing w:line="240" w:lineRule="auto"/>
              <w:rPr>
                <w:del w:id="3514" w:author="Dr Mamadou SANOGO" w:date="2023-10-27T11:25:00Z"/>
                <w:color w:val="000000" w:themeColor="text1"/>
                <w:rPrChange w:id="3515" w:author="Dr Mamadou SANOGO" w:date="2023-10-25T18:15:00Z">
                  <w:rPr>
                    <w:del w:id="3516" w:author="Dr Mamadou SANOGO" w:date="2023-10-27T11:25:00Z"/>
                  </w:rPr>
                </w:rPrChange>
              </w:rPr>
            </w:pPr>
            <w:del w:id="3517" w:author="Dr Mamadou SANOGO" w:date="2023-10-27T11:25:00Z">
              <w:r w:rsidRPr="007A4AFC" w:rsidDel="00693568">
                <w:rPr>
                  <w:color w:val="000000" w:themeColor="text1"/>
                  <w:rPrChange w:id="3518" w:author="Dr Mamadou SANOGO" w:date="2023-10-25T18:15:00Z">
                    <w:rPr/>
                  </w:rPrChange>
                </w:rPr>
                <w:delText>Nbr. de crédits affectés aux remises à niveau</w:delText>
              </w:r>
            </w:del>
          </w:p>
        </w:tc>
        <w:tc>
          <w:tcPr>
            <w:tcW w:w="1134" w:type="dxa"/>
            <w:vAlign w:val="center"/>
          </w:tcPr>
          <w:p w14:paraId="2C44497B" w14:textId="3A921861" w:rsidR="00EE17DC" w:rsidRPr="007A4AFC" w:rsidDel="00693568" w:rsidRDefault="00EE17DC" w:rsidP="0047574A">
            <w:pPr>
              <w:spacing w:line="240" w:lineRule="auto"/>
              <w:jc w:val="center"/>
              <w:rPr>
                <w:del w:id="3519" w:author="Dr Mamadou SANOGO" w:date="2023-10-27T11:25:00Z"/>
                <w:color w:val="000000" w:themeColor="text1"/>
                <w:rPrChange w:id="3520" w:author="Dr Mamadou SANOGO" w:date="2023-10-25T18:15:00Z">
                  <w:rPr>
                    <w:del w:id="3521" w:author="Dr Mamadou SANOGO" w:date="2023-10-27T11:25:00Z"/>
                  </w:rPr>
                </w:rPrChange>
              </w:rPr>
            </w:pPr>
            <w:del w:id="3522" w:author="Dr Mamadou SANOGO" w:date="2023-10-27T11:25:00Z">
              <w:r w:rsidRPr="007A4AFC" w:rsidDel="00693568">
                <w:rPr>
                  <w:color w:val="000000" w:themeColor="text1"/>
                  <w:rPrChange w:id="3523" w:author="Dr Mamadou SANOGO" w:date="2023-10-25T18:15:00Z">
                    <w:rPr/>
                  </w:rPrChange>
                </w:rPr>
                <w:delText>0</w:delText>
              </w:r>
            </w:del>
          </w:p>
        </w:tc>
        <w:tc>
          <w:tcPr>
            <w:tcW w:w="1134" w:type="dxa"/>
            <w:vAlign w:val="center"/>
          </w:tcPr>
          <w:p w14:paraId="52C3D0AB" w14:textId="11BE0786" w:rsidR="00EE17DC" w:rsidRPr="007A4AFC" w:rsidDel="00693568" w:rsidRDefault="00EE17DC" w:rsidP="0047574A">
            <w:pPr>
              <w:spacing w:line="240" w:lineRule="auto"/>
              <w:jc w:val="center"/>
              <w:rPr>
                <w:del w:id="3524" w:author="Dr Mamadou SANOGO" w:date="2023-10-27T11:25:00Z"/>
                <w:color w:val="000000" w:themeColor="text1"/>
                <w:rPrChange w:id="3525" w:author="Dr Mamadou SANOGO" w:date="2023-10-25T18:15:00Z">
                  <w:rPr>
                    <w:del w:id="3526" w:author="Dr Mamadou SANOGO" w:date="2023-10-27T11:25:00Z"/>
                  </w:rPr>
                </w:rPrChange>
              </w:rPr>
            </w:pPr>
            <w:del w:id="3527" w:author="Dr Mamadou SANOGO" w:date="2023-10-27T11:25:00Z">
              <w:r w:rsidRPr="007A4AFC" w:rsidDel="00693568">
                <w:rPr>
                  <w:color w:val="000000" w:themeColor="text1"/>
                  <w:rPrChange w:id="3528" w:author="Dr Mamadou SANOGO" w:date="2023-10-25T18:15:00Z">
                    <w:rPr/>
                  </w:rPrChange>
                </w:rPr>
                <w:delText>0</w:delText>
              </w:r>
            </w:del>
          </w:p>
        </w:tc>
        <w:tc>
          <w:tcPr>
            <w:tcW w:w="992" w:type="dxa"/>
            <w:shd w:val="clear" w:color="auto" w:fill="D9D9D9" w:themeFill="background1" w:themeFillShade="D9"/>
            <w:vAlign w:val="center"/>
          </w:tcPr>
          <w:p w14:paraId="6CD4387D" w14:textId="423361B1" w:rsidR="00EE17DC" w:rsidRPr="007A4AFC" w:rsidDel="00693568" w:rsidRDefault="00EE17DC" w:rsidP="0047574A">
            <w:pPr>
              <w:spacing w:line="240" w:lineRule="auto"/>
              <w:jc w:val="center"/>
              <w:rPr>
                <w:del w:id="3529" w:author="Dr Mamadou SANOGO" w:date="2023-10-27T11:25:00Z"/>
                <w:b/>
                <w:color w:val="000000" w:themeColor="text1"/>
                <w:rPrChange w:id="3530" w:author="Dr Mamadou SANOGO" w:date="2023-10-25T18:15:00Z">
                  <w:rPr>
                    <w:del w:id="3531" w:author="Dr Mamadou SANOGO" w:date="2023-10-27T11:25:00Z"/>
                    <w:b/>
                  </w:rPr>
                </w:rPrChange>
              </w:rPr>
            </w:pPr>
            <w:del w:id="3532" w:author="Dr Mamadou SANOGO" w:date="2023-10-27T11:25:00Z">
              <w:r w:rsidRPr="007A4AFC" w:rsidDel="00693568">
                <w:rPr>
                  <w:b/>
                  <w:color w:val="000000" w:themeColor="text1"/>
                  <w:rPrChange w:id="3533" w:author="Dr Mamadou SANOGO" w:date="2023-10-25T18:15:00Z">
                    <w:rPr>
                      <w:b/>
                    </w:rPr>
                  </w:rPrChange>
                </w:rPr>
                <w:delText>0</w:delText>
              </w:r>
            </w:del>
          </w:p>
        </w:tc>
      </w:tr>
    </w:tbl>
    <w:p w14:paraId="1534DD5A" w14:textId="77777777" w:rsidR="00691857" w:rsidRPr="007A4AFC" w:rsidRDefault="00691857" w:rsidP="0047574A">
      <w:pPr>
        <w:spacing w:line="240" w:lineRule="auto"/>
        <w:rPr>
          <w:color w:val="000000" w:themeColor="text1"/>
          <w:rPrChange w:id="3534" w:author="Dr Mamadou SANOGO" w:date="2023-10-25T18:15:00Z">
            <w:rPr/>
          </w:rPrChange>
        </w:rPr>
      </w:pPr>
    </w:p>
    <w:p w14:paraId="37A6DA14" w14:textId="77777777" w:rsidR="0047574A" w:rsidRPr="007A4AFC" w:rsidDel="00693568" w:rsidRDefault="0047574A">
      <w:pPr>
        <w:pStyle w:val="Paragraphedeliste"/>
        <w:numPr>
          <w:ilvl w:val="3"/>
          <w:numId w:val="3"/>
        </w:numPr>
        <w:spacing w:line="240" w:lineRule="auto"/>
        <w:ind w:left="284" w:hanging="284"/>
        <w:rPr>
          <w:del w:id="3535" w:author="Dr Mamadou SANOGO" w:date="2023-10-27T11:29:00Z"/>
          <w:b/>
          <w:color w:val="000000" w:themeColor="text1"/>
          <w:szCs w:val="24"/>
          <w:rPrChange w:id="3536" w:author="Dr Mamadou SANOGO" w:date="2023-10-25T18:15:00Z">
            <w:rPr>
              <w:del w:id="3537" w:author="Dr Mamadou SANOGO" w:date="2023-10-27T11:29:00Z"/>
              <w:b/>
              <w:szCs w:val="24"/>
            </w:rPr>
          </w:rPrChange>
        </w:rPr>
      </w:pPr>
      <w:r w:rsidRPr="007A4AFC">
        <w:rPr>
          <w:b/>
          <w:color w:val="000000" w:themeColor="text1"/>
          <w:szCs w:val="24"/>
          <w:rPrChange w:id="3538" w:author="Dr Mamadou SANOGO" w:date="2023-10-25T18:15:00Z">
            <w:rPr>
              <w:b/>
              <w:szCs w:val="24"/>
            </w:rPr>
          </w:rPrChange>
        </w:rPr>
        <w:t>Equipe pédagogique</w:t>
      </w:r>
    </w:p>
    <w:p w14:paraId="17091586" w14:textId="77777777" w:rsidR="0047574A" w:rsidRPr="00693568" w:rsidRDefault="0047574A">
      <w:pPr>
        <w:pStyle w:val="Paragraphedeliste"/>
        <w:numPr>
          <w:ilvl w:val="3"/>
          <w:numId w:val="3"/>
        </w:numPr>
        <w:ind w:left="284" w:hanging="284"/>
        <w:rPr>
          <w:color w:val="000000" w:themeColor="text1"/>
          <w:rPrChange w:id="3539" w:author="Dr Mamadou SANOGO" w:date="2023-10-27T11:29:00Z">
            <w:rPr/>
          </w:rPrChange>
        </w:rPr>
        <w:pPrChange w:id="3540" w:author="Dr Mamadou SANOGO" w:date="2023-10-27T11:29:00Z">
          <w:pPr>
            <w:spacing w:line="240" w:lineRule="auto"/>
          </w:pPr>
        </w:pPrChange>
      </w:pPr>
    </w:p>
    <w:tbl>
      <w:tblPr>
        <w:tblStyle w:val="Grilledutableau"/>
        <w:tblW w:w="0" w:type="auto"/>
        <w:tblLook w:val="04A0" w:firstRow="1" w:lastRow="0" w:firstColumn="1" w:lastColumn="0" w:noHBand="0" w:noVBand="1"/>
      </w:tblPr>
      <w:tblGrid>
        <w:gridCol w:w="7932"/>
        <w:gridCol w:w="1129"/>
      </w:tblGrid>
      <w:tr w:rsidR="007A4AFC" w:rsidRPr="007A4AFC" w:rsidDel="00693568" w14:paraId="0FB81751" w14:textId="18C0424B" w:rsidTr="0047574A">
        <w:trPr>
          <w:del w:id="3541" w:author="Dr Mamadou SANOGO" w:date="2023-10-27T11:26:00Z"/>
        </w:trPr>
        <w:tc>
          <w:tcPr>
            <w:tcW w:w="7932" w:type="dxa"/>
          </w:tcPr>
          <w:p w14:paraId="528B6A81" w14:textId="0F57003A" w:rsidR="0047574A" w:rsidRPr="007A4AFC" w:rsidDel="00693568" w:rsidRDefault="0047574A" w:rsidP="0047574A">
            <w:pPr>
              <w:spacing w:line="240" w:lineRule="auto"/>
              <w:rPr>
                <w:del w:id="3542" w:author="Dr Mamadou SANOGO" w:date="2023-10-27T11:26:00Z"/>
                <w:color w:val="000000" w:themeColor="text1"/>
                <w:rPrChange w:id="3543" w:author="Dr Mamadou SANOGO" w:date="2023-10-25T18:15:00Z">
                  <w:rPr>
                    <w:del w:id="3544" w:author="Dr Mamadou SANOGO" w:date="2023-10-27T11:26:00Z"/>
                  </w:rPr>
                </w:rPrChange>
              </w:rPr>
            </w:pPr>
            <w:del w:id="3545" w:author="Dr Mamadou SANOGO" w:date="2023-10-27T11:26:00Z">
              <w:r w:rsidRPr="007A4AFC" w:rsidDel="00693568">
                <w:rPr>
                  <w:color w:val="000000" w:themeColor="text1"/>
                  <w:rPrChange w:id="3546" w:author="Dr Mamadou SANOGO" w:date="2023-10-25T18:15:00Z">
                    <w:rPr/>
                  </w:rPrChange>
                </w:rPr>
                <w:delText>Nbr. de professeurs permanents intervenant dans la formation </w:delText>
              </w:r>
            </w:del>
          </w:p>
        </w:tc>
        <w:tc>
          <w:tcPr>
            <w:tcW w:w="1129" w:type="dxa"/>
            <w:vAlign w:val="center"/>
          </w:tcPr>
          <w:p w14:paraId="4981B2E0" w14:textId="68301C72" w:rsidR="0047574A" w:rsidRPr="007A4AFC" w:rsidDel="00693568" w:rsidRDefault="0047574A" w:rsidP="0047574A">
            <w:pPr>
              <w:spacing w:line="240" w:lineRule="auto"/>
              <w:jc w:val="center"/>
              <w:rPr>
                <w:del w:id="3547" w:author="Dr Mamadou SANOGO" w:date="2023-10-27T11:26:00Z"/>
                <w:color w:val="000000" w:themeColor="text1"/>
                <w:rPrChange w:id="3548" w:author="Dr Mamadou SANOGO" w:date="2023-10-25T18:15:00Z">
                  <w:rPr>
                    <w:del w:id="3549" w:author="Dr Mamadou SANOGO" w:date="2023-10-27T11:26:00Z"/>
                  </w:rPr>
                </w:rPrChange>
              </w:rPr>
            </w:pPr>
            <w:del w:id="3550" w:author="Dr Mamadou SANOGO" w:date="2023-10-26T13:44:00Z">
              <w:r w:rsidRPr="007A4AFC" w:rsidDel="003A18E5">
                <w:rPr>
                  <w:color w:val="000000" w:themeColor="text1"/>
                  <w:rPrChange w:id="3551" w:author="Dr Mamadou SANOGO" w:date="2023-10-25T18:15:00Z">
                    <w:rPr/>
                  </w:rPrChange>
                </w:rPr>
                <w:delText>4</w:delText>
              </w:r>
            </w:del>
          </w:p>
        </w:tc>
      </w:tr>
      <w:tr w:rsidR="007A4AFC" w:rsidRPr="007A4AFC" w:rsidDel="00693568" w14:paraId="6206635A" w14:textId="3A851670" w:rsidTr="0047574A">
        <w:trPr>
          <w:del w:id="3552" w:author="Dr Mamadou SANOGO" w:date="2023-10-27T11:26:00Z"/>
        </w:trPr>
        <w:tc>
          <w:tcPr>
            <w:tcW w:w="7932" w:type="dxa"/>
          </w:tcPr>
          <w:p w14:paraId="24632D08" w14:textId="209570F2" w:rsidR="0047574A" w:rsidRPr="007A4AFC" w:rsidDel="00693568" w:rsidRDefault="0047574A" w:rsidP="0047574A">
            <w:pPr>
              <w:spacing w:line="240" w:lineRule="auto"/>
              <w:rPr>
                <w:del w:id="3553" w:author="Dr Mamadou SANOGO" w:date="2023-10-27T11:26:00Z"/>
                <w:color w:val="000000" w:themeColor="text1"/>
                <w:rPrChange w:id="3554" w:author="Dr Mamadou SANOGO" w:date="2023-10-25T18:15:00Z">
                  <w:rPr>
                    <w:del w:id="3555" w:author="Dr Mamadou SANOGO" w:date="2023-10-27T11:26:00Z"/>
                  </w:rPr>
                </w:rPrChange>
              </w:rPr>
            </w:pPr>
            <w:del w:id="3556" w:author="Dr Mamadou SANOGO" w:date="2023-10-27T11:26:00Z">
              <w:r w:rsidRPr="007A4AFC" w:rsidDel="00693568">
                <w:rPr>
                  <w:color w:val="000000" w:themeColor="text1"/>
                  <w:rPrChange w:id="3557" w:author="Dr Mamadou SANOGO" w:date="2023-10-25T18:15:00Z">
                    <w:rPr/>
                  </w:rPrChange>
                </w:rPr>
                <w:delText>Nbr. de maitres de conférences permanents intervenant dans la formation </w:delText>
              </w:r>
            </w:del>
          </w:p>
        </w:tc>
        <w:tc>
          <w:tcPr>
            <w:tcW w:w="1129" w:type="dxa"/>
            <w:vAlign w:val="center"/>
          </w:tcPr>
          <w:p w14:paraId="0BC36500" w14:textId="3E180503" w:rsidR="0047574A" w:rsidRPr="007A4AFC" w:rsidDel="00693568" w:rsidRDefault="0047574A" w:rsidP="0047574A">
            <w:pPr>
              <w:spacing w:line="240" w:lineRule="auto"/>
              <w:jc w:val="center"/>
              <w:rPr>
                <w:del w:id="3558" w:author="Dr Mamadou SANOGO" w:date="2023-10-27T11:26:00Z"/>
                <w:color w:val="000000" w:themeColor="text1"/>
                <w:rPrChange w:id="3559" w:author="Dr Mamadou SANOGO" w:date="2023-10-25T18:15:00Z">
                  <w:rPr>
                    <w:del w:id="3560" w:author="Dr Mamadou SANOGO" w:date="2023-10-27T11:26:00Z"/>
                  </w:rPr>
                </w:rPrChange>
              </w:rPr>
            </w:pPr>
            <w:del w:id="3561" w:author="Dr Mamadou SANOGO" w:date="2023-10-27T11:26:00Z">
              <w:r w:rsidRPr="007A4AFC" w:rsidDel="00693568">
                <w:rPr>
                  <w:color w:val="000000" w:themeColor="text1"/>
                  <w:rPrChange w:id="3562" w:author="Dr Mamadou SANOGO" w:date="2023-10-25T18:15:00Z">
                    <w:rPr/>
                  </w:rPrChange>
                </w:rPr>
                <w:delText>0</w:delText>
              </w:r>
            </w:del>
          </w:p>
        </w:tc>
      </w:tr>
      <w:tr w:rsidR="007A4AFC" w:rsidRPr="007A4AFC" w:rsidDel="00693568" w14:paraId="15E1CEF2" w14:textId="2BAF450B" w:rsidTr="0047574A">
        <w:trPr>
          <w:del w:id="3563" w:author="Dr Mamadou SANOGO" w:date="2023-10-27T11:26:00Z"/>
        </w:trPr>
        <w:tc>
          <w:tcPr>
            <w:tcW w:w="7932" w:type="dxa"/>
          </w:tcPr>
          <w:p w14:paraId="2A1E4FEF" w14:textId="03836CFA" w:rsidR="0047574A" w:rsidRPr="007A4AFC" w:rsidDel="00693568" w:rsidRDefault="0047574A" w:rsidP="0047574A">
            <w:pPr>
              <w:spacing w:line="240" w:lineRule="auto"/>
              <w:rPr>
                <w:del w:id="3564" w:author="Dr Mamadou SANOGO" w:date="2023-10-27T11:26:00Z"/>
                <w:color w:val="000000" w:themeColor="text1"/>
                <w:rPrChange w:id="3565" w:author="Dr Mamadou SANOGO" w:date="2023-10-25T18:15:00Z">
                  <w:rPr>
                    <w:del w:id="3566" w:author="Dr Mamadou SANOGO" w:date="2023-10-27T11:26:00Z"/>
                  </w:rPr>
                </w:rPrChange>
              </w:rPr>
            </w:pPr>
            <w:del w:id="3567" w:author="Dr Mamadou SANOGO" w:date="2023-10-27T11:26:00Z">
              <w:r w:rsidRPr="007A4AFC" w:rsidDel="00693568">
                <w:rPr>
                  <w:color w:val="000000" w:themeColor="text1"/>
                  <w:rPrChange w:id="3568" w:author="Dr Mamadou SANOGO" w:date="2023-10-25T18:15:00Z">
                    <w:rPr/>
                  </w:rPrChange>
                </w:rPr>
                <w:delText>Nbr. de maitres-assistants permanents intervenant dans la formation </w:delText>
              </w:r>
            </w:del>
          </w:p>
        </w:tc>
        <w:tc>
          <w:tcPr>
            <w:tcW w:w="1129" w:type="dxa"/>
            <w:vAlign w:val="center"/>
          </w:tcPr>
          <w:p w14:paraId="67ED4E4D" w14:textId="4A654FB2" w:rsidR="0047574A" w:rsidRPr="007A4AFC" w:rsidDel="00693568" w:rsidRDefault="00EE17DC" w:rsidP="0047574A">
            <w:pPr>
              <w:spacing w:line="240" w:lineRule="auto"/>
              <w:jc w:val="center"/>
              <w:rPr>
                <w:del w:id="3569" w:author="Dr Mamadou SANOGO" w:date="2023-10-27T11:26:00Z"/>
                <w:color w:val="000000" w:themeColor="text1"/>
                <w:rPrChange w:id="3570" w:author="Dr Mamadou SANOGO" w:date="2023-10-25T18:15:00Z">
                  <w:rPr>
                    <w:del w:id="3571" w:author="Dr Mamadou SANOGO" w:date="2023-10-27T11:26:00Z"/>
                  </w:rPr>
                </w:rPrChange>
              </w:rPr>
            </w:pPr>
            <w:del w:id="3572" w:author="Dr Mamadou SANOGO" w:date="2023-10-27T11:26:00Z">
              <w:r w:rsidRPr="007A4AFC" w:rsidDel="00693568">
                <w:rPr>
                  <w:color w:val="000000" w:themeColor="text1"/>
                  <w:rPrChange w:id="3573" w:author="Dr Mamadou SANOGO" w:date="2023-10-25T18:15:00Z">
                    <w:rPr/>
                  </w:rPrChange>
                </w:rPr>
                <w:delText>0</w:delText>
              </w:r>
            </w:del>
          </w:p>
        </w:tc>
      </w:tr>
      <w:tr w:rsidR="007A4AFC" w:rsidRPr="007A4AFC" w:rsidDel="00693568" w14:paraId="2540B5D8" w14:textId="4F4796EA" w:rsidTr="0047574A">
        <w:trPr>
          <w:del w:id="3574" w:author="Dr Mamadou SANOGO" w:date="2023-10-27T11:26:00Z"/>
        </w:trPr>
        <w:tc>
          <w:tcPr>
            <w:tcW w:w="7932" w:type="dxa"/>
          </w:tcPr>
          <w:p w14:paraId="12CCCDC4" w14:textId="4277A352" w:rsidR="0047574A" w:rsidRPr="007A4AFC" w:rsidDel="00693568" w:rsidRDefault="0047574A" w:rsidP="0047574A">
            <w:pPr>
              <w:spacing w:line="240" w:lineRule="auto"/>
              <w:rPr>
                <w:del w:id="3575" w:author="Dr Mamadou SANOGO" w:date="2023-10-27T11:26:00Z"/>
                <w:color w:val="000000" w:themeColor="text1"/>
                <w:rPrChange w:id="3576" w:author="Dr Mamadou SANOGO" w:date="2023-10-25T18:15:00Z">
                  <w:rPr>
                    <w:del w:id="3577" w:author="Dr Mamadou SANOGO" w:date="2023-10-27T11:26:00Z"/>
                  </w:rPr>
                </w:rPrChange>
              </w:rPr>
            </w:pPr>
            <w:del w:id="3578" w:author="Dr Mamadou SANOGO" w:date="2023-10-27T11:26:00Z">
              <w:r w:rsidRPr="007A4AFC" w:rsidDel="00693568">
                <w:rPr>
                  <w:color w:val="000000" w:themeColor="text1"/>
                  <w:rPrChange w:id="3579" w:author="Dr Mamadou SANOGO" w:date="2023-10-25T18:15:00Z">
                    <w:rPr/>
                  </w:rPrChange>
                </w:rPr>
                <w:delText>Nbr. d’assistants permanents intervenant dans la formation </w:delText>
              </w:r>
            </w:del>
          </w:p>
        </w:tc>
        <w:tc>
          <w:tcPr>
            <w:tcW w:w="1129" w:type="dxa"/>
            <w:vAlign w:val="center"/>
          </w:tcPr>
          <w:p w14:paraId="55FEA65A" w14:textId="4FE996B6" w:rsidR="0047574A" w:rsidRPr="007A4AFC" w:rsidDel="00693568" w:rsidRDefault="00EE17DC" w:rsidP="0047574A">
            <w:pPr>
              <w:spacing w:line="240" w:lineRule="auto"/>
              <w:jc w:val="center"/>
              <w:rPr>
                <w:del w:id="3580" w:author="Dr Mamadou SANOGO" w:date="2023-10-27T11:26:00Z"/>
                <w:color w:val="000000" w:themeColor="text1"/>
                <w:rPrChange w:id="3581" w:author="Dr Mamadou SANOGO" w:date="2023-10-25T18:15:00Z">
                  <w:rPr>
                    <w:del w:id="3582" w:author="Dr Mamadou SANOGO" w:date="2023-10-27T11:26:00Z"/>
                  </w:rPr>
                </w:rPrChange>
              </w:rPr>
            </w:pPr>
            <w:del w:id="3583" w:author="Dr Mamadou SANOGO" w:date="2023-10-27T11:26:00Z">
              <w:r w:rsidRPr="007A4AFC" w:rsidDel="00693568">
                <w:rPr>
                  <w:color w:val="000000" w:themeColor="text1"/>
                  <w:rPrChange w:id="3584" w:author="Dr Mamadou SANOGO" w:date="2023-10-25T18:15:00Z">
                    <w:rPr/>
                  </w:rPrChange>
                </w:rPr>
                <w:delText>0</w:delText>
              </w:r>
            </w:del>
          </w:p>
        </w:tc>
      </w:tr>
      <w:tr w:rsidR="007A4AFC" w:rsidRPr="007A4AFC" w:rsidDel="00693568" w14:paraId="13C2D91E" w14:textId="362FAE27" w:rsidTr="0047574A">
        <w:trPr>
          <w:del w:id="3585" w:author="Dr Mamadou SANOGO" w:date="2023-10-27T11:26:00Z"/>
        </w:trPr>
        <w:tc>
          <w:tcPr>
            <w:tcW w:w="7932" w:type="dxa"/>
            <w:shd w:val="clear" w:color="auto" w:fill="D9D9D9" w:themeFill="background1" w:themeFillShade="D9"/>
          </w:tcPr>
          <w:p w14:paraId="3E8CEF91" w14:textId="1D1009D0" w:rsidR="0047574A" w:rsidRPr="007A4AFC" w:rsidDel="00693568" w:rsidRDefault="0047574A" w:rsidP="0047574A">
            <w:pPr>
              <w:spacing w:line="240" w:lineRule="auto"/>
              <w:rPr>
                <w:del w:id="3586" w:author="Dr Mamadou SANOGO" w:date="2023-10-27T11:26:00Z"/>
                <w:b/>
                <w:color w:val="000000" w:themeColor="text1"/>
                <w:rPrChange w:id="3587" w:author="Dr Mamadou SANOGO" w:date="2023-10-25T18:15:00Z">
                  <w:rPr>
                    <w:del w:id="3588" w:author="Dr Mamadou SANOGO" w:date="2023-10-27T11:26:00Z"/>
                    <w:b/>
                  </w:rPr>
                </w:rPrChange>
              </w:rPr>
            </w:pPr>
            <w:del w:id="3589" w:author="Dr Mamadou SANOGO" w:date="2023-10-27T11:26:00Z">
              <w:r w:rsidRPr="007A4AFC" w:rsidDel="00693568">
                <w:rPr>
                  <w:b/>
                  <w:color w:val="000000" w:themeColor="text1"/>
                  <w:rPrChange w:id="3590" w:author="Dr Mamadou SANOGO" w:date="2023-10-25T18:15:00Z">
                    <w:rPr>
                      <w:b/>
                    </w:rPr>
                  </w:rPrChange>
                </w:rPr>
                <w:delText>% d’enseignants-chercheurs permanents intervenant dans la formation </w:delText>
              </w:r>
            </w:del>
          </w:p>
        </w:tc>
        <w:tc>
          <w:tcPr>
            <w:tcW w:w="1129" w:type="dxa"/>
            <w:shd w:val="clear" w:color="auto" w:fill="D9D9D9" w:themeFill="background1" w:themeFillShade="D9"/>
            <w:vAlign w:val="center"/>
          </w:tcPr>
          <w:p w14:paraId="3FCF6E2F" w14:textId="077532EF" w:rsidR="0047574A" w:rsidRPr="007A4AFC" w:rsidDel="00693568" w:rsidRDefault="00EE17DC" w:rsidP="00972E19">
            <w:pPr>
              <w:spacing w:line="240" w:lineRule="auto"/>
              <w:jc w:val="center"/>
              <w:rPr>
                <w:del w:id="3591" w:author="Dr Mamadou SANOGO" w:date="2023-10-27T11:26:00Z"/>
                <w:b/>
                <w:color w:val="000000" w:themeColor="text1"/>
                <w:rPrChange w:id="3592" w:author="Dr Mamadou SANOGO" w:date="2023-10-25T18:15:00Z">
                  <w:rPr>
                    <w:del w:id="3593" w:author="Dr Mamadou SANOGO" w:date="2023-10-27T11:26:00Z"/>
                    <w:b/>
                  </w:rPr>
                </w:rPrChange>
              </w:rPr>
            </w:pPr>
            <w:del w:id="3594" w:author="Dr Mamadou SANOGO" w:date="2023-10-27T11:26:00Z">
              <w:r w:rsidRPr="007A4AFC" w:rsidDel="00693568">
                <w:rPr>
                  <w:b/>
                  <w:color w:val="000000" w:themeColor="text1"/>
                  <w:rPrChange w:id="3595" w:author="Dr Mamadou SANOGO" w:date="2023-10-25T18:15:00Z">
                    <w:rPr>
                      <w:b/>
                    </w:rPr>
                  </w:rPrChange>
                </w:rPr>
                <w:delText>2</w:delText>
              </w:r>
            </w:del>
            <w:del w:id="3596" w:author="Dr Mamadou SANOGO" w:date="2023-10-26T13:58:00Z">
              <w:r w:rsidR="00972E19" w:rsidRPr="007A4AFC" w:rsidDel="00CB3C42">
                <w:rPr>
                  <w:b/>
                  <w:color w:val="000000" w:themeColor="text1"/>
                  <w:rPrChange w:id="3597" w:author="Dr Mamadou SANOGO" w:date="2023-10-25T18:15:00Z">
                    <w:rPr>
                      <w:b/>
                    </w:rPr>
                  </w:rPrChange>
                </w:rPr>
                <w:delText>9</w:delText>
              </w:r>
            </w:del>
            <w:del w:id="3598" w:author="Dr Mamadou SANOGO" w:date="2023-10-27T11:26:00Z">
              <w:r w:rsidR="0047574A" w:rsidRPr="007A4AFC" w:rsidDel="00693568">
                <w:rPr>
                  <w:b/>
                  <w:color w:val="000000" w:themeColor="text1"/>
                  <w:rPrChange w:id="3599" w:author="Dr Mamadou SANOGO" w:date="2023-10-25T18:15:00Z">
                    <w:rPr>
                      <w:b/>
                    </w:rPr>
                  </w:rPrChange>
                </w:rPr>
                <w:delText>%</w:delText>
              </w:r>
            </w:del>
          </w:p>
        </w:tc>
      </w:tr>
      <w:tr w:rsidR="007A4AFC" w:rsidRPr="007A4AFC" w:rsidDel="00693568" w14:paraId="0BB8CD4F" w14:textId="000A587B" w:rsidTr="0047574A">
        <w:trPr>
          <w:del w:id="3600" w:author="Dr Mamadou SANOGO" w:date="2023-10-27T11:26:00Z"/>
        </w:trPr>
        <w:tc>
          <w:tcPr>
            <w:tcW w:w="7932" w:type="dxa"/>
            <w:tcBorders>
              <w:bottom w:val="single" w:sz="4" w:space="0" w:color="auto"/>
            </w:tcBorders>
          </w:tcPr>
          <w:p w14:paraId="351017C9" w14:textId="44D96C8D" w:rsidR="0047574A" w:rsidRPr="007A4AFC" w:rsidDel="00693568" w:rsidRDefault="0047574A" w:rsidP="0047574A">
            <w:pPr>
              <w:spacing w:line="240" w:lineRule="auto"/>
              <w:rPr>
                <w:del w:id="3601" w:author="Dr Mamadou SANOGO" w:date="2023-10-27T11:26:00Z"/>
                <w:color w:val="000000" w:themeColor="text1"/>
                <w:rPrChange w:id="3602" w:author="Dr Mamadou SANOGO" w:date="2023-10-25T18:15:00Z">
                  <w:rPr>
                    <w:del w:id="3603" w:author="Dr Mamadou SANOGO" w:date="2023-10-27T11:26:00Z"/>
                  </w:rPr>
                </w:rPrChange>
              </w:rPr>
            </w:pPr>
            <w:del w:id="3604" w:author="Dr Mamadou SANOGO" w:date="2023-10-27T11:26:00Z">
              <w:r w:rsidRPr="007A4AFC" w:rsidDel="00693568">
                <w:rPr>
                  <w:color w:val="000000" w:themeColor="text1"/>
                  <w:rPrChange w:id="3605" w:author="Dr Mamadou SANOGO" w:date="2023-10-25T18:15:00Z">
                    <w:rPr/>
                  </w:rPrChange>
                </w:rPr>
                <w:delText>Nbr. d’enseignants vacataires intervenant dans la formation </w:delText>
              </w:r>
            </w:del>
          </w:p>
        </w:tc>
        <w:tc>
          <w:tcPr>
            <w:tcW w:w="1129" w:type="dxa"/>
            <w:tcBorders>
              <w:bottom w:val="single" w:sz="4" w:space="0" w:color="auto"/>
            </w:tcBorders>
            <w:vAlign w:val="center"/>
          </w:tcPr>
          <w:p w14:paraId="456D4339" w14:textId="2740E7D3" w:rsidR="0047574A" w:rsidRPr="007A4AFC" w:rsidDel="00693568" w:rsidRDefault="00EE17DC" w:rsidP="0047574A">
            <w:pPr>
              <w:spacing w:line="240" w:lineRule="auto"/>
              <w:jc w:val="center"/>
              <w:rPr>
                <w:del w:id="3606" w:author="Dr Mamadou SANOGO" w:date="2023-10-27T11:26:00Z"/>
                <w:color w:val="000000" w:themeColor="text1"/>
                <w:rPrChange w:id="3607" w:author="Dr Mamadou SANOGO" w:date="2023-10-25T18:15:00Z">
                  <w:rPr>
                    <w:del w:id="3608" w:author="Dr Mamadou SANOGO" w:date="2023-10-27T11:26:00Z"/>
                  </w:rPr>
                </w:rPrChange>
              </w:rPr>
            </w:pPr>
            <w:del w:id="3609" w:author="Dr Mamadou SANOGO" w:date="2023-10-27T11:26:00Z">
              <w:r w:rsidRPr="007A4AFC" w:rsidDel="00693568">
                <w:rPr>
                  <w:color w:val="000000" w:themeColor="text1"/>
                  <w:rPrChange w:id="3610" w:author="Dr Mamadou SANOGO" w:date="2023-10-25T18:15:00Z">
                    <w:rPr/>
                  </w:rPrChange>
                </w:rPr>
                <w:delText>4</w:delText>
              </w:r>
            </w:del>
          </w:p>
        </w:tc>
      </w:tr>
      <w:tr w:rsidR="007A4AFC" w:rsidRPr="007A4AFC" w:rsidDel="00693568" w14:paraId="15588565" w14:textId="7563DE22" w:rsidTr="0047574A">
        <w:trPr>
          <w:del w:id="3611" w:author="Dr Mamadou SANOGO" w:date="2023-10-27T11:26:00Z"/>
        </w:trPr>
        <w:tc>
          <w:tcPr>
            <w:tcW w:w="7932" w:type="dxa"/>
            <w:tcBorders>
              <w:bottom w:val="single" w:sz="4" w:space="0" w:color="auto"/>
            </w:tcBorders>
            <w:shd w:val="clear" w:color="auto" w:fill="D9D9D9" w:themeFill="background1" w:themeFillShade="D9"/>
          </w:tcPr>
          <w:p w14:paraId="4BA8FCE1" w14:textId="78239CE3" w:rsidR="0047574A" w:rsidRPr="007A4AFC" w:rsidDel="00693568" w:rsidRDefault="0047574A" w:rsidP="0047574A">
            <w:pPr>
              <w:spacing w:line="240" w:lineRule="auto"/>
              <w:rPr>
                <w:del w:id="3612" w:author="Dr Mamadou SANOGO" w:date="2023-10-27T11:26:00Z"/>
                <w:b/>
                <w:color w:val="000000" w:themeColor="text1"/>
                <w:rPrChange w:id="3613" w:author="Dr Mamadou SANOGO" w:date="2023-10-25T18:15:00Z">
                  <w:rPr>
                    <w:del w:id="3614" w:author="Dr Mamadou SANOGO" w:date="2023-10-27T11:26:00Z"/>
                    <w:b/>
                  </w:rPr>
                </w:rPrChange>
              </w:rPr>
            </w:pPr>
            <w:del w:id="3615" w:author="Dr Mamadou SANOGO" w:date="2023-10-27T11:26:00Z">
              <w:r w:rsidRPr="007A4AFC" w:rsidDel="00693568">
                <w:rPr>
                  <w:b/>
                  <w:color w:val="000000" w:themeColor="text1"/>
                  <w:rPrChange w:id="3616" w:author="Dr Mamadou SANOGO" w:date="2023-10-25T18:15:00Z">
                    <w:rPr>
                      <w:b/>
                    </w:rPr>
                  </w:rPrChange>
                </w:rPr>
                <w:delText>% d’enseignants vacataires intervenant dans la formation </w:delText>
              </w:r>
            </w:del>
          </w:p>
        </w:tc>
        <w:tc>
          <w:tcPr>
            <w:tcW w:w="1129" w:type="dxa"/>
            <w:shd w:val="clear" w:color="auto" w:fill="D9D9D9" w:themeFill="background1" w:themeFillShade="D9"/>
            <w:vAlign w:val="center"/>
          </w:tcPr>
          <w:p w14:paraId="2CFA31E2" w14:textId="617F8D7D" w:rsidR="0047574A" w:rsidRPr="007A4AFC" w:rsidDel="00693568" w:rsidRDefault="00EE17DC" w:rsidP="00972E19">
            <w:pPr>
              <w:spacing w:line="240" w:lineRule="auto"/>
              <w:jc w:val="center"/>
              <w:rPr>
                <w:del w:id="3617" w:author="Dr Mamadou SANOGO" w:date="2023-10-27T11:26:00Z"/>
                <w:b/>
                <w:color w:val="000000" w:themeColor="text1"/>
                <w:rPrChange w:id="3618" w:author="Dr Mamadou SANOGO" w:date="2023-10-25T18:15:00Z">
                  <w:rPr>
                    <w:del w:id="3619" w:author="Dr Mamadou SANOGO" w:date="2023-10-27T11:26:00Z"/>
                    <w:b/>
                  </w:rPr>
                </w:rPrChange>
              </w:rPr>
            </w:pPr>
            <w:del w:id="3620" w:author="Dr Mamadou SANOGO" w:date="2023-10-26T14:00:00Z">
              <w:r w:rsidRPr="007A4AFC" w:rsidDel="00CB3C42">
                <w:rPr>
                  <w:b/>
                  <w:color w:val="000000" w:themeColor="text1"/>
                  <w:rPrChange w:id="3621" w:author="Dr Mamadou SANOGO" w:date="2023-10-25T18:15:00Z">
                    <w:rPr>
                      <w:b/>
                    </w:rPr>
                  </w:rPrChange>
                </w:rPr>
                <w:delText>2</w:delText>
              </w:r>
              <w:r w:rsidR="00972E19" w:rsidRPr="007A4AFC" w:rsidDel="00CB3C42">
                <w:rPr>
                  <w:b/>
                  <w:color w:val="000000" w:themeColor="text1"/>
                  <w:rPrChange w:id="3622" w:author="Dr Mamadou SANOGO" w:date="2023-10-25T18:15:00Z">
                    <w:rPr>
                      <w:b/>
                    </w:rPr>
                  </w:rPrChange>
                </w:rPr>
                <w:delText>9</w:delText>
              </w:r>
            </w:del>
            <w:del w:id="3623" w:author="Dr Mamadou SANOGO" w:date="2023-10-27T11:26:00Z">
              <w:r w:rsidR="0047574A" w:rsidRPr="007A4AFC" w:rsidDel="00693568">
                <w:rPr>
                  <w:b/>
                  <w:color w:val="000000" w:themeColor="text1"/>
                  <w:rPrChange w:id="3624" w:author="Dr Mamadou SANOGO" w:date="2023-10-25T18:15:00Z">
                    <w:rPr>
                      <w:b/>
                    </w:rPr>
                  </w:rPrChange>
                </w:rPr>
                <w:delText>%</w:delText>
              </w:r>
            </w:del>
          </w:p>
        </w:tc>
      </w:tr>
      <w:tr w:rsidR="007A4AFC" w:rsidRPr="007A4AFC" w:rsidDel="00693568" w14:paraId="5B30FD86" w14:textId="4100EED3" w:rsidTr="0047574A">
        <w:trPr>
          <w:del w:id="3625" w:author="Dr Mamadou SANOGO" w:date="2023-10-27T11:26:00Z"/>
        </w:trPr>
        <w:tc>
          <w:tcPr>
            <w:tcW w:w="7932" w:type="dxa"/>
            <w:tcBorders>
              <w:bottom w:val="single" w:sz="4" w:space="0" w:color="auto"/>
            </w:tcBorders>
            <w:shd w:val="clear" w:color="auto" w:fill="auto"/>
          </w:tcPr>
          <w:p w14:paraId="00022273" w14:textId="24866E19" w:rsidR="0047574A" w:rsidRPr="007A4AFC" w:rsidDel="00693568" w:rsidRDefault="0047574A" w:rsidP="0047574A">
            <w:pPr>
              <w:spacing w:line="240" w:lineRule="auto"/>
              <w:rPr>
                <w:del w:id="3626" w:author="Dr Mamadou SANOGO" w:date="2023-10-27T11:26:00Z"/>
                <w:color w:val="000000" w:themeColor="text1"/>
                <w:rPrChange w:id="3627" w:author="Dr Mamadou SANOGO" w:date="2023-10-25T18:15:00Z">
                  <w:rPr>
                    <w:del w:id="3628" w:author="Dr Mamadou SANOGO" w:date="2023-10-27T11:26:00Z"/>
                  </w:rPr>
                </w:rPrChange>
              </w:rPr>
            </w:pPr>
            <w:del w:id="3629" w:author="Dr Mamadou SANOGO" w:date="2023-10-27T11:26:00Z">
              <w:r w:rsidRPr="007A4AFC" w:rsidDel="00693568">
                <w:rPr>
                  <w:color w:val="000000" w:themeColor="text1"/>
                  <w:rPrChange w:id="3630" w:author="Dr Mamadou SANOGO" w:date="2023-10-25T18:15:00Z">
                    <w:rPr/>
                  </w:rPrChange>
                </w:rPr>
                <w:delText>Nbr. de professionnels intervenants dans la formation</w:delText>
              </w:r>
            </w:del>
          </w:p>
        </w:tc>
        <w:tc>
          <w:tcPr>
            <w:tcW w:w="1129" w:type="dxa"/>
            <w:tcBorders>
              <w:bottom w:val="single" w:sz="4" w:space="0" w:color="auto"/>
            </w:tcBorders>
            <w:vAlign w:val="center"/>
          </w:tcPr>
          <w:p w14:paraId="6CF05670" w14:textId="608A9EF4" w:rsidR="0047574A" w:rsidRPr="007A4AFC" w:rsidDel="00693568" w:rsidRDefault="00972E19" w:rsidP="0047574A">
            <w:pPr>
              <w:spacing w:line="240" w:lineRule="auto"/>
              <w:jc w:val="center"/>
              <w:rPr>
                <w:del w:id="3631" w:author="Dr Mamadou SANOGO" w:date="2023-10-27T11:26:00Z"/>
                <w:color w:val="000000" w:themeColor="text1"/>
                <w:rPrChange w:id="3632" w:author="Dr Mamadou SANOGO" w:date="2023-10-25T18:15:00Z">
                  <w:rPr>
                    <w:del w:id="3633" w:author="Dr Mamadou SANOGO" w:date="2023-10-27T11:26:00Z"/>
                  </w:rPr>
                </w:rPrChange>
              </w:rPr>
            </w:pPr>
            <w:del w:id="3634" w:author="Dr Mamadou SANOGO" w:date="2023-10-26T13:59:00Z">
              <w:r w:rsidRPr="007A4AFC" w:rsidDel="00CB3C42">
                <w:rPr>
                  <w:color w:val="000000" w:themeColor="text1"/>
                  <w:rPrChange w:id="3635" w:author="Dr Mamadou SANOGO" w:date="2023-10-25T18:15:00Z">
                    <w:rPr/>
                  </w:rPrChange>
                </w:rPr>
                <w:delText>6</w:delText>
              </w:r>
            </w:del>
          </w:p>
        </w:tc>
      </w:tr>
      <w:tr w:rsidR="007A4AFC" w:rsidRPr="007A4AFC" w:rsidDel="00693568" w14:paraId="4C56445F" w14:textId="1FA3CE5B" w:rsidTr="0047574A">
        <w:trPr>
          <w:del w:id="3636" w:author="Dr Mamadou SANOGO" w:date="2023-10-27T11:26:00Z"/>
        </w:trPr>
        <w:tc>
          <w:tcPr>
            <w:tcW w:w="7932" w:type="dxa"/>
            <w:shd w:val="clear" w:color="auto" w:fill="D9D9D9" w:themeFill="background1" w:themeFillShade="D9"/>
          </w:tcPr>
          <w:p w14:paraId="017AE89B" w14:textId="618D922A" w:rsidR="0047574A" w:rsidRPr="007A4AFC" w:rsidDel="00693568" w:rsidRDefault="0047574A" w:rsidP="0047574A">
            <w:pPr>
              <w:spacing w:line="240" w:lineRule="auto"/>
              <w:rPr>
                <w:del w:id="3637" w:author="Dr Mamadou SANOGO" w:date="2023-10-27T11:26:00Z"/>
                <w:b/>
                <w:color w:val="000000" w:themeColor="text1"/>
                <w:rPrChange w:id="3638" w:author="Dr Mamadou SANOGO" w:date="2023-10-25T18:15:00Z">
                  <w:rPr>
                    <w:del w:id="3639" w:author="Dr Mamadou SANOGO" w:date="2023-10-27T11:26:00Z"/>
                    <w:b/>
                  </w:rPr>
                </w:rPrChange>
              </w:rPr>
            </w:pPr>
            <w:del w:id="3640" w:author="Dr Mamadou SANOGO" w:date="2023-10-27T11:26:00Z">
              <w:r w:rsidRPr="007A4AFC" w:rsidDel="00693568">
                <w:rPr>
                  <w:b/>
                  <w:color w:val="000000" w:themeColor="text1"/>
                  <w:rPrChange w:id="3641" w:author="Dr Mamadou SANOGO" w:date="2023-10-25T18:15:00Z">
                    <w:rPr>
                      <w:b/>
                    </w:rPr>
                  </w:rPrChange>
                </w:rPr>
                <w:delText>% de professionnels intervenants dans la formation</w:delText>
              </w:r>
            </w:del>
          </w:p>
        </w:tc>
        <w:tc>
          <w:tcPr>
            <w:tcW w:w="1129" w:type="dxa"/>
            <w:shd w:val="clear" w:color="auto" w:fill="D9D9D9" w:themeFill="background1" w:themeFillShade="D9"/>
            <w:vAlign w:val="center"/>
          </w:tcPr>
          <w:p w14:paraId="633A3D80" w14:textId="3A0652D0" w:rsidR="0047574A" w:rsidRPr="007A4AFC" w:rsidDel="00693568" w:rsidRDefault="00972E19" w:rsidP="00972E19">
            <w:pPr>
              <w:spacing w:line="240" w:lineRule="auto"/>
              <w:jc w:val="center"/>
              <w:rPr>
                <w:del w:id="3642" w:author="Dr Mamadou SANOGO" w:date="2023-10-27T11:26:00Z"/>
                <w:b/>
                <w:color w:val="000000" w:themeColor="text1"/>
                <w:rPrChange w:id="3643" w:author="Dr Mamadou SANOGO" w:date="2023-10-25T18:15:00Z">
                  <w:rPr>
                    <w:del w:id="3644" w:author="Dr Mamadou SANOGO" w:date="2023-10-27T11:26:00Z"/>
                    <w:b/>
                  </w:rPr>
                </w:rPrChange>
              </w:rPr>
            </w:pPr>
            <w:del w:id="3645" w:author="Dr Mamadou SANOGO" w:date="2023-10-27T11:26:00Z">
              <w:r w:rsidRPr="007A4AFC" w:rsidDel="00693568">
                <w:rPr>
                  <w:b/>
                  <w:color w:val="000000" w:themeColor="text1"/>
                  <w:rPrChange w:id="3646" w:author="Dr Mamadou SANOGO" w:date="2023-10-25T18:15:00Z">
                    <w:rPr>
                      <w:b/>
                    </w:rPr>
                  </w:rPrChange>
                </w:rPr>
                <w:delText>4</w:delText>
              </w:r>
            </w:del>
            <w:del w:id="3647" w:author="Dr Mamadou SANOGO" w:date="2023-10-26T14:00:00Z">
              <w:r w:rsidRPr="007A4AFC" w:rsidDel="00CB3C42">
                <w:rPr>
                  <w:b/>
                  <w:color w:val="000000" w:themeColor="text1"/>
                  <w:rPrChange w:id="3648" w:author="Dr Mamadou SANOGO" w:date="2023-10-25T18:15:00Z">
                    <w:rPr>
                      <w:b/>
                    </w:rPr>
                  </w:rPrChange>
                </w:rPr>
                <w:delText>2</w:delText>
              </w:r>
            </w:del>
            <w:del w:id="3649" w:author="Dr Mamadou SANOGO" w:date="2023-10-27T11:26:00Z">
              <w:r w:rsidR="0047574A" w:rsidRPr="007A4AFC" w:rsidDel="00693568">
                <w:rPr>
                  <w:b/>
                  <w:color w:val="000000" w:themeColor="text1"/>
                  <w:rPrChange w:id="3650" w:author="Dr Mamadou SANOGO" w:date="2023-10-25T18:15:00Z">
                    <w:rPr>
                      <w:b/>
                    </w:rPr>
                  </w:rPrChange>
                </w:rPr>
                <w:delText>%</w:delText>
              </w:r>
            </w:del>
          </w:p>
        </w:tc>
      </w:tr>
      <w:tr w:rsidR="007A4AFC" w:rsidRPr="007A4AFC" w:rsidDel="00693568" w14:paraId="16EA0714" w14:textId="74B67724" w:rsidTr="0047574A">
        <w:trPr>
          <w:del w:id="3651" w:author="Dr Mamadou SANOGO" w:date="2023-10-27T11:26:00Z"/>
        </w:trPr>
        <w:tc>
          <w:tcPr>
            <w:tcW w:w="7932" w:type="dxa"/>
            <w:shd w:val="clear" w:color="auto" w:fill="D9D9D9" w:themeFill="background1" w:themeFillShade="D9"/>
          </w:tcPr>
          <w:p w14:paraId="2489D2E5" w14:textId="5690A546" w:rsidR="0047574A" w:rsidRPr="007A4AFC" w:rsidDel="00693568" w:rsidRDefault="0047574A" w:rsidP="0047574A">
            <w:pPr>
              <w:spacing w:line="240" w:lineRule="auto"/>
              <w:rPr>
                <w:del w:id="3652" w:author="Dr Mamadou SANOGO" w:date="2023-10-27T11:26:00Z"/>
                <w:b/>
                <w:color w:val="000000" w:themeColor="text1"/>
                <w:rPrChange w:id="3653" w:author="Dr Mamadou SANOGO" w:date="2023-10-25T18:15:00Z">
                  <w:rPr>
                    <w:del w:id="3654" w:author="Dr Mamadou SANOGO" w:date="2023-10-27T11:26:00Z"/>
                    <w:b/>
                  </w:rPr>
                </w:rPrChange>
              </w:rPr>
            </w:pPr>
            <w:del w:id="3655" w:author="Dr Mamadou SANOGO" w:date="2023-10-27T11:26:00Z">
              <w:r w:rsidRPr="007A4AFC" w:rsidDel="00693568">
                <w:rPr>
                  <w:b/>
                  <w:color w:val="000000" w:themeColor="text1"/>
                  <w:rPrChange w:id="3656" w:author="Dr Mamadou SANOGO" w:date="2023-10-25T18:15:00Z">
                    <w:rPr>
                      <w:b/>
                    </w:rPr>
                  </w:rPrChange>
                </w:rPr>
                <w:delText>Nbr. total d’intervenants dans la formation </w:delText>
              </w:r>
            </w:del>
          </w:p>
        </w:tc>
        <w:tc>
          <w:tcPr>
            <w:tcW w:w="1129" w:type="dxa"/>
            <w:shd w:val="clear" w:color="auto" w:fill="D9D9D9" w:themeFill="background1" w:themeFillShade="D9"/>
            <w:vAlign w:val="center"/>
          </w:tcPr>
          <w:p w14:paraId="566C619F" w14:textId="1DBCF2AC" w:rsidR="0047574A" w:rsidRPr="007A4AFC" w:rsidDel="00693568" w:rsidRDefault="00EE17DC" w:rsidP="00972E19">
            <w:pPr>
              <w:spacing w:line="240" w:lineRule="auto"/>
              <w:jc w:val="center"/>
              <w:rPr>
                <w:del w:id="3657" w:author="Dr Mamadou SANOGO" w:date="2023-10-27T11:26:00Z"/>
                <w:b/>
                <w:color w:val="000000" w:themeColor="text1"/>
                <w:rPrChange w:id="3658" w:author="Dr Mamadou SANOGO" w:date="2023-10-25T18:15:00Z">
                  <w:rPr>
                    <w:del w:id="3659" w:author="Dr Mamadou SANOGO" w:date="2023-10-27T11:26:00Z"/>
                    <w:b/>
                  </w:rPr>
                </w:rPrChange>
              </w:rPr>
            </w:pPr>
            <w:del w:id="3660" w:author="Dr Mamadou SANOGO" w:date="2023-10-27T11:26:00Z">
              <w:r w:rsidRPr="007A4AFC" w:rsidDel="00693568">
                <w:rPr>
                  <w:b/>
                  <w:color w:val="000000" w:themeColor="text1"/>
                  <w:rPrChange w:id="3661" w:author="Dr Mamadou SANOGO" w:date="2023-10-25T18:15:00Z">
                    <w:rPr>
                      <w:b/>
                    </w:rPr>
                  </w:rPrChange>
                </w:rPr>
                <w:delText>1</w:delText>
              </w:r>
            </w:del>
            <w:del w:id="3662" w:author="Dr Mamadou SANOGO" w:date="2023-10-26T13:59:00Z">
              <w:r w:rsidR="00972E19" w:rsidRPr="007A4AFC" w:rsidDel="00CB3C42">
                <w:rPr>
                  <w:b/>
                  <w:color w:val="000000" w:themeColor="text1"/>
                  <w:rPrChange w:id="3663" w:author="Dr Mamadou SANOGO" w:date="2023-10-25T18:15:00Z">
                    <w:rPr>
                      <w:b/>
                    </w:rPr>
                  </w:rPrChange>
                </w:rPr>
                <w:delText>4</w:delText>
              </w:r>
            </w:del>
          </w:p>
        </w:tc>
      </w:tr>
    </w:tbl>
    <w:tbl>
      <w:tblPr>
        <w:tblStyle w:val="Grilledutableau"/>
        <w:tblW w:w="0" w:type="auto"/>
        <w:tblLook w:val="04A0" w:firstRow="1" w:lastRow="0" w:firstColumn="1" w:lastColumn="0" w:noHBand="0" w:noVBand="1"/>
      </w:tblPr>
      <w:tblGrid>
        <w:gridCol w:w="7932"/>
        <w:gridCol w:w="1129"/>
      </w:tblGrid>
      <w:tr w:rsidR="00693568" w:rsidRPr="007B235B" w14:paraId="4D49736B" w14:textId="77777777" w:rsidTr="00693568">
        <w:trPr>
          <w:ins w:id="3664" w:author="Dr Mamadou SANOGO" w:date="2023-10-27T11:26:00Z"/>
        </w:trPr>
        <w:tc>
          <w:tcPr>
            <w:tcW w:w="7932" w:type="dxa"/>
          </w:tcPr>
          <w:p w14:paraId="02FB8563" w14:textId="77777777" w:rsidR="00693568" w:rsidRPr="007B235B" w:rsidRDefault="00693568" w:rsidP="00A36245">
            <w:pPr>
              <w:spacing w:line="240" w:lineRule="auto"/>
              <w:rPr>
                <w:ins w:id="3665" w:author="Dr Mamadou SANOGO" w:date="2023-10-27T11:26:00Z"/>
                <w:rFonts w:cs="Times New Roman"/>
              </w:rPr>
            </w:pPr>
            <w:ins w:id="3666" w:author="Dr Mamadou SANOGO" w:date="2023-10-27T11:26:00Z">
              <w:r w:rsidRPr="007B235B">
                <w:rPr>
                  <w:rFonts w:cs="Times New Roman"/>
                </w:rPr>
                <w:t xml:space="preserve">Nbr. </w:t>
              </w:r>
              <w:proofErr w:type="gramStart"/>
              <w:r w:rsidRPr="007B235B">
                <w:rPr>
                  <w:rFonts w:cs="Times New Roman"/>
                </w:rPr>
                <w:t>de</w:t>
              </w:r>
              <w:proofErr w:type="gramEnd"/>
              <w:r w:rsidRPr="007B235B">
                <w:rPr>
                  <w:rFonts w:cs="Times New Roman"/>
                </w:rPr>
                <w:t xml:space="preserve"> professeurs permanents intervenant dans la formation </w:t>
              </w:r>
            </w:ins>
          </w:p>
        </w:tc>
        <w:tc>
          <w:tcPr>
            <w:tcW w:w="1129" w:type="dxa"/>
          </w:tcPr>
          <w:p w14:paraId="0638D4D4" w14:textId="77777777" w:rsidR="00693568" w:rsidRPr="007B235B" w:rsidRDefault="00693568" w:rsidP="00A36245">
            <w:pPr>
              <w:spacing w:line="240" w:lineRule="auto"/>
              <w:jc w:val="center"/>
              <w:rPr>
                <w:ins w:id="3667" w:author="Dr Mamadou SANOGO" w:date="2023-10-27T11:26:00Z"/>
                <w:rFonts w:cs="Times New Roman"/>
              </w:rPr>
            </w:pPr>
            <w:ins w:id="3668" w:author="Dr Mamadou SANOGO" w:date="2023-10-27T11:26:00Z">
              <w:r>
                <w:rPr>
                  <w:rFonts w:cs="Times New Roman"/>
                </w:rPr>
                <w:t>4</w:t>
              </w:r>
            </w:ins>
          </w:p>
        </w:tc>
      </w:tr>
      <w:tr w:rsidR="00693568" w:rsidRPr="007B235B" w14:paraId="4E712A92" w14:textId="77777777" w:rsidTr="00693568">
        <w:trPr>
          <w:ins w:id="3669" w:author="Dr Mamadou SANOGO" w:date="2023-10-27T11:26:00Z"/>
        </w:trPr>
        <w:tc>
          <w:tcPr>
            <w:tcW w:w="7932" w:type="dxa"/>
          </w:tcPr>
          <w:p w14:paraId="15DDC11B" w14:textId="77777777" w:rsidR="00693568" w:rsidRPr="007B235B" w:rsidRDefault="00693568" w:rsidP="00A36245">
            <w:pPr>
              <w:spacing w:line="240" w:lineRule="auto"/>
              <w:rPr>
                <w:ins w:id="3670" w:author="Dr Mamadou SANOGO" w:date="2023-10-27T11:26:00Z"/>
                <w:rFonts w:cs="Times New Roman"/>
              </w:rPr>
            </w:pPr>
            <w:ins w:id="3671" w:author="Dr Mamadou SANOGO" w:date="2023-10-27T11:26:00Z">
              <w:r w:rsidRPr="007B235B">
                <w:rPr>
                  <w:rFonts w:cs="Times New Roman"/>
                </w:rPr>
                <w:t xml:space="preserve">Nbr. </w:t>
              </w:r>
              <w:proofErr w:type="gramStart"/>
              <w:r w:rsidRPr="007B235B">
                <w:rPr>
                  <w:rFonts w:cs="Times New Roman"/>
                </w:rPr>
                <w:t>de</w:t>
              </w:r>
              <w:proofErr w:type="gramEnd"/>
              <w:r w:rsidRPr="007B235B">
                <w:rPr>
                  <w:rFonts w:cs="Times New Roman"/>
                </w:rPr>
                <w:t xml:space="preserve"> maitres de conférences permanents intervenant dans la formation </w:t>
              </w:r>
            </w:ins>
          </w:p>
        </w:tc>
        <w:tc>
          <w:tcPr>
            <w:tcW w:w="1129" w:type="dxa"/>
          </w:tcPr>
          <w:p w14:paraId="7745DE61" w14:textId="77777777" w:rsidR="00693568" w:rsidRPr="007B235B" w:rsidRDefault="00693568" w:rsidP="00A36245">
            <w:pPr>
              <w:spacing w:line="240" w:lineRule="auto"/>
              <w:jc w:val="center"/>
              <w:rPr>
                <w:ins w:id="3672" w:author="Dr Mamadou SANOGO" w:date="2023-10-27T11:26:00Z"/>
                <w:rFonts w:cs="Times New Roman"/>
              </w:rPr>
            </w:pPr>
            <w:ins w:id="3673" w:author="Dr Mamadou SANOGO" w:date="2023-10-27T11:26:00Z">
              <w:r>
                <w:rPr>
                  <w:rFonts w:cs="Times New Roman"/>
                </w:rPr>
                <w:t>0</w:t>
              </w:r>
            </w:ins>
          </w:p>
        </w:tc>
      </w:tr>
      <w:tr w:rsidR="00693568" w:rsidRPr="007B235B" w14:paraId="37C2E769" w14:textId="77777777" w:rsidTr="00693568">
        <w:trPr>
          <w:ins w:id="3674" w:author="Dr Mamadou SANOGO" w:date="2023-10-27T11:26:00Z"/>
        </w:trPr>
        <w:tc>
          <w:tcPr>
            <w:tcW w:w="7932" w:type="dxa"/>
          </w:tcPr>
          <w:p w14:paraId="667AFC47" w14:textId="77777777" w:rsidR="00693568" w:rsidRPr="007B235B" w:rsidRDefault="00693568" w:rsidP="00A36245">
            <w:pPr>
              <w:spacing w:line="240" w:lineRule="auto"/>
              <w:rPr>
                <w:ins w:id="3675" w:author="Dr Mamadou SANOGO" w:date="2023-10-27T11:26:00Z"/>
                <w:rFonts w:cs="Times New Roman"/>
              </w:rPr>
            </w:pPr>
            <w:ins w:id="3676" w:author="Dr Mamadou SANOGO" w:date="2023-10-27T11:26:00Z">
              <w:r w:rsidRPr="007B235B">
                <w:rPr>
                  <w:rFonts w:cs="Times New Roman"/>
                </w:rPr>
                <w:t xml:space="preserve">Nbr. </w:t>
              </w:r>
              <w:proofErr w:type="gramStart"/>
              <w:r w:rsidRPr="007B235B">
                <w:rPr>
                  <w:rFonts w:cs="Times New Roman"/>
                </w:rPr>
                <w:t>de</w:t>
              </w:r>
              <w:proofErr w:type="gramEnd"/>
              <w:r w:rsidRPr="007B235B">
                <w:rPr>
                  <w:rFonts w:cs="Times New Roman"/>
                </w:rPr>
                <w:t xml:space="preserve"> maitres-assistants permanents intervenant dans la formation </w:t>
              </w:r>
            </w:ins>
          </w:p>
        </w:tc>
        <w:tc>
          <w:tcPr>
            <w:tcW w:w="1129" w:type="dxa"/>
          </w:tcPr>
          <w:p w14:paraId="172D1673" w14:textId="77777777" w:rsidR="00693568" w:rsidRPr="007B235B" w:rsidRDefault="00693568" w:rsidP="00A36245">
            <w:pPr>
              <w:spacing w:line="240" w:lineRule="auto"/>
              <w:jc w:val="center"/>
              <w:rPr>
                <w:ins w:id="3677" w:author="Dr Mamadou SANOGO" w:date="2023-10-27T11:26:00Z"/>
                <w:rFonts w:cs="Times New Roman"/>
              </w:rPr>
            </w:pPr>
            <w:ins w:id="3678" w:author="Dr Mamadou SANOGO" w:date="2023-10-27T11:26:00Z">
              <w:r>
                <w:rPr>
                  <w:rFonts w:cs="Times New Roman"/>
                </w:rPr>
                <w:t>0</w:t>
              </w:r>
            </w:ins>
          </w:p>
        </w:tc>
      </w:tr>
      <w:tr w:rsidR="00693568" w:rsidRPr="007B235B" w14:paraId="4DA9360E" w14:textId="77777777" w:rsidTr="00693568">
        <w:trPr>
          <w:ins w:id="3679" w:author="Dr Mamadou SANOGO" w:date="2023-10-27T11:26:00Z"/>
        </w:trPr>
        <w:tc>
          <w:tcPr>
            <w:tcW w:w="7932" w:type="dxa"/>
          </w:tcPr>
          <w:p w14:paraId="4B34725F" w14:textId="77777777" w:rsidR="00693568" w:rsidRPr="007B235B" w:rsidRDefault="00693568" w:rsidP="00A36245">
            <w:pPr>
              <w:spacing w:line="240" w:lineRule="auto"/>
              <w:rPr>
                <w:ins w:id="3680" w:author="Dr Mamadou SANOGO" w:date="2023-10-27T11:26:00Z"/>
                <w:rFonts w:cs="Times New Roman"/>
              </w:rPr>
            </w:pPr>
            <w:ins w:id="3681" w:author="Dr Mamadou SANOGO" w:date="2023-10-27T11:26:00Z">
              <w:r w:rsidRPr="007B235B">
                <w:rPr>
                  <w:rFonts w:cs="Times New Roman"/>
                </w:rPr>
                <w:t xml:space="preserve">Nbr. </w:t>
              </w:r>
              <w:proofErr w:type="gramStart"/>
              <w:r w:rsidRPr="007B235B">
                <w:rPr>
                  <w:rFonts w:cs="Times New Roman"/>
                </w:rPr>
                <w:t>d’assistants</w:t>
              </w:r>
              <w:proofErr w:type="gramEnd"/>
              <w:r w:rsidRPr="007B235B">
                <w:rPr>
                  <w:rFonts w:cs="Times New Roman"/>
                </w:rPr>
                <w:t xml:space="preserve"> permanents intervenant dans la formation </w:t>
              </w:r>
            </w:ins>
          </w:p>
        </w:tc>
        <w:tc>
          <w:tcPr>
            <w:tcW w:w="1129" w:type="dxa"/>
          </w:tcPr>
          <w:p w14:paraId="36148E70" w14:textId="77777777" w:rsidR="00693568" w:rsidRPr="007B235B" w:rsidRDefault="00693568" w:rsidP="00A36245">
            <w:pPr>
              <w:spacing w:line="240" w:lineRule="auto"/>
              <w:jc w:val="center"/>
              <w:rPr>
                <w:ins w:id="3682" w:author="Dr Mamadou SANOGO" w:date="2023-10-27T11:26:00Z"/>
                <w:rFonts w:cs="Times New Roman"/>
              </w:rPr>
            </w:pPr>
            <w:ins w:id="3683" w:author="Dr Mamadou SANOGO" w:date="2023-10-27T11:26:00Z">
              <w:r>
                <w:rPr>
                  <w:rFonts w:cs="Times New Roman"/>
                </w:rPr>
                <w:t>0</w:t>
              </w:r>
            </w:ins>
          </w:p>
        </w:tc>
      </w:tr>
      <w:tr w:rsidR="00693568" w:rsidRPr="00D01419" w14:paraId="0D13778D" w14:textId="77777777" w:rsidTr="00693568">
        <w:trPr>
          <w:ins w:id="3684" w:author="Dr Mamadou SANOGO" w:date="2023-10-27T11:26:00Z"/>
        </w:trPr>
        <w:tc>
          <w:tcPr>
            <w:tcW w:w="7932" w:type="dxa"/>
          </w:tcPr>
          <w:p w14:paraId="6F8B88FB" w14:textId="77777777" w:rsidR="00693568" w:rsidRPr="00D01419" w:rsidRDefault="00693568" w:rsidP="00A36245">
            <w:pPr>
              <w:spacing w:line="240" w:lineRule="auto"/>
              <w:rPr>
                <w:ins w:id="3685" w:author="Dr Mamadou SANOGO" w:date="2023-10-27T11:26:00Z"/>
                <w:rFonts w:cs="Times New Roman"/>
                <w:b/>
              </w:rPr>
            </w:pPr>
            <w:ins w:id="3686" w:author="Dr Mamadou SANOGO" w:date="2023-10-27T11:26:00Z">
              <w:r w:rsidRPr="00D01419">
                <w:rPr>
                  <w:rFonts w:cs="Times New Roman"/>
                  <w:b/>
                </w:rPr>
                <w:t>% d’enseignants-chercheurs permanents intervenant dans la formation </w:t>
              </w:r>
            </w:ins>
          </w:p>
        </w:tc>
        <w:tc>
          <w:tcPr>
            <w:tcW w:w="1129" w:type="dxa"/>
          </w:tcPr>
          <w:p w14:paraId="5712F37A" w14:textId="77777777" w:rsidR="00693568" w:rsidRPr="00D01419" w:rsidRDefault="00693568" w:rsidP="00A36245">
            <w:pPr>
              <w:spacing w:line="240" w:lineRule="auto"/>
              <w:jc w:val="center"/>
              <w:rPr>
                <w:ins w:id="3687" w:author="Dr Mamadou SANOGO" w:date="2023-10-27T11:26:00Z"/>
                <w:rFonts w:cs="Times New Roman"/>
                <w:b/>
              </w:rPr>
            </w:pPr>
            <w:ins w:id="3688" w:author="Dr Mamadou SANOGO" w:date="2023-10-27T11:26:00Z">
              <w:r>
                <w:rPr>
                  <w:rFonts w:cs="Times New Roman"/>
                  <w:b/>
                </w:rPr>
                <w:t>25</w:t>
              </w:r>
              <w:r w:rsidRPr="00D01419">
                <w:rPr>
                  <w:rFonts w:cs="Times New Roman"/>
                  <w:b/>
                </w:rPr>
                <w:t>%</w:t>
              </w:r>
            </w:ins>
          </w:p>
        </w:tc>
      </w:tr>
      <w:tr w:rsidR="00693568" w:rsidRPr="007B235B" w14:paraId="53BD7855" w14:textId="77777777" w:rsidTr="00693568">
        <w:trPr>
          <w:ins w:id="3689" w:author="Dr Mamadou SANOGO" w:date="2023-10-27T11:26:00Z"/>
        </w:trPr>
        <w:tc>
          <w:tcPr>
            <w:tcW w:w="7932" w:type="dxa"/>
          </w:tcPr>
          <w:p w14:paraId="3EDE02BC" w14:textId="77777777" w:rsidR="00693568" w:rsidRPr="007B235B" w:rsidRDefault="00693568" w:rsidP="00A36245">
            <w:pPr>
              <w:spacing w:line="240" w:lineRule="auto"/>
              <w:rPr>
                <w:ins w:id="3690" w:author="Dr Mamadou SANOGO" w:date="2023-10-27T11:26:00Z"/>
                <w:rFonts w:cs="Times New Roman"/>
              </w:rPr>
            </w:pPr>
            <w:ins w:id="3691" w:author="Dr Mamadou SANOGO" w:date="2023-10-27T11:26:00Z">
              <w:r w:rsidRPr="007B235B">
                <w:rPr>
                  <w:rFonts w:cs="Times New Roman"/>
                </w:rPr>
                <w:t xml:space="preserve">Nbr. </w:t>
              </w:r>
              <w:proofErr w:type="gramStart"/>
              <w:r w:rsidRPr="007B235B">
                <w:rPr>
                  <w:rFonts w:cs="Times New Roman"/>
                </w:rPr>
                <w:t>d’enseignants</w:t>
              </w:r>
              <w:proofErr w:type="gramEnd"/>
              <w:r w:rsidRPr="007B235B">
                <w:rPr>
                  <w:rFonts w:cs="Times New Roman"/>
                </w:rPr>
                <w:t xml:space="preserve"> vacataires intervenant dans la formation </w:t>
              </w:r>
            </w:ins>
          </w:p>
        </w:tc>
        <w:tc>
          <w:tcPr>
            <w:tcW w:w="1129" w:type="dxa"/>
          </w:tcPr>
          <w:p w14:paraId="661BCE12" w14:textId="77777777" w:rsidR="00693568" w:rsidRPr="007B235B" w:rsidRDefault="00693568" w:rsidP="00A36245">
            <w:pPr>
              <w:spacing w:line="240" w:lineRule="auto"/>
              <w:jc w:val="center"/>
              <w:rPr>
                <w:ins w:id="3692" w:author="Dr Mamadou SANOGO" w:date="2023-10-27T11:26:00Z"/>
                <w:rFonts w:cs="Times New Roman"/>
              </w:rPr>
            </w:pPr>
            <w:ins w:id="3693" w:author="Dr Mamadou SANOGO" w:date="2023-10-27T11:26:00Z">
              <w:r>
                <w:rPr>
                  <w:rFonts w:cs="Times New Roman"/>
                </w:rPr>
                <w:t>4</w:t>
              </w:r>
            </w:ins>
          </w:p>
        </w:tc>
      </w:tr>
      <w:tr w:rsidR="00693568" w:rsidRPr="00D01419" w14:paraId="5606BAE7" w14:textId="77777777" w:rsidTr="00693568">
        <w:trPr>
          <w:ins w:id="3694" w:author="Dr Mamadou SANOGO" w:date="2023-10-27T11:26:00Z"/>
        </w:trPr>
        <w:tc>
          <w:tcPr>
            <w:tcW w:w="7932" w:type="dxa"/>
          </w:tcPr>
          <w:p w14:paraId="26BE2F05" w14:textId="77777777" w:rsidR="00693568" w:rsidRPr="00D01419" w:rsidRDefault="00693568" w:rsidP="00A36245">
            <w:pPr>
              <w:spacing w:line="240" w:lineRule="auto"/>
              <w:rPr>
                <w:ins w:id="3695" w:author="Dr Mamadou SANOGO" w:date="2023-10-27T11:26:00Z"/>
                <w:rFonts w:cs="Times New Roman"/>
                <w:b/>
              </w:rPr>
            </w:pPr>
            <w:ins w:id="3696" w:author="Dr Mamadou SANOGO" w:date="2023-10-27T11:26:00Z">
              <w:r w:rsidRPr="00D01419">
                <w:rPr>
                  <w:rFonts w:cs="Times New Roman"/>
                  <w:b/>
                </w:rPr>
                <w:t>% d’enseignants vacataires intervenant dans la formation </w:t>
              </w:r>
            </w:ins>
          </w:p>
        </w:tc>
        <w:tc>
          <w:tcPr>
            <w:tcW w:w="1129" w:type="dxa"/>
          </w:tcPr>
          <w:p w14:paraId="691E99FF" w14:textId="77777777" w:rsidR="00693568" w:rsidRPr="00D01419" w:rsidRDefault="00693568" w:rsidP="00A36245">
            <w:pPr>
              <w:spacing w:line="240" w:lineRule="auto"/>
              <w:jc w:val="center"/>
              <w:rPr>
                <w:ins w:id="3697" w:author="Dr Mamadou SANOGO" w:date="2023-10-27T11:26:00Z"/>
                <w:rFonts w:cs="Times New Roman"/>
                <w:b/>
              </w:rPr>
            </w:pPr>
            <w:ins w:id="3698" w:author="Dr Mamadou SANOGO" w:date="2023-10-27T11:26:00Z">
              <w:r>
                <w:rPr>
                  <w:rFonts w:cs="Times New Roman"/>
                  <w:b/>
                </w:rPr>
                <w:t>25</w:t>
              </w:r>
              <w:r w:rsidRPr="00D01419">
                <w:rPr>
                  <w:rFonts w:cs="Times New Roman"/>
                  <w:b/>
                </w:rPr>
                <w:t>%</w:t>
              </w:r>
            </w:ins>
          </w:p>
        </w:tc>
      </w:tr>
      <w:tr w:rsidR="00693568" w:rsidRPr="007B235B" w14:paraId="006560FA" w14:textId="77777777" w:rsidTr="00693568">
        <w:trPr>
          <w:ins w:id="3699" w:author="Dr Mamadou SANOGO" w:date="2023-10-27T11:26:00Z"/>
        </w:trPr>
        <w:tc>
          <w:tcPr>
            <w:tcW w:w="7932" w:type="dxa"/>
          </w:tcPr>
          <w:p w14:paraId="5B3D2601" w14:textId="77777777" w:rsidR="00693568" w:rsidRPr="007B235B" w:rsidRDefault="00693568" w:rsidP="00A36245">
            <w:pPr>
              <w:spacing w:line="240" w:lineRule="auto"/>
              <w:rPr>
                <w:ins w:id="3700" w:author="Dr Mamadou SANOGO" w:date="2023-10-27T11:26:00Z"/>
                <w:rFonts w:cs="Times New Roman"/>
              </w:rPr>
            </w:pPr>
            <w:ins w:id="3701" w:author="Dr Mamadou SANOGO" w:date="2023-10-27T11:26:00Z">
              <w:r w:rsidRPr="007B235B">
                <w:rPr>
                  <w:rFonts w:cs="Times New Roman"/>
                </w:rPr>
                <w:t xml:space="preserve">Nbr. </w:t>
              </w:r>
              <w:proofErr w:type="gramStart"/>
              <w:r w:rsidRPr="007B235B">
                <w:rPr>
                  <w:rFonts w:cs="Times New Roman"/>
                </w:rPr>
                <w:t>de</w:t>
              </w:r>
              <w:proofErr w:type="gramEnd"/>
              <w:r w:rsidRPr="007B235B">
                <w:rPr>
                  <w:rFonts w:cs="Times New Roman"/>
                </w:rPr>
                <w:t xml:space="preserve"> professionnels intervenants dans la formation</w:t>
              </w:r>
            </w:ins>
          </w:p>
        </w:tc>
        <w:tc>
          <w:tcPr>
            <w:tcW w:w="1129" w:type="dxa"/>
          </w:tcPr>
          <w:p w14:paraId="53E7D864" w14:textId="77777777" w:rsidR="00693568" w:rsidRPr="007B235B" w:rsidRDefault="00693568" w:rsidP="00A36245">
            <w:pPr>
              <w:spacing w:line="240" w:lineRule="auto"/>
              <w:jc w:val="center"/>
              <w:rPr>
                <w:ins w:id="3702" w:author="Dr Mamadou SANOGO" w:date="2023-10-27T11:26:00Z"/>
                <w:rFonts w:cs="Times New Roman"/>
              </w:rPr>
            </w:pPr>
            <w:ins w:id="3703" w:author="Dr Mamadou SANOGO" w:date="2023-10-27T11:26:00Z">
              <w:r>
                <w:rPr>
                  <w:rFonts w:cs="Times New Roman"/>
                </w:rPr>
                <w:t>8</w:t>
              </w:r>
            </w:ins>
          </w:p>
        </w:tc>
      </w:tr>
      <w:tr w:rsidR="00693568" w:rsidRPr="00D01419" w14:paraId="2A7D0BB9" w14:textId="77777777" w:rsidTr="00693568">
        <w:trPr>
          <w:ins w:id="3704" w:author="Dr Mamadou SANOGO" w:date="2023-10-27T11:26:00Z"/>
        </w:trPr>
        <w:tc>
          <w:tcPr>
            <w:tcW w:w="7932" w:type="dxa"/>
          </w:tcPr>
          <w:p w14:paraId="4C4618D5" w14:textId="77777777" w:rsidR="00693568" w:rsidRPr="00D01419" w:rsidRDefault="00693568" w:rsidP="00A36245">
            <w:pPr>
              <w:spacing w:line="240" w:lineRule="auto"/>
              <w:rPr>
                <w:ins w:id="3705" w:author="Dr Mamadou SANOGO" w:date="2023-10-27T11:26:00Z"/>
                <w:rFonts w:cs="Times New Roman"/>
                <w:b/>
              </w:rPr>
            </w:pPr>
            <w:ins w:id="3706" w:author="Dr Mamadou SANOGO" w:date="2023-10-27T11:26:00Z">
              <w:r w:rsidRPr="00D01419">
                <w:rPr>
                  <w:rFonts w:cs="Times New Roman"/>
                  <w:b/>
                </w:rPr>
                <w:t>% de professionnels intervenants dans la formation</w:t>
              </w:r>
            </w:ins>
          </w:p>
        </w:tc>
        <w:tc>
          <w:tcPr>
            <w:tcW w:w="1129" w:type="dxa"/>
          </w:tcPr>
          <w:p w14:paraId="38337E32" w14:textId="77777777" w:rsidR="00693568" w:rsidRPr="00D01419" w:rsidRDefault="00693568" w:rsidP="00A36245">
            <w:pPr>
              <w:spacing w:line="240" w:lineRule="auto"/>
              <w:jc w:val="center"/>
              <w:rPr>
                <w:ins w:id="3707" w:author="Dr Mamadou SANOGO" w:date="2023-10-27T11:26:00Z"/>
                <w:rFonts w:cs="Times New Roman"/>
                <w:b/>
              </w:rPr>
            </w:pPr>
            <w:ins w:id="3708" w:author="Dr Mamadou SANOGO" w:date="2023-10-27T11:26:00Z">
              <w:r>
                <w:rPr>
                  <w:rFonts w:cs="Times New Roman"/>
                  <w:b/>
                </w:rPr>
                <w:t>50</w:t>
              </w:r>
              <w:r w:rsidRPr="00D01419">
                <w:rPr>
                  <w:rFonts w:cs="Times New Roman"/>
                  <w:b/>
                </w:rPr>
                <w:t>%</w:t>
              </w:r>
            </w:ins>
          </w:p>
        </w:tc>
      </w:tr>
      <w:tr w:rsidR="00693568" w:rsidRPr="00D01419" w14:paraId="0C262826" w14:textId="77777777" w:rsidTr="00693568">
        <w:trPr>
          <w:ins w:id="3709" w:author="Dr Mamadou SANOGO" w:date="2023-10-27T11:26:00Z"/>
        </w:trPr>
        <w:tc>
          <w:tcPr>
            <w:tcW w:w="7932" w:type="dxa"/>
          </w:tcPr>
          <w:p w14:paraId="1A377D98" w14:textId="77777777" w:rsidR="00693568" w:rsidRPr="00D01419" w:rsidRDefault="00693568" w:rsidP="00A36245">
            <w:pPr>
              <w:spacing w:line="240" w:lineRule="auto"/>
              <w:rPr>
                <w:ins w:id="3710" w:author="Dr Mamadou SANOGO" w:date="2023-10-27T11:26:00Z"/>
                <w:rFonts w:cs="Times New Roman"/>
                <w:b/>
              </w:rPr>
            </w:pPr>
            <w:ins w:id="3711" w:author="Dr Mamadou SANOGO" w:date="2023-10-27T11:26:00Z">
              <w:r w:rsidRPr="00D01419">
                <w:rPr>
                  <w:rFonts w:cs="Times New Roman"/>
                  <w:b/>
                </w:rPr>
                <w:t xml:space="preserve">Nbr. </w:t>
              </w:r>
              <w:proofErr w:type="gramStart"/>
              <w:r w:rsidRPr="00D01419">
                <w:rPr>
                  <w:rFonts w:cs="Times New Roman"/>
                  <w:b/>
                </w:rPr>
                <w:t>total</w:t>
              </w:r>
              <w:proofErr w:type="gramEnd"/>
              <w:r w:rsidRPr="00D01419">
                <w:rPr>
                  <w:rFonts w:cs="Times New Roman"/>
                  <w:b/>
                </w:rPr>
                <w:t xml:space="preserve"> d’intervenants dans la formation </w:t>
              </w:r>
            </w:ins>
          </w:p>
        </w:tc>
        <w:tc>
          <w:tcPr>
            <w:tcW w:w="1129" w:type="dxa"/>
          </w:tcPr>
          <w:p w14:paraId="5DD9EB56" w14:textId="77777777" w:rsidR="00693568" w:rsidRPr="00D01419" w:rsidRDefault="00693568" w:rsidP="00A36245">
            <w:pPr>
              <w:spacing w:line="240" w:lineRule="auto"/>
              <w:jc w:val="center"/>
              <w:rPr>
                <w:ins w:id="3712" w:author="Dr Mamadou SANOGO" w:date="2023-10-27T11:26:00Z"/>
                <w:rFonts w:cs="Times New Roman"/>
                <w:b/>
              </w:rPr>
            </w:pPr>
            <w:ins w:id="3713" w:author="Dr Mamadou SANOGO" w:date="2023-10-27T11:26:00Z">
              <w:r>
                <w:rPr>
                  <w:rFonts w:cs="Times New Roman"/>
                  <w:b/>
                </w:rPr>
                <w:t>16</w:t>
              </w:r>
            </w:ins>
          </w:p>
        </w:tc>
      </w:tr>
    </w:tbl>
    <w:p w14:paraId="411CA03D" w14:textId="77777777" w:rsidR="0047574A" w:rsidRPr="007A4AFC" w:rsidRDefault="0047574A" w:rsidP="0047574A">
      <w:pPr>
        <w:spacing w:line="240" w:lineRule="auto"/>
        <w:rPr>
          <w:color w:val="000000" w:themeColor="text1"/>
          <w:rPrChange w:id="3714" w:author="Dr Mamadou SANOGO" w:date="2023-10-25T18:15:00Z">
            <w:rPr/>
          </w:rPrChange>
        </w:rPr>
      </w:pPr>
    </w:p>
    <w:p w14:paraId="42A345E1" w14:textId="6C286969" w:rsidR="00693568" w:rsidRPr="00693568" w:rsidRDefault="00693568">
      <w:pPr>
        <w:pStyle w:val="Paragraphedeliste"/>
        <w:numPr>
          <w:ilvl w:val="3"/>
          <w:numId w:val="3"/>
        </w:numPr>
        <w:ind w:left="284" w:hanging="284"/>
        <w:rPr>
          <w:ins w:id="3715" w:author="Dr Mamadou SANOGO" w:date="2023-10-27T11:28:00Z"/>
          <w:b/>
          <w:szCs w:val="24"/>
          <w:rPrChange w:id="3716" w:author="Dr Mamadou SANOGO" w:date="2023-10-27T11:29:00Z">
            <w:rPr>
              <w:ins w:id="3717" w:author="Dr Mamadou SANOGO" w:date="2023-10-27T11:28:00Z"/>
            </w:rPr>
          </w:rPrChange>
        </w:rPr>
        <w:pPrChange w:id="3718" w:author="Dr Mamadou SANOGO" w:date="2023-10-27T11:29:00Z">
          <w:pPr>
            <w:spacing w:line="240" w:lineRule="auto"/>
          </w:pPr>
        </w:pPrChange>
      </w:pPr>
      <w:ins w:id="3719" w:author="Dr Mamadou SANOGO" w:date="2023-10-27T11:28:00Z">
        <w:r w:rsidRPr="00C76DF7">
          <w:rPr>
            <w:b/>
            <w:szCs w:val="24"/>
          </w:rPr>
          <w:t>Chiffres clés de la formation sur 4 ans</w:t>
        </w:r>
      </w:ins>
    </w:p>
    <w:p w14:paraId="3A572937" w14:textId="121CC4FB" w:rsidR="00693568" w:rsidRPr="00693568" w:rsidRDefault="00693568" w:rsidP="00693568">
      <w:pPr>
        <w:spacing w:line="240" w:lineRule="auto"/>
        <w:rPr>
          <w:ins w:id="3720" w:author="Dr Mamadou SANOGO" w:date="2023-10-27T11:28:00Z"/>
          <w:b/>
          <w:bCs/>
          <w:i/>
          <w:iCs/>
          <w:szCs w:val="24"/>
          <w:rPrChange w:id="3721" w:author="Dr Mamadou SANOGO" w:date="2023-10-27T11:29:00Z">
            <w:rPr>
              <w:ins w:id="3722" w:author="Dr Mamadou SANOGO" w:date="2023-10-27T11:28:00Z"/>
            </w:rPr>
          </w:rPrChange>
        </w:rPr>
      </w:pPr>
      <w:ins w:id="3723" w:author="Dr Mamadou SANOGO" w:date="2023-10-27T11:28:00Z">
        <w:r w:rsidRPr="00C76DF7">
          <w:rPr>
            <w:b/>
            <w:bCs/>
            <w:i/>
            <w:iCs/>
            <w:szCs w:val="24"/>
          </w:rPr>
          <w:t>Effectifs étudiants</w:t>
        </w:r>
      </w:ins>
    </w:p>
    <w:tbl>
      <w:tblPr>
        <w:tblStyle w:val="Grilledutableau"/>
        <w:tblW w:w="0" w:type="auto"/>
        <w:tblLook w:val="04A0" w:firstRow="1" w:lastRow="0" w:firstColumn="1" w:lastColumn="0" w:noHBand="0" w:noVBand="1"/>
      </w:tblPr>
      <w:tblGrid>
        <w:gridCol w:w="1979"/>
        <w:gridCol w:w="1643"/>
        <w:gridCol w:w="1812"/>
        <w:gridCol w:w="1813"/>
        <w:gridCol w:w="1813"/>
      </w:tblGrid>
      <w:tr w:rsidR="00693568" w:rsidRPr="00C76DF7" w14:paraId="541CC6ED" w14:textId="77777777" w:rsidTr="00A36245">
        <w:trPr>
          <w:ins w:id="3724" w:author="Dr Mamadou SANOGO" w:date="2023-10-27T11:28:00Z"/>
        </w:trPr>
        <w:tc>
          <w:tcPr>
            <w:tcW w:w="1979" w:type="dxa"/>
          </w:tcPr>
          <w:p w14:paraId="3CD5006B" w14:textId="77777777" w:rsidR="00693568" w:rsidRPr="00C76DF7" w:rsidRDefault="00693568" w:rsidP="00A36245">
            <w:pPr>
              <w:spacing w:line="240" w:lineRule="auto"/>
              <w:rPr>
                <w:ins w:id="3725" w:author="Dr Mamadou SANOGO" w:date="2023-10-27T11:28:00Z"/>
                <w:b/>
              </w:rPr>
            </w:pPr>
            <w:ins w:id="3726" w:author="Dr Mamadou SANOGO" w:date="2023-10-27T11:28:00Z">
              <w:r w:rsidRPr="00C76DF7">
                <w:rPr>
                  <w:b/>
                </w:rPr>
                <w:t>Année univ.</w:t>
              </w:r>
            </w:ins>
          </w:p>
        </w:tc>
        <w:tc>
          <w:tcPr>
            <w:tcW w:w="1643" w:type="dxa"/>
          </w:tcPr>
          <w:p w14:paraId="527DCFC1" w14:textId="77777777" w:rsidR="00693568" w:rsidRPr="00C76DF7" w:rsidRDefault="00693568" w:rsidP="00A36245">
            <w:pPr>
              <w:spacing w:line="240" w:lineRule="auto"/>
              <w:jc w:val="center"/>
              <w:rPr>
                <w:ins w:id="3727" w:author="Dr Mamadou SANOGO" w:date="2023-10-27T11:28:00Z"/>
                <w:b/>
              </w:rPr>
            </w:pPr>
            <w:ins w:id="3728" w:author="Dr Mamadou SANOGO" w:date="2023-10-27T11:28:00Z">
              <w:r w:rsidRPr="00C76DF7">
                <w:rPr>
                  <w:b/>
                </w:rPr>
                <w:t>2018-2019</w:t>
              </w:r>
            </w:ins>
          </w:p>
        </w:tc>
        <w:tc>
          <w:tcPr>
            <w:tcW w:w="1812" w:type="dxa"/>
          </w:tcPr>
          <w:p w14:paraId="3F97F282" w14:textId="77777777" w:rsidR="00693568" w:rsidRPr="00C76DF7" w:rsidRDefault="00693568" w:rsidP="00A36245">
            <w:pPr>
              <w:spacing w:line="240" w:lineRule="auto"/>
              <w:jc w:val="center"/>
              <w:rPr>
                <w:ins w:id="3729" w:author="Dr Mamadou SANOGO" w:date="2023-10-27T11:28:00Z"/>
                <w:b/>
              </w:rPr>
            </w:pPr>
            <w:ins w:id="3730" w:author="Dr Mamadou SANOGO" w:date="2023-10-27T11:28:00Z">
              <w:r w:rsidRPr="00C76DF7">
                <w:rPr>
                  <w:b/>
                </w:rPr>
                <w:t>2019-2020</w:t>
              </w:r>
            </w:ins>
          </w:p>
        </w:tc>
        <w:tc>
          <w:tcPr>
            <w:tcW w:w="1813" w:type="dxa"/>
          </w:tcPr>
          <w:p w14:paraId="433F456F" w14:textId="77777777" w:rsidR="00693568" w:rsidRPr="00C76DF7" w:rsidRDefault="00693568" w:rsidP="00A36245">
            <w:pPr>
              <w:spacing w:line="240" w:lineRule="auto"/>
              <w:jc w:val="center"/>
              <w:rPr>
                <w:ins w:id="3731" w:author="Dr Mamadou SANOGO" w:date="2023-10-27T11:28:00Z"/>
                <w:b/>
              </w:rPr>
            </w:pPr>
            <w:ins w:id="3732" w:author="Dr Mamadou SANOGO" w:date="2023-10-27T11:28:00Z">
              <w:r w:rsidRPr="00C76DF7">
                <w:rPr>
                  <w:b/>
                </w:rPr>
                <w:t>2020-2021</w:t>
              </w:r>
            </w:ins>
          </w:p>
        </w:tc>
        <w:tc>
          <w:tcPr>
            <w:tcW w:w="1813" w:type="dxa"/>
          </w:tcPr>
          <w:p w14:paraId="6D5795DA" w14:textId="77777777" w:rsidR="00693568" w:rsidRPr="00C76DF7" w:rsidRDefault="00693568" w:rsidP="00A36245">
            <w:pPr>
              <w:spacing w:line="240" w:lineRule="auto"/>
              <w:jc w:val="center"/>
              <w:rPr>
                <w:ins w:id="3733" w:author="Dr Mamadou SANOGO" w:date="2023-10-27T11:28:00Z"/>
                <w:b/>
              </w:rPr>
            </w:pPr>
            <w:ins w:id="3734" w:author="Dr Mamadou SANOGO" w:date="2023-10-27T11:28:00Z">
              <w:r w:rsidRPr="00C76DF7">
                <w:rPr>
                  <w:b/>
                </w:rPr>
                <w:t>2021-2022</w:t>
              </w:r>
            </w:ins>
          </w:p>
        </w:tc>
      </w:tr>
      <w:tr w:rsidR="00693568" w:rsidRPr="00C76DF7" w14:paraId="402E3926" w14:textId="77777777" w:rsidTr="00A36245">
        <w:trPr>
          <w:ins w:id="3735" w:author="Dr Mamadou SANOGO" w:date="2023-10-27T11:28:00Z"/>
        </w:trPr>
        <w:tc>
          <w:tcPr>
            <w:tcW w:w="1979" w:type="dxa"/>
          </w:tcPr>
          <w:p w14:paraId="6F086051" w14:textId="77777777" w:rsidR="00693568" w:rsidRPr="00C76DF7" w:rsidRDefault="00693568" w:rsidP="00A36245">
            <w:pPr>
              <w:spacing w:line="240" w:lineRule="auto"/>
              <w:rPr>
                <w:ins w:id="3736" w:author="Dr Mamadou SANOGO" w:date="2023-10-27T11:28:00Z"/>
              </w:rPr>
            </w:pPr>
            <w:ins w:id="3737" w:author="Dr Mamadou SANOGO" w:date="2023-10-27T11:28:00Z">
              <w:r w:rsidRPr="00C76DF7">
                <w:t xml:space="preserve">Nbr. </w:t>
              </w:r>
              <w:proofErr w:type="gramStart"/>
              <w:r w:rsidRPr="00C76DF7">
                <w:t>inscrits</w:t>
              </w:r>
              <w:proofErr w:type="gramEnd"/>
              <w:r w:rsidRPr="00C76DF7">
                <w:t xml:space="preserve"> M 1</w:t>
              </w:r>
            </w:ins>
          </w:p>
        </w:tc>
        <w:tc>
          <w:tcPr>
            <w:tcW w:w="1643" w:type="dxa"/>
          </w:tcPr>
          <w:p w14:paraId="2F63E4AF" w14:textId="77777777" w:rsidR="00693568" w:rsidRPr="00C76DF7" w:rsidRDefault="00693568" w:rsidP="00A36245">
            <w:pPr>
              <w:spacing w:line="240" w:lineRule="auto"/>
              <w:jc w:val="center"/>
              <w:rPr>
                <w:ins w:id="3738" w:author="Dr Mamadou SANOGO" w:date="2023-10-27T11:28:00Z"/>
              </w:rPr>
            </w:pPr>
            <w:ins w:id="3739" w:author="Dr Mamadou SANOGO" w:date="2023-10-27T11:28:00Z">
              <w:r>
                <w:t>15</w:t>
              </w:r>
            </w:ins>
          </w:p>
        </w:tc>
        <w:tc>
          <w:tcPr>
            <w:tcW w:w="1812" w:type="dxa"/>
          </w:tcPr>
          <w:p w14:paraId="2648DEB9" w14:textId="77777777" w:rsidR="00693568" w:rsidRPr="00C76DF7" w:rsidRDefault="00693568" w:rsidP="00A36245">
            <w:pPr>
              <w:spacing w:line="240" w:lineRule="auto"/>
              <w:jc w:val="center"/>
              <w:rPr>
                <w:ins w:id="3740" w:author="Dr Mamadou SANOGO" w:date="2023-10-27T11:28:00Z"/>
              </w:rPr>
            </w:pPr>
            <w:ins w:id="3741" w:author="Dr Mamadou SANOGO" w:date="2023-10-27T11:28:00Z">
              <w:r>
                <w:t>16</w:t>
              </w:r>
            </w:ins>
          </w:p>
        </w:tc>
        <w:tc>
          <w:tcPr>
            <w:tcW w:w="1813" w:type="dxa"/>
          </w:tcPr>
          <w:p w14:paraId="54952E2E" w14:textId="77777777" w:rsidR="00693568" w:rsidRPr="00C76DF7" w:rsidRDefault="00693568" w:rsidP="00A36245">
            <w:pPr>
              <w:spacing w:line="240" w:lineRule="auto"/>
              <w:jc w:val="center"/>
              <w:rPr>
                <w:ins w:id="3742" w:author="Dr Mamadou SANOGO" w:date="2023-10-27T11:28:00Z"/>
              </w:rPr>
            </w:pPr>
            <w:ins w:id="3743" w:author="Dr Mamadou SANOGO" w:date="2023-10-27T11:28:00Z">
              <w:r>
                <w:t>13</w:t>
              </w:r>
            </w:ins>
          </w:p>
        </w:tc>
        <w:tc>
          <w:tcPr>
            <w:tcW w:w="1813" w:type="dxa"/>
          </w:tcPr>
          <w:p w14:paraId="7A1985C8" w14:textId="77777777" w:rsidR="00693568" w:rsidRPr="00C76DF7" w:rsidRDefault="00693568" w:rsidP="00A36245">
            <w:pPr>
              <w:spacing w:line="240" w:lineRule="auto"/>
              <w:jc w:val="center"/>
              <w:rPr>
                <w:ins w:id="3744" w:author="Dr Mamadou SANOGO" w:date="2023-10-27T11:28:00Z"/>
              </w:rPr>
            </w:pPr>
            <w:ins w:id="3745" w:author="Dr Mamadou SANOGO" w:date="2023-10-27T11:28:00Z">
              <w:r>
                <w:t>15</w:t>
              </w:r>
            </w:ins>
          </w:p>
        </w:tc>
      </w:tr>
      <w:tr w:rsidR="00693568" w:rsidRPr="00C76DF7" w14:paraId="04939C4A" w14:textId="77777777" w:rsidTr="00A36245">
        <w:trPr>
          <w:ins w:id="3746" w:author="Dr Mamadou SANOGO" w:date="2023-10-27T11:28:00Z"/>
        </w:trPr>
        <w:tc>
          <w:tcPr>
            <w:tcW w:w="1979" w:type="dxa"/>
          </w:tcPr>
          <w:p w14:paraId="48534B6F" w14:textId="77777777" w:rsidR="00693568" w:rsidRPr="00C76DF7" w:rsidRDefault="00693568" w:rsidP="00A36245">
            <w:pPr>
              <w:spacing w:line="240" w:lineRule="auto"/>
              <w:rPr>
                <w:ins w:id="3747" w:author="Dr Mamadou SANOGO" w:date="2023-10-27T11:28:00Z"/>
              </w:rPr>
            </w:pPr>
            <w:ins w:id="3748" w:author="Dr Mamadou SANOGO" w:date="2023-10-27T11:28:00Z">
              <w:r w:rsidRPr="00C76DF7">
                <w:t xml:space="preserve">Nbr. </w:t>
              </w:r>
              <w:proofErr w:type="gramStart"/>
              <w:r w:rsidRPr="00C76DF7">
                <w:t>inscrits</w:t>
              </w:r>
              <w:proofErr w:type="gramEnd"/>
              <w:r w:rsidRPr="00C76DF7">
                <w:t xml:space="preserve"> M 2</w:t>
              </w:r>
            </w:ins>
          </w:p>
        </w:tc>
        <w:tc>
          <w:tcPr>
            <w:tcW w:w="1643" w:type="dxa"/>
          </w:tcPr>
          <w:p w14:paraId="3E81B8FE" w14:textId="77777777" w:rsidR="00693568" w:rsidRPr="00C76DF7" w:rsidRDefault="00693568" w:rsidP="00A36245">
            <w:pPr>
              <w:spacing w:line="240" w:lineRule="auto"/>
              <w:jc w:val="center"/>
              <w:rPr>
                <w:ins w:id="3749" w:author="Dr Mamadou SANOGO" w:date="2023-10-27T11:28:00Z"/>
              </w:rPr>
            </w:pPr>
            <w:ins w:id="3750" w:author="Dr Mamadou SANOGO" w:date="2023-10-27T11:28:00Z">
              <w:r>
                <w:t>13</w:t>
              </w:r>
            </w:ins>
          </w:p>
        </w:tc>
        <w:tc>
          <w:tcPr>
            <w:tcW w:w="1812" w:type="dxa"/>
          </w:tcPr>
          <w:p w14:paraId="11A2AFAF" w14:textId="77777777" w:rsidR="00693568" w:rsidRPr="00C76DF7" w:rsidRDefault="00693568" w:rsidP="00A36245">
            <w:pPr>
              <w:spacing w:line="240" w:lineRule="auto"/>
              <w:jc w:val="center"/>
              <w:rPr>
                <w:ins w:id="3751" w:author="Dr Mamadou SANOGO" w:date="2023-10-27T11:28:00Z"/>
              </w:rPr>
            </w:pPr>
            <w:ins w:id="3752" w:author="Dr Mamadou SANOGO" w:date="2023-10-27T11:28:00Z">
              <w:r>
                <w:t>15</w:t>
              </w:r>
            </w:ins>
          </w:p>
        </w:tc>
        <w:tc>
          <w:tcPr>
            <w:tcW w:w="1813" w:type="dxa"/>
          </w:tcPr>
          <w:p w14:paraId="293A8406" w14:textId="77777777" w:rsidR="00693568" w:rsidRPr="00C76DF7" w:rsidRDefault="00693568" w:rsidP="00A36245">
            <w:pPr>
              <w:spacing w:line="240" w:lineRule="auto"/>
              <w:jc w:val="center"/>
              <w:rPr>
                <w:ins w:id="3753" w:author="Dr Mamadou SANOGO" w:date="2023-10-27T11:28:00Z"/>
              </w:rPr>
            </w:pPr>
            <w:ins w:id="3754" w:author="Dr Mamadou SANOGO" w:date="2023-10-27T11:28:00Z">
              <w:r>
                <w:t>16</w:t>
              </w:r>
            </w:ins>
          </w:p>
        </w:tc>
        <w:tc>
          <w:tcPr>
            <w:tcW w:w="1813" w:type="dxa"/>
          </w:tcPr>
          <w:p w14:paraId="44E79D8A" w14:textId="77777777" w:rsidR="00693568" w:rsidRPr="00C76DF7" w:rsidRDefault="00693568" w:rsidP="00A36245">
            <w:pPr>
              <w:spacing w:line="240" w:lineRule="auto"/>
              <w:jc w:val="center"/>
              <w:rPr>
                <w:ins w:id="3755" w:author="Dr Mamadou SANOGO" w:date="2023-10-27T11:28:00Z"/>
              </w:rPr>
            </w:pPr>
            <w:ins w:id="3756" w:author="Dr Mamadou SANOGO" w:date="2023-10-27T11:28:00Z">
              <w:r>
                <w:t>20</w:t>
              </w:r>
            </w:ins>
          </w:p>
        </w:tc>
      </w:tr>
      <w:tr w:rsidR="00693568" w:rsidRPr="00C76DF7" w14:paraId="48E741C7" w14:textId="77777777" w:rsidTr="00A36245">
        <w:trPr>
          <w:ins w:id="3757" w:author="Dr Mamadou SANOGO" w:date="2023-10-27T11:28:00Z"/>
        </w:trPr>
        <w:tc>
          <w:tcPr>
            <w:tcW w:w="1979" w:type="dxa"/>
            <w:shd w:val="clear" w:color="auto" w:fill="D9D9D9" w:themeFill="background1" w:themeFillShade="D9"/>
          </w:tcPr>
          <w:p w14:paraId="2DDF7E9A" w14:textId="77777777" w:rsidR="00693568" w:rsidRPr="00C76DF7" w:rsidRDefault="00693568" w:rsidP="00A36245">
            <w:pPr>
              <w:spacing w:line="240" w:lineRule="auto"/>
              <w:rPr>
                <w:ins w:id="3758" w:author="Dr Mamadou SANOGO" w:date="2023-10-27T11:28:00Z"/>
                <w:b/>
              </w:rPr>
            </w:pPr>
            <w:ins w:id="3759" w:author="Dr Mamadou SANOGO" w:date="2023-10-27T11:28:00Z">
              <w:r w:rsidRPr="00C76DF7">
                <w:rPr>
                  <w:b/>
                </w:rPr>
                <w:t xml:space="preserve">Nbr. </w:t>
              </w:r>
              <w:proofErr w:type="gramStart"/>
              <w:r w:rsidRPr="00C76DF7">
                <w:rPr>
                  <w:b/>
                </w:rPr>
                <w:t>total</w:t>
              </w:r>
              <w:proofErr w:type="gramEnd"/>
              <w:r w:rsidRPr="00C76DF7">
                <w:rPr>
                  <w:b/>
                </w:rPr>
                <w:t xml:space="preserve"> inscrits </w:t>
              </w:r>
            </w:ins>
          </w:p>
        </w:tc>
        <w:tc>
          <w:tcPr>
            <w:tcW w:w="1643" w:type="dxa"/>
            <w:shd w:val="clear" w:color="auto" w:fill="D9D9D9" w:themeFill="background1" w:themeFillShade="D9"/>
          </w:tcPr>
          <w:p w14:paraId="7208AADD" w14:textId="77777777" w:rsidR="00693568" w:rsidRPr="00C76DF7" w:rsidRDefault="00693568" w:rsidP="00A36245">
            <w:pPr>
              <w:spacing w:line="240" w:lineRule="auto"/>
              <w:jc w:val="center"/>
              <w:rPr>
                <w:ins w:id="3760" w:author="Dr Mamadou SANOGO" w:date="2023-10-27T11:28:00Z"/>
                <w:b/>
              </w:rPr>
            </w:pPr>
            <w:ins w:id="3761" w:author="Dr Mamadou SANOGO" w:date="2023-10-27T11:28:00Z">
              <w:r>
                <w:rPr>
                  <w:b/>
                </w:rPr>
                <w:t>28</w:t>
              </w:r>
            </w:ins>
          </w:p>
        </w:tc>
        <w:tc>
          <w:tcPr>
            <w:tcW w:w="1812" w:type="dxa"/>
            <w:shd w:val="clear" w:color="auto" w:fill="D9D9D9" w:themeFill="background1" w:themeFillShade="D9"/>
          </w:tcPr>
          <w:p w14:paraId="518FE715" w14:textId="77777777" w:rsidR="00693568" w:rsidRPr="00C76DF7" w:rsidRDefault="00693568" w:rsidP="00A36245">
            <w:pPr>
              <w:spacing w:line="240" w:lineRule="auto"/>
              <w:jc w:val="center"/>
              <w:rPr>
                <w:ins w:id="3762" w:author="Dr Mamadou SANOGO" w:date="2023-10-27T11:28:00Z"/>
                <w:b/>
              </w:rPr>
            </w:pPr>
            <w:ins w:id="3763" w:author="Dr Mamadou SANOGO" w:date="2023-10-27T11:28:00Z">
              <w:r>
                <w:rPr>
                  <w:b/>
                </w:rPr>
                <w:t>31</w:t>
              </w:r>
            </w:ins>
          </w:p>
        </w:tc>
        <w:tc>
          <w:tcPr>
            <w:tcW w:w="1813" w:type="dxa"/>
            <w:shd w:val="clear" w:color="auto" w:fill="D9D9D9" w:themeFill="background1" w:themeFillShade="D9"/>
          </w:tcPr>
          <w:p w14:paraId="18A0E1C7" w14:textId="77777777" w:rsidR="00693568" w:rsidRPr="00C76DF7" w:rsidRDefault="00693568" w:rsidP="00A36245">
            <w:pPr>
              <w:spacing w:line="240" w:lineRule="auto"/>
              <w:jc w:val="center"/>
              <w:rPr>
                <w:ins w:id="3764" w:author="Dr Mamadou SANOGO" w:date="2023-10-27T11:28:00Z"/>
                <w:b/>
              </w:rPr>
            </w:pPr>
            <w:ins w:id="3765" w:author="Dr Mamadou SANOGO" w:date="2023-10-27T11:28:00Z">
              <w:r>
                <w:rPr>
                  <w:b/>
                </w:rPr>
                <w:t>29</w:t>
              </w:r>
            </w:ins>
          </w:p>
        </w:tc>
        <w:tc>
          <w:tcPr>
            <w:tcW w:w="1813" w:type="dxa"/>
            <w:shd w:val="clear" w:color="auto" w:fill="D9D9D9" w:themeFill="background1" w:themeFillShade="D9"/>
          </w:tcPr>
          <w:p w14:paraId="6F025E44" w14:textId="77777777" w:rsidR="00693568" w:rsidRPr="00C76DF7" w:rsidRDefault="00693568" w:rsidP="00A36245">
            <w:pPr>
              <w:spacing w:line="240" w:lineRule="auto"/>
              <w:jc w:val="center"/>
              <w:rPr>
                <w:ins w:id="3766" w:author="Dr Mamadou SANOGO" w:date="2023-10-27T11:28:00Z"/>
                <w:b/>
              </w:rPr>
            </w:pPr>
            <w:ins w:id="3767" w:author="Dr Mamadou SANOGO" w:date="2023-10-27T11:28:00Z">
              <w:r>
                <w:rPr>
                  <w:b/>
                </w:rPr>
                <w:t>35</w:t>
              </w:r>
            </w:ins>
          </w:p>
        </w:tc>
      </w:tr>
    </w:tbl>
    <w:p w14:paraId="6AD3387F" w14:textId="77777777" w:rsidR="00693568" w:rsidRPr="00C76DF7" w:rsidRDefault="00693568" w:rsidP="00693568">
      <w:pPr>
        <w:spacing w:line="240" w:lineRule="auto"/>
        <w:rPr>
          <w:ins w:id="3768" w:author="Dr Mamadou SANOGO" w:date="2023-10-27T11:28:00Z"/>
        </w:rPr>
      </w:pPr>
    </w:p>
    <w:p w14:paraId="4C053ED7" w14:textId="48F286BF" w:rsidR="00693568" w:rsidRPr="00693568" w:rsidRDefault="00693568" w:rsidP="00693568">
      <w:pPr>
        <w:spacing w:line="240" w:lineRule="auto"/>
        <w:rPr>
          <w:ins w:id="3769" w:author="Dr Mamadou SANOGO" w:date="2023-10-27T11:28:00Z"/>
          <w:b/>
          <w:bCs/>
          <w:i/>
          <w:iCs/>
          <w:rPrChange w:id="3770" w:author="Dr Mamadou SANOGO" w:date="2023-10-27T11:29:00Z">
            <w:rPr>
              <w:ins w:id="3771" w:author="Dr Mamadou SANOGO" w:date="2023-10-27T11:28:00Z"/>
            </w:rPr>
          </w:rPrChange>
        </w:rPr>
      </w:pPr>
      <w:ins w:id="3772" w:author="Dr Mamadou SANOGO" w:date="2023-10-27T11:28:00Z">
        <w:r w:rsidRPr="00C76DF7">
          <w:rPr>
            <w:b/>
            <w:bCs/>
            <w:i/>
            <w:iCs/>
            <w:szCs w:val="24"/>
          </w:rPr>
          <w:t>Caractéristique de la population étudiante</w:t>
        </w:r>
      </w:ins>
    </w:p>
    <w:tbl>
      <w:tblPr>
        <w:tblStyle w:val="Grilledutableau"/>
        <w:tblW w:w="0" w:type="auto"/>
        <w:tblLook w:val="04A0" w:firstRow="1" w:lastRow="0" w:firstColumn="1" w:lastColumn="0" w:noHBand="0" w:noVBand="1"/>
      </w:tblPr>
      <w:tblGrid>
        <w:gridCol w:w="2121"/>
        <w:gridCol w:w="1501"/>
        <w:gridCol w:w="1812"/>
        <w:gridCol w:w="1813"/>
        <w:gridCol w:w="1813"/>
      </w:tblGrid>
      <w:tr w:rsidR="00693568" w:rsidRPr="00C76DF7" w14:paraId="01B57692" w14:textId="77777777" w:rsidTr="00A36245">
        <w:trPr>
          <w:ins w:id="3773" w:author="Dr Mamadou SANOGO" w:date="2023-10-27T11:28:00Z"/>
        </w:trPr>
        <w:tc>
          <w:tcPr>
            <w:tcW w:w="2121" w:type="dxa"/>
          </w:tcPr>
          <w:p w14:paraId="0048AC41" w14:textId="77777777" w:rsidR="00693568" w:rsidRPr="00C76DF7" w:rsidRDefault="00693568" w:rsidP="00A36245">
            <w:pPr>
              <w:spacing w:line="240" w:lineRule="auto"/>
              <w:rPr>
                <w:ins w:id="3774" w:author="Dr Mamadou SANOGO" w:date="2023-10-27T11:28:00Z"/>
                <w:b/>
              </w:rPr>
            </w:pPr>
            <w:ins w:id="3775" w:author="Dr Mamadou SANOGO" w:date="2023-10-27T11:28:00Z">
              <w:r w:rsidRPr="00C76DF7">
                <w:rPr>
                  <w:b/>
                </w:rPr>
                <w:t>Année univ.</w:t>
              </w:r>
            </w:ins>
          </w:p>
        </w:tc>
        <w:tc>
          <w:tcPr>
            <w:tcW w:w="1501" w:type="dxa"/>
          </w:tcPr>
          <w:p w14:paraId="7F04ED89" w14:textId="77777777" w:rsidR="00693568" w:rsidRPr="00C76DF7" w:rsidRDefault="00693568" w:rsidP="00A36245">
            <w:pPr>
              <w:spacing w:line="240" w:lineRule="auto"/>
              <w:jc w:val="center"/>
              <w:rPr>
                <w:ins w:id="3776" w:author="Dr Mamadou SANOGO" w:date="2023-10-27T11:28:00Z"/>
                <w:b/>
              </w:rPr>
            </w:pPr>
            <w:ins w:id="3777" w:author="Dr Mamadou SANOGO" w:date="2023-10-27T11:28:00Z">
              <w:r w:rsidRPr="00C76DF7">
                <w:rPr>
                  <w:b/>
                </w:rPr>
                <w:t>2018-2019</w:t>
              </w:r>
            </w:ins>
          </w:p>
        </w:tc>
        <w:tc>
          <w:tcPr>
            <w:tcW w:w="1812" w:type="dxa"/>
          </w:tcPr>
          <w:p w14:paraId="7B199C40" w14:textId="77777777" w:rsidR="00693568" w:rsidRPr="00C76DF7" w:rsidRDefault="00693568" w:rsidP="00A36245">
            <w:pPr>
              <w:spacing w:line="240" w:lineRule="auto"/>
              <w:jc w:val="center"/>
              <w:rPr>
                <w:ins w:id="3778" w:author="Dr Mamadou SANOGO" w:date="2023-10-27T11:28:00Z"/>
                <w:b/>
              </w:rPr>
            </w:pPr>
            <w:ins w:id="3779" w:author="Dr Mamadou SANOGO" w:date="2023-10-27T11:28:00Z">
              <w:r w:rsidRPr="00C76DF7">
                <w:rPr>
                  <w:b/>
                </w:rPr>
                <w:t>2019-2020</w:t>
              </w:r>
            </w:ins>
          </w:p>
        </w:tc>
        <w:tc>
          <w:tcPr>
            <w:tcW w:w="1813" w:type="dxa"/>
          </w:tcPr>
          <w:p w14:paraId="208C38AA" w14:textId="77777777" w:rsidR="00693568" w:rsidRPr="00C76DF7" w:rsidRDefault="00693568" w:rsidP="00A36245">
            <w:pPr>
              <w:spacing w:line="240" w:lineRule="auto"/>
              <w:jc w:val="center"/>
              <w:rPr>
                <w:ins w:id="3780" w:author="Dr Mamadou SANOGO" w:date="2023-10-27T11:28:00Z"/>
                <w:b/>
              </w:rPr>
            </w:pPr>
            <w:ins w:id="3781" w:author="Dr Mamadou SANOGO" w:date="2023-10-27T11:28:00Z">
              <w:r w:rsidRPr="00C76DF7">
                <w:rPr>
                  <w:b/>
                </w:rPr>
                <w:t>2020-2021</w:t>
              </w:r>
            </w:ins>
          </w:p>
        </w:tc>
        <w:tc>
          <w:tcPr>
            <w:tcW w:w="1813" w:type="dxa"/>
          </w:tcPr>
          <w:p w14:paraId="3E669D83" w14:textId="77777777" w:rsidR="00693568" w:rsidRPr="00C76DF7" w:rsidRDefault="00693568" w:rsidP="00A36245">
            <w:pPr>
              <w:spacing w:line="240" w:lineRule="auto"/>
              <w:jc w:val="center"/>
              <w:rPr>
                <w:ins w:id="3782" w:author="Dr Mamadou SANOGO" w:date="2023-10-27T11:28:00Z"/>
                <w:b/>
              </w:rPr>
            </w:pPr>
            <w:ins w:id="3783" w:author="Dr Mamadou SANOGO" w:date="2023-10-27T11:28:00Z">
              <w:r w:rsidRPr="00C76DF7">
                <w:rPr>
                  <w:b/>
                </w:rPr>
                <w:t>2021-2022</w:t>
              </w:r>
            </w:ins>
          </w:p>
        </w:tc>
      </w:tr>
      <w:tr w:rsidR="00693568" w:rsidRPr="00C76DF7" w14:paraId="265E7C72" w14:textId="77777777" w:rsidTr="00A36245">
        <w:trPr>
          <w:ins w:id="3784" w:author="Dr Mamadou SANOGO" w:date="2023-10-27T11:28:00Z"/>
        </w:trPr>
        <w:tc>
          <w:tcPr>
            <w:tcW w:w="2121" w:type="dxa"/>
          </w:tcPr>
          <w:p w14:paraId="2992798F" w14:textId="77777777" w:rsidR="00693568" w:rsidRPr="00C76DF7" w:rsidRDefault="00693568" w:rsidP="00A36245">
            <w:pPr>
              <w:spacing w:line="240" w:lineRule="auto"/>
              <w:rPr>
                <w:ins w:id="3785" w:author="Dr Mamadou SANOGO" w:date="2023-10-27T11:28:00Z"/>
              </w:rPr>
            </w:pPr>
            <w:ins w:id="3786" w:author="Dr Mamadou SANOGO" w:date="2023-10-27T11:28:00Z">
              <w:r w:rsidRPr="00C76DF7">
                <w:t xml:space="preserve">Nbr. </w:t>
              </w:r>
              <w:proofErr w:type="gramStart"/>
              <w:r w:rsidRPr="00C76DF7">
                <w:t>et</w:t>
              </w:r>
              <w:proofErr w:type="gramEnd"/>
              <w:r w:rsidRPr="00C76DF7">
                <w:t xml:space="preserve"> % d’étudiantes en M 1</w:t>
              </w:r>
            </w:ins>
          </w:p>
        </w:tc>
        <w:tc>
          <w:tcPr>
            <w:tcW w:w="1501" w:type="dxa"/>
            <w:vAlign w:val="center"/>
          </w:tcPr>
          <w:p w14:paraId="734E3778" w14:textId="77777777" w:rsidR="00693568" w:rsidRPr="00C76DF7" w:rsidRDefault="00693568" w:rsidP="00A36245">
            <w:pPr>
              <w:spacing w:line="240" w:lineRule="auto"/>
              <w:jc w:val="center"/>
              <w:rPr>
                <w:ins w:id="3787" w:author="Dr Mamadou SANOGO" w:date="2023-10-27T11:28:00Z"/>
              </w:rPr>
            </w:pPr>
            <w:ins w:id="3788" w:author="Dr Mamadou SANOGO" w:date="2023-10-27T11:28:00Z">
              <w:r>
                <w:t>4</w:t>
              </w:r>
              <w:r w:rsidRPr="00C76DF7">
                <w:t xml:space="preserve"> soit </w:t>
              </w:r>
              <w:r>
                <w:t>26.66</w:t>
              </w:r>
              <w:r w:rsidRPr="00C76DF7">
                <w:t>%</w:t>
              </w:r>
            </w:ins>
          </w:p>
        </w:tc>
        <w:tc>
          <w:tcPr>
            <w:tcW w:w="1812" w:type="dxa"/>
            <w:vAlign w:val="center"/>
          </w:tcPr>
          <w:p w14:paraId="1AB2E33E" w14:textId="77777777" w:rsidR="00693568" w:rsidRPr="00C76DF7" w:rsidRDefault="00693568" w:rsidP="00A36245">
            <w:pPr>
              <w:spacing w:line="240" w:lineRule="auto"/>
              <w:jc w:val="center"/>
              <w:rPr>
                <w:ins w:id="3789" w:author="Dr Mamadou SANOGO" w:date="2023-10-27T11:28:00Z"/>
              </w:rPr>
            </w:pPr>
            <w:ins w:id="3790" w:author="Dr Mamadou SANOGO" w:date="2023-10-27T11:28:00Z">
              <w:r>
                <w:t>5</w:t>
              </w:r>
              <w:r w:rsidRPr="00C76DF7">
                <w:t xml:space="preserve"> soit </w:t>
              </w:r>
              <w:r>
                <w:t>31.25</w:t>
              </w:r>
              <w:r w:rsidRPr="00C76DF7">
                <w:t>%</w:t>
              </w:r>
            </w:ins>
          </w:p>
        </w:tc>
        <w:tc>
          <w:tcPr>
            <w:tcW w:w="1813" w:type="dxa"/>
            <w:vAlign w:val="center"/>
          </w:tcPr>
          <w:p w14:paraId="5BC483AF" w14:textId="77777777" w:rsidR="00693568" w:rsidRPr="00C76DF7" w:rsidRDefault="00693568" w:rsidP="00A36245">
            <w:pPr>
              <w:spacing w:line="240" w:lineRule="auto"/>
              <w:jc w:val="center"/>
              <w:rPr>
                <w:ins w:id="3791" w:author="Dr Mamadou SANOGO" w:date="2023-10-27T11:28:00Z"/>
              </w:rPr>
            </w:pPr>
            <w:ins w:id="3792" w:author="Dr Mamadou SANOGO" w:date="2023-10-27T11:28:00Z">
              <w:r>
                <w:t>4</w:t>
              </w:r>
              <w:r w:rsidRPr="00C76DF7">
                <w:t xml:space="preserve"> soit </w:t>
              </w:r>
              <w:r>
                <w:t>30.76</w:t>
              </w:r>
              <w:r w:rsidRPr="00C76DF7">
                <w:t>%</w:t>
              </w:r>
            </w:ins>
          </w:p>
        </w:tc>
        <w:tc>
          <w:tcPr>
            <w:tcW w:w="1813" w:type="dxa"/>
            <w:vAlign w:val="center"/>
          </w:tcPr>
          <w:p w14:paraId="1CFCB954" w14:textId="77777777" w:rsidR="00693568" w:rsidRPr="00C76DF7" w:rsidRDefault="00693568" w:rsidP="00A36245">
            <w:pPr>
              <w:spacing w:line="240" w:lineRule="auto"/>
              <w:jc w:val="center"/>
              <w:rPr>
                <w:ins w:id="3793" w:author="Dr Mamadou SANOGO" w:date="2023-10-27T11:28:00Z"/>
              </w:rPr>
            </w:pPr>
            <w:ins w:id="3794" w:author="Dr Mamadou SANOGO" w:date="2023-10-27T11:28:00Z">
              <w:r>
                <w:t xml:space="preserve">4 </w:t>
              </w:r>
              <w:r w:rsidRPr="00C76DF7">
                <w:t xml:space="preserve">soit </w:t>
              </w:r>
              <w:r>
                <w:t>26.66</w:t>
              </w:r>
              <w:r w:rsidRPr="00C76DF7">
                <w:t>%</w:t>
              </w:r>
            </w:ins>
          </w:p>
        </w:tc>
      </w:tr>
      <w:tr w:rsidR="00693568" w:rsidRPr="00C76DF7" w14:paraId="3B7049CD" w14:textId="77777777" w:rsidTr="00A36245">
        <w:trPr>
          <w:ins w:id="3795" w:author="Dr Mamadou SANOGO" w:date="2023-10-27T11:28:00Z"/>
        </w:trPr>
        <w:tc>
          <w:tcPr>
            <w:tcW w:w="2121" w:type="dxa"/>
          </w:tcPr>
          <w:p w14:paraId="11D8EC58" w14:textId="77777777" w:rsidR="00693568" w:rsidRPr="00C76DF7" w:rsidRDefault="00693568" w:rsidP="00A36245">
            <w:pPr>
              <w:spacing w:line="240" w:lineRule="auto"/>
              <w:rPr>
                <w:ins w:id="3796" w:author="Dr Mamadou SANOGO" w:date="2023-10-27T11:28:00Z"/>
              </w:rPr>
            </w:pPr>
            <w:ins w:id="3797" w:author="Dr Mamadou SANOGO" w:date="2023-10-27T11:28:00Z">
              <w:r w:rsidRPr="00C76DF7">
                <w:t xml:space="preserve">Nbr. </w:t>
              </w:r>
              <w:proofErr w:type="gramStart"/>
              <w:r w:rsidRPr="00C76DF7">
                <w:t>et</w:t>
              </w:r>
              <w:proofErr w:type="gramEnd"/>
              <w:r w:rsidRPr="00C76DF7">
                <w:t xml:space="preserve"> % d’étudiantes en M 2</w:t>
              </w:r>
            </w:ins>
          </w:p>
        </w:tc>
        <w:tc>
          <w:tcPr>
            <w:tcW w:w="1501" w:type="dxa"/>
            <w:vAlign w:val="center"/>
          </w:tcPr>
          <w:p w14:paraId="49EFB805" w14:textId="77777777" w:rsidR="00693568" w:rsidRPr="00C76DF7" w:rsidRDefault="00693568" w:rsidP="00A36245">
            <w:pPr>
              <w:spacing w:line="240" w:lineRule="auto"/>
              <w:jc w:val="center"/>
              <w:rPr>
                <w:ins w:id="3798" w:author="Dr Mamadou SANOGO" w:date="2023-10-27T11:28:00Z"/>
              </w:rPr>
            </w:pPr>
            <w:ins w:id="3799" w:author="Dr Mamadou SANOGO" w:date="2023-10-27T11:28:00Z">
              <w:r>
                <w:t>5</w:t>
              </w:r>
              <w:r w:rsidRPr="00C76DF7">
                <w:t xml:space="preserve"> soit </w:t>
              </w:r>
              <w:r>
                <w:t>38.46</w:t>
              </w:r>
              <w:r w:rsidRPr="00C76DF7">
                <w:t>%</w:t>
              </w:r>
            </w:ins>
          </w:p>
        </w:tc>
        <w:tc>
          <w:tcPr>
            <w:tcW w:w="1812" w:type="dxa"/>
            <w:vAlign w:val="center"/>
          </w:tcPr>
          <w:p w14:paraId="0C737FAC" w14:textId="77777777" w:rsidR="00693568" w:rsidRPr="00C76DF7" w:rsidRDefault="00693568" w:rsidP="00A36245">
            <w:pPr>
              <w:spacing w:line="240" w:lineRule="auto"/>
              <w:jc w:val="center"/>
              <w:rPr>
                <w:ins w:id="3800" w:author="Dr Mamadou SANOGO" w:date="2023-10-27T11:28:00Z"/>
              </w:rPr>
            </w:pPr>
            <w:ins w:id="3801" w:author="Dr Mamadou SANOGO" w:date="2023-10-27T11:28:00Z">
              <w:r>
                <w:t>5 soit 33.33</w:t>
              </w:r>
              <w:r w:rsidRPr="00C76DF7">
                <w:t>%</w:t>
              </w:r>
            </w:ins>
          </w:p>
        </w:tc>
        <w:tc>
          <w:tcPr>
            <w:tcW w:w="1813" w:type="dxa"/>
            <w:vAlign w:val="center"/>
          </w:tcPr>
          <w:p w14:paraId="45F59385" w14:textId="77777777" w:rsidR="00693568" w:rsidRPr="00C76DF7" w:rsidRDefault="00693568" w:rsidP="00A36245">
            <w:pPr>
              <w:spacing w:line="240" w:lineRule="auto"/>
              <w:jc w:val="center"/>
              <w:rPr>
                <w:ins w:id="3802" w:author="Dr Mamadou SANOGO" w:date="2023-10-27T11:28:00Z"/>
              </w:rPr>
            </w:pPr>
            <w:ins w:id="3803" w:author="Dr Mamadou SANOGO" w:date="2023-10-27T11:28:00Z">
              <w:r w:rsidRPr="00C76DF7">
                <w:t xml:space="preserve">4 soit </w:t>
              </w:r>
              <w:r>
                <w:t>25</w:t>
              </w:r>
              <w:r w:rsidRPr="00C76DF7">
                <w:t>%</w:t>
              </w:r>
            </w:ins>
          </w:p>
        </w:tc>
        <w:tc>
          <w:tcPr>
            <w:tcW w:w="1813" w:type="dxa"/>
            <w:vAlign w:val="center"/>
          </w:tcPr>
          <w:p w14:paraId="79292B55" w14:textId="77777777" w:rsidR="00693568" w:rsidRPr="00C76DF7" w:rsidRDefault="00693568" w:rsidP="00A36245">
            <w:pPr>
              <w:spacing w:line="240" w:lineRule="auto"/>
              <w:jc w:val="center"/>
              <w:rPr>
                <w:ins w:id="3804" w:author="Dr Mamadou SANOGO" w:date="2023-10-27T11:28:00Z"/>
              </w:rPr>
            </w:pPr>
            <w:ins w:id="3805" w:author="Dr Mamadou SANOGO" w:date="2023-10-27T11:28:00Z">
              <w:r>
                <w:t xml:space="preserve">2 </w:t>
              </w:r>
              <w:r w:rsidRPr="00C76DF7">
                <w:t xml:space="preserve">soit </w:t>
              </w:r>
              <w:r>
                <w:t>10</w:t>
              </w:r>
              <w:r w:rsidRPr="00C76DF7">
                <w:t>%</w:t>
              </w:r>
            </w:ins>
          </w:p>
        </w:tc>
      </w:tr>
      <w:tr w:rsidR="00693568" w:rsidRPr="00C76DF7" w14:paraId="3E6E7D47" w14:textId="77777777" w:rsidTr="00A36245">
        <w:trPr>
          <w:ins w:id="3806" w:author="Dr Mamadou SANOGO" w:date="2023-10-27T11:28:00Z"/>
        </w:trPr>
        <w:tc>
          <w:tcPr>
            <w:tcW w:w="2121" w:type="dxa"/>
            <w:shd w:val="clear" w:color="auto" w:fill="D9D9D9" w:themeFill="background1" w:themeFillShade="D9"/>
          </w:tcPr>
          <w:p w14:paraId="5DCC02EE" w14:textId="77777777" w:rsidR="00693568" w:rsidRPr="00C76DF7" w:rsidRDefault="00693568" w:rsidP="00A36245">
            <w:pPr>
              <w:spacing w:line="240" w:lineRule="auto"/>
              <w:rPr>
                <w:ins w:id="3807" w:author="Dr Mamadou SANOGO" w:date="2023-10-27T11:28:00Z"/>
                <w:b/>
              </w:rPr>
            </w:pPr>
            <w:ins w:id="3808" w:author="Dr Mamadou SANOGO" w:date="2023-10-27T11:28:00Z">
              <w:r w:rsidRPr="00C76DF7">
                <w:rPr>
                  <w:b/>
                </w:rPr>
                <w:t xml:space="preserve">Nbr. </w:t>
              </w:r>
              <w:proofErr w:type="gramStart"/>
              <w:r w:rsidRPr="00C76DF7">
                <w:rPr>
                  <w:b/>
                </w:rPr>
                <w:t>total</w:t>
              </w:r>
              <w:proofErr w:type="gramEnd"/>
              <w:r w:rsidRPr="00C76DF7">
                <w:rPr>
                  <w:b/>
                </w:rPr>
                <w:t xml:space="preserve"> et % d’étudiantes </w:t>
              </w:r>
            </w:ins>
          </w:p>
        </w:tc>
        <w:tc>
          <w:tcPr>
            <w:tcW w:w="1501" w:type="dxa"/>
            <w:shd w:val="clear" w:color="auto" w:fill="D9D9D9" w:themeFill="background1" w:themeFillShade="D9"/>
            <w:vAlign w:val="center"/>
          </w:tcPr>
          <w:p w14:paraId="76994CE8" w14:textId="77777777" w:rsidR="00693568" w:rsidRPr="00C76DF7" w:rsidRDefault="00693568" w:rsidP="00A36245">
            <w:pPr>
              <w:spacing w:line="240" w:lineRule="auto"/>
              <w:jc w:val="center"/>
              <w:rPr>
                <w:ins w:id="3809" w:author="Dr Mamadou SANOGO" w:date="2023-10-27T11:28:00Z"/>
                <w:b/>
              </w:rPr>
            </w:pPr>
            <w:ins w:id="3810" w:author="Dr Mamadou SANOGO" w:date="2023-10-27T11:28:00Z">
              <w:r>
                <w:rPr>
                  <w:b/>
                </w:rPr>
                <w:t>9</w:t>
              </w:r>
              <w:r w:rsidRPr="00C76DF7">
                <w:rPr>
                  <w:b/>
                </w:rPr>
                <w:t xml:space="preserve"> soit </w:t>
              </w:r>
              <w:r>
                <w:rPr>
                  <w:b/>
                </w:rPr>
                <w:t>32.14</w:t>
              </w:r>
              <w:r w:rsidRPr="00C76DF7">
                <w:rPr>
                  <w:b/>
                </w:rPr>
                <w:t>%</w:t>
              </w:r>
            </w:ins>
          </w:p>
        </w:tc>
        <w:tc>
          <w:tcPr>
            <w:tcW w:w="1812" w:type="dxa"/>
            <w:shd w:val="clear" w:color="auto" w:fill="D9D9D9" w:themeFill="background1" w:themeFillShade="D9"/>
            <w:vAlign w:val="center"/>
          </w:tcPr>
          <w:p w14:paraId="7228686C" w14:textId="77777777" w:rsidR="00693568" w:rsidRPr="00C76DF7" w:rsidRDefault="00693568" w:rsidP="00A36245">
            <w:pPr>
              <w:spacing w:line="240" w:lineRule="auto"/>
              <w:jc w:val="center"/>
              <w:rPr>
                <w:ins w:id="3811" w:author="Dr Mamadou SANOGO" w:date="2023-10-27T11:28:00Z"/>
                <w:b/>
              </w:rPr>
            </w:pPr>
            <w:ins w:id="3812" w:author="Dr Mamadou SANOGO" w:date="2023-10-27T11:28:00Z">
              <w:r>
                <w:rPr>
                  <w:b/>
                </w:rPr>
                <w:t>10 soit 32.25</w:t>
              </w:r>
              <w:r w:rsidRPr="00C76DF7">
                <w:rPr>
                  <w:b/>
                </w:rPr>
                <w:t>%</w:t>
              </w:r>
            </w:ins>
          </w:p>
        </w:tc>
        <w:tc>
          <w:tcPr>
            <w:tcW w:w="1813" w:type="dxa"/>
            <w:shd w:val="clear" w:color="auto" w:fill="D9D9D9" w:themeFill="background1" w:themeFillShade="D9"/>
            <w:vAlign w:val="center"/>
          </w:tcPr>
          <w:p w14:paraId="133AF917" w14:textId="77777777" w:rsidR="00693568" w:rsidRPr="00C76DF7" w:rsidRDefault="00693568" w:rsidP="00A36245">
            <w:pPr>
              <w:spacing w:line="240" w:lineRule="auto"/>
              <w:jc w:val="center"/>
              <w:rPr>
                <w:ins w:id="3813" w:author="Dr Mamadou SANOGO" w:date="2023-10-27T11:28:00Z"/>
                <w:b/>
              </w:rPr>
            </w:pPr>
            <w:ins w:id="3814" w:author="Dr Mamadou SANOGO" w:date="2023-10-27T11:28:00Z">
              <w:r w:rsidRPr="00C76DF7">
                <w:rPr>
                  <w:b/>
                </w:rPr>
                <w:t>8</w:t>
              </w:r>
              <w:r>
                <w:rPr>
                  <w:b/>
                </w:rPr>
                <w:t xml:space="preserve"> soit 27.58</w:t>
              </w:r>
              <w:r w:rsidRPr="00C76DF7">
                <w:rPr>
                  <w:b/>
                </w:rPr>
                <w:t>%</w:t>
              </w:r>
            </w:ins>
          </w:p>
        </w:tc>
        <w:tc>
          <w:tcPr>
            <w:tcW w:w="1813" w:type="dxa"/>
            <w:shd w:val="clear" w:color="auto" w:fill="D9D9D9" w:themeFill="background1" w:themeFillShade="D9"/>
            <w:vAlign w:val="center"/>
          </w:tcPr>
          <w:p w14:paraId="58729297" w14:textId="77777777" w:rsidR="00693568" w:rsidRPr="00C76DF7" w:rsidRDefault="00693568" w:rsidP="00A36245">
            <w:pPr>
              <w:spacing w:line="240" w:lineRule="auto"/>
              <w:jc w:val="center"/>
              <w:rPr>
                <w:ins w:id="3815" w:author="Dr Mamadou SANOGO" w:date="2023-10-27T11:28:00Z"/>
                <w:b/>
              </w:rPr>
            </w:pPr>
            <w:ins w:id="3816" w:author="Dr Mamadou SANOGO" w:date="2023-10-27T11:28:00Z">
              <w:r>
                <w:rPr>
                  <w:b/>
                </w:rPr>
                <w:t>6</w:t>
              </w:r>
              <w:r w:rsidRPr="00C76DF7">
                <w:rPr>
                  <w:b/>
                </w:rPr>
                <w:t xml:space="preserve"> soit </w:t>
              </w:r>
              <w:r>
                <w:rPr>
                  <w:b/>
                </w:rPr>
                <w:t>17.14</w:t>
              </w:r>
              <w:r w:rsidRPr="00C76DF7">
                <w:rPr>
                  <w:b/>
                </w:rPr>
                <w:t>%</w:t>
              </w:r>
            </w:ins>
          </w:p>
        </w:tc>
      </w:tr>
    </w:tbl>
    <w:p w14:paraId="1EFEF87D" w14:textId="77777777" w:rsidR="00693568" w:rsidRPr="00C76DF7" w:rsidRDefault="00693568" w:rsidP="00693568">
      <w:pPr>
        <w:spacing w:line="240" w:lineRule="auto"/>
        <w:rPr>
          <w:ins w:id="3817" w:author="Dr Mamadou SANOGO" w:date="2023-10-27T11:28:00Z"/>
          <w:b/>
          <w:szCs w:val="24"/>
        </w:rPr>
      </w:pPr>
      <w:ins w:id="3818" w:author="Dr Mamadou SANOGO" w:date="2023-10-27T11:28:00Z">
        <w:r w:rsidRPr="00C76DF7">
          <w:rPr>
            <w:b/>
            <w:szCs w:val="24"/>
          </w:rPr>
          <w:br w:type="page"/>
        </w:r>
      </w:ins>
    </w:p>
    <w:p w14:paraId="368FA60F" w14:textId="77777777" w:rsidR="00693568" w:rsidRPr="00C76DF7" w:rsidRDefault="00693568" w:rsidP="00693568">
      <w:pPr>
        <w:pStyle w:val="Paragraphedeliste"/>
        <w:numPr>
          <w:ilvl w:val="3"/>
          <w:numId w:val="3"/>
        </w:numPr>
        <w:spacing w:line="240" w:lineRule="auto"/>
        <w:ind w:left="284" w:hanging="284"/>
        <w:rPr>
          <w:ins w:id="3819" w:author="Dr Mamadou SANOGO" w:date="2023-10-27T11:28:00Z"/>
          <w:b/>
          <w:szCs w:val="24"/>
        </w:rPr>
      </w:pPr>
      <w:ins w:id="3820" w:author="Dr Mamadou SANOGO" w:date="2023-10-27T11:28:00Z">
        <w:r w:rsidRPr="00C76DF7">
          <w:rPr>
            <w:b/>
            <w:szCs w:val="24"/>
          </w:rPr>
          <w:t>Réussite académique</w:t>
        </w:r>
      </w:ins>
    </w:p>
    <w:p w14:paraId="3FE24E56" w14:textId="77777777" w:rsidR="00693568" w:rsidRPr="00C76DF7" w:rsidRDefault="00693568" w:rsidP="00693568">
      <w:pPr>
        <w:spacing w:line="240" w:lineRule="auto"/>
        <w:rPr>
          <w:ins w:id="3821" w:author="Dr Mamadou SANOGO" w:date="2023-10-27T11:28:00Z"/>
          <w:b/>
          <w:bCs/>
          <w:i/>
          <w:iCs/>
          <w:sz w:val="14"/>
        </w:rPr>
      </w:pPr>
    </w:p>
    <w:p w14:paraId="67E41E9E" w14:textId="77777777" w:rsidR="00693568" w:rsidRPr="003B7DE8" w:rsidRDefault="00693568" w:rsidP="00693568">
      <w:pPr>
        <w:pStyle w:val="Paragraphedeliste"/>
        <w:numPr>
          <w:ilvl w:val="0"/>
          <w:numId w:val="2"/>
        </w:numPr>
        <w:spacing w:line="240" w:lineRule="auto"/>
        <w:rPr>
          <w:ins w:id="3822" w:author="Dr Mamadou SANOGO" w:date="2023-10-27T11:28:00Z"/>
          <w:b/>
          <w:bCs/>
          <w:szCs w:val="24"/>
        </w:rPr>
      </w:pPr>
      <w:ins w:id="3823" w:author="Dr Mamadou SANOGO" w:date="2023-10-27T11:28:00Z">
        <w:r w:rsidRPr="00C76DF7">
          <w:rPr>
            <w:b/>
            <w:bCs/>
            <w:szCs w:val="24"/>
          </w:rPr>
          <w:t>Etudiants en formation initiale</w:t>
        </w:r>
      </w:ins>
    </w:p>
    <w:p w14:paraId="35778A63" w14:textId="77777777" w:rsidR="00693568" w:rsidRPr="00C76DF7" w:rsidRDefault="00693568" w:rsidP="00693568">
      <w:pPr>
        <w:spacing w:line="240" w:lineRule="auto"/>
        <w:rPr>
          <w:ins w:id="3824" w:author="Dr Mamadou SANOGO" w:date="2023-10-27T11:28:00Z"/>
        </w:rPr>
      </w:pPr>
    </w:p>
    <w:tbl>
      <w:tblPr>
        <w:tblStyle w:val="Grilledutableau"/>
        <w:tblW w:w="0" w:type="auto"/>
        <w:tblLook w:val="04A0" w:firstRow="1" w:lastRow="0" w:firstColumn="1" w:lastColumn="0" w:noHBand="0" w:noVBand="1"/>
      </w:tblPr>
      <w:tblGrid>
        <w:gridCol w:w="2404"/>
        <w:gridCol w:w="1559"/>
        <w:gridCol w:w="1701"/>
        <w:gridCol w:w="1701"/>
        <w:gridCol w:w="1696"/>
      </w:tblGrid>
      <w:tr w:rsidR="00693568" w:rsidRPr="00C76DF7" w14:paraId="50773F49" w14:textId="77777777" w:rsidTr="00A36245">
        <w:trPr>
          <w:ins w:id="3825" w:author="Dr Mamadou SANOGO" w:date="2023-10-27T11:28:00Z"/>
        </w:trPr>
        <w:tc>
          <w:tcPr>
            <w:tcW w:w="2404" w:type="dxa"/>
          </w:tcPr>
          <w:p w14:paraId="4604BC86" w14:textId="77777777" w:rsidR="00693568" w:rsidRPr="00C76DF7" w:rsidRDefault="00693568" w:rsidP="00A36245">
            <w:pPr>
              <w:spacing w:line="240" w:lineRule="auto"/>
              <w:rPr>
                <w:ins w:id="3826" w:author="Dr Mamadou SANOGO" w:date="2023-10-27T11:28:00Z"/>
                <w:b/>
              </w:rPr>
            </w:pPr>
            <w:ins w:id="3827" w:author="Dr Mamadou SANOGO" w:date="2023-10-27T11:28:00Z">
              <w:r w:rsidRPr="00C76DF7">
                <w:rPr>
                  <w:b/>
                </w:rPr>
                <w:t>Année universitaire</w:t>
              </w:r>
            </w:ins>
          </w:p>
        </w:tc>
        <w:tc>
          <w:tcPr>
            <w:tcW w:w="1559" w:type="dxa"/>
          </w:tcPr>
          <w:p w14:paraId="3EC1423D" w14:textId="77777777" w:rsidR="00693568" w:rsidRPr="00C76DF7" w:rsidRDefault="00693568" w:rsidP="00A36245">
            <w:pPr>
              <w:spacing w:line="240" w:lineRule="auto"/>
              <w:jc w:val="center"/>
              <w:rPr>
                <w:ins w:id="3828" w:author="Dr Mamadou SANOGO" w:date="2023-10-27T11:28:00Z"/>
                <w:b/>
              </w:rPr>
            </w:pPr>
            <w:ins w:id="3829" w:author="Dr Mamadou SANOGO" w:date="2023-10-27T11:28:00Z">
              <w:r w:rsidRPr="00C76DF7">
                <w:rPr>
                  <w:b/>
                </w:rPr>
                <w:t>2018-2019</w:t>
              </w:r>
            </w:ins>
          </w:p>
        </w:tc>
        <w:tc>
          <w:tcPr>
            <w:tcW w:w="1701" w:type="dxa"/>
          </w:tcPr>
          <w:p w14:paraId="1716E4AC" w14:textId="77777777" w:rsidR="00693568" w:rsidRPr="00C76DF7" w:rsidRDefault="00693568" w:rsidP="00A36245">
            <w:pPr>
              <w:spacing w:line="240" w:lineRule="auto"/>
              <w:jc w:val="center"/>
              <w:rPr>
                <w:ins w:id="3830" w:author="Dr Mamadou SANOGO" w:date="2023-10-27T11:28:00Z"/>
                <w:b/>
              </w:rPr>
            </w:pPr>
            <w:ins w:id="3831" w:author="Dr Mamadou SANOGO" w:date="2023-10-27T11:28:00Z">
              <w:r w:rsidRPr="00C76DF7">
                <w:rPr>
                  <w:b/>
                </w:rPr>
                <w:t>2019-2020</w:t>
              </w:r>
            </w:ins>
          </w:p>
        </w:tc>
        <w:tc>
          <w:tcPr>
            <w:tcW w:w="1701" w:type="dxa"/>
          </w:tcPr>
          <w:p w14:paraId="644F4B09" w14:textId="77777777" w:rsidR="00693568" w:rsidRPr="00C76DF7" w:rsidRDefault="00693568" w:rsidP="00A36245">
            <w:pPr>
              <w:spacing w:line="240" w:lineRule="auto"/>
              <w:jc w:val="center"/>
              <w:rPr>
                <w:ins w:id="3832" w:author="Dr Mamadou SANOGO" w:date="2023-10-27T11:28:00Z"/>
                <w:b/>
              </w:rPr>
            </w:pPr>
            <w:ins w:id="3833" w:author="Dr Mamadou SANOGO" w:date="2023-10-27T11:28:00Z">
              <w:r w:rsidRPr="00C76DF7">
                <w:rPr>
                  <w:b/>
                </w:rPr>
                <w:t>2020-2021</w:t>
              </w:r>
            </w:ins>
          </w:p>
        </w:tc>
        <w:tc>
          <w:tcPr>
            <w:tcW w:w="1696" w:type="dxa"/>
          </w:tcPr>
          <w:p w14:paraId="50FE8D15" w14:textId="77777777" w:rsidR="00693568" w:rsidRPr="00C76DF7" w:rsidRDefault="00693568" w:rsidP="00A36245">
            <w:pPr>
              <w:spacing w:line="240" w:lineRule="auto"/>
              <w:jc w:val="center"/>
              <w:rPr>
                <w:ins w:id="3834" w:author="Dr Mamadou SANOGO" w:date="2023-10-27T11:28:00Z"/>
                <w:b/>
              </w:rPr>
            </w:pPr>
            <w:ins w:id="3835" w:author="Dr Mamadou SANOGO" w:date="2023-10-27T11:28:00Z">
              <w:r w:rsidRPr="00C76DF7">
                <w:rPr>
                  <w:b/>
                </w:rPr>
                <w:t>2021-2022</w:t>
              </w:r>
            </w:ins>
          </w:p>
        </w:tc>
      </w:tr>
      <w:tr w:rsidR="00693568" w:rsidRPr="00C76DF7" w14:paraId="1C115A06" w14:textId="77777777" w:rsidTr="00A36245">
        <w:trPr>
          <w:ins w:id="3836" w:author="Dr Mamadou SANOGO" w:date="2023-10-27T11:28:00Z"/>
        </w:trPr>
        <w:tc>
          <w:tcPr>
            <w:tcW w:w="2404" w:type="dxa"/>
          </w:tcPr>
          <w:p w14:paraId="09C3B980" w14:textId="77777777" w:rsidR="00693568" w:rsidRPr="00C76DF7" w:rsidRDefault="00693568" w:rsidP="00A36245">
            <w:pPr>
              <w:spacing w:line="240" w:lineRule="auto"/>
              <w:rPr>
                <w:ins w:id="3837" w:author="Dr Mamadou SANOGO" w:date="2023-10-27T11:28:00Z"/>
              </w:rPr>
            </w:pPr>
            <w:ins w:id="3838" w:author="Dr Mamadou SANOGO" w:date="2023-10-27T11:28:00Z">
              <w:r w:rsidRPr="00C76DF7">
                <w:t xml:space="preserve">Nbr. </w:t>
              </w:r>
              <w:proofErr w:type="gramStart"/>
              <w:r w:rsidRPr="00C76DF7">
                <w:t>et</w:t>
              </w:r>
              <w:proofErr w:type="gramEnd"/>
              <w:r w:rsidRPr="00C76DF7">
                <w:t xml:space="preserve"> % d’étudiants ayant validé le M1</w:t>
              </w:r>
            </w:ins>
          </w:p>
        </w:tc>
        <w:tc>
          <w:tcPr>
            <w:tcW w:w="1559" w:type="dxa"/>
            <w:vAlign w:val="center"/>
          </w:tcPr>
          <w:p w14:paraId="34B01F25" w14:textId="77777777" w:rsidR="00693568" w:rsidRPr="00C76DF7" w:rsidRDefault="00693568" w:rsidP="00A36245">
            <w:pPr>
              <w:spacing w:line="240" w:lineRule="auto"/>
              <w:jc w:val="center"/>
              <w:rPr>
                <w:ins w:id="3839" w:author="Dr Mamadou SANOGO" w:date="2023-10-27T11:28:00Z"/>
              </w:rPr>
            </w:pPr>
            <w:ins w:id="3840" w:author="Dr Mamadou SANOGO" w:date="2023-10-27T11:28:00Z">
              <w:r>
                <w:t>10 soit 90.90</w:t>
              </w:r>
              <w:r w:rsidRPr="00C76DF7">
                <w:t>%</w:t>
              </w:r>
            </w:ins>
          </w:p>
        </w:tc>
        <w:tc>
          <w:tcPr>
            <w:tcW w:w="1701" w:type="dxa"/>
            <w:vAlign w:val="center"/>
          </w:tcPr>
          <w:p w14:paraId="63A79865" w14:textId="77777777" w:rsidR="00693568" w:rsidRPr="00C76DF7" w:rsidRDefault="00693568" w:rsidP="00A36245">
            <w:pPr>
              <w:spacing w:line="240" w:lineRule="auto"/>
              <w:jc w:val="center"/>
              <w:rPr>
                <w:ins w:id="3841" w:author="Dr Mamadou SANOGO" w:date="2023-10-27T11:28:00Z"/>
              </w:rPr>
            </w:pPr>
            <w:ins w:id="3842" w:author="Dr Mamadou SANOGO" w:date="2023-10-27T11:28:00Z">
              <w:r>
                <w:t xml:space="preserve">12 </w:t>
              </w:r>
              <w:r w:rsidRPr="00C76DF7">
                <w:t>soit 100%</w:t>
              </w:r>
            </w:ins>
          </w:p>
        </w:tc>
        <w:tc>
          <w:tcPr>
            <w:tcW w:w="1701" w:type="dxa"/>
            <w:vAlign w:val="center"/>
          </w:tcPr>
          <w:p w14:paraId="2F8E3F3F" w14:textId="77777777" w:rsidR="00693568" w:rsidRPr="00C76DF7" w:rsidRDefault="00693568" w:rsidP="00A36245">
            <w:pPr>
              <w:spacing w:line="240" w:lineRule="auto"/>
              <w:jc w:val="center"/>
              <w:rPr>
                <w:ins w:id="3843" w:author="Dr Mamadou SANOGO" w:date="2023-10-27T11:28:00Z"/>
              </w:rPr>
            </w:pPr>
            <w:ins w:id="3844" w:author="Dr Mamadou SANOGO" w:date="2023-10-27T11:28:00Z">
              <w:r>
                <w:t xml:space="preserve">10 </w:t>
              </w:r>
              <w:r w:rsidRPr="00C76DF7">
                <w:t>soit 100%</w:t>
              </w:r>
            </w:ins>
          </w:p>
        </w:tc>
        <w:tc>
          <w:tcPr>
            <w:tcW w:w="1696" w:type="dxa"/>
            <w:vAlign w:val="center"/>
          </w:tcPr>
          <w:p w14:paraId="7F1D2495" w14:textId="77777777" w:rsidR="00693568" w:rsidRPr="00C76DF7" w:rsidRDefault="00693568" w:rsidP="00A36245">
            <w:pPr>
              <w:spacing w:line="240" w:lineRule="auto"/>
              <w:jc w:val="center"/>
              <w:rPr>
                <w:ins w:id="3845" w:author="Dr Mamadou SANOGO" w:date="2023-10-27T11:28:00Z"/>
              </w:rPr>
            </w:pPr>
            <w:ins w:id="3846" w:author="Dr Mamadou SANOGO" w:date="2023-10-27T11:28:00Z">
              <w:r>
                <w:t xml:space="preserve">11 </w:t>
              </w:r>
              <w:r w:rsidRPr="00C76DF7">
                <w:t>soit 100%</w:t>
              </w:r>
            </w:ins>
          </w:p>
        </w:tc>
      </w:tr>
      <w:tr w:rsidR="00693568" w:rsidRPr="00C76DF7" w14:paraId="183F6353" w14:textId="77777777" w:rsidTr="00A36245">
        <w:trPr>
          <w:ins w:id="3847" w:author="Dr Mamadou SANOGO" w:date="2023-10-27T11:28:00Z"/>
        </w:trPr>
        <w:tc>
          <w:tcPr>
            <w:tcW w:w="2404" w:type="dxa"/>
          </w:tcPr>
          <w:p w14:paraId="60B74F40" w14:textId="77777777" w:rsidR="00693568" w:rsidRPr="00C76DF7" w:rsidRDefault="00693568" w:rsidP="00A36245">
            <w:pPr>
              <w:spacing w:line="240" w:lineRule="auto"/>
              <w:rPr>
                <w:ins w:id="3848" w:author="Dr Mamadou SANOGO" w:date="2023-10-27T11:28:00Z"/>
              </w:rPr>
            </w:pPr>
            <w:ins w:id="3849" w:author="Dr Mamadou SANOGO" w:date="2023-10-27T11:28:00Z">
              <w:r w:rsidRPr="00C76DF7">
                <w:t xml:space="preserve">Nbr. </w:t>
              </w:r>
              <w:proofErr w:type="gramStart"/>
              <w:r w:rsidRPr="00C76DF7">
                <w:t>et</w:t>
              </w:r>
              <w:proofErr w:type="gramEnd"/>
              <w:r w:rsidRPr="00C76DF7">
                <w:t xml:space="preserve"> % d’étudiants admis en M2 avec dettes</w:t>
              </w:r>
            </w:ins>
          </w:p>
        </w:tc>
        <w:tc>
          <w:tcPr>
            <w:tcW w:w="1559" w:type="dxa"/>
            <w:vAlign w:val="center"/>
          </w:tcPr>
          <w:p w14:paraId="7368377E" w14:textId="77777777" w:rsidR="00693568" w:rsidRPr="00C76DF7" w:rsidRDefault="00693568" w:rsidP="00A36245">
            <w:pPr>
              <w:spacing w:line="240" w:lineRule="auto"/>
              <w:jc w:val="center"/>
              <w:rPr>
                <w:ins w:id="3850" w:author="Dr Mamadou SANOGO" w:date="2023-10-27T11:28:00Z"/>
              </w:rPr>
            </w:pPr>
            <w:ins w:id="3851" w:author="Dr Mamadou SANOGO" w:date="2023-10-27T11:28:00Z">
              <w:r>
                <w:t>1 soit 9.09</w:t>
              </w:r>
              <w:r w:rsidRPr="00C76DF7">
                <w:t>%</w:t>
              </w:r>
            </w:ins>
          </w:p>
        </w:tc>
        <w:tc>
          <w:tcPr>
            <w:tcW w:w="1701" w:type="dxa"/>
            <w:vAlign w:val="center"/>
          </w:tcPr>
          <w:p w14:paraId="0025D689" w14:textId="77777777" w:rsidR="00693568" w:rsidRPr="00C76DF7" w:rsidRDefault="00693568" w:rsidP="00A36245">
            <w:pPr>
              <w:spacing w:line="240" w:lineRule="auto"/>
              <w:jc w:val="center"/>
              <w:rPr>
                <w:ins w:id="3852" w:author="Dr Mamadou SANOGO" w:date="2023-10-27T11:28:00Z"/>
              </w:rPr>
            </w:pPr>
            <w:ins w:id="3853" w:author="Dr Mamadou SANOGO" w:date="2023-10-27T11:28:00Z">
              <w:r w:rsidRPr="00C76DF7">
                <w:t>0 soit 0%</w:t>
              </w:r>
            </w:ins>
          </w:p>
        </w:tc>
        <w:tc>
          <w:tcPr>
            <w:tcW w:w="1701" w:type="dxa"/>
            <w:vAlign w:val="center"/>
          </w:tcPr>
          <w:p w14:paraId="46A3FFB0" w14:textId="77777777" w:rsidR="00693568" w:rsidRPr="00C76DF7" w:rsidRDefault="00693568" w:rsidP="00A36245">
            <w:pPr>
              <w:spacing w:line="240" w:lineRule="auto"/>
              <w:jc w:val="center"/>
              <w:rPr>
                <w:ins w:id="3854" w:author="Dr Mamadou SANOGO" w:date="2023-10-27T11:28:00Z"/>
              </w:rPr>
            </w:pPr>
            <w:ins w:id="3855" w:author="Dr Mamadou SANOGO" w:date="2023-10-27T11:28:00Z">
              <w:r w:rsidRPr="00C76DF7">
                <w:t>0 soit 0%</w:t>
              </w:r>
            </w:ins>
          </w:p>
        </w:tc>
        <w:tc>
          <w:tcPr>
            <w:tcW w:w="1696" w:type="dxa"/>
            <w:vAlign w:val="center"/>
          </w:tcPr>
          <w:p w14:paraId="1C94EC71" w14:textId="77777777" w:rsidR="00693568" w:rsidRPr="00C76DF7" w:rsidRDefault="00693568" w:rsidP="00A36245">
            <w:pPr>
              <w:spacing w:line="240" w:lineRule="auto"/>
              <w:jc w:val="center"/>
              <w:rPr>
                <w:ins w:id="3856" w:author="Dr Mamadou SANOGO" w:date="2023-10-27T11:28:00Z"/>
              </w:rPr>
            </w:pPr>
            <w:ins w:id="3857" w:author="Dr Mamadou SANOGO" w:date="2023-10-27T11:28:00Z">
              <w:r w:rsidRPr="00C76DF7">
                <w:t>0 soit 0%</w:t>
              </w:r>
            </w:ins>
          </w:p>
        </w:tc>
      </w:tr>
      <w:tr w:rsidR="00693568" w:rsidRPr="00C76DF7" w14:paraId="7C23FD50" w14:textId="77777777" w:rsidTr="00A36245">
        <w:trPr>
          <w:ins w:id="3858" w:author="Dr Mamadou SANOGO" w:date="2023-10-27T11:28:00Z"/>
        </w:trPr>
        <w:tc>
          <w:tcPr>
            <w:tcW w:w="2404" w:type="dxa"/>
          </w:tcPr>
          <w:p w14:paraId="52D22A70" w14:textId="77777777" w:rsidR="00693568" w:rsidRPr="00C76DF7" w:rsidRDefault="00693568" w:rsidP="00A36245">
            <w:pPr>
              <w:spacing w:line="240" w:lineRule="auto"/>
              <w:rPr>
                <w:ins w:id="3859" w:author="Dr Mamadou SANOGO" w:date="2023-10-27T11:28:00Z"/>
              </w:rPr>
            </w:pPr>
            <w:ins w:id="3860" w:author="Dr Mamadou SANOGO" w:date="2023-10-27T11:28:00Z">
              <w:r w:rsidRPr="00C76DF7">
                <w:t xml:space="preserve">Nbr. </w:t>
              </w:r>
              <w:proofErr w:type="gramStart"/>
              <w:r w:rsidRPr="00C76DF7">
                <w:t>et</w:t>
              </w:r>
              <w:proofErr w:type="gramEnd"/>
              <w:r w:rsidRPr="00C76DF7">
                <w:t xml:space="preserve"> % d’étudiants ajournés en M1</w:t>
              </w:r>
            </w:ins>
          </w:p>
        </w:tc>
        <w:tc>
          <w:tcPr>
            <w:tcW w:w="1559" w:type="dxa"/>
            <w:vAlign w:val="center"/>
          </w:tcPr>
          <w:p w14:paraId="63B2E8DF" w14:textId="77777777" w:rsidR="00693568" w:rsidRPr="00C76DF7" w:rsidRDefault="00693568" w:rsidP="00A36245">
            <w:pPr>
              <w:spacing w:line="240" w:lineRule="auto"/>
              <w:jc w:val="center"/>
              <w:rPr>
                <w:ins w:id="3861" w:author="Dr Mamadou SANOGO" w:date="2023-10-27T11:28:00Z"/>
              </w:rPr>
            </w:pPr>
            <w:ins w:id="3862" w:author="Dr Mamadou SANOGO" w:date="2023-10-27T11:28:00Z">
              <w:r w:rsidRPr="00C76DF7">
                <w:t>0 soit 0%</w:t>
              </w:r>
            </w:ins>
          </w:p>
        </w:tc>
        <w:tc>
          <w:tcPr>
            <w:tcW w:w="1701" w:type="dxa"/>
            <w:vAlign w:val="center"/>
          </w:tcPr>
          <w:p w14:paraId="619C9936" w14:textId="77777777" w:rsidR="00693568" w:rsidRPr="00C76DF7" w:rsidRDefault="00693568" w:rsidP="00A36245">
            <w:pPr>
              <w:spacing w:line="240" w:lineRule="auto"/>
              <w:jc w:val="center"/>
              <w:rPr>
                <w:ins w:id="3863" w:author="Dr Mamadou SANOGO" w:date="2023-10-27T11:28:00Z"/>
              </w:rPr>
            </w:pPr>
            <w:ins w:id="3864" w:author="Dr Mamadou SANOGO" w:date="2023-10-27T11:28:00Z">
              <w:r w:rsidRPr="00C76DF7">
                <w:t>0 soit 0%</w:t>
              </w:r>
            </w:ins>
          </w:p>
        </w:tc>
        <w:tc>
          <w:tcPr>
            <w:tcW w:w="1701" w:type="dxa"/>
            <w:vAlign w:val="center"/>
          </w:tcPr>
          <w:p w14:paraId="4FAEA387" w14:textId="77777777" w:rsidR="00693568" w:rsidRPr="00C76DF7" w:rsidRDefault="00693568" w:rsidP="00A36245">
            <w:pPr>
              <w:spacing w:line="240" w:lineRule="auto"/>
              <w:jc w:val="center"/>
              <w:rPr>
                <w:ins w:id="3865" w:author="Dr Mamadou SANOGO" w:date="2023-10-27T11:28:00Z"/>
              </w:rPr>
            </w:pPr>
            <w:ins w:id="3866" w:author="Dr Mamadou SANOGO" w:date="2023-10-27T11:28:00Z">
              <w:r w:rsidRPr="00C76DF7">
                <w:t>0 soit 0%</w:t>
              </w:r>
            </w:ins>
          </w:p>
        </w:tc>
        <w:tc>
          <w:tcPr>
            <w:tcW w:w="1696" w:type="dxa"/>
            <w:vAlign w:val="center"/>
          </w:tcPr>
          <w:p w14:paraId="79C455FE" w14:textId="77777777" w:rsidR="00693568" w:rsidRPr="00C76DF7" w:rsidRDefault="00693568" w:rsidP="00A36245">
            <w:pPr>
              <w:spacing w:line="240" w:lineRule="auto"/>
              <w:jc w:val="center"/>
              <w:rPr>
                <w:ins w:id="3867" w:author="Dr Mamadou SANOGO" w:date="2023-10-27T11:28:00Z"/>
              </w:rPr>
            </w:pPr>
            <w:ins w:id="3868" w:author="Dr Mamadou SANOGO" w:date="2023-10-27T11:28:00Z">
              <w:r w:rsidRPr="00C76DF7">
                <w:t>0 soit 0%</w:t>
              </w:r>
            </w:ins>
          </w:p>
        </w:tc>
      </w:tr>
      <w:tr w:rsidR="00693568" w:rsidRPr="00C76DF7" w14:paraId="71C06FD6" w14:textId="77777777" w:rsidTr="00A36245">
        <w:trPr>
          <w:ins w:id="3869" w:author="Dr Mamadou SANOGO" w:date="2023-10-27T11:28:00Z"/>
        </w:trPr>
        <w:tc>
          <w:tcPr>
            <w:tcW w:w="2404" w:type="dxa"/>
          </w:tcPr>
          <w:p w14:paraId="0BB9D2A3" w14:textId="77777777" w:rsidR="00693568" w:rsidRPr="00C76DF7" w:rsidRDefault="00693568" w:rsidP="00A36245">
            <w:pPr>
              <w:spacing w:line="240" w:lineRule="auto"/>
              <w:rPr>
                <w:ins w:id="3870" w:author="Dr Mamadou SANOGO" w:date="2023-10-27T11:28:00Z"/>
              </w:rPr>
            </w:pPr>
            <w:ins w:id="3871" w:author="Dr Mamadou SANOGO" w:date="2023-10-27T11:28:00Z">
              <w:r w:rsidRPr="00C76DF7">
                <w:t xml:space="preserve">Nbr. </w:t>
              </w:r>
              <w:proofErr w:type="gramStart"/>
              <w:r w:rsidRPr="00C76DF7">
                <w:t>et</w:t>
              </w:r>
              <w:proofErr w:type="gramEnd"/>
              <w:r w:rsidRPr="00C76DF7">
                <w:t xml:space="preserve"> % d’étudiants ayant validé le M2</w:t>
              </w:r>
            </w:ins>
          </w:p>
        </w:tc>
        <w:tc>
          <w:tcPr>
            <w:tcW w:w="1559" w:type="dxa"/>
            <w:vAlign w:val="center"/>
          </w:tcPr>
          <w:p w14:paraId="72D27255" w14:textId="77777777" w:rsidR="00693568" w:rsidRPr="00C76DF7" w:rsidRDefault="00693568" w:rsidP="00A36245">
            <w:pPr>
              <w:spacing w:line="240" w:lineRule="auto"/>
              <w:jc w:val="center"/>
              <w:rPr>
                <w:ins w:id="3872" w:author="Dr Mamadou SANOGO" w:date="2023-10-27T11:28:00Z"/>
              </w:rPr>
            </w:pPr>
            <w:ins w:id="3873" w:author="Dr Mamadou SANOGO" w:date="2023-10-27T11:28:00Z">
              <w:r>
                <w:t>10</w:t>
              </w:r>
              <w:r w:rsidRPr="00C76DF7">
                <w:t xml:space="preserve"> soit 100%</w:t>
              </w:r>
            </w:ins>
          </w:p>
        </w:tc>
        <w:tc>
          <w:tcPr>
            <w:tcW w:w="1701" w:type="dxa"/>
            <w:vAlign w:val="center"/>
          </w:tcPr>
          <w:p w14:paraId="0E790CC9" w14:textId="77777777" w:rsidR="00693568" w:rsidRPr="00C76DF7" w:rsidRDefault="00693568" w:rsidP="00A36245">
            <w:pPr>
              <w:spacing w:line="240" w:lineRule="auto"/>
              <w:jc w:val="center"/>
              <w:rPr>
                <w:ins w:id="3874" w:author="Dr Mamadou SANOGO" w:date="2023-10-27T11:28:00Z"/>
              </w:rPr>
            </w:pPr>
            <w:ins w:id="3875" w:author="Dr Mamadou SANOGO" w:date="2023-10-27T11:28:00Z">
              <w:r>
                <w:t>10</w:t>
              </w:r>
              <w:r w:rsidRPr="00C76DF7">
                <w:t xml:space="preserve"> soit </w:t>
              </w:r>
              <w:r>
                <w:t>10</w:t>
              </w:r>
              <w:r w:rsidRPr="00C76DF7">
                <w:t>0%</w:t>
              </w:r>
            </w:ins>
          </w:p>
        </w:tc>
        <w:tc>
          <w:tcPr>
            <w:tcW w:w="1701" w:type="dxa"/>
            <w:vAlign w:val="center"/>
          </w:tcPr>
          <w:p w14:paraId="54EC2FB1" w14:textId="77777777" w:rsidR="00693568" w:rsidRPr="00C76DF7" w:rsidRDefault="00693568" w:rsidP="00A36245">
            <w:pPr>
              <w:spacing w:line="240" w:lineRule="auto"/>
              <w:jc w:val="center"/>
              <w:rPr>
                <w:ins w:id="3876" w:author="Dr Mamadou SANOGO" w:date="2023-10-27T11:28:00Z"/>
              </w:rPr>
            </w:pPr>
            <w:ins w:id="3877" w:author="Dr Mamadou SANOGO" w:date="2023-10-27T11:28:00Z">
              <w:r>
                <w:t xml:space="preserve">10 </w:t>
              </w:r>
              <w:r w:rsidRPr="00C76DF7">
                <w:t xml:space="preserve">soit </w:t>
              </w:r>
              <w:r>
                <w:t>10</w:t>
              </w:r>
              <w:r w:rsidRPr="00C76DF7">
                <w:t>0%</w:t>
              </w:r>
            </w:ins>
          </w:p>
        </w:tc>
        <w:tc>
          <w:tcPr>
            <w:tcW w:w="1696" w:type="dxa"/>
            <w:vAlign w:val="center"/>
          </w:tcPr>
          <w:p w14:paraId="03EE8DBE" w14:textId="77777777" w:rsidR="00693568" w:rsidRPr="00C76DF7" w:rsidRDefault="00693568" w:rsidP="00A36245">
            <w:pPr>
              <w:spacing w:line="240" w:lineRule="auto"/>
              <w:jc w:val="center"/>
              <w:rPr>
                <w:ins w:id="3878" w:author="Dr Mamadou SANOGO" w:date="2023-10-27T11:28:00Z"/>
              </w:rPr>
            </w:pPr>
            <w:ins w:id="3879" w:author="Dr Mamadou SANOGO" w:date="2023-10-27T11:28:00Z">
              <w:r>
                <w:t xml:space="preserve">12 </w:t>
              </w:r>
              <w:r w:rsidRPr="00C76DF7">
                <w:t xml:space="preserve">soit </w:t>
              </w:r>
              <w:r>
                <w:t>10</w:t>
              </w:r>
              <w:r w:rsidRPr="00C76DF7">
                <w:t>0%</w:t>
              </w:r>
            </w:ins>
          </w:p>
        </w:tc>
      </w:tr>
      <w:tr w:rsidR="00693568" w:rsidRPr="00C76DF7" w14:paraId="3210D744" w14:textId="77777777" w:rsidTr="00A36245">
        <w:trPr>
          <w:ins w:id="3880" w:author="Dr Mamadou SANOGO" w:date="2023-10-27T11:28:00Z"/>
        </w:trPr>
        <w:tc>
          <w:tcPr>
            <w:tcW w:w="2404" w:type="dxa"/>
            <w:tcBorders>
              <w:bottom w:val="single" w:sz="4" w:space="0" w:color="auto"/>
            </w:tcBorders>
          </w:tcPr>
          <w:p w14:paraId="7E8F5F52" w14:textId="77777777" w:rsidR="00693568" w:rsidRPr="00C76DF7" w:rsidRDefault="00693568" w:rsidP="00A36245">
            <w:pPr>
              <w:spacing w:line="240" w:lineRule="auto"/>
              <w:rPr>
                <w:ins w:id="3881" w:author="Dr Mamadou SANOGO" w:date="2023-10-27T11:28:00Z"/>
              </w:rPr>
            </w:pPr>
            <w:ins w:id="3882" w:author="Dr Mamadou SANOGO" w:date="2023-10-27T11:28:00Z">
              <w:r w:rsidRPr="00C76DF7">
                <w:t xml:space="preserve">Nbr. </w:t>
              </w:r>
              <w:proofErr w:type="gramStart"/>
              <w:r w:rsidRPr="00C76DF7">
                <w:t>et</w:t>
              </w:r>
              <w:proofErr w:type="gramEnd"/>
              <w:r w:rsidRPr="00C76DF7">
                <w:t xml:space="preserve"> % d’étudiants ajournés en M2</w:t>
              </w:r>
            </w:ins>
          </w:p>
        </w:tc>
        <w:tc>
          <w:tcPr>
            <w:tcW w:w="1559" w:type="dxa"/>
            <w:tcBorders>
              <w:bottom w:val="single" w:sz="4" w:space="0" w:color="auto"/>
            </w:tcBorders>
            <w:vAlign w:val="center"/>
          </w:tcPr>
          <w:p w14:paraId="5D48D349" w14:textId="77777777" w:rsidR="00693568" w:rsidRPr="00C76DF7" w:rsidRDefault="00693568" w:rsidP="00A36245">
            <w:pPr>
              <w:spacing w:line="240" w:lineRule="auto"/>
              <w:jc w:val="center"/>
              <w:rPr>
                <w:ins w:id="3883" w:author="Dr Mamadou SANOGO" w:date="2023-10-27T11:28:00Z"/>
              </w:rPr>
            </w:pPr>
            <w:ins w:id="3884" w:author="Dr Mamadou SANOGO" w:date="2023-10-27T11:28:00Z">
              <w:r w:rsidRPr="00C76DF7">
                <w:t>0 soit 0%</w:t>
              </w:r>
            </w:ins>
          </w:p>
        </w:tc>
        <w:tc>
          <w:tcPr>
            <w:tcW w:w="1701" w:type="dxa"/>
            <w:tcBorders>
              <w:bottom w:val="single" w:sz="4" w:space="0" w:color="auto"/>
            </w:tcBorders>
            <w:vAlign w:val="center"/>
          </w:tcPr>
          <w:p w14:paraId="4DDE7328" w14:textId="77777777" w:rsidR="00693568" w:rsidRPr="00C76DF7" w:rsidRDefault="00693568" w:rsidP="00A36245">
            <w:pPr>
              <w:spacing w:line="240" w:lineRule="auto"/>
              <w:jc w:val="center"/>
              <w:rPr>
                <w:ins w:id="3885" w:author="Dr Mamadou SANOGO" w:date="2023-10-27T11:28:00Z"/>
              </w:rPr>
            </w:pPr>
            <w:ins w:id="3886" w:author="Dr Mamadou SANOGO" w:date="2023-10-27T11:28:00Z">
              <w:r w:rsidRPr="00C76DF7">
                <w:t>0 soit 0%</w:t>
              </w:r>
            </w:ins>
          </w:p>
        </w:tc>
        <w:tc>
          <w:tcPr>
            <w:tcW w:w="1701" w:type="dxa"/>
            <w:tcBorders>
              <w:bottom w:val="single" w:sz="4" w:space="0" w:color="auto"/>
            </w:tcBorders>
            <w:vAlign w:val="center"/>
          </w:tcPr>
          <w:p w14:paraId="69F4A4FD" w14:textId="77777777" w:rsidR="00693568" w:rsidRPr="00C76DF7" w:rsidRDefault="00693568" w:rsidP="00A36245">
            <w:pPr>
              <w:spacing w:line="240" w:lineRule="auto"/>
              <w:jc w:val="center"/>
              <w:rPr>
                <w:ins w:id="3887" w:author="Dr Mamadou SANOGO" w:date="2023-10-27T11:28:00Z"/>
              </w:rPr>
            </w:pPr>
            <w:ins w:id="3888" w:author="Dr Mamadou SANOGO" w:date="2023-10-27T11:28:00Z">
              <w:r w:rsidRPr="00C76DF7">
                <w:t>0 soit 0%</w:t>
              </w:r>
            </w:ins>
          </w:p>
        </w:tc>
        <w:tc>
          <w:tcPr>
            <w:tcW w:w="1696" w:type="dxa"/>
            <w:tcBorders>
              <w:bottom w:val="single" w:sz="4" w:space="0" w:color="auto"/>
            </w:tcBorders>
            <w:vAlign w:val="center"/>
          </w:tcPr>
          <w:p w14:paraId="696A677B" w14:textId="77777777" w:rsidR="00693568" w:rsidRPr="00C76DF7" w:rsidRDefault="00693568" w:rsidP="00A36245">
            <w:pPr>
              <w:spacing w:line="240" w:lineRule="auto"/>
              <w:jc w:val="center"/>
              <w:rPr>
                <w:ins w:id="3889" w:author="Dr Mamadou SANOGO" w:date="2023-10-27T11:28:00Z"/>
              </w:rPr>
            </w:pPr>
            <w:ins w:id="3890" w:author="Dr Mamadou SANOGO" w:date="2023-10-27T11:28:00Z">
              <w:r w:rsidRPr="00C76DF7">
                <w:t>0 soit 0%</w:t>
              </w:r>
            </w:ins>
          </w:p>
        </w:tc>
      </w:tr>
      <w:tr w:rsidR="00693568" w:rsidRPr="00C76DF7" w14:paraId="05514639" w14:textId="77777777" w:rsidTr="00A36245">
        <w:trPr>
          <w:ins w:id="3891" w:author="Dr Mamadou SANOGO" w:date="2023-10-27T11:28:00Z"/>
        </w:trPr>
        <w:tc>
          <w:tcPr>
            <w:tcW w:w="2404" w:type="dxa"/>
            <w:shd w:val="clear" w:color="auto" w:fill="D9D9D9" w:themeFill="background1" w:themeFillShade="D9"/>
          </w:tcPr>
          <w:p w14:paraId="4B1F0FAA" w14:textId="77777777" w:rsidR="00693568" w:rsidRPr="00C76DF7" w:rsidRDefault="00693568" w:rsidP="00A36245">
            <w:pPr>
              <w:spacing w:line="240" w:lineRule="auto"/>
              <w:rPr>
                <w:ins w:id="3892" w:author="Dr Mamadou SANOGO" w:date="2023-10-27T11:28:00Z"/>
              </w:rPr>
            </w:pPr>
            <w:ins w:id="3893" w:author="Dr Mamadou SANOGO" w:date="2023-10-27T11:28:00Z">
              <w:r w:rsidRPr="00C76DF7">
                <w:t>% de diplômés en 2 ans</w:t>
              </w:r>
            </w:ins>
          </w:p>
        </w:tc>
        <w:tc>
          <w:tcPr>
            <w:tcW w:w="1559" w:type="dxa"/>
            <w:shd w:val="clear" w:color="auto" w:fill="D9D9D9" w:themeFill="background1" w:themeFillShade="D9"/>
            <w:vAlign w:val="center"/>
          </w:tcPr>
          <w:p w14:paraId="01A8BCEF" w14:textId="77777777" w:rsidR="00693568" w:rsidRPr="00C76DF7" w:rsidRDefault="00693568" w:rsidP="00A36245">
            <w:pPr>
              <w:spacing w:line="240" w:lineRule="auto"/>
              <w:jc w:val="center"/>
              <w:rPr>
                <w:ins w:id="3894" w:author="Dr Mamadou SANOGO" w:date="2023-10-27T11:28:00Z"/>
              </w:rPr>
            </w:pPr>
            <w:ins w:id="3895" w:author="Dr Mamadou SANOGO" w:date="2023-10-27T11:28:00Z">
              <w:r w:rsidRPr="00C76DF7">
                <w:t>100%</w:t>
              </w:r>
            </w:ins>
          </w:p>
        </w:tc>
        <w:tc>
          <w:tcPr>
            <w:tcW w:w="1701" w:type="dxa"/>
            <w:shd w:val="clear" w:color="auto" w:fill="D9D9D9" w:themeFill="background1" w:themeFillShade="D9"/>
          </w:tcPr>
          <w:p w14:paraId="4164DDF0" w14:textId="77777777" w:rsidR="00693568" w:rsidRPr="00C76DF7" w:rsidRDefault="00693568" w:rsidP="00A36245">
            <w:pPr>
              <w:spacing w:line="240" w:lineRule="auto"/>
              <w:jc w:val="center"/>
              <w:rPr>
                <w:ins w:id="3896" w:author="Dr Mamadou SANOGO" w:date="2023-10-27T11:28:00Z"/>
              </w:rPr>
            </w:pPr>
            <w:ins w:id="3897" w:author="Dr Mamadou SANOGO" w:date="2023-10-27T11:28:00Z">
              <w:r>
                <w:t>10</w:t>
              </w:r>
              <w:r w:rsidRPr="00C76DF7">
                <w:t>0%</w:t>
              </w:r>
            </w:ins>
          </w:p>
        </w:tc>
        <w:tc>
          <w:tcPr>
            <w:tcW w:w="1701" w:type="dxa"/>
            <w:shd w:val="clear" w:color="auto" w:fill="D9D9D9" w:themeFill="background1" w:themeFillShade="D9"/>
          </w:tcPr>
          <w:p w14:paraId="55A3141B" w14:textId="77777777" w:rsidR="00693568" w:rsidRPr="00C76DF7" w:rsidRDefault="00693568" w:rsidP="00A36245">
            <w:pPr>
              <w:spacing w:line="240" w:lineRule="auto"/>
              <w:jc w:val="center"/>
              <w:rPr>
                <w:ins w:id="3898" w:author="Dr Mamadou SANOGO" w:date="2023-10-27T11:28:00Z"/>
              </w:rPr>
            </w:pPr>
            <w:ins w:id="3899" w:author="Dr Mamadou SANOGO" w:date="2023-10-27T11:28:00Z">
              <w:r>
                <w:t>100</w:t>
              </w:r>
              <w:r w:rsidRPr="00C76DF7">
                <w:t>%</w:t>
              </w:r>
            </w:ins>
          </w:p>
        </w:tc>
        <w:tc>
          <w:tcPr>
            <w:tcW w:w="1696" w:type="dxa"/>
            <w:shd w:val="clear" w:color="auto" w:fill="D9D9D9" w:themeFill="background1" w:themeFillShade="D9"/>
          </w:tcPr>
          <w:p w14:paraId="6C4745E5" w14:textId="77777777" w:rsidR="00693568" w:rsidRPr="00C76DF7" w:rsidRDefault="00693568" w:rsidP="00A36245">
            <w:pPr>
              <w:spacing w:line="240" w:lineRule="auto"/>
              <w:jc w:val="center"/>
              <w:rPr>
                <w:ins w:id="3900" w:author="Dr Mamadou SANOGO" w:date="2023-10-27T11:28:00Z"/>
              </w:rPr>
            </w:pPr>
            <w:ins w:id="3901" w:author="Dr Mamadou SANOGO" w:date="2023-10-27T11:28:00Z">
              <w:r>
                <w:t>100</w:t>
              </w:r>
              <w:r w:rsidRPr="00C76DF7">
                <w:t>%</w:t>
              </w:r>
            </w:ins>
          </w:p>
        </w:tc>
      </w:tr>
      <w:tr w:rsidR="00693568" w:rsidRPr="00C76DF7" w14:paraId="7092152E" w14:textId="77777777" w:rsidTr="00A36245">
        <w:trPr>
          <w:ins w:id="3902" w:author="Dr Mamadou SANOGO" w:date="2023-10-27T11:28:00Z"/>
        </w:trPr>
        <w:tc>
          <w:tcPr>
            <w:tcW w:w="2404" w:type="dxa"/>
            <w:shd w:val="clear" w:color="auto" w:fill="D9D9D9" w:themeFill="background1" w:themeFillShade="D9"/>
          </w:tcPr>
          <w:p w14:paraId="19FFBF11" w14:textId="77777777" w:rsidR="00693568" w:rsidRPr="00C76DF7" w:rsidRDefault="00693568" w:rsidP="00A36245">
            <w:pPr>
              <w:spacing w:line="240" w:lineRule="auto"/>
              <w:rPr>
                <w:ins w:id="3903" w:author="Dr Mamadou SANOGO" w:date="2023-10-27T11:28:00Z"/>
              </w:rPr>
            </w:pPr>
            <w:ins w:id="3904" w:author="Dr Mamadou SANOGO" w:date="2023-10-27T11:28:00Z">
              <w:r w:rsidRPr="00C76DF7">
                <w:t>% total de diplômés</w:t>
              </w:r>
            </w:ins>
          </w:p>
        </w:tc>
        <w:tc>
          <w:tcPr>
            <w:tcW w:w="1559" w:type="dxa"/>
            <w:shd w:val="clear" w:color="auto" w:fill="D9D9D9" w:themeFill="background1" w:themeFillShade="D9"/>
            <w:vAlign w:val="center"/>
          </w:tcPr>
          <w:p w14:paraId="0351B829" w14:textId="77777777" w:rsidR="00693568" w:rsidRPr="00C76DF7" w:rsidRDefault="00693568" w:rsidP="00A36245">
            <w:pPr>
              <w:spacing w:line="240" w:lineRule="auto"/>
              <w:jc w:val="center"/>
              <w:rPr>
                <w:ins w:id="3905" w:author="Dr Mamadou SANOGO" w:date="2023-10-27T11:28:00Z"/>
              </w:rPr>
            </w:pPr>
            <w:ins w:id="3906" w:author="Dr Mamadou SANOGO" w:date="2023-10-27T11:28:00Z">
              <w:r w:rsidRPr="00C76DF7">
                <w:t>100%</w:t>
              </w:r>
            </w:ins>
          </w:p>
        </w:tc>
        <w:tc>
          <w:tcPr>
            <w:tcW w:w="1701" w:type="dxa"/>
            <w:shd w:val="clear" w:color="auto" w:fill="D9D9D9" w:themeFill="background1" w:themeFillShade="D9"/>
          </w:tcPr>
          <w:p w14:paraId="7112AD38" w14:textId="77777777" w:rsidR="00693568" w:rsidRPr="00C76DF7" w:rsidRDefault="00693568" w:rsidP="00A36245">
            <w:pPr>
              <w:spacing w:line="240" w:lineRule="auto"/>
              <w:jc w:val="center"/>
              <w:rPr>
                <w:ins w:id="3907" w:author="Dr Mamadou SANOGO" w:date="2023-10-27T11:28:00Z"/>
              </w:rPr>
            </w:pPr>
            <w:ins w:id="3908" w:author="Dr Mamadou SANOGO" w:date="2023-10-27T11:28:00Z">
              <w:r w:rsidRPr="00C76DF7">
                <w:t>10</w:t>
              </w:r>
              <w:r>
                <w:t>0</w:t>
              </w:r>
              <w:r w:rsidRPr="00C76DF7">
                <w:t>%</w:t>
              </w:r>
            </w:ins>
          </w:p>
        </w:tc>
        <w:tc>
          <w:tcPr>
            <w:tcW w:w="1701" w:type="dxa"/>
            <w:shd w:val="clear" w:color="auto" w:fill="D9D9D9" w:themeFill="background1" w:themeFillShade="D9"/>
          </w:tcPr>
          <w:p w14:paraId="748C439D" w14:textId="77777777" w:rsidR="00693568" w:rsidRPr="00C76DF7" w:rsidRDefault="00693568" w:rsidP="00A36245">
            <w:pPr>
              <w:spacing w:line="240" w:lineRule="auto"/>
              <w:jc w:val="center"/>
              <w:rPr>
                <w:ins w:id="3909" w:author="Dr Mamadou SANOGO" w:date="2023-10-27T11:28:00Z"/>
              </w:rPr>
            </w:pPr>
            <w:ins w:id="3910" w:author="Dr Mamadou SANOGO" w:date="2023-10-27T11:28:00Z">
              <w:r>
                <w:t>100</w:t>
              </w:r>
              <w:r w:rsidRPr="00C76DF7">
                <w:t>%</w:t>
              </w:r>
            </w:ins>
          </w:p>
        </w:tc>
        <w:tc>
          <w:tcPr>
            <w:tcW w:w="1696" w:type="dxa"/>
            <w:shd w:val="clear" w:color="auto" w:fill="D9D9D9" w:themeFill="background1" w:themeFillShade="D9"/>
          </w:tcPr>
          <w:p w14:paraId="440AE222" w14:textId="77777777" w:rsidR="00693568" w:rsidRPr="00C76DF7" w:rsidRDefault="00693568" w:rsidP="00A36245">
            <w:pPr>
              <w:spacing w:line="240" w:lineRule="auto"/>
              <w:jc w:val="center"/>
              <w:rPr>
                <w:ins w:id="3911" w:author="Dr Mamadou SANOGO" w:date="2023-10-27T11:28:00Z"/>
              </w:rPr>
            </w:pPr>
            <w:ins w:id="3912" w:author="Dr Mamadou SANOGO" w:date="2023-10-27T11:28:00Z">
              <w:r>
                <w:t>100</w:t>
              </w:r>
              <w:r w:rsidRPr="00C76DF7">
                <w:t>%</w:t>
              </w:r>
            </w:ins>
          </w:p>
        </w:tc>
      </w:tr>
      <w:tr w:rsidR="00693568" w:rsidRPr="00C76DF7" w14:paraId="746ECA4D" w14:textId="77777777" w:rsidTr="00A36245">
        <w:trPr>
          <w:ins w:id="3913" w:author="Dr Mamadou SANOGO" w:date="2023-10-27T11:28:00Z"/>
        </w:trPr>
        <w:tc>
          <w:tcPr>
            <w:tcW w:w="2404" w:type="dxa"/>
            <w:shd w:val="clear" w:color="auto" w:fill="D9D9D9" w:themeFill="background1" w:themeFillShade="D9"/>
          </w:tcPr>
          <w:p w14:paraId="2F4375F4" w14:textId="77777777" w:rsidR="00693568" w:rsidRPr="00C76DF7" w:rsidRDefault="00693568" w:rsidP="00A36245">
            <w:pPr>
              <w:spacing w:line="240" w:lineRule="auto"/>
              <w:rPr>
                <w:ins w:id="3914" w:author="Dr Mamadou SANOGO" w:date="2023-10-27T11:28:00Z"/>
              </w:rPr>
            </w:pPr>
            <w:ins w:id="3915" w:author="Dr Mamadou SANOGO" w:date="2023-10-27T11:28:00Z">
              <w:r w:rsidRPr="00C76DF7">
                <w:t>Durée moyenne en semestre d’obtention du diplôme</w:t>
              </w:r>
            </w:ins>
          </w:p>
        </w:tc>
        <w:tc>
          <w:tcPr>
            <w:tcW w:w="1559" w:type="dxa"/>
            <w:shd w:val="clear" w:color="auto" w:fill="D9D9D9" w:themeFill="background1" w:themeFillShade="D9"/>
            <w:vAlign w:val="center"/>
          </w:tcPr>
          <w:p w14:paraId="4A10EF60" w14:textId="77777777" w:rsidR="00693568" w:rsidRPr="00C76DF7" w:rsidRDefault="00693568" w:rsidP="00A36245">
            <w:pPr>
              <w:spacing w:line="240" w:lineRule="auto"/>
              <w:jc w:val="center"/>
              <w:rPr>
                <w:ins w:id="3916" w:author="Dr Mamadou SANOGO" w:date="2023-10-27T11:28:00Z"/>
              </w:rPr>
            </w:pPr>
            <w:ins w:id="3917" w:author="Dr Mamadou SANOGO" w:date="2023-10-27T11:28:00Z">
              <w:r w:rsidRPr="00C76DF7">
                <w:t>4</w:t>
              </w:r>
            </w:ins>
          </w:p>
        </w:tc>
        <w:tc>
          <w:tcPr>
            <w:tcW w:w="1701" w:type="dxa"/>
            <w:shd w:val="clear" w:color="auto" w:fill="D9D9D9" w:themeFill="background1" w:themeFillShade="D9"/>
            <w:vAlign w:val="center"/>
          </w:tcPr>
          <w:p w14:paraId="06BC18A2" w14:textId="77777777" w:rsidR="00693568" w:rsidRPr="00C76DF7" w:rsidRDefault="00693568" w:rsidP="00A36245">
            <w:pPr>
              <w:spacing w:line="240" w:lineRule="auto"/>
              <w:jc w:val="center"/>
              <w:rPr>
                <w:ins w:id="3918" w:author="Dr Mamadou SANOGO" w:date="2023-10-27T11:28:00Z"/>
              </w:rPr>
            </w:pPr>
            <w:ins w:id="3919" w:author="Dr Mamadou SANOGO" w:date="2023-10-27T11:28:00Z">
              <w:r w:rsidRPr="00C76DF7">
                <w:t>4</w:t>
              </w:r>
            </w:ins>
          </w:p>
        </w:tc>
        <w:tc>
          <w:tcPr>
            <w:tcW w:w="1701" w:type="dxa"/>
            <w:shd w:val="clear" w:color="auto" w:fill="D9D9D9" w:themeFill="background1" w:themeFillShade="D9"/>
            <w:vAlign w:val="center"/>
          </w:tcPr>
          <w:p w14:paraId="7909C1C2" w14:textId="77777777" w:rsidR="00693568" w:rsidRPr="00C76DF7" w:rsidRDefault="00693568" w:rsidP="00A36245">
            <w:pPr>
              <w:spacing w:line="240" w:lineRule="auto"/>
              <w:jc w:val="center"/>
              <w:rPr>
                <w:ins w:id="3920" w:author="Dr Mamadou SANOGO" w:date="2023-10-27T11:28:00Z"/>
              </w:rPr>
            </w:pPr>
            <w:ins w:id="3921" w:author="Dr Mamadou SANOGO" w:date="2023-10-27T11:28:00Z">
              <w:r w:rsidRPr="00C76DF7">
                <w:t>4</w:t>
              </w:r>
            </w:ins>
          </w:p>
        </w:tc>
        <w:tc>
          <w:tcPr>
            <w:tcW w:w="1696" w:type="dxa"/>
            <w:shd w:val="clear" w:color="auto" w:fill="D9D9D9" w:themeFill="background1" w:themeFillShade="D9"/>
            <w:vAlign w:val="center"/>
          </w:tcPr>
          <w:p w14:paraId="065B378D" w14:textId="77777777" w:rsidR="00693568" w:rsidRPr="00C76DF7" w:rsidRDefault="00693568" w:rsidP="00A36245">
            <w:pPr>
              <w:spacing w:line="240" w:lineRule="auto"/>
              <w:jc w:val="center"/>
              <w:rPr>
                <w:ins w:id="3922" w:author="Dr Mamadou SANOGO" w:date="2023-10-27T11:28:00Z"/>
              </w:rPr>
            </w:pPr>
            <w:ins w:id="3923" w:author="Dr Mamadou SANOGO" w:date="2023-10-27T11:28:00Z">
              <w:r w:rsidRPr="00C76DF7">
                <w:t>4</w:t>
              </w:r>
            </w:ins>
          </w:p>
        </w:tc>
      </w:tr>
    </w:tbl>
    <w:p w14:paraId="5953E102" w14:textId="77777777" w:rsidR="00693568" w:rsidRDefault="00693568" w:rsidP="00693568">
      <w:pPr>
        <w:spacing w:line="240" w:lineRule="auto"/>
        <w:rPr>
          <w:ins w:id="3924" w:author="Dr Mamadou SANOGO" w:date="2023-10-27T11:28:00Z"/>
        </w:rPr>
      </w:pPr>
    </w:p>
    <w:p w14:paraId="01EBFF71" w14:textId="77777777" w:rsidR="00693568" w:rsidRPr="007B235B" w:rsidRDefault="00693568" w:rsidP="00693568">
      <w:pPr>
        <w:pStyle w:val="Paragraphedeliste"/>
        <w:numPr>
          <w:ilvl w:val="0"/>
          <w:numId w:val="2"/>
        </w:numPr>
        <w:spacing w:line="240" w:lineRule="auto"/>
        <w:rPr>
          <w:ins w:id="3925" w:author="Dr Mamadou SANOGO" w:date="2023-10-27T11:28:00Z"/>
          <w:b/>
          <w:bCs/>
          <w:szCs w:val="24"/>
        </w:rPr>
      </w:pPr>
      <w:ins w:id="3926" w:author="Dr Mamadou SANOGO" w:date="2023-10-27T11:28:00Z">
        <w:r w:rsidRPr="007B235B">
          <w:rPr>
            <w:b/>
            <w:bCs/>
            <w:szCs w:val="24"/>
          </w:rPr>
          <w:t>Etudiants en formation continue</w:t>
        </w:r>
      </w:ins>
    </w:p>
    <w:p w14:paraId="55B3533D" w14:textId="77777777" w:rsidR="00693568" w:rsidRDefault="00693568" w:rsidP="00693568">
      <w:pPr>
        <w:spacing w:line="240" w:lineRule="auto"/>
        <w:rPr>
          <w:ins w:id="3927" w:author="Dr Mamadou SANOGO" w:date="2023-10-27T11:28:00Z"/>
        </w:rPr>
      </w:pPr>
    </w:p>
    <w:tbl>
      <w:tblPr>
        <w:tblStyle w:val="Grilledutableau"/>
        <w:tblW w:w="0" w:type="auto"/>
        <w:tblLook w:val="04A0" w:firstRow="1" w:lastRow="0" w:firstColumn="1" w:lastColumn="0" w:noHBand="0" w:noVBand="1"/>
      </w:tblPr>
      <w:tblGrid>
        <w:gridCol w:w="2546"/>
        <w:gridCol w:w="1559"/>
        <w:gridCol w:w="1701"/>
        <w:gridCol w:w="1559"/>
        <w:gridCol w:w="1696"/>
      </w:tblGrid>
      <w:tr w:rsidR="00693568" w:rsidRPr="005A55FB" w14:paraId="54AD24FA" w14:textId="77777777" w:rsidTr="00A36245">
        <w:trPr>
          <w:ins w:id="3928" w:author="Dr Mamadou SANOGO" w:date="2023-10-27T11:28:00Z"/>
        </w:trPr>
        <w:tc>
          <w:tcPr>
            <w:tcW w:w="2546" w:type="dxa"/>
          </w:tcPr>
          <w:p w14:paraId="5B8D260D" w14:textId="77777777" w:rsidR="00693568" w:rsidRPr="005A55FB" w:rsidRDefault="00693568" w:rsidP="00A36245">
            <w:pPr>
              <w:spacing w:line="240" w:lineRule="auto"/>
              <w:rPr>
                <w:ins w:id="3929" w:author="Dr Mamadou SANOGO" w:date="2023-10-27T11:28:00Z"/>
                <w:b/>
              </w:rPr>
            </w:pPr>
            <w:ins w:id="3930" w:author="Dr Mamadou SANOGO" w:date="2023-10-27T11:28:00Z">
              <w:r w:rsidRPr="005A55FB">
                <w:rPr>
                  <w:b/>
                </w:rPr>
                <w:t>Année univ.</w:t>
              </w:r>
            </w:ins>
          </w:p>
        </w:tc>
        <w:tc>
          <w:tcPr>
            <w:tcW w:w="1559" w:type="dxa"/>
          </w:tcPr>
          <w:p w14:paraId="50F997DD" w14:textId="77777777" w:rsidR="00693568" w:rsidRPr="005A55FB" w:rsidRDefault="00693568" w:rsidP="00A36245">
            <w:pPr>
              <w:spacing w:line="240" w:lineRule="auto"/>
              <w:jc w:val="center"/>
              <w:rPr>
                <w:ins w:id="3931" w:author="Dr Mamadou SANOGO" w:date="2023-10-27T11:28:00Z"/>
                <w:b/>
              </w:rPr>
            </w:pPr>
            <w:ins w:id="3932" w:author="Dr Mamadou SANOGO" w:date="2023-10-27T11:28:00Z">
              <w:r w:rsidRPr="005A55FB">
                <w:rPr>
                  <w:b/>
                </w:rPr>
                <w:t>2018-2019</w:t>
              </w:r>
            </w:ins>
          </w:p>
        </w:tc>
        <w:tc>
          <w:tcPr>
            <w:tcW w:w="1701" w:type="dxa"/>
          </w:tcPr>
          <w:p w14:paraId="1243DCA5" w14:textId="77777777" w:rsidR="00693568" w:rsidRPr="005A55FB" w:rsidRDefault="00693568" w:rsidP="00A36245">
            <w:pPr>
              <w:spacing w:line="240" w:lineRule="auto"/>
              <w:jc w:val="center"/>
              <w:rPr>
                <w:ins w:id="3933" w:author="Dr Mamadou SANOGO" w:date="2023-10-27T11:28:00Z"/>
                <w:b/>
              </w:rPr>
            </w:pPr>
            <w:ins w:id="3934" w:author="Dr Mamadou SANOGO" w:date="2023-10-27T11:28:00Z">
              <w:r w:rsidRPr="005A55FB">
                <w:rPr>
                  <w:b/>
                </w:rPr>
                <w:t>2019-2020</w:t>
              </w:r>
            </w:ins>
          </w:p>
        </w:tc>
        <w:tc>
          <w:tcPr>
            <w:tcW w:w="1559" w:type="dxa"/>
          </w:tcPr>
          <w:p w14:paraId="507453DF" w14:textId="77777777" w:rsidR="00693568" w:rsidRPr="005A55FB" w:rsidRDefault="00693568" w:rsidP="00A36245">
            <w:pPr>
              <w:spacing w:line="240" w:lineRule="auto"/>
              <w:jc w:val="center"/>
              <w:rPr>
                <w:ins w:id="3935" w:author="Dr Mamadou SANOGO" w:date="2023-10-27T11:28:00Z"/>
                <w:b/>
              </w:rPr>
            </w:pPr>
            <w:ins w:id="3936" w:author="Dr Mamadou SANOGO" w:date="2023-10-27T11:28:00Z">
              <w:r w:rsidRPr="005A55FB">
                <w:rPr>
                  <w:b/>
                </w:rPr>
                <w:t>2020-2021</w:t>
              </w:r>
            </w:ins>
          </w:p>
        </w:tc>
        <w:tc>
          <w:tcPr>
            <w:tcW w:w="1696" w:type="dxa"/>
          </w:tcPr>
          <w:p w14:paraId="19C2791E" w14:textId="77777777" w:rsidR="00693568" w:rsidRPr="005A55FB" w:rsidRDefault="00693568" w:rsidP="00A36245">
            <w:pPr>
              <w:spacing w:line="240" w:lineRule="auto"/>
              <w:jc w:val="center"/>
              <w:rPr>
                <w:ins w:id="3937" w:author="Dr Mamadou SANOGO" w:date="2023-10-27T11:28:00Z"/>
                <w:b/>
              </w:rPr>
            </w:pPr>
            <w:ins w:id="3938" w:author="Dr Mamadou SANOGO" w:date="2023-10-27T11:28:00Z">
              <w:r w:rsidRPr="005A55FB">
                <w:rPr>
                  <w:b/>
                </w:rPr>
                <w:t>2021-2022</w:t>
              </w:r>
            </w:ins>
          </w:p>
        </w:tc>
      </w:tr>
      <w:tr w:rsidR="00693568" w:rsidRPr="005A55FB" w14:paraId="3301DBAE" w14:textId="77777777" w:rsidTr="00A36245">
        <w:trPr>
          <w:ins w:id="3939" w:author="Dr Mamadou SANOGO" w:date="2023-10-27T11:28:00Z"/>
        </w:trPr>
        <w:tc>
          <w:tcPr>
            <w:tcW w:w="2546" w:type="dxa"/>
          </w:tcPr>
          <w:p w14:paraId="117063B0" w14:textId="77777777" w:rsidR="00693568" w:rsidRPr="005A55FB" w:rsidRDefault="00693568" w:rsidP="00A36245">
            <w:pPr>
              <w:spacing w:line="240" w:lineRule="auto"/>
              <w:rPr>
                <w:ins w:id="3940" w:author="Dr Mamadou SANOGO" w:date="2023-10-27T11:28:00Z"/>
              </w:rPr>
            </w:pPr>
            <w:ins w:id="3941" w:author="Dr Mamadou SANOGO" w:date="2023-10-27T11:28:00Z">
              <w:r w:rsidRPr="005A55FB">
                <w:t xml:space="preserve">Nbr. </w:t>
              </w:r>
              <w:proofErr w:type="gramStart"/>
              <w:r w:rsidRPr="005A55FB">
                <w:t>et</w:t>
              </w:r>
              <w:proofErr w:type="gramEnd"/>
              <w:r w:rsidRPr="005A55FB">
                <w:t xml:space="preserve"> % d’étudiants ayant validé le M1</w:t>
              </w:r>
            </w:ins>
          </w:p>
        </w:tc>
        <w:tc>
          <w:tcPr>
            <w:tcW w:w="1559" w:type="dxa"/>
            <w:vAlign w:val="center"/>
          </w:tcPr>
          <w:p w14:paraId="1FAD1AC0" w14:textId="77777777" w:rsidR="00693568" w:rsidRPr="005A55FB" w:rsidRDefault="00693568" w:rsidP="00A36245">
            <w:pPr>
              <w:spacing w:line="240" w:lineRule="auto"/>
              <w:jc w:val="center"/>
              <w:rPr>
                <w:ins w:id="3942" w:author="Dr Mamadou SANOGO" w:date="2023-10-27T11:28:00Z"/>
              </w:rPr>
            </w:pPr>
            <w:ins w:id="3943" w:author="Dr Mamadou SANOGO" w:date="2023-10-27T11:28:00Z">
              <w:r>
                <w:t>4 soit 100%</w:t>
              </w:r>
            </w:ins>
          </w:p>
        </w:tc>
        <w:tc>
          <w:tcPr>
            <w:tcW w:w="1701" w:type="dxa"/>
            <w:vAlign w:val="center"/>
          </w:tcPr>
          <w:p w14:paraId="4EE7F9FC" w14:textId="77777777" w:rsidR="00693568" w:rsidRPr="005A55FB" w:rsidRDefault="00693568" w:rsidP="00A36245">
            <w:pPr>
              <w:spacing w:line="240" w:lineRule="auto"/>
              <w:jc w:val="center"/>
              <w:rPr>
                <w:ins w:id="3944" w:author="Dr Mamadou SANOGO" w:date="2023-10-27T11:28:00Z"/>
              </w:rPr>
            </w:pPr>
            <w:ins w:id="3945" w:author="Dr Mamadou SANOGO" w:date="2023-10-27T11:28:00Z">
              <w:r>
                <w:t>4 soit 100%</w:t>
              </w:r>
            </w:ins>
          </w:p>
        </w:tc>
        <w:tc>
          <w:tcPr>
            <w:tcW w:w="1559" w:type="dxa"/>
            <w:vAlign w:val="center"/>
          </w:tcPr>
          <w:p w14:paraId="346E2844" w14:textId="77777777" w:rsidR="00693568" w:rsidRPr="005A55FB" w:rsidRDefault="00693568" w:rsidP="00A36245">
            <w:pPr>
              <w:spacing w:line="240" w:lineRule="auto"/>
              <w:jc w:val="center"/>
              <w:rPr>
                <w:ins w:id="3946" w:author="Dr Mamadou SANOGO" w:date="2023-10-27T11:28:00Z"/>
              </w:rPr>
            </w:pPr>
            <w:ins w:id="3947" w:author="Dr Mamadou SANOGO" w:date="2023-10-27T11:28:00Z">
              <w:r>
                <w:t>3 soit 100%</w:t>
              </w:r>
            </w:ins>
          </w:p>
        </w:tc>
        <w:tc>
          <w:tcPr>
            <w:tcW w:w="1696" w:type="dxa"/>
            <w:vAlign w:val="center"/>
          </w:tcPr>
          <w:p w14:paraId="010B8BE1" w14:textId="77777777" w:rsidR="00693568" w:rsidRPr="005A55FB" w:rsidRDefault="00693568" w:rsidP="00A36245">
            <w:pPr>
              <w:spacing w:line="240" w:lineRule="auto"/>
              <w:jc w:val="center"/>
              <w:rPr>
                <w:ins w:id="3948" w:author="Dr Mamadou SANOGO" w:date="2023-10-27T11:28:00Z"/>
              </w:rPr>
            </w:pPr>
            <w:ins w:id="3949" w:author="Dr Mamadou SANOGO" w:date="2023-10-27T11:28:00Z">
              <w:r>
                <w:t>4 soit 100%</w:t>
              </w:r>
            </w:ins>
          </w:p>
        </w:tc>
      </w:tr>
      <w:tr w:rsidR="00693568" w:rsidRPr="005A55FB" w14:paraId="2D4324C4" w14:textId="77777777" w:rsidTr="00A36245">
        <w:trPr>
          <w:ins w:id="3950" w:author="Dr Mamadou SANOGO" w:date="2023-10-27T11:28:00Z"/>
        </w:trPr>
        <w:tc>
          <w:tcPr>
            <w:tcW w:w="2546" w:type="dxa"/>
          </w:tcPr>
          <w:p w14:paraId="69556ABE" w14:textId="77777777" w:rsidR="00693568" w:rsidRPr="005A55FB" w:rsidRDefault="00693568" w:rsidP="00A36245">
            <w:pPr>
              <w:spacing w:line="240" w:lineRule="auto"/>
              <w:rPr>
                <w:ins w:id="3951" w:author="Dr Mamadou SANOGO" w:date="2023-10-27T11:28:00Z"/>
              </w:rPr>
            </w:pPr>
            <w:ins w:id="3952" w:author="Dr Mamadou SANOGO" w:date="2023-10-27T11:28:00Z">
              <w:r w:rsidRPr="005A55FB">
                <w:t xml:space="preserve">Nbr. </w:t>
              </w:r>
              <w:proofErr w:type="gramStart"/>
              <w:r w:rsidRPr="005A55FB">
                <w:t>et</w:t>
              </w:r>
              <w:proofErr w:type="gramEnd"/>
              <w:r w:rsidRPr="005A55FB">
                <w:t xml:space="preserve"> % d’étudiants admis en M2 avec dettes</w:t>
              </w:r>
            </w:ins>
          </w:p>
        </w:tc>
        <w:tc>
          <w:tcPr>
            <w:tcW w:w="1559" w:type="dxa"/>
            <w:vAlign w:val="center"/>
          </w:tcPr>
          <w:p w14:paraId="0CECD9C6" w14:textId="77777777" w:rsidR="00693568" w:rsidRPr="005A55FB" w:rsidRDefault="00693568" w:rsidP="00A36245">
            <w:pPr>
              <w:spacing w:line="240" w:lineRule="auto"/>
              <w:jc w:val="center"/>
              <w:rPr>
                <w:ins w:id="3953" w:author="Dr Mamadou SANOGO" w:date="2023-10-27T11:28:00Z"/>
              </w:rPr>
            </w:pPr>
            <w:ins w:id="3954" w:author="Dr Mamadou SANOGO" w:date="2023-10-27T11:28:00Z">
              <w:r w:rsidRPr="00E62C74">
                <w:t>0 soit 0%</w:t>
              </w:r>
            </w:ins>
          </w:p>
        </w:tc>
        <w:tc>
          <w:tcPr>
            <w:tcW w:w="1701" w:type="dxa"/>
            <w:vAlign w:val="center"/>
          </w:tcPr>
          <w:p w14:paraId="756B3B85" w14:textId="77777777" w:rsidR="00693568" w:rsidRPr="005A55FB" w:rsidRDefault="00693568" w:rsidP="00A36245">
            <w:pPr>
              <w:spacing w:line="240" w:lineRule="auto"/>
              <w:jc w:val="center"/>
              <w:rPr>
                <w:ins w:id="3955" w:author="Dr Mamadou SANOGO" w:date="2023-10-27T11:28:00Z"/>
              </w:rPr>
            </w:pPr>
            <w:ins w:id="3956" w:author="Dr Mamadou SANOGO" w:date="2023-10-27T11:28:00Z">
              <w:r w:rsidRPr="00E62C74">
                <w:t>0 soit 0%</w:t>
              </w:r>
            </w:ins>
          </w:p>
        </w:tc>
        <w:tc>
          <w:tcPr>
            <w:tcW w:w="1559" w:type="dxa"/>
            <w:vAlign w:val="center"/>
          </w:tcPr>
          <w:p w14:paraId="2DD75F2B" w14:textId="77777777" w:rsidR="00693568" w:rsidRPr="005A55FB" w:rsidRDefault="00693568" w:rsidP="00A36245">
            <w:pPr>
              <w:spacing w:line="240" w:lineRule="auto"/>
              <w:jc w:val="center"/>
              <w:rPr>
                <w:ins w:id="3957" w:author="Dr Mamadou SANOGO" w:date="2023-10-27T11:28:00Z"/>
              </w:rPr>
            </w:pPr>
            <w:ins w:id="3958" w:author="Dr Mamadou SANOGO" w:date="2023-10-27T11:28:00Z">
              <w:r w:rsidRPr="00E62C74">
                <w:t>0 soit 0%</w:t>
              </w:r>
            </w:ins>
          </w:p>
        </w:tc>
        <w:tc>
          <w:tcPr>
            <w:tcW w:w="1696" w:type="dxa"/>
            <w:vAlign w:val="center"/>
          </w:tcPr>
          <w:p w14:paraId="3A6AC638" w14:textId="77777777" w:rsidR="00693568" w:rsidRPr="005A55FB" w:rsidRDefault="00693568" w:rsidP="00A36245">
            <w:pPr>
              <w:spacing w:line="240" w:lineRule="auto"/>
              <w:jc w:val="center"/>
              <w:rPr>
                <w:ins w:id="3959" w:author="Dr Mamadou SANOGO" w:date="2023-10-27T11:28:00Z"/>
              </w:rPr>
            </w:pPr>
            <w:ins w:id="3960" w:author="Dr Mamadou SANOGO" w:date="2023-10-27T11:28:00Z">
              <w:r w:rsidRPr="00E62C74">
                <w:t>0 soit 0%</w:t>
              </w:r>
            </w:ins>
          </w:p>
        </w:tc>
      </w:tr>
      <w:tr w:rsidR="00693568" w:rsidRPr="005A55FB" w14:paraId="7AAD398A" w14:textId="77777777" w:rsidTr="00A36245">
        <w:trPr>
          <w:ins w:id="3961" w:author="Dr Mamadou SANOGO" w:date="2023-10-27T11:28:00Z"/>
        </w:trPr>
        <w:tc>
          <w:tcPr>
            <w:tcW w:w="2546" w:type="dxa"/>
          </w:tcPr>
          <w:p w14:paraId="03E6458E" w14:textId="77777777" w:rsidR="00693568" w:rsidRPr="005A55FB" w:rsidRDefault="00693568" w:rsidP="00A36245">
            <w:pPr>
              <w:spacing w:line="240" w:lineRule="auto"/>
              <w:rPr>
                <w:ins w:id="3962" w:author="Dr Mamadou SANOGO" w:date="2023-10-27T11:28:00Z"/>
              </w:rPr>
            </w:pPr>
            <w:ins w:id="3963" w:author="Dr Mamadou SANOGO" w:date="2023-10-27T11:28:00Z">
              <w:r w:rsidRPr="005A55FB">
                <w:t xml:space="preserve">Nbr. </w:t>
              </w:r>
              <w:proofErr w:type="gramStart"/>
              <w:r w:rsidRPr="005A55FB">
                <w:t>et</w:t>
              </w:r>
              <w:proofErr w:type="gramEnd"/>
              <w:r w:rsidRPr="005A55FB">
                <w:t xml:space="preserve"> % d’étudiants ajournés en M1</w:t>
              </w:r>
            </w:ins>
          </w:p>
        </w:tc>
        <w:tc>
          <w:tcPr>
            <w:tcW w:w="1559" w:type="dxa"/>
            <w:vAlign w:val="center"/>
          </w:tcPr>
          <w:p w14:paraId="3406FD9A" w14:textId="77777777" w:rsidR="00693568" w:rsidRPr="005A55FB" w:rsidRDefault="00693568" w:rsidP="00A36245">
            <w:pPr>
              <w:spacing w:line="240" w:lineRule="auto"/>
              <w:jc w:val="center"/>
              <w:rPr>
                <w:ins w:id="3964" w:author="Dr Mamadou SANOGO" w:date="2023-10-27T11:28:00Z"/>
              </w:rPr>
            </w:pPr>
            <w:ins w:id="3965" w:author="Dr Mamadou SANOGO" w:date="2023-10-27T11:28:00Z">
              <w:r>
                <w:t>0 soit 0%</w:t>
              </w:r>
            </w:ins>
          </w:p>
        </w:tc>
        <w:tc>
          <w:tcPr>
            <w:tcW w:w="1701" w:type="dxa"/>
            <w:vAlign w:val="center"/>
          </w:tcPr>
          <w:p w14:paraId="0B3BCC73" w14:textId="77777777" w:rsidR="00693568" w:rsidRPr="005A55FB" w:rsidRDefault="00693568" w:rsidP="00A36245">
            <w:pPr>
              <w:spacing w:line="240" w:lineRule="auto"/>
              <w:jc w:val="center"/>
              <w:rPr>
                <w:ins w:id="3966" w:author="Dr Mamadou SANOGO" w:date="2023-10-27T11:28:00Z"/>
              </w:rPr>
            </w:pPr>
            <w:ins w:id="3967" w:author="Dr Mamadou SANOGO" w:date="2023-10-27T11:28:00Z">
              <w:r>
                <w:t>0 soit 0%</w:t>
              </w:r>
            </w:ins>
          </w:p>
        </w:tc>
        <w:tc>
          <w:tcPr>
            <w:tcW w:w="1559" w:type="dxa"/>
            <w:vAlign w:val="center"/>
          </w:tcPr>
          <w:p w14:paraId="101F008B" w14:textId="77777777" w:rsidR="00693568" w:rsidRPr="005A55FB" w:rsidRDefault="00693568" w:rsidP="00A36245">
            <w:pPr>
              <w:spacing w:line="240" w:lineRule="auto"/>
              <w:jc w:val="center"/>
              <w:rPr>
                <w:ins w:id="3968" w:author="Dr Mamadou SANOGO" w:date="2023-10-27T11:28:00Z"/>
              </w:rPr>
            </w:pPr>
            <w:ins w:id="3969" w:author="Dr Mamadou SANOGO" w:date="2023-10-27T11:28:00Z">
              <w:r>
                <w:t>0 soit 0%</w:t>
              </w:r>
            </w:ins>
          </w:p>
        </w:tc>
        <w:tc>
          <w:tcPr>
            <w:tcW w:w="1696" w:type="dxa"/>
            <w:vAlign w:val="center"/>
          </w:tcPr>
          <w:p w14:paraId="106480C8" w14:textId="77777777" w:rsidR="00693568" w:rsidRPr="005A55FB" w:rsidRDefault="00693568" w:rsidP="00A36245">
            <w:pPr>
              <w:spacing w:line="240" w:lineRule="auto"/>
              <w:jc w:val="center"/>
              <w:rPr>
                <w:ins w:id="3970" w:author="Dr Mamadou SANOGO" w:date="2023-10-27T11:28:00Z"/>
              </w:rPr>
            </w:pPr>
            <w:ins w:id="3971" w:author="Dr Mamadou SANOGO" w:date="2023-10-27T11:28:00Z">
              <w:r>
                <w:t>0 soit 0%</w:t>
              </w:r>
            </w:ins>
          </w:p>
        </w:tc>
      </w:tr>
      <w:tr w:rsidR="00693568" w:rsidRPr="005A55FB" w14:paraId="76652A94" w14:textId="77777777" w:rsidTr="00A36245">
        <w:trPr>
          <w:ins w:id="3972" w:author="Dr Mamadou SANOGO" w:date="2023-10-27T11:28:00Z"/>
        </w:trPr>
        <w:tc>
          <w:tcPr>
            <w:tcW w:w="2546" w:type="dxa"/>
          </w:tcPr>
          <w:p w14:paraId="62856EDF" w14:textId="77777777" w:rsidR="00693568" w:rsidRPr="005A55FB" w:rsidRDefault="00693568" w:rsidP="00A36245">
            <w:pPr>
              <w:spacing w:line="240" w:lineRule="auto"/>
              <w:rPr>
                <w:ins w:id="3973" w:author="Dr Mamadou SANOGO" w:date="2023-10-27T11:28:00Z"/>
              </w:rPr>
            </w:pPr>
            <w:ins w:id="3974" w:author="Dr Mamadou SANOGO" w:date="2023-10-27T11:28:00Z">
              <w:r w:rsidRPr="005A55FB">
                <w:t xml:space="preserve">Nbr. </w:t>
              </w:r>
              <w:proofErr w:type="gramStart"/>
              <w:r w:rsidRPr="005A55FB">
                <w:t>et</w:t>
              </w:r>
              <w:proofErr w:type="gramEnd"/>
              <w:r w:rsidRPr="005A55FB">
                <w:t xml:space="preserve"> % d’étudiants ayant validé le M2</w:t>
              </w:r>
            </w:ins>
          </w:p>
        </w:tc>
        <w:tc>
          <w:tcPr>
            <w:tcW w:w="1559" w:type="dxa"/>
            <w:vAlign w:val="center"/>
          </w:tcPr>
          <w:p w14:paraId="33FB5813" w14:textId="77777777" w:rsidR="00693568" w:rsidRPr="005A55FB" w:rsidRDefault="00693568" w:rsidP="00A36245">
            <w:pPr>
              <w:spacing w:line="240" w:lineRule="auto"/>
              <w:jc w:val="center"/>
              <w:rPr>
                <w:ins w:id="3975" w:author="Dr Mamadou SANOGO" w:date="2023-10-27T11:28:00Z"/>
              </w:rPr>
            </w:pPr>
            <w:ins w:id="3976" w:author="Dr Mamadou SANOGO" w:date="2023-10-27T11:28:00Z">
              <w:r>
                <w:t>3 soit 100%</w:t>
              </w:r>
            </w:ins>
          </w:p>
        </w:tc>
        <w:tc>
          <w:tcPr>
            <w:tcW w:w="1701" w:type="dxa"/>
            <w:vAlign w:val="center"/>
          </w:tcPr>
          <w:p w14:paraId="4C6E9C6E" w14:textId="77777777" w:rsidR="00693568" w:rsidRPr="005A55FB" w:rsidRDefault="00693568" w:rsidP="00A36245">
            <w:pPr>
              <w:spacing w:line="240" w:lineRule="auto"/>
              <w:jc w:val="center"/>
              <w:rPr>
                <w:ins w:id="3977" w:author="Dr Mamadou SANOGO" w:date="2023-10-27T11:28:00Z"/>
              </w:rPr>
            </w:pPr>
            <w:ins w:id="3978" w:author="Dr Mamadou SANOGO" w:date="2023-10-27T11:28:00Z">
              <w:r>
                <w:t>5 soit 100%</w:t>
              </w:r>
            </w:ins>
          </w:p>
        </w:tc>
        <w:tc>
          <w:tcPr>
            <w:tcW w:w="1559" w:type="dxa"/>
            <w:vAlign w:val="center"/>
          </w:tcPr>
          <w:p w14:paraId="4A740565" w14:textId="77777777" w:rsidR="00693568" w:rsidRPr="005A55FB" w:rsidRDefault="00693568" w:rsidP="00A36245">
            <w:pPr>
              <w:spacing w:line="240" w:lineRule="auto"/>
              <w:jc w:val="center"/>
              <w:rPr>
                <w:ins w:id="3979" w:author="Dr Mamadou SANOGO" w:date="2023-10-27T11:28:00Z"/>
              </w:rPr>
            </w:pPr>
            <w:ins w:id="3980" w:author="Dr Mamadou SANOGO" w:date="2023-10-27T11:28:00Z">
              <w:r>
                <w:t>6 soit 100%</w:t>
              </w:r>
            </w:ins>
          </w:p>
        </w:tc>
        <w:tc>
          <w:tcPr>
            <w:tcW w:w="1696" w:type="dxa"/>
            <w:vAlign w:val="center"/>
          </w:tcPr>
          <w:p w14:paraId="5FFFE0EF" w14:textId="77777777" w:rsidR="00693568" w:rsidRPr="005A55FB" w:rsidRDefault="00693568" w:rsidP="00A36245">
            <w:pPr>
              <w:spacing w:line="240" w:lineRule="auto"/>
              <w:jc w:val="center"/>
              <w:rPr>
                <w:ins w:id="3981" w:author="Dr Mamadou SANOGO" w:date="2023-10-27T11:28:00Z"/>
              </w:rPr>
            </w:pPr>
            <w:ins w:id="3982" w:author="Dr Mamadou SANOGO" w:date="2023-10-27T11:28:00Z">
              <w:r>
                <w:t>8 soit 100%</w:t>
              </w:r>
            </w:ins>
          </w:p>
        </w:tc>
      </w:tr>
      <w:tr w:rsidR="00693568" w:rsidRPr="005A55FB" w14:paraId="2734F4A6" w14:textId="77777777" w:rsidTr="00A36245">
        <w:trPr>
          <w:ins w:id="3983" w:author="Dr Mamadou SANOGO" w:date="2023-10-27T11:28:00Z"/>
        </w:trPr>
        <w:tc>
          <w:tcPr>
            <w:tcW w:w="2546" w:type="dxa"/>
            <w:tcBorders>
              <w:bottom w:val="single" w:sz="4" w:space="0" w:color="auto"/>
            </w:tcBorders>
          </w:tcPr>
          <w:p w14:paraId="221F7657" w14:textId="77777777" w:rsidR="00693568" w:rsidRPr="005A55FB" w:rsidRDefault="00693568" w:rsidP="00A36245">
            <w:pPr>
              <w:spacing w:line="240" w:lineRule="auto"/>
              <w:rPr>
                <w:ins w:id="3984" w:author="Dr Mamadou SANOGO" w:date="2023-10-27T11:28:00Z"/>
              </w:rPr>
            </w:pPr>
            <w:ins w:id="3985" w:author="Dr Mamadou SANOGO" w:date="2023-10-27T11:28:00Z">
              <w:r w:rsidRPr="005A55FB">
                <w:t xml:space="preserve">Nbr. </w:t>
              </w:r>
              <w:proofErr w:type="gramStart"/>
              <w:r w:rsidRPr="005A55FB">
                <w:t>et</w:t>
              </w:r>
              <w:proofErr w:type="gramEnd"/>
              <w:r w:rsidRPr="005A55FB">
                <w:t xml:space="preserve"> % d’étudiants ajournés en M2</w:t>
              </w:r>
            </w:ins>
          </w:p>
        </w:tc>
        <w:tc>
          <w:tcPr>
            <w:tcW w:w="1559" w:type="dxa"/>
            <w:tcBorders>
              <w:bottom w:val="single" w:sz="4" w:space="0" w:color="auto"/>
            </w:tcBorders>
            <w:vAlign w:val="center"/>
          </w:tcPr>
          <w:p w14:paraId="2C0BA3C6" w14:textId="77777777" w:rsidR="00693568" w:rsidRPr="005A55FB" w:rsidRDefault="00693568" w:rsidP="00A36245">
            <w:pPr>
              <w:spacing w:line="240" w:lineRule="auto"/>
              <w:jc w:val="center"/>
              <w:rPr>
                <w:ins w:id="3986" w:author="Dr Mamadou SANOGO" w:date="2023-10-27T11:28:00Z"/>
              </w:rPr>
            </w:pPr>
            <w:ins w:id="3987" w:author="Dr Mamadou SANOGO" w:date="2023-10-27T11:28:00Z">
              <w:r>
                <w:t>0 soit 0%</w:t>
              </w:r>
            </w:ins>
          </w:p>
        </w:tc>
        <w:tc>
          <w:tcPr>
            <w:tcW w:w="1701" w:type="dxa"/>
            <w:tcBorders>
              <w:bottom w:val="single" w:sz="4" w:space="0" w:color="auto"/>
            </w:tcBorders>
            <w:vAlign w:val="center"/>
          </w:tcPr>
          <w:p w14:paraId="5596B74C" w14:textId="77777777" w:rsidR="00693568" w:rsidRPr="005A55FB" w:rsidRDefault="00693568" w:rsidP="00A36245">
            <w:pPr>
              <w:spacing w:line="240" w:lineRule="auto"/>
              <w:jc w:val="center"/>
              <w:rPr>
                <w:ins w:id="3988" w:author="Dr Mamadou SANOGO" w:date="2023-10-27T11:28:00Z"/>
              </w:rPr>
            </w:pPr>
            <w:ins w:id="3989" w:author="Dr Mamadou SANOGO" w:date="2023-10-27T11:28:00Z">
              <w:r>
                <w:t>0 soit 0%</w:t>
              </w:r>
            </w:ins>
          </w:p>
        </w:tc>
        <w:tc>
          <w:tcPr>
            <w:tcW w:w="1559" w:type="dxa"/>
            <w:tcBorders>
              <w:bottom w:val="single" w:sz="4" w:space="0" w:color="auto"/>
            </w:tcBorders>
            <w:vAlign w:val="center"/>
          </w:tcPr>
          <w:p w14:paraId="1202CCAF" w14:textId="77777777" w:rsidR="00693568" w:rsidRPr="005A55FB" w:rsidRDefault="00693568" w:rsidP="00A36245">
            <w:pPr>
              <w:spacing w:line="240" w:lineRule="auto"/>
              <w:jc w:val="center"/>
              <w:rPr>
                <w:ins w:id="3990" w:author="Dr Mamadou SANOGO" w:date="2023-10-27T11:28:00Z"/>
              </w:rPr>
            </w:pPr>
            <w:ins w:id="3991" w:author="Dr Mamadou SANOGO" w:date="2023-10-27T11:28:00Z">
              <w:r>
                <w:t>0 soit 0%</w:t>
              </w:r>
            </w:ins>
          </w:p>
        </w:tc>
        <w:tc>
          <w:tcPr>
            <w:tcW w:w="1696" w:type="dxa"/>
            <w:tcBorders>
              <w:bottom w:val="single" w:sz="4" w:space="0" w:color="auto"/>
            </w:tcBorders>
            <w:vAlign w:val="center"/>
          </w:tcPr>
          <w:p w14:paraId="10730289" w14:textId="77777777" w:rsidR="00693568" w:rsidRPr="005A55FB" w:rsidRDefault="00693568" w:rsidP="00A36245">
            <w:pPr>
              <w:spacing w:line="240" w:lineRule="auto"/>
              <w:jc w:val="center"/>
              <w:rPr>
                <w:ins w:id="3992" w:author="Dr Mamadou SANOGO" w:date="2023-10-27T11:28:00Z"/>
              </w:rPr>
            </w:pPr>
            <w:ins w:id="3993" w:author="Dr Mamadou SANOGO" w:date="2023-10-27T11:28:00Z">
              <w:r>
                <w:t>0 soit 0%</w:t>
              </w:r>
            </w:ins>
          </w:p>
        </w:tc>
      </w:tr>
      <w:tr w:rsidR="00693568" w:rsidRPr="005A55FB" w14:paraId="4C5A0A1C" w14:textId="77777777" w:rsidTr="00A36245">
        <w:trPr>
          <w:ins w:id="3994" w:author="Dr Mamadou SANOGO" w:date="2023-10-27T11:28:00Z"/>
        </w:trPr>
        <w:tc>
          <w:tcPr>
            <w:tcW w:w="2546" w:type="dxa"/>
            <w:shd w:val="clear" w:color="auto" w:fill="D9D9D9" w:themeFill="background1" w:themeFillShade="D9"/>
          </w:tcPr>
          <w:p w14:paraId="359A4498" w14:textId="77777777" w:rsidR="00693568" w:rsidRPr="005A55FB" w:rsidRDefault="00693568" w:rsidP="00A36245">
            <w:pPr>
              <w:spacing w:line="240" w:lineRule="auto"/>
              <w:rPr>
                <w:ins w:id="3995" w:author="Dr Mamadou SANOGO" w:date="2023-10-27T11:28:00Z"/>
              </w:rPr>
            </w:pPr>
            <w:ins w:id="3996" w:author="Dr Mamadou SANOGO" w:date="2023-10-27T11:28:00Z">
              <w:r w:rsidRPr="005A55FB">
                <w:t>% de diplômés en 2 ans</w:t>
              </w:r>
            </w:ins>
          </w:p>
        </w:tc>
        <w:tc>
          <w:tcPr>
            <w:tcW w:w="1559" w:type="dxa"/>
            <w:shd w:val="clear" w:color="auto" w:fill="D9D9D9" w:themeFill="background1" w:themeFillShade="D9"/>
            <w:vAlign w:val="center"/>
          </w:tcPr>
          <w:p w14:paraId="7A464F36" w14:textId="77777777" w:rsidR="00693568" w:rsidRPr="005A55FB" w:rsidRDefault="00693568" w:rsidP="00A36245">
            <w:pPr>
              <w:spacing w:line="240" w:lineRule="auto"/>
              <w:jc w:val="center"/>
              <w:rPr>
                <w:ins w:id="3997" w:author="Dr Mamadou SANOGO" w:date="2023-10-27T11:28:00Z"/>
              </w:rPr>
            </w:pPr>
            <w:ins w:id="3998" w:author="Dr Mamadou SANOGO" w:date="2023-10-27T11:28:00Z">
              <w:r>
                <w:t>100%</w:t>
              </w:r>
            </w:ins>
          </w:p>
        </w:tc>
        <w:tc>
          <w:tcPr>
            <w:tcW w:w="1701" w:type="dxa"/>
            <w:shd w:val="clear" w:color="auto" w:fill="D9D9D9" w:themeFill="background1" w:themeFillShade="D9"/>
          </w:tcPr>
          <w:p w14:paraId="7659BC35" w14:textId="77777777" w:rsidR="00693568" w:rsidRPr="005A55FB" w:rsidRDefault="00693568" w:rsidP="00A36245">
            <w:pPr>
              <w:spacing w:line="240" w:lineRule="auto"/>
              <w:jc w:val="center"/>
              <w:rPr>
                <w:ins w:id="3999" w:author="Dr Mamadou SANOGO" w:date="2023-10-27T11:28:00Z"/>
              </w:rPr>
            </w:pPr>
            <w:ins w:id="4000" w:author="Dr Mamadou SANOGO" w:date="2023-10-27T11:28:00Z">
              <w:r>
                <w:t>10</w:t>
              </w:r>
              <w:r w:rsidRPr="0093151A">
                <w:t>0%</w:t>
              </w:r>
            </w:ins>
          </w:p>
        </w:tc>
        <w:tc>
          <w:tcPr>
            <w:tcW w:w="1559" w:type="dxa"/>
            <w:shd w:val="clear" w:color="auto" w:fill="D9D9D9" w:themeFill="background1" w:themeFillShade="D9"/>
          </w:tcPr>
          <w:p w14:paraId="6B96252D" w14:textId="77777777" w:rsidR="00693568" w:rsidRPr="005A55FB" w:rsidRDefault="00693568" w:rsidP="00A36245">
            <w:pPr>
              <w:spacing w:line="240" w:lineRule="auto"/>
              <w:jc w:val="center"/>
              <w:rPr>
                <w:ins w:id="4001" w:author="Dr Mamadou SANOGO" w:date="2023-10-27T11:28:00Z"/>
              </w:rPr>
            </w:pPr>
            <w:ins w:id="4002" w:author="Dr Mamadou SANOGO" w:date="2023-10-27T11:28:00Z">
              <w:r>
                <w:t>10</w:t>
              </w:r>
              <w:r w:rsidRPr="0093151A">
                <w:t>0%</w:t>
              </w:r>
            </w:ins>
          </w:p>
        </w:tc>
        <w:tc>
          <w:tcPr>
            <w:tcW w:w="1696" w:type="dxa"/>
            <w:shd w:val="clear" w:color="auto" w:fill="D9D9D9" w:themeFill="background1" w:themeFillShade="D9"/>
          </w:tcPr>
          <w:p w14:paraId="7A1D2D26" w14:textId="77777777" w:rsidR="00693568" w:rsidRPr="005A55FB" w:rsidRDefault="00693568" w:rsidP="00A36245">
            <w:pPr>
              <w:spacing w:line="240" w:lineRule="auto"/>
              <w:jc w:val="center"/>
              <w:rPr>
                <w:ins w:id="4003" w:author="Dr Mamadou SANOGO" w:date="2023-10-27T11:28:00Z"/>
              </w:rPr>
            </w:pPr>
            <w:ins w:id="4004" w:author="Dr Mamadou SANOGO" w:date="2023-10-27T11:28:00Z">
              <w:r>
                <w:t>10</w:t>
              </w:r>
              <w:r w:rsidRPr="0093151A">
                <w:t>0%</w:t>
              </w:r>
            </w:ins>
          </w:p>
        </w:tc>
      </w:tr>
      <w:tr w:rsidR="00693568" w:rsidRPr="005A55FB" w14:paraId="1D06FC92" w14:textId="77777777" w:rsidTr="00A36245">
        <w:trPr>
          <w:ins w:id="4005" w:author="Dr Mamadou SANOGO" w:date="2023-10-27T11:28:00Z"/>
        </w:trPr>
        <w:tc>
          <w:tcPr>
            <w:tcW w:w="2546" w:type="dxa"/>
            <w:shd w:val="clear" w:color="auto" w:fill="D9D9D9" w:themeFill="background1" w:themeFillShade="D9"/>
          </w:tcPr>
          <w:p w14:paraId="35429F07" w14:textId="77777777" w:rsidR="00693568" w:rsidRPr="005A55FB" w:rsidRDefault="00693568" w:rsidP="00A36245">
            <w:pPr>
              <w:spacing w:line="240" w:lineRule="auto"/>
              <w:rPr>
                <w:ins w:id="4006" w:author="Dr Mamadou SANOGO" w:date="2023-10-27T11:28:00Z"/>
              </w:rPr>
            </w:pPr>
            <w:ins w:id="4007" w:author="Dr Mamadou SANOGO" w:date="2023-10-27T11:28:00Z">
              <w:r w:rsidRPr="005A55FB">
                <w:t>% total de diplômés</w:t>
              </w:r>
            </w:ins>
          </w:p>
        </w:tc>
        <w:tc>
          <w:tcPr>
            <w:tcW w:w="1559" w:type="dxa"/>
            <w:shd w:val="clear" w:color="auto" w:fill="D9D9D9" w:themeFill="background1" w:themeFillShade="D9"/>
            <w:vAlign w:val="center"/>
          </w:tcPr>
          <w:p w14:paraId="57DB94A0" w14:textId="77777777" w:rsidR="00693568" w:rsidRPr="005A55FB" w:rsidRDefault="00693568" w:rsidP="00A36245">
            <w:pPr>
              <w:spacing w:line="240" w:lineRule="auto"/>
              <w:jc w:val="center"/>
              <w:rPr>
                <w:ins w:id="4008" w:author="Dr Mamadou SANOGO" w:date="2023-10-27T11:28:00Z"/>
              </w:rPr>
            </w:pPr>
            <w:ins w:id="4009" w:author="Dr Mamadou SANOGO" w:date="2023-10-27T11:28:00Z">
              <w:r>
                <w:t>100%</w:t>
              </w:r>
            </w:ins>
          </w:p>
        </w:tc>
        <w:tc>
          <w:tcPr>
            <w:tcW w:w="1701" w:type="dxa"/>
            <w:shd w:val="clear" w:color="auto" w:fill="D9D9D9" w:themeFill="background1" w:themeFillShade="D9"/>
          </w:tcPr>
          <w:p w14:paraId="1DE1AA19" w14:textId="77777777" w:rsidR="00693568" w:rsidRPr="005A55FB" w:rsidRDefault="00693568" w:rsidP="00A36245">
            <w:pPr>
              <w:spacing w:line="240" w:lineRule="auto"/>
              <w:jc w:val="center"/>
              <w:rPr>
                <w:ins w:id="4010" w:author="Dr Mamadou SANOGO" w:date="2023-10-27T11:28:00Z"/>
              </w:rPr>
            </w:pPr>
            <w:ins w:id="4011" w:author="Dr Mamadou SANOGO" w:date="2023-10-27T11:28:00Z">
              <w:r>
                <w:t>10</w:t>
              </w:r>
              <w:r w:rsidRPr="0093151A">
                <w:t>0%</w:t>
              </w:r>
            </w:ins>
          </w:p>
        </w:tc>
        <w:tc>
          <w:tcPr>
            <w:tcW w:w="1559" w:type="dxa"/>
            <w:shd w:val="clear" w:color="auto" w:fill="D9D9D9" w:themeFill="background1" w:themeFillShade="D9"/>
          </w:tcPr>
          <w:p w14:paraId="7547511A" w14:textId="77777777" w:rsidR="00693568" w:rsidRPr="005A55FB" w:rsidRDefault="00693568" w:rsidP="00A36245">
            <w:pPr>
              <w:spacing w:line="240" w:lineRule="auto"/>
              <w:jc w:val="center"/>
              <w:rPr>
                <w:ins w:id="4012" w:author="Dr Mamadou SANOGO" w:date="2023-10-27T11:28:00Z"/>
              </w:rPr>
            </w:pPr>
            <w:ins w:id="4013" w:author="Dr Mamadou SANOGO" w:date="2023-10-27T11:28:00Z">
              <w:r>
                <w:t>10</w:t>
              </w:r>
              <w:r w:rsidRPr="0093151A">
                <w:t>0%</w:t>
              </w:r>
            </w:ins>
          </w:p>
        </w:tc>
        <w:tc>
          <w:tcPr>
            <w:tcW w:w="1696" w:type="dxa"/>
            <w:shd w:val="clear" w:color="auto" w:fill="D9D9D9" w:themeFill="background1" w:themeFillShade="D9"/>
          </w:tcPr>
          <w:p w14:paraId="4BFF5259" w14:textId="77777777" w:rsidR="00693568" w:rsidRPr="005A55FB" w:rsidRDefault="00693568" w:rsidP="00A36245">
            <w:pPr>
              <w:spacing w:line="240" w:lineRule="auto"/>
              <w:jc w:val="center"/>
              <w:rPr>
                <w:ins w:id="4014" w:author="Dr Mamadou SANOGO" w:date="2023-10-27T11:28:00Z"/>
              </w:rPr>
            </w:pPr>
            <w:ins w:id="4015" w:author="Dr Mamadou SANOGO" w:date="2023-10-27T11:28:00Z">
              <w:r>
                <w:t>10</w:t>
              </w:r>
              <w:r w:rsidRPr="0093151A">
                <w:t>0%</w:t>
              </w:r>
            </w:ins>
          </w:p>
        </w:tc>
      </w:tr>
      <w:tr w:rsidR="00693568" w:rsidRPr="005A55FB" w14:paraId="18393BA3" w14:textId="77777777" w:rsidTr="00A36245">
        <w:trPr>
          <w:ins w:id="4016" w:author="Dr Mamadou SANOGO" w:date="2023-10-27T11:28:00Z"/>
        </w:trPr>
        <w:tc>
          <w:tcPr>
            <w:tcW w:w="2546" w:type="dxa"/>
            <w:shd w:val="clear" w:color="auto" w:fill="D9D9D9" w:themeFill="background1" w:themeFillShade="D9"/>
          </w:tcPr>
          <w:p w14:paraId="30143785" w14:textId="77777777" w:rsidR="00693568" w:rsidRPr="005A55FB" w:rsidRDefault="00693568" w:rsidP="00A36245">
            <w:pPr>
              <w:spacing w:line="240" w:lineRule="auto"/>
              <w:rPr>
                <w:ins w:id="4017" w:author="Dr Mamadou SANOGO" w:date="2023-10-27T11:28:00Z"/>
              </w:rPr>
            </w:pPr>
            <w:ins w:id="4018" w:author="Dr Mamadou SANOGO" w:date="2023-10-27T11:28:00Z">
              <w:r w:rsidRPr="005A55FB">
                <w:t>Durée moyenne en semestre d’obtention du diplôme</w:t>
              </w:r>
            </w:ins>
          </w:p>
        </w:tc>
        <w:tc>
          <w:tcPr>
            <w:tcW w:w="1559" w:type="dxa"/>
            <w:shd w:val="clear" w:color="auto" w:fill="D9D9D9" w:themeFill="background1" w:themeFillShade="D9"/>
            <w:vAlign w:val="center"/>
          </w:tcPr>
          <w:p w14:paraId="12A2B1ED" w14:textId="77777777" w:rsidR="00693568" w:rsidRPr="005A55FB" w:rsidRDefault="00693568" w:rsidP="00A36245">
            <w:pPr>
              <w:spacing w:line="240" w:lineRule="auto"/>
              <w:jc w:val="center"/>
              <w:rPr>
                <w:ins w:id="4019" w:author="Dr Mamadou SANOGO" w:date="2023-10-27T11:28:00Z"/>
              </w:rPr>
            </w:pPr>
            <w:ins w:id="4020" w:author="Dr Mamadou SANOGO" w:date="2023-10-27T11:28:00Z">
              <w:r>
                <w:t>3,5</w:t>
              </w:r>
            </w:ins>
          </w:p>
        </w:tc>
        <w:tc>
          <w:tcPr>
            <w:tcW w:w="1701" w:type="dxa"/>
            <w:shd w:val="clear" w:color="auto" w:fill="D9D9D9" w:themeFill="background1" w:themeFillShade="D9"/>
            <w:vAlign w:val="center"/>
          </w:tcPr>
          <w:p w14:paraId="069084F4" w14:textId="77777777" w:rsidR="00693568" w:rsidRPr="005A55FB" w:rsidRDefault="00693568" w:rsidP="00A36245">
            <w:pPr>
              <w:spacing w:line="240" w:lineRule="auto"/>
              <w:jc w:val="center"/>
              <w:rPr>
                <w:ins w:id="4021" w:author="Dr Mamadou SANOGO" w:date="2023-10-27T11:28:00Z"/>
              </w:rPr>
            </w:pPr>
            <w:ins w:id="4022" w:author="Dr Mamadou SANOGO" w:date="2023-10-27T11:28:00Z">
              <w:r w:rsidRPr="00C31980">
                <w:t>3,5</w:t>
              </w:r>
            </w:ins>
          </w:p>
        </w:tc>
        <w:tc>
          <w:tcPr>
            <w:tcW w:w="1559" w:type="dxa"/>
            <w:shd w:val="clear" w:color="auto" w:fill="D9D9D9" w:themeFill="background1" w:themeFillShade="D9"/>
            <w:vAlign w:val="center"/>
          </w:tcPr>
          <w:p w14:paraId="71492C6D" w14:textId="77777777" w:rsidR="00693568" w:rsidRPr="005A55FB" w:rsidRDefault="00693568" w:rsidP="00A36245">
            <w:pPr>
              <w:spacing w:line="240" w:lineRule="auto"/>
              <w:jc w:val="center"/>
              <w:rPr>
                <w:ins w:id="4023" w:author="Dr Mamadou SANOGO" w:date="2023-10-27T11:28:00Z"/>
              </w:rPr>
            </w:pPr>
            <w:ins w:id="4024" w:author="Dr Mamadou SANOGO" w:date="2023-10-27T11:28:00Z">
              <w:r w:rsidRPr="00C31980">
                <w:t>3,5</w:t>
              </w:r>
            </w:ins>
          </w:p>
        </w:tc>
        <w:tc>
          <w:tcPr>
            <w:tcW w:w="1696" w:type="dxa"/>
            <w:shd w:val="clear" w:color="auto" w:fill="D9D9D9" w:themeFill="background1" w:themeFillShade="D9"/>
            <w:vAlign w:val="center"/>
          </w:tcPr>
          <w:p w14:paraId="1F3A3CBF" w14:textId="77777777" w:rsidR="00693568" w:rsidRPr="005A55FB" w:rsidRDefault="00693568" w:rsidP="00A36245">
            <w:pPr>
              <w:spacing w:line="240" w:lineRule="auto"/>
              <w:jc w:val="center"/>
              <w:rPr>
                <w:ins w:id="4025" w:author="Dr Mamadou SANOGO" w:date="2023-10-27T11:28:00Z"/>
              </w:rPr>
            </w:pPr>
            <w:ins w:id="4026" w:author="Dr Mamadou SANOGO" w:date="2023-10-27T11:28:00Z">
              <w:r w:rsidRPr="00C31980">
                <w:t>3,5</w:t>
              </w:r>
            </w:ins>
          </w:p>
        </w:tc>
      </w:tr>
    </w:tbl>
    <w:p w14:paraId="66B1A44B" w14:textId="77777777" w:rsidR="00693568" w:rsidRDefault="00693568" w:rsidP="00693568">
      <w:pPr>
        <w:spacing w:line="240" w:lineRule="auto"/>
        <w:rPr>
          <w:ins w:id="4027" w:author="Dr Mamadou SANOGO" w:date="2023-10-27T11:28:00Z"/>
        </w:rPr>
      </w:pPr>
    </w:p>
    <w:p w14:paraId="47F8C768" w14:textId="77777777" w:rsidR="00693568" w:rsidRDefault="00693568" w:rsidP="00693568">
      <w:pPr>
        <w:spacing w:line="240" w:lineRule="auto"/>
        <w:rPr>
          <w:ins w:id="4028" w:author="Dr Mamadou SANOGO" w:date="2023-10-27T11:28:00Z"/>
        </w:rPr>
      </w:pPr>
    </w:p>
    <w:p w14:paraId="340F40FE" w14:textId="141B44A6" w:rsidR="00693568" w:rsidRDefault="00693568" w:rsidP="00693568">
      <w:pPr>
        <w:rPr>
          <w:ins w:id="4029" w:author="Dr Mamadou SANOGO" w:date="2023-10-27T11:28:00Z"/>
        </w:rPr>
      </w:pPr>
    </w:p>
    <w:p w14:paraId="75255C9C" w14:textId="065A9DD1" w:rsidR="00693568" w:rsidRDefault="00693568" w:rsidP="00693568">
      <w:pPr>
        <w:spacing w:line="240" w:lineRule="auto"/>
        <w:rPr>
          <w:ins w:id="4030" w:author="Dr Mamadou SANOGO" w:date="2023-10-27T14:00:00Z"/>
        </w:rPr>
      </w:pPr>
    </w:p>
    <w:p w14:paraId="5D650E8D" w14:textId="75CCA570" w:rsidR="006778CD" w:rsidRDefault="006778CD" w:rsidP="00693568">
      <w:pPr>
        <w:spacing w:line="240" w:lineRule="auto"/>
        <w:rPr>
          <w:ins w:id="4031" w:author="Dr Mamadou SANOGO" w:date="2023-10-27T14:00:00Z"/>
        </w:rPr>
      </w:pPr>
    </w:p>
    <w:p w14:paraId="46F3B1DF" w14:textId="6722C75D" w:rsidR="006778CD" w:rsidRDefault="006778CD" w:rsidP="00693568">
      <w:pPr>
        <w:spacing w:line="240" w:lineRule="auto"/>
        <w:rPr>
          <w:ins w:id="4032" w:author="Dr Mamadou SANOGO" w:date="2023-10-27T14:00:00Z"/>
        </w:rPr>
      </w:pPr>
    </w:p>
    <w:p w14:paraId="3C472F73" w14:textId="5538C49A" w:rsidR="006778CD" w:rsidRDefault="006778CD" w:rsidP="00693568">
      <w:pPr>
        <w:spacing w:line="240" w:lineRule="auto"/>
        <w:rPr>
          <w:ins w:id="4033" w:author="Dr Mamadou SANOGO" w:date="2023-10-27T14:00:00Z"/>
        </w:rPr>
      </w:pPr>
    </w:p>
    <w:p w14:paraId="7DDB1B7D" w14:textId="77777777" w:rsidR="006778CD" w:rsidRPr="007B235B" w:rsidRDefault="006778CD" w:rsidP="00693568">
      <w:pPr>
        <w:spacing w:line="240" w:lineRule="auto"/>
        <w:rPr>
          <w:ins w:id="4034" w:author="Dr Mamadou SANOGO" w:date="2023-10-27T11:28:00Z"/>
        </w:rPr>
      </w:pPr>
    </w:p>
    <w:p w14:paraId="483D1E46" w14:textId="77777777" w:rsidR="00693568" w:rsidRPr="0047574A" w:rsidRDefault="00693568" w:rsidP="00693568">
      <w:pPr>
        <w:pStyle w:val="Paragraphedeliste"/>
        <w:numPr>
          <w:ilvl w:val="3"/>
          <w:numId w:val="3"/>
        </w:numPr>
        <w:spacing w:line="240" w:lineRule="auto"/>
        <w:ind w:left="284" w:hanging="284"/>
        <w:rPr>
          <w:ins w:id="4035" w:author="Dr Mamadou SANOGO" w:date="2023-10-27T11:28:00Z"/>
          <w:b/>
          <w:szCs w:val="24"/>
        </w:rPr>
      </w:pPr>
      <w:ins w:id="4036" w:author="Dr Mamadou SANOGO" w:date="2023-10-27T11:28:00Z">
        <w:r w:rsidRPr="0047574A">
          <w:rPr>
            <w:b/>
            <w:szCs w:val="24"/>
          </w:rPr>
          <w:t xml:space="preserve">Insertion professionnelle </w:t>
        </w:r>
      </w:ins>
    </w:p>
    <w:p w14:paraId="6BBF40A3" w14:textId="77777777" w:rsidR="00693568" w:rsidRDefault="00693568" w:rsidP="00693568">
      <w:pPr>
        <w:spacing w:line="240" w:lineRule="auto"/>
        <w:rPr>
          <w:ins w:id="4037" w:author="Dr Mamadou SANOGO" w:date="2023-10-27T11:28:00Z"/>
        </w:rPr>
      </w:pPr>
    </w:p>
    <w:tbl>
      <w:tblPr>
        <w:tblStyle w:val="Grilledutableau"/>
        <w:tblW w:w="0" w:type="auto"/>
        <w:tblLook w:val="04A0" w:firstRow="1" w:lastRow="0" w:firstColumn="1" w:lastColumn="0" w:noHBand="0" w:noVBand="1"/>
      </w:tblPr>
      <w:tblGrid>
        <w:gridCol w:w="2262"/>
        <w:gridCol w:w="1701"/>
        <w:gridCol w:w="1701"/>
        <w:gridCol w:w="1701"/>
        <w:gridCol w:w="1696"/>
      </w:tblGrid>
      <w:tr w:rsidR="00693568" w:rsidRPr="005A55FB" w14:paraId="0D67B24F" w14:textId="77777777" w:rsidTr="00A36245">
        <w:trPr>
          <w:ins w:id="4038" w:author="Dr Mamadou SANOGO" w:date="2023-10-27T11:28:00Z"/>
        </w:trPr>
        <w:tc>
          <w:tcPr>
            <w:tcW w:w="2262" w:type="dxa"/>
          </w:tcPr>
          <w:p w14:paraId="231FABEC" w14:textId="77777777" w:rsidR="00693568" w:rsidRPr="005A55FB" w:rsidRDefault="00693568" w:rsidP="00A36245">
            <w:pPr>
              <w:spacing w:line="240" w:lineRule="auto"/>
              <w:jc w:val="center"/>
              <w:rPr>
                <w:ins w:id="4039" w:author="Dr Mamadou SANOGO" w:date="2023-10-27T11:28:00Z"/>
                <w:b/>
              </w:rPr>
            </w:pPr>
            <w:ins w:id="4040" w:author="Dr Mamadou SANOGO" w:date="2023-10-27T11:28:00Z">
              <w:r w:rsidRPr="005A55FB">
                <w:rPr>
                  <w:b/>
                </w:rPr>
                <w:t>Année</w:t>
              </w:r>
            </w:ins>
          </w:p>
        </w:tc>
        <w:tc>
          <w:tcPr>
            <w:tcW w:w="1701" w:type="dxa"/>
          </w:tcPr>
          <w:p w14:paraId="11133635" w14:textId="77777777" w:rsidR="00693568" w:rsidRPr="005A55FB" w:rsidRDefault="00693568" w:rsidP="00A36245">
            <w:pPr>
              <w:spacing w:line="240" w:lineRule="auto"/>
              <w:jc w:val="center"/>
              <w:rPr>
                <w:ins w:id="4041" w:author="Dr Mamadou SANOGO" w:date="2023-10-27T11:28:00Z"/>
                <w:b/>
              </w:rPr>
            </w:pPr>
            <w:ins w:id="4042" w:author="Dr Mamadou SANOGO" w:date="2023-10-27T11:28:00Z">
              <w:r w:rsidRPr="005A55FB">
                <w:rPr>
                  <w:b/>
                </w:rPr>
                <w:t>Diplômés 2018</w:t>
              </w:r>
            </w:ins>
          </w:p>
        </w:tc>
        <w:tc>
          <w:tcPr>
            <w:tcW w:w="1701" w:type="dxa"/>
          </w:tcPr>
          <w:p w14:paraId="29134EF2" w14:textId="77777777" w:rsidR="00693568" w:rsidRPr="005A55FB" w:rsidRDefault="00693568" w:rsidP="00A36245">
            <w:pPr>
              <w:spacing w:line="240" w:lineRule="auto"/>
              <w:jc w:val="center"/>
              <w:rPr>
                <w:ins w:id="4043" w:author="Dr Mamadou SANOGO" w:date="2023-10-27T11:28:00Z"/>
                <w:b/>
              </w:rPr>
            </w:pPr>
            <w:ins w:id="4044" w:author="Dr Mamadou SANOGO" w:date="2023-10-27T11:28:00Z">
              <w:r w:rsidRPr="005A55FB">
                <w:rPr>
                  <w:b/>
                </w:rPr>
                <w:t>Diplômés 2019</w:t>
              </w:r>
            </w:ins>
          </w:p>
        </w:tc>
        <w:tc>
          <w:tcPr>
            <w:tcW w:w="1701" w:type="dxa"/>
          </w:tcPr>
          <w:p w14:paraId="64C85C86" w14:textId="77777777" w:rsidR="00693568" w:rsidRPr="005A55FB" w:rsidRDefault="00693568" w:rsidP="00A36245">
            <w:pPr>
              <w:spacing w:line="240" w:lineRule="auto"/>
              <w:jc w:val="center"/>
              <w:rPr>
                <w:ins w:id="4045" w:author="Dr Mamadou SANOGO" w:date="2023-10-27T11:28:00Z"/>
                <w:b/>
              </w:rPr>
            </w:pPr>
            <w:ins w:id="4046" w:author="Dr Mamadou SANOGO" w:date="2023-10-27T11:28:00Z">
              <w:r w:rsidRPr="005A55FB">
                <w:rPr>
                  <w:b/>
                </w:rPr>
                <w:t>Diplômés 2020</w:t>
              </w:r>
            </w:ins>
          </w:p>
        </w:tc>
        <w:tc>
          <w:tcPr>
            <w:tcW w:w="1696" w:type="dxa"/>
          </w:tcPr>
          <w:p w14:paraId="75926CE0" w14:textId="77777777" w:rsidR="00693568" w:rsidRPr="005A55FB" w:rsidRDefault="00693568" w:rsidP="00A36245">
            <w:pPr>
              <w:spacing w:line="240" w:lineRule="auto"/>
              <w:jc w:val="center"/>
              <w:rPr>
                <w:ins w:id="4047" w:author="Dr Mamadou SANOGO" w:date="2023-10-27T11:28:00Z"/>
                <w:b/>
              </w:rPr>
            </w:pPr>
            <w:ins w:id="4048" w:author="Dr Mamadou SANOGO" w:date="2023-10-27T11:28:00Z">
              <w:r w:rsidRPr="005A55FB">
                <w:rPr>
                  <w:b/>
                </w:rPr>
                <w:t>Diplômés 2021</w:t>
              </w:r>
            </w:ins>
          </w:p>
        </w:tc>
      </w:tr>
      <w:tr w:rsidR="00693568" w:rsidRPr="007B235B" w14:paraId="450DD046" w14:textId="77777777" w:rsidTr="00A36245">
        <w:trPr>
          <w:ins w:id="4049" w:author="Dr Mamadou SANOGO" w:date="2023-10-27T11:28:00Z"/>
        </w:trPr>
        <w:tc>
          <w:tcPr>
            <w:tcW w:w="2262" w:type="dxa"/>
          </w:tcPr>
          <w:p w14:paraId="5E302796" w14:textId="77777777" w:rsidR="00693568" w:rsidRPr="007B235B" w:rsidRDefault="00693568" w:rsidP="00A36245">
            <w:pPr>
              <w:spacing w:line="240" w:lineRule="auto"/>
              <w:rPr>
                <w:ins w:id="4050" w:author="Dr Mamadou SANOGO" w:date="2023-10-27T11:28:00Z"/>
              </w:rPr>
            </w:pPr>
            <w:ins w:id="4051" w:author="Dr Mamadou SANOGO" w:date="2023-10-27T11:28:00Z">
              <w:r w:rsidRPr="007B235B">
                <w:t>% de diplômés en poursuite d’étude 6 mois, 12 mois et 18 mois après la diplomation</w:t>
              </w:r>
            </w:ins>
          </w:p>
        </w:tc>
        <w:tc>
          <w:tcPr>
            <w:tcW w:w="1701" w:type="dxa"/>
            <w:vAlign w:val="center"/>
          </w:tcPr>
          <w:p w14:paraId="786B89BE" w14:textId="77777777" w:rsidR="00693568" w:rsidRPr="007B235B" w:rsidRDefault="00693568" w:rsidP="00A36245">
            <w:pPr>
              <w:spacing w:line="240" w:lineRule="auto"/>
              <w:jc w:val="center"/>
              <w:rPr>
                <w:ins w:id="4052" w:author="Dr Mamadou SANOGO" w:date="2023-10-27T11:28:00Z"/>
              </w:rPr>
            </w:pPr>
            <w:ins w:id="4053" w:author="Dr Mamadou SANOGO" w:date="2023-10-27T11:28:00Z">
              <w:r>
                <w:t>0%</w:t>
              </w:r>
            </w:ins>
          </w:p>
        </w:tc>
        <w:tc>
          <w:tcPr>
            <w:tcW w:w="1701" w:type="dxa"/>
            <w:vAlign w:val="center"/>
          </w:tcPr>
          <w:p w14:paraId="50903F93" w14:textId="77777777" w:rsidR="00693568" w:rsidRPr="007B235B" w:rsidRDefault="00693568" w:rsidP="00A36245">
            <w:pPr>
              <w:spacing w:line="240" w:lineRule="auto"/>
              <w:jc w:val="center"/>
              <w:rPr>
                <w:ins w:id="4054" w:author="Dr Mamadou SANOGO" w:date="2023-10-27T11:28:00Z"/>
              </w:rPr>
            </w:pPr>
            <w:ins w:id="4055" w:author="Dr Mamadou SANOGO" w:date="2023-10-27T11:28:00Z">
              <w:r w:rsidRPr="005D156F">
                <w:t>0%</w:t>
              </w:r>
            </w:ins>
          </w:p>
        </w:tc>
        <w:tc>
          <w:tcPr>
            <w:tcW w:w="1701" w:type="dxa"/>
            <w:vAlign w:val="center"/>
          </w:tcPr>
          <w:p w14:paraId="48E3C67D" w14:textId="77777777" w:rsidR="00693568" w:rsidRPr="007B235B" w:rsidRDefault="00693568" w:rsidP="00A36245">
            <w:pPr>
              <w:spacing w:line="240" w:lineRule="auto"/>
              <w:jc w:val="center"/>
              <w:rPr>
                <w:ins w:id="4056" w:author="Dr Mamadou SANOGO" w:date="2023-10-27T11:28:00Z"/>
              </w:rPr>
            </w:pPr>
            <w:ins w:id="4057" w:author="Dr Mamadou SANOGO" w:date="2023-10-27T11:28:00Z">
              <w:r w:rsidRPr="005D156F">
                <w:t>0%</w:t>
              </w:r>
            </w:ins>
          </w:p>
        </w:tc>
        <w:tc>
          <w:tcPr>
            <w:tcW w:w="1696" w:type="dxa"/>
            <w:vAlign w:val="center"/>
          </w:tcPr>
          <w:p w14:paraId="65428C50" w14:textId="77777777" w:rsidR="00693568" w:rsidRPr="007B235B" w:rsidRDefault="00693568" w:rsidP="00A36245">
            <w:pPr>
              <w:spacing w:line="240" w:lineRule="auto"/>
              <w:jc w:val="center"/>
              <w:rPr>
                <w:ins w:id="4058" w:author="Dr Mamadou SANOGO" w:date="2023-10-27T11:28:00Z"/>
              </w:rPr>
            </w:pPr>
            <w:ins w:id="4059" w:author="Dr Mamadou SANOGO" w:date="2023-10-27T11:28:00Z">
              <w:r w:rsidRPr="005D156F">
                <w:t>0%</w:t>
              </w:r>
            </w:ins>
          </w:p>
        </w:tc>
      </w:tr>
      <w:tr w:rsidR="00693568" w:rsidRPr="007B235B" w14:paraId="094E6D5B" w14:textId="77777777" w:rsidTr="00A36245">
        <w:trPr>
          <w:ins w:id="4060" w:author="Dr Mamadou SANOGO" w:date="2023-10-27T11:28:00Z"/>
        </w:trPr>
        <w:tc>
          <w:tcPr>
            <w:tcW w:w="2262" w:type="dxa"/>
          </w:tcPr>
          <w:p w14:paraId="3DFBE6E5" w14:textId="77777777" w:rsidR="00693568" w:rsidRPr="007B235B" w:rsidRDefault="00693568" w:rsidP="00A36245">
            <w:pPr>
              <w:spacing w:line="240" w:lineRule="auto"/>
              <w:rPr>
                <w:ins w:id="4061" w:author="Dr Mamadou SANOGO" w:date="2023-10-27T11:28:00Z"/>
              </w:rPr>
            </w:pPr>
            <w:ins w:id="4062" w:author="Dr Mamadou SANOGO" w:date="2023-10-27T11:28:00Z">
              <w:r w:rsidRPr="007B235B">
                <w:t>% de diplômés en emploi 6 mois, 12 mois et 18 mois après la diplomation</w:t>
              </w:r>
            </w:ins>
          </w:p>
        </w:tc>
        <w:tc>
          <w:tcPr>
            <w:tcW w:w="1701" w:type="dxa"/>
            <w:vAlign w:val="center"/>
          </w:tcPr>
          <w:p w14:paraId="03D5B464" w14:textId="77777777" w:rsidR="00693568" w:rsidRPr="007B235B" w:rsidRDefault="00693568" w:rsidP="00A36245">
            <w:pPr>
              <w:spacing w:line="240" w:lineRule="auto"/>
              <w:jc w:val="center"/>
              <w:rPr>
                <w:ins w:id="4063" w:author="Dr Mamadou SANOGO" w:date="2023-10-27T11:28:00Z"/>
              </w:rPr>
            </w:pPr>
            <w:ins w:id="4064" w:author="Dr Mamadou SANOGO" w:date="2023-10-27T11:28:00Z">
              <w:r>
                <w:t>61.53%</w:t>
              </w:r>
            </w:ins>
          </w:p>
        </w:tc>
        <w:tc>
          <w:tcPr>
            <w:tcW w:w="1701" w:type="dxa"/>
            <w:vAlign w:val="center"/>
          </w:tcPr>
          <w:p w14:paraId="38760199" w14:textId="77777777" w:rsidR="00693568" w:rsidRPr="007B235B" w:rsidRDefault="00693568" w:rsidP="00A36245">
            <w:pPr>
              <w:spacing w:line="240" w:lineRule="auto"/>
              <w:jc w:val="center"/>
              <w:rPr>
                <w:ins w:id="4065" w:author="Dr Mamadou SANOGO" w:date="2023-10-27T11:28:00Z"/>
              </w:rPr>
            </w:pPr>
            <w:ins w:id="4066" w:author="Dr Mamadou SANOGO" w:date="2023-10-27T11:28:00Z">
              <w:r>
                <w:t>73.33%</w:t>
              </w:r>
            </w:ins>
          </w:p>
        </w:tc>
        <w:tc>
          <w:tcPr>
            <w:tcW w:w="1701" w:type="dxa"/>
            <w:vAlign w:val="center"/>
          </w:tcPr>
          <w:p w14:paraId="222816F0" w14:textId="77777777" w:rsidR="00693568" w:rsidRPr="007B235B" w:rsidRDefault="00693568" w:rsidP="00A36245">
            <w:pPr>
              <w:spacing w:line="240" w:lineRule="auto"/>
              <w:jc w:val="center"/>
              <w:rPr>
                <w:ins w:id="4067" w:author="Dr Mamadou SANOGO" w:date="2023-10-27T11:28:00Z"/>
              </w:rPr>
            </w:pPr>
            <w:ins w:id="4068" w:author="Dr Mamadou SANOGO" w:date="2023-10-27T11:28:00Z">
              <w:r>
                <w:t>56.25%</w:t>
              </w:r>
            </w:ins>
          </w:p>
        </w:tc>
        <w:tc>
          <w:tcPr>
            <w:tcW w:w="1696" w:type="dxa"/>
            <w:vAlign w:val="center"/>
          </w:tcPr>
          <w:p w14:paraId="7704AC2F" w14:textId="77777777" w:rsidR="00693568" w:rsidRPr="007B235B" w:rsidRDefault="00693568" w:rsidP="00A36245">
            <w:pPr>
              <w:spacing w:line="240" w:lineRule="auto"/>
              <w:jc w:val="center"/>
              <w:rPr>
                <w:ins w:id="4069" w:author="Dr Mamadou SANOGO" w:date="2023-10-27T11:28:00Z"/>
              </w:rPr>
            </w:pPr>
            <w:ins w:id="4070" w:author="Dr Mamadou SANOGO" w:date="2023-10-27T11:28:00Z">
              <w:r>
                <w:t>85%</w:t>
              </w:r>
            </w:ins>
          </w:p>
        </w:tc>
      </w:tr>
      <w:tr w:rsidR="00693568" w:rsidRPr="007B235B" w14:paraId="2CA57BA5" w14:textId="77777777" w:rsidTr="00A36245">
        <w:trPr>
          <w:ins w:id="4071" w:author="Dr Mamadou SANOGO" w:date="2023-10-27T11:28:00Z"/>
        </w:trPr>
        <w:tc>
          <w:tcPr>
            <w:tcW w:w="2262" w:type="dxa"/>
            <w:shd w:val="clear" w:color="auto" w:fill="D9D9D9" w:themeFill="background1" w:themeFillShade="D9"/>
          </w:tcPr>
          <w:p w14:paraId="20C5ED4A" w14:textId="77777777" w:rsidR="00693568" w:rsidRPr="007B235B" w:rsidRDefault="00693568" w:rsidP="00A36245">
            <w:pPr>
              <w:spacing w:line="240" w:lineRule="auto"/>
              <w:rPr>
                <w:ins w:id="4072" w:author="Dr Mamadou SANOGO" w:date="2023-10-27T11:28:00Z"/>
              </w:rPr>
            </w:pPr>
            <w:ins w:id="4073" w:author="Dr Mamadou SANOGO" w:date="2023-10-27T11:28:00Z">
              <w:r w:rsidRPr="007B235B">
                <w:t xml:space="preserve">% de </w:t>
              </w:r>
              <w:r>
                <w:t>diplômés en poursuite d’étude et</w:t>
              </w:r>
              <w:r w:rsidRPr="007B235B">
                <w:t xml:space="preserve"> en emploi 6 mois, 12 mois et 18 mois après la diplomation</w:t>
              </w:r>
            </w:ins>
          </w:p>
        </w:tc>
        <w:tc>
          <w:tcPr>
            <w:tcW w:w="1701" w:type="dxa"/>
            <w:shd w:val="clear" w:color="auto" w:fill="D9D9D9" w:themeFill="background1" w:themeFillShade="D9"/>
            <w:vAlign w:val="center"/>
          </w:tcPr>
          <w:p w14:paraId="642CF052" w14:textId="77777777" w:rsidR="00693568" w:rsidRPr="007B235B" w:rsidRDefault="00693568" w:rsidP="00A36245">
            <w:pPr>
              <w:spacing w:line="240" w:lineRule="auto"/>
              <w:jc w:val="center"/>
              <w:rPr>
                <w:ins w:id="4074" w:author="Dr Mamadou SANOGO" w:date="2023-10-27T11:28:00Z"/>
              </w:rPr>
            </w:pPr>
            <w:ins w:id="4075" w:author="Dr Mamadou SANOGO" w:date="2023-10-27T11:28:00Z">
              <w:r>
                <w:t>0%</w:t>
              </w:r>
            </w:ins>
          </w:p>
        </w:tc>
        <w:tc>
          <w:tcPr>
            <w:tcW w:w="1701" w:type="dxa"/>
            <w:shd w:val="clear" w:color="auto" w:fill="D9D9D9" w:themeFill="background1" w:themeFillShade="D9"/>
            <w:vAlign w:val="center"/>
          </w:tcPr>
          <w:p w14:paraId="2B0C5BB9" w14:textId="77777777" w:rsidR="00693568" w:rsidRPr="007B235B" w:rsidRDefault="00693568" w:rsidP="00A36245">
            <w:pPr>
              <w:spacing w:line="240" w:lineRule="auto"/>
              <w:jc w:val="center"/>
              <w:rPr>
                <w:ins w:id="4076" w:author="Dr Mamadou SANOGO" w:date="2023-10-27T11:28:00Z"/>
              </w:rPr>
            </w:pPr>
            <w:ins w:id="4077" w:author="Dr Mamadou SANOGO" w:date="2023-10-27T11:28:00Z">
              <w:r>
                <w:t>13.33%</w:t>
              </w:r>
            </w:ins>
          </w:p>
        </w:tc>
        <w:tc>
          <w:tcPr>
            <w:tcW w:w="1701" w:type="dxa"/>
            <w:shd w:val="clear" w:color="auto" w:fill="D9D9D9" w:themeFill="background1" w:themeFillShade="D9"/>
            <w:vAlign w:val="center"/>
          </w:tcPr>
          <w:p w14:paraId="14278B32" w14:textId="77777777" w:rsidR="00693568" w:rsidRPr="007B235B" w:rsidRDefault="00693568" w:rsidP="00A36245">
            <w:pPr>
              <w:spacing w:line="240" w:lineRule="auto"/>
              <w:jc w:val="center"/>
              <w:rPr>
                <w:ins w:id="4078" w:author="Dr Mamadou SANOGO" w:date="2023-10-27T11:28:00Z"/>
              </w:rPr>
            </w:pPr>
            <w:ins w:id="4079" w:author="Dr Mamadou SANOGO" w:date="2023-10-27T11:28:00Z">
              <w:r>
                <w:t>12.5%</w:t>
              </w:r>
            </w:ins>
          </w:p>
        </w:tc>
        <w:tc>
          <w:tcPr>
            <w:tcW w:w="1696" w:type="dxa"/>
            <w:shd w:val="clear" w:color="auto" w:fill="D9D9D9" w:themeFill="background1" w:themeFillShade="D9"/>
            <w:vAlign w:val="center"/>
          </w:tcPr>
          <w:p w14:paraId="4C13BF7A" w14:textId="77777777" w:rsidR="00693568" w:rsidRPr="007B235B" w:rsidRDefault="00693568" w:rsidP="00A36245">
            <w:pPr>
              <w:spacing w:line="240" w:lineRule="auto"/>
              <w:jc w:val="center"/>
              <w:rPr>
                <w:ins w:id="4080" w:author="Dr Mamadou SANOGO" w:date="2023-10-27T11:28:00Z"/>
              </w:rPr>
            </w:pPr>
            <w:ins w:id="4081" w:author="Dr Mamadou SANOGO" w:date="2023-10-27T11:28:00Z">
              <w:r>
                <w:t>0%</w:t>
              </w:r>
            </w:ins>
          </w:p>
        </w:tc>
      </w:tr>
      <w:tr w:rsidR="00693568" w:rsidRPr="007B235B" w14:paraId="4F3005B5" w14:textId="77777777" w:rsidTr="00A36245">
        <w:trPr>
          <w:ins w:id="4082" w:author="Dr Mamadou SANOGO" w:date="2023-10-27T11:28:00Z"/>
        </w:trPr>
        <w:tc>
          <w:tcPr>
            <w:tcW w:w="2262" w:type="dxa"/>
            <w:shd w:val="clear" w:color="auto" w:fill="D9D9D9" w:themeFill="background1" w:themeFillShade="D9"/>
          </w:tcPr>
          <w:p w14:paraId="638537FD" w14:textId="77777777" w:rsidR="00693568" w:rsidRPr="007B235B" w:rsidRDefault="00693568" w:rsidP="00A36245">
            <w:pPr>
              <w:spacing w:line="240" w:lineRule="auto"/>
              <w:rPr>
                <w:ins w:id="4083" w:author="Dr Mamadou SANOGO" w:date="2023-10-27T11:28:00Z"/>
              </w:rPr>
            </w:pPr>
            <w:ins w:id="4084" w:author="Dr Mamadou SANOGO" w:date="2023-10-27T11:28:00Z">
              <w:r w:rsidRPr="007B235B">
                <w:t>% de diplômés en recherche d’emploi formel 6 mois, 12 mois et 18 mois après la diplomation</w:t>
              </w:r>
            </w:ins>
          </w:p>
        </w:tc>
        <w:tc>
          <w:tcPr>
            <w:tcW w:w="1701" w:type="dxa"/>
            <w:shd w:val="clear" w:color="auto" w:fill="D9D9D9" w:themeFill="background1" w:themeFillShade="D9"/>
            <w:vAlign w:val="center"/>
          </w:tcPr>
          <w:p w14:paraId="08C1D6F4" w14:textId="77777777" w:rsidR="00693568" w:rsidRPr="007B235B" w:rsidRDefault="00693568" w:rsidP="00A36245">
            <w:pPr>
              <w:spacing w:line="240" w:lineRule="auto"/>
              <w:jc w:val="center"/>
              <w:rPr>
                <w:ins w:id="4085" w:author="Dr Mamadou SANOGO" w:date="2023-10-27T11:28:00Z"/>
              </w:rPr>
            </w:pPr>
            <w:ins w:id="4086" w:author="Dr Mamadou SANOGO" w:date="2023-10-27T11:28:00Z">
              <w:r>
                <w:t>38,47%</w:t>
              </w:r>
            </w:ins>
          </w:p>
        </w:tc>
        <w:tc>
          <w:tcPr>
            <w:tcW w:w="1701" w:type="dxa"/>
            <w:shd w:val="clear" w:color="auto" w:fill="D9D9D9" w:themeFill="background1" w:themeFillShade="D9"/>
            <w:vAlign w:val="center"/>
          </w:tcPr>
          <w:p w14:paraId="0F6013A7" w14:textId="77777777" w:rsidR="00693568" w:rsidRPr="007B235B" w:rsidRDefault="00693568" w:rsidP="00A36245">
            <w:pPr>
              <w:spacing w:line="240" w:lineRule="auto"/>
              <w:jc w:val="center"/>
              <w:rPr>
                <w:ins w:id="4087" w:author="Dr Mamadou SANOGO" w:date="2023-10-27T11:28:00Z"/>
              </w:rPr>
            </w:pPr>
            <w:ins w:id="4088" w:author="Dr Mamadou SANOGO" w:date="2023-10-27T11:28:00Z">
              <w:r>
                <w:t>13.33%</w:t>
              </w:r>
            </w:ins>
          </w:p>
        </w:tc>
        <w:tc>
          <w:tcPr>
            <w:tcW w:w="1701" w:type="dxa"/>
            <w:shd w:val="clear" w:color="auto" w:fill="D9D9D9" w:themeFill="background1" w:themeFillShade="D9"/>
            <w:vAlign w:val="center"/>
          </w:tcPr>
          <w:p w14:paraId="73DEAC4E" w14:textId="77777777" w:rsidR="00693568" w:rsidRPr="007B235B" w:rsidRDefault="00693568" w:rsidP="00A36245">
            <w:pPr>
              <w:spacing w:line="240" w:lineRule="auto"/>
              <w:jc w:val="center"/>
              <w:rPr>
                <w:ins w:id="4089" w:author="Dr Mamadou SANOGO" w:date="2023-10-27T11:28:00Z"/>
              </w:rPr>
            </w:pPr>
            <w:ins w:id="4090" w:author="Dr Mamadou SANOGO" w:date="2023-10-27T11:28:00Z">
              <w:r>
                <w:t>31.25%</w:t>
              </w:r>
            </w:ins>
          </w:p>
        </w:tc>
        <w:tc>
          <w:tcPr>
            <w:tcW w:w="1696" w:type="dxa"/>
            <w:shd w:val="clear" w:color="auto" w:fill="D9D9D9" w:themeFill="background1" w:themeFillShade="D9"/>
            <w:vAlign w:val="center"/>
          </w:tcPr>
          <w:p w14:paraId="408526D8" w14:textId="77777777" w:rsidR="00693568" w:rsidRPr="007B235B" w:rsidRDefault="00693568" w:rsidP="00A36245">
            <w:pPr>
              <w:spacing w:line="240" w:lineRule="auto"/>
              <w:jc w:val="center"/>
              <w:rPr>
                <w:ins w:id="4091" w:author="Dr Mamadou SANOGO" w:date="2023-10-27T11:28:00Z"/>
              </w:rPr>
            </w:pPr>
            <w:ins w:id="4092" w:author="Dr Mamadou SANOGO" w:date="2023-10-27T11:28:00Z">
              <w:r>
                <w:t>15%</w:t>
              </w:r>
            </w:ins>
          </w:p>
        </w:tc>
      </w:tr>
    </w:tbl>
    <w:p w14:paraId="0057D769" w14:textId="77777777" w:rsidR="00693568" w:rsidRPr="007B235B" w:rsidRDefault="00693568" w:rsidP="00693568">
      <w:pPr>
        <w:spacing w:line="240" w:lineRule="auto"/>
        <w:rPr>
          <w:ins w:id="4093" w:author="Dr Mamadou SANOGO" w:date="2023-10-27T11:28:00Z"/>
        </w:rPr>
      </w:pPr>
    </w:p>
    <w:p w14:paraId="529C7125" w14:textId="77777777" w:rsidR="00693568" w:rsidRDefault="00693568">
      <w:pPr>
        <w:pStyle w:val="Paragraphedeliste"/>
        <w:ind w:left="284"/>
        <w:rPr>
          <w:ins w:id="4094" w:author="Dr Mamadou SANOGO" w:date="2023-10-27T11:28:00Z"/>
          <w:b/>
          <w:color w:val="000000" w:themeColor="text1"/>
          <w:szCs w:val="24"/>
        </w:rPr>
        <w:pPrChange w:id="4095" w:author="Dr Mamadou SANOGO" w:date="2023-10-27T11:28:00Z">
          <w:pPr>
            <w:pStyle w:val="Paragraphedeliste"/>
            <w:numPr>
              <w:ilvl w:val="3"/>
              <w:numId w:val="3"/>
            </w:numPr>
            <w:ind w:left="284" w:hanging="284"/>
          </w:pPr>
        </w:pPrChange>
      </w:pPr>
    </w:p>
    <w:p w14:paraId="59B07CA4" w14:textId="4C76A6FB" w:rsidR="0047574A" w:rsidRPr="007A4AFC" w:rsidDel="00693568" w:rsidRDefault="0047574A">
      <w:pPr>
        <w:pStyle w:val="Paragraphedeliste"/>
        <w:numPr>
          <w:ilvl w:val="3"/>
          <w:numId w:val="3"/>
        </w:numPr>
        <w:spacing w:line="240" w:lineRule="auto"/>
        <w:ind w:left="284" w:hanging="284"/>
        <w:rPr>
          <w:del w:id="4096" w:author="Dr Mamadou SANOGO" w:date="2023-10-27T11:28:00Z"/>
          <w:b/>
          <w:color w:val="000000" w:themeColor="text1"/>
          <w:szCs w:val="24"/>
          <w:rPrChange w:id="4097" w:author="Dr Mamadou SANOGO" w:date="2023-10-25T18:15:00Z">
            <w:rPr>
              <w:del w:id="4098" w:author="Dr Mamadou SANOGO" w:date="2023-10-27T11:28:00Z"/>
              <w:b/>
              <w:szCs w:val="24"/>
            </w:rPr>
          </w:rPrChange>
        </w:rPr>
      </w:pPr>
      <w:del w:id="4099" w:author="Dr Mamadou SANOGO" w:date="2023-10-27T11:28:00Z">
        <w:r w:rsidRPr="007A4AFC" w:rsidDel="00693568">
          <w:rPr>
            <w:b/>
            <w:color w:val="000000" w:themeColor="text1"/>
            <w:szCs w:val="24"/>
            <w:rPrChange w:id="4100" w:author="Dr Mamadou SANOGO" w:date="2023-10-25T18:15:00Z">
              <w:rPr>
                <w:b/>
                <w:szCs w:val="24"/>
              </w:rPr>
            </w:rPrChange>
          </w:rPr>
          <w:delText>Chiffres clés de la formation sur 4 ans</w:delText>
        </w:r>
      </w:del>
    </w:p>
    <w:p w14:paraId="62AA8E06" w14:textId="75F9E664" w:rsidR="0047574A" w:rsidRPr="007A4AFC" w:rsidDel="00693568" w:rsidRDefault="0047574A" w:rsidP="0047574A">
      <w:pPr>
        <w:spacing w:line="240" w:lineRule="auto"/>
        <w:rPr>
          <w:del w:id="4101" w:author="Dr Mamadou SANOGO" w:date="2023-10-27T11:28:00Z"/>
          <w:color w:val="000000" w:themeColor="text1"/>
          <w:rPrChange w:id="4102" w:author="Dr Mamadou SANOGO" w:date="2023-10-25T18:15:00Z">
            <w:rPr>
              <w:del w:id="4103" w:author="Dr Mamadou SANOGO" w:date="2023-10-27T11:28:00Z"/>
            </w:rPr>
          </w:rPrChange>
        </w:rPr>
      </w:pPr>
    </w:p>
    <w:p w14:paraId="441762FB" w14:textId="556C9884" w:rsidR="0047574A" w:rsidRPr="007A4AFC" w:rsidDel="00693568" w:rsidRDefault="0047574A" w:rsidP="0047574A">
      <w:pPr>
        <w:spacing w:line="240" w:lineRule="auto"/>
        <w:rPr>
          <w:del w:id="4104" w:author="Dr Mamadou SANOGO" w:date="2023-10-27T11:28:00Z"/>
          <w:b/>
          <w:bCs/>
          <w:i/>
          <w:iCs/>
          <w:color w:val="000000" w:themeColor="text1"/>
          <w:szCs w:val="24"/>
          <w:rPrChange w:id="4105" w:author="Dr Mamadou SANOGO" w:date="2023-10-25T18:15:00Z">
            <w:rPr>
              <w:del w:id="4106" w:author="Dr Mamadou SANOGO" w:date="2023-10-27T11:28:00Z"/>
              <w:b/>
              <w:bCs/>
              <w:i/>
              <w:iCs/>
              <w:szCs w:val="24"/>
            </w:rPr>
          </w:rPrChange>
        </w:rPr>
      </w:pPr>
      <w:del w:id="4107" w:author="Dr Mamadou SANOGO" w:date="2023-10-27T11:28:00Z">
        <w:r w:rsidRPr="007A4AFC" w:rsidDel="00693568">
          <w:rPr>
            <w:b/>
            <w:bCs/>
            <w:i/>
            <w:iCs/>
            <w:color w:val="000000" w:themeColor="text1"/>
            <w:szCs w:val="24"/>
            <w:rPrChange w:id="4108" w:author="Dr Mamadou SANOGO" w:date="2023-10-25T18:15:00Z">
              <w:rPr>
                <w:b/>
                <w:bCs/>
                <w:i/>
                <w:iCs/>
                <w:szCs w:val="24"/>
              </w:rPr>
            </w:rPrChange>
          </w:rPr>
          <w:delText>Effectifs étudiants</w:delText>
        </w:r>
      </w:del>
    </w:p>
    <w:p w14:paraId="503D191D" w14:textId="4223D85E" w:rsidR="0047574A" w:rsidRPr="007A4AFC" w:rsidDel="00693568" w:rsidRDefault="0047574A" w:rsidP="0047574A">
      <w:pPr>
        <w:spacing w:line="240" w:lineRule="auto"/>
        <w:rPr>
          <w:del w:id="4109" w:author="Dr Mamadou SANOGO" w:date="2023-10-27T11:28:00Z"/>
          <w:color w:val="000000" w:themeColor="text1"/>
          <w:rPrChange w:id="4110" w:author="Dr Mamadou SANOGO" w:date="2023-10-25T18:15:00Z">
            <w:rPr>
              <w:del w:id="4111" w:author="Dr Mamadou SANOGO" w:date="2023-10-27T11:28:00Z"/>
            </w:rPr>
          </w:rPrChange>
        </w:rPr>
      </w:pPr>
    </w:p>
    <w:tbl>
      <w:tblPr>
        <w:tblStyle w:val="Grilledutableau"/>
        <w:tblW w:w="0" w:type="auto"/>
        <w:tblLook w:val="04A0" w:firstRow="1" w:lastRow="0" w:firstColumn="1" w:lastColumn="0" w:noHBand="0" w:noVBand="1"/>
      </w:tblPr>
      <w:tblGrid>
        <w:gridCol w:w="1979"/>
        <w:gridCol w:w="1643"/>
        <w:gridCol w:w="1812"/>
        <w:gridCol w:w="1813"/>
        <w:gridCol w:w="1813"/>
      </w:tblGrid>
      <w:tr w:rsidR="007A4AFC" w:rsidRPr="007A4AFC" w:rsidDel="00693568" w14:paraId="4558E49B" w14:textId="14B4CBD4" w:rsidTr="00113903">
        <w:trPr>
          <w:del w:id="4112" w:author="Dr Mamadou SANOGO" w:date="2023-10-27T11:28:00Z"/>
        </w:trPr>
        <w:tc>
          <w:tcPr>
            <w:tcW w:w="1979" w:type="dxa"/>
          </w:tcPr>
          <w:p w14:paraId="4A47154B" w14:textId="02009058" w:rsidR="00113903" w:rsidRPr="007A4AFC" w:rsidDel="00693568" w:rsidRDefault="00113903" w:rsidP="00113903">
            <w:pPr>
              <w:spacing w:line="240" w:lineRule="auto"/>
              <w:rPr>
                <w:del w:id="4113" w:author="Dr Mamadou SANOGO" w:date="2023-10-27T11:28:00Z"/>
                <w:b/>
                <w:color w:val="000000" w:themeColor="text1"/>
                <w:rPrChange w:id="4114" w:author="Dr Mamadou SANOGO" w:date="2023-10-25T18:15:00Z">
                  <w:rPr>
                    <w:del w:id="4115" w:author="Dr Mamadou SANOGO" w:date="2023-10-27T11:28:00Z"/>
                    <w:b/>
                  </w:rPr>
                </w:rPrChange>
              </w:rPr>
            </w:pPr>
            <w:del w:id="4116" w:author="Dr Mamadou SANOGO" w:date="2023-10-27T11:28:00Z">
              <w:r w:rsidRPr="007A4AFC" w:rsidDel="00693568">
                <w:rPr>
                  <w:b/>
                  <w:color w:val="000000" w:themeColor="text1"/>
                  <w:rPrChange w:id="4117" w:author="Dr Mamadou SANOGO" w:date="2023-10-25T18:15:00Z">
                    <w:rPr>
                      <w:b/>
                    </w:rPr>
                  </w:rPrChange>
                </w:rPr>
                <w:delText>Année univ.</w:delText>
              </w:r>
            </w:del>
          </w:p>
        </w:tc>
        <w:tc>
          <w:tcPr>
            <w:tcW w:w="1643" w:type="dxa"/>
          </w:tcPr>
          <w:p w14:paraId="2408B40B" w14:textId="352F8E29" w:rsidR="00113903" w:rsidRPr="007A4AFC" w:rsidDel="00693568" w:rsidRDefault="00113903" w:rsidP="00113903">
            <w:pPr>
              <w:spacing w:line="240" w:lineRule="auto"/>
              <w:jc w:val="center"/>
              <w:rPr>
                <w:del w:id="4118" w:author="Dr Mamadou SANOGO" w:date="2023-10-27T11:28:00Z"/>
                <w:b/>
                <w:color w:val="000000" w:themeColor="text1"/>
                <w:rPrChange w:id="4119" w:author="Dr Mamadou SANOGO" w:date="2023-10-25T18:15:00Z">
                  <w:rPr>
                    <w:del w:id="4120" w:author="Dr Mamadou SANOGO" w:date="2023-10-27T11:28:00Z"/>
                    <w:b/>
                  </w:rPr>
                </w:rPrChange>
              </w:rPr>
            </w:pPr>
            <w:del w:id="4121" w:author="Dr Mamadou SANOGO" w:date="2023-10-27T11:28:00Z">
              <w:r w:rsidRPr="007A4AFC" w:rsidDel="00693568">
                <w:rPr>
                  <w:b/>
                  <w:color w:val="000000" w:themeColor="text1"/>
                  <w:rPrChange w:id="4122" w:author="Dr Mamadou SANOGO" w:date="2023-10-25T18:15:00Z">
                    <w:rPr>
                      <w:b/>
                    </w:rPr>
                  </w:rPrChange>
                </w:rPr>
                <w:delText>2018-2019</w:delText>
              </w:r>
            </w:del>
          </w:p>
        </w:tc>
        <w:tc>
          <w:tcPr>
            <w:tcW w:w="1812" w:type="dxa"/>
          </w:tcPr>
          <w:p w14:paraId="7CEFBCA5" w14:textId="144012D7" w:rsidR="00113903" w:rsidRPr="007A4AFC" w:rsidDel="00693568" w:rsidRDefault="00113903" w:rsidP="00113903">
            <w:pPr>
              <w:spacing w:line="240" w:lineRule="auto"/>
              <w:jc w:val="center"/>
              <w:rPr>
                <w:del w:id="4123" w:author="Dr Mamadou SANOGO" w:date="2023-10-27T11:28:00Z"/>
                <w:b/>
                <w:color w:val="000000" w:themeColor="text1"/>
                <w:rPrChange w:id="4124" w:author="Dr Mamadou SANOGO" w:date="2023-10-25T18:15:00Z">
                  <w:rPr>
                    <w:del w:id="4125" w:author="Dr Mamadou SANOGO" w:date="2023-10-27T11:28:00Z"/>
                    <w:b/>
                  </w:rPr>
                </w:rPrChange>
              </w:rPr>
            </w:pPr>
            <w:del w:id="4126" w:author="Dr Mamadou SANOGO" w:date="2023-10-27T11:28:00Z">
              <w:r w:rsidRPr="007A4AFC" w:rsidDel="00693568">
                <w:rPr>
                  <w:b/>
                  <w:color w:val="000000" w:themeColor="text1"/>
                  <w:rPrChange w:id="4127" w:author="Dr Mamadou SANOGO" w:date="2023-10-25T18:15:00Z">
                    <w:rPr>
                      <w:b/>
                    </w:rPr>
                  </w:rPrChange>
                </w:rPr>
                <w:delText>2019-2020</w:delText>
              </w:r>
            </w:del>
          </w:p>
        </w:tc>
        <w:tc>
          <w:tcPr>
            <w:tcW w:w="1813" w:type="dxa"/>
          </w:tcPr>
          <w:p w14:paraId="1424FE0E" w14:textId="495B8ADE" w:rsidR="00113903" w:rsidRPr="007A4AFC" w:rsidDel="00693568" w:rsidRDefault="00113903" w:rsidP="00113903">
            <w:pPr>
              <w:spacing w:line="240" w:lineRule="auto"/>
              <w:jc w:val="center"/>
              <w:rPr>
                <w:del w:id="4128" w:author="Dr Mamadou SANOGO" w:date="2023-10-27T11:28:00Z"/>
                <w:b/>
                <w:color w:val="000000" w:themeColor="text1"/>
                <w:rPrChange w:id="4129" w:author="Dr Mamadou SANOGO" w:date="2023-10-25T18:15:00Z">
                  <w:rPr>
                    <w:del w:id="4130" w:author="Dr Mamadou SANOGO" w:date="2023-10-27T11:28:00Z"/>
                    <w:b/>
                  </w:rPr>
                </w:rPrChange>
              </w:rPr>
            </w:pPr>
            <w:del w:id="4131" w:author="Dr Mamadou SANOGO" w:date="2023-10-27T11:28:00Z">
              <w:r w:rsidRPr="007A4AFC" w:rsidDel="00693568">
                <w:rPr>
                  <w:b/>
                  <w:color w:val="000000" w:themeColor="text1"/>
                  <w:rPrChange w:id="4132" w:author="Dr Mamadou SANOGO" w:date="2023-10-25T18:15:00Z">
                    <w:rPr>
                      <w:b/>
                    </w:rPr>
                  </w:rPrChange>
                </w:rPr>
                <w:delText>2020-2021</w:delText>
              </w:r>
            </w:del>
          </w:p>
        </w:tc>
        <w:tc>
          <w:tcPr>
            <w:tcW w:w="1813" w:type="dxa"/>
          </w:tcPr>
          <w:p w14:paraId="6A331927" w14:textId="75DF5B0C" w:rsidR="00113903" w:rsidRPr="007A4AFC" w:rsidDel="00693568" w:rsidRDefault="00113903" w:rsidP="00113903">
            <w:pPr>
              <w:spacing w:line="240" w:lineRule="auto"/>
              <w:jc w:val="center"/>
              <w:rPr>
                <w:del w:id="4133" w:author="Dr Mamadou SANOGO" w:date="2023-10-27T11:28:00Z"/>
                <w:b/>
                <w:color w:val="000000" w:themeColor="text1"/>
                <w:rPrChange w:id="4134" w:author="Dr Mamadou SANOGO" w:date="2023-10-25T18:15:00Z">
                  <w:rPr>
                    <w:del w:id="4135" w:author="Dr Mamadou SANOGO" w:date="2023-10-27T11:28:00Z"/>
                    <w:b/>
                  </w:rPr>
                </w:rPrChange>
              </w:rPr>
            </w:pPr>
            <w:del w:id="4136" w:author="Dr Mamadou SANOGO" w:date="2023-10-27T11:28:00Z">
              <w:r w:rsidRPr="007A4AFC" w:rsidDel="00693568">
                <w:rPr>
                  <w:b/>
                  <w:color w:val="000000" w:themeColor="text1"/>
                  <w:rPrChange w:id="4137" w:author="Dr Mamadou SANOGO" w:date="2023-10-25T18:15:00Z">
                    <w:rPr>
                      <w:b/>
                    </w:rPr>
                  </w:rPrChange>
                </w:rPr>
                <w:delText>2021-2022</w:delText>
              </w:r>
            </w:del>
          </w:p>
        </w:tc>
      </w:tr>
      <w:tr w:rsidR="007A4AFC" w:rsidRPr="007A4AFC" w:rsidDel="00693568" w14:paraId="6684FE57" w14:textId="4D467C5F" w:rsidTr="00113903">
        <w:trPr>
          <w:del w:id="4138" w:author="Dr Mamadou SANOGO" w:date="2023-10-27T11:28:00Z"/>
        </w:trPr>
        <w:tc>
          <w:tcPr>
            <w:tcW w:w="1979" w:type="dxa"/>
          </w:tcPr>
          <w:p w14:paraId="7E46D650" w14:textId="19AE23FA" w:rsidR="00113903" w:rsidRPr="007A4AFC" w:rsidDel="00693568" w:rsidRDefault="00113903" w:rsidP="005A55FB">
            <w:pPr>
              <w:spacing w:line="240" w:lineRule="auto"/>
              <w:rPr>
                <w:del w:id="4139" w:author="Dr Mamadou SANOGO" w:date="2023-10-27T11:28:00Z"/>
                <w:color w:val="000000" w:themeColor="text1"/>
                <w:rPrChange w:id="4140" w:author="Dr Mamadou SANOGO" w:date="2023-10-25T18:15:00Z">
                  <w:rPr>
                    <w:del w:id="4141" w:author="Dr Mamadou SANOGO" w:date="2023-10-27T11:28:00Z"/>
                  </w:rPr>
                </w:rPrChange>
              </w:rPr>
            </w:pPr>
            <w:del w:id="4142" w:author="Dr Mamadou SANOGO" w:date="2023-10-27T11:28:00Z">
              <w:r w:rsidRPr="007A4AFC" w:rsidDel="00693568">
                <w:rPr>
                  <w:color w:val="000000" w:themeColor="text1"/>
                  <w:rPrChange w:id="4143" w:author="Dr Mamadou SANOGO" w:date="2023-10-25T18:15:00Z">
                    <w:rPr/>
                  </w:rPrChange>
                </w:rPr>
                <w:delText xml:space="preserve">Nbr. inscrits </w:delText>
              </w:r>
              <w:r w:rsidR="005A55FB" w:rsidRPr="007A4AFC" w:rsidDel="00693568">
                <w:rPr>
                  <w:color w:val="000000" w:themeColor="text1"/>
                  <w:rPrChange w:id="4144" w:author="Dr Mamadou SANOGO" w:date="2023-10-25T18:15:00Z">
                    <w:rPr/>
                  </w:rPrChange>
                </w:rPr>
                <w:delText xml:space="preserve">M </w:delText>
              </w:r>
              <w:r w:rsidRPr="007A4AFC" w:rsidDel="00693568">
                <w:rPr>
                  <w:color w:val="000000" w:themeColor="text1"/>
                  <w:rPrChange w:id="4145" w:author="Dr Mamadou SANOGO" w:date="2023-10-25T18:15:00Z">
                    <w:rPr/>
                  </w:rPrChange>
                </w:rPr>
                <w:delText>1</w:delText>
              </w:r>
            </w:del>
          </w:p>
        </w:tc>
        <w:tc>
          <w:tcPr>
            <w:tcW w:w="1643" w:type="dxa"/>
          </w:tcPr>
          <w:p w14:paraId="7E98AA41" w14:textId="794D5A4D" w:rsidR="00113903" w:rsidRPr="007A4AFC" w:rsidDel="00693568" w:rsidRDefault="003A64D4" w:rsidP="00113903">
            <w:pPr>
              <w:spacing w:line="240" w:lineRule="auto"/>
              <w:jc w:val="center"/>
              <w:rPr>
                <w:del w:id="4146" w:author="Dr Mamadou SANOGO" w:date="2023-10-27T11:28:00Z"/>
                <w:color w:val="000000" w:themeColor="text1"/>
                <w:rPrChange w:id="4147" w:author="Dr Mamadou SANOGO" w:date="2023-10-25T18:15:00Z">
                  <w:rPr>
                    <w:del w:id="4148" w:author="Dr Mamadou SANOGO" w:date="2023-10-27T11:28:00Z"/>
                  </w:rPr>
                </w:rPrChange>
              </w:rPr>
            </w:pPr>
            <w:del w:id="4149" w:author="Dr Mamadou SANOGO" w:date="2023-10-27T11:28:00Z">
              <w:r w:rsidRPr="007A4AFC" w:rsidDel="00693568">
                <w:rPr>
                  <w:color w:val="000000" w:themeColor="text1"/>
                  <w:rPrChange w:id="4150" w:author="Dr Mamadou SANOGO" w:date="2023-10-25T18:15:00Z">
                    <w:rPr/>
                  </w:rPrChange>
                </w:rPr>
                <w:delText>1</w:delText>
              </w:r>
            </w:del>
            <w:del w:id="4151" w:author="Dr Mamadou SANOGO" w:date="2023-10-26T14:01:00Z">
              <w:r w:rsidRPr="007A4AFC" w:rsidDel="00CB3C42">
                <w:rPr>
                  <w:color w:val="000000" w:themeColor="text1"/>
                  <w:rPrChange w:id="4152" w:author="Dr Mamadou SANOGO" w:date="2023-10-25T18:15:00Z">
                    <w:rPr/>
                  </w:rPrChange>
                </w:rPr>
                <w:delText>6</w:delText>
              </w:r>
            </w:del>
          </w:p>
        </w:tc>
        <w:tc>
          <w:tcPr>
            <w:tcW w:w="1812" w:type="dxa"/>
          </w:tcPr>
          <w:p w14:paraId="41C86EBB" w14:textId="614457E5" w:rsidR="00113903" w:rsidRPr="007A4AFC" w:rsidDel="00693568" w:rsidRDefault="003A64D4" w:rsidP="00113903">
            <w:pPr>
              <w:spacing w:line="240" w:lineRule="auto"/>
              <w:jc w:val="center"/>
              <w:rPr>
                <w:del w:id="4153" w:author="Dr Mamadou SANOGO" w:date="2023-10-27T11:28:00Z"/>
                <w:color w:val="000000" w:themeColor="text1"/>
                <w:rPrChange w:id="4154" w:author="Dr Mamadou SANOGO" w:date="2023-10-25T18:15:00Z">
                  <w:rPr>
                    <w:del w:id="4155" w:author="Dr Mamadou SANOGO" w:date="2023-10-27T11:28:00Z"/>
                  </w:rPr>
                </w:rPrChange>
              </w:rPr>
            </w:pPr>
            <w:del w:id="4156" w:author="Dr Mamadou SANOGO" w:date="2023-10-27T11:28:00Z">
              <w:r w:rsidRPr="007A4AFC" w:rsidDel="00693568">
                <w:rPr>
                  <w:color w:val="000000" w:themeColor="text1"/>
                  <w:rPrChange w:id="4157" w:author="Dr Mamadou SANOGO" w:date="2023-10-25T18:15:00Z">
                    <w:rPr/>
                  </w:rPrChange>
                </w:rPr>
                <w:delText>1</w:delText>
              </w:r>
            </w:del>
            <w:del w:id="4158" w:author="Dr Mamadou SANOGO" w:date="2023-10-26T14:34:00Z">
              <w:r w:rsidRPr="007A4AFC" w:rsidDel="00CB3C42">
                <w:rPr>
                  <w:color w:val="000000" w:themeColor="text1"/>
                  <w:rPrChange w:id="4159" w:author="Dr Mamadou SANOGO" w:date="2023-10-25T18:15:00Z">
                    <w:rPr/>
                  </w:rPrChange>
                </w:rPr>
                <w:delText>7</w:delText>
              </w:r>
            </w:del>
          </w:p>
        </w:tc>
        <w:tc>
          <w:tcPr>
            <w:tcW w:w="1813" w:type="dxa"/>
          </w:tcPr>
          <w:p w14:paraId="414CE429" w14:textId="346091A4" w:rsidR="00113903" w:rsidRPr="007A4AFC" w:rsidDel="00693568" w:rsidRDefault="003A64D4" w:rsidP="00113903">
            <w:pPr>
              <w:spacing w:line="240" w:lineRule="auto"/>
              <w:jc w:val="center"/>
              <w:rPr>
                <w:del w:id="4160" w:author="Dr Mamadou SANOGO" w:date="2023-10-27T11:28:00Z"/>
                <w:color w:val="000000" w:themeColor="text1"/>
                <w:rPrChange w:id="4161" w:author="Dr Mamadou SANOGO" w:date="2023-10-25T18:15:00Z">
                  <w:rPr>
                    <w:del w:id="4162" w:author="Dr Mamadou SANOGO" w:date="2023-10-27T11:28:00Z"/>
                  </w:rPr>
                </w:rPrChange>
              </w:rPr>
            </w:pPr>
            <w:del w:id="4163" w:author="Dr Mamadou SANOGO" w:date="2023-10-27T11:28:00Z">
              <w:r w:rsidRPr="007A4AFC" w:rsidDel="00693568">
                <w:rPr>
                  <w:color w:val="000000" w:themeColor="text1"/>
                  <w:rPrChange w:id="4164" w:author="Dr Mamadou SANOGO" w:date="2023-10-25T18:15:00Z">
                    <w:rPr/>
                  </w:rPrChange>
                </w:rPr>
                <w:delText>1</w:delText>
              </w:r>
            </w:del>
            <w:del w:id="4165" w:author="Dr Mamadou SANOGO" w:date="2023-10-26T14:44:00Z">
              <w:r w:rsidRPr="007A4AFC" w:rsidDel="00CB3C42">
                <w:rPr>
                  <w:color w:val="000000" w:themeColor="text1"/>
                  <w:rPrChange w:id="4166" w:author="Dr Mamadou SANOGO" w:date="2023-10-25T18:15:00Z">
                    <w:rPr/>
                  </w:rPrChange>
                </w:rPr>
                <w:delText>4</w:delText>
              </w:r>
            </w:del>
          </w:p>
        </w:tc>
        <w:tc>
          <w:tcPr>
            <w:tcW w:w="1813" w:type="dxa"/>
          </w:tcPr>
          <w:p w14:paraId="3DD9C5C5" w14:textId="3B692F40" w:rsidR="00113903" w:rsidRPr="007A4AFC" w:rsidDel="00693568" w:rsidRDefault="003A64D4" w:rsidP="00113903">
            <w:pPr>
              <w:spacing w:line="240" w:lineRule="auto"/>
              <w:jc w:val="center"/>
              <w:rPr>
                <w:del w:id="4167" w:author="Dr Mamadou SANOGO" w:date="2023-10-27T11:28:00Z"/>
                <w:color w:val="000000" w:themeColor="text1"/>
                <w:rPrChange w:id="4168" w:author="Dr Mamadou SANOGO" w:date="2023-10-25T18:15:00Z">
                  <w:rPr>
                    <w:del w:id="4169" w:author="Dr Mamadou SANOGO" w:date="2023-10-27T11:28:00Z"/>
                  </w:rPr>
                </w:rPrChange>
              </w:rPr>
            </w:pPr>
            <w:del w:id="4170" w:author="Dr Mamadou SANOGO" w:date="2023-10-27T11:28:00Z">
              <w:r w:rsidRPr="007A4AFC" w:rsidDel="00693568">
                <w:rPr>
                  <w:color w:val="000000" w:themeColor="text1"/>
                  <w:rPrChange w:id="4171" w:author="Dr Mamadou SANOGO" w:date="2023-10-25T18:15:00Z">
                    <w:rPr/>
                  </w:rPrChange>
                </w:rPr>
                <w:delText>1</w:delText>
              </w:r>
            </w:del>
            <w:del w:id="4172" w:author="Dr Mamadou SANOGO" w:date="2023-10-26T15:28:00Z">
              <w:r w:rsidRPr="007A4AFC" w:rsidDel="00CB3C42">
                <w:rPr>
                  <w:color w:val="000000" w:themeColor="text1"/>
                  <w:rPrChange w:id="4173" w:author="Dr Mamadou SANOGO" w:date="2023-10-25T18:15:00Z">
                    <w:rPr/>
                  </w:rPrChange>
                </w:rPr>
                <w:delText>6</w:delText>
              </w:r>
            </w:del>
          </w:p>
        </w:tc>
      </w:tr>
      <w:tr w:rsidR="007A4AFC" w:rsidRPr="007A4AFC" w:rsidDel="00693568" w14:paraId="41CB72EA" w14:textId="1DAD893A" w:rsidTr="00113903">
        <w:trPr>
          <w:del w:id="4174" w:author="Dr Mamadou SANOGO" w:date="2023-10-27T11:28:00Z"/>
        </w:trPr>
        <w:tc>
          <w:tcPr>
            <w:tcW w:w="1979" w:type="dxa"/>
          </w:tcPr>
          <w:p w14:paraId="171E3F67" w14:textId="21B4BF79" w:rsidR="00113903" w:rsidRPr="007A4AFC" w:rsidDel="00693568" w:rsidRDefault="00113903" w:rsidP="005A55FB">
            <w:pPr>
              <w:spacing w:line="240" w:lineRule="auto"/>
              <w:rPr>
                <w:del w:id="4175" w:author="Dr Mamadou SANOGO" w:date="2023-10-27T11:28:00Z"/>
                <w:color w:val="000000" w:themeColor="text1"/>
                <w:rPrChange w:id="4176" w:author="Dr Mamadou SANOGO" w:date="2023-10-25T18:15:00Z">
                  <w:rPr>
                    <w:del w:id="4177" w:author="Dr Mamadou SANOGO" w:date="2023-10-27T11:28:00Z"/>
                  </w:rPr>
                </w:rPrChange>
              </w:rPr>
            </w:pPr>
            <w:del w:id="4178" w:author="Dr Mamadou SANOGO" w:date="2023-10-27T11:28:00Z">
              <w:r w:rsidRPr="007A4AFC" w:rsidDel="00693568">
                <w:rPr>
                  <w:color w:val="000000" w:themeColor="text1"/>
                  <w:rPrChange w:id="4179" w:author="Dr Mamadou SANOGO" w:date="2023-10-25T18:15:00Z">
                    <w:rPr/>
                  </w:rPrChange>
                </w:rPr>
                <w:delText xml:space="preserve">Nbr. inscrits </w:delText>
              </w:r>
              <w:r w:rsidR="005A55FB" w:rsidRPr="007A4AFC" w:rsidDel="00693568">
                <w:rPr>
                  <w:color w:val="000000" w:themeColor="text1"/>
                  <w:rPrChange w:id="4180" w:author="Dr Mamadou SANOGO" w:date="2023-10-25T18:15:00Z">
                    <w:rPr/>
                  </w:rPrChange>
                </w:rPr>
                <w:delText xml:space="preserve">M </w:delText>
              </w:r>
              <w:r w:rsidRPr="007A4AFC" w:rsidDel="00693568">
                <w:rPr>
                  <w:color w:val="000000" w:themeColor="text1"/>
                  <w:rPrChange w:id="4181" w:author="Dr Mamadou SANOGO" w:date="2023-10-25T18:15:00Z">
                    <w:rPr/>
                  </w:rPrChange>
                </w:rPr>
                <w:delText>2</w:delText>
              </w:r>
            </w:del>
          </w:p>
        </w:tc>
        <w:tc>
          <w:tcPr>
            <w:tcW w:w="1643" w:type="dxa"/>
          </w:tcPr>
          <w:p w14:paraId="7E730631" w14:textId="7AAD8936" w:rsidR="00113903" w:rsidRPr="007A4AFC" w:rsidDel="00693568" w:rsidRDefault="008B5085" w:rsidP="00113903">
            <w:pPr>
              <w:spacing w:line="240" w:lineRule="auto"/>
              <w:jc w:val="center"/>
              <w:rPr>
                <w:del w:id="4182" w:author="Dr Mamadou SANOGO" w:date="2023-10-27T11:28:00Z"/>
                <w:color w:val="000000" w:themeColor="text1"/>
                <w:rPrChange w:id="4183" w:author="Dr Mamadou SANOGO" w:date="2023-10-25T18:15:00Z">
                  <w:rPr>
                    <w:del w:id="4184" w:author="Dr Mamadou SANOGO" w:date="2023-10-27T11:28:00Z"/>
                  </w:rPr>
                </w:rPrChange>
              </w:rPr>
            </w:pPr>
            <w:del w:id="4185" w:author="Dr Mamadou SANOGO" w:date="2023-10-27T11:28:00Z">
              <w:r w:rsidRPr="007A4AFC" w:rsidDel="00693568">
                <w:rPr>
                  <w:color w:val="000000" w:themeColor="text1"/>
                  <w:rPrChange w:id="4186" w:author="Dr Mamadou SANOGO" w:date="2023-10-25T18:15:00Z">
                    <w:rPr/>
                  </w:rPrChange>
                </w:rPr>
                <w:delText>1</w:delText>
              </w:r>
            </w:del>
            <w:del w:id="4187" w:author="Dr Mamadou SANOGO" w:date="2023-10-26T14:01:00Z">
              <w:r w:rsidRPr="007A4AFC" w:rsidDel="00CB3C42">
                <w:rPr>
                  <w:color w:val="000000" w:themeColor="text1"/>
                  <w:rPrChange w:id="4188" w:author="Dr Mamadou SANOGO" w:date="2023-10-25T18:15:00Z">
                    <w:rPr/>
                  </w:rPrChange>
                </w:rPr>
                <w:delText>4</w:delText>
              </w:r>
            </w:del>
          </w:p>
        </w:tc>
        <w:tc>
          <w:tcPr>
            <w:tcW w:w="1812" w:type="dxa"/>
          </w:tcPr>
          <w:p w14:paraId="1DC17359" w14:textId="37CB16E3" w:rsidR="00113903" w:rsidRPr="007A4AFC" w:rsidDel="00693568" w:rsidRDefault="008B5085" w:rsidP="00113903">
            <w:pPr>
              <w:spacing w:line="240" w:lineRule="auto"/>
              <w:jc w:val="center"/>
              <w:rPr>
                <w:del w:id="4189" w:author="Dr Mamadou SANOGO" w:date="2023-10-27T11:28:00Z"/>
                <w:color w:val="000000" w:themeColor="text1"/>
                <w:rPrChange w:id="4190" w:author="Dr Mamadou SANOGO" w:date="2023-10-25T18:15:00Z">
                  <w:rPr>
                    <w:del w:id="4191" w:author="Dr Mamadou SANOGO" w:date="2023-10-27T11:28:00Z"/>
                  </w:rPr>
                </w:rPrChange>
              </w:rPr>
            </w:pPr>
            <w:del w:id="4192" w:author="Dr Mamadou SANOGO" w:date="2023-10-27T11:28:00Z">
              <w:r w:rsidRPr="007A4AFC" w:rsidDel="00693568">
                <w:rPr>
                  <w:color w:val="000000" w:themeColor="text1"/>
                  <w:rPrChange w:id="4193" w:author="Dr Mamadou SANOGO" w:date="2023-10-25T18:15:00Z">
                    <w:rPr/>
                  </w:rPrChange>
                </w:rPr>
                <w:delText>16</w:delText>
              </w:r>
            </w:del>
          </w:p>
        </w:tc>
        <w:tc>
          <w:tcPr>
            <w:tcW w:w="1813" w:type="dxa"/>
          </w:tcPr>
          <w:p w14:paraId="2172E664" w14:textId="14A651F7" w:rsidR="00113903" w:rsidRPr="007A4AFC" w:rsidDel="00693568" w:rsidRDefault="008B5085" w:rsidP="00113903">
            <w:pPr>
              <w:spacing w:line="240" w:lineRule="auto"/>
              <w:jc w:val="center"/>
              <w:rPr>
                <w:del w:id="4194" w:author="Dr Mamadou SANOGO" w:date="2023-10-27T11:28:00Z"/>
                <w:color w:val="000000" w:themeColor="text1"/>
                <w:rPrChange w:id="4195" w:author="Dr Mamadou SANOGO" w:date="2023-10-25T18:15:00Z">
                  <w:rPr>
                    <w:del w:id="4196" w:author="Dr Mamadou SANOGO" w:date="2023-10-27T11:28:00Z"/>
                  </w:rPr>
                </w:rPrChange>
              </w:rPr>
            </w:pPr>
            <w:del w:id="4197" w:author="Dr Mamadou SANOGO" w:date="2023-10-27T11:28:00Z">
              <w:r w:rsidRPr="007A4AFC" w:rsidDel="00693568">
                <w:rPr>
                  <w:color w:val="000000" w:themeColor="text1"/>
                  <w:rPrChange w:id="4198" w:author="Dr Mamadou SANOGO" w:date="2023-10-25T18:15:00Z">
                    <w:rPr/>
                  </w:rPrChange>
                </w:rPr>
                <w:delText>17</w:delText>
              </w:r>
            </w:del>
          </w:p>
        </w:tc>
        <w:tc>
          <w:tcPr>
            <w:tcW w:w="1813" w:type="dxa"/>
          </w:tcPr>
          <w:p w14:paraId="4FFD41A0" w14:textId="7A4AABCB" w:rsidR="00113903" w:rsidRPr="007A4AFC" w:rsidDel="00693568" w:rsidRDefault="008B5085" w:rsidP="00B41DB9">
            <w:pPr>
              <w:spacing w:line="240" w:lineRule="auto"/>
              <w:jc w:val="center"/>
              <w:rPr>
                <w:del w:id="4199" w:author="Dr Mamadou SANOGO" w:date="2023-10-27T11:28:00Z"/>
                <w:color w:val="000000" w:themeColor="text1"/>
                <w:rPrChange w:id="4200" w:author="Dr Mamadou SANOGO" w:date="2023-10-25T18:15:00Z">
                  <w:rPr>
                    <w:del w:id="4201" w:author="Dr Mamadou SANOGO" w:date="2023-10-27T11:28:00Z"/>
                  </w:rPr>
                </w:rPrChange>
              </w:rPr>
            </w:pPr>
            <w:del w:id="4202" w:author="Dr Mamadou SANOGO" w:date="2023-10-27T11:28:00Z">
              <w:r w:rsidRPr="007A4AFC" w:rsidDel="00693568">
                <w:rPr>
                  <w:color w:val="000000" w:themeColor="text1"/>
                  <w:rPrChange w:id="4203" w:author="Dr Mamadou SANOGO" w:date="2023-10-25T18:15:00Z">
                    <w:rPr/>
                  </w:rPrChange>
                </w:rPr>
                <w:delText>2</w:delText>
              </w:r>
            </w:del>
            <w:del w:id="4204" w:author="Dr Mamadou SANOGO" w:date="2023-10-26T15:28:00Z">
              <w:r w:rsidRPr="007A4AFC" w:rsidDel="00CB3C42">
                <w:rPr>
                  <w:color w:val="000000" w:themeColor="text1"/>
                  <w:rPrChange w:id="4205" w:author="Dr Mamadou SANOGO" w:date="2023-10-25T18:15:00Z">
                    <w:rPr/>
                  </w:rPrChange>
                </w:rPr>
                <w:delText>1</w:delText>
              </w:r>
            </w:del>
          </w:p>
        </w:tc>
      </w:tr>
      <w:tr w:rsidR="007A4AFC" w:rsidRPr="007A4AFC" w:rsidDel="00693568" w14:paraId="4E77F2AD" w14:textId="0D34E438" w:rsidTr="00113903">
        <w:trPr>
          <w:del w:id="4206" w:author="Dr Mamadou SANOGO" w:date="2023-10-27T11:28:00Z"/>
        </w:trPr>
        <w:tc>
          <w:tcPr>
            <w:tcW w:w="1979" w:type="dxa"/>
            <w:shd w:val="clear" w:color="auto" w:fill="D9D9D9" w:themeFill="background1" w:themeFillShade="D9"/>
          </w:tcPr>
          <w:p w14:paraId="382CDB13" w14:textId="44A5892E" w:rsidR="00113903" w:rsidRPr="007A4AFC" w:rsidDel="00693568" w:rsidRDefault="00113903" w:rsidP="00113903">
            <w:pPr>
              <w:spacing w:line="240" w:lineRule="auto"/>
              <w:rPr>
                <w:del w:id="4207" w:author="Dr Mamadou SANOGO" w:date="2023-10-27T11:28:00Z"/>
                <w:b/>
                <w:color w:val="000000" w:themeColor="text1"/>
                <w:rPrChange w:id="4208" w:author="Dr Mamadou SANOGO" w:date="2023-10-25T18:15:00Z">
                  <w:rPr>
                    <w:del w:id="4209" w:author="Dr Mamadou SANOGO" w:date="2023-10-27T11:28:00Z"/>
                    <w:b/>
                  </w:rPr>
                </w:rPrChange>
              </w:rPr>
            </w:pPr>
            <w:del w:id="4210" w:author="Dr Mamadou SANOGO" w:date="2023-10-27T11:28:00Z">
              <w:r w:rsidRPr="007A4AFC" w:rsidDel="00693568">
                <w:rPr>
                  <w:b/>
                  <w:color w:val="000000" w:themeColor="text1"/>
                  <w:rPrChange w:id="4211" w:author="Dr Mamadou SANOGO" w:date="2023-10-25T18:15:00Z">
                    <w:rPr>
                      <w:b/>
                    </w:rPr>
                  </w:rPrChange>
                </w:rPr>
                <w:delText xml:space="preserve">Nbr. total inscrits </w:delText>
              </w:r>
            </w:del>
          </w:p>
        </w:tc>
        <w:tc>
          <w:tcPr>
            <w:tcW w:w="1643" w:type="dxa"/>
            <w:shd w:val="clear" w:color="auto" w:fill="D9D9D9" w:themeFill="background1" w:themeFillShade="D9"/>
          </w:tcPr>
          <w:p w14:paraId="2BDD3D3F" w14:textId="6C0A091E" w:rsidR="00113903" w:rsidRPr="007A4AFC" w:rsidDel="00693568" w:rsidRDefault="008B5085" w:rsidP="00113903">
            <w:pPr>
              <w:spacing w:line="240" w:lineRule="auto"/>
              <w:jc w:val="center"/>
              <w:rPr>
                <w:del w:id="4212" w:author="Dr Mamadou SANOGO" w:date="2023-10-27T11:28:00Z"/>
                <w:b/>
                <w:color w:val="000000" w:themeColor="text1"/>
                <w:rPrChange w:id="4213" w:author="Dr Mamadou SANOGO" w:date="2023-10-25T18:15:00Z">
                  <w:rPr>
                    <w:del w:id="4214" w:author="Dr Mamadou SANOGO" w:date="2023-10-27T11:28:00Z"/>
                    <w:b/>
                  </w:rPr>
                </w:rPrChange>
              </w:rPr>
            </w:pPr>
            <w:del w:id="4215" w:author="Dr Mamadou SANOGO" w:date="2023-10-26T14:01:00Z">
              <w:r w:rsidRPr="007A4AFC" w:rsidDel="00CB3C42">
                <w:rPr>
                  <w:b/>
                  <w:color w:val="000000" w:themeColor="text1"/>
                  <w:rPrChange w:id="4216" w:author="Dr Mamadou SANOGO" w:date="2023-10-25T18:15:00Z">
                    <w:rPr>
                      <w:b/>
                    </w:rPr>
                  </w:rPrChange>
                </w:rPr>
                <w:delText>30</w:delText>
              </w:r>
            </w:del>
          </w:p>
        </w:tc>
        <w:tc>
          <w:tcPr>
            <w:tcW w:w="1812" w:type="dxa"/>
            <w:shd w:val="clear" w:color="auto" w:fill="D9D9D9" w:themeFill="background1" w:themeFillShade="D9"/>
          </w:tcPr>
          <w:p w14:paraId="61836F74" w14:textId="109449A5" w:rsidR="00113903" w:rsidRPr="007A4AFC" w:rsidDel="00693568" w:rsidRDefault="008B5085" w:rsidP="00113903">
            <w:pPr>
              <w:spacing w:line="240" w:lineRule="auto"/>
              <w:jc w:val="center"/>
              <w:rPr>
                <w:del w:id="4217" w:author="Dr Mamadou SANOGO" w:date="2023-10-27T11:28:00Z"/>
                <w:b/>
                <w:color w:val="000000" w:themeColor="text1"/>
                <w:rPrChange w:id="4218" w:author="Dr Mamadou SANOGO" w:date="2023-10-25T18:15:00Z">
                  <w:rPr>
                    <w:del w:id="4219" w:author="Dr Mamadou SANOGO" w:date="2023-10-27T11:28:00Z"/>
                    <w:b/>
                  </w:rPr>
                </w:rPrChange>
              </w:rPr>
            </w:pPr>
            <w:del w:id="4220" w:author="Dr Mamadou SANOGO" w:date="2023-10-27T11:28:00Z">
              <w:r w:rsidRPr="007A4AFC" w:rsidDel="00693568">
                <w:rPr>
                  <w:b/>
                  <w:color w:val="000000" w:themeColor="text1"/>
                  <w:rPrChange w:id="4221" w:author="Dr Mamadou SANOGO" w:date="2023-10-25T18:15:00Z">
                    <w:rPr>
                      <w:b/>
                    </w:rPr>
                  </w:rPrChange>
                </w:rPr>
                <w:delText>3</w:delText>
              </w:r>
            </w:del>
            <w:del w:id="4222" w:author="Dr Mamadou SANOGO" w:date="2023-10-26T14:38:00Z">
              <w:r w:rsidRPr="007A4AFC" w:rsidDel="00CB3C42">
                <w:rPr>
                  <w:b/>
                  <w:color w:val="000000" w:themeColor="text1"/>
                  <w:rPrChange w:id="4223" w:author="Dr Mamadou SANOGO" w:date="2023-10-25T18:15:00Z">
                    <w:rPr>
                      <w:b/>
                    </w:rPr>
                  </w:rPrChange>
                </w:rPr>
                <w:delText>3</w:delText>
              </w:r>
            </w:del>
          </w:p>
        </w:tc>
        <w:tc>
          <w:tcPr>
            <w:tcW w:w="1813" w:type="dxa"/>
            <w:shd w:val="clear" w:color="auto" w:fill="D9D9D9" w:themeFill="background1" w:themeFillShade="D9"/>
          </w:tcPr>
          <w:p w14:paraId="0A579F9E" w14:textId="530D35B1" w:rsidR="00113903" w:rsidRPr="007A4AFC" w:rsidDel="00693568" w:rsidRDefault="008B5085" w:rsidP="00113903">
            <w:pPr>
              <w:spacing w:line="240" w:lineRule="auto"/>
              <w:jc w:val="center"/>
              <w:rPr>
                <w:del w:id="4224" w:author="Dr Mamadou SANOGO" w:date="2023-10-27T11:28:00Z"/>
                <w:b/>
                <w:color w:val="000000" w:themeColor="text1"/>
                <w:rPrChange w:id="4225" w:author="Dr Mamadou SANOGO" w:date="2023-10-25T18:15:00Z">
                  <w:rPr>
                    <w:del w:id="4226" w:author="Dr Mamadou SANOGO" w:date="2023-10-27T11:28:00Z"/>
                    <w:b/>
                  </w:rPr>
                </w:rPrChange>
              </w:rPr>
            </w:pPr>
            <w:del w:id="4227" w:author="Dr Mamadou SANOGO" w:date="2023-10-27T11:28:00Z">
              <w:r w:rsidRPr="007A4AFC" w:rsidDel="00693568">
                <w:rPr>
                  <w:b/>
                  <w:color w:val="000000" w:themeColor="text1"/>
                  <w:rPrChange w:id="4228" w:author="Dr Mamadou SANOGO" w:date="2023-10-25T18:15:00Z">
                    <w:rPr>
                      <w:b/>
                    </w:rPr>
                  </w:rPrChange>
                </w:rPr>
                <w:delText>3</w:delText>
              </w:r>
            </w:del>
            <w:del w:id="4229" w:author="Dr Mamadou SANOGO" w:date="2023-10-26T14:47:00Z">
              <w:r w:rsidRPr="007A4AFC" w:rsidDel="00CB3C42">
                <w:rPr>
                  <w:b/>
                  <w:color w:val="000000" w:themeColor="text1"/>
                  <w:rPrChange w:id="4230" w:author="Dr Mamadou SANOGO" w:date="2023-10-25T18:15:00Z">
                    <w:rPr>
                      <w:b/>
                    </w:rPr>
                  </w:rPrChange>
                </w:rPr>
                <w:delText>1</w:delText>
              </w:r>
            </w:del>
          </w:p>
        </w:tc>
        <w:tc>
          <w:tcPr>
            <w:tcW w:w="1813" w:type="dxa"/>
            <w:shd w:val="clear" w:color="auto" w:fill="D9D9D9" w:themeFill="background1" w:themeFillShade="D9"/>
          </w:tcPr>
          <w:p w14:paraId="5E932825" w14:textId="6F04260E" w:rsidR="00113903" w:rsidRPr="007A4AFC" w:rsidDel="00693568" w:rsidRDefault="008B5085" w:rsidP="00B41DB9">
            <w:pPr>
              <w:spacing w:line="240" w:lineRule="auto"/>
              <w:jc w:val="center"/>
              <w:rPr>
                <w:del w:id="4231" w:author="Dr Mamadou SANOGO" w:date="2023-10-27T11:28:00Z"/>
                <w:b/>
                <w:color w:val="000000" w:themeColor="text1"/>
                <w:rPrChange w:id="4232" w:author="Dr Mamadou SANOGO" w:date="2023-10-25T18:15:00Z">
                  <w:rPr>
                    <w:del w:id="4233" w:author="Dr Mamadou SANOGO" w:date="2023-10-27T11:28:00Z"/>
                    <w:b/>
                  </w:rPr>
                </w:rPrChange>
              </w:rPr>
            </w:pPr>
            <w:del w:id="4234" w:author="Dr Mamadou SANOGO" w:date="2023-10-27T11:28:00Z">
              <w:r w:rsidRPr="007A4AFC" w:rsidDel="00693568">
                <w:rPr>
                  <w:b/>
                  <w:color w:val="000000" w:themeColor="text1"/>
                  <w:rPrChange w:id="4235" w:author="Dr Mamadou SANOGO" w:date="2023-10-25T18:15:00Z">
                    <w:rPr>
                      <w:b/>
                    </w:rPr>
                  </w:rPrChange>
                </w:rPr>
                <w:delText>3</w:delText>
              </w:r>
            </w:del>
            <w:del w:id="4236" w:author="Dr Mamadou SANOGO" w:date="2023-10-26T15:28:00Z">
              <w:r w:rsidRPr="007A4AFC" w:rsidDel="00CB3C42">
                <w:rPr>
                  <w:b/>
                  <w:color w:val="000000" w:themeColor="text1"/>
                  <w:rPrChange w:id="4237" w:author="Dr Mamadou SANOGO" w:date="2023-10-25T18:15:00Z">
                    <w:rPr>
                      <w:b/>
                    </w:rPr>
                  </w:rPrChange>
                </w:rPr>
                <w:delText>7</w:delText>
              </w:r>
            </w:del>
          </w:p>
        </w:tc>
      </w:tr>
    </w:tbl>
    <w:p w14:paraId="366B7F40" w14:textId="4123F902" w:rsidR="0047574A" w:rsidRPr="007A4AFC" w:rsidDel="00693568" w:rsidRDefault="0047574A" w:rsidP="0047574A">
      <w:pPr>
        <w:spacing w:line="240" w:lineRule="auto"/>
        <w:rPr>
          <w:del w:id="4238" w:author="Dr Mamadou SANOGO" w:date="2023-10-27T11:28:00Z"/>
          <w:color w:val="000000" w:themeColor="text1"/>
          <w:rPrChange w:id="4239" w:author="Dr Mamadou SANOGO" w:date="2023-10-25T18:15:00Z">
            <w:rPr>
              <w:del w:id="4240" w:author="Dr Mamadou SANOGO" w:date="2023-10-27T11:28:00Z"/>
            </w:rPr>
          </w:rPrChange>
        </w:rPr>
      </w:pPr>
    </w:p>
    <w:p w14:paraId="54FD8A0C" w14:textId="5C398B83" w:rsidR="0047574A" w:rsidRPr="007A4AFC" w:rsidDel="00693568" w:rsidRDefault="0047574A" w:rsidP="0047574A">
      <w:pPr>
        <w:spacing w:line="240" w:lineRule="auto"/>
        <w:rPr>
          <w:del w:id="4241" w:author="Dr Mamadou SANOGO" w:date="2023-10-27T11:28:00Z"/>
          <w:b/>
          <w:bCs/>
          <w:i/>
          <w:iCs/>
          <w:color w:val="000000" w:themeColor="text1"/>
          <w:rPrChange w:id="4242" w:author="Dr Mamadou SANOGO" w:date="2023-10-25T18:15:00Z">
            <w:rPr>
              <w:del w:id="4243" w:author="Dr Mamadou SANOGO" w:date="2023-10-27T11:28:00Z"/>
              <w:b/>
              <w:bCs/>
              <w:i/>
              <w:iCs/>
            </w:rPr>
          </w:rPrChange>
        </w:rPr>
      </w:pPr>
      <w:del w:id="4244" w:author="Dr Mamadou SANOGO" w:date="2023-10-27T11:28:00Z">
        <w:r w:rsidRPr="007A4AFC" w:rsidDel="00693568">
          <w:rPr>
            <w:b/>
            <w:bCs/>
            <w:i/>
            <w:iCs/>
            <w:color w:val="000000" w:themeColor="text1"/>
            <w:szCs w:val="24"/>
            <w:rPrChange w:id="4245" w:author="Dr Mamadou SANOGO" w:date="2023-10-25T18:15:00Z">
              <w:rPr>
                <w:b/>
                <w:bCs/>
                <w:i/>
                <w:iCs/>
                <w:szCs w:val="24"/>
              </w:rPr>
            </w:rPrChange>
          </w:rPr>
          <w:delText>Caractéristique de la population étudiante</w:delText>
        </w:r>
      </w:del>
    </w:p>
    <w:p w14:paraId="1DA5D95C" w14:textId="26AA0A64" w:rsidR="0047574A" w:rsidRPr="007A4AFC" w:rsidDel="00693568" w:rsidRDefault="0047574A" w:rsidP="0047574A">
      <w:pPr>
        <w:spacing w:line="240" w:lineRule="auto"/>
        <w:rPr>
          <w:del w:id="4246" w:author="Dr Mamadou SANOGO" w:date="2023-10-27T11:28:00Z"/>
          <w:color w:val="000000" w:themeColor="text1"/>
          <w:rPrChange w:id="4247" w:author="Dr Mamadou SANOGO" w:date="2023-10-25T18:15:00Z">
            <w:rPr>
              <w:del w:id="4248" w:author="Dr Mamadou SANOGO" w:date="2023-10-27T11:28:00Z"/>
            </w:rPr>
          </w:rPrChange>
        </w:rPr>
      </w:pPr>
    </w:p>
    <w:tbl>
      <w:tblPr>
        <w:tblStyle w:val="Grilledutableau"/>
        <w:tblW w:w="0" w:type="auto"/>
        <w:tblLook w:val="04A0" w:firstRow="1" w:lastRow="0" w:firstColumn="1" w:lastColumn="0" w:noHBand="0" w:noVBand="1"/>
      </w:tblPr>
      <w:tblGrid>
        <w:gridCol w:w="2121"/>
        <w:gridCol w:w="1501"/>
        <w:gridCol w:w="1812"/>
        <w:gridCol w:w="1813"/>
        <w:gridCol w:w="1813"/>
      </w:tblGrid>
      <w:tr w:rsidR="007A4AFC" w:rsidRPr="007A4AFC" w:rsidDel="00693568" w14:paraId="289BA991" w14:textId="17E0E4C1" w:rsidTr="00113903">
        <w:trPr>
          <w:del w:id="4249" w:author="Dr Mamadou SANOGO" w:date="2023-10-27T11:28:00Z"/>
        </w:trPr>
        <w:tc>
          <w:tcPr>
            <w:tcW w:w="2121" w:type="dxa"/>
          </w:tcPr>
          <w:p w14:paraId="6557DFA6" w14:textId="6DD57DF3" w:rsidR="00113903" w:rsidRPr="007A4AFC" w:rsidDel="00693568" w:rsidRDefault="00113903" w:rsidP="00113903">
            <w:pPr>
              <w:spacing w:line="240" w:lineRule="auto"/>
              <w:rPr>
                <w:del w:id="4250" w:author="Dr Mamadou SANOGO" w:date="2023-10-27T11:28:00Z"/>
                <w:b/>
                <w:color w:val="000000" w:themeColor="text1"/>
                <w:rPrChange w:id="4251" w:author="Dr Mamadou SANOGO" w:date="2023-10-25T18:15:00Z">
                  <w:rPr>
                    <w:del w:id="4252" w:author="Dr Mamadou SANOGO" w:date="2023-10-27T11:28:00Z"/>
                    <w:b/>
                  </w:rPr>
                </w:rPrChange>
              </w:rPr>
            </w:pPr>
            <w:del w:id="4253" w:author="Dr Mamadou SANOGO" w:date="2023-10-27T11:28:00Z">
              <w:r w:rsidRPr="007A4AFC" w:rsidDel="00693568">
                <w:rPr>
                  <w:b/>
                  <w:color w:val="000000" w:themeColor="text1"/>
                  <w:rPrChange w:id="4254" w:author="Dr Mamadou SANOGO" w:date="2023-10-25T18:15:00Z">
                    <w:rPr>
                      <w:b/>
                    </w:rPr>
                  </w:rPrChange>
                </w:rPr>
                <w:delText>Année univ.</w:delText>
              </w:r>
            </w:del>
          </w:p>
        </w:tc>
        <w:tc>
          <w:tcPr>
            <w:tcW w:w="1501" w:type="dxa"/>
          </w:tcPr>
          <w:p w14:paraId="772BC190" w14:textId="6D6F362C" w:rsidR="00113903" w:rsidRPr="007A4AFC" w:rsidDel="00693568" w:rsidRDefault="00113903" w:rsidP="00113903">
            <w:pPr>
              <w:spacing w:line="240" w:lineRule="auto"/>
              <w:jc w:val="center"/>
              <w:rPr>
                <w:del w:id="4255" w:author="Dr Mamadou SANOGO" w:date="2023-10-27T11:28:00Z"/>
                <w:b/>
                <w:color w:val="000000" w:themeColor="text1"/>
                <w:rPrChange w:id="4256" w:author="Dr Mamadou SANOGO" w:date="2023-10-25T18:15:00Z">
                  <w:rPr>
                    <w:del w:id="4257" w:author="Dr Mamadou SANOGO" w:date="2023-10-27T11:28:00Z"/>
                    <w:b/>
                  </w:rPr>
                </w:rPrChange>
              </w:rPr>
            </w:pPr>
            <w:del w:id="4258" w:author="Dr Mamadou SANOGO" w:date="2023-10-27T11:28:00Z">
              <w:r w:rsidRPr="007A4AFC" w:rsidDel="00693568">
                <w:rPr>
                  <w:b/>
                  <w:color w:val="000000" w:themeColor="text1"/>
                  <w:rPrChange w:id="4259" w:author="Dr Mamadou SANOGO" w:date="2023-10-25T18:15:00Z">
                    <w:rPr>
                      <w:b/>
                    </w:rPr>
                  </w:rPrChange>
                </w:rPr>
                <w:delText>2018-2019</w:delText>
              </w:r>
            </w:del>
          </w:p>
        </w:tc>
        <w:tc>
          <w:tcPr>
            <w:tcW w:w="1812" w:type="dxa"/>
          </w:tcPr>
          <w:p w14:paraId="64AD9E7B" w14:textId="279627C8" w:rsidR="00113903" w:rsidRPr="007A4AFC" w:rsidDel="00693568" w:rsidRDefault="00113903" w:rsidP="00113903">
            <w:pPr>
              <w:spacing w:line="240" w:lineRule="auto"/>
              <w:jc w:val="center"/>
              <w:rPr>
                <w:del w:id="4260" w:author="Dr Mamadou SANOGO" w:date="2023-10-27T11:28:00Z"/>
                <w:b/>
                <w:color w:val="000000" w:themeColor="text1"/>
                <w:rPrChange w:id="4261" w:author="Dr Mamadou SANOGO" w:date="2023-10-25T18:15:00Z">
                  <w:rPr>
                    <w:del w:id="4262" w:author="Dr Mamadou SANOGO" w:date="2023-10-27T11:28:00Z"/>
                    <w:b/>
                  </w:rPr>
                </w:rPrChange>
              </w:rPr>
            </w:pPr>
            <w:del w:id="4263" w:author="Dr Mamadou SANOGO" w:date="2023-10-27T11:28:00Z">
              <w:r w:rsidRPr="007A4AFC" w:rsidDel="00693568">
                <w:rPr>
                  <w:b/>
                  <w:color w:val="000000" w:themeColor="text1"/>
                  <w:rPrChange w:id="4264" w:author="Dr Mamadou SANOGO" w:date="2023-10-25T18:15:00Z">
                    <w:rPr>
                      <w:b/>
                    </w:rPr>
                  </w:rPrChange>
                </w:rPr>
                <w:delText>2019-2020</w:delText>
              </w:r>
            </w:del>
          </w:p>
        </w:tc>
        <w:tc>
          <w:tcPr>
            <w:tcW w:w="1813" w:type="dxa"/>
          </w:tcPr>
          <w:p w14:paraId="73A5C78C" w14:textId="58681DE9" w:rsidR="00113903" w:rsidRPr="007A4AFC" w:rsidDel="00693568" w:rsidRDefault="00113903" w:rsidP="00113903">
            <w:pPr>
              <w:spacing w:line="240" w:lineRule="auto"/>
              <w:jc w:val="center"/>
              <w:rPr>
                <w:del w:id="4265" w:author="Dr Mamadou SANOGO" w:date="2023-10-27T11:28:00Z"/>
                <w:b/>
                <w:color w:val="000000" w:themeColor="text1"/>
                <w:rPrChange w:id="4266" w:author="Dr Mamadou SANOGO" w:date="2023-10-25T18:15:00Z">
                  <w:rPr>
                    <w:del w:id="4267" w:author="Dr Mamadou SANOGO" w:date="2023-10-27T11:28:00Z"/>
                    <w:b/>
                  </w:rPr>
                </w:rPrChange>
              </w:rPr>
            </w:pPr>
            <w:del w:id="4268" w:author="Dr Mamadou SANOGO" w:date="2023-10-27T11:28:00Z">
              <w:r w:rsidRPr="007A4AFC" w:rsidDel="00693568">
                <w:rPr>
                  <w:b/>
                  <w:color w:val="000000" w:themeColor="text1"/>
                  <w:rPrChange w:id="4269" w:author="Dr Mamadou SANOGO" w:date="2023-10-25T18:15:00Z">
                    <w:rPr>
                      <w:b/>
                    </w:rPr>
                  </w:rPrChange>
                </w:rPr>
                <w:delText>2020-2021</w:delText>
              </w:r>
            </w:del>
          </w:p>
        </w:tc>
        <w:tc>
          <w:tcPr>
            <w:tcW w:w="1813" w:type="dxa"/>
          </w:tcPr>
          <w:p w14:paraId="39E53128" w14:textId="7D2F3A6A" w:rsidR="00113903" w:rsidRPr="007A4AFC" w:rsidDel="00693568" w:rsidRDefault="00113903" w:rsidP="00113903">
            <w:pPr>
              <w:spacing w:line="240" w:lineRule="auto"/>
              <w:jc w:val="center"/>
              <w:rPr>
                <w:del w:id="4270" w:author="Dr Mamadou SANOGO" w:date="2023-10-27T11:28:00Z"/>
                <w:b/>
                <w:color w:val="000000" w:themeColor="text1"/>
                <w:rPrChange w:id="4271" w:author="Dr Mamadou SANOGO" w:date="2023-10-25T18:15:00Z">
                  <w:rPr>
                    <w:del w:id="4272" w:author="Dr Mamadou SANOGO" w:date="2023-10-27T11:28:00Z"/>
                    <w:b/>
                  </w:rPr>
                </w:rPrChange>
              </w:rPr>
            </w:pPr>
            <w:del w:id="4273" w:author="Dr Mamadou SANOGO" w:date="2023-10-27T11:28:00Z">
              <w:r w:rsidRPr="007A4AFC" w:rsidDel="00693568">
                <w:rPr>
                  <w:b/>
                  <w:color w:val="000000" w:themeColor="text1"/>
                  <w:rPrChange w:id="4274" w:author="Dr Mamadou SANOGO" w:date="2023-10-25T18:15:00Z">
                    <w:rPr>
                      <w:b/>
                    </w:rPr>
                  </w:rPrChange>
                </w:rPr>
                <w:delText>2021-2022</w:delText>
              </w:r>
            </w:del>
          </w:p>
        </w:tc>
      </w:tr>
      <w:tr w:rsidR="007A4AFC" w:rsidRPr="007A4AFC" w:rsidDel="00693568" w14:paraId="15DB2145" w14:textId="7B042285" w:rsidTr="00113903">
        <w:trPr>
          <w:del w:id="4275" w:author="Dr Mamadou SANOGO" w:date="2023-10-27T11:28:00Z"/>
        </w:trPr>
        <w:tc>
          <w:tcPr>
            <w:tcW w:w="2121" w:type="dxa"/>
          </w:tcPr>
          <w:p w14:paraId="76C4F7F0" w14:textId="64D04BBF" w:rsidR="00113903" w:rsidRPr="007A4AFC" w:rsidDel="00693568" w:rsidRDefault="00113903" w:rsidP="005A55FB">
            <w:pPr>
              <w:spacing w:line="240" w:lineRule="auto"/>
              <w:rPr>
                <w:del w:id="4276" w:author="Dr Mamadou SANOGO" w:date="2023-10-27T11:28:00Z"/>
                <w:color w:val="000000" w:themeColor="text1"/>
                <w:rPrChange w:id="4277" w:author="Dr Mamadou SANOGO" w:date="2023-10-25T18:15:00Z">
                  <w:rPr>
                    <w:del w:id="4278" w:author="Dr Mamadou SANOGO" w:date="2023-10-27T11:28:00Z"/>
                  </w:rPr>
                </w:rPrChange>
              </w:rPr>
            </w:pPr>
            <w:del w:id="4279" w:author="Dr Mamadou SANOGO" w:date="2023-10-27T11:28:00Z">
              <w:r w:rsidRPr="007A4AFC" w:rsidDel="00693568">
                <w:rPr>
                  <w:color w:val="000000" w:themeColor="text1"/>
                  <w:rPrChange w:id="4280" w:author="Dr Mamadou SANOGO" w:date="2023-10-25T18:15:00Z">
                    <w:rPr/>
                  </w:rPrChange>
                </w:rPr>
                <w:delText xml:space="preserve">Nbr. et % d’étudiantes en </w:delText>
              </w:r>
              <w:r w:rsidR="005A55FB" w:rsidRPr="007A4AFC" w:rsidDel="00693568">
                <w:rPr>
                  <w:color w:val="000000" w:themeColor="text1"/>
                  <w:rPrChange w:id="4281" w:author="Dr Mamadou SANOGO" w:date="2023-10-25T18:15:00Z">
                    <w:rPr/>
                  </w:rPrChange>
                </w:rPr>
                <w:delText>M 1</w:delText>
              </w:r>
            </w:del>
          </w:p>
        </w:tc>
        <w:tc>
          <w:tcPr>
            <w:tcW w:w="1501" w:type="dxa"/>
            <w:vAlign w:val="center"/>
          </w:tcPr>
          <w:p w14:paraId="7D68B156" w14:textId="2F1861CC" w:rsidR="00113903" w:rsidRPr="007A4AFC" w:rsidDel="00693568" w:rsidRDefault="00042C8A" w:rsidP="00042C8A">
            <w:pPr>
              <w:spacing w:line="240" w:lineRule="auto"/>
              <w:jc w:val="center"/>
              <w:rPr>
                <w:del w:id="4282" w:author="Dr Mamadou SANOGO" w:date="2023-10-27T11:28:00Z"/>
                <w:color w:val="000000" w:themeColor="text1"/>
                <w:rPrChange w:id="4283" w:author="Dr Mamadou SANOGO" w:date="2023-10-25T18:15:00Z">
                  <w:rPr>
                    <w:del w:id="4284" w:author="Dr Mamadou SANOGO" w:date="2023-10-27T11:28:00Z"/>
                  </w:rPr>
                </w:rPrChange>
              </w:rPr>
            </w:pPr>
            <w:del w:id="4285" w:author="Dr Mamadou SANOGO" w:date="2023-10-26T14:02:00Z">
              <w:r w:rsidRPr="007A4AFC" w:rsidDel="00CB3C42">
                <w:rPr>
                  <w:color w:val="000000" w:themeColor="text1"/>
                  <w:rPrChange w:id="4286" w:author="Dr Mamadou SANOGO" w:date="2023-10-25T18:15:00Z">
                    <w:rPr/>
                  </w:rPrChange>
                </w:rPr>
                <w:delText>5</w:delText>
              </w:r>
            </w:del>
            <w:del w:id="4287" w:author="Dr Mamadou SANOGO" w:date="2023-10-27T11:28:00Z">
              <w:r w:rsidR="00113903" w:rsidRPr="007A4AFC" w:rsidDel="00693568">
                <w:rPr>
                  <w:color w:val="000000" w:themeColor="text1"/>
                  <w:rPrChange w:id="4288" w:author="Dr Mamadou SANOGO" w:date="2023-10-25T18:15:00Z">
                    <w:rPr/>
                  </w:rPrChange>
                </w:rPr>
                <w:delText xml:space="preserve"> soit </w:delText>
              </w:r>
            </w:del>
            <w:del w:id="4289" w:author="Dr Mamadou SANOGO" w:date="2023-10-26T14:03:00Z">
              <w:r w:rsidR="008B5085" w:rsidRPr="007A4AFC" w:rsidDel="00CB3C42">
                <w:rPr>
                  <w:color w:val="000000" w:themeColor="text1"/>
                  <w:rPrChange w:id="4290" w:author="Dr Mamadou SANOGO" w:date="2023-10-25T18:15:00Z">
                    <w:rPr/>
                  </w:rPrChange>
                </w:rPr>
                <w:delText>31.25</w:delText>
              </w:r>
            </w:del>
            <w:del w:id="4291" w:author="Dr Mamadou SANOGO" w:date="2023-10-27T11:28:00Z">
              <w:r w:rsidR="00113903" w:rsidRPr="007A4AFC" w:rsidDel="00693568">
                <w:rPr>
                  <w:color w:val="000000" w:themeColor="text1"/>
                  <w:rPrChange w:id="4292" w:author="Dr Mamadou SANOGO" w:date="2023-10-25T18:15:00Z">
                    <w:rPr/>
                  </w:rPrChange>
                </w:rPr>
                <w:delText>%</w:delText>
              </w:r>
            </w:del>
          </w:p>
        </w:tc>
        <w:tc>
          <w:tcPr>
            <w:tcW w:w="1812" w:type="dxa"/>
            <w:vAlign w:val="center"/>
          </w:tcPr>
          <w:p w14:paraId="346839E3" w14:textId="6A1D96E9" w:rsidR="00113903" w:rsidRPr="007A4AFC" w:rsidDel="00693568" w:rsidRDefault="00042C8A" w:rsidP="00042C8A">
            <w:pPr>
              <w:spacing w:line="240" w:lineRule="auto"/>
              <w:jc w:val="center"/>
              <w:rPr>
                <w:del w:id="4293" w:author="Dr Mamadou SANOGO" w:date="2023-10-27T11:28:00Z"/>
                <w:color w:val="000000" w:themeColor="text1"/>
                <w:rPrChange w:id="4294" w:author="Dr Mamadou SANOGO" w:date="2023-10-25T18:15:00Z">
                  <w:rPr>
                    <w:del w:id="4295" w:author="Dr Mamadou SANOGO" w:date="2023-10-27T11:28:00Z"/>
                  </w:rPr>
                </w:rPrChange>
              </w:rPr>
            </w:pPr>
            <w:del w:id="4296" w:author="Dr Mamadou SANOGO" w:date="2023-10-26T14:36:00Z">
              <w:r w:rsidRPr="007A4AFC" w:rsidDel="00CB3C42">
                <w:rPr>
                  <w:color w:val="000000" w:themeColor="text1"/>
                  <w:rPrChange w:id="4297" w:author="Dr Mamadou SANOGO" w:date="2023-10-25T18:15:00Z">
                    <w:rPr/>
                  </w:rPrChange>
                </w:rPr>
                <w:delText>6</w:delText>
              </w:r>
            </w:del>
            <w:del w:id="4298" w:author="Dr Mamadou SANOGO" w:date="2023-10-27T11:28:00Z">
              <w:r w:rsidR="00113903" w:rsidRPr="007A4AFC" w:rsidDel="00693568">
                <w:rPr>
                  <w:color w:val="000000" w:themeColor="text1"/>
                  <w:rPrChange w:id="4299" w:author="Dr Mamadou SANOGO" w:date="2023-10-25T18:15:00Z">
                    <w:rPr/>
                  </w:rPrChange>
                </w:rPr>
                <w:delText xml:space="preserve"> soit </w:delText>
              </w:r>
            </w:del>
            <w:del w:id="4300" w:author="Dr Mamadou SANOGO" w:date="2023-10-26T14:37:00Z">
              <w:r w:rsidR="008B5085" w:rsidRPr="007A4AFC" w:rsidDel="00CB3C42">
                <w:rPr>
                  <w:color w:val="000000" w:themeColor="text1"/>
                  <w:rPrChange w:id="4301" w:author="Dr Mamadou SANOGO" w:date="2023-10-25T18:15:00Z">
                    <w:rPr/>
                  </w:rPrChange>
                </w:rPr>
                <w:delText>35.29</w:delText>
              </w:r>
            </w:del>
            <w:del w:id="4302" w:author="Dr Mamadou SANOGO" w:date="2023-10-27T11:28:00Z">
              <w:r w:rsidR="00113903" w:rsidRPr="007A4AFC" w:rsidDel="00693568">
                <w:rPr>
                  <w:color w:val="000000" w:themeColor="text1"/>
                  <w:rPrChange w:id="4303" w:author="Dr Mamadou SANOGO" w:date="2023-10-25T18:15:00Z">
                    <w:rPr/>
                  </w:rPrChange>
                </w:rPr>
                <w:delText>%</w:delText>
              </w:r>
            </w:del>
          </w:p>
        </w:tc>
        <w:tc>
          <w:tcPr>
            <w:tcW w:w="1813" w:type="dxa"/>
            <w:vAlign w:val="center"/>
          </w:tcPr>
          <w:p w14:paraId="1D8186DE" w14:textId="230C32DF" w:rsidR="00113903" w:rsidRPr="007A4AFC" w:rsidDel="00693568" w:rsidRDefault="00113903" w:rsidP="00042C8A">
            <w:pPr>
              <w:spacing w:line="240" w:lineRule="auto"/>
              <w:jc w:val="center"/>
              <w:rPr>
                <w:del w:id="4304" w:author="Dr Mamadou SANOGO" w:date="2023-10-27T11:28:00Z"/>
                <w:color w:val="000000" w:themeColor="text1"/>
                <w:rPrChange w:id="4305" w:author="Dr Mamadou SANOGO" w:date="2023-10-25T18:15:00Z">
                  <w:rPr>
                    <w:del w:id="4306" w:author="Dr Mamadou SANOGO" w:date="2023-10-27T11:28:00Z"/>
                  </w:rPr>
                </w:rPrChange>
              </w:rPr>
            </w:pPr>
            <w:del w:id="4307" w:author="Dr Mamadou SANOGO" w:date="2023-10-26T14:45:00Z">
              <w:r w:rsidRPr="007A4AFC" w:rsidDel="00CB3C42">
                <w:rPr>
                  <w:color w:val="000000" w:themeColor="text1"/>
                  <w:rPrChange w:id="4308" w:author="Dr Mamadou SANOGO" w:date="2023-10-25T18:15:00Z">
                    <w:rPr/>
                  </w:rPrChange>
                </w:rPr>
                <w:delText>4</w:delText>
              </w:r>
            </w:del>
            <w:del w:id="4309" w:author="Dr Mamadou SANOGO" w:date="2023-10-27T11:28:00Z">
              <w:r w:rsidRPr="007A4AFC" w:rsidDel="00693568">
                <w:rPr>
                  <w:color w:val="000000" w:themeColor="text1"/>
                  <w:rPrChange w:id="4310" w:author="Dr Mamadou SANOGO" w:date="2023-10-25T18:15:00Z">
                    <w:rPr/>
                  </w:rPrChange>
                </w:rPr>
                <w:delText xml:space="preserve"> soit </w:delText>
              </w:r>
            </w:del>
            <w:del w:id="4311" w:author="Dr Mamadou SANOGO" w:date="2023-10-26T14:46:00Z">
              <w:r w:rsidR="008B5085" w:rsidRPr="007A4AFC" w:rsidDel="00CB3C42">
                <w:rPr>
                  <w:color w:val="000000" w:themeColor="text1"/>
                  <w:rPrChange w:id="4312" w:author="Dr Mamadou SANOGO" w:date="2023-10-25T18:15:00Z">
                    <w:rPr/>
                  </w:rPrChange>
                </w:rPr>
                <w:delText>28.57</w:delText>
              </w:r>
            </w:del>
            <w:del w:id="4313" w:author="Dr Mamadou SANOGO" w:date="2023-10-27T11:28:00Z">
              <w:r w:rsidRPr="007A4AFC" w:rsidDel="00693568">
                <w:rPr>
                  <w:color w:val="000000" w:themeColor="text1"/>
                  <w:rPrChange w:id="4314" w:author="Dr Mamadou SANOGO" w:date="2023-10-25T18:15:00Z">
                    <w:rPr/>
                  </w:rPrChange>
                </w:rPr>
                <w:delText>%</w:delText>
              </w:r>
            </w:del>
          </w:p>
        </w:tc>
        <w:tc>
          <w:tcPr>
            <w:tcW w:w="1813" w:type="dxa"/>
            <w:vAlign w:val="center"/>
          </w:tcPr>
          <w:p w14:paraId="0D1FBE7B" w14:textId="72ECA1B2" w:rsidR="00113903" w:rsidRPr="007A4AFC" w:rsidDel="00693568" w:rsidRDefault="00113903" w:rsidP="00B41DB9">
            <w:pPr>
              <w:spacing w:line="240" w:lineRule="auto"/>
              <w:jc w:val="center"/>
              <w:rPr>
                <w:del w:id="4315" w:author="Dr Mamadou SANOGO" w:date="2023-10-27T11:28:00Z"/>
                <w:color w:val="000000" w:themeColor="text1"/>
                <w:rPrChange w:id="4316" w:author="Dr Mamadou SANOGO" w:date="2023-10-25T18:15:00Z">
                  <w:rPr>
                    <w:del w:id="4317" w:author="Dr Mamadou SANOGO" w:date="2023-10-27T11:28:00Z"/>
                  </w:rPr>
                </w:rPrChange>
              </w:rPr>
            </w:pPr>
            <w:del w:id="4318" w:author="Dr Mamadou SANOGO" w:date="2023-10-26T15:29:00Z">
              <w:r w:rsidRPr="007A4AFC" w:rsidDel="00CB3C42">
                <w:rPr>
                  <w:color w:val="000000" w:themeColor="text1"/>
                  <w:rPrChange w:id="4319" w:author="Dr Mamadou SANOGO" w:date="2023-10-25T18:15:00Z">
                    <w:rPr/>
                  </w:rPrChange>
                </w:rPr>
                <w:delText>5</w:delText>
              </w:r>
            </w:del>
            <w:del w:id="4320" w:author="Dr Mamadou SANOGO" w:date="2023-10-27T11:28:00Z">
              <w:r w:rsidRPr="007A4AFC" w:rsidDel="00693568">
                <w:rPr>
                  <w:color w:val="000000" w:themeColor="text1"/>
                  <w:rPrChange w:id="4321" w:author="Dr Mamadou SANOGO" w:date="2023-10-25T18:15:00Z">
                    <w:rPr/>
                  </w:rPrChange>
                </w:rPr>
                <w:delText xml:space="preserve"> soit </w:delText>
              </w:r>
              <w:r w:rsidR="008B5085" w:rsidRPr="007A4AFC" w:rsidDel="00693568">
                <w:rPr>
                  <w:color w:val="000000" w:themeColor="text1"/>
                  <w:rPrChange w:id="4322" w:author="Dr Mamadou SANOGO" w:date="2023-10-25T18:15:00Z">
                    <w:rPr/>
                  </w:rPrChange>
                </w:rPr>
                <w:delText>3</w:delText>
              </w:r>
            </w:del>
            <w:del w:id="4323" w:author="Dr Mamadou SANOGO" w:date="2023-10-26T15:30:00Z">
              <w:r w:rsidR="008B5085" w:rsidRPr="007A4AFC" w:rsidDel="00CB3C42">
                <w:rPr>
                  <w:color w:val="000000" w:themeColor="text1"/>
                  <w:rPrChange w:id="4324" w:author="Dr Mamadou SANOGO" w:date="2023-10-25T18:15:00Z">
                    <w:rPr/>
                  </w:rPrChange>
                </w:rPr>
                <w:delText>1.25</w:delText>
              </w:r>
            </w:del>
            <w:del w:id="4325" w:author="Dr Mamadou SANOGO" w:date="2023-10-27T11:28:00Z">
              <w:r w:rsidRPr="007A4AFC" w:rsidDel="00693568">
                <w:rPr>
                  <w:color w:val="000000" w:themeColor="text1"/>
                  <w:rPrChange w:id="4326" w:author="Dr Mamadou SANOGO" w:date="2023-10-25T18:15:00Z">
                    <w:rPr/>
                  </w:rPrChange>
                </w:rPr>
                <w:delText>%</w:delText>
              </w:r>
            </w:del>
          </w:p>
        </w:tc>
      </w:tr>
      <w:tr w:rsidR="007A4AFC" w:rsidRPr="007A4AFC" w:rsidDel="00693568" w14:paraId="2CB3360A" w14:textId="081EE386" w:rsidTr="00113903">
        <w:trPr>
          <w:del w:id="4327" w:author="Dr Mamadou SANOGO" w:date="2023-10-27T11:28:00Z"/>
        </w:trPr>
        <w:tc>
          <w:tcPr>
            <w:tcW w:w="2121" w:type="dxa"/>
          </w:tcPr>
          <w:p w14:paraId="12980A78" w14:textId="1E5316E0" w:rsidR="00113903" w:rsidRPr="007A4AFC" w:rsidDel="00693568" w:rsidRDefault="00113903" w:rsidP="005A55FB">
            <w:pPr>
              <w:spacing w:line="240" w:lineRule="auto"/>
              <w:rPr>
                <w:del w:id="4328" w:author="Dr Mamadou SANOGO" w:date="2023-10-27T11:28:00Z"/>
                <w:color w:val="000000" w:themeColor="text1"/>
                <w:rPrChange w:id="4329" w:author="Dr Mamadou SANOGO" w:date="2023-10-25T18:15:00Z">
                  <w:rPr>
                    <w:del w:id="4330" w:author="Dr Mamadou SANOGO" w:date="2023-10-27T11:28:00Z"/>
                  </w:rPr>
                </w:rPrChange>
              </w:rPr>
            </w:pPr>
            <w:del w:id="4331" w:author="Dr Mamadou SANOGO" w:date="2023-10-27T11:28:00Z">
              <w:r w:rsidRPr="007A4AFC" w:rsidDel="00693568">
                <w:rPr>
                  <w:color w:val="000000" w:themeColor="text1"/>
                  <w:rPrChange w:id="4332" w:author="Dr Mamadou SANOGO" w:date="2023-10-25T18:15:00Z">
                    <w:rPr/>
                  </w:rPrChange>
                </w:rPr>
                <w:delText xml:space="preserve">Nbr. et % d’étudiantes en </w:delText>
              </w:r>
              <w:r w:rsidR="005A55FB" w:rsidRPr="007A4AFC" w:rsidDel="00693568">
                <w:rPr>
                  <w:color w:val="000000" w:themeColor="text1"/>
                  <w:rPrChange w:id="4333" w:author="Dr Mamadou SANOGO" w:date="2023-10-25T18:15:00Z">
                    <w:rPr/>
                  </w:rPrChange>
                </w:rPr>
                <w:delText xml:space="preserve">M </w:delText>
              </w:r>
              <w:r w:rsidRPr="007A4AFC" w:rsidDel="00693568">
                <w:rPr>
                  <w:color w:val="000000" w:themeColor="text1"/>
                  <w:rPrChange w:id="4334" w:author="Dr Mamadou SANOGO" w:date="2023-10-25T18:15:00Z">
                    <w:rPr/>
                  </w:rPrChange>
                </w:rPr>
                <w:delText>2</w:delText>
              </w:r>
            </w:del>
          </w:p>
        </w:tc>
        <w:tc>
          <w:tcPr>
            <w:tcW w:w="1501" w:type="dxa"/>
            <w:vAlign w:val="center"/>
          </w:tcPr>
          <w:p w14:paraId="6DD64C1F" w14:textId="709B4C18" w:rsidR="00113903" w:rsidRPr="007A4AFC" w:rsidDel="00693568" w:rsidRDefault="005A55FB" w:rsidP="00042C8A">
            <w:pPr>
              <w:spacing w:line="240" w:lineRule="auto"/>
              <w:jc w:val="center"/>
              <w:rPr>
                <w:del w:id="4335" w:author="Dr Mamadou SANOGO" w:date="2023-10-27T11:28:00Z"/>
                <w:color w:val="000000" w:themeColor="text1"/>
                <w:rPrChange w:id="4336" w:author="Dr Mamadou SANOGO" w:date="2023-10-25T18:15:00Z">
                  <w:rPr>
                    <w:del w:id="4337" w:author="Dr Mamadou SANOGO" w:date="2023-10-27T11:28:00Z"/>
                  </w:rPr>
                </w:rPrChange>
              </w:rPr>
            </w:pPr>
            <w:del w:id="4338" w:author="Dr Mamadou SANOGO" w:date="2023-10-26T14:03:00Z">
              <w:r w:rsidRPr="007A4AFC" w:rsidDel="00CB3C42">
                <w:rPr>
                  <w:color w:val="000000" w:themeColor="text1"/>
                  <w:rPrChange w:id="4339" w:author="Dr Mamadou SANOGO" w:date="2023-10-25T18:15:00Z">
                    <w:rPr/>
                  </w:rPrChange>
                </w:rPr>
                <w:delText>6</w:delText>
              </w:r>
            </w:del>
            <w:del w:id="4340" w:author="Dr Mamadou SANOGO" w:date="2023-10-27T11:28:00Z">
              <w:r w:rsidR="00113903" w:rsidRPr="007A4AFC" w:rsidDel="00693568">
                <w:rPr>
                  <w:color w:val="000000" w:themeColor="text1"/>
                  <w:rPrChange w:id="4341" w:author="Dr Mamadou SANOGO" w:date="2023-10-25T18:15:00Z">
                    <w:rPr/>
                  </w:rPrChange>
                </w:rPr>
                <w:delText xml:space="preserve"> soit </w:delText>
              </w:r>
            </w:del>
            <w:del w:id="4342" w:author="Dr Mamadou SANOGO" w:date="2023-10-26T14:03:00Z">
              <w:r w:rsidR="008B5085" w:rsidRPr="007A4AFC" w:rsidDel="00CB3C42">
                <w:rPr>
                  <w:color w:val="000000" w:themeColor="text1"/>
                  <w:rPrChange w:id="4343" w:author="Dr Mamadou SANOGO" w:date="2023-10-25T18:15:00Z">
                    <w:rPr/>
                  </w:rPrChange>
                </w:rPr>
                <w:delText>42.85</w:delText>
              </w:r>
            </w:del>
            <w:del w:id="4344" w:author="Dr Mamadou SANOGO" w:date="2023-10-27T11:28:00Z">
              <w:r w:rsidR="00113903" w:rsidRPr="007A4AFC" w:rsidDel="00693568">
                <w:rPr>
                  <w:color w:val="000000" w:themeColor="text1"/>
                  <w:rPrChange w:id="4345" w:author="Dr Mamadou SANOGO" w:date="2023-10-25T18:15:00Z">
                    <w:rPr/>
                  </w:rPrChange>
                </w:rPr>
                <w:delText>%</w:delText>
              </w:r>
            </w:del>
          </w:p>
        </w:tc>
        <w:tc>
          <w:tcPr>
            <w:tcW w:w="1812" w:type="dxa"/>
            <w:vAlign w:val="center"/>
          </w:tcPr>
          <w:p w14:paraId="513339BF" w14:textId="5547D153" w:rsidR="00113903" w:rsidRPr="007A4AFC" w:rsidDel="00693568" w:rsidRDefault="008B5085" w:rsidP="00113903">
            <w:pPr>
              <w:spacing w:line="240" w:lineRule="auto"/>
              <w:jc w:val="center"/>
              <w:rPr>
                <w:del w:id="4346" w:author="Dr Mamadou SANOGO" w:date="2023-10-27T11:28:00Z"/>
                <w:color w:val="000000" w:themeColor="text1"/>
                <w:rPrChange w:id="4347" w:author="Dr Mamadou SANOGO" w:date="2023-10-25T18:15:00Z">
                  <w:rPr>
                    <w:del w:id="4348" w:author="Dr Mamadou SANOGO" w:date="2023-10-27T11:28:00Z"/>
                  </w:rPr>
                </w:rPrChange>
              </w:rPr>
            </w:pPr>
            <w:del w:id="4349" w:author="Dr Mamadou SANOGO" w:date="2023-10-27T11:28:00Z">
              <w:r w:rsidRPr="007A4AFC" w:rsidDel="00693568">
                <w:rPr>
                  <w:color w:val="000000" w:themeColor="text1"/>
                  <w:rPrChange w:id="4350" w:author="Dr Mamadou SANOGO" w:date="2023-10-25T18:15:00Z">
                    <w:rPr/>
                  </w:rPrChange>
                </w:rPr>
                <w:delText>6 soit 37.50</w:delText>
              </w:r>
              <w:r w:rsidR="00042C8A" w:rsidRPr="007A4AFC" w:rsidDel="00693568">
                <w:rPr>
                  <w:color w:val="000000" w:themeColor="text1"/>
                  <w:rPrChange w:id="4351" w:author="Dr Mamadou SANOGO" w:date="2023-10-25T18:15:00Z">
                    <w:rPr/>
                  </w:rPrChange>
                </w:rPr>
                <w:delText>%</w:delText>
              </w:r>
            </w:del>
          </w:p>
        </w:tc>
        <w:tc>
          <w:tcPr>
            <w:tcW w:w="1813" w:type="dxa"/>
            <w:vAlign w:val="center"/>
          </w:tcPr>
          <w:p w14:paraId="353B3139" w14:textId="347D8F8F" w:rsidR="00113903" w:rsidRPr="007A4AFC" w:rsidDel="00693568" w:rsidRDefault="00113903" w:rsidP="00042C8A">
            <w:pPr>
              <w:spacing w:line="240" w:lineRule="auto"/>
              <w:jc w:val="center"/>
              <w:rPr>
                <w:del w:id="4352" w:author="Dr Mamadou SANOGO" w:date="2023-10-27T11:28:00Z"/>
                <w:color w:val="000000" w:themeColor="text1"/>
                <w:rPrChange w:id="4353" w:author="Dr Mamadou SANOGO" w:date="2023-10-25T18:15:00Z">
                  <w:rPr>
                    <w:del w:id="4354" w:author="Dr Mamadou SANOGO" w:date="2023-10-27T11:28:00Z"/>
                  </w:rPr>
                </w:rPrChange>
              </w:rPr>
            </w:pPr>
            <w:del w:id="4355" w:author="Dr Mamadou SANOGO" w:date="2023-10-27T11:28:00Z">
              <w:r w:rsidRPr="007A4AFC" w:rsidDel="00693568">
                <w:rPr>
                  <w:color w:val="000000" w:themeColor="text1"/>
                  <w:rPrChange w:id="4356" w:author="Dr Mamadou SANOGO" w:date="2023-10-25T18:15:00Z">
                    <w:rPr/>
                  </w:rPrChange>
                </w:rPr>
                <w:delText xml:space="preserve">4 soit </w:delText>
              </w:r>
              <w:r w:rsidR="008B5085" w:rsidRPr="007A4AFC" w:rsidDel="00693568">
                <w:rPr>
                  <w:color w:val="000000" w:themeColor="text1"/>
                  <w:rPrChange w:id="4357" w:author="Dr Mamadou SANOGO" w:date="2023-10-25T18:15:00Z">
                    <w:rPr/>
                  </w:rPrChange>
                </w:rPr>
                <w:delText>23.52</w:delText>
              </w:r>
              <w:r w:rsidRPr="007A4AFC" w:rsidDel="00693568">
                <w:rPr>
                  <w:color w:val="000000" w:themeColor="text1"/>
                  <w:rPrChange w:id="4358" w:author="Dr Mamadou SANOGO" w:date="2023-10-25T18:15:00Z">
                    <w:rPr/>
                  </w:rPrChange>
                </w:rPr>
                <w:delText>%</w:delText>
              </w:r>
            </w:del>
          </w:p>
        </w:tc>
        <w:tc>
          <w:tcPr>
            <w:tcW w:w="1813" w:type="dxa"/>
            <w:vAlign w:val="center"/>
          </w:tcPr>
          <w:p w14:paraId="3ADC3392" w14:textId="42FD3D21" w:rsidR="00113903" w:rsidRPr="007A4AFC" w:rsidDel="00693568" w:rsidRDefault="00B41DB9" w:rsidP="00B41DB9">
            <w:pPr>
              <w:spacing w:line="240" w:lineRule="auto"/>
              <w:jc w:val="center"/>
              <w:rPr>
                <w:del w:id="4359" w:author="Dr Mamadou SANOGO" w:date="2023-10-27T11:28:00Z"/>
                <w:color w:val="000000" w:themeColor="text1"/>
                <w:rPrChange w:id="4360" w:author="Dr Mamadou SANOGO" w:date="2023-10-25T18:15:00Z">
                  <w:rPr>
                    <w:del w:id="4361" w:author="Dr Mamadou SANOGO" w:date="2023-10-27T11:28:00Z"/>
                  </w:rPr>
                </w:rPrChange>
              </w:rPr>
            </w:pPr>
            <w:del w:id="4362" w:author="Dr Mamadou SANOGO" w:date="2023-10-26T15:29:00Z">
              <w:r w:rsidRPr="007A4AFC" w:rsidDel="00CB3C42">
                <w:rPr>
                  <w:color w:val="000000" w:themeColor="text1"/>
                  <w:rPrChange w:id="4363" w:author="Dr Mamadou SANOGO" w:date="2023-10-25T18:15:00Z">
                    <w:rPr/>
                  </w:rPrChange>
                </w:rPr>
                <w:delText>3</w:delText>
              </w:r>
            </w:del>
            <w:del w:id="4364" w:author="Dr Mamadou SANOGO" w:date="2023-10-27T11:28:00Z">
              <w:r w:rsidR="00113903" w:rsidRPr="007A4AFC" w:rsidDel="00693568">
                <w:rPr>
                  <w:color w:val="000000" w:themeColor="text1"/>
                  <w:rPrChange w:id="4365" w:author="Dr Mamadou SANOGO" w:date="2023-10-25T18:15:00Z">
                    <w:rPr/>
                  </w:rPrChange>
                </w:rPr>
                <w:delText xml:space="preserve"> soit </w:delText>
              </w:r>
            </w:del>
            <w:del w:id="4366" w:author="Dr Mamadou SANOGO" w:date="2023-10-26T15:31:00Z">
              <w:r w:rsidR="008B5085" w:rsidRPr="007A4AFC" w:rsidDel="00CB3C42">
                <w:rPr>
                  <w:color w:val="000000" w:themeColor="text1"/>
                  <w:rPrChange w:id="4367" w:author="Dr Mamadou SANOGO" w:date="2023-10-25T18:15:00Z">
                    <w:rPr/>
                  </w:rPrChange>
                </w:rPr>
                <w:delText>14.28</w:delText>
              </w:r>
            </w:del>
            <w:del w:id="4368" w:author="Dr Mamadou SANOGO" w:date="2023-10-27T11:28:00Z">
              <w:r w:rsidR="00113903" w:rsidRPr="007A4AFC" w:rsidDel="00693568">
                <w:rPr>
                  <w:color w:val="000000" w:themeColor="text1"/>
                  <w:rPrChange w:id="4369" w:author="Dr Mamadou SANOGO" w:date="2023-10-25T18:15:00Z">
                    <w:rPr/>
                  </w:rPrChange>
                </w:rPr>
                <w:delText>%</w:delText>
              </w:r>
            </w:del>
          </w:p>
        </w:tc>
      </w:tr>
      <w:tr w:rsidR="007A4AFC" w:rsidRPr="007A4AFC" w:rsidDel="00693568" w14:paraId="7F571740" w14:textId="73D03E17" w:rsidTr="00113903">
        <w:trPr>
          <w:del w:id="4370" w:author="Dr Mamadou SANOGO" w:date="2023-10-27T11:28:00Z"/>
        </w:trPr>
        <w:tc>
          <w:tcPr>
            <w:tcW w:w="2121" w:type="dxa"/>
            <w:shd w:val="clear" w:color="auto" w:fill="D9D9D9" w:themeFill="background1" w:themeFillShade="D9"/>
          </w:tcPr>
          <w:p w14:paraId="02700142" w14:textId="6EED44E6" w:rsidR="00113903" w:rsidRPr="007A4AFC" w:rsidDel="00693568" w:rsidRDefault="00113903" w:rsidP="00113903">
            <w:pPr>
              <w:spacing w:line="240" w:lineRule="auto"/>
              <w:rPr>
                <w:del w:id="4371" w:author="Dr Mamadou SANOGO" w:date="2023-10-27T11:28:00Z"/>
                <w:b/>
                <w:color w:val="000000" w:themeColor="text1"/>
                <w:rPrChange w:id="4372" w:author="Dr Mamadou SANOGO" w:date="2023-10-25T18:15:00Z">
                  <w:rPr>
                    <w:del w:id="4373" w:author="Dr Mamadou SANOGO" w:date="2023-10-27T11:28:00Z"/>
                    <w:b/>
                  </w:rPr>
                </w:rPrChange>
              </w:rPr>
            </w:pPr>
            <w:del w:id="4374" w:author="Dr Mamadou SANOGO" w:date="2023-10-27T11:28:00Z">
              <w:r w:rsidRPr="007A4AFC" w:rsidDel="00693568">
                <w:rPr>
                  <w:b/>
                  <w:color w:val="000000" w:themeColor="text1"/>
                  <w:rPrChange w:id="4375" w:author="Dr Mamadou SANOGO" w:date="2023-10-25T18:15:00Z">
                    <w:rPr>
                      <w:b/>
                    </w:rPr>
                  </w:rPrChange>
                </w:rPr>
                <w:delText>Nbr. total et % d’étudiantes</w:delText>
              </w:r>
              <w:r w:rsidR="00E67C42" w:rsidRPr="007A4AFC" w:rsidDel="00693568">
                <w:rPr>
                  <w:b/>
                  <w:color w:val="000000" w:themeColor="text1"/>
                  <w:rPrChange w:id="4376" w:author="Dr Mamadou SANOGO" w:date="2023-10-25T18:15:00Z">
                    <w:rPr>
                      <w:b/>
                    </w:rPr>
                  </w:rPrChange>
                </w:rPr>
                <w:delText xml:space="preserve"> </w:delText>
              </w:r>
            </w:del>
          </w:p>
        </w:tc>
        <w:tc>
          <w:tcPr>
            <w:tcW w:w="1501" w:type="dxa"/>
            <w:shd w:val="clear" w:color="auto" w:fill="D9D9D9" w:themeFill="background1" w:themeFillShade="D9"/>
            <w:vAlign w:val="center"/>
          </w:tcPr>
          <w:p w14:paraId="1DECE3AC" w14:textId="75F64273" w:rsidR="00113903" w:rsidRPr="007A4AFC" w:rsidDel="00693568" w:rsidRDefault="00042C8A" w:rsidP="00B41DB9">
            <w:pPr>
              <w:spacing w:line="240" w:lineRule="auto"/>
              <w:jc w:val="center"/>
              <w:rPr>
                <w:del w:id="4377" w:author="Dr Mamadou SANOGO" w:date="2023-10-27T11:28:00Z"/>
                <w:b/>
                <w:color w:val="000000" w:themeColor="text1"/>
                <w:rPrChange w:id="4378" w:author="Dr Mamadou SANOGO" w:date="2023-10-25T18:15:00Z">
                  <w:rPr>
                    <w:del w:id="4379" w:author="Dr Mamadou SANOGO" w:date="2023-10-27T11:28:00Z"/>
                    <w:b/>
                  </w:rPr>
                </w:rPrChange>
              </w:rPr>
            </w:pPr>
            <w:del w:id="4380" w:author="Dr Mamadou SANOGO" w:date="2023-10-26T14:04:00Z">
              <w:r w:rsidRPr="007A4AFC" w:rsidDel="00CB3C42">
                <w:rPr>
                  <w:b/>
                  <w:color w:val="000000" w:themeColor="text1"/>
                  <w:rPrChange w:id="4381" w:author="Dr Mamadou SANOGO" w:date="2023-10-25T18:15:00Z">
                    <w:rPr>
                      <w:b/>
                    </w:rPr>
                  </w:rPrChange>
                </w:rPr>
                <w:delText>11</w:delText>
              </w:r>
            </w:del>
            <w:del w:id="4382" w:author="Dr Mamadou SANOGO" w:date="2023-10-27T11:28:00Z">
              <w:r w:rsidR="00113903" w:rsidRPr="007A4AFC" w:rsidDel="00693568">
                <w:rPr>
                  <w:b/>
                  <w:color w:val="000000" w:themeColor="text1"/>
                  <w:rPrChange w:id="4383" w:author="Dr Mamadou SANOGO" w:date="2023-10-25T18:15:00Z">
                    <w:rPr>
                      <w:b/>
                    </w:rPr>
                  </w:rPrChange>
                </w:rPr>
                <w:delText xml:space="preserve"> soit </w:delText>
              </w:r>
            </w:del>
            <w:del w:id="4384" w:author="Dr Mamadou SANOGO" w:date="2023-10-26T14:04:00Z">
              <w:r w:rsidR="008B5085" w:rsidRPr="007A4AFC" w:rsidDel="00CB3C42">
                <w:rPr>
                  <w:b/>
                  <w:color w:val="000000" w:themeColor="text1"/>
                  <w:rPrChange w:id="4385" w:author="Dr Mamadou SANOGO" w:date="2023-10-25T18:15:00Z">
                    <w:rPr>
                      <w:b/>
                    </w:rPr>
                  </w:rPrChange>
                </w:rPr>
                <w:delText>36</w:delText>
              </w:r>
            </w:del>
            <w:del w:id="4386" w:author="Dr Mamadou SANOGO" w:date="2023-10-27T11:28:00Z">
              <w:r w:rsidR="00113903" w:rsidRPr="007A4AFC" w:rsidDel="00693568">
                <w:rPr>
                  <w:b/>
                  <w:color w:val="000000" w:themeColor="text1"/>
                  <w:rPrChange w:id="4387" w:author="Dr Mamadou SANOGO" w:date="2023-10-25T18:15:00Z">
                    <w:rPr>
                      <w:b/>
                    </w:rPr>
                  </w:rPrChange>
                </w:rPr>
                <w:delText>%</w:delText>
              </w:r>
            </w:del>
          </w:p>
        </w:tc>
        <w:tc>
          <w:tcPr>
            <w:tcW w:w="1812" w:type="dxa"/>
            <w:shd w:val="clear" w:color="auto" w:fill="D9D9D9" w:themeFill="background1" w:themeFillShade="D9"/>
            <w:vAlign w:val="center"/>
          </w:tcPr>
          <w:p w14:paraId="23E6F4C9" w14:textId="440D3F23" w:rsidR="00113903" w:rsidRPr="007A4AFC" w:rsidDel="00693568" w:rsidRDefault="00B41DB9" w:rsidP="00B41DB9">
            <w:pPr>
              <w:spacing w:line="240" w:lineRule="auto"/>
              <w:jc w:val="center"/>
              <w:rPr>
                <w:del w:id="4388" w:author="Dr Mamadou SANOGO" w:date="2023-10-27T11:28:00Z"/>
                <w:b/>
                <w:color w:val="000000" w:themeColor="text1"/>
                <w:rPrChange w:id="4389" w:author="Dr Mamadou SANOGO" w:date="2023-10-25T18:15:00Z">
                  <w:rPr>
                    <w:del w:id="4390" w:author="Dr Mamadou SANOGO" w:date="2023-10-27T11:28:00Z"/>
                    <w:b/>
                  </w:rPr>
                </w:rPrChange>
              </w:rPr>
            </w:pPr>
            <w:del w:id="4391" w:author="Dr Mamadou SANOGO" w:date="2023-10-27T11:28:00Z">
              <w:r w:rsidRPr="007A4AFC" w:rsidDel="00693568">
                <w:rPr>
                  <w:b/>
                  <w:color w:val="000000" w:themeColor="text1"/>
                  <w:rPrChange w:id="4392" w:author="Dr Mamadou SANOGO" w:date="2023-10-25T18:15:00Z">
                    <w:rPr>
                      <w:b/>
                    </w:rPr>
                  </w:rPrChange>
                </w:rPr>
                <w:delText>1</w:delText>
              </w:r>
            </w:del>
            <w:del w:id="4393" w:author="Dr Mamadou SANOGO" w:date="2023-10-26T14:39:00Z">
              <w:r w:rsidRPr="007A4AFC" w:rsidDel="00CB3C42">
                <w:rPr>
                  <w:b/>
                  <w:color w:val="000000" w:themeColor="text1"/>
                  <w:rPrChange w:id="4394" w:author="Dr Mamadou SANOGO" w:date="2023-10-25T18:15:00Z">
                    <w:rPr>
                      <w:b/>
                    </w:rPr>
                  </w:rPrChange>
                </w:rPr>
                <w:delText>2</w:delText>
              </w:r>
            </w:del>
            <w:del w:id="4395" w:author="Dr Mamadou SANOGO" w:date="2023-10-27T11:28:00Z">
              <w:r w:rsidR="008B5085" w:rsidRPr="007A4AFC" w:rsidDel="00693568">
                <w:rPr>
                  <w:b/>
                  <w:color w:val="000000" w:themeColor="text1"/>
                  <w:rPrChange w:id="4396" w:author="Dr Mamadou SANOGO" w:date="2023-10-25T18:15:00Z">
                    <w:rPr>
                      <w:b/>
                    </w:rPr>
                  </w:rPrChange>
                </w:rPr>
                <w:delText xml:space="preserve"> soit </w:delText>
              </w:r>
            </w:del>
            <w:del w:id="4397" w:author="Dr Mamadou SANOGO" w:date="2023-10-26T14:40:00Z">
              <w:r w:rsidR="008B5085" w:rsidRPr="007A4AFC" w:rsidDel="00CB3C42">
                <w:rPr>
                  <w:b/>
                  <w:color w:val="000000" w:themeColor="text1"/>
                  <w:rPrChange w:id="4398" w:author="Dr Mamadou SANOGO" w:date="2023-10-25T18:15:00Z">
                    <w:rPr>
                      <w:b/>
                    </w:rPr>
                  </w:rPrChange>
                </w:rPr>
                <w:delText>36.36</w:delText>
              </w:r>
            </w:del>
            <w:del w:id="4399" w:author="Dr Mamadou SANOGO" w:date="2023-10-27T11:28:00Z">
              <w:r w:rsidR="00113903" w:rsidRPr="007A4AFC" w:rsidDel="00693568">
                <w:rPr>
                  <w:b/>
                  <w:color w:val="000000" w:themeColor="text1"/>
                  <w:rPrChange w:id="4400" w:author="Dr Mamadou SANOGO" w:date="2023-10-25T18:15:00Z">
                    <w:rPr>
                      <w:b/>
                    </w:rPr>
                  </w:rPrChange>
                </w:rPr>
                <w:delText>%</w:delText>
              </w:r>
            </w:del>
          </w:p>
        </w:tc>
        <w:tc>
          <w:tcPr>
            <w:tcW w:w="1813" w:type="dxa"/>
            <w:shd w:val="clear" w:color="auto" w:fill="D9D9D9" w:themeFill="background1" w:themeFillShade="D9"/>
            <w:vAlign w:val="center"/>
          </w:tcPr>
          <w:p w14:paraId="6E498F72" w14:textId="3ABD2B18" w:rsidR="00113903" w:rsidRPr="007A4AFC" w:rsidDel="00693568" w:rsidRDefault="00B41DB9" w:rsidP="00B41DB9">
            <w:pPr>
              <w:spacing w:line="240" w:lineRule="auto"/>
              <w:jc w:val="center"/>
              <w:rPr>
                <w:del w:id="4401" w:author="Dr Mamadou SANOGO" w:date="2023-10-27T11:28:00Z"/>
                <w:b/>
                <w:color w:val="000000" w:themeColor="text1"/>
                <w:rPrChange w:id="4402" w:author="Dr Mamadou SANOGO" w:date="2023-10-25T18:15:00Z">
                  <w:rPr>
                    <w:del w:id="4403" w:author="Dr Mamadou SANOGO" w:date="2023-10-27T11:28:00Z"/>
                    <w:b/>
                  </w:rPr>
                </w:rPrChange>
              </w:rPr>
            </w:pPr>
            <w:del w:id="4404" w:author="Dr Mamadou SANOGO" w:date="2023-10-26T14:53:00Z">
              <w:r w:rsidRPr="007A4AFC" w:rsidDel="00CB3C42">
                <w:rPr>
                  <w:b/>
                  <w:color w:val="000000" w:themeColor="text1"/>
                  <w:rPrChange w:id="4405" w:author="Dr Mamadou SANOGO" w:date="2023-10-25T18:15:00Z">
                    <w:rPr>
                      <w:b/>
                    </w:rPr>
                  </w:rPrChange>
                </w:rPr>
                <w:delText>8</w:delText>
              </w:r>
            </w:del>
            <w:del w:id="4406" w:author="Dr Mamadou SANOGO" w:date="2023-10-27T11:28:00Z">
              <w:r w:rsidR="008B5085" w:rsidRPr="007A4AFC" w:rsidDel="00693568">
                <w:rPr>
                  <w:b/>
                  <w:color w:val="000000" w:themeColor="text1"/>
                  <w:rPrChange w:id="4407" w:author="Dr Mamadou SANOGO" w:date="2023-10-25T18:15:00Z">
                    <w:rPr>
                      <w:b/>
                    </w:rPr>
                  </w:rPrChange>
                </w:rPr>
                <w:delText xml:space="preserve"> soit 2</w:delText>
              </w:r>
            </w:del>
            <w:del w:id="4408" w:author="Dr Mamadou SANOGO" w:date="2023-10-26T14:53:00Z">
              <w:r w:rsidR="008B5085" w:rsidRPr="007A4AFC" w:rsidDel="00CB3C42">
                <w:rPr>
                  <w:b/>
                  <w:color w:val="000000" w:themeColor="text1"/>
                  <w:rPrChange w:id="4409" w:author="Dr Mamadou SANOGO" w:date="2023-10-25T18:15:00Z">
                    <w:rPr>
                      <w:b/>
                    </w:rPr>
                  </w:rPrChange>
                </w:rPr>
                <w:delText>5.80</w:delText>
              </w:r>
            </w:del>
            <w:del w:id="4410" w:author="Dr Mamadou SANOGO" w:date="2023-10-27T11:28:00Z">
              <w:r w:rsidR="00113903" w:rsidRPr="007A4AFC" w:rsidDel="00693568">
                <w:rPr>
                  <w:b/>
                  <w:color w:val="000000" w:themeColor="text1"/>
                  <w:rPrChange w:id="4411" w:author="Dr Mamadou SANOGO" w:date="2023-10-25T18:15:00Z">
                    <w:rPr>
                      <w:b/>
                    </w:rPr>
                  </w:rPrChange>
                </w:rPr>
                <w:delText>%</w:delText>
              </w:r>
            </w:del>
          </w:p>
        </w:tc>
        <w:tc>
          <w:tcPr>
            <w:tcW w:w="1813" w:type="dxa"/>
            <w:shd w:val="clear" w:color="auto" w:fill="D9D9D9" w:themeFill="background1" w:themeFillShade="D9"/>
            <w:vAlign w:val="center"/>
          </w:tcPr>
          <w:p w14:paraId="1710ECBF" w14:textId="034B1E26" w:rsidR="00113903" w:rsidRPr="007A4AFC" w:rsidDel="00693568" w:rsidRDefault="00B41DB9" w:rsidP="00B41DB9">
            <w:pPr>
              <w:spacing w:line="240" w:lineRule="auto"/>
              <w:jc w:val="center"/>
              <w:rPr>
                <w:del w:id="4412" w:author="Dr Mamadou SANOGO" w:date="2023-10-27T11:28:00Z"/>
                <w:b/>
                <w:color w:val="000000" w:themeColor="text1"/>
                <w:rPrChange w:id="4413" w:author="Dr Mamadou SANOGO" w:date="2023-10-25T18:15:00Z">
                  <w:rPr>
                    <w:del w:id="4414" w:author="Dr Mamadou SANOGO" w:date="2023-10-27T11:28:00Z"/>
                    <w:b/>
                  </w:rPr>
                </w:rPrChange>
              </w:rPr>
            </w:pPr>
            <w:del w:id="4415" w:author="Dr Mamadou SANOGO" w:date="2023-10-26T15:31:00Z">
              <w:r w:rsidRPr="007A4AFC" w:rsidDel="00CB3C42">
                <w:rPr>
                  <w:b/>
                  <w:color w:val="000000" w:themeColor="text1"/>
                  <w:rPrChange w:id="4416" w:author="Dr Mamadou SANOGO" w:date="2023-10-25T18:15:00Z">
                    <w:rPr>
                      <w:b/>
                    </w:rPr>
                  </w:rPrChange>
                </w:rPr>
                <w:delText>8</w:delText>
              </w:r>
            </w:del>
            <w:del w:id="4417" w:author="Dr Mamadou SANOGO" w:date="2023-10-27T11:28:00Z">
              <w:r w:rsidR="00113903" w:rsidRPr="007A4AFC" w:rsidDel="00693568">
                <w:rPr>
                  <w:b/>
                  <w:color w:val="000000" w:themeColor="text1"/>
                  <w:rPrChange w:id="4418" w:author="Dr Mamadou SANOGO" w:date="2023-10-25T18:15:00Z">
                    <w:rPr>
                      <w:b/>
                    </w:rPr>
                  </w:rPrChange>
                </w:rPr>
                <w:delText xml:space="preserve"> soit </w:delText>
              </w:r>
              <w:r w:rsidR="008B5085" w:rsidRPr="007A4AFC" w:rsidDel="00693568">
                <w:rPr>
                  <w:b/>
                  <w:color w:val="000000" w:themeColor="text1"/>
                  <w:rPrChange w:id="4419" w:author="Dr Mamadou SANOGO" w:date="2023-10-25T18:15:00Z">
                    <w:rPr>
                      <w:b/>
                    </w:rPr>
                  </w:rPrChange>
                </w:rPr>
                <w:delText>2</w:delText>
              </w:r>
            </w:del>
            <w:del w:id="4420" w:author="Dr Mamadou SANOGO" w:date="2023-10-26T15:32:00Z">
              <w:r w:rsidR="008B5085" w:rsidRPr="007A4AFC" w:rsidDel="00CB3C42">
                <w:rPr>
                  <w:b/>
                  <w:color w:val="000000" w:themeColor="text1"/>
                  <w:rPrChange w:id="4421" w:author="Dr Mamadou SANOGO" w:date="2023-10-25T18:15:00Z">
                    <w:rPr>
                      <w:b/>
                    </w:rPr>
                  </w:rPrChange>
                </w:rPr>
                <w:delText>1.62</w:delText>
              </w:r>
            </w:del>
            <w:del w:id="4422" w:author="Dr Mamadou SANOGO" w:date="2023-10-27T11:28:00Z">
              <w:r w:rsidR="00113903" w:rsidRPr="007A4AFC" w:rsidDel="00693568">
                <w:rPr>
                  <w:b/>
                  <w:color w:val="000000" w:themeColor="text1"/>
                  <w:rPrChange w:id="4423" w:author="Dr Mamadou SANOGO" w:date="2023-10-25T18:15:00Z">
                    <w:rPr>
                      <w:b/>
                    </w:rPr>
                  </w:rPrChange>
                </w:rPr>
                <w:delText>%</w:delText>
              </w:r>
            </w:del>
          </w:p>
        </w:tc>
      </w:tr>
    </w:tbl>
    <w:p w14:paraId="3C678276" w14:textId="16EAF198" w:rsidR="005A55FB" w:rsidRPr="007A4AFC" w:rsidDel="00693568" w:rsidRDefault="005A55FB" w:rsidP="005A55FB">
      <w:pPr>
        <w:pStyle w:val="Paragraphedeliste"/>
        <w:spacing w:line="240" w:lineRule="auto"/>
        <w:ind w:left="284"/>
        <w:rPr>
          <w:del w:id="4424" w:author="Dr Mamadou SANOGO" w:date="2023-10-27T11:28:00Z"/>
          <w:b/>
          <w:color w:val="000000" w:themeColor="text1"/>
          <w:szCs w:val="24"/>
          <w:rPrChange w:id="4425" w:author="Dr Mamadou SANOGO" w:date="2023-10-25T18:15:00Z">
            <w:rPr>
              <w:del w:id="4426" w:author="Dr Mamadou SANOGO" w:date="2023-10-27T11:28:00Z"/>
              <w:b/>
              <w:szCs w:val="24"/>
            </w:rPr>
          </w:rPrChange>
        </w:rPr>
      </w:pPr>
    </w:p>
    <w:p w14:paraId="68F6C735" w14:textId="4E431ABA" w:rsidR="005A55FB" w:rsidRPr="007A4AFC" w:rsidDel="00693568" w:rsidRDefault="005A55FB" w:rsidP="005A55FB">
      <w:pPr>
        <w:pStyle w:val="Paragraphedeliste"/>
        <w:spacing w:line="240" w:lineRule="auto"/>
        <w:ind w:left="284"/>
        <w:rPr>
          <w:del w:id="4427" w:author="Dr Mamadou SANOGO" w:date="2023-10-27T11:28:00Z"/>
          <w:b/>
          <w:color w:val="000000" w:themeColor="text1"/>
          <w:szCs w:val="24"/>
          <w:rPrChange w:id="4428" w:author="Dr Mamadou SANOGO" w:date="2023-10-25T18:15:00Z">
            <w:rPr>
              <w:del w:id="4429" w:author="Dr Mamadou SANOGO" w:date="2023-10-27T11:28:00Z"/>
              <w:b/>
              <w:szCs w:val="24"/>
            </w:rPr>
          </w:rPrChange>
        </w:rPr>
      </w:pPr>
    </w:p>
    <w:p w14:paraId="2438F9BB" w14:textId="7F65287C" w:rsidR="005A55FB" w:rsidRPr="007A4AFC" w:rsidDel="00693568" w:rsidRDefault="005A55FB" w:rsidP="005A55FB">
      <w:pPr>
        <w:pStyle w:val="Paragraphedeliste"/>
        <w:spacing w:line="240" w:lineRule="auto"/>
        <w:ind w:left="284"/>
        <w:rPr>
          <w:del w:id="4430" w:author="Dr Mamadou SANOGO" w:date="2023-10-27T11:28:00Z"/>
          <w:b/>
          <w:color w:val="000000" w:themeColor="text1"/>
          <w:szCs w:val="24"/>
          <w:rPrChange w:id="4431" w:author="Dr Mamadou SANOGO" w:date="2023-10-25T18:15:00Z">
            <w:rPr>
              <w:del w:id="4432" w:author="Dr Mamadou SANOGO" w:date="2023-10-27T11:28:00Z"/>
              <w:b/>
              <w:szCs w:val="24"/>
            </w:rPr>
          </w:rPrChange>
        </w:rPr>
      </w:pPr>
    </w:p>
    <w:p w14:paraId="1208A58F" w14:textId="30ED05A8" w:rsidR="00D66841" w:rsidRPr="007A4AFC" w:rsidDel="00693568" w:rsidRDefault="00D66841">
      <w:pPr>
        <w:spacing w:line="240" w:lineRule="auto"/>
        <w:rPr>
          <w:del w:id="4433" w:author="Dr Mamadou SANOGO" w:date="2023-10-27T11:28:00Z"/>
          <w:b/>
          <w:color w:val="000000" w:themeColor="text1"/>
          <w:szCs w:val="24"/>
          <w:rPrChange w:id="4434" w:author="Dr Mamadou SANOGO" w:date="2023-10-25T18:15:00Z">
            <w:rPr>
              <w:del w:id="4435" w:author="Dr Mamadou SANOGO" w:date="2023-10-27T11:28:00Z"/>
              <w:b/>
              <w:szCs w:val="24"/>
            </w:rPr>
          </w:rPrChange>
        </w:rPr>
      </w:pPr>
      <w:del w:id="4436" w:author="Dr Mamadou SANOGO" w:date="2023-10-27T11:28:00Z">
        <w:r w:rsidRPr="007A4AFC" w:rsidDel="00693568">
          <w:rPr>
            <w:b/>
            <w:color w:val="000000" w:themeColor="text1"/>
            <w:szCs w:val="24"/>
            <w:rPrChange w:id="4437" w:author="Dr Mamadou SANOGO" w:date="2023-10-25T18:15:00Z">
              <w:rPr>
                <w:b/>
                <w:szCs w:val="24"/>
              </w:rPr>
            </w:rPrChange>
          </w:rPr>
          <w:br w:type="page"/>
        </w:r>
      </w:del>
    </w:p>
    <w:p w14:paraId="0ED4EBA8" w14:textId="3BC998EC" w:rsidR="0047574A" w:rsidRPr="007A4AFC" w:rsidDel="00693568" w:rsidRDefault="0047574A">
      <w:pPr>
        <w:pStyle w:val="Paragraphedeliste"/>
        <w:numPr>
          <w:ilvl w:val="3"/>
          <w:numId w:val="3"/>
        </w:numPr>
        <w:spacing w:line="240" w:lineRule="auto"/>
        <w:ind w:left="284" w:hanging="284"/>
        <w:rPr>
          <w:del w:id="4438" w:author="Dr Mamadou SANOGO" w:date="2023-10-27T11:28:00Z"/>
          <w:b/>
          <w:color w:val="000000" w:themeColor="text1"/>
          <w:szCs w:val="24"/>
          <w:rPrChange w:id="4439" w:author="Dr Mamadou SANOGO" w:date="2023-10-25T18:15:00Z">
            <w:rPr>
              <w:del w:id="4440" w:author="Dr Mamadou SANOGO" w:date="2023-10-27T11:28:00Z"/>
              <w:b/>
              <w:szCs w:val="24"/>
            </w:rPr>
          </w:rPrChange>
        </w:rPr>
      </w:pPr>
      <w:del w:id="4441" w:author="Dr Mamadou SANOGO" w:date="2023-10-27T11:28:00Z">
        <w:r w:rsidRPr="007A4AFC" w:rsidDel="00693568">
          <w:rPr>
            <w:b/>
            <w:color w:val="000000" w:themeColor="text1"/>
            <w:szCs w:val="24"/>
            <w:rPrChange w:id="4442" w:author="Dr Mamadou SANOGO" w:date="2023-10-25T18:15:00Z">
              <w:rPr>
                <w:b/>
                <w:szCs w:val="24"/>
              </w:rPr>
            </w:rPrChange>
          </w:rPr>
          <w:delText>Réussite académique</w:delText>
        </w:r>
      </w:del>
    </w:p>
    <w:p w14:paraId="19614FEB" w14:textId="3FFC6010" w:rsidR="0047574A" w:rsidRPr="007A4AFC" w:rsidDel="00693568" w:rsidRDefault="0047574A" w:rsidP="0047574A">
      <w:pPr>
        <w:spacing w:line="240" w:lineRule="auto"/>
        <w:rPr>
          <w:del w:id="4443" w:author="Dr Mamadou SANOGO" w:date="2023-10-27T11:28:00Z"/>
          <w:b/>
          <w:bCs/>
          <w:i/>
          <w:iCs/>
          <w:color w:val="000000" w:themeColor="text1"/>
          <w:sz w:val="14"/>
          <w:rPrChange w:id="4444" w:author="Dr Mamadou SANOGO" w:date="2023-10-25T18:15:00Z">
            <w:rPr>
              <w:del w:id="4445" w:author="Dr Mamadou SANOGO" w:date="2023-10-27T11:28:00Z"/>
              <w:b/>
              <w:bCs/>
              <w:i/>
              <w:iCs/>
              <w:sz w:val="14"/>
            </w:rPr>
          </w:rPrChange>
        </w:rPr>
      </w:pPr>
    </w:p>
    <w:p w14:paraId="4543B393" w14:textId="64250EEC" w:rsidR="0047574A" w:rsidRPr="007A4AFC" w:rsidDel="00693568" w:rsidRDefault="0047574A">
      <w:pPr>
        <w:pStyle w:val="Paragraphedeliste"/>
        <w:numPr>
          <w:ilvl w:val="0"/>
          <w:numId w:val="2"/>
        </w:numPr>
        <w:spacing w:line="240" w:lineRule="auto"/>
        <w:rPr>
          <w:del w:id="4446" w:author="Dr Mamadou SANOGO" w:date="2023-10-27T11:28:00Z"/>
          <w:b/>
          <w:bCs/>
          <w:color w:val="000000" w:themeColor="text1"/>
          <w:szCs w:val="24"/>
          <w:rPrChange w:id="4447" w:author="Dr Mamadou SANOGO" w:date="2023-10-25T18:15:00Z">
            <w:rPr>
              <w:del w:id="4448" w:author="Dr Mamadou SANOGO" w:date="2023-10-27T11:28:00Z"/>
              <w:b/>
              <w:bCs/>
              <w:szCs w:val="24"/>
            </w:rPr>
          </w:rPrChange>
        </w:rPr>
      </w:pPr>
      <w:del w:id="4449" w:author="Dr Mamadou SANOGO" w:date="2023-10-27T11:28:00Z">
        <w:r w:rsidRPr="007A4AFC" w:rsidDel="00693568">
          <w:rPr>
            <w:b/>
            <w:bCs/>
            <w:color w:val="000000" w:themeColor="text1"/>
            <w:szCs w:val="24"/>
            <w:rPrChange w:id="4450" w:author="Dr Mamadou SANOGO" w:date="2023-10-25T18:15:00Z">
              <w:rPr>
                <w:b/>
                <w:bCs/>
                <w:szCs w:val="24"/>
              </w:rPr>
            </w:rPrChange>
          </w:rPr>
          <w:delText>Etudiants en formation initiale</w:delText>
        </w:r>
      </w:del>
    </w:p>
    <w:p w14:paraId="514CFA00" w14:textId="7CBA677F" w:rsidR="0047574A" w:rsidRPr="007A4AFC" w:rsidDel="00693568" w:rsidRDefault="0047574A" w:rsidP="0047574A">
      <w:pPr>
        <w:spacing w:line="240" w:lineRule="auto"/>
        <w:rPr>
          <w:del w:id="4451" w:author="Dr Mamadou SANOGO" w:date="2023-10-27T11:28:00Z"/>
          <w:color w:val="000000" w:themeColor="text1"/>
          <w:rPrChange w:id="4452" w:author="Dr Mamadou SANOGO" w:date="2023-10-25T18:15:00Z">
            <w:rPr>
              <w:del w:id="4453" w:author="Dr Mamadou SANOGO" w:date="2023-10-27T11:28:00Z"/>
            </w:rPr>
          </w:rPrChange>
        </w:rPr>
      </w:pPr>
    </w:p>
    <w:tbl>
      <w:tblPr>
        <w:tblStyle w:val="Grilledutableau"/>
        <w:tblW w:w="0" w:type="auto"/>
        <w:tblLook w:val="04A0" w:firstRow="1" w:lastRow="0" w:firstColumn="1" w:lastColumn="0" w:noHBand="0" w:noVBand="1"/>
      </w:tblPr>
      <w:tblGrid>
        <w:gridCol w:w="2404"/>
        <w:gridCol w:w="1559"/>
        <w:gridCol w:w="1701"/>
        <w:gridCol w:w="1701"/>
        <w:gridCol w:w="1696"/>
      </w:tblGrid>
      <w:tr w:rsidR="007A4AFC" w:rsidRPr="007A4AFC" w:rsidDel="00693568" w14:paraId="2184A6CA" w14:textId="3AFD2A5F" w:rsidTr="00887FDF">
        <w:trPr>
          <w:del w:id="4454" w:author="Dr Mamadou SANOGO" w:date="2023-10-27T11:28:00Z"/>
        </w:trPr>
        <w:tc>
          <w:tcPr>
            <w:tcW w:w="2404" w:type="dxa"/>
          </w:tcPr>
          <w:p w14:paraId="22BD47BA" w14:textId="1A391A77" w:rsidR="005A55FB" w:rsidRPr="007A4AFC" w:rsidDel="00693568" w:rsidRDefault="005A55FB" w:rsidP="00D66841">
            <w:pPr>
              <w:spacing w:line="240" w:lineRule="auto"/>
              <w:rPr>
                <w:del w:id="4455" w:author="Dr Mamadou SANOGO" w:date="2023-10-27T11:28:00Z"/>
                <w:b/>
                <w:color w:val="000000" w:themeColor="text1"/>
                <w:rPrChange w:id="4456" w:author="Dr Mamadou SANOGO" w:date="2023-10-25T18:15:00Z">
                  <w:rPr>
                    <w:del w:id="4457" w:author="Dr Mamadou SANOGO" w:date="2023-10-27T11:28:00Z"/>
                    <w:b/>
                  </w:rPr>
                </w:rPrChange>
              </w:rPr>
            </w:pPr>
            <w:del w:id="4458" w:author="Dr Mamadou SANOGO" w:date="2023-10-27T11:28:00Z">
              <w:r w:rsidRPr="007A4AFC" w:rsidDel="00693568">
                <w:rPr>
                  <w:b/>
                  <w:color w:val="000000" w:themeColor="text1"/>
                  <w:rPrChange w:id="4459" w:author="Dr Mamadou SANOGO" w:date="2023-10-25T18:15:00Z">
                    <w:rPr>
                      <w:b/>
                    </w:rPr>
                  </w:rPrChange>
                </w:rPr>
                <w:delText>Année universitaire</w:delText>
              </w:r>
            </w:del>
          </w:p>
        </w:tc>
        <w:tc>
          <w:tcPr>
            <w:tcW w:w="1559" w:type="dxa"/>
          </w:tcPr>
          <w:p w14:paraId="52756F94" w14:textId="22E6DE62" w:rsidR="005A55FB" w:rsidRPr="007A4AFC" w:rsidDel="00693568" w:rsidRDefault="005A55FB" w:rsidP="00D66841">
            <w:pPr>
              <w:spacing w:line="240" w:lineRule="auto"/>
              <w:jc w:val="center"/>
              <w:rPr>
                <w:del w:id="4460" w:author="Dr Mamadou SANOGO" w:date="2023-10-27T11:28:00Z"/>
                <w:b/>
                <w:color w:val="000000" w:themeColor="text1"/>
                <w:rPrChange w:id="4461" w:author="Dr Mamadou SANOGO" w:date="2023-10-25T18:15:00Z">
                  <w:rPr>
                    <w:del w:id="4462" w:author="Dr Mamadou SANOGO" w:date="2023-10-27T11:28:00Z"/>
                    <w:b/>
                  </w:rPr>
                </w:rPrChange>
              </w:rPr>
            </w:pPr>
            <w:del w:id="4463" w:author="Dr Mamadou SANOGO" w:date="2023-10-27T11:28:00Z">
              <w:r w:rsidRPr="007A4AFC" w:rsidDel="00693568">
                <w:rPr>
                  <w:b/>
                  <w:color w:val="000000" w:themeColor="text1"/>
                  <w:rPrChange w:id="4464" w:author="Dr Mamadou SANOGO" w:date="2023-10-25T18:15:00Z">
                    <w:rPr>
                      <w:b/>
                    </w:rPr>
                  </w:rPrChange>
                </w:rPr>
                <w:delText>2018-2019</w:delText>
              </w:r>
            </w:del>
          </w:p>
        </w:tc>
        <w:tc>
          <w:tcPr>
            <w:tcW w:w="1701" w:type="dxa"/>
          </w:tcPr>
          <w:p w14:paraId="7E4665C4" w14:textId="0476C10C" w:rsidR="005A55FB" w:rsidRPr="007A4AFC" w:rsidDel="00693568" w:rsidRDefault="005A55FB" w:rsidP="00D66841">
            <w:pPr>
              <w:spacing w:line="240" w:lineRule="auto"/>
              <w:jc w:val="center"/>
              <w:rPr>
                <w:del w:id="4465" w:author="Dr Mamadou SANOGO" w:date="2023-10-27T11:28:00Z"/>
                <w:b/>
                <w:color w:val="000000" w:themeColor="text1"/>
                <w:rPrChange w:id="4466" w:author="Dr Mamadou SANOGO" w:date="2023-10-25T18:15:00Z">
                  <w:rPr>
                    <w:del w:id="4467" w:author="Dr Mamadou SANOGO" w:date="2023-10-27T11:28:00Z"/>
                    <w:b/>
                  </w:rPr>
                </w:rPrChange>
              </w:rPr>
            </w:pPr>
            <w:del w:id="4468" w:author="Dr Mamadou SANOGO" w:date="2023-10-27T11:28:00Z">
              <w:r w:rsidRPr="007A4AFC" w:rsidDel="00693568">
                <w:rPr>
                  <w:b/>
                  <w:color w:val="000000" w:themeColor="text1"/>
                  <w:rPrChange w:id="4469" w:author="Dr Mamadou SANOGO" w:date="2023-10-25T18:15:00Z">
                    <w:rPr>
                      <w:b/>
                    </w:rPr>
                  </w:rPrChange>
                </w:rPr>
                <w:delText>2019-2020</w:delText>
              </w:r>
            </w:del>
          </w:p>
        </w:tc>
        <w:tc>
          <w:tcPr>
            <w:tcW w:w="1701" w:type="dxa"/>
          </w:tcPr>
          <w:p w14:paraId="6DBB0AB5" w14:textId="43532BEC" w:rsidR="005A55FB" w:rsidRPr="007A4AFC" w:rsidDel="00693568" w:rsidRDefault="005A55FB" w:rsidP="00D66841">
            <w:pPr>
              <w:spacing w:line="240" w:lineRule="auto"/>
              <w:jc w:val="center"/>
              <w:rPr>
                <w:del w:id="4470" w:author="Dr Mamadou SANOGO" w:date="2023-10-27T11:28:00Z"/>
                <w:b/>
                <w:color w:val="000000" w:themeColor="text1"/>
                <w:rPrChange w:id="4471" w:author="Dr Mamadou SANOGO" w:date="2023-10-25T18:15:00Z">
                  <w:rPr>
                    <w:del w:id="4472" w:author="Dr Mamadou SANOGO" w:date="2023-10-27T11:28:00Z"/>
                    <w:b/>
                  </w:rPr>
                </w:rPrChange>
              </w:rPr>
            </w:pPr>
            <w:del w:id="4473" w:author="Dr Mamadou SANOGO" w:date="2023-10-27T11:28:00Z">
              <w:r w:rsidRPr="007A4AFC" w:rsidDel="00693568">
                <w:rPr>
                  <w:b/>
                  <w:color w:val="000000" w:themeColor="text1"/>
                  <w:rPrChange w:id="4474" w:author="Dr Mamadou SANOGO" w:date="2023-10-25T18:15:00Z">
                    <w:rPr>
                      <w:b/>
                    </w:rPr>
                  </w:rPrChange>
                </w:rPr>
                <w:delText>2020-2021</w:delText>
              </w:r>
            </w:del>
          </w:p>
        </w:tc>
        <w:tc>
          <w:tcPr>
            <w:tcW w:w="1696" w:type="dxa"/>
          </w:tcPr>
          <w:p w14:paraId="3B96C15B" w14:textId="7C5DF140" w:rsidR="005A55FB" w:rsidRPr="007A4AFC" w:rsidDel="00693568" w:rsidRDefault="005A55FB" w:rsidP="00D66841">
            <w:pPr>
              <w:spacing w:line="240" w:lineRule="auto"/>
              <w:jc w:val="center"/>
              <w:rPr>
                <w:del w:id="4475" w:author="Dr Mamadou SANOGO" w:date="2023-10-27T11:28:00Z"/>
                <w:b/>
                <w:color w:val="000000" w:themeColor="text1"/>
                <w:rPrChange w:id="4476" w:author="Dr Mamadou SANOGO" w:date="2023-10-25T18:15:00Z">
                  <w:rPr>
                    <w:del w:id="4477" w:author="Dr Mamadou SANOGO" w:date="2023-10-27T11:28:00Z"/>
                    <w:b/>
                  </w:rPr>
                </w:rPrChange>
              </w:rPr>
            </w:pPr>
            <w:del w:id="4478" w:author="Dr Mamadou SANOGO" w:date="2023-10-27T11:28:00Z">
              <w:r w:rsidRPr="007A4AFC" w:rsidDel="00693568">
                <w:rPr>
                  <w:b/>
                  <w:color w:val="000000" w:themeColor="text1"/>
                  <w:rPrChange w:id="4479" w:author="Dr Mamadou SANOGO" w:date="2023-10-25T18:15:00Z">
                    <w:rPr>
                      <w:b/>
                    </w:rPr>
                  </w:rPrChange>
                </w:rPr>
                <w:delText>2021-2022</w:delText>
              </w:r>
            </w:del>
          </w:p>
        </w:tc>
      </w:tr>
      <w:tr w:rsidR="007A4AFC" w:rsidRPr="007A4AFC" w:rsidDel="00693568" w14:paraId="0ED5A43E" w14:textId="29626E25" w:rsidTr="00887FDF">
        <w:trPr>
          <w:del w:id="4480" w:author="Dr Mamadou SANOGO" w:date="2023-10-27T11:28:00Z"/>
        </w:trPr>
        <w:tc>
          <w:tcPr>
            <w:tcW w:w="2404" w:type="dxa"/>
          </w:tcPr>
          <w:p w14:paraId="78FF47FB" w14:textId="1E4F25AB" w:rsidR="00887FDF" w:rsidRPr="007A4AFC" w:rsidDel="00693568" w:rsidRDefault="00887FDF" w:rsidP="00887FDF">
            <w:pPr>
              <w:spacing w:line="240" w:lineRule="auto"/>
              <w:rPr>
                <w:del w:id="4481" w:author="Dr Mamadou SANOGO" w:date="2023-10-27T11:28:00Z"/>
                <w:color w:val="000000" w:themeColor="text1"/>
                <w:rPrChange w:id="4482" w:author="Dr Mamadou SANOGO" w:date="2023-10-25T18:15:00Z">
                  <w:rPr>
                    <w:del w:id="4483" w:author="Dr Mamadou SANOGO" w:date="2023-10-27T11:28:00Z"/>
                  </w:rPr>
                </w:rPrChange>
              </w:rPr>
            </w:pPr>
            <w:del w:id="4484" w:author="Dr Mamadou SANOGO" w:date="2023-10-27T11:28:00Z">
              <w:r w:rsidRPr="007A4AFC" w:rsidDel="00693568">
                <w:rPr>
                  <w:color w:val="000000" w:themeColor="text1"/>
                  <w:rPrChange w:id="4485" w:author="Dr Mamadou SANOGO" w:date="2023-10-25T18:15:00Z">
                    <w:rPr/>
                  </w:rPrChange>
                </w:rPr>
                <w:delText>Nbr. et % d’étudiants ayant validé le M1</w:delText>
              </w:r>
            </w:del>
          </w:p>
        </w:tc>
        <w:tc>
          <w:tcPr>
            <w:tcW w:w="1559" w:type="dxa"/>
            <w:vAlign w:val="center"/>
          </w:tcPr>
          <w:p w14:paraId="747955A7" w14:textId="3CF3D428" w:rsidR="00887FDF" w:rsidRPr="007A4AFC" w:rsidDel="00693568" w:rsidRDefault="00887FDF" w:rsidP="00887FDF">
            <w:pPr>
              <w:spacing w:line="240" w:lineRule="auto"/>
              <w:jc w:val="center"/>
              <w:rPr>
                <w:del w:id="4486" w:author="Dr Mamadou SANOGO" w:date="2023-10-27T11:28:00Z"/>
                <w:color w:val="000000" w:themeColor="text1"/>
                <w:rPrChange w:id="4487" w:author="Dr Mamadou SANOGO" w:date="2023-10-25T18:15:00Z">
                  <w:rPr>
                    <w:del w:id="4488" w:author="Dr Mamadou SANOGO" w:date="2023-10-27T11:28:00Z"/>
                  </w:rPr>
                </w:rPrChange>
              </w:rPr>
            </w:pPr>
            <w:del w:id="4489" w:author="Dr Mamadou SANOGO" w:date="2023-10-26T14:16:00Z">
              <w:r w:rsidRPr="007A4AFC" w:rsidDel="00CB3C42">
                <w:rPr>
                  <w:color w:val="000000" w:themeColor="text1"/>
                  <w:rPrChange w:id="4490" w:author="Dr Mamadou SANOGO" w:date="2023-10-25T18:15:00Z">
                    <w:rPr/>
                  </w:rPrChange>
                </w:rPr>
                <w:delText>11</w:delText>
              </w:r>
            </w:del>
            <w:del w:id="4491" w:author="Dr Mamadou SANOGO" w:date="2023-10-27T11:28:00Z">
              <w:r w:rsidRPr="007A4AFC" w:rsidDel="00693568">
                <w:rPr>
                  <w:color w:val="000000" w:themeColor="text1"/>
                  <w:rPrChange w:id="4492" w:author="Dr Mamadou SANOGO" w:date="2023-10-25T18:15:00Z">
                    <w:rPr/>
                  </w:rPrChange>
                </w:rPr>
                <w:delText xml:space="preserve"> soit 100%</w:delText>
              </w:r>
            </w:del>
          </w:p>
        </w:tc>
        <w:tc>
          <w:tcPr>
            <w:tcW w:w="1701" w:type="dxa"/>
            <w:vAlign w:val="center"/>
          </w:tcPr>
          <w:p w14:paraId="6DD7D00A" w14:textId="04681344" w:rsidR="00887FDF" w:rsidRPr="007A4AFC" w:rsidDel="00693568" w:rsidRDefault="00887FDF" w:rsidP="00887FDF">
            <w:pPr>
              <w:spacing w:line="240" w:lineRule="auto"/>
              <w:jc w:val="center"/>
              <w:rPr>
                <w:del w:id="4493" w:author="Dr Mamadou SANOGO" w:date="2023-10-27T11:28:00Z"/>
                <w:color w:val="000000" w:themeColor="text1"/>
                <w:rPrChange w:id="4494" w:author="Dr Mamadou SANOGO" w:date="2023-10-25T18:15:00Z">
                  <w:rPr>
                    <w:del w:id="4495" w:author="Dr Mamadou SANOGO" w:date="2023-10-27T11:28:00Z"/>
                  </w:rPr>
                </w:rPrChange>
              </w:rPr>
            </w:pPr>
            <w:del w:id="4496" w:author="Dr Mamadou SANOGO" w:date="2023-10-27T11:28:00Z">
              <w:r w:rsidRPr="007A4AFC" w:rsidDel="00693568">
                <w:rPr>
                  <w:color w:val="000000" w:themeColor="text1"/>
                  <w:rPrChange w:id="4497" w:author="Dr Mamadou SANOGO" w:date="2023-10-25T18:15:00Z">
                    <w:rPr/>
                  </w:rPrChange>
                </w:rPr>
                <w:delText>1</w:delText>
              </w:r>
            </w:del>
            <w:del w:id="4498" w:author="Dr Mamadou SANOGO" w:date="2023-10-26T14:41:00Z">
              <w:r w:rsidRPr="007A4AFC" w:rsidDel="00CB3C42">
                <w:rPr>
                  <w:color w:val="000000" w:themeColor="text1"/>
                  <w:rPrChange w:id="4499" w:author="Dr Mamadou SANOGO" w:date="2023-10-25T18:15:00Z">
                    <w:rPr/>
                  </w:rPrChange>
                </w:rPr>
                <w:delText>2</w:delText>
              </w:r>
            </w:del>
            <w:del w:id="4500" w:author="Dr Mamadou SANOGO" w:date="2023-10-27T11:28:00Z">
              <w:r w:rsidRPr="007A4AFC" w:rsidDel="00693568">
                <w:rPr>
                  <w:color w:val="000000" w:themeColor="text1"/>
                  <w:rPrChange w:id="4501" w:author="Dr Mamadou SANOGO" w:date="2023-10-25T18:15:00Z">
                    <w:rPr/>
                  </w:rPrChange>
                </w:rPr>
                <w:delText xml:space="preserve"> soit 100%</w:delText>
              </w:r>
            </w:del>
          </w:p>
        </w:tc>
        <w:tc>
          <w:tcPr>
            <w:tcW w:w="1701" w:type="dxa"/>
            <w:vAlign w:val="center"/>
          </w:tcPr>
          <w:p w14:paraId="0B5510E3" w14:textId="665F3D60" w:rsidR="00887FDF" w:rsidRPr="007A4AFC" w:rsidDel="00693568" w:rsidRDefault="00887FDF" w:rsidP="00887FDF">
            <w:pPr>
              <w:spacing w:line="240" w:lineRule="auto"/>
              <w:jc w:val="center"/>
              <w:rPr>
                <w:del w:id="4502" w:author="Dr Mamadou SANOGO" w:date="2023-10-27T11:28:00Z"/>
                <w:color w:val="000000" w:themeColor="text1"/>
                <w:rPrChange w:id="4503" w:author="Dr Mamadou SANOGO" w:date="2023-10-25T18:15:00Z">
                  <w:rPr>
                    <w:del w:id="4504" w:author="Dr Mamadou SANOGO" w:date="2023-10-27T11:28:00Z"/>
                  </w:rPr>
                </w:rPrChange>
              </w:rPr>
            </w:pPr>
            <w:del w:id="4505" w:author="Dr Mamadou SANOGO" w:date="2023-10-27T11:28:00Z">
              <w:r w:rsidRPr="007A4AFC" w:rsidDel="00693568">
                <w:rPr>
                  <w:color w:val="000000" w:themeColor="text1"/>
                  <w:rPrChange w:id="4506" w:author="Dr Mamadou SANOGO" w:date="2023-10-25T18:15:00Z">
                    <w:rPr/>
                  </w:rPrChange>
                </w:rPr>
                <w:delText>1</w:delText>
              </w:r>
            </w:del>
            <w:del w:id="4507" w:author="Dr Mamadou SANOGO" w:date="2023-10-26T14:54:00Z">
              <w:r w:rsidRPr="007A4AFC" w:rsidDel="00CB3C42">
                <w:rPr>
                  <w:color w:val="000000" w:themeColor="text1"/>
                  <w:rPrChange w:id="4508" w:author="Dr Mamadou SANOGO" w:date="2023-10-25T18:15:00Z">
                    <w:rPr/>
                  </w:rPrChange>
                </w:rPr>
                <w:delText>2</w:delText>
              </w:r>
            </w:del>
            <w:del w:id="4509" w:author="Dr Mamadou SANOGO" w:date="2023-10-27T11:28:00Z">
              <w:r w:rsidRPr="007A4AFC" w:rsidDel="00693568">
                <w:rPr>
                  <w:color w:val="000000" w:themeColor="text1"/>
                  <w:rPrChange w:id="4510" w:author="Dr Mamadou SANOGO" w:date="2023-10-25T18:15:00Z">
                    <w:rPr/>
                  </w:rPrChange>
                </w:rPr>
                <w:delText xml:space="preserve"> soit 100%</w:delText>
              </w:r>
            </w:del>
          </w:p>
        </w:tc>
        <w:tc>
          <w:tcPr>
            <w:tcW w:w="1696" w:type="dxa"/>
            <w:vAlign w:val="center"/>
          </w:tcPr>
          <w:p w14:paraId="597594AD" w14:textId="2939CC61" w:rsidR="00887FDF" w:rsidRPr="007A4AFC" w:rsidDel="00693568" w:rsidRDefault="00887FDF" w:rsidP="00887FDF">
            <w:pPr>
              <w:spacing w:line="240" w:lineRule="auto"/>
              <w:jc w:val="center"/>
              <w:rPr>
                <w:del w:id="4511" w:author="Dr Mamadou SANOGO" w:date="2023-10-27T11:28:00Z"/>
                <w:color w:val="000000" w:themeColor="text1"/>
                <w:rPrChange w:id="4512" w:author="Dr Mamadou SANOGO" w:date="2023-10-25T18:15:00Z">
                  <w:rPr>
                    <w:del w:id="4513" w:author="Dr Mamadou SANOGO" w:date="2023-10-27T11:28:00Z"/>
                  </w:rPr>
                </w:rPrChange>
              </w:rPr>
            </w:pPr>
            <w:del w:id="4514" w:author="Dr Mamadou SANOGO" w:date="2023-10-27T11:28:00Z">
              <w:r w:rsidRPr="007A4AFC" w:rsidDel="00693568">
                <w:rPr>
                  <w:color w:val="000000" w:themeColor="text1"/>
                  <w:rPrChange w:id="4515" w:author="Dr Mamadou SANOGO" w:date="2023-10-25T18:15:00Z">
                    <w:rPr/>
                  </w:rPrChange>
                </w:rPr>
                <w:delText>1</w:delText>
              </w:r>
            </w:del>
            <w:del w:id="4516" w:author="Dr Mamadou SANOGO" w:date="2023-10-26T15:34:00Z">
              <w:r w:rsidRPr="007A4AFC" w:rsidDel="00CB3C42">
                <w:rPr>
                  <w:color w:val="000000" w:themeColor="text1"/>
                  <w:rPrChange w:id="4517" w:author="Dr Mamadou SANOGO" w:date="2023-10-25T18:15:00Z">
                    <w:rPr/>
                  </w:rPrChange>
                </w:rPr>
                <w:delText>2</w:delText>
              </w:r>
            </w:del>
            <w:del w:id="4518" w:author="Dr Mamadou SANOGO" w:date="2023-10-27T11:28:00Z">
              <w:r w:rsidRPr="007A4AFC" w:rsidDel="00693568">
                <w:rPr>
                  <w:color w:val="000000" w:themeColor="text1"/>
                  <w:rPrChange w:id="4519" w:author="Dr Mamadou SANOGO" w:date="2023-10-25T18:15:00Z">
                    <w:rPr/>
                  </w:rPrChange>
                </w:rPr>
                <w:delText xml:space="preserve"> soit 100%</w:delText>
              </w:r>
            </w:del>
          </w:p>
        </w:tc>
      </w:tr>
      <w:tr w:rsidR="007A4AFC" w:rsidRPr="007A4AFC" w:rsidDel="00693568" w14:paraId="4DB6F1FE" w14:textId="7A82239C" w:rsidTr="00887FDF">
        <w:trPr>
          <w:del w:id="4520" w:author="Dr Mamadou SANOGO" w:date="2023-10-27T11:28:00Z"/>
        </w:trPr>
        <w:tc>
          <w:tcPr>
            <w:tcW w:w="2404" w:type="dxa"/>
          </w:tcPr>
          <w:p w14:paraId="350A8783" w14:textId="65BE9C49" w:rsidR="00887FDF" w:rsidRPr="007A4AFC" w:rsidDel="00693568" w:rsidRDefault="00887FDF" w:rsidP="00887FDF">
            <w:pPr>
              <w:spacing w:line="240" w:lineRule="auto"/>
              <w:rPr>
                <w:del w:id="4521" w:author="Dr Mamadou SANOGO" w:date="2023-10-27T11:28:00Z"/>
                <w:color w:val="000000" w:themeColor="text1"/>
                <w:rPrChange w:id="4522" w:author="Dr Mamadou SANOGO" w:date="2023-10-25T18:15:00Z">
                  <w:rPr>
                    <w:del w:id="4523" w:author="Dr Mamadou SANOGO" w:date="2023-10-27T11:28:00Z"/>
                  </w:rPr>
                </w:rPrChange>
              </w:rPr>
            </w:pPr>
            <w:del w:id="4524" w:author="Dr Mamadou SANOGO" w:date="2023-10-27T11:28:00Z">
              <w:r w:rsidRPr="007A4AFC" w:rsidDel="00693568">
                <w:rPr>
                  <w:color w:val="000000" w:themeColor="text1"/>
                  <w:rPrChange w:id="4525" w:author="Dr Mamadou SANOGO" w:date="2023-10-25T18:15:00Z">
                    <w:rPr/>
                  </w:rPrChange>
                </w:rPr>
                <w:delText>Nbr. et % d’étudiants admis en M2 avec dettes</w:delText>
              </w:r>
            </w:del>
          </w:p>
        </w:tc>
        <w:tc>
          <w:tcPr>
            <w:tcW w:w="1559" w:type="dxa"/>
            <w:vAlign w:val="center"/>
          </w:tcPr>
          <w:p w14:paraId="6FFD6DC6" w14:textId="7D60F8A1" w:rsidR="00887FDF" w:rsidRPr="007A4AFC" w:rsidDel="00693568" w:rsidRDefault="00887FDF" w:rsidP="00887FDF">
            <w:pPr>
              <w:spacing w:line="240" w:lineRule="auto"/>
              <w:jc w:val="center"/>
              <w:rPr>
                <w:del w:id="4526" w:author="Dr Mamadou SANOGO" w:date="2023-10-27T11:28:00Z"/>
                <w:color w:val="000000" w:themeColor="text1"/>
                <w:rPrChange w:id="4527" w:author="Dr Mamadou SANOGO" w:date="2023-10-25T18:15:00Z">
                  <w:rPr>
                    <w:del w:id="4528" w:author="Dr Mamadou SANOGO" w:date="2023-10-27T11:28:00Z"/>
                  </w:rPr>
                </w:rPrChange>
              </w:rPr>
            </w:pPr>
            <w:del w:id="4529" w:author="Dr Mamadou SANOGO" w:date="2023-10-27T11:28:00Z">
              <w:r w:rsidRPr="007A4AFC" w:rsidDel="00693568">
                <w:rPr>
                  <w:color w:val="000000" w:themeColor="text1"/>
                  <w:rPrChange w:id="4530" w:author="Dr Mamadou SANOGO" w:date="2023-10-25T18:15:00Z">
                    <w:rPr/>
                  </w:rPrChange>
                </w:rPr>
                <w:delText>2 soit 18%</w:delText>
              </w:r>
            </w:del>
          </w:p>
        </w:tc>
        <w:tc>
          <w:tcPr>
            <w:tcW w:w="1701" w:type="dxa"/>
            <w:vAlign w:val="center"/>
          </w:tcPr>
          <w:p w14:paraId="6869462E" w14:textId="0AC40E4C" w:rsidR="00887FDF" w:rsidRPr="007A4AFC" w:rsidDel="00693568" w:rsidRDefault="00887FDF" w:rsidP="00887FDF">
            <w:pPr>
              <w:spacing w:line="240" w:lineRule="auto"/>
              <w:jc w:val="center"/>
              <w:rPr>
                <w:del w:id="4531" w:author="Dr Mamadou SANOGO" w:date="2023-10-27T11:28:00Z"/>
                <w:color w:val="000000" w:themeColor="text1"/>
                <w:rPrChange w:id="4532" w:author="Dr Mamadou SANOGO" w:date="2023-10-25T18:15:00Z">
                  <w:rPr>
                    <w:del w:id="4533" w:author="Dr Mamadou SANOGO" w:date="2023-10-27T11:28:00Z"/>
                  </w:rPr>
                </w:rPrChange>
              </w:rPr>
            </w:pPr>
            <w:del w:id="4534" w:author="Dr Mamadou SANOGO" w:date="2023-10-27T11:28:00Z">
              <w:r w:rsidRPr="007A4AFC" w:rsidDel="00693568">
                <w:rPr>
                  <w:color w:val="000000" w:themeColor="text1"/>
                  <w:rPrChange w:id="4535" w:author="Dr Mamadou SANOGO" w:date="2023-10-25T18:15:00Z">
                    <w:rPr/>
                  </w:rPrChange>
                </w:rPr>
                <w:delText>0 soit 0%</w:delText>
              </w:r>
            </w:del>
          </w:p>
        </w:tc>
        <w:tc>
          <w:tcPr>
            <w:tcW w:w="1701" w:type="dxa"/>
            <w:vAlign w:val="center"/>
          </w:tcPr>
          <w:p w14:paraId="29B6394A" w14:textId="2826B1B2" w:rsidR="00887FDF" w:rsidRPr="007A4AFC" w:rsidDel="00693568" w:rsidRDefault="00887FDF" w:rsidP="00887FDF">
            <w:pPr>
              <w:spacing w:line="240" w:lineRule="auto"/>
              <w:jc w:val="center"/>
              <w:rPr>
                <w:del w:id="4536" w:author="Dr Mamadou SANOGO" w:date="2023-10-27T11:28:00Z"/>
                <w:color w:val="000000" w:themeColor="text1"/>
                <w:rPrChange w:id="4537" w:author="Dr Mamadou SANOGO" w:date="2023-10-25T18:15:00Z">
                  <w:rPr>
                    <w:del w:id="4538" w:author="Dr Mamadou SANOGO" w:date="2023-10-27T11:28:00Z"/>
                  </w:rPr>
                </w:rPrChange>
              </w:rPr>
            </w:pPr>
            <w:del w:id="4539" w:author="Dr Mamadou SANOGO" w:date="2023-10-27T11:28:00Z">
              <w:r w:rsidRPr="007A4AFC" w:rsidDel="00693568">
                <w:rPr>
                  <w:color w:val="000000" w:themeColor="text1"/>
                  <w:rPrChange w:id="4540" w:author="Dr Mamadou SANOGO" w:date="2023-10-25T18:15:00Z">
                    <w:rPr/>
                  </w:rPrChange>
                </w:rPr>
                <w:delText>0 soit 0%</w:delText>
              </w:r>
            </w:del>
          </w:p>
        </w:tc>
        <w:tc>
          <w:tcPr>
            <w:tcW w:w="1696" w:type="dxa"/>
            <w:vAlign w:val="center"/>
          </w:tcPr>
          <w:p w14:paraId="4EC098E9" w14:textId="7934D2A6" w:rsidR="00887FDF" w:rsidRPr="007A4AFC" w:rsidDel="00693568" w:rsidRDefault="00887FDF" w:rsidP="00887FDF">
            <w:pPr>
              <w:spacing w:line="240" w:lineRule="auto"/>
              <w:jc w:val="center"/>
              <w:rPr>
                <w:del w:id="4541" w:author="Dr Mamadou SANOGO" w:date="2023-10-27T11:28:00Z"/>
                <w:color w:val="000000" w:themeColor="text1"/>
                <w:rPrChange w:id="4542" w:author="Dr Mamadou SANOGO" w:date="2023-10-25T18:15:00Z">
                  <w:rPr>
                    <w:del w:id="4543" w:author="Dr Mamadou SANOGO" w:date="2023-10-27T11:28:00Z"/>
                  </w:rPr>
                </w:rPrChange>
              </w:rPr>
            </w:pPr>
            <w:del w:id="4544" w:author="Dr Mamadou SANOGO" w:date="2023-10-27T11:28:00Z">
              <w:r w:rsidRPr="007A4AFC" w:rsidDel="00693568">
                <w:rPr>
                  <w:color w:val="000000" w:themeColor="text1"/>
                  <w:rPrChange w:id="4545" w:author="Dr Mamadou SANOGO" w:date="2023-10-25T18:15:00Z">
                    <w:rPr/>
                  </w:rPrChange>
                </w:rPr>
                <w:delText>0 soit 0%</w:delText>
              </w:r>
            </w:del>
          </w:p>
        </w:tc>
      </w:tr>
      <w:tr w:rsidR="007A4AFC" w:rsidRPr="007A4AFC" w:rsidDel="00693568" w14:paraId="0E7EF4C6" w14:textId="75872429" w:rsidTr="00887FDF">
        <w:trPr>
          <w:del w:id="4546" w:author="Dr Mamadou SANOGO" w:date="2023-10-27T11:28:00Z"/>
        </w:trPr>
        <w:tc>
          <w:tcPr>
            <w:tcW w:w="2404" w:type="dxa"/>
          </w:tcPr>
          <w:p w14:paraId="7E6E84D2" w14:textId="3F1CB8F3" w:rsidR="00887FDF" w:rsidRPr="007A4AFC" w:rsidDel="00693568" w:rsidRDefault="00887FDF" w:rsidP="00887FDF">
            <w:pPr>
              <w:spacing w:line="240" w:lineRule="auto"/>
              <w:rPr>
                <w:del w:id="4547" w:author="Dr Mamadou SANOGO" w:date="2023-10-27T11:28:00Z"/>
                <w:color w:val="000000" w:themeColor="text1"/>
                <w:rPrChange w:id="4548" w:author="Dr Mamadou SANOGO" w:date="2023-10-25T18:15:00Z">
                  <w:rPr>
                    <w:del w:id="4549" w:author="Dr Mamadou SANOGO" w:date="2023-10-27T11:28:00Z"/>
                  </w:rPr>
                </w:rPrChange>
              </w:rPr>
            </w:pPr>
            <w:del w:id="4550" w:author="Dr Mamadou SANOGO" w:date="2023-10-27T11:28:00Z">
              <w:r w:rsidRPr="007A4AFC" w:rsidDel="00693568">
                <w:rPr>
                  <w:color w:val="000000" w:themeColor="text1"/>
                  <w:rPrChange w:id="4551" w:author="Dr Mamadou SANOGO" w:date="2023-10-25T18:15:00Z">
                    <w:rPr/>
                  </w:rPrChange>
                </w:rPr>
                <w:delText>Nbr. et % d’étudiants ajournés en M1</w:delText>
              </w:r>
            </w:del>
          </w:p>
        </w:tc>
        <w:tc>
          <w:tcPr>
            <w:tcW w:w="1559" w:type="dxa"/>
            <w:vAlign w:val="center"/>
          </w:tcPr>
          <w:p w14:paraId="70EA6D8A" w14:textId="54BB84D9" w:rsidR="00887FDF" w:rsidRPr="007A4AFC" w:rsidDel="00693568" w:rsidRDefault="00887FDF" w:rsidP="00887FDF">
            <w:pPr>
              <w:spacing w:line="240" w:lineRule="auto"/>
              <w:jc w:val="center"/>
              <w:rPr>
                <w:del w:id="4552" w:author="Dr Mamadou SANOGO" w:date="2023-10-27T11:28:00Z"/>
                <w:color w:val="000000" w:themeColor="text1"/>
                <w:rPrChange w:id="4553" w:author="Dr Mamadou SANOGO" w:date="2023-10-25T18:15:00Z">
                  <w:rPr>
                    <w:del w:id="4554" w:author="Dr Mamadou SANOGO" w:date="2023-10-27T11:28:00Z"/>
                  </w:rPr>
                </w:rPrChange>
              </w:rPr>
            </w:pPr>
            <w:del w:id="4555" w:author="Dr Mamadou SANOGO" w:date="2023-10-27T11:28:00Z">
              <w:r w:rsidRPr="007A4AFC" w:rsidDel="00693568">
                <w:rPr>
                  <w:color w:val="000000" w:themeColor="text1"/>
                  <w:rPrChange w:id="4556" w:author="Dr Mamadou SANOGO" w:date="2023-10-25T18:15:00Z">
                    <w:rPr/>
                  </w:rPrChange>
                </w:rPr>
                <w:delText>0 soit 0%</w:delText>
              </w:r>
            </w:del>
          </w:p>
        </w:tc>
        <w:tc>
          <w:tcPr>
            <w:tcW w:w="1701" w:type="dxa"/>
            <w:vAlign w:val="center"/>
          </w:tcPr>
          <w:p w14:paraId="6C792DB5" w14:textId="297B2B36" w:rsidR="00887FDF" w:rsidRPr="007A4AFC" w:rsidDel="00693568" w:rsidRDefault="00887FDF" w:rsidP="00887FDF">
            <w:pPr>
              <w:spacing w:line="240" w:lineRule="auto"/>
              <w:jc w:val="center"/>
              <w:rPr>
                <w:del w:id="4557" w:author="Dr Mamadou SANOGO" w:date="2023-10-27T11:28:00Z"/>
                <w:color w:val="000000" w:themeColor="text1"/>
                <w:rPrChange w:id="4558" w:author="Dr Mamadou SANOGO" w:date="2023-10-25T18:15:00Z">
                  <w:rPr>
                    <w:del w:id="4559" w:author="Dr Mamadou SANOGO" w:date="2023-10-27T11:28:00Z"/>
                  </w:rPr>
                </w:rPrChange>
              </w:rPr>
            </w:pPr>
            <w:del w:id="4560" w:author="Dr Mamadou SANOGO" w:date="2023-10-27T11:28:00Z">
              <w:r w:rsidRPr="007A4AFC" w:rsidDel="00693568">
                <w:rPr>
                  <w:color w:val="000000" w:themeColor="text1"/>
                  <w:rPrChange w:id="4561" w:author="Dr Mamadou SANOGO" w:date="2023-10-25T18:15:00Z">
                    <w:rPr/>
                  </w:rPrChange>
                </w:rPr>
                <w:delText>0 soit 0%</w:delText>
              </w:r>
            </w:del>
          </w:p>
        </w:tc>
        <w:tc>
          <w:tcPr>
            <w:tcW w:w="1701" w:type="dxa"/>
            <w:vAlign w:val="center"/>
          </w:tcPr>
          <w:p w14:paraId="7FDB6C37" w14:textId="201F4AC5" w:rsidR="00887FDF" w:rsidRPr="007A4AFC" w:rsidDel="00693568" w:rsidRDefault="00887FDF" w:rsidP="00887FDF">
            <w:pPr>
              <w:spacing w:line="240" w:lineRule="auto"/>
              <w:jc w:val="center"/>
              <w:rPr>
                <w:del w:id="4562" w:author="Dr Mamadou SANOGO" w:date="2023-10-27T11:28:00Z"/>
                <w:color w:val="000000" w:themeColor="text1"/>
                <w:rPrChange w:id="4563" w:author="Dr Mamadou SANOGO" w:date="2023-10-25T18:15:00Z">
                  <w:rPr>
                    <w:del w:id="4564" w:author="Dr Mamadou SANOGO" w:date="2023-10-27T11:28:00Z"/>
                  </w:rPr>
                </w:rPrChange>
              </w:rPr>
            </w:pPr>
            <w:del w:id="4565" w:author="Dr Mamadou SANOGO" w:date="2023-10-27T11:28:00Z">
              <w:r w:rsidRPr="007A4AFC" w:rsidDel="00693568">
                <w:rPr>
                  <w:color w:val="000000" w:themeColor="text1"/>
                  <w:rPrChange w:id="4566" w:author="Dr Mamadou SANOGO" w:date="2023-10-25T18:15:00Z">
                    <w:rPr/>
                  </w:rPrChange>
                </w:rPr>
                <w:delText>0 soit 0%</w:delText>
              </w:r>
            </w:del>
          </w:p>
        </w:tc>
        <w:tc>
          <w:tcPr>
            <w:tcW w:w="1696" w:type="dxa"/>
            <w:vAlign w:val="center"/>
          </w:tcPr>
          <w:p w14:paraId="1FD376BD" w14:textId="466A4288" w:rsidR="00887FDF" w:rsidRPr="007A4AFC" w:rsidDel="00693568" w:rsidRDefault="00887FDF" w:rsidP="00887FDF">
            <w:pPr>
              <w:spacing w:line="240" w:lineRule="auto"/>
              <w:jc w:val="center"/>
              <w:rPr>
                <w:del w:id="4567" w:author="Dr Mamadou SANOGO" w:date="2023-10-27T11:28:00Z"/>
                <w:color w:val="000000" w:themeColor="text1"/>
                <w:rPrChange w:id="4568" w:author="Dr Mamadou SANOGO" w:date="2023-10-25T18:15:00Z">
                  <w:rPr>
                    <w:del w:id="4569" w:author="Dr Mamadou SANOGO" w:date="2023-10-27T11:28:00Z"/>
                  </w:rPr>
                </w:rPrChange>
              </w:rPr>
            </w:pPr>
            <w:del w:id="4570" w:author="Dr Mamadou SANOGO" w:date="2023-10-27T11:28:00Z">
              <w:r w:rsidRPr="007A4AFC" w:rsidDel="00693568">
                <w:rPr>
                  <w:color w:val="000000" w:themeColor="text1"/>
                  <w:rPrChange w:id="4571" w:author="Dr Mamadou SANOGO" w:date="2023-10-25T18:15:00Z">
                    <w:rPr/>
                  </w:rPrChange>
                </w:rPr>
                <w:delText>0 soit 0%</w:delText>
              </w:r>
            </w:del>
          </w:p>
        </w:tc>
      </w:tr>
      <w:tr w:rsidR="007A4AFC" w:rsidRPr="007A4AFC" w:rsidDel="00693568" w14:paraId="324E35BC" w14:textId="55EB7082" w:rsidTr="00887FDF">
        <w:trPr>
          <w:del w:id="4572" w:author="Dr Mamadou SANOGO" w:date="2023-10-27T11:28:00Z"/>
        </w:trPr>
        <w:tc>
          <w:tcPr>
            <w:tcW w:w="2404" w:type="dxa"/>
          </w:tcPr>
          <w:p w14:paraId="378107AD" w14:textId="2D978F6B" w:rsidR="00887FDF" w:rsidRPr="007A4AFC" w:rsidDel="00693568" w:rsidRDefault="00887FDF" w:rsidP="00887FDF">
            <w:pPr>
              <w:spacing w:line="240" w:lineRule="auto"/>
              <w:rPr>
                <w:del w:id="4573" w:author="Dr Mamadou SANOGO" w:date="2023-10-27T11:28:00Z"/>
                <w:color w:val="000000" w:themeColor="text1"/>
                <w:rPrChange w:id="4574" w:author="Dr Mamadou SANOGO" w:date="2023-10-25T18:15:00Z">
                  <w:rPr>
                    <w:del w:id="4575" w:author="Dr Mamadou SANOGO" w:date="2023-10-27T11:28:00Z"/>
                  </w:rPr>
                </w:rPrChange>
              </w:rPr>
            </w:pPr>
            <w:del w:id="4576" w:author="Dr Mamadou SANOGO" w:date="2023-10-27T11:28:00Z">
              <w:r w:rsidRPr="007A4AFC" w:rsidDel="00693568">
                <w:rPr>
                  <w:color w:val="000000" w:themeColor="text1"/>
                  <w:rPrChange w:id="4577" w:author="Dr Mamadou SANOGO" w:date="2023-10-25T18:15:00Z">
                    <w:rPr/>
                  </w:rPrChange>
                </w:rPr>
                <w:delText>Nbr. et % d’étudiants ayant validé le M2</w:delText>
              </w:r>
            </w:del>
          </w:p>
        </w:tc>
        <w:tc>
          <w:tcPr>
            <w:tcW w:w="1559" w:type="dxa"/>
            <w:vAlign w:val="center"/>
          </w:tcPr>
          <w:p w14:paraId="6C105714" w14:textId="1ED023C9" w:rsidR="00887FDF" w:rsidRPr="007A4AFC" w:rsidDel="00693568" w:rsidRDefault="00887FDF" w:rsidP="00887FDF">
            <w:pPr>
              <w:spacing w:line="240" w:lineRule="auto"/>
              <w:jc w:val="center"/>
              <w:rPr>
                <w:del w:id="4578" w:author="Dr Mamadou SANOGO" w:date="2023-10-27T11:28:00Z"/>
                <w:color w:val="000000" w:themeColor="text1"/>
                <w:rPrChange w:id="4579" w:author="Dr Mamadou SANOGO" w:date="2023-10-25T18:15:00Z">
                  <w:rPr>
                    <w:del w:id="4580" w:author="Dr Mamadou SANOGO" w:date="2023-10-27T11:28:00Z"/>
                  </w:rPr>
                </w:rPrChange>
              </w:rPr>
            </w:pPr>
            <w:del w:id="4581" w:author="Dr Mamadou SANOGO" w:date="2023-10-27T11:28:00Z">
              <w:r w:rsidRPr="007A4AFC" w:rsidDel="00693568">
                <w:rPr>
                  <w:color w:val="000000" w:themeColor="text1"/>
                  <w:rPrChange w:id="4582" w:author="Dr Mamadou SANOGO" w:date="2023-10-25T18:15:00Z">
                    <w:rPr/>
                  </w:rPrChange>
                </w:rPr>
                <w:delText>10 soit 100%</w:delText>
              </w:r>
            </w:del>
          </w:p>
        </w:tc>
        <w:tc>
          <w:tcPr>
            <w:tcW w:w="1701" w:type="dxa"/>
            <w:vAlign w:val="center"/>
          </w:tcPr>
          <w:p w14:paraId="49E9954C" w14:textId="54543F73" w:rsidR="00887FDF" w:rsidRPr="007A4AFC" w:rsidDel="00693568" w:rsidRDefault="00887FDF" w:rsidP="00887FDF">
            <w:pPr>
              <w:spacing w:line="240" w:lineRule="auto"/>
              <w:jc w:val="center"/>
              <w:rPr>
                <w:del w:id="4583" w:author="Dr Mamadou SANOGO" w:date="2023-10-27T11:28:00Z"/>
                <w:color w:val="000000" w:themeColor="text1"/>
                <w:rPrChange w:id="4584" w:author="Dr Mamadou SANOGO" w:date="2023-10-25T18:15:00Z">
                  <w:rPr>
                    <w:del w:id="4585" w:author="Dr Mamadou SANOGO" w:date="2023-10-27T11:28:00Z"/>
                  </w:rPr>
                </w:rPrChange>
              </w:rPr>
            </w:pPr>
            <w:del w:id="4586" w:author="Dr Mamadou SANOGO" w:date="2023-10-27T11:28:00Z">
              <w:r w:rsidRPr="007A4AFC" w:rsidDel="00693568">
                <w:rPr>
                  <w:color w:val="000000" w:themeColor="text1"/>
                  <w:rPrChange w:id="4587" w:author="Dr Mamadou SANOGO" w:date="2023-10-25T18:15:00Z">
                    <w:rPr/>
                  </w:rPrChange>
                </w:rPr>
                <w:delText xml:space="preserve">10 soit </w:delText>
              </w:r>
              <w:r w:rsidR="009C4D39" w:rsidRPr="007A4AFC" w:rsidDel="00693568">
                <w:rPr>
                  <w:color w:val="000000" w:themeColor="text1"/>
                  <w:rPrChange w:id="4588" w:author="Dr Mamadou SANOGO" w:date="2023-10-25T18:15:00Z">
                    <w:rPr/>
                  </w:rPrChange>
                </w:rPr>
                <w:delText>10</w:delText>
              </w:r>
              <w:r w:rsidRPr="007A4AFC" w:rsidDel="00693568">
                <w:rPr>
                  <w:color w:val="000000" w:themeColor="text1"/>
                  <w:rPrChange w:id="4589" w:author="Dr Mamadou SANOGO" w:date="2023-10-25T18:15:00Z">
                    <w:rPr/>
                  </w:rPrChange>
                </w:rPr>
                <w:delText>0%</w:delText>
              </w:r>
            </w:del>
          </w:p>
        </w:tc>
        <w:tc>
          <w:tcPr>
            <w:tcW w:w="1701" w:type="dxa"/>
            <w:vAlign w:val="center"/>
          </w:tcPr>
          <w:p w14:paraId="21116857" w14:textId="6E12DA21" w:rsidR="00887FDF" w:rsidRPr="007A4AFC" w:rsidDel="00693568" w:rsidRDefault="00887FDF" w:rsidP="00887FDF">
            <w:pPr>
              <w:spacing w:line="240" w:lineRule="auto"/>
              <w:jc w:val="center"/>
              <w:rPr>
                <w:del w:id="4590" w:author="Dr Mamadou SANOGO" w:date="2023-10-27T11:28:00Z"/>
                <w:color w:val="000000" w:themeColor="text1"/>
                <w:rPrChange w:id="4591" w:author="Dr Mamadou SANOGO" w:date="2023-10-25T18:15:00Z">
                  <w:rPr>
                    <w:del w:id="4592" w:author="Dr Mamadou SANOGO" w:date="2023-10-27T11:28:00Z"/>
                  </w:rPr>
                </w:rPrChange>
              </w:rPr>
            </w:pPr>
            <w:del w:id="4593" w:author="Dr Mamadou SANOGO" w:date="2023-10-27T11:28:00Z">
              <w:r w:rsidRPr="007A4AFC" w:rsidDel="00693568">
                <w:rPr>
                  <w:color w:val="000000" w:themeColor="text1"/>
                  <w:rPrChange w:id="4594" w:author="Dr Mamadou SANOGO" w:date="2023-10-25T18:15:00Z">
                    <w:rPr/>
                  </w:rPrChange>
                </w:rPr>
                <w:delText xml:space="preserve">10 soit </w:delText>
              </w:r>
              <w:r w:rsidR="009C4D39" w:rsidRPr="007A4AFC" w:rsidDel="00693568">
                <w:rPr>
                  <w:color w:val="000000" w:themeColor="text1"/>
                  <w:rPrChange w:id="4595" w:author="Dr Mamadou SANOGO" w:date="2023-10-25T18:15:00Z">
                    <w:rPr/>
                  </w:rPrChange>
                </w:rPr>
                <w:delText>10</w:delText>
              </w:r>
              <w:r w:rsidRPr="007A4AFC" w:rsidDel="00693568">
                <w:rPr>
                  <w:color w:val="000000" w:themeColor="text1"/>
                  <w:rPrChange w:id="4596" w:author="Dr Mamadou SANOGO" w:date="2023-10-25T18:15:00Z">
                    <w:rPr/>
                  </w:rPrChange>
                </w:rPr>
                <w:delText>0%</w:delText>
              </w:r>
            </w:del>
          </w:p>
        </w:tc>
        <w:tc>
          <w:tcPr>
            <w:tcW w:w="1696" w:type="dxa"/>
            <w:vAlign w:val="center"/>
          </w:tcPr>
          <w:p w14:paraId="33DCA261" w14:textId="72E4FDD9" w:rsidR="00887FDF" w:rsidRPr="007A4AFC" w:rsidDel="00693568" w:rsidRDefault="00887FDF" w:rsidP="00887FDF">
            <w:pPr>
              <w:spacing w:line="240" w:lineRule="auto"/>
              <w:jc w:val="center"/>
              <w:rPr>
                <w:del w:id="4597" w:author="Dr Mamadou SANOGO" w:date="2023-10-27T11:28:00Z"/>
                <w:color w:val="000000" w:themeColor="text1"/>
                <w:rPrChange w:id="4598" w:author="Dr Mamadou SANOGO" w:date="2023-10-25T18:15:00Z">
                  <w:rPr>
                    <w:del w:id="4599" w:author="Dr Mamadou SANOGO" w:date="2023-10-27T11:28:00Z"/>
                  </w:rPr>
                </w:rPrChange>
              </w:rPr>
            </w:pPr>
            <w:del w:id="4600" w:author="Dr Mamadou SANOGO" w:date="2023-10-27T11:28:00Z">
              <w:r w:rsidRPr="007A4AFC" w:rsidDel="00693568">
                <w:rPr>
                  <w:color w:val="000000" w:themeColor="text1"/>
                  <w:rPrChange w:id="4601" w:author="Dr Mamadou SANOGO" w:date="2023-10-25T18:15:00Z">
                    <w:rPr/>
                  </w:rPrChange>
                </w:rPr>
                <w:delText>1</w:delText>
              </w:r>
            </w:del>
            <w:del w:id="4602" w:author="Dr Mamadou SANOGO" w:date="2023-10-26T15:35:00Z">
              <w:r w:rsidRPr="007A4AFC" w:rsidDel="00CB3C42">
                <w:rPr>
                  <w:color w:val="000000" w:themeColor="text1"/>
                  <w:rPrChange w:id="4603" w:author="Dr Mamadou SANOGO" w:date="2023-10-25T18:15:00Z">
                    <w:rPr/>
                  </w:rPrChange>
                </w:rPr>
                <w:delText>0</w:delText>
              </w:r>
            </w:del>
            <w:del w:id="4604" w:author="Dr Mamadou SANOGO" w:date="2023-10-27T11:28:00Z">
              <w:r w:rsidRPr="007A4AFC" w:rsidDel="00693568">
                <w:rPr>
                  <w:color w:val="000000" w:themeColor="text1"/>
                  <w:rPrChange w:id="4605" w:author="Dr Mamadou SANOGO" w:date="2023-10-25T18:15:00Z">
                    <w:rPr/>
                  </w:rPrChange>
                </w:rPr>
                <w:delText xml:space="preserve"> soit </w:delText>
              </w:r>
              <w:r w:rsidR="009C4D39" w:rsidRPr="007A4AFC" w:rsidDel="00693568">
                <w:rPr>
                  <w:color w:val="000000" w:themeColor="text1"/>
                  <w:rPrChange w:id="4606" w:author="Dr Mamadou SANOGO" w:date="2023-10-25T18:15:00Z">
                    <w:rPr/>
                  </w:rPrChange>
                </w:rPr>
                <w:delText>10</w:delText>
              </w:r>
              <w:r w:rsidRPr="007A4AFC" w:rsidDel="00693568">
                <w:rPr>
                  <w:color w:val="000000" w:themeColor="text1"/>
                  <w:rPrChange w:id="4607" w:author="Dr Mamadou SANOGO" w:date="2023-10-25T18:15:00Z">
                    <w:rPr/>
                  </w:rPrChange>
                </w:rPr>
                <w:delText>0%</w:delText>
              </w:r>
            </w:del>
          </w:p>
        </w:tc>
      </w:tr>
      <w:tr w:rsidR="007A4AFC" w:rsidRPr="007A4AFC" w:rsidDel="00693568" w14:paraId="37DBC002" w14:textId="0603D408" w:rsidTr="00887FDF">
        <w:trPr>
          <w:del w:id="4608" w:author="Dr Mamadou SANOGO" w:date="2023-10-27T11:28:00Z"/>
        </w:trPr>
        <w:tc>
          <w:tcPr>
            <w:tcW w:w="2404" w:type="dxa"/>
            <w:tcBorders>
              <w:bottom w:val="single" w:sz="4" w:space="0" w:color="auto"/>
            </w:tcBorders>
          </w:tcPr>
          <w:p w14:paraId="7D70469C" w14:textId="18B53D56" w:rsidR="00887FDF" w:rsidRPr="007A4AFC" w:rsidDel="00693568" w:rsidRDefault="00887FDF" w:rsidP="00887FDF">
            <w:pPr>
              <w:spacing w:line="240" w:lineRule="auto"/>
              <w:rPr>
                <w:del w:id="4609" w:author="Dr Mamadou SANOGO" w:date="2023-10-27T11:28:00Z"/>
                <w:color w:val="000000" w:themeColor="text1"/>
                <w:rPrChange w:id="4610" w:author="Dr Mamadou SANOGO" w:date="2023-10-25T18:15:00Z">
                  <w:rPr>
                    <w:del w:id="4611" w:author="Dr Mamadou SANOGO" w:date="2023-10-27T11:28:00Z"/>
                  </w:rPr>
                </w:rPrChange>
              </w:rPr>
            </w:pPr>
            <w:del w:id="4612" w:author="Dr Mamadou SANOGO" w:date="2023-10-27T11:28:00Z">
              <w:r w:rsidRPr="007A4AFC" w:rsidDel="00693568">
                <w:rPr>
                  <w:color w:val="000000" w:themeColor="text1"/>
                  <w:rPrChange w:id="4613" w:author="Dr Mamadou SANOGO" w:date="2023-10-25T18:15:00Z">
                    <w:rPr/>
                  </w:rPrChange>
                </w:rPr>
                <w:delText>Nbr. et % d’étudiants ajournés en M2</w:delText>
              </w:r>
            </w:del>
          </w:p>
        </w:tc>
        <w:tc>
          <w:tcPr>
            <w:tcW w:w="1559" w:type="dxa"/>
            <w:tcBorders>
              <w:bottom w:val="single" w:sz="4" w:space="0" w:color="auto"/>
            </w:tcBorders>
            <w:vAlign w:val="center"/>
          </w:tcPr>
          <w:p w14:paraId="5751BC4A" w14:textId="772A8638" w:rsidR="00887FDF" w:rsidRPr="007A4AFC" w:rsidDel="00693568" w:rsidRDefault="00887FDF" w:rsidP="00887FDF">
            <w:pPr>
              <w:spacing w:line="240" w:lineRule="auto"/>
              <w:jc w:val="center"/>
              <w:rPr>
                <w:del w:id="4614" w:author="Dr Mamadou SANOGO" w:date="2023-10-27T11:28:00Z"/>
                <w:color w:val="000000" w:themeColor="text1"/>
                <w:rPrChange w:id="4615" w:author="Dr Mamadou SANOGO" w:date="2023-10-25T18:15:00Z">
                  <w:rPr>
                    <w:del w:id="4616" w:author="Dr Mamadou SANOGO" w:date="2023-10-27T11:28:00Z"/>
                  </w:rPr>
                </w:rPrChange>
              </w:rPr>
            </w:pPr>
            <w:del w:id="4617" w:author="Dr Mamadou SANOGO" w:date="2023-10-27T11:28:00Z">
              <w:r w:rsidRPr="007A4AFC" w:rsidDel="00693568">
                <w:rPr>
                  <w:color w:val="000000" w:themeColor="text1"/>
                  <w:rPrChange w:id="4618" w:author="Dr Mamadou SANOGO" w:date="2023-10-25T18:15:00Z">
                    <w:rPr/>
                  </w:rPrChange>
                </w:rPr>
                <w:delText>0 soit 0%</w:delText>
              </w:r>
            </w:del>
          </w:p>
        </w:tc>
        <w:tc>
          <w:tcPr>
            <w:tcW w:w="1701" w:type="dxa"/>
            <w:tcBorders>
              <w:bottom w:val="single" w:sz="4" w:space="0" w:color="auto"/>
            </w:tcBorders>
            <w:vAlign w:val="center"/>
          </w:tcPr>
          <w:p w14:paraId="75B15931" w14:textId="0D91DC4D" w:rsidR="00887FDF" w:rsidRPr="007A4AFC" w:rsidDel="00693568" w:rsidRDefault="00887FDF" w:rsidP="00887FDF">
            <w:pPr>
              <w:spacing w:line="240" w:lineRule="auto"/>
              <w:jc w:val="center"/>
              <w:rPr>
                <w:del w:id="4619" w:author="Dr Mamadou SANOGO" w:date="2023-10-27T11:28:00Z"/>
                <w:color w:val="000000" w:themeColor="text1"/>
                <w:rPrChange w:id="4620" w:author="Dr Mamadou SANOGO" w:date="2023-10-25T18:15:00Z">
                  <w:rPr>
                    <w:del w:id="4621" w:author="Dr Mamadou SANOGO" w:date="2023-10-27T11:28:00Z"/>
                  </w:rPr>
                </w:rPrChange>
              </w:rPr>
            </w:pPr>
            <w:del w:id="4622" w:author="Dr Mamadou SANOGO" w:date="2023-10-27T11:28:00Z">
              <w:r w:rsidRPr="007A4AFC" w:rsidDel="00693568">
                <w:rPr>
                  <w:color w:val="000000" w:themeColor="text1"/>
                  <w:rPrChange w:id="4623" w:author="Dr Mamadou SANOGO" w:date="2023-10-25T18:15:00Z">
                    <w:rPr/>
                  </w:rPrChange>
                </w:rPr>
                <w:delText>0 soit 0%</w:delText>
              </w:r>
            </w:del>
          </w:p>
        </w:tc>
        <w:tc>
          <w:tcPr>
            <w:tcW w:w="1701" w:type="dxa"/>
            <w:tcBorders>
              <w:bottom w:val="single" w:sz="4" w:space="0" w:color="auto"/>
            </w:tcBorders>
            <w:vAlign w:val="center"/>
          </w:tcPr>
          <w:p w14:paraId="2FB7A5BD" w14:textId="0653994F" w:rsidR="00887FDF" w:rsidRPr="007A4AFC" w:rsidDel="00693568" w:rsidRDefault="00887FDF" w:rsidP="00887FDF">
            <w:pPr>
              <w:spacing w:line="240" w:lineRule="auto"/>
              <w:jc w:val="center"/>
              <w:rPr>
                <w:del w:id="4624" w:author="Dr Mamadou SANOGO" w:date="2023-10-27T11:28:00Z"/>
                <w:color w:val="000000" w:themeColor="text1"/>
                <w:rPrChange w:id="4625" w:author="Dr Mamadou SANOGO" w:date="2023-10-25T18:15:00Z">
                  <w:rPr>
                    <w:del w:id="4626" w:author="Dr Mamadou SANOGO" w:date="2023-10-27T11:28:00Z"/>
                  </w:rPr>
                </w:rPrChange>
              </w:rPr>
            </w:pPr>
            <w:del w:id="4627" w:author="Dr Mamadou SANOGO" w:date="2023-10-27T11:28:00Z">
              <w:r w:rsidRPr="007A4AFC" w:rsidDel="00693568">
                <w:rPr>
                  <w:color w:val="000000" w:themeColor="text1"/>
                  <w:rPrChange w:id="4628" w:author="Dr Mamadou SANOGO" w:date="2023-10-25T18:15:00Z">
                    <w:rPr/>
                  </w:rPrChange>
                </w:rPr>
                <w:delText>0 soit 0%</w:delText>
              </w:r>
            </w:del>
          </w:p>
        </w:tc>
        <w:tc>
          <w:tcPr>
            <w:tcW w:w="1696" w:type="dxa"/>
            <w:tcBorders>
              <w:bottom w:val="single" w:sz="4" w:space="0" w:color="auto"/>
            </w:tcBorders>
            <w:vAlign w:val="center"/>
          </w:tcPr>
          <w:p w14:paraId="335DFDBB" w14:textId="6C3D4819" w:rsidR="00887FDF" w:rsidRPr="007A4AFC" w:rsidDel="00693568" w:rsidRDefault="00887FDF" w:rsidP="00887FDF">
            <w:pPr>
              <w:spacing w:line="240" w:lineRule="auto"/>
              <w:jc w:val="center"/>
              <w:rPr>
                <w:del w:id="4629" w:author="Dr Mamadou SANOGO" w:date="2023-10-27T11:28:00Z"/>
                <w:color w:val="000000" w:themeColor="text1"/>
                <w:rPrChange w:id="4630" w:author="Dr Mamadou SANOGO" w:date="2023-10-25T18:15:00Z">
                  <w:rPr>
                    <w:del w:id="4631" w:author="Dr Mamadou SANOGO" w:date="2023-10-27T11:28:00Z"/>
                  </w:rPr>
                </w:rPrChange>
              </w:rPr>
            </w:pPr>
            <w:del w:id="4632" w:author="Dr Mamadou SANOGO" w:date="2023-10-27T11:28:00Z">
              <w:r w:rsidRPr="007A4AFC" w:rsidDel="00693568">
                <w:rPr>
                  <w:color w:val="000000" w:themeColor="text1"/>
                  <w:rPrChange w:id="4633" w:author="Dr Mamadou SANOGO" w:date="2023-10-25T18:15:00Z">
                    <w:rPr/>
                  </w:rPrChange>
                </w:rPr>
                <w:delText>0 soit 0%</w:delText>
              </w:r>
            </w:del>
          </w:p>
        </w:tc>
      </w:tr>
      <w:tr w:rsidR="007A4AFC" w:rsidRPr="007A4AFC" w:rsidDel="00693568" w14:paraId="09CCB183" w14:textId="38A01B68" w:rsidTr="00C76DF7">
        <w:trPr>
          <w:del w:id="4634" w:author="Dr Mamadou SANOGO" w:date="2023-10-27T11:28:00Z"/>
        </w:trPr>
        <w:tc>
          <w:tcPr>
            <w:tcW w:w="2404" w:type="dxa"/>
            <w:shd w:val="clear" w:color="auto" w:fill="D9D9D9" w:themeFill="background1" w:themeFillShade="D9"/>
          </w:tcPr>
          <w:p w14:paraId="0461D4BD" w14:textId="38727C08" w:rsidR="00C76DF7" w:rsidRPr="007A4AFC" w:rsidDel="00693568" w:rsidRDefault="00C76DF7" w:rsidP="00C76DF7">
            <w:pPr>
              <w:spacing w:line="240" w:lineRule="auto"/>
              <w:rPr>
                <w:del w:id="4635" w:author="Dr Mamadou SANOGO" w:date="2023-10-27T11:28:00Z"/>
                <w:color w:val="000000" w:themeColor="text1"/>
                <w:rPrChange w:id="4636" w:author="Dr Mamadou SANOGO" w:date="2023-10-25T18:15:00Z">
                  <w:rPr>
                    <w:del w:id="4637" w:author="Dr Mamadou SANOGO" w:date="2023-10-27T11:28:00Z"/>
                  </w:rPr>
                </w:rPrChange>
              </w:rPr>
            </w:pPr>
            <w:del w:id="4638" w:author="Dr Mamadou SANOGO" w:date="2023-10-27T11:28:00Z">
              <w:r w:rsidRPr="007A4AFC" w:rsidDel="00693568">
                <w:rPr>
                  <w:color w:val="000000" w:themeColor="text1"/>
                  <w:rPrChange w:id="4639" w:author="Dr Mamadou SANOGO" w:date="2023-10-25T18:15:00Z">
                    <w:rPr/>
                  </w:rPrChange>
                </w:rPr>
                <w:delText>% de diplômés en 2 ans</w:delText>
              </w:r>
            </w:del>
          </w:p>
        </w:tc>
        <w:tc>
          <w:tcPr>
            <w:tcW w:w="1559" w:type="dxa"/>
            <w:shd w:val="clear" w:color="auto" w:fill="D9D9D9" w:themeFill="background1" w:themeFillShade="D9"/>
            <w:vAlign w:val="center"/>
          </w:tcPr>
          <w:p w14:paraId="382AF921" w14:textId="6052EADE" w:rsidR="00C76DF7" w:rsidRPr="007A4AFC" w:rsidDel="00693568" w:rsidRDefault="00C76DF7" w:rsidP="00C76DF7">
            <w:pPr>
              <w:spacing w:line="240" w:lineRule="auto"/>
              <w:jc w:val="center"/>
              <w:rPr>
                <w:del w:id="4640" w:author="Dr Mamadou SANOGO" w:date="2023-10-27T11:28:00Z"/>
                <w:color w:val="000000" w:themeColor="text1"/>
                <w:rPrChange w:id="4641" w:author="Dr Mamadou SANOGO" w:date="2023-10-25T18:15:00Z">
                  <w:rPr>
                    <w:del w:id="4642" w:author="Dr Mamadou SANOGO" w:date="2023-10-27T11:28:00Z"/>
                  </w:rPr>
                </w:rPrChange>
              </w:rPr>
            </w:pPr>
            <w:del w:id="4643" w:author="Dr Mamadou SANOGO" w:date="2023-10-27T11:28:00Z">
              <w:r w:rsidRPr="007A4AFC" w:rsidDel="00693568">
                <w:rPr>
                  <w:color w:val="000000" w:themeColor="text1"/>
                  <w:rPrChange w:id="4644" w:author="Dr Mamadou SANOGO" w:date="2023-10-25T18:15:00Z">
                    <w:rPr/>
                  </w:rPrChange>
                </w:rPr>
                <w:delText>100%</w:delText>
              </w:r>
            </w:del>
          </w:p>
        </w:tc>
        <w:tc>
          <w:tcPr>
            <w:tcW w:w="1701" w:type="dxa"/>
            <w:shd w:val="clear" w:color="auto" w:fill="D9D9D9" w:themeFill="background1" w:themeFillShade="D9"/>
          </w:tcPr>
          <w:p w14:paraId="63A42FBE" w14:textId="7D8E9476" w:rsidR="00C76DF7" w:rsidRPr="007A4AFC" w:rsidDel="00693568" w:rsidRDefault="003A64D4" w:rsidP="00C76DF7">
            <w:pPr>
              <w:spacing w:line="240" w:lineRule="auto"/>
              <w:jc w:val="center"/>
              <w:rPr>
                <w:del w:id="4645" w:author="Dr Mamadou SANOGO" w:date="2023-10-27T11:28:00Z"/>
                <w:color w:val="000000" w:themeColor="text1"/>
                <w:rPrChange w:id="4646" w:author="Dr Mamadou SANOGO" w:date="2023-10-25T18:15:00Z">
                  <w:rPr>
                    <w:del w:id="4647" w:author="Dr Mamadou SANOGO" w:date="2023-10-27T11:28:00Z"/>
                  </w:rPr>
                </w:rPrChange>
              </w:rPr>
            </w:pPr>
            <w:del w:id="4648" w:author="Dr Mamadou SANOGO" w:date="2023-10-27T11:28:00Z">
              <w:r w:rsidRPr="007A4AFC" w:rsidDel="00693568">
                <w:rPr>
                  <w:color w:val="000000" w:themeColor="text1"/>
                  <w:rPrChange w:id="4649" w:author="Dr Mamadou SANOGO" w:date="2023-10-25T18:15:00Z">
                    <w:rPr/>
                  </w:rPrChange>
                </w:rPr>
                <w:delText>10</w:delText>
              </w:r>
              <w:r w:rsidR="00C76DF7" w:rsidRPr="007A4AFC" w:rsidDel="00693568">
                <w:rPr>
                  <w:color w:val="000000" w:themeColor="text1"/>
                  <w:rPrChange w:id="4650" w:author="Dr Mamadou SANOGO" w:date="2023-10-25T18:15:00Z">
                    <w:rPr/>
                  </w:rPrChange>
                </w:rPr>
                <w:delText>0%</w:delText>
              </w:r>
            </w:del>
          </w:p>
        </w:tc>
        <w:tc>
          <w:tcPr>
            <w:tcW w:w="1701" w:type="dxa"/>
            <w:shd w:val="clear" w:color="auto" w:fill="D9D9D9" w:themeFill="background1" w:themeFillShade="D9"/>
          </w:tcPr>
          <w:p w14:paraId="2CC8742D" w14:textId="784AB126" w:rsidR="00C76DF7" w:rsidRPr="007A4AFC" w:rsidDel="00693568" w:rsidRDefault="003A64D4" w:rsidP="00C76DF7">
            <w:pPr>
              <w:spacing w:line="240" w:lineRule="auto"/>
              <w:jc w:val="center"/>
              <w:rPr>
                <w:del w:id="4651" w:author="Dr Mamadou SANOGO" w:date="2023-10-27T11:28:00Z"/>
                <w:color w:val="000000" w:themeColor="text1"/>
                <w:rPrChange w:id="4652" w:author="Dr Mamadou SANOGO" w:date="2023-10-25T18:15:00Z">
                  <w:rPr>
                    <w:del w:id="4653" w:author="Dr Mamadou SANOGO" w:date="2023-10-27T11:28:00Z"/>
                  </w:rPr>
                </w:rPrChange>
              </w:rPr>
            </w:pPr>
            <w:del w:id="4654" w:author="Dr Mamadou SANOGO" w:date="2023-10-27T11:28:00Z">
              <w:r w:rsidRPr="007A4AFC" w:rsidDel="00693568">
                <w:rPr>
                  <w:color w:val="000000" w:themeColor="text1"/>
                  <w:rPrChange w:id="4655" w:author="Dr Mamadou SANOGO" w:date="2023-10-25T18:15:00Z">
                    <w:rPr/>
                  </w:rPrChange>
                </w:rPr>
                <w:delText>100</w:delText>
              </w:r>
              <w:r w:rsidR="00C76DF7" w:rsidRPr="007A4AFC" w:rsidDel="00693568">
                <w:rPr>
                  <w:color w:val="000000" w:themeColor="text1"/>
                  <w:rPrChange w:id="4656" w:author="Dr Mamadou SANOGO" w:date="2023-10-25T18:15:00Z">
                    <w:rPr/>
                  </w:rPrChange>
                </w:rPr>
                <w:delText>%</w:delText>
              </w:r>
            </w:del>
          </w:p>
        </w:tc>
        <w:tc>
          <w:tcPr>
            <w:tcW w:w="1696" w:type="dxa"/>
            <w:shd w:val="clear" w:color="auto" w:fill="D9D9D9" w:themeFill="background1" w:themeFillShade="D9"/>
          </w:tcPr>
          <w:p w14:paraId="211DA842" w14:textId="791BBFF5" w:rsidR="00C76DF7" w:rsidRPr="007A4AFC" w:rsidDel="00693568" w:rsidRDefault="003A64D4" w:rsidP="00C76DF7">
            <w:pPr>
              <w:spacing w:line="240" w:lineRule="auto"/>
              <w:jc w:val="center"/>
              <w:rPr>
                <w:del w:id="4657" w:author="Dr Mamadou SANOGO" w:date="2023-10-27T11:28:00Z"/>
                <w:color w:val="000000" w:themeColor="text1"/>
                <w:rPrChange w:id="4658" w:author="Dr Mamadou SANOGO" w:date="2023-10-25T18:15:00Z">
                  <w:rPr>
                    <w:del w:id="4659" w:author="Dr Mamadou SANOGO" w:date="2023-10-27T11:28:00Z"/>
                  </w:rPr>
                </w:rPrChange>
              </w:rPr>
            </w:pPr>
            <w:del w:id="4660" w:author="Dr Mamadou SANOGO" w:date="2023-10-27T11:28:00Z">
              <w:r w:rsidRPr="007A4AFC" w:rsidDel="00693568">
                <w:rPr>
                  <w:color w:val="000000" w:themeColor="text1"/>
                  <w:rPrChange w:id="4661" w:author="Dr Mamadou SANOGO" w:date="2023-10-25T18:15:00Z">
                    <w:rPr/>
                  </w:rPrChange>
                </w:rPr>
                <w:delText>100</w:delText>
              </w:r>
              <w:r w:rsidR="00C76DF7" w:rsidRPr="007A4AFC" w:rsidDel="00693568">
                <w:rPr>
                  <w:color w:val="000000" w:themeColor="text1"/>
                  <w:rPrChange w:id="4662" w:author="Dr Mamadou SANOGO" w:date="2023-10-25T18:15:00Z">
                    <w:rPr/>
                  </w:rPrChange>
                </w:rPr>
                <w:delText>%</w:delText>
              </w:r>
            </w:del>
          </w:p>
        </w:tc>
      </w:tr>
      <w:tr w:rsidR="007A4AFC" w:rsidRPr="007A4AFC" w:rsidDel="00693568" w14:paraId="0829BFCD" w14:textId="344580B9" w:rsidTr="00C76DF7">
        <w:trPr>
          <w:del w:id="4663" w:author="Dr Mamadou SANOGO" w:date="2023-10-27T11:28:00Z"/>
        </w:trPr>
        <w:tc>
          <w:tcPr>
            <w:tcW w:w="2404" w:type="dxa"/>
            <w:shd w:val="clear" w:color="auto" w:fill="D9D9D9" w:themeFill="background1" w:themeFillShade="D9"/>
          </w:tcPr>
          <w:p w14:paraId="0CC2B7A6" w14:textId="79D6BF9B" w:rsidR="00C76DF7" w:rsidRPr="007A4AFC" w:rsidDel="00693568" w:rsidRDefault="00C76DF7" w:rsidP="00C76DF7">
            <w:pPr>
              <w:spacing w:line="240" w:lineRule="auto"/>
              <w:rPr>
                <w:del w:id="4664" w:author="Dr Mamadou SANOGO" w:date="2023-10-27T11:28:00Z"/>
                <w:color w:val="000000" w:themeColor="text1"/>
                <w:rPrChange w:id="4665" w:author="Dr Mamadou SANOGO" w:date="2023-10-25T18:15:00Z">
                  <w:rPr>
                    <w:del w:id="4666" w:author="Dr Mamadou SANOGO" w:date="2023-10-27T11:28:00Z"/>
                  </w:rPr>
                </w:rPrChange>
              </w:rPr>
            </w:pPr>
            <w:del w:id="4667" w:author="Dr Mamadou SANOGO" w:date="2023-10-27T11:28:00Z">
              <w:r w:rsidRPr="007A4AFC" w:rsidDel="00693568">
                <w:rPr>
                  <w:color w:val="000000" w:themeColor="text1"/>
                  <w:rPrChange w:id="4668" w:author="Dr Mamadou SANOGO" w:date="2023-10-25T18:15:00Z">
                    <w:rPr/>
                  </w:rPrChange>
                </w:rPr>
                <w:delText>% total de diplômés</w:delText>
              </w:r>
            </w:del>
          </w:p>
        </w:tc>
        <w:tc>
          <w:tcPr>
            <w:tcW w:w="1559" w:type="dxa"/>
            <w:shd w:val="clear" w:color="auto" w:fill="D9D9D9" w:themeFill="background1" w:themeFillShade="D9"/>
            <w:vAlign w:val="center"/>
          </w:tcPr>
          <w:p w14:paraId="250C129B" w14:textId="0C148CE5" w:rsidR="00C76DF7" w:rsidRPr="007A4AFC" w:rsidDel="00693568" w:rsidRDefault="00C76DF7" w:rsidP="00C76DF7">
            <w:pPr>
              <w:spacing w:line="240" w:lineRule="auto"/>
              <w:jc w:val="center"/>
              <w:rPr>
                <w:del w:id="4669" w:author="Dr Mamadou SANOGO" w:date="2023-10-27T11:28:00Z"/>
                <w:color w:val="000000" w:themeColor="text1"/>
                <w:rPrChange w:id="4670" w:author="Dr Mamadou SANOGO" w:date="2023-10-25T18:15:00Z">
                  <w:rPr>
                    <w:del w:id="4671" w:author="Dr Mamadou SANOGO" w:date="2023-10-27T11:28:00Z"/>
                  </w:rPr>
                </w:rPrChange>
              </w:rPr>
            </w:pPr>
            <w:del w:id="4672" w:author="Dr Mamadou SANOGO" w:date="2023-10-27T11:28:00Z">
              <w:r w:rsidRPr="007A4AFC" w:rsidDel="00693568">
                <w:rPr>
                  <w:color w:val="000000" w:themeColor="text1"/>
                  <w:rPrChange w:id="4673" w:author="Dr Mamadou SANOGO" w:date="2023-10-25T18:15:00Z">
                    <w:rPr/>
                  </w:rPrChange>
                </w:rPr>
                <w:delText>100%</w:delText>
              </w:r>
            </w:del>
          </w:p>
        </w:tc>
        <w:tc>
          <w:tcPr>
            <w:tcW w:w="1701" w:type="dxa"/>
            <w:shd w:val="clear" w:color="auto" w:fill="D9D9D9" w:themeFill="background1" w:themeFillShade="D9"/>
          </w:tcPr>
          <w:p w14:paraId="5B3279BB" w14:textId="10905EA1" w:rsidR="00C76DF7" w:rsidRPr="007A4AFC" w:rsidDel="00693568" w:rsidRDefault="00C76DF7" w:rsidP="00C76DF7">
            <w:pPr>
              <w:spacing w:line="240" w:lineRule="auto"/>
              <w:jc w:val="center"/>
              <w:rPr>
                <w:del w:id="4674" w:author="Dr Mamadou SANOGO" w:date="2023-10-27T11:28:00Z"/>
                <w:color w:val="000000" w:themeColor="text1"/>
                <w:rPrChange w:id="4675" w:author="Dr Mamadou SANOGO" w:date="2023-10-25T18:15:00Z">
                  <w:rPr>
                    <w:del w:id="4676" w:author="Dr Mamadou SANOGO" w:date="2023-10-27T11:28:00Z"/>
                  </w:rPr>
                </w:rPrChange>
              </w:rPr>
            </w:pPr>
            <w:del w:id="4677" w:author="Dr Mamadou SANOGO" w:date="2023-10-27T11:28:00Z">
              <w:r w:rsidRPr="007A4AFC" w:rsidDel="00693568">
                <w:rPr>
                  <w:color w:val="000000" w:themeColor="text1"/>
                  <w:rPrChange w:id="4678" w:author="Dr Mamadou SANOGO" w:date="2023-10-25T18:15:00Z">
                    <w:rPr/>
                  </w:rPrChange>
                </w:rPr>
                <w:delText>10</w:delText>
              </w:r>
              <w:r w:rsidR="003A64D4" w:rsidRPr="007A4AFC" w:rsidDel="00693568">
                <w:rPr>
                  <w:color w:val="000000" w:themeColor="text1"/>
                  <w:rPrChange w:id="4679" w:author="Dr Mamadou SANOGO" w:date="2023-10-25T18:15:00Z">
                    <w:rPr/>
                  </w:rPrChange>
                </w:rPr>
                <w:delText>0</w:delText>
              </w:r>
              <w:r w:rsidRPr="007A4AFC" w:rsidDel="00693568">
                <w:rPr>
                  <w:color w:val="000000" w:themeColor="text1"/>
                  <w:rPrChange w:id="4680" w:author="Dr Mamadou SANOGO" w:date="2023-10-25T18:15:00Z">
                    <w:rPr/>
                  </w:rPrChange>
                </w:rPr>
                <w:delText>%</w:delText>
              </w:r>
            </w:del>
          </w:p>
        </w:tc>
        <w:tc>
          <w:tcPr>
            <w:tcW w:w="1701" w:type="dxa"/>
            <w:shd w:val="clear" w:color="auto" w:fill="D9D9D9" w:themeFill="background1" w:themeFillShade="D9"/>
          </w:tcPr>
          <w:p w14:paraId="3A74E854" w14:textId="569D229C" w:rsidR="00C76DF7" w:rsidRPr="007A4AFC" w:rsidDel="00693568" w:rsidRDefault="003A64D4" w:rsidP="00C76DF7">
            <w:pPr>
              <w:spacing w:line="240" w:lineRule="auto"/>
              <w:jc w:val="center"/>
              <w:rPr>
                <w:del w:id="4681" w:author="Dr Mamadou SANOGO" w:date="2023-10-27T11:28:00Z"/>
                <w:color w:val="000000" w:themeColor="text1"/>
                <w:rPrChange w:id="4682" w:author="Dr Mamadou SANOGO" w:date="2023-10-25T18:15:00Z">
                  <w:rPr>
                    <w:del w:id="4683" w:author="Dr Mamadou SANOGO" w:date="2023-10-27T11:28:00Z"/>
                  </w:rPr>
                </w:rPrChange>
              </w:rPr>
            </w:pPr>
            <w:del w:id="4684" w:author="Dr Mamadou SANOGO" w:date="2023-10-27T11:28:00Z">
              <w:r w:rsidRPr="007A4AFC" w:rsidDel="00693568">
                <w:rPr>
                  <w:color w:val="000000" w:themeColor="text1"/>
                  <w:rPrChange w:id="4685" w:author="Dr Mamadou SANOGO" w:date="2023-10-25T18:15:00Z">
                    <w:rPr/>
                  </w:rPrChange>
                </w:rPr>
                <w:delText>100</w:delText>
              </w:r>
              <w:r w:rsidR="00C76DF7" w:rsidRPr="007A4AFC" w:rsidDel="00693568">
                <w:rPr>
                  <w:color w:val="000000" w:themeColor="text1"/>
                  <w:rPrChange w:id="4686" w:author="Dr Mamadou SANOGO" w:date="2023-10-25T18:15:00Z">
                    <w:rPr/>
                  </w:rPrChange>
                </w:rPr>
                <w:delText>%</w:delText>
              </w:r>
            </w:del>
          </w:p>
        </w:tc>
        <w:tc>
          <w:tcPr>
            <w:tcW w:w="1696" w:type="dxa"/>
            <w:shd w:val="clear" w:color="auto" w:fill="D9D9D9" w:themeFill="background1" w:themeFillShade="D9"/>
          </w:tcPr>
          <w:p w14:paraId="3201BFD9" w14:textId="7C8FD0AD" w:rsidR="00C76DF7" w:rsidRPr="007A4AFC" w:rsidDel="00693568" w:rsidRDefault="003A64D4" w:rsidP="00C76DF7">
            <w:pPr>
              <w:spacing w:line="240" w:lineRule="auto"/>
              <w:jc w:val="center"/>
              <w:rPr>
                <w:del w:id="4687" w:author="Dr Mamadou SANOGO" w:date="2023-10-27T11:28:00Z"/>
                <w:color w:val="000000" w:themeColor="text1"/>
                <w:rPrChange w:id="4688" w:author="Dr Mamadou SANOGO" w:date="2023-10-25T18:15:00Z">
                  <w:rPr>
                    <w:del w:id="4689" w:author="Dr Mamadou SANOGO" w:date="2023-10-27T11:28:00Z"/>
                  </w:rPr>
                </w:rPrChange>
              </w:rPr>
            </w:pPr>
            <w:del w:id="4690" w:author="Dr Mamadou SANOGO" w:date="2023-10-27T11:28:00Z">
              <w:r w:rsidRPr="007A4AFC" w:rsidDel="00693568">
                <w:rPr>
                  <w:color w:val="000000" w:themeColor="text1"/>
                  <w:rPrChange w:id="4691" w:author="Dr Mamadou SANOGO" w:date="2023-10-25T18:15:00Z">
                    <w:rPr/>
                  </w:rPrChange>
                </w:rPr>
                <w:delText>100</w:delText>
              </w:r>
              <w:r w:rsidR="00C76DF7" w:rsidRPr="007A4AFC" w:rsidDel="00693568">
                <w:rPr>
                  <w:color w:val="000000" w:themeColor="text1"/>
                  <w:rPrChange w:id="4692" w:author="Dr Mamadou SANOGO" w:date="2023-10-25T18:15:00Z">
                    <w:rPr/>
                  </w:rPrChange>
                </w:rPr>
                <w:delText>%</w:delText>
              </w:r>
            </w:del>
          </w:p>
        </w:tc>
      </w:tr>
      <w:tr w:rsidR="007A4AFC" w:rsidRPr="007A4AFC" w:rsidDel="00693568" w14:paraId="0E9DADED" w14:textId="52B18C83" w:rsidTr="00887FDF">
        <w:trPr>
          <w:del w:id="4693" w:author="Dr Mamadou SANOGO" w:date="2023-10-27T11:28:00Z"/>
        </w:trPr>
        <w:tc>
          <w:tcPr>
            <w:tcW w:w="2404" w:type="dxa"/>
            <w:shd w:val="clear" w:color="auto" w:fill="D9D9D9" w:themeFill="background1" w:themeFillShade="D9"/>
          </w:tcPr>
          <w:p w14:paraId="44AFD864" w14:textId="56E399B9" w:rsidR="00887FDF" w:rsidRPr="007A4AFC" w:rsidDel="00693568" w:rsidRDefault="00887FDF" w:rsidP="00887FDF">
            <w:pPr>
              <w:spacing w:line="240" w:lineRule="auto"/>
              <w:rPr>
                <w:del w:id="4694" w:author="Dr Mamadou SANOGO" w:date="2023-10-27T11:28:00Z"/>
                <w:color w:val="000000" w:themeColor="text1"/>
                <w:rPrChange w:id="4695" w:author="Dr Mamadou SANOGO" w:date="2023-10-25T18:15:00Z">
                  <w:rPr>
                    <w:del w:id="4696" w:author="Dr Mamadou SANOGO" w:date="2023-10-27T11:28:00Z"/>
                  </w:rPr>
                </w:rPrChange>
              </w:rPr>
            </w:pPr>
            <w:del w:id="4697" w:author="Dr Mamadou SANOGO" w:date="2023-10-27T11:28:00Z">
              <w:r w:rsidRPr="007A4AFC" w:rsidDel="00693568">
                <w:rPr>
                  <w:color w:val="000000" w:themeColor="text1"/>
                  <w:rPrChange w:id="4698"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290D41A8" w14:textId="6748DA64" w:rsidR="00887FDF" w:rsidRPr="007A4AFC" w:rsidDel="00693568" w:rsidRDefault="00887FDF" w:rsidP="00887FDF">
            <w:pPr>
              <w:spacing w:line="240" w:lineRule="auto"/>
              <w:jc w:val="center"/>
              <w:rPr>
                <w:del w:id="4699" w:author="Dr Mamadou SANOGO" w:date="2023-10-27T11:28:00Z"/>
                <w:color w:val="000000" w:themeColor="text1"/>
                <w:rPrChange w:id="4700" w:author="Dr Mamadou SANOGO" w:date="2023-10-25T18:15:00Z">
                  <w:rPr>
                    <w:del w:id="4701" w:author="Dr Mamadou SANOGO" w:date="2023-10-27T11:28:00Z"/>
                  </w:rPr>
                </w:rPrChange>
              </w:rPr>
            </w:pPr>
            <w:del w:id="4702" w:author="Dr Mamadou SANOGO" w:date="2023-10-27T11:28:00Z">
              <w:r w:rsidRPr="007A4AFC" w:rsidDel="00693568">
                <w:rPr>
                  <w:color w:val="000000" w:themeColor="text1"/>
                  <w:rPrChange w:id="4703" w:author="Dr Mamadou SANOGO" w:date="2023-10-25T18:15:00Z">
                    <w:rPr/>
                  </w:rPrChange>
                </w:rPr>
                <w:delText>4</w:delText>
              </w:r>
            </w:del>
          </w:p>
        </w:tc>
        <w:tc>
          <w:tcPr>
            <w:tcW w:w="1701" w:type="dxa"/>
            <w:shd w:val="clear" w:color="auto" w:fill="D9D9D9" w:themeFill="background1" w:themeFillShade="D9"/>
            <w:vAlign w:val="center"/>
          </w:tcPr>
          <w:p w14:paraId="7C9C8EE3" w14:textId="1EF09616" w:rsidR="00887FDF" w:rsidRPr="007A4AFC" w:rsidDel="00693568" w:rsidRDefault="00887FDF" w:rsidP="00887FDF">
            <w:pPr>
              <w:spacing w:line="240" w:lineRule="auto"/>
              <w:jc w:val="center"/>
              <w:rPr>
                <w:del w:id="4704" w:author="Dr Mamadou SANOGO" w:date="2023-10-27T11:28:00Z"/>
                <w:color w:val="000000" w:themeColor="text1"/>
                <w:rPrChange w:id="4705" w:author="Dr Mamadou SANOGO" w:date="2023-10-25T18:15:00Z">
                  <w:rPr>
                    <w:del w:id="4706" w:author="Dr Mamadou SANOGO" w:date="2023-10-27T11:28:00Z"/>
                  </w:rPr>
                </w:rPrChange>
              </w:rPr>
            </w:pPr>
            <w:del w:id="4707" w:author="Dr Mamadou SANOGO" w:date="2023-10-27T11:28:00Z">
              <w:r w:rsidRPr="007A4AFC" w:rsidDel="00693568">
                <w:rPr>
                  <w:color w:val="000000" w:themeColor="text1"/>
                  <w:rPrChange w:id="4708" w:author="Dr Mamadou SANOGO" w:date="2023-10-25T18:15:00Z">
                    <w:rPr/>
                  </w:rPrChange>
                </w:rPr>
                <w:delText>4</w:delText>
              </w:r>
            </w:del>
          </w:p>
        </w:tc>
        <w:tc>
          <w:tcPr>
            <w:tcW w:w="1701" w:type="dxa"/>
            <w:shd w:val="clear" w:color="auto" w:fill="D9D9D9" w:themeFill="background1" w:themeFillShade="D9"/>
            <w:vAlign w:val="center"/>
          </w:tcPr>
          <w:p w14:paraId="1D2297E6" w14:textId="25941D70" w:rsidR="00887FDF" w:rsidRPr="007A4AFC" w:rsidDel="00693568" w:rsidRDefault="00887FDF" w:rsidP="00887FDF">
            <w:pPr>
              <w:spacing w:line="240" w:lineRule="auto"/>
              <w:jc w:val="center"/>
              <w:rPr>
                <w:del w:id="4709" w:author="Dr Mamadou SANOGO" w:date="2023-10-27T11:28:00Z"/>
                <w:color w:val="000000" w:themeColor="text1"/>
                <w:rPrChange w:id="4710" w:author="Dr Mamadou SANOGO" w:date="2023-10-25T18:15:00Z">
                  <w:rPr>
                    <w:del w:id="4711" w:author="Dr Mamadou SANOGO" w:date="2023-10-27T11:28:00Z"/>
                  </w:rPr>
                </w:rPrChange>
              </w:rPr>
            </w:pPr>
            <w:del w:id="4712" w:author="Dr Mamadou SANOGO" w:date="2023-10-27T11:28:00Z">
              <w:r w:rsidRPr="007A4AFC" w:rsidDel="00693568">
                <w:rPr>
                  <w:color w:val="000000" w:themeColor="text1"/>
                  <w:rPrChange w:id="4713" w:author="Dr Mamadou SANOGO" w:date="2023-10-25T18:15:00Z">
                    <w:rPr/>
                  </w:rPrChange>
                </w:rPr>
                <w:delText>4</w:delText>
              </w:r>
            </w:del>
          </w:p>
        </w:tc>
        <w:tc>
          <w:tcPr>
            <w:tcW w:w="1696" w:type="dxa"/>
            <w:shd w:val="clear" w:color="auto" w:fill="D9D9D9" w:themeFill="background1" w:themeFillShade="D9"/>
            <w:vAlign w:val="center"/>
          </w:tcPr>
          <w:p w14:paraId="532A08BA" w14:textId="54FB95E0" w:rsidR="00887FDF" w:rsidRPr="007A4AFC" w:rsidDel="00693568" w:rsidRDefault="00887FDF" w:rsidP="00887FDF">
            <w:pPr>
              <w:spacing w:line="240" w:lineRule="auto"/>
              <w:jc w:val="center"/>
              <w:rPr>
                <w:del w:id="4714" w:author="Dr Mamadou SANOGO" w:date="2023-10-27T11:28:00Z"/>
                <w:color w:val="000000" w:themeColor="text1"/>
                <w:rPrChange w:id="4715" w:author="Dr Mamadou SANOGO" w:date="2023-10-25T18:15:00Z">
                  <w:rPr>
                    <w:del w:id="4716" w:author="Dr Mamadou SANOGO" w:date="2023-10-27T11:28:00Z"/>
                  </w:rPr>
                </w:rPrChange>
              </w:rPr>
            </w:pPr>
            <w:del w:id="4717" w:author="Dr Mamadou SANOGO" w:date="2023-10-27T11:28:00Z">
              <w:r w:rsidRPr="007A4AFC" w:rsidDel="00693568">
                <w:rPr>
                  <w:color w:val="000000" w:themeColor="text1"/>
                  <w:rPrChange w:id="4718" w:author="Dr Mamadou SANOGO" w:date="2023-10-25T18:15:00Z">
                    <w:rPr/>
                  </w:rPrChange>
                </w:rPr>
                <w:delText>4</w:delText>
              </w:r>
            </w:del>
          </w:p>
        </w:tc>
      </w:tr>
    </w:tbl>
    <w:p w14:paraId="002B4CFC" w14:textId="00686B24" w:rsidR="005A55FB" w:rsidRPr="007A4AFC" w:rsidDel="00693568" w:rsidRDefault="005A55FB" w:rsidP="0047574A">
      <w:pPr>
        <w:spacing w:line="240" w:lineRule="auto"/>
        <w:rPr>
          <w:del w:id="4719" w:author="Dr Mamadou SANOGO" w:date="2023-10-27T11:28:00Z"/>
          <w:color w:val="000000" w:themeColor="text1"/>
          <w:rPrChange w:id="4720" w:author="Dr Mamadou SANOGO" w:date="2023-10-25T18:15:00Z">
            <w:rPr>
              <w:del w:id="4721" w:author="Dr Mamadou SANOGO" w:date="2023-10-27T11:28:00Z"/>
            </w:rPr>
          </w:rPrChange>
        </w:rPr>
      </w:pPr>
    </w:p>
    <w:p w14:paraId="30161564" w14:textId="5BB6317C" w:rsidR="0047574A" w:rsidRPr="007A4AFC" w:rsidDel="00693568" w:rsidRDefault="0047574A">
      <w:pPr>
        <w:pStyle w:val="Paragraphedeliste"/>
        <w:numPr>
          <w:ilvl w:val="0"/>
          <w:numId w:val="2"/>
        </w:numPr>
        <w:spacing w:line="240" w:lineRule="auto"/>
        <w:rPr>
          <w:del w:id="4722" w:author="Dr Mamadou SANOGO" w:date="2023-10-27T11:28:00Z"/>
          <w:b/>
          <w:bCs/>
          <w:color w:val="000000" w:themeColor="text1"/>
          <w:szCs w:val="24"/>
          <w:rPrChange w:id="4723" w:author="Dr Mamadou SANOGO" w:date="2023-10-25T18:15:00Z">
            <w:rPr>
              <w:del w:id="4724" w:author="Dr Mamadou SANOGO" w:date="2023-10-27T11:28:00Z"/>
              <w:b/>
              <w:bCs/>
              <w:szCs w:val="24"/>
            </w:rPr>
          </w:rPrChange>
        </w:rPr>
      </w:pPr>
      <w:del w:id="4725" w:author="Dr Mamadou SANOGO" w:date="2023-10-27T11:28:00Z">
        <w:r w:rsidRPr="007A4AFC" w:rsidDel="00693568">
          <w:rPr>
            <w:b/>
            <w:bCs/>
            <w:color w:val="000000" w:themeColor="text1"/>
            <w:szCs w:val="24"/>
            <w:rPrChange w:id="4726" w:author="Dr Mamadou SANOGO" w:date="2023-10-25T18:15:00Z">
              <w:rPr>
                <w:b/>
                <w:bCs/>
                <w:szCs w:val="24"/>
              </w:rPr>
            </w:rPrChange>
          </w:rPr>
          <w:delText>Etudiants en formation continue</w:delText>
        </w:r>
      </w:del>
    </w:p>
    <w:p w14:paraId="5A3F730B" w14:textId="77955476" w:rsidR="0047574A" w:rsidRPr="007A4AFC" w:rsidDel="00693568" w:rsidRDefault="0047574A" w:rsidP="0047574A">
      <w:pPr>
        <w:spacing w:line="240" w:lineRule="auto"/>
        <w:rPr>
          <w:del w:id="4727" w:author="Dr Mamadou SANOGO" w:date="2023-10-27T11:28:00Z"/>
          <w:color w:val="000000" w:themeColor="text1"/>
          <w:rPrChange w:id="4728" w:author="Dr Mamadou SANOGO" w:date="2023-10-25T18:15:00Z">
            <w:rPr>
              <w:del w:id="4729" w:author="Dr Mamadou SANOGO" w:date="2023-10-27T11:28:00Z"/>
            </w:rPr>
          </w:rPrChange>
        </w:rPr>
      </w:pPr>
    </w:p>
    <w:tbl>
      <w:tblPr>
        <w:tblStyle w:val="Grilledutableau"/>
        <w:tblW w:w="0" w:type="auto"/>
        <w:tblLook w:val="04A0" w:firstRow="1" w:lastRow="0" w:firstColumn="1" w:lastColumn="0" w:noHBand="0" w:noVBand="1"/>
      </w:tblPr>
      <w:tblGrid>
        <w:gridCol w:w="2546"/>
        <w:gridCol w:w="1559"/>
        <w:gridCol w:w="1701"/>
        <w:gridCol w:w="1559"/>
        <w:gridCol w:w="1696"/>
      </w:tblGrid>
      <w:tr w:rsidR="007A4AFC" w:rsidRPr="007A4AFC" w:rsidDel="00693568" w14:paraId="5EABFBF2" w14:textId="5C44AD54" w:rsidTr="00C76DF7">
        <w:trPr>
          <w:del w:id="4730" w:author="Dr Mamadou SANOGO" w:date="2023-10-27T11:28:00Z"/>
        </w:trPr>
        <w:tc>
          <w:tcPr>
            <w:tcW w:w="2546" w:type="dxa"/>
          </w:tcPr>
          <w:p w14:paraId="76922D1F" w14:textId="4ECBD564" w:rsidR="005A55FB" w:rsidRPr="007A4AFC" w:rsidDel="00693568" w:rsidRDefault="005A55FB" w:rsidP="00D66841">
            <w:pPr>
              <w:spacing w:line="240" w:lineRule="auto"/>
              <w:rPr>
                <w:del w:id="4731" w:author="Dr Mamadou SANOGO" w:date="2023-10-27T11:28:00Z"/>
                <w:b/>
                <w:color w:val="000000" w:themeColor="text1"/>
                <w:rPrChange w:id="4732" w:author="Dr Mamadou SANOGO" w:date="2023-10-25T18:15:00Z">
                  <w:rPr>
                    <w:del w:id="4733" w:author="Dr Mamadou SANOGO" w:date="2023-10-27T11:28:00Z"/>
                    <w:b/>
                  </w:rPr>
                </w:rPrChange>
              </w:rPr>
            </w:pPr>
            <w:del w:id="4734" w:author="Dr Mamadou SANOGO" w:date="2023-10-27T11:28:00Z">
              <w:r w:rsidRPr="007A4AFC" w:rsidDel="00693568">
                <w:rPr>
                  <w:b/>
                  <w:color w:val="000000" w:themeColor="text1"/>
                  <w:rPrChange w:id="4735" w:author="Dr Mamadou SANOGO" w:date="2023-10-25T18:15:00Z">
                    <w:rPr>
                      <w:b/>
                    </w:rPr>
                  </w:rPrChange>
                </w:rPr>
                <w:delText>Année univ.</w:delText>
              </w:r>
            </w:del>
          </w:p>
        </w:tc>
        <w:tc>
          <w:tcPr>
            <w:tcW w:w="1559" w:type="dxa"/>
          </w:tcPr>
          <w:p w14:paraId="60D9EAE8" w14:textId="5CC34CD5" w:rsidR="005A55FB" w:rsidRPr="007A4AFC" w:rsidDel="00693568" w:rsidRDefault="005A55FB" w:rsidP="00D66841">
            <w:pPr>
              <w:spacing w:line="240" w:lineRule="auto"/>
              <w:jc w:val="center"/>
              <w:rPr>
                <w:del w:id="4736" w:author="Dr Mamadou SANOGO" w:date="2023-10-27T11:28:00Z"/>
                <w:b/>
                <w:color w:val="000000" w:themeColor="text1"/>
                <w:rPrChange w:id="4737" w:author="Dr Mamadou SANOGO" w:date="2023-10-25T18:15:00Z">
                  <w:rPr>
                    <w:del w:id="4738" w:author="Dr Mamadou SANOGO" w:date="2023-10-27T11:28:00Z"/>
                    <w:b/>
                  </w:rPr>
                </w:rPrChange>
              </w:rPr>
            </w:pPr>
            <w:del w:id="4739" w:author="Dr Mamadou SANOGO" w:date="2023-10-27T11:28:00Z">
              <w:r w:rsidRPr="007A4AFC" w:rsidDel="00693568">
                <w:rPr>
                  <w:b/>
                  <w:color w:val="000000" w:themeColor="text1"/>
                  <w:rPrChange w:id="4740" w:author="Dr Mamadou SANOGO" w:date="2023-10-25T18:15:00Z">
                    <w:rPr>
                      <w:b/>
                    </w:rPr>
                  </w:rPrChange>
                </w:rPr>
                <w:delText>2018-2019</w:delText>
              </w:r>
            </w:del>
          </w:p>
        </w:tc>
        <w:tc>
          <w:tcPr>
            <w:tcW w:w="1701" w:type="dxa"/>
          </w:tcPr>
          <w:p w14:paraId="2315AECF" w14:textId="5AD812AF" w:rsidR="005A55FB" w:rsidRPr="007A4AFC" w:rsidDel="00693568" w:rsidRDefault="005A55FB" w:rsidP="00D66841">
            <w:pPr>
              <w:spacing w:line="240" w:lineRule="auto"/>
              <w:jc w:val="center"/>
              <w:rPr>
                <w:del w:id="4741" w:author="Dr Mamadou SANOGO" w:date="2023-10-27T11:28:00Z"/>
                <w:b/>
                <w:color w:val="000000" w:themeColor="text1"/>
                <w:rPrChange w:id="4742" w:author="Dr Mamadou SANOGO" w:date="2023-10-25T18:15:00Z">
                  <w:rPr>
                    <w:del w:id="4743" w:author="Dr Mamadou SANOGO" w:date="2023-10-27T11:28:00Z"/>
                    <w:b/>
                  </w:rPr>
                </w:rPrChange>
              </w:rPr>
            </w:pPr>
            <w:del w:id="4744" w:author="Dr Mamadou SANOGO" w:date="2023-10-27T11:28:00Z">
              <w:r w:rsidRPr="007A4AFC" w:rsidDel="00693568">
                <w:rPr>
                  <w:b/>
                  <w:color w:val="000000" w:themeColor="text1"/>
                  <w:rPrChange w:id="4745" w:author="Dr Mamadou SANOGO" w:date="2023-10-25T18:15:00Z">
                    <w:rPr>
                      <w:b/>
                    </w:rPr>
                  </w:rPrChange>
                </w:rPr>
                <w:delText>2019-2020</w:delText>
              </w:r>
            </w:del>
          </w:p>
        </w:tc>
        <w:tc>
          <w:tcPr>
            <w:tcW w:w="1559" w:type="dxa"/>
          </w:tcPr>
          <w:p w14:paraId="11DFFD97" w14:textId="0CD43464" w:rsidR="005A55FB" w:rsidRPr="007A4AFC" w:rsidDel="00693568" w:rsidRDefault="005A55FB" w:rsidP="00D66841">
            <w:pPr>
              <w:spacing w:line="240" w:lineRule="auto"/>
              <w:jc w:val="center"/>
              <w:rPr>
                <w:del w:id="4746" w:author="Dr Mamadou SANOGO" w:date="2023-10-27T11:28:00Z"/>
                <w:b/>
                <w:color w:val="000000" w:themeColor="text1"/>
                <w:rPrChange w:id="4747" w:author="Dr Mamadou SANOGO" w:date="2023-10-25T18:15:00Z">
                  <w:rPr>
                    <w:del w:id="4748" w:author="Dr Mamadou SANOGO" w:date="2023-10-27T11:28:00Z"/>
                    <w:b/>
                  </w:rPr>
                </w:rPrChange>
              </w:rPr>
            </w:pPr>
            <w:del w:id="4749" w:author="Dr Mamadou SANOGO" w:date="2023-10-27T11:28:00Z">
              <w:r w:rsidRPr="007A4AFC" w:rsidDel="00693568">
                <w:rPr>
                  <w:b/>
                  <w:color w:val="000000" w:themeColor="text1"/>
                  <w:rPrChange w:id="4750" w:author="Dr Mamadou SANOGO" w:date="2023-10-25T18:15:00Z">
                    <w:rPr>
                      <w:b/>
                    </w:rPr>
                  </w:rPrChange>
                </w:rPr>
                <w:delText>2020-2021</w:delText>
              </w:r>
            </w:del>
          </w:p>
        </w:tc>
        <w:tc>
          <w:tcPr>
            <w:tcW w:w="1696" w:type="dxa"/>
          </w:tcPr>
          <w:p w14:paraId="59103AC8" w14:textId="17636C76" w:rsidR="005A55FB" w:rsidRPr="007A4AFC" w:rsidDel="00693568" w:rsidRDefault="005A55FB" w:rsidP="00D66841">
            <w:pPr>
              <w:spacing w:line="240" w:lineRule="auto"/>
              <w:jc w:val="center"/>
              <w:rPr>
                <w:del w:id="4751" w:author="Dr Mamadou SANOGO" w:date="2023-10-27T11:28:00Z"/>
                <w:b/>
                <w:color w:val="000000" w:themeColor="text1"/>
                <w:rPrChange w:id="4752" w:author="Dr Mamadou SANOGO" w:date="2023-10-25T18:15:00Z">
                  <w:rPr>
                    <w:del w:id="4753" w:author="Dr Mamadou SANOGO" w:date="2023-10-27T11:28:00Z"/>
                    <w:b/>
                  </w:rPr>
                </w:rPrChange>
              </w:rPr>
            </w:pPr>
            <w:del w:id="4754" w:author="Dr Mamadou SANOGO" w:date="2023-10-27T11:28:00Z">
              <w:r w:rsidRPr="007A4AFC" w:rsidDel="00693568">
                <w:rPr>
                  <w:b/>
                  <w:color w:val="000000" w:themeColor="text1"/>
                  <w:rPrChange w:id="4755" w:author="Dr Mamadou SANOGO" w:date="2023-10-25T18:15:00Z">
                    <w:rPr>
                      <w:b/>
                    </w:rPr>
                  </w:rPrChange>
                </w:rPr>
                <w:delText>2021-2022</w:delText>
              </w:r>
            </w:del>
          </w:p>
        </w:tc>
      </w:tr>
      <w:tr w:rsidR="007A4AFC" w:rsidRPr="007A4AFC" w:rsidDel="00693568" w14:paraId="7A9D78FD" w14:textId="2C4C9FAD" w:rsidTr="00C76DF7">
        <w:trPr>
          <w:del w:id="4756" w:author="Dr Mamadou SANOGO" w:date="2023-10-27T11:28:00Z"/>
        </w:trPr>
        <w:tc>
          <w:tcPr>
            <w:tcW w:w="2546" w:type="dxa"/>
          </w:tcPr>
          <w:p w14:paraId="06ED6555" w14:textId="73469219" w:rsidR="00C76DF7" w:rsidRPr="007A4AFC" w:rsidDel="00693568" w:rsidRDefault="00C76DF7" w:rsidP="00C76DF7">
            <w:pPr>
              <w:spacing w:line="240" w:lineRule="auto"/>
              <w:rPr>
                <w:del w:id="4757" w:author="Dr Mamadou SANOGO" w:date="2023-10-27T11:28:00Z"/>
                <w:color w:val="000000" w:themeColor="text1"/>
                <w:rPrChange w:id="4758" w:author="Dr Mamadou SANOGO" w:date="2023-10-25T18:15:00Z">
                  <w:rPr>
                    <w:del w:id="4759" w:author="Dr Mamadou SANOGO" w:date="2023-10-27T11:28:00Z"/>
                  </w:rPr>
                </w:rPrChange>
              </w:rPr>
            </w:pPr>
            <w:del w:id="4760" w:author="Dr Mamadou SANOGO" w:date="2023-10-27T11:28:00Z">
              <w:r w:rsidRPr="007A4AFC" w:rsidDel="00693568">
                <w:rPr>
                  <w:color w:val="000000" w:themeColor="text1"/>
                  <w:rPrChange w:id="4761" w:author="Dr Mamadou SANOGO" w:date="2023-10-25T18:15:00Z">
                    <w:rPr/>
                  </w:rPrChange>
                </w:rPr>
                <w:delText>Nbr. et % d’étudiants ayant validé le M1</w:delText>
              </w:r>
            </w:del>
          </w:p>
        </w:tc>
        <w:tc>
          <w:tcPr>
            <w:tcW w:w="1559" w:type="dxa"/>
            <w:vAlign w:val="center"/>
          </w:tcPr>
          <w:p w14:paraId="5C552F5D" w14:textId="74B73E56" w:rsidR="00C76DF7" w:rsidRPr="007A4AFC" w:rsidDel="00693568" w:rsidRDefault="00C76DF7" w:rsidP="00C76DF7">
            <w:pPr>
              <w:spacing w:line="240" w:lineRule="auto"/>
              <w:jc w:val="center"/>
              <w:rPr>
                <w:del w:id="4762" w:author="Dr Mamadou SANOGO" w:date="2023-10-27T11:28:00Z"/>
                <w:color w:val="000000" w:themeColor="text1"/>
                <w:rPrChange w:id="4763" w:author="Dr Mamadou SANOGO" w:date="2023-10-25T18:15:00Z">
                  <w:rPr>
                    <w:del w:id="4764" w:author="Dr Mamadou SANOGO" w:date="2023-10-27T11:28:00Z"/>
                  </w:rPr>
                </w:rPrChange>
              </w:rPr>
            </w:pPr>
            <w:del w:id="4765" w:author="Dr Mamadou SANOGO" w:date="2023-10-27T11:28:00Z">
              <w:r w:rsidRPr="007A4AFC" w:rsidDel="00693568">
                <w:rPr>
                  <w:color w:val="000000" w:themeColor="text1"/>
                  <w:rPrChange w:id="4766" w:author="Dr Mamadou SANOGO" w:date="2023-10-25T18:15:00Z">
                    <w:rPr/>
                  </w:rPrChange>
                </w:rPr>
                <w:delText>5 soit 100%</w:delText>
              </w:r>
            </w:del>
          </w:p>
        </w:tc>
        <w:tc>
          <w:tcPr>
            <w:tcW w:w="1701" w:type="dxa"/>
            <w:vAlign w:val="center"/>
          </w:tcPr>
          <w:p w14:paraId="4B06F98C" w14:textId="6EF6B501" w:rsidR="00C76DF7" w:rsidRPr="007A4AFC" w:rsidDel="00693568" w:rsidRDefault="00C76DF7" w:rsidP="00C76DF7">
            <w:pPr>
              <w:spacing w:line="240" w:lineRule="auto"/>
              <w:jc w:val="center"/>
              <w:rPr>
                <w:del w:id="4767" w:author="Dr Mamadou SANOGO" w:date="2023-10-27T11:28:00Z"/>
                <w:color w:val="000000" w:themeColor="text1"/>
                <w:rPrChange w:id="4768" w:author="Dr Mamadou SANOGO" w:date="2023-10-25T18:15:00Z">
                  <w:rPr>
                    <w:del w:id="4769" w:author="Dr Mamadou SANOGO" w:date="2023-10-27T11:28:00Z"/>
                  </w:rPr>
                </w:rPrChange>
              </w:rPr>
            </w:pPr>
            <w:del w:id="4770" w:author="Dr Mamadou SANOGO" w:date="2023-10-26T14:41:00Z">
              <w:r w:rsidRPr="007A4AFC" w:rsidDel="00CB3C42">
                <w:rPr>
                  <w:color w:val="000000" w:themeColor="text1"/>
                  <w:rPrChange w:id="4771" w:author="Dr Mamadou SANOGO" w:date="2023-10-25T18:15:00Z">
                    <w:rPr/>
                  </w:rPrChange>
                </w:rPr>
                <w:delText>5</w:delText>
              </w:r>
            </w:del>
            <w:del w:id="4772" w:author="Dr Mamadou SANOGO" w:date="2023-10-27T11:28:00Z">
              <w:r w:rsidRPr="007A4AFC" w:rsidDel="00693568">
                <w:rPr>
                  <w:color w:val="000000" w:themeColor="text1"/>
                  <w:rPrChange w:id="4773" w:author="Dr Mamadou SANOGO" w:date="2023-10-25T18:15:00Z">
                    <w:rPr/>
                  </w:rPrChange>
                </w:rPr>
                <w:delText xml:space="preserve"> soit 100%</w:delText>
              </w:r>
            </w:del>
          </w:p>
        </w:tc>
        <w:tc>
          <w:tcPr>
            <w:tcW w:w="1559" w:type="dxa"/>
            <w:vAlign w:val="center"/>
          </w:tcPr>
          <w:p w14:paraId="65A045E0" w14:textId="0F0A1C17" w:rsidR="00C76DF7" w:rsidRPr="007A4AFC" w:rsidDel="00693568" w:rsidRDefault="00C76DF7" w:rsidP="00C76DF7">
            <w:pPr>
              <w:spacing w:line="240" w:lineRule="auto"/>
              <w:jc w:val="center"/>
              <w:rPr>
                <w:del w:id="4774" w:author="Dr Mamadou SANOGO" w:date="2023-10-27T11:28:00Z"/>
                <w:color w:val="000000" w:themeColor="text1"/>
                <w:rPrChange w:id="4775" w:author="Dr Mamadou SANOGO" w:date="2023-10-25T18:15:00Z">
                  <w:rPr>
                    <w:del w:id="4776" w:author="Dr Mamadou SANOGO" w:date="2023-10-27T11:28:00Z"/>
                  </w:rPr>
                </w:rPrChange>
              </w:rPr>
            </w:pPr>
            <w:del w:id="4777" w:author="Dr Mamadou SANOGO" w:date="2023-10-26T14:58:00Z">
              <w:r w:rsidRPr="007A4AFC" w:rsidDel="00CB3C42">
                <w:rPr>
                  <w:color w:val="000000" w:themeColor="text1"/>
                  <w:rPrChange w:id="4778" w:author="Dr Mamadou SANOGO" w:date="2023-10-25T18:15:00Z">
                    <w:rPr/>
                  </w:rPrChange>
                </w:rPr>
                <w:delText>4</w:delText>
              </w:r>
            </w:del>
            <w:del w:id="4779" w:author="Dr Mamadou SANOGO" w:date="2023-10-27T11:28:00Z">
              <w:r w:rsidRPr="007A4AFC" w:rsidDel="00693568">
                <w:rPr>
                  <w:color w:val="000000" w:themeColor="text1"/>
                  <w:rPrChange w:id="4780" w:author="Dr Mamadou SANOGO" w:date="2023-10-25T18:15:00Z">
                    <w:rPr/>
                  </w:rPrChange>
                </w:rPr>
                <w:delText xml:space="preserve"> soit 100%</w:delText>
              </w:r>
            </w:del>
          </w:p>
        </w:tc>
        <w:tc>
          <w:tcPr>
            <w:tcW w:w="1696" w:type="dxa"/>
            <w:vAlign w:val="center"/>
          </w:tcPr>
          <w:p w14:paraId="50A5904B" w14:textId="3147D895" w:rsidR="00C76DF7" w:rsidRPr="007A4AFC" w:rsidDel="00693568" w:rsidRDefault="00C76DF7" w:rsidP="00C76DF7">
            <w:pPr>
              <w:spacing w:line="240" w:lineRule="auto"/>
              <w:jc w:val="center"/>
              <w:rPr>
                <w:del w:id="4781" w:author="Dr Mamadou SANOGO" w:date="2023-10-27T11:28:00Z"/>
                <w:color w:val="000000" w:themeColor="text1"/>
                <w:rPrChange w:id="4782" w:author="Dr Mamadou SANOGO" w:date="2023-10-25T18:15:00Z">
                  <w:rPr>
                    <w:del w:id="4783" w:author="Dr Mamadou SANOGO" w:date="2023-10-27T11:28:00Z"/>
                  </w:rPr>
                </w:rPrChange>
              </w:rPr>
            </w:pPr>
            <w:del w:id="4784" w:author="Dr Mamadou SANOGO" w:date="2023-10-26T15:34:00Z">
              <w:r w:rsidRPr="007A4AFC" w:rsidDel="00CB3C42">
                <w:rPr>
                  <w:color w:val="000000" w:themeColor="text1"/>
                  <w:rPrChange w:id="4785" w:author="Dr Mamadou SANOGO" w:date="2023-10-25T18:15:00Z">
                    <w:rPr/>
                  </w:rPrChange>
                </w:rPr>
                <w:delText>5</w:delText>
              </w:r>
            </w:del>
            <w:del w:id="4786" w:author="Dr Mamadou SANOGO" w:date="2023-10-27T11:28:00Z">
              <w:r w:rsidRPr="007A4AFC" w:rsidDel="00693568">
                <w:rPr>
                  <w:color w:val="000000" w:themeColor="text1"/>
                  <w:rPrChange w:id="4787" w:author="Dr Mamadou SANOGO" w:date="2023-10-25T18:15:00Z">
                    <w:rPr/>
                  </w:rPrChange>
                </w:rPr>
                <w:delText xml:space="preserve"> soit 100%</w:delText>
              </w:r>
            </w:del>
          </w:p>
        </w:tc>
      </w:tr>
      <w:tr w:rsidR="007A4AFC" w:rsidRPr="007A4AFC" w:rsidDel="00693568" w14:paraId="0E6235AE" w14:textId="28CB4947" w:rsidTr="008B5085">
        <w:trPr>
          <w:del w:id="4788" w:author="Dr Mamadou SANOGO" w:date="2023-10-27T11:28:00Z"/>
        </w:trPr>
        <w:tc>
          <w:tcPr>
            <w:tcW w:w="2546" w:type="dxa"/>
          </w:tcPr>
          <w:p w14:paraId="063789C2" w14:textId="6BB3E869" w:rsidR="008B5085" w:rsidRPr="007A4AFC" w:rsidDel="00693568" w:rsidRDefault="008B5085" w:rsidP="008B5085">
            <w:pPr>
              <w:spacing w:line="240" w:lineRule="auto"/>
              <w:rPr>
                <w:del w:id="4789" w:author="Dr Mamadou SANOGO" w:date="2023-10-27T11:28:00Z"/>
                <w:color w:val="000000" w:themeColor="text1"/>
                <w:rPrChange w:id="4790" w:author="Dr Mamadou SANOGO" w:date="2023-10-25T18:15:00Z">
                  <w:rPr>
                    <w:del w:id="4791" w:author="Dr Mamadou SANOGO" w:date="2023-10-27T11:28:00Z"/>
                  </w:rPr>
                </w:rPrChange>
              </w:rPr>
            </w:pPr>
            <w:del w:id="4792" w:author="Dr Mamadou SANOGO" w:date="2023-10-27T11:28:00Z">
              <w:r w:rsidRPr="007A4AFC" w:rsidDel="00693568">
                <w:rPr>
                  <w:color w:val="000000" w:themeColor="text1"/>
                  <w:rPrChange w:id="4793" w:author="Dr Mamadou SANOGO" w:date="2023-10-25T18:15:00Z">
                    <w:rPr/>
                  </w:rPrChange>
                </w:rPr>
                <w:delText>Nbr. et % d’étudiants admis en M2 avec dettes</w:delText>
              </w:r>
            </w:del>
          </w:p>
        </w:tc>
        <w:tc>
          <w:tcPr>
            <w:tcW w:w="1559" w:type="dxa"/>
            <w:vAlign w:val="center"/>
          </w:tcPr>
          <w:p w14:paraId="1BAC9718" w14:textId="2F35C789" w:rsidR="008B5085" w:rsidRPr="007A4AFC" w:rsidDel="00693568" w:rsidRDefault="008B5085" w:rsidP="008B5085">
            <w:pPr>
              <w:spacing w:line="240" w:lineRule="auto"/>
              <w:jc w:val="center"/>
              <w:rPr>
                <w:del w:id="4794" w:author="Dr Mamadou SANOGO" w:date="2023-10-27T11:28:00Z"/>
                <w:color w:val="000000" w:themeColor="text1"/>
                <w:rPrChange w:id="4795" w:author="Dr Mamadou SANOGO" w:date="2023-10-25T18:15:00Z">
                  <w:rPr>
                    <w:del w:id="4796" w:author="Dr Mamadou SANOGO" w:date="2023-10-27T11:28:00Z"/>
                  </w:rPr>
                </w:rPrChange>
              </w:rPr>
            </w:pPr>
            <w:del w:id="4797" w:author="Dr Mamadou SANOGO" w:date="2023-10-27T11:28:00Z">
              <w:r w:rsidRPr="007A4AFC" w:rsidDel="00693568">
                <w:rPr>
                  <w:color w:val="000000" w:themeColor="text1"/>
                  <w:rPrChange w:id="4798" w:author="Dr Mamadou SANOGO" w:date="2023-10-25T18:15:00Z">
                    <w:rPr/>
                  </w:rPrChange>
                </w:rPr>
                <w:delText>0 soit 0%</w:delText>
              </w:r>
            </w:del>
          </w:p>
        </w:tc>
        <w:tc>
          <w:tcPr>
            <w:tcW w:w="1701" w:type="dxa"/>
            <w:vAlign w:val="center"/>
          </w:tcPr>
          <w:p w14:paraId="472D2F5D" w14:textId="2495DEF9" w:rsidR="008B5085" w:rsidRPr="007A4AFC" w:rsidDel="00693568" w:rsidRDefault="008B5085" w:rsidP="008B5085">
            <w:pPr>
              <w:spacing w:line="240" w:lineRule="auto"/>
              <w:jc w:val="center"/>
              <w:rPr>
                <w:del w:id="4799" w:author="Dr Mamadou SANOGO" w:date="2023-10-27T11:28:00Z"/>
                <w:color w:val="000000" w:themeColor="text1"/>
                <w:rPrChange w:id="4800" w:author="Dr Mamadou SANOGO" w:date="2023-10-25T18:15:00Z">
                  <w:rPr>
                    <w:del w:id="4801" w:author="Dr Mamadou SANOGO" w:date="2023-10-27T11:28:00Z"/>
                  </w:rPr>
                </w:rPrChange>
              </w:rPr>
            </w:pPr>
            <w:del w:id="4802" w:author="Dr Mamadou SANOGO" w:date="2023-10-27T11:28:00Z">
              <w:r w:rsidRPr="007A4AFC" w:rsidDel="00693568">
                <w:rPr>
                  <w:color w:val="000000" w:themeColor="text1"/>
                  <w:rPrChange w:id="4803" w:author="Dr Mamadou SANOGO" w:date="2023-10-25T18:15:00Z">
                    <w:rPr/>
                  </w:rPrChange>
                </w:rPr>
                <w:delText>0 soit 0%</w:delText>
              </w:r>
            </w:del>
          </w:p>
        </w:tc>
        <w:tc>
          <w:tcPr>
            <w:tcW w:w="1559" w:type="dxa"/>
            <w:vAlign w:val="center"/>
          </w:tcPr>
          <w:p w14:paraId="2B7ECCBE" w14:textId="6B8CAE68" w:rsidR="008B5085" w:rsidRPr="007A4AFC" w:rsidDel="00693568" w:rsidRDefault="008B5085" w:rsidP="008B5085">
            <w:pPr>
              <w:spacing w:line="240" w:lineRule="auto"/>
              <w:jc w:val="center"/>
              <w:rPr>
                <w:del w:id="4804" w:author="Dr Mamadou SANOGO" w:date="2023-10-27T11:28:00Z"/>
                <w:color w:val="000000" w:themeColor="text1"/>
                <w:rPrChange w:id="4805" w:author="Dr Mamadou SANOGO" w:date="2023-10-25T18:15:00Z">
                  <w:rPr>
                    <w:del w:id="4806" w:author="Dr Mamadou SANOGO" w:date="2023-10-27T11:28:00Z"/>
                  </w:rPr>
                </w:rPrChange>
              </w:rPr>
            </w:pPr>
            <w:del w:id="4807" w:author="Dr Mamadou SANOGO" w:date="2023-10-27T11:28:00Z">
              <w:r w:rsidRPr="007A4AFC" w:rsidDel="00693568">
                <w:rPr>
                  <w:color w:val="000000" w:themeColor="text1"/>
                  <w:rPrChange w:id="4808" w:author="Dr Mamadou SANOGO" w:date="2023-10-25T18:15:00Z">
                    <w:rPr/>
                  </w:rPrChange>
                </w:rPr>
                <w:delText>0 soit 0%</w:delText>
              </w:r>
            </w:del>
          </w:p>
        </w:tc>
        <w:tc>
          <w:tcPr>
            <w:tcW w:w="1696" w:type="dxa"/>
            <w:vAlign w:val="center"/>
          </w:tcPr>
          <w:p w14:paraId="3A815337" w14:textId="4DB80CAE" w:rsidR="008B5085" w:rsidRPr="007A4AFC" w:rsidDel="00693568" w:rsidRDefault="008B5085" w:rsidP="008B5085">
            <w:pPr>
              <w:spacing w:line="240" w:lineRule="auto"/>
              <w:jc w:val="center"/>
              <w:rPr>
                <w:del w:id="4809" w:author="Dr Mamadou SANOGO" w:date="2023-10-27T11:28:00Z"/>
                <w:color w:val="000000" w:themeColor="text1"/>
                <w:rPrChange w:id="4810" w:author="Dr Mamadou SANOGO" w:date="2023-10-25T18:15:00Z">
                  <w:rPr>
                    <w:del w:id="4811" w:author="Dr Mamadou SANOGO" w:date="2023-10-27T11:28:00Z"/>
                  </w:rPr>
                </w:rPrChange>
              </w:rPr>
            </w:pPr>
            <w:del w:id="4812" w:author="Dr Mamadou SANOGO" w:date="2023-10-27T11:28:00Z">
              <w:r w:rsidRPr="007A4AFC" w:rsidDel="00693568">
                <w:rPr>
                  <w:color w:val="000000" w:themeColor="text1"/>
                  <w:rPrChange w:id="4813" w:author="Dr Mamadou SANOGO" w:date="2023-10-25T18:15:00Z">
                    <w:rPr/>
                  </w:rPrChange>
                </w:rPr>
                <w:delText>0 soit 0%</w:delText>
              </w:r>
            </w:del>
          </w:p>
        </w:tc>
      </w:tr>
      <w:tr w:rsidR="007A4AFC" w:rsidRPr="007A4AFC" w:rsidDel="00693568" w14:paraId="39AF17C8" w14:textId="5FDAE689" w:rsidTr="00C76DF7">
        <w:trPr>
          <w:del w:id="4814" w:author="Dr Mamadou SANOGO" w:date="2023-10-27T11:28:00Z"/>
        </w:trPr>
        <w:tc>
          <w:tcPr>
            <w:tcW w:w="2546" w:type="dxa"/>
          </w:tcPr>
          <w:p w14:paraId="68B21FBD" w14:textId="7EE5BEC0" w:rsidR="00C76DF7" w:rsidRPr="007A4AFC" w:rsidDel="00693568" w:rsidRDefault="00C76DF7" w:rsidP="00C76DF7">
            <w:pPr>
              <w:spacing w:line="240" w:lineRule="auto"/>
              <w:rPr>
                <w:del w:id="4815" w:author="Dr Mamadou SANOGO" w:date="2023-10-27T11:28:00Z"/>
                <w:color w:val="000000" w:themeColor="text1"/>
                <w:rPrChange w:id="4816" w:author="Dr Mamadou SANOGO" w:date="2023-10-25T18:15:00Z">
                  <w:rPr>
                    <w:del w:id="4817" w:author="Dr Mamadou SANOGO" w:date="2023-10-27T11:28:00Z"/>
                  </w:rPr>
                </w:rPrChange>
              </w:rPr>
            </w:pPr>
            <w:del w:id="4818" w:author="Dr Mamadou SANOGO" w:date="2023-10-27T11:28:00Z">
              <w:r w:rsidRPr="007A4AFC" w:rsidDel="00693568">
                <w:rPr>
                  <w:color w:val="000000" w:themeColor="text1"/>
                  <w:rPrChange w:id="4819" w:author="Dr Mamadou SANOGO" w:date="2023-10-25T18:15:00Z">
                    <w:rPr/>
                  </w:rPrChange>
                </w:rPr>
                <w:delText>Nbr. et % d’étudiants ajournés en M1</w:delText>
              </w:r>
            </w:del>
          </w:p>
        </w:tc>
        <w:tc>
          <w:tcPr>
            <w:tcW w:w="1559" w:type="dxa"/>
            <w:vAlign w:val="center"/>
          </w:tcPr>
          <w:p w14:paraId="14787319" w14:textId="2CB1B37F" w:rsidR="00C76DF7" w:rsidRPr="007A4AFC" w:rsidDel="00693568" w:rsidRDefault="00C76DF7" w:rsidP="00C76DF7">
            <w:pPr>
              <w:spacing w:line="240" w:lineRule="auto"/>
              <w:jc w:val="center"/>
              <w:rPr>
                <w:del w:id="4820" w:author="Dr Mamadou SANOGO" w:date="2023-10-27T11:28:00Z"/>
                <w:color w:val="000000" w:themeColor="text1"/>
                <w:rPrChange w:id="4821" w:author="Dr Mamadou SANOGO" w:date="2023-10-25T18:15:00Z">
                  <w:rPr>
                    <w:del w:id="4822" w:author="Dr Mamadou SANOGO" w:date="2023-10-27T11:28:00Z"/>
                  </w:rPr>
                </w:rPrChange>
              </w:rPr>
            </w:pPr>
            <w:del w:id="4823" w:author="Dr Mamadou SANOGO" w:date="2023-10-27T11:28:00Z">
              <w:r w:rsidRPr="007A4AFC" w:rsidDel="00693568">
                <w:rPr>
                  <w:color w:val="000000" w:themeColor="text1"/>
                  <w:rPrChange w:id="4824" w:author="Dr Mamadou SANOGO" w:date="2023-10-25T18:15:00Z">
                    <w:rPr/>
                  </w:rPrChange>
                </w:rPr>
                <w:delText>0 soit 0%</w:delText>
              </w:r>
            </w:del>
          </w:p>
        </w:tc>
        <w:tc>
          <w:tcPr>
            <w:tcW w:w="1701" w:type="dxa"/>
            <w:vAlign w:val="center"/>
          </w:tcPr>
          <w:p w14:paraId="6BE44CF6" w14:textId="024D64E0" w:rsidR="00C76DF7" w:rsidRPr="007A4AFC" w:rsidDel="00693568" w:rsidRDefault="00C76DF7" w:rsidP="00C76DF7">
            <w:pPr>
              <w:spacing w:line="240" w:lineRule="auto"/>
              <w:jc w:val="center"/>
              <w:rPr>
                <w:del w:id="4825" w:author="Dr Mamadou SANOGO" w:date="2023-10-27T11:28:00Z"/>
                <w:color w:val="000000" w:themeColor="text1"/>
                <w:rPrChange w:id="4826" w:author="Dr Mamadou SANOGO" w:date="2023-10-25T18:15:00Z">
                  <w:rPr>
                    <w:del w:id="4827" w:author="Dr Mamadou SANOGO" w:date="2023-10-27T11:28:00Z"/>
                  </w:rPr>
                </w:rPrChange>
              </w:rPr>
            </w:pPr>
            <w:del w:id="4828" w:author="Dr Mamadou SANOGO" w:date="2023-10-27T11:28:00Z">
              <w:r w:rsidRPr="007A4AFC" w:rsidDel="00693568">
                <w:rPr>
                  <w:color w:val="000000" w:themeColor="text1"/>
                  <w:rPrChange w:id="4829" w:author="Dr Mamadou SANOGO" w:date="2023-10-25T18:15:00Z">
                    <w:rPr/>
                  </w:rPrChange>
                </w:rPr>
                <w:delText>0 soit 0%</w:delText>
              </w:r>
            </w:del>
          </w:p>
        </w:tc>
        <w:tc>
          <w:tcPr>
            <w:tcW w:w="1559" w:type="dxa"/>
            <w:vAlign w:val="center"/>
          </w:tcPr>
          <w:p w14:paraId="30697320" w14:textId="63C3365D" w:rsidR="00C76DF7" w:rsidRPr="007A4AFC" w:rsidDel="00693568" w:rsidRDefault="00C76DF7" w:rsidP="00C76DF7">
            <w:pPr>
              <w:spacing w:line="240" w:lineRule="auto"/>
              <w:jc w:val="center"/>
              <w:rPr>
                <w:del w:id="4830" w:author="Dr Mamadou SANOGO" w:date="2023-10-27T11:28:00Z"/>
                <w:color w:val="000000" w:themeColor="text1"/>
                <w:rPrChange w:id="4831" w:author="Dr Mamadou SANOGO" w:date="2023-10-25T18:15:00Z">
                  <w:rPr>
                    <w:del w:id="4832" w:author="Dr Mamadou SANOGO" w:date="2023-10-27T11:28:00Z"/>
                  </w:rPr>
                </w:rPrChange>
              </w:rPr>
            </w:pPr>
            <w:del w:id="4833" w:author="Dr Mamadou SANOGO" w:date="2023-10-27T11:28:00Z">
              <w:r w:rsidRPr="007A4AFC" w:rsidDel="00693568">
                <w:rPr>
                  <w:color w:val="000000" w:themeColor="text1"/>
                  <w:rPrChange w:id="4834" w:author="Dr Mamadou SANOGO" w:date="2023-10-25T18:15:00Z">
                    <w:rPr/>
                  </w:rPrChange>
                </w:rPr>
                <w:delText>0 soit 0%</w:delText>
              </w:r>
            </w:del>
          </w:p>
        </w:tc>
        <w:tc>
          <w:tcPr>
            <w:tcW w:w="1696" w:type="dxa"/>
            <w:vAlign w:val="center"/>
          </w:tcPr>
          <w:p w14:paraId="587272E8" w14:textId="2D34DBA4" w:rsidR="00C76DF7" w:rsidRPr="007A4AFC" w:rsidDel="00693568" w:rsidRDefault="00C76DF7" w:rsidP="00C76DF7">
            <w:pPr>
              <w:spacing w:line="240" w:lineRule="auto"/>
              <w:jc w:val="center"/>
              <w:rPr>
                <w:del w:id="4835" w:author="Dr Mamadou SANOGO" w:date="2023-10-27T11:28:00Z"/>
                <w:color w:val="000000" w:themeColor="text1"/>
                <w:rPrChange w:id="4836" w:author="Dr Mamadou SANOGO" w:date="2023-10-25T18:15:00Z">
                  <w:rPr>
                    <w:del w:id="4837" w:author="Dr Mamadou SANOGO" w:date="2023-10-27T11:28:00Z"/>
                  </w:rPr>
                </w:rPrChange>
              </w:rPr>
            </w:pPr>
            <w:del w:id="4838" w:author="Dr Mamadou SANOGO" w:date="2023-10-27T11:28:00Z">
              <w:r w:rsidRPr="007A4AFC" w:rsidDel="00693568">
                <w:rPr>
                  <w:color w:val="000000" w:themeColor="text1"/>
                  <w:rPrChange w:id="4839" w:author="Dr Mamadou SANOGO" w:date="2023-10-25T18:15:00Z">
                    <w:rPr/>
                  </w:rPrChange>
                </w:rPr>
                <w:delText>0 soit 0%</w:delText>
              </w:r>
            </w:del>
          </w:p>
        </w:tc>
      </w:tr>
      <w:tr w:rsidR="007A4AFC" w:rsidRPr="007A4AFC" w:rsidDel="00693568" w14:paraId="6C8FE38D" w14:textId="33A92613" w:rsidTr="00C76DF7">
        <w:trPr>
          <w:del w:id="4840" w:author="Dr Mamadou SANOGO" w:date="2023-10-27T11:28:00Z"/>
        </w:trPr>
        <w:tc>
          <w:tcPr>
            <w:tcW w:w="2546" w:type="dxa"/>
          </w:tcPr>
          <w:p w14:paraId="0D3023E8" w14:textId="67A3F3CF" w:rsidR="00C76DF7" w:rsidRPr="007A4AFC" w:rsidDel="00693568" w:rsidRDefault="00C76DF7" w:rsidP="00C76DF7">
            <w:pPr>
              <w:spacing w:line="240" w:lineRule="auto"/>
              <w:rPr>
                <w:del w:id="4841" w:author="Dr Mamadou SANOGO" w:date="2023-10-27T11:28:00Z"/>
                <w:color w:val="000000" w:themeColor="text1"/>
                <w:rPrChange w:id="4842" w:author="Dr Mamadou SANOGO" w:date="2023-10-25T18:15:00Z">
                  <w:rPr>
                    <w:del w:id="4843" w:author="Dr Mamadou SANOGO" w:date="2023-10-27T11:28:00Z"/>
                  </w:rPr>
                </w:rPrChange>
              </w:rPr>
            </w:pPr>
            <w:del w:id="4844" w:author="Dr Mamadou SANOGO" w:date="2023-10-27T11:28:00Z">
              <w:r w:rsidRPr="007A4AFC" w:rsidDel="00693568">
                <w:rPr>
                  <w:color w:val="000000" w:themeColor="text1"/>
                  <w:rPrChange w:id="4845" w:author="Dr Mamadou SANOGO" w:date="2023-10-25T18:15:00Z">
                    <w:rPr/>
                  </w:rPrChange>
                </w:rPr>
                <w:delText>Nbr. et % d’étudiants ayant validé le M2</w:delText>
              </w:r>
            </w:del>
          </w:p>
        </w:tc>
        <w:tc>
          <w:tcPr>
            <w:tcW w:w="1559" w:type="dxa"/>
            <w:vAlign w:val="center"/>
          </w:tcPr>
          <w:p w14:paraId="0ADE435E" w14:textId="01D25147" w:rsidR="00C76DF7" w:rsidRPr="007A4AFC" w:rsidDel="00693568" w:rsidRDefault="008B5085" w:rsidP="00C76DF7">
            <w:pPr>
              <w:spacing w:line="240" w:lineRule="auto"/>
              <w:jc w:val="center"/>
              <w:rPr>
                <w:del w:id="4846" w:author="Dr Mamadou SANOGO" w:date="2023-10-27T11:28:00Z"/>
                <w:color w:val="000000" w:themeColor="text1"/>
                <w:rPrChange w:id="4847" w:author="Dr Mamadou SANOGO" w:date="2023-10-25T18:15:00Z">
                  <w:rPr>
                    <w:del w:id="4848" w:author="Dr Mamadou SANOGO" w:date="2023-10-27T11:28:00Z"/>
                  </w:rPr>
                </w:rPrChange>
              </w:rPr>
            </w:pPr>
            <w:del w:id="4849" w:author="Dr Mamadou SANOGO" w:date="2023-10-26T14:32:00Z">
              <w:r w:rsidRPr="007A4AFC" w:rsidDel="00CB3C42">
                <w:rPr>
                  <w:color w:val="000000" w:themeColor="text1"/>
                  <w:rPrChange w:id="4850" w:author="Dr Mamadou SANOGO" w:date="2023-10-25T18:15:00Z">
                    <w:rPr/>
                  </w:rPrChange>
                </w:rPr>
                <w:delText>4</w:delText>
              </w:r>
            </w:del>
            <w:del w:id="4851" w:author="Dr Mamadou SANOGO" w:date="2023-10-27T11:28:00Z">
              <w:r w:rsidR="00C76DF7" w:rsidRPr="007A4AFC" w:rsidDel="00693568">
                <w:rPr>
                  <w:color w:val="000000" w:themeColor="text1"/>
                  <w:rPrChange w:id="4852" w:author="Dr Mamadou SANOGO" w:date="2023-10-25T18:15:00Z">
                    <w:rPr/>
                  </w:rPrChange>
                </w:rPr>
                <w:delText xml:space="preserve"> soit 100%</w:delText>
              </w:r>
            </w:del>
          </w:p>
        </w:tc>
        <w:tc>
          <w:tcPr>
            <w:tcW w:w="1701" w:type="dxa"/>
            <w:vAlign w:val="center"/>
          </w:tcPr>
          <w:p w14:paraId="0BCB1696" w14:textId="306108A9" w:rsidR="00C76DF7" w:rsidRPr="007A4AFC" w:rsidDel="00693568" w:rsidRDefault="008B5085" w:rsidP="00C76DF7">
            <w:pPr>
              <w:spacing w:line="240" w:lineRule="auto"/>
              <w:jc w:val="center"/>
              <w:rPr>
                <w:del w:id="4853" w:author="Dr Mamadou SANOGO" w:date="2023-10-27T11:28:00Z"/>
                <w:color w:val="000000" w:themeColor="text1"/>
                <w:rPrChange w:id="4854" w:author="Dr Mamadou SANOGO" w:date="2023-10-25T18:15:00Z">
                  <w:rPr>
                    <w:del w:id="4855" w:author="Dr Mamadou SANOGO" w:date="2023-10-27T11:28:00Z"/>
                  </w:rPr>
                </w:rPrChange>
              </w:rPr>
            </w:pPr>
            <w:del w:id="4856" w:author="Dr Mamadou SANOGO" w:date="2023-10-27T11:28:00Z">
              <w:r w:rsidRPr="007A4AFC" w:rsidDel="00693568">
                <w:rPr>
                  <w:color w:val="000000" w:themeColor="text1"/>
                  <w:rPrChange w:id="4857" w:author="Dr Mamadou SANOGO" w:date="2023-10-25T18:15:00Z">
                    <w:rPr/>
                  </w:rPrChange>
                </w:rPr>
                <w:delText>6</w:delText>
              </w:r>
              <w:r w:rsidR="00C76DF7" w:rsidRPr="007A4AFC" w:rsidDel="00693568">
                <w:rPr>
                  <w:color w:val="000000" w:themeColor="text1"/>
                  <w:rPrChange w:id="4858" w:author="Dr Mamadou SANOGO" w:date="2023-10-25T18:15:00Z">
                    <w:rPr/>
                  </w:rPrChange>
                </w:rPr>
                <w:delText xml:space="preserve"> soit 100%</w:delText>
              </w:r>
            </w:del>
          </w:p>
        </w:tc>
        <w:tc>
          <w:tcPr>
            <w:tcW w:w="1559" w:type="dxa"/>
            <w:vAlign w:val="center"/>
          </w:tcPr>
          <w:p w14:paraId="092E3D21" w14:textId="2FA3E339" w:rsidR="00C76DF7" w:rsidRPr="007A4AFC" w:rsidDel="00693568" w:rsidRDefault="008B5085" w:rsidP="00C76DF7">
            <w:pPr>
              <w:spacing w:line="240" w:lineRule="auto"/>
              <w:jc w:val="center"/>
              <w:rPr>
                <w:del w:id="4859" w:author="Dr Mamadou SANOGO" w:date="2023-10-27T11:28:00Z"/>
                <w:color w:val="000000" w:themeColor="text1"/>
                <w:rPrChange w:id="4860" w:author="Dr Mamadou SANOGO" w:date="2023-10-25T18:15:00Z">
                  <w:rPr>
                    <w:del w:id="4861" w:author="Dr Mamadou SANOGO" w:date="2023-10-27T11:28:00Z"/>
                  </w:rPr>
                </w:rPrChange>
              </w:rPr>
            </w:pPr>
            <w:del w:id="4862" w:author="Dr Mamadou SANOGO" w:date="2023-10-26T14:59:00Z">
              <w:r w:rsidRPr="007A4AFC" w:rsidDel="00CB3C42">
                <w:rPr>
                  <w:color w:val="000000" w:themeColor="text1"/>
                  <w:rPrChange w:id="4863" w:author="Dr Mamadou SANOGO" w:date="2023-10-25T18:15:00Z">
                    <w:rPr/>
                  </w:rPrChange>
                </w:rPr>
                <w:delText>7</w:delText>
              </w:r>
            </w:del>
            <w:del w:id="4864" w:author="Dr Mamadou SANOGO" w:date="2023-10-27T11:28:00Z">
              <w:r w:rsidR="00C76DF7" w:rsidRPr="007A4AFC" w:rsidDel="00693568">
                <w:rPr>
                  <w:color w:val="000000" w:themeColor="text1"/>
                  <w:rPrChange w:id="4865" w:author="Dr Mamadou SANOGO" w:date="2023-10-25T18:15:00Z">
                    <w:rPr/>
                  </w:rPrChange>
                </w:rPr>
                <w:delText xml:space="preserve"> soit 100%</w:delText>
              </w:r>
            </w:del>
          </w:p>
        </w:tc>
        <w:tc>
          <w:tcPr>
            <w:tcW w:w="1696" w:type="dxa"/>
            <w:vAlign w:val="center"/>
          </w:tcPr>
          <w:p w14:paraId="4DEBDD26" w14:textId="500A3BE8" w:rsidR="00C76DF7" w:rsidRPr="007A4AFC" w:rsidDel="00693568" w:rsidRDefault="008B5085" w:rsidP="00C76DF7">
            <w:pPr>
              <w:spacing w:line="240" w:lineRule="auto"/>
              <w:jc w:val="center"/>
              <w:rPr>
                <w:del w:id="4866" w:author="Dr Mamadou SANOGO" w:date="2023-10-27T11:28:00Z"/>
                <w:color w:val="000000" w:themeColor="text1"/>
                <w:rPrChange w:id="4867" w:author="Dr Mamadou SANOGO" w:date="2023-10-25T18:15:00Z">
                  <w:rPr>
                    <w:del w:id="4868" w:author="Dr Mamadou SANOGO" w:date="2023-10-27T11:28:00Z"/>
                  </w:rPr>
                </w:rPrChange>
              </w:rPr>
            </w:pPr>
            <w:del w:id="4869" w:author="Dr Mamadou SANOGO" w:date="2023-10-27T11:28:00Z">
              <w:r w:rsidRPr="007A4AFC" w:rsidDel="00693568">
                <w:rPr>
                  <w:color w:val="000000" w:themeColor="text1"/>
                  <w:rPrChange w:id="4870" w:author="Dr Mamadou SANOGO" w:date="2023-10-25T18:15:00Z">
                    <w:rPr/>
                  </w:rPrChange>
                </w:rPr>
                <w:delText>9</w:delText>
              </w:r>
              <w:r w:rsidR="00C76DF7" w:rsidRPr="007A4AFC" w:rsidDel="00693568">
                <w:rPr>
                  <w:color w:val="000000" w:themeColor="text1"/>
                  <w:rPrChange w:id="4871" w:author="Dr Mamadou SANOGO" w:date="2023-10-25T18:15:00Z">
                    <w:rPr/>
                  </w:rPrChange>
                </w:rPr>
                <w:delText xml:space="preserve"> soit 100%</w:delText>
              </w:r>
            </w:del>
          </w:p>
        </w:tc>
      </w:tr>
      <w:tr w:rsidR="007A4AFC" w:rsidRPr="007A4AFC" w:rsidDel="00693568" w14:paraId="4C201277" w14:textId="63897195" w:rsidTr="00C76DF7">
        <w:trPr>
          <w:del w:id="4872" w:author="Dr Mamadou SANOGO" w:date="2023-10-27T11:28:00Z"/>
        </w:trPr>
        <w:tc>
          <w:tcPr>
            <w:tcW w:w="2546" w:type="dxa"/>
            <w:tcBorders>
              <w:bottom w:val="single" w:sz="4" w:space="0" w:color="auto"/>
            </w:tcBorders>
          </w:tcPr>
          <w:p w14:paraId="671995E0" w14:textId="798C08E0" w:rsidR="00C76DF7" w:rsidRPr="007A4AFC" w:rsidDel="00693568" w:rsidRDefault="00C76DF7" w:rsidP="00C76DF7">
            <w:pPr>
              <w:spacing w:line="240" w:lineRule="auto"/>
              <w:rPr>
                <w:del w:id="4873" w:author="Dr Mamadou SANOGO" w:date="2023-10-27T11:28:00Z"/>
                <w:color w:val="000000" w:themeColor="text1"/>
                <w:rPrChange w:id="4874" w:author="Dr Mamadou SANOGO" w:date="2023-10-25T18:15:00Z">
                  <w:rPr>
                    <w:del w:id="4875" w:author="Dr Mamadou SANOGO" w:date="2023-10-27T11:28:00Z"/>
                  </w:rPr>
                </w:rPrChange>
              </w:rPr>
            </w:pPr>
            <w:del w:id="4876" w:author="Dr Mamadou SANOGO" w:date="2023-10-27T11:28:00Z">
              <w:r w:rsidRPr="007A4AFC" w:rsidDel="00693568">
                <w:rPr>
                  <w:color w:val="000000" w:themeColor="text1"/>
                  <w:rPrChange w:id="4877" w:author="Dr Mamadou SANOGO" w:date="2023-10-25T18:15:00Z">
                    <w:rPr/>
                  </w:rPrChange>
                </w:rPr>
                <w:delText>Nbr. et % d’étudiants ajournés en M2</w:delText>
              </w:r>
            </w:del>
          </w:p>
        </w:tc>
        <w:tc>
          <w:tcPr>
            <w:tcW w:w="1559" w:type="dxa"/>
            <w:tcBorders>
              <w:bottom w:val="single" w:sz="4" w:space="0" w:color="auto"/>
            </w:tcBorders>
            <w:vAlign w:val="center"/>
          </w:tcPr>
          <w:p w14:paraId="5B97A3BD" w14:textId="2A23BA7B" w:rsidR="00C76DF7" w:rsidRPr="007A4AFC" w:rsidDel="00693568" w:rsidRDefault="00C76DF7" w:rsidP="00C76DF7">
            <w:pPr>
              <w:spacing w:line="240" w:lineRule="auto"/>
              <w:jc w:val="center"/>
              <w:rPr>
                <w:del w:id="4878" w:author="Dr Mamadou SANOGO" w:date="2023-10-27T11:28:00Z"/>
                <w:color w:val="000000" w:themeColor="text1"/>
                <w:rPrChange w:id="4879" w:author="Dr Mamadou SANOGO" w:date="2023-10-25T18:15:00Z">
                  <w:rPr>
                    <w:del w:id="4880" w:author="Dr Mamadou SANOGO" w:date="2023-10-27T11:28:00Z"/>
                  </w:rPr>
                </w:rPrChange>
              </w:rPr>
            </w:pPr>
            <w:del w:id="4881" w:author="Dr Mamadou SANOGO" w:date="2023-10-27T11:28:00Z">
              <w:r w:rsidRPr="007A4AFC" w:rsidDel="00693568">
                <w:rPr>
                  <w:color w:val="000000" w:themeColor="text1"/>
                  <w:rPrChange w:id="4882" w:author="Dr Mamadou SANOGO" w:date="2023-10-25T18:15:00Z">
                    <w:rPr/>
                  </w:rPrChange>
                </w:rPr>
                <w:delText>0 soit 0%</w:delText>
              </w:r>
            </w:del>
          </w:p>
        </w:tc>
        <w:tc>
          <w:tcPr>
            <w:tcW w:w="1701" w:type="dxa"/>
            <w:tcBorders>
              <w:bottom w:val="single" w:sz="4" w:space="0" w:color="auto"/>
            </w:tcBorders>
            <w:vAlign w:val="center"/>
          </w:tcPr>
          <w:p w14:paraId="6371830B" w14:textId="558D43DC" w:rsidR="00C76DF7" w:rsidRPr="007A4AFC" w:rsidDel="00693568" w:rsidRDefault="00C76DF7" w:rsidP="00C76DF7">
            <w:pPr>
              <w:spacing w:line="240" w:lineRule="auto"/>
              <w:jc w:val="center"/>
              <w:rPr>
                <w:del w:id="4883" w:author="Dr Mamadou SANOGO" w:date="2023-10-27T11:28:00Z"/>
                <w:color w:val="000000" w:themeColor="text1"/>
                <w:rPrChange w:id="4884" w:author="Dr Mamadou SANOGO" w:date="2023-10-25T18:15:00Z">
                  <w:rPr>
                    <w:del w:id="4885" w:author="Dr Mamadou SANOGO" w:date="2023-10-27T11:28:00Z"/>
                  </w:rPr>
                </w:rPrChange>
              </w:rPr>
            </w:pPr>
            <w:del w:id="4886" w:author="Dr Mamadou SANOGO" w:date="2023-10-27T11:28:00Z">
              <w:r w:rsidRPr="007A4AFC" w:rsidDel="00693568">
                <w:rPr>
                  <w:color w:val="000000" w:themeColor="text1"/>
                  <w:rPrChange w:id="4887" w:author="Dr Mamadou SANOGO" w:date="2023-10-25T18:15:00Z">
                    <w:rPr/>
                  </w:rPrChange>
                </w:rPr>
                <w:delText>0 soit 0%</w:delText>
              </w:r>
            </w:del>
          </w:p>
        </w:tc>
        <w:tc>
          <w:tcPr>
            <w:tcW w:w="1559" w:type="dxa"/>
            <w:tcBorders>
              <w:bottom w:val="single" w:sz="4" w:space="0" w:color="auto"/>
            </w:tcBorders>
            <w:vAlign w:val="center"/>
          </w:tcPr>
          <w:p w14:paraId="14BD20BB" w14:textId="3E5D4E2C" w:rsidR="00C76DF7" w:rsidRPr="007A4AFC" w:rsidDel="00693568" w:rsidRDefault="00C76DF7" w:rsidP="00C76DF7">
            <w:pPr>
              <w:spacing w:line="240" w:lineRule="auto"/>
              <w:jc w:val="center"/>
              <w:rPr>
                <w:del w:id="4888" w:author="Dr Mamadou SANOGO" w:date="2023-10-27T11:28:00Z"/>
                <w:color w:val="000000" w:themeColor="text1"/>
                <w:rPrChange w:id="4889" w:author="Dr Mamadou SANOGO" w:date="2023-10-25T18:15:00Z">
                  <w:rPr>
                    <w:del w:id="4890" w:author="Dr Mamadou SANOGO" w:date="2023-10-27T11:28:00Z"/>
                  </w:rPr>
                </w:rPrChange>
              </w:rPr>
            </w:pPr>
            <w:del w:id="4891" w:author="Dr Mamadou SANOGO" w:date="2023-10-27T11:28:00Z">
              <w:r w:rsidRPr="007A4AFC" w:rsidDel="00693568">
                <w:rPr>
                  <w:color w:val="000000" w:themeColor="text1"/>
                  <w:rPrChange w:id="4892" w:author="Dr Mamadou SANOGO" w:date="2023-10-25T18:15:00Z">
                    <w:rPr/>
                  </w:rPrChange>
                </w:rPr>
                <w:delText>0 soit 0%</w:delText>
              </w:r>
            </w:del>
          </w:p>
        </w:tc>
        <w:tc>
          <w:tcPr>
            <w:tcW w:w="1696" w:type="dxa"/>
            <w:tcBorders>
              <w:bottom w:val="single" w:sz="4" w:space="0" w:color="auto"/>
            </w:tcBorders>
            <w:vAlign w:val="center"/>
          </w:tcPr>
          <w:p w14:paraId="369D5058" w14:textId="5EB86862" w:rsidR="00C76DF7" w:rsidRPr="007A4AFC" w:rsidDel="00693568" w:rsidRDefault="00C76DF7" w:rsidP="00C76DF7">
            <w:pPr>
              <w:spacing w:line="240" w:lineRule="auto"/>
              <w:jc w:val="center"/>
              <w:rPr>
                <w:del w:id="4893" w:author="Dr Mamadou SANOGO" w:date="2023-10-27T11:28:00Z"/>
                <w:color w:val="000000" w:themeColor="text1"/>
                <w:rPrChange w:id="4894" w:author="Dr Mamadou SANOGO" w:date="2023-10-25T18:15:00Z">
                  <w:rPr>
                    <w:del w:id="4895" w:author="Dr Mamadou SANOGO" w:date="2023-10-27T11:28:00Z"/>
                  </w:rPr>
                </w:rPrChange>
              </w:rPr>
            </w:pPr>
            <w:del w:id="4896" w:author="Dr Mamadou SANOGO" w:date="2023-10-27T11:28:00Z">
              <w:r w:rsidRPr="007A4AFC" w:rsidDel="00693568">
                <w:rPr>
                  <w:color w:val="000000" w:themeColor="text1"/>
                  <w:rPrChange w:id="4897" w:author="Dr Mamadou SANOGO" w:date="2023-10-25T18:15:00Z">
                    <w:rPr/>
                  </w:rPrChange>
                </w:rPr>
                <w:delText>0 soit 0%</w:delText>
              </w:r>
            </w:del>
          </w:p>
        </w:tc>
      </w:tr>
      <w:tr w:rsidR="007A4AFC" w:rsidRPr="007A4AFC" w:rsidDel="00693568" w14:paraId="6E872E52" w14:textId="248567BD" w:rsidTr="00C76DF7">
        <w:trPr>
          <w:del w:id="4898" w:author="Dr Mamadou SANOGO" w:date="2023-10-27T11:28:00Z"/>
        </w:trPr>
        <w:tc>
          <w:tcPr>
            <w:tcW w:w="2546" w:type="dxa"/>
            <w:shd w:val="clear" w:color="auto" w:fill="D9D9D9" w:themeFill="background1" w:themeFillShade="D9"/>
          </w:tcPr>
          <w:p w14:paraId="0571388D" w14:textId="22145EB1" w:rsidR="00C76DF7" w:rsidRPr="007A4AFC" w:rsidDel="00693568" w:rsidRDefault="00C76DF7" w:rsidP="00C76DF7">
            <w:pPr>
              <w:spacing w:line="240" w:lineRule="auto"/>
              <w:rPr>
                <w:del w:id="4899" w:author="Dr Mamadou SANOGO" w:date="2023-10-27T11:28:00Z"/>
                <w:color w:val="000000" w:themeColor="text1"/>
                <w:rPrChange w:id="4900" w:author="Dr Mamadou SANOGO" w:date="2023-10-25T18:15:00Z">
                  <w:rPr>
                    <w:del w:id="4901" w:author="Dr Mamadou SANOGO" w:date="2023-10-27T11:28:00Z"/>
                  </w:rPr>
                </w:rPrChange>
              </w:rPr>
            </w:pPr>
            <w:del w:id="4902" w:author="Dr Mamadou SANOGO" w:date="2023-10-27T11:28:00Z">
              <w:r w:rsidRPr="007A4AFC" w:rsidDel="00693568">
                <w:rPr>
                  <w:color w:val="000000" w:themeColor="text1"/>
                  <w:rPrChange w:id="4903" w:author="Dr Mamadou SANOGO" w:date="2023-10-25T18:15:00Z">
                    <w:rPr/>
                  </w:rPrChange>
                </w:rPr>
                <w:delText>% de diplômés en 2 ans</w:delText>
              </w:r>
            </w:del>
          </w:p>
        </w:tc>
        <w:tc>
          <w:tcPr>
            <w:tcW w:w="1559" w:type="dxa"/>
            <w:shd w:val="clear" w:color="auto" w:fill="D9D9D9" w:themeFill="background1" w:themeFillShade="D9"/>
            <w:vAlign w:val="center"/>
          </w:tcPr>
          <w:p w14:paraId="63931A1D" w14:textId="3D5D2C40" w:rsidR="00C76DF7" w:rsidRPr="007A4AFC" w:rsidDel="00693568" w:rsidRDefault="00C76DF7" w:rsidP="00C76DF7">
            <w:pPr>
              <w:spacing w:line="240" w:lineRule="auto"/>
              <w:jc w:val="center"/>
              <w:rPr>
                <w:del w:id="4904" w:author="Dr Mamadou SANOGO" w:date="2023-10-27T11:28:00Z"/>
                <w:color w:val="000000" w:themeColor="text1"/>
                <w:rPrChange w:id="4905" w:author="Dr Mamadou SANOGO" w:date="2023-10-25T18:15:00Z">
                  <w:rPr>
                    <w:del w:id="4906" w:author="Dr Mamadou SANOGO" w:date="2023-10-27T11:28:00Z"/>
                  </w:rPr>
                </w:rPrChange>
              </w:rPr>
            </w:pPr>
            <w:del w:id="4907" w:author="Dr Mamadou SANOGO" w:date="2023-10-27T11:28:00Z">
              <w:r w:rsidRPr="007A4AFC" w:rsidDel="00693568">
                <w:rPr>
                  <w:color w:val="000000" w:themeColor="text1"/>
                  <w:rPrChange w:id="4908" w:author="Dr Mamadou SANOGO" w:date="2023-10-25T18:15:00Z">
                    <w:rPr/>
                  </w:rPrChange>
                </w:rPr>
                <w:delText>100%</w:delText>
              </w:r>
            </w:del>
          </w:p>
        </w:tc>
        <w:tc>
          <w:tcPr>
            <w:tcW w:w="1701" w:type="dxa"/>
            <w:shd w:val="clear" w:color="auto" w:fill="D9D9D9" w:themeFill="background1" w:themeFillShade="D9"/>
          </w:tcPr>
          <w:p w14:paraId="1D5DC0C6" w14:textId="028CFAFD" w:rsidR="00C76DF7" w:rsidRPr="007A4AFC" w:rsidDel="00693568" w:rsidRDefault="008B5085" w:rsidP="00C76DF7">
            <w:pPr>
              <w:spacing w:line="240" w:lineRule="auto"/>
              <w:jc w:val="center"/>
              <w:rPr>
                <w:del w:id="4909" w:author="Dr Mamadou SANOGO" w:date="2023-10-27T11:28:00Z"/>
                <w:color w:val="000000" w:themeColor="text1"/>
                <w:rPrChange w:id="4910" w:author="Dr Mamadou SANOGO" w:date="2023-10-25T18:15:00Z">
                  <w:rPr>
                    <w:del w:id="4911" w:author="Dr Mamadou SANOGO" w:date="2023-10-27T11:28:00Z"/>
                  </w:rPr>
                </w:rPrChange>
              </w:rPr>
            </w:pPr>
            <w:del w:id="4912" w:author="Dr Mamadou SANOGO" w:date="2023-10-27T11:28:00Z">
              <w:r w:rsidRPr="007A4AFC" w:rsidDel="00693568">
                <w:rPr>
                  <w:color w:val="000000" w:themeColor="text1"/>
                  <w:rPrChange w:id="4913" w:author="Dr Mamadou SANOGO" w:date="2023-10-25T18:15:00Z">
                    <w:rPr/>
                  </w:rPrChange>
                </w:rPr>
                <w:delText>10</w:delText>
              </w:r>
              <w:r w:rsidR="00C76DF7" w:rsidRPr="007A4AFC" w:rsidDel="00693568">
                <w:rPr>
                  <w:color w:val="000000" w:themeColor="text1"/>
                  <w:rPrChange w:id="4914" w:author="Dr Mamadou SANOGO" w:date="2023-10-25T18:15:00Z">
                    <w:rPr/>
                  </w:rPrChange>
                </w:rPr>
                <w:delText>0%</w:delText>
              </w:r>
            </w:del>
          </w:p>
        </w:tc>
        <w:tc>
          <w:tcPr>
            <w:tcW w:w="1559" w:type="dxa"/>
            <w:shd w:val="clear" w:color="auto" w:fill="D9D9D9" w:themeFill="background1" w:themeFillShade="D9"/>
          </w:tcPr>
          <w:p w14:paraId="30B93789" w14:textId="4E4A7A2E" w:rsidR="00C76DF7" w:rsidRPr="007A4AFC" w:rsidDel="00693568" w:rsidRDefault="008B5085" w:rsidP="00C76DF7">
            <w:pPr>
              <w:spacing w:line="240" w:lineRule="auto"/>
              <w:jc w:val="center"/>
              <w:rPr>
                <w:del w:id="4915" w:author="Dr Mamadou SANOGO" w:date="2023-10-27T11:28:00Z"/>
                <w:color w:val="000000" w:themeColor="text1"/>
                <w:rPrChange w:id="4916" w:author="Dr Mamadou SANOGO" w:date="2023-10-25T18:15:00Z">
                  <w:rPr>
                    <w:del w:id="4917" w:author="Dr Mamadou SANOGO" w:date="2023-10-27T11:28:00Z"/>
                  </w:rPr>
                </w:rPrChange>
              </w:rPr>
            </w:pPr>
            <w:del w:id="4918" w:author="Dr Mamadou SANOGO" w:date="2023-10-27T11:28:00Z">
              <w:r w:rsidRPr="007A4AFC" w:rsidDel="00693568">
                <w:rPr>
                  <w:color w:val="000000" w:themeColor="text1"/>
                  <w:rPrChange w:id="4919" w:author="Dr Mamadou SANOGO" w:date="2023-10-25T18:15:00Z">
                    <w:rPr/>
                  </w:rPrChange>
                </w:rPr>
                <w:delText>10</w:delText>
              </w:r>
              <w:r w:rsidR="00C76DF7" w:rsidRPr="007A4AFC" w:rsidDel="00693568">
                <w:rPr>
                  <w:color w:val="000000" w:themeColor="text1"/>
                  <w:rPrChange w:id="4920" w:author="Dr Mamadou SANOGO" w:date="2023-10-25T18:15:00Z">
                    <w:rPr/>
                  </w:rPrChange>
                </w:rPr>
                <w:delText>0%</w:delText>
              </w:r>
            </w:del>
          </w:p>
        </w:tc>
        <w:tc>
          <w:tcPr>
            <w:tcW w:w="1696" w:type="dxa"/>
            <w:shd w:val="clear" w:color="auto" w:fill="D9D9D9" w:themeFill="background1" w:themeFillShade="D9"/>
          </w:tcPr>
          <w:p w14:paraId="4C9440CF" w14:textId="51722F17" w:rsidR="00C76DF7" w:rsidRPr="007A4AFC" w:rsidDel="00693568" w:rsidRDefault="008B5085" w:rsidP="00C76DF7">
            <w:pPr>
              <w:spacing w:line="240" w:lineRule="auto"/>
              <w:jc w:val="center"/>
              <w:rPr>
                <w:del w:id="4921" w:author="Dr Mamadou SANOGO" w:date="2023-10-27T11:28:00Z"/>
                <w:color w:val="000000" w:themeColor="text1"/>
                <w:rPrChange w:id="4922" w:author="Dr Mamadou SANOGO" w:date="2023-10-25T18:15:00Z">
                  <w:rPr>
                    <w:del w:id="4923" w:author="Dr Mamadou SANOGO" w:date="2023-10-27T11:28:00Z"/>
                  </w:rPr>
                </w:rPrChange>
              </w:rPr>
            </w:pPr>
            <w:del w:id="4924" w:author="Dr Mamadou SANOGO" w:date="2023-10-27T11:28:00Z">
              <w:r w:rsidRPr="007A4AFC" w:rsidDel="00693568">
                <w:rPr>
                  <w:color w:val="000000" w:themeColor="text1"/>
                  <w:rPrChange w:id="4925" w:author="Dr Mamadou SANOGO" w:date="2023-10-25T18:15:00Z">
                    <w:rPr/>
                  </w:rPrChange>
                </w:rPr>
                <w:delText>10</w:delText>
              </w:r>
              <w:r w:rsidR="00C76DF7" w:rsidRPr="007A4AFC" w:rsidDel="00693568">
                <w:rPr>
                  <w:color w:val="000000" w:themeColor="text1"/>
                  <w:rPrChange w:id="4926" w:author="Dr Mamadou SANOGO" w:date="2023-10-25T18:15:00Z">
                    <w:rPr/>
                  </w:rPrChange>
                </w:rPr>
                <w:delText>0%</w:delText>
              </w:r>
            </w:del>
          </w:p>
        </w:tc>
      </w:tr>
      <w:tr w:rsidR="007A4AFC" w:rsidRPr="007A4AFC" w:rsidDel="00693568" w14:paraId="7A39FE77" w14:textId="091DE222" w:rsidTr="00C76DF7">
        <w:trPr>
          <w:del w:id="4927" w:author="Dr Mamadou SANOGO" w:date="2023-10-27T11:28:00Z"/>
        </w:trPr>
        <w:tc>
          <w:tcPr>
            <w:tcW w:w="2546" w:type="dxa"/>
            <w:shd w:val="clear" w:color="auto" w:fill="D9D9D9" w:themeFill="background1" w:themeFillShade="D9"/>
          </w:tcPr>
          <w:p w14:paraId="5308F9EC" w14:textId="157D5CAC" w:rsidR="00C76DF7" w:rsidRPr="007A4AFC" w:rsidDel="00693568" w:rsidRDefault="00C76DF7" w:rsidP="00C76DF7">
            <w:pPr>
              <w:spacing w:line="240" w:lineRule="auto"/>
              <w:rPr>
                <w:del w:id="4928" w:author="Dr Mamadou SANOGO" w:date="2023-10-27T11:28:00Z"/>
                <w:color w:val="000000" w:themeColor="text1"/>
                <w:rPrChange w:id="4929" w:author="Dr Mamadou SANOGO" w:date="2023-10-25T18:15:00Z">
                  <w:rPr>
                    <w:del w:id="4930" w:author="Dr Mamadou SANOGO" w:date="2023-10-27T11:28:00Z"/>
                  </w:rPr>
                </w:rPrChange>
              </w:rPr>
            </w:pPr>
            <w:del w:id="4931" w:author="Dr Mamadou SANOGO" w:date="2023-10-27T11:28:00Z">
              <w:r w:rsidRPr="007A4AFC" w:rsidDel="00693568">
                <w:rPr>
                  <w:color w:val="000000" w:themeColor="text1"/>
                  <w:rPrChange w:id="4932" w:author="Dr Mamadou SANOGO" w:date="2023-10-25T18:15:00Z">
                    <w:rPr/>
                  </w:rPrChange>
                </w:rPr>
                <w:delText>% total de diplômés</w:delText>
              </w:r>
            </w:del>
          </w:p>
        </w:tc>
        <w:tc>
          <w:tcPr>
            <w:tcW w:w="1559" w:type="dxa"/>
            <w:shd w:val="clear" w:color="auto" w:fill="D9D9D9" w:themeFill="background1" w:themeFillShade="D9"/>
            <w:vAlign w:val="center"/>
          </w:tcPr>
          <w:p w14:paraId="1A68AF93" w14:textId="3D640C96" w:rsidR="00C76DF7" w:rsidRPr="007A4AFC" w:rsidDel="00693568" w:rsidRDefault="00C76DF7" w:rsidP="00C76DF7">
            <w:pPr>
              <w:spacing w:line="240" w:lineRule="auto"/>
              <w:jc w:val="center"/>
              <w:rPr>
                <w:del w:id="4933" w:author="Dr Mamadou SANOGO" w:date="2023-10-27T11:28:00Z"/>
                <w:color w:val="000000" w:themeColor="text1"/>
                <w:rPrChange w:id="4934" w:author="Dr Mamadou SANOGO" w:date="2023-10-25T18:15:00Z">
                  <w:rPr>
                    <w:del w:id="4935" w:author="Dr Mamadou SANOGO" w:date="2023-10-27T11:28:00Z"/>
                  </w:rPr>
                </w:rPrChange>
              </w:rPr>
            </w:pPr>
            <w:del w:id="4936" w:author="Dr Mamadou SANOGO" w:date="2023-10-27T11:28:00Z">
              <w:r w:rsidRPr="007A4AFC" w:rsidDel="00693568">
                <w:rPr>
                  <w:color w:val="000000" w:themeColor="text1"/>
                  <w:rPrChange w:id="4937" w:author="Dr Mamadou SANOGO" w:date="2023-10-25T18:15:00Z">
                    <w:rPr/>
                  </w:rPrChange>
                </w:rPr>
                <w:delText>100%</w:delText>
              </w:r>
            </w:del>
          </w:p>
        </w:tc>
        <w:tc>
          <w:tcPr>
            <w:tcW w:w="1701" w:type="dxa"/>
            <w:shd w:val="clear" w:color="auto" w:fill="D9D9D9" w:themeFill="background1" w:themeFillShade="D9"/>
          </w:tcPr>
          <w:p w14:paraId="3D244FE7" w14:textId="093C6BBF" w:rsidR="00C76DF7" w:rsidRPr="007A4AFC" w:rsidDel="00693568" w:rsidRDefault="008B5085" w:rsidP="00C76DF7">
            <w:pPr>
              <w:spacing w:line="240" w:lineRule="auto"/>
              <w:jc w:val="center"/>
              <w:rPr>
                <w:del w:id="4938" w:author="Dr Mamadou SANOGO" w:date="2023-10-27T11:28:00Z"/>
                <w:color w:val="000000" w:themeColor="text1"/>
                <w:rPrChange w:id="4939" w:author="Dr Mamadou SANOGO" w:date="2023-10-25T18:15:00Z">
                  <w:rPr>
                    <w:del w:id="4940" w:author="Dr Mamadou SANOGO" w:date="2023-10-27T11:28:00Z"/>
                  </w:rPr>
                </w:rPrChange>
              </w:rPr>
            </w:pPr>
            <w:del w:id="4941" w:author="Dr Mamadou SANOGO" w:date="2023-10-27T11:28:00Z">
              <w:r w:rsidRPr="007A4AFC" w:rsidDel="00693568">
                <w:rPr>
                  <w:color w:val="000000" w:themeColor="text1"/>
                  <w:rPrChange w:id="4942" w:author="Dr Mamadou SANOGO" w:date="2023-10-25T18:15:00Z">
                    <w:rPr/>
                  </w:rPrChange>
                </w:rPr>
                <w:delText>10</w:delText>
              </w:r>
              <w:r w:rsidR="00C76DF7" w:rsidRPr="007A4AFC" w:rsidDel="00693568">
                <w:rPr>
                  <w:color w:val="000000" w:themeColor="text1"/>
                  <w:rPrChange w:id="4943" w:author="Dr Mamadou SANOGO" w:date="2023-10-25T18:15:00Z">
                    <w:rPr/>
                  </w:rPrChange>
                </w:rPr>
                <w:delText>0%</w:delText>
              </w:r>
            </w:del>
          </w:p>
        </w:tc>
        <w:tc>
          <w:tcPr>
            <w:tcW w:w="1559" w:type="dxa"/>
            <w:shd w:val="clear" w:color="auto" w:fill="D9D9D9" w:themeFill="background1" w:themeFillShade="D9"/>
          </w:tcPr>
          <w:p w14:paraId="351A1EEB" w14:textId="29416F0C" w:rsidR="00C76DF7" w:rsidRPr="007A4AFC" w:rsidDel="00693568" w:rsidRDefault="008B5085" w:rsidP="00C76DF7">
            <w:pPr>
              <w:spacing w:line="240" w:lineRule="auto"/>
              <w:jc w:val="center"/>
              <w:rPr>
                <w:del w:id="4944" w:author="Dr Mamadou SANOGO" w:date="2023-10-27T11:28:00Z"/>
                <w:color w:val="000000" w:themeColor="text1"/>
                <w:rPrChange w:id="4945" w:author="Dr Mamadou SANOGO" w:date="2023-10-25T18:15:00Z">
                  <w:rPr>
                    <w:del w:id="4946" w:author="Dr Mamadou SANOGO" w:date="2023-10-27T11:28:00Z"/>
                  </w:rPr>
                </w:rPrChange>
              </w:rPr>
            </w:pPr>
            <w:del w:id="4947" w:author="Dr Mamadou SANOGO" w:date="2023-10-27T11:28:00Z">
              <w:r w:rsidRPr="007A4AFC" w:rsidDel="00693568">
                <w:rPr>
                  <w:color w:val="000000" w:themeColor="text1"/>
                  <w:rPrChange w:id="4948" w:author="Dr Mamadou SANOGO" w:date="2023-10-25T18:15:00Z">
                    <w:rPr/>
                  </w:rPrChange>
                </w:rPr>
                <w:delText>10</w:delText>
              </w:r>
              <w:r w:rsidR="00C76DF7" w:rsidRPr="007A4AFC" w:rsidDel="00693568">
                <w:rPr>
                  <w:color w:val="000000" w:themeColor="text1"/>
                  <w:rPrChange w:id="4949" w:author="Dr Mamadou SANOGO" w:date="2023-10-25T18:15:00Z">
                    <w:rPr/>
                  </w:rPrChange>
                </w:rPr>
                <w:delText>0%</w:delText>
              </w:r>
            </w:del>
          </w:p>
        </w:tc>
        <w:tc>
          <w:tcPr>
            <w:tcW w:w="1696" w:type="dxa"/>
            <w:shd w:val="clear" w:color="auto" w:fill="D9D9D9" w:themeFill="background1" w:themeFillShade="D9"/>
          </w:tcPr>
          <w:p w14:paraId="4620FA95" w14:textId="79FD6523" w:rsidR="00C76DF7" w:rsidRPr="007A4AFC" w:rsidDel="00693568" w:rsidRDefault="008B5085" w:rsidP="00C76DF7">
            <w:pPr>
              <w:spacing w:line="240" w:lineRule="auto"/>
              <w:jc w:val="center"/>
              <w:rPr>
                <w:del w:id="4950" w:author="Dr Mamadou SANOGO" w:date="2023-10-27T11:28:00Z"/>
                <w:color w:val="000000" w:themeColor="text1"/>
                <w:rPrChange w:id="4951" w:author="Dr Mamadou SANOGO" w:date="2023-10-25T18:15:00Z">
                  <w:rPr>
                    <w:del w:id="4952" w:author="Dr Mamadou SANOGO" w:date="2023-10-27T11:28:00Z"/>
                  </w:rPr>
                </w:rPrChange>
              </w:rPr>
            </w:pPr>
            <w:del w:id="4953" w:author="Dr Mamadou SANOGO" w:date="2023-10-27T11:28:00Z">
              <w:r w:rsidRPr="007A4AFC" w:rsidDel="00693568">
                <w:rPr>
                  <w:color w:val="000000" w:themeColor="text1"/>
                  <w:rPrChange w:id="4954" w:author="Dr Mamadou SANOGO" w:date="2023-10-25T18:15:00Z">
                    <w:rPr/>
                  </w:rPrChange>
                </w:rPr>
                <w:delText>10</w:delText>
              </w:r>
              <w:r w:rsidR="00C76DF7" w:rsidRPr="007A4AFC" w:rsidDel="00693568">
                <w:rPr>
                  <w:color w:val="000000" w:themeColor="text1"/>
                  <w:rPrChange w:id="4955" w:author="Dr Mamadou SANOGO" w:date="2023-10-25T18:15:00Z">
                    <w:rPr/>
                  </w:rPrChange>
                </w:rPr>
                <w:delText>0%</w:delText>
              </w:r>
            </w:del>
          </w:p>
        </w:tc>
      </w:tr>
      <w:tr w:rsidR="007A4AFC" w:rsidRPr="007A4AFC" w:rsidDel="00693568" w14:paraId="46F1331D" w14:textId="3F4D3EC2" w:rsidTr="00C76DF7">
        <w:trPr>
          <w:del w:id="4956" w:author="Dr Mamadou SANOGO" w:date="2023-10-27T11:28:00Z"/>
        </w:trPr>
        <w:tc>
          <w:tcPr>
            <w:tcW w:w="2546" w:type="dxa"/>
            <w:shd w:val="clear" w:color="auto" w:fill="D9D9D9" w:themeFill="background1" w:themeFillShade="D9"/>
          </w:tcPr>
          <w:p w14:paraId="1DE4215B" w14:textId="6D322F5F" w:rsidR="00C76DF7" w:rsidRPr="007A4AFC" w:rsidDel="00693568" w:rsidRDefault="00C76DF7" w:rsidP="00C76DF7">
            <w:pPr>
              <w:spacing w:line="240" w:lineRule="auto"/>
              <w:rPr>
                <w:del w:id="4957" w:author="Dr Mamadou SANOGO" w:date="2023-10-27T11:28:00Z"/>
                <w:color w:val="000000" w:themeColor="text1"/>
                <w:rPrChange w:id="4958" w:author="Dr Mamadou SANOGO" w:date="2023-10-25T18:15:00Z">
                  <w:rPr>
                    <w:del w:id="4959" w:author="Dr Mamadou SANOGO" w:date="2023-10-27T11:28:00Z"/>
                  </w:rPr>
                </w:rPrChange>
              </w:rPr>
            </w:pPr>
            <w:del w:id="4960" w:author="Dr Mamadou SANOGO" w:date="2023-10-27T11:28:00Z">
              <w:r w:rsidRPr="007A4AFC" w:rsidDel="00693568">
                <w:rPr>
                  <w:color w:val="000000" w:themeColor="text1"/>
                  <w:rPrChange w:id="4961"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53E058EE" w14:textId="57DE3EEF" w:rsidR="00C76DF7" w:rsidRPr="007A4AFC" w:rsidDel="00693568" w:rsidRDefault="00C76DF7" w:rsidP="00C76DF7">
            <w:pPr>
              <w:spacing w:line="240" w:lineRule="auto"/>
              <w:jc w:val="center"/>
              <w:rPr>
                <w:del w:id="4962" w:author="Dr Mamadou SANOGO" w:date="2023-10-27T11:28:00Z"/>
                <w:color w:val="000000" w:themeColor="text1"/>
                <w:rPrChange w:id="4963" w:author="Dr Mamadou SANOGO" w:date="2023-10-25T18:15:00Z">
                  <w:rPr>
                    <w:del w:id="4964" w:author="Dr Mamadou SANOGO" w:date="2023-10-27T11:28:00Z"/>
                  </w:rPr>
                </w:rPrChange>
              </w:rPr>
            </w:pPr>
            <w:del w:id="4965" w:author="Dr Mamadou SANOGO" w:date="2023-10-27T11:28:00Z">
              <w:r w:rsidRPr="007A4AFC" w:rsidDel="00693568">
                <w:rPr>
                  <w:color w:val="000000" w:themeColor="text1"/>
                  <w:rPrChange w:id="4966" w:author="Dr Mamadou SANOGO" w:date="2023-10-25T18:15:00Z">
                    <w:rPr/>
                  </w:rPrChange>
                </w:rPr>
                <w:delText>3,5</w:delText>
              </w:r>
            </w:del>
          </w:p>
        </w:tc>
        <w:tc>
          <w:tcPr>
            <w:tcW w:w="1701" w:type="dxa"/>
            <w:shd w:val="clear" w:color="auto" w:fill="D9D9D9" w:themeFill="background1" w:themeFillShade="D9"/>
            <w:vAlign w:val="center"/>
          </w:tcPr>
          <w:p w14:paraId="60C07721" w14:textId="0B87F693" w:rsidR="00C76DF7" w:rsidRPr="007A4AFC" w:rsidDel="00693568" w:rsidRDefault="00C76DF7" w:rsidP="00C76DF7">
            <w:pPr>
              <w:spacing w:line="240" w:lineRule="auto"/>
              <w:jc w:val="center"/>
              <w:rPr>
                <w:del w:id="4967" w:author="Dr Mamadou SANOGO" w:date="2023-10-27T11:28:00Z"/>
                <w:color w:val="000000" w:themeColor="text1"/>
                <w:rPrChange w:id="4968" w:author="Dr Mamadou SANOGO" w:date="2023-10-25T18:15:00Z">
                  <w:rPr>
                    <w:del w:id="4969" w:author="Dr Mamadou SANOGO" w:date="2023-10-27T11:28:00Z"/>
                  </w:rPr>
                </w:rPrChange>
              </w:rPr>
            </w:pPr>
            <w:del w:id="4970" w:author="Dr Mamadou SANOGO" w:date="2023-10-27T11:28:00Z">
              <w:r w:rsidRPr="007A4AFC" w:rsidDel="00693568">
                <w:rPr>
                  <w:color w:val="000000" w:themeColor="text1"/>
                  <w:rPrChange w:id="4971" w:author="Dr Mamadou SANOGO" w:date="2023-10-25T18:15:00Z">
                    <w:rPr/>
                  </w:rPrChange>
                </w:rPr>
                <w:delText>3,5</w:delText>
              </w:r>
            </w:del>
          </w:p>
        </w:tc>
        <w:tc>
          <w:tcPr>
            <w:tcW w:w="1559" w:type="dxa"/>
            <w:shd w:val="clear" w:color="auto" w:fill="D9D9D9" w:themeFill="background1" w:themeFillShade="D9"/>
            <w:vAlign w:val="center"/>
          </w:tcPr>
          <w:p w14:paraId="52A71091" w14:textId="18EB48B6" w:rsidR="00C76DF7" w:rsidRPr="007A4AFC" w:rsidDel="00693568" w:rsidRDefault="00C76DF7" w:rsidP="00C76DF7">
            <w:pPr>
              <w:spacing w:line="240" w:lineRule="auto"/>
              <w:jc w:val="center"/>
              <w:rPr>
                <w:del w:id="4972" w:author="Dr Mamadou SANOGO" w:date="2023-10-27T11:28:00Z"/>
                <w:color w:val="000000" w:themeColor="text1"/>
                <w:rPrChange w:id="4973" w:author="Dr Mamadou SANOGO" w:date="2023-10-25T18:15:00Z">
                  <w:rPr>
                    <w:del w:id="4974" w:author="Dr Mamadou SANOGO" w:date="2023-10-27T11:28:00Z"/>
                  </w:rPr>
                </w:rPrChange>
              </w:rPr>
            </w:pPr>
            <w:del w:id="4975" w:author="Dr Mamadou SANOGO" w:date="2023-10-27T11:28:00Z">
              <w:r w:rsidRPr="007A4AFC" w:rsidDel="00693568">
                <w:rPr>
                  <w:color w:val="000000" w:themeColor="text1"/>
                  <w:rPrChange w:id="4976" w:author="Dr Mamadou SANOGO" w:date="2023-10-25T18:15:00Z">
                    <w:rPr/>
                  </w:rPrChange>
                </w:rPr>
                <w:delText>3,5</w:delText>
              </w:r>
            </w:del>
          </w:p>
        </w:tc>
        <w:tc>
          <w:tcPr>
            <w:tcW w:w="1696" w:type="dxa"/>
            <w:shd w:val="clear" w:color="auto" w:fill="D9D9D9" w:themeFill="background1" w:themeFillShade="D9"/>
            <w:vAlign w:val="center"/>
          </w:tcPr>
          <w:p w14:paraId="6E3373DF" w14:textId="673A3697" w:rsidR="00C76DF7" w:rsidRPr="007A4AFC" w:rsidDel="00693568" w:rsidRDefault="00C76DF7" w:rsidP="00C76DF7">
            <w:pPr>
              <w:spacing w:line="240" w:lineRule="auto"/>
              <w:jc w:val="center"/>
              <w:rPr>
                <w:del w:id="4977" w:author="Dr Mamadou SANOGO" w:date="2023-10-27T11:28:00Z"/>
                <w:color w:val="000000" w:themeColor="text1"/>
                <w:rPrChange w:id="4978" w:author="Dr Mamadou SANOGO" w:date="2023-10-25T18:15:00Z">
                  <w:rPr>
                    <w:del w:id="4979" w:author="Dr Mamadou SANOGO" w:date="2023-10-27T11:28:00Z"/>
                  </w:rPr>
                </w:rPrChange>
              </w:rPr>
            </w:pPr>
            <w:del w:id="4980" w:author="Dr Mamadou SANOGO" w:date="2023-10-27T11:28:00Z">
              <w:r w:rsidRPr="007A4AFC" w:rsidDel="00693568">
                <w:rPr>
                  <w:color w:val="000000" w:themeColor="text1"/>
                  <w:rPrChange w:id="4981" w:author="Dr Mamadou SANOGO" w:date="2023-10-25T18:15:00Z">
                    <w:rPr/>
                  </w:rPrChange>
                </w:rPr>
                <w:delText>3,5</w:delText>
              </w:r>
            </w:del>
          </w:p>
        </w:tc>
      </w:tr>
    </w:tbl>
    <w:p w14:paraId="4BDBA6F4" w14:textId="116D74A4" w:rsidR="005A55FB" w:rsidRPr="007A4AFC" w:rsidDel="00693568" w:rsidRDefault="005A55FB" w:rsidP="0047574A">
      <w:pPr>
        <w:spacing w:line="240" w:lineRule="auto"/>
        <w:rPr>
          <w:del w:id="4982" w:author="Dr Mamadou SANOGO" w:date="2023-10-27T11:28:00Z"/>
          <w:color w:val="000000" w:themeColor="text1"/>
          <w:rPrChange w:id="4983" w:author="Dr Mamadou SANOGO" w:date="2023-10-25T18:15:00Z">
            <w:rPr>
              <w:del w:id="4984" w:author="Dr Mamadou SANOGO" w:date="2023-10-27T11:28:00Z"/>
            </w:rPr>
          </w:rPrChange>
        </w:rPr>
      </w:pPr>
    </w:p>
    <w:p w14:paraId="609746CD" w14:textId="2F207B17" w:rsidR="00D5697A" w:rsidRPr="007A4AFC" w:rsidDel="00693568" w:rsidRDefault="00D5697A" w:rsidP="0047574A">
      <w:pPr>
        <w:spacing w:line="240" w:lineRule="auto"/>
        <w:rPr>
          <w:del w:id="4985" w:author="Dr Mamadou SANOGO" w:date="2023-10-27T11:28:00Z"/>
          <w:color w:val="000000" w:themeColor="text1"/>
          <w:rPrChange w:id="4986" w:author="Dr Mamadou SANOGO" w:date="2023-10-25T18:15:00Z">
            <w:rPr>
              <w:del w:id="4987" w:author="Dr Mamadou SANOGO" w:date="2023-10-27T11:28:00Z"/>
            </w:rPr>
          </w:rPrChange>
        </w:rPr>
      </w:pPr>
    </w:p>
    <w:p w14:paraId="232C07A0" w14:textId="0C1EEE16" w:rsidR="005A55FB" w:rsidRPr="007A4AFC" w:rsidDel="00693568" w:rsidRDefault="005A55FB" w:rsidP="0047574A">
      <w:pPr>
        <w:spacing w:line="240" w:lineRule="auto"/>
        <w:rPr>
          <w:del w:id="4988" w:author="Dr Mamadou SANOGO" w:date="2023-10-27T11:28:00Z"/>
          <w:color w:val="000000" w:themeColor="text1"/>
          <w:rPrChange w:id="4989" w:author="Dr Mamadou SANOGO" w:date="2023-10-25T18:15:00Z">
            <w:rPr>
              <w:del w:id="4990" w:author="Dr Mamadou SANOGO" w:date="2023-10-27T11:28:00Z"/>
            </w:rPr>
          </w:rPrChange>
        </w:rPr>
      </w:pPr>
    </w:p>
    <w:p w14:paraId="6E969900" w14:textId="19A07578" w:rsidR="005A55FB" w:rsidRPr="007A4AFC" w:rsidDel="00693568" w:rsidRDefault="005A55FB" w:rsidP="0047574A">
      <w:pPr>
        <w:spacing w:line="240" w:lineRule="auto"/>
        <w:rPr>
          <w:del w:id="4991" w:author="Dr Mamadou SANOGO" w:date="2023-10-27T11:28:00Z"/>
          <w:color w:val="000000" w:themeColor="text1"/>
          <w:rPrChange w:id="4992" w:author="Dr Mamadou SANOGO" w:date="2023-10-25T18:15:00Z">
            <w:rPr>
              <w:del w:id="4993" w:author="Dr Mamadou SANOGO" w:date="2023-10-27T11:28:00Z"/>
            </w:rPr>
          </w:rPrChange>
        </w:rPr>
      </w:pPr>
    </w:p>
    <w:p w14:paraId="4D84D82E" w14:textId="68126017" w:rsidR="005A55FB" w:rsidRPr="007A4AFC" w:rsidDel="00693568" w:rsidRDefault="005A55FB" w:rsidP="0047574A">
      <w:pPr>
        <w:spacing w:line="240" w:lineRule="auto"/>
        <w:rPr>
          <w:del w:id="4994" w:author="Dr Mamadou SANOGO" w:date="2023-10-27T11:28:00Z"/>
          <w:color w:val="000000" w:themeColor="text1"/>
          <w:rPrChange w:id="4995" w:author="Dr Mamadou SANOGO" w:date="2023-10-25T18:15:00Z">
            <w:rPr>
              <w:del w:id="4996" w:author="Dr Mamadou SANOGO" w:date="2023-10-27T11:28:00Z"/>
            </w:rPr>
          </w:rPrChange>
        </w:rPr>
      </w:pPr>
    </w:p>
    <w:p w14:paraId="67DF9E40" w14:textId="23FD46F2" w:rsidR="005A55FB" w:rsidRPr="007A4AFC" w:rsidDel="00693568" w:rsidRDefault="005A55FB" w:rsidP="0047574A">
      <w:pPr>
        <w:spacing w:line="240" w:lineRule="auto"/>
        <w:rPr>
          <w:del w:id="4997" w:author="Dr Mamadou SANOGO" w:date="2023-10-27T11:28:00Z"/>
          <w:color w:val="000000" w:themeColor="text1"/>
          <w:rPrChange w:id="4998" w:author="Dr Mamadou SANOGO" w:date="2023-10-25T18:15:00Z">
            <w:rPr>
              <w:del w:id="4999" w:author="Dr Mamadou SANOGO" w:date="2023-10-27T11:28:00Z"/>
            </w:rPr>
          </w:rPrChange>
        </w:rPr>
      </w:pPr>
    </w:p>
    <w:p w14:paraId="05650E3E" w14:textId="46977DAB" w:rsidR="005A55FB" w:rsidRPr="007A4AFC" w:rsidDel="00693568" w:rsidRDefault="005A55FB" w:rsidP="0047574A">
      <w:pPr>
        <w:spacing w:line="240" w:lineRule="auto"/>
        <w:rPr>
          <w:del w:id="5000" w:author="Dr Mamadou SANOGO" w:date="2023-10-27T11:28:00Z"/>
          <w:color w:val="000000" w:themeColor="text1"/>
          <w:rPrChange w:id="5001" w:author="Dr Mamadou SANOGO" w:date="2023-10-25T18:15:00Z">
            <w:rPr>
              <w:del w:id="5002" w:author="Dr Mamadou SANOGO" w:date="2023-10-27T11:28:00Z"/>
            </w:rPr>
          </w:rPrChange>
        </w:rPr>
      </w:pPr>
    </w:p>
    <w:p w14:paraId="2073B357" w14:textId="3CBCD519" w:rsidR="005A55FB" w:rsidRPr="007A4AFC" w:rsidDel="00693568" w:rsidRDefault="005A55FB" w:rsidP="0047574A">
      <w:pPr>
        <w:spacing w:line="240" w:lineRule="auto"/>
        <w:rPr>
          <w:del w:id="5003" w:author="Dr Mamadou SANOGO" w:date="2023-10-27T11:28:00Z"/>
          <w:color w:val="000000" w:themeColor="text1"/>
          <w:rPrChange w:id="5004" w:author="Dr Mamadou SANOGO" w:date="2023-10-25T18:15:00Z">
            <w:rPr>
              <w:del w:id="5005" w:author="Dr Mamadou SANOGO" w:date="2023-10-27T11:28:00Z"/>
            </w:rPr>
          </w:rPrChange>
        </w:rPr>
      </w:pPr>
    </w:p>
    <w:p w14:paraId="473D8688" w14:textId="334800F7" w:rsidR="005A55FB" w:rsidRPr="007A4AFC" w:rsidDel="00693568" w:rsidRDefault="005A55FB" w:rsidP="0047574A">
      <w:pPr>
        <w:spacing w:line="240" w:lineRule="auto"/>
        <w:rPr>
          <w:del w:id="5006" w:author="Dr Mamadou SANOGO" w:date="2023-10-27T11:28:00Z"/>
          <w:color w:val="000000" w:themeColor="text1"/>
          <w:rPrChange w:id="5007" w:author="Dr Mamadou SANOGO" w:date="2023-10-25T18:15:00Z">
            <w:rPr>
              <w:del w:id="5008" w:author="Dr Mamadou SANOGO" w:date="2023-10-27T11:28:00Z"/>
            </w:rPr>
          </w:rPrChange>
        </w:rPr>
      </w:pPr>
    </w:p>
    <w:p w14:paraId="6C8B6D20" w14:textId="6C59D83F" w:rsidR="005A55FB" w:rsidRPr="007A4AFC" w:rsidDel="00693568" w:rsidRDefault="005A55FB" w:rsidP="0047574A">
      <w:pPr>
        <w:spacing w:line="240" w:lineRule="auto"/>
        <w:rPr>
          <w:del w:id="5009" w:author="Dr Mamadou SANOGO" w:date="2023-10-27T11:28:00Z"/>
          <w:color w:val="000000" w:themeColor="text1"/>
          <w:rPrChange w:id="5010" w:author="Dr Mamadou SANOGO" w:date="2023-10-25T18:15:00Z">
            <w:rPr>
              <w:del w:id="5011" w:author="Dr Mamadou SANOGO" w:date="2023-10-27T11:28:00Z"/>
            </w:rPr>
          </w:rPrChange>
        </w:rPr>
      </w:pPr>
    </w:p>
    <w:p w14:paraId="17287943" w14:textId="4DC9E4E4" w:rsidR="005A55FB" w:rsidRPr="007A4AFC" w:rsidDel="00693568" w:rsidRDefault="005A55FB" w:rsidP="0047574A">
      <w:pPr>
        <w:spacing w:line="240" w:lineRule="auto"/>
        <w:rPr>
          <w:del w:id="5012" w:author="Dr Mamadou SANOGO" w:date="2023-10-27T11:28:00Z"/>
          <w:color w:val="000000" w:themeColor="text1"/>
          <w:rPrChange w:id="5013" w:author="Dr Mamadou SANOGO" w:date="2023-10-25T18:15:00Z">
            <w:rPr>
              <w:del w:id="5014" w:author="Dr Mamadou SANOGO" w:date="2023-10-27T11:28:00Z"/>
            </w:rPr>
          </w:rPrChange>
        </w:rPr>
      </w:pPr>
    </w:p>
    <w:p w14:paraId="19833CD8" w14:textId="555EF058" w:rsidR="005A55FB" w:rsidRPr="007A4AFC" w:rsidDel="00693568" w:rsidRDefault="005A55FB" w:rsidP="0047574A">
      <w:pPr>
        <w:spacing w:line="240" w:lineRule="auto"/>
        <w:rPr>
          <w:del w:id="5015" w:author="Dr Mamadou SANOGO" w:date="2023-10-27T11:28:00Z"/>
          <w:color w:val="000000" w:themeColor="text1"/>
          <w:rPrChange w:id="5016" w:author="Dr Mamadou SANOGO" w:date="2023-10-25T18:15:00Z">
            <w:rPr>
              <w:del w:id="5017" w:author="Dr Mamadou SANOGO" w:date="2023-10-27T11:28:00Z"/>
            </w:rPr>
          </w:rPrChange>
        </w:rPr>
      </w:pPr>
    </w:p>
    <w:p w14:paraId="7364CEC6" w14:textId="363740ED" w:rsidR="005A55FB" w:rsidRPr="007A4AFC" w:rsidDel="00693568" w:rsidRDefault="005A55FB" w:rsidP="0047574A">
      <w:pPr>
        <w:spacing w:line="240" w:lineRule="auto"/>
        <w:rPr>
          <w:del w:id="5018" w:author="Dr Mamadou SANOGO" w:date="2023-10-27T11:28:00Z"/>
          <w:color w:val="000000" w:themeColor="text1"/>
          <w:rPrChange w:id="5019" w:author="Dr Mamadou SANOGO" w:date="2023-10-25T18:15:00Z">
            <w:rPr>
              <w:del w:id="5020" w:author="Dr Mamadou SANOGO" w:date="2023-10-27T11:28:00Z"/>
            </w:rPr>
          </w:rPrChange>
        </w:rPr>
      </w:pPr>
    </w:p>
    <w:p w14:paraId="3FF858AC" w14:textId="00C29F97" w:rsidR="00C96263" w:rsidRPr="007A4AFC" w:rsidDel="00693568" w:rsidRDefault="00C96263" w:rsidP="0047574A">
      <w:pPr>
        <w:spacing w:line="240" w:lineRule="auto"/>
        <w:rPr>
          <w:del w:id="5021" w:author="Dr Mamadou SANOGO" w:date="2023-10-27T11:28:00Z"/>
          <w:color w:val="000000" w:themeColor="text1"/>
          <w:rPrChange w:id="5022" w:author="Dr Mamadou SANOGO" w:date="2023-10-25T18:15:00Z">
            <w:rPr>
              <w:del w:id="5023" w:author="Dr Mamadou SANOGO" w:date="2023-10-27T11:28:00Z"/>
            </w:rPr>
          </w:rPrChange>
        </w:rPr>
      </w:pPr>
    </w:p>
    <w:p w14:paraId="356E8C30" w14:textId="45710F04" w:rsidR="00C96263" w:rsidRPr="007A4AFC" w:rsidDel="00693568" w:rsidRDefault="00C96263" w:rsidP="0047574A">
      <w:pPr>
        <w:spacing w:line="240" w:lineRule="auto"/>
        <w:rPr>
          <w:del w:id="5024" w:author="Dr Mamadou SANOGO" w:date="2023-10-27T11:28:00Z"/>
          <w:color w:val="000000" w:themeColor="text1"/>
          <w:rPrChange w:id="5025" w:author="Dr Mamadou SANOGO" w:date="2023-10-25T18:15:00Z">
            <w:rPr>
              <w:del w:id="5026" w:author="Dr Mamadou SANOGO" w:date="2023-10-27T11:28:00Z"/>
            </w:rPr>
          </w:rPrChange>
        </w:rPr>
      </w:pPr>
    </w:p>
    <w:p w14:paraId="6D04CEC6" w14:textId="1D59D7E9" w:rsidR="00C96263" w:rsidRPr="007A4AFC" w:rsidDel="00693568" w:rsidRDefault="00C96263" w:rsidP="0047574A">
      <w:pPr>
        <w:spacing w:line="240" w:lineRule="auto"/>
        <w:rPr>
          <w:del w:id="5027" w:author="Dr Mamadou SANOGO" w:date="2023-10-27T11:28:00Z"/>
          <w:color w:val="000000" w:themeColor="text1"/>
          <w:rPrChange w:id="5028" w:author="Dr Mamadou SANOGO" w:date="2023-10-25T18:15:00Z">
            <w:rPr>
              <w:del w:id="5029" w:author="Dr Mamadou SANOGO" w:date="2023-10-27T11:28:00Z"/>
            </w:rPr>
          </w:rPrChange>
        </w:rPr>
      </w:pPr>
    </w:p>
    <w:p w14:paraId="6A8A07A0" w14:textId="1ABCC137" w:rsidR="005A55FB" w:rsidRPr="007A4AFC" w:rsidDel="00693568" w:rsidRDefault="005A55FB" w:rsidP="0047574A">
      <w:pPr>
        <w:spacing w:line="240" w:lineRule="auto"/>
        <w:rPr>
          <w:del w:id="5030" w:author="Dr Mamadou SANOGO" w:date="2023-10-27T11:28:00Z"/>
          <w:color w:val="000000" w:themeColor="text1"/>
          <w:rPrChange w:id="5031" w:author="Dr Mamadou SANOGO" w:date="2023-10-25T18:15:00Z">
            <w:rPr>
              <w:del w:id="5032" w:author="Dr Mamadou SANOGO" w:date="2023-10-27T11:28:00Z"/>
            </w:rPr>
          </w:rPrChange>
        </w:rPr>
      </w:pPr>
    </w:p>
    <w:p w14:paraId="18C2A9F5" w14:textId="67837567" w:rsidR="0047574A" w:rsidRPr="007A4AFC" w:rsidDel="00693568" w:rsidRDefault="0047574A">
      <w:pPr>
        <w:pStyle w:val="Paragraphedeliste"/>
        <w:numPr>
          <w:ilvl w:val="3"/>
          <w:numId w:val="3"/>
        </w:numPr>
        <w:spacing w:line="240" w:lineRule="auto"/>
        <w:ind w:left="284" w:hanging="284"/>
        <w:rPr>
          <w:del w:id="5033" w:author="Dr Mamadou SANOGO" w:date="2023-10-27T11:28:00Z"/>
          <w:b/>
          <w:color w:val="000000" w:themeColor="text1"/>
          <w:szCs w:val="24"/>
          <w:rPrChange w:id="5034" w:author="Dr Mamadou SANOGO" w:date="2023-10-25T18:15:00Z">
            <w:rPr>
              <w:del w:id="5035" w:author="Dr Mamadou SANOGO" w:date="2023-10-27T11:28:00Z"/>
              <w:b/>
              <w:szCs w:val="24"/>
            </w:rPr>
          </w:rPrChange>
        </w:rPr>
      </w:pPr>
      <w:del w:id="5036" w:author="Dr Mamadou SANOGO" w:date="2023-10-27T11:28:00Z">
        <w:r w:rsidRPr="007A4AFC" w:rsidDel="00693568">
          <w:rPr>
            <w:b/>
            <w:color w:val="000000" w:themeColor="text1"/>
            <w:szCs w:val="24"/>
            <w:rPrChange w:id="5037" w:author="Dr Mamadou SANOGO" w:date="2023-10-25T18:15:00Z">
              <w:rPr>
                <w:b/>
                <w:szCs w:val="24"/>
              </w:rPr>
            </w:rPrChange>
          </w:rPr>
          <w:delText xml:space="preserve">Insertion professionnelle </w:delText>
        </w:r>
      </w:del>
    </w:p>
    <w:p w14:paraId="7EFEDB9D" w14:textId="393BE71B" w:rsidR="0047574A" w:rsidRPr="007A4AFC" w:rsidDel="00693568" w:rsidRDefault="0047574A" w:rsidP="0047574A">
      <w:pPr>
        <w:spacing w:line="240" w:lineRule="auto"/>
        <w:rPr>
          <w:del w:id="5038" w:author="Dr Mamadou SANOGO" w:date="2023-10-27T11:28:00Z"/>
          <w:color w:val="000000" w:themeColor="text1"/>
          <w:rPrChange w:id="5039" w:author="Dr Mamadou SANOGO" w:date="2023-10-25T18:15:00Z">
            <w:rPr>
              <w:del w:id="5040" w:author="Dr Mamadou SANOGO" w:date="2023-10-27T11:28:00Z"/>
            </w:rPr>
          </w:rPrChange>
        </w:rPr>
      </w:pPr>
    </w:p>
    <w:tbl>
      <w:tblPr>
        <w:tblStyle w:val="Grilledutableau"/>
        <w:tblW w:w="0" w:type="auto"/>
        <w:tblLook w:val="04A0" w:firstRow="1" w:lastRow="0" w:firstColumn="1" w:lastColumn="0" w:noHBand="0" w:noVBand="1"/>
      </w:tblPr>
      <w:tblGrid>
        <w:gridCol w:w="2262"/>
        <w:gridCol w:w="1701"/>
        <w:gridCol w:w="1701"/>
        <w:gridCol w:w="1701"/>
        <w:gridCol w:w="1696"/>
      </w:tblGrid>
      <w:tr w:rsidR="007A4AFC" w:rsidRPr="007A4AFC" w:rsidDel="00693568" w14:paraId="0791DB48" w14:textId="1E241019" w:rsidTr="005A55FB">
        <w:trPr>
          <w:del w:id="5041" w:author="Dr Mamadou SANOGO" w:date="2023-10-27T11:28:00Z"/>
        </w:trPr>
        <w:tc>
          <w:tcPr>
            <w:tcW w:w="2262" w:type="dxa"/>
          </w:tcPr>
          <w:p w14:paraId="6E73B5B0" w14:textId="733C5499" w:rsidR="006D5FC5" w:rsidRPr="007A4AFC" w:rsidDel="00693568" w:rsidRDefault="006D5FC5" w:rsidP="005A55FB">
            <w:pPr>
              <w:spacing w:line="240" w:lineRule="auto"/>
              <w:jc w:val="center"/>
              <w:rPr>
                <w:del w:id="5042" w:author="Dr Mamadou SANOGO" w:date="2023-10-27T11:28:00Z"/>
                <w:b/>
                <w:color w:val="000000" w:themeColor="text1"/>
                <w:rPrChange w:id="5043" w:author="Dr Mamadou SANOGO" w:date="2023-10-25T18:15:00Z">
                  <w:rPr>
                    <w:del w:id="5044" w:author="Dr Mamadou SANOGO" w:date="2023-10-27T11:28:00Z"/>
                    <w:b/>
                  </w:rPr>
                </w:rPrChange>
              </w:rPr>
            </w:pPr>
            <w:del w:id="5045" w:author="Dr Mamadou SANOGO" w:date="2023-10-27T11:28:00Z">
              <w:r w:rsidRPr="007A4AFC" w:rsidDel="00693568">
                <w:rPr>
                  <w:b/>
                  <w:color w:val="000000" w:themeColor="text1"/>
                  <w:rPrChange w:id="5046" w:author="Dr Mamadou SANOGO" w:date="2023-10-25T18:15:00Z">
                    <w:rPr>
                      <w:b/>
                    </w:rPr>
                  </w:rPrChange>
                </w:rPr>
                <w:delText>Année</w:delText>
              </w:r>
            </w:del>
          </w:p>
        </w:tc>
        <w:tc>
          <w:tcPr>
            <w:tcW w:w="1701" w:type="dxa"/>
          </w:tcPr>
          <w:p w14:paraId="680E11B4" w14:textId="79A8E1B7" w:rsidR="006D5FC5" w:rsidRPr="007A4AFC" w:rsidDel="00693568" w:rsidRDefault="006D5FC5" w:rsidP="005A55FB">
            <w:pPr>
              <w:spacing w:line="240" w:lineRule="auto"/>
              <w:jc w:val="center"/>
              <w:rPr>
                <w:del w:id="5047" w:author="Dr Mamadou SANOGO" w:date="2023-10-27T11:28:00Z"/>
                <w:b/>
                <w:color w:val="000000" w:themeColor="text1"/>
                <w:rPrChange w:id="5048" w:author="Dr Mamadou SANOGO" w:date="2023-10-25T18:15:00Z">
                  <w:rPr>
                    <w:del w:id="5049" w:author="Dr Mamadou SANOGO" w:date="2023-10-27T11:28:00Z"/>
                    <w:b/>
                  </w:rPr>
                </w:rPrChange>
              </w:rPr>
            </w:pPr>
            <w:del w:id="5050" w:author="Dr Mamadou SANOGO" w:date="2023-10-27T11:28:00Z">
              <w:r w:rsidRPr="007A4AFC" w:rsidDel="00693568">
                <w:rPr>
                  <w:b/>
                  <w:color w:val="000000" w:themeColor="text1"/>
                  <w:rPrChange w:id="5051" w:author="Dr Mamadou SANOGO" w:date="2023-10-25T18:15:00Z">
                    <w:rPr>
                      <w:b/>
                    </w:rPr>
                  </w:rPrChange>
                </w:rPr>
                <w:delText>Diplômés 2018</w:delText>
              </w:r>
            </w:del>
          </w:p>
        </w:tc>
        <w:tc>
          <w:tcPr>
            <w:tcW w:w="1701" w:type="dxa"/>
          </w:tcPr>
          <w:p w14:paraId="7ECA0E76" w14:textId="0BC7ADFF" w:rsidR="006D5FC5" w:rsidRPr="007A4AFC" w:rsidDel="00693568" w:rsidRDefault="006D5FC5" w:rsidP="005A55FB">
            <w:pPr>
              <w:spacing w:line="240" w:lineRule="auto"/>
              <w:jc w:val="center"/>
              <w:rPr>
                <w:del w:id="5052" w:author="Dr Mamadou SANOGO" w:date="2023-10-27T11:28:00Z"/>
                <w:b/>
                <w:color w:val="000000" w:themeColor="text1"/>
                <w:rPrChange w:id="5053" w:author="Dr Mamadou SANOGO" w:date="2023-10-25T18:15:00Z">
                  <w:rPr>
                    <w:del w:id="5054" w:author="Dr Mamadou SANOGO" w:date="2023-10-27T11:28:00Z"/>
                    <w:b/>
                  </w:rPr>
                </w:rPrChange>
              </w:rPr>
            </w:pPr>
            <w:del w:id="5055" w:author="Dr Mamadou SANOGO" w:date="2023-10-27T11:28:00Z">
              <w:r w:rsidRPr="007A4AFC" w:rsidDel="00693568">
                <w:rPr>
                  <w:b/>
                  <w:color w:val="000000" w:themeColor="text1"/>
                  <w:rPrChange w:id="5056" w:author="Dr Mamadou SANOGO" w:date="2023-10-25T18:15:00Z">
                    <w:rPr>
                      <w:b/>
                    </w:rPr>
                  </w:rPrChange>
                </w:rPr>
                <w:delText>Diplômés 2019</w:delText>
              </w:r>
            </w:del>
          </w:p>
        </w:tc>
        <w:tc>
          <w:tcPr>
            <w:tcW w:w="1701" w:type="dxa"/>
          </w:tcPr>
          <w:p w14:paraId="2899D089" w14:textId="4A27D18F" w:rsidR="006D5FC5" w:rsidRPr="007A4AFC" w:rsidDel="00693568" w:rsidRDefault="006D5FC5" w:rsidP="005A55FB">
            <w:pPr>
              <w:spacing w:line="240" w:lineRule="auto"/>
              <w:jc w:val="center"/>
              <w:rPr>
                <w:del w:id="5057" w:author="Dr Mamadou SANOGO" w:date="2023-10-27T11:28:00Z"/>
                <w:b/>
                <w:color w:val="000000" w:themeColor="text1"/>
                <w:rPrChange w:id="5058" w:author="Dr Mamadou SANOGO" w:date="2023-10-25T18:15:00Z">
                  <w:rPr>
                    <w:del w:id="5059" w:author="Dr Mamadou SANOGO" w:date="2023-10-27T11:28:00Z"/>
                    <w:b/>
                  </w:rPr>
                </w:rPrChange>
              </w:rPr>
            </w:pPr>
            <w:del w:id="5060" w:author="Dr Mamadou SANOGO" w:date="2023-10-27T11:28:00Z">
              <w:r w:rsidRPr="007A4AFC" w:rsidDel="00693568">
                <w:rPr>
                  <w:b/>
                  <w:color w:val="000000" w:themeColor="text1"/>
                  <w:rPrChange w:id="5061" w:author="Dr Mamadou SANOGO" w:date="2023-10-25T18:15:00Z">
                    <w:rPr>
                      <w:b/>
                    </w:rPr>
                  </w:rPrChange>
                </w:rPr>
                <w:delText>Diplômés 2020</w:delText>
              </w:r>
            </w:del>
          </w:p>
        </w:tc>
        <w:tc>
          <w:tcPr>
            <w:tcW w:w="1696" w:type="dxa"/>
          </w:tcPr>
          <w:p w14:paraId="2FE1E16D" w14:textId="1AAA9BB4" w:rsidR="006D5FC5" w:rsidRPr="007A4AFC" w:rsidDel="00693568" w:rsidRDefault="006D5FC5" w:rsidP="005A55FB">
            <w:pPr>
              <w:spacing w:line="240" w:lineRule="auto"/>
              <w:jc w:val="center"/>
              <w:rPr>
                <w:del w:id="5062" w:author="Dr Mamadou SANOGO" w:date="2023-10-27T11:28:00Z"/>
                <w:b/>
                <w:color w:val="000000" w:themeColor="text1"/>
                <w:rPrChange w:id="5063" w:author="Dr Mamadou SANOGO" w:date="2023-10-25T18:15:00Z">
                  <w:rPr>
                    <w:del w:id="5064" w:author="Dr Mamadou SANOGO" w:date="2023-10-27T11:28:00Z"/>
                    <w:b/>
                  </w:rPr>
                </w:rPrChange>
              </w:rPr>
            </w:pPr>
            <w:del w:id="5065" w:author="Dr Mamadou SANOGO" w:date="2023-10-27T11:28:00Z">
              <w:r w:rsidRPr="007A4AFC" w:rsidDel="00693568">
                <w:rPr>
                  <w:b/>
                  <w:color w:val="000000" w:themeColor="text1"/>
                  <w:rPrChange w:id="5066" w:author="Dr Mamadou SANOGO" w:date="2023-10-25T18:15:00Z">
                    <w:rPr>
                      <w:b/>
                    </w:rPr>
                  </w:rPrChange>
                </w:rPr>
                <w:delText>Diplômés 2021</w:delText>
              </w:r>
            </w:del>
          </w:p>
        </w:tc>
      </w:tr>
      <w:tr w:rsidR="007A4AFC" w:rsidRPr="007A4AFC" w:rsidDel="00693568" w14:paraId="3A7058DE" w14:textId="5345B881" w:rsidTr="00A562CA">
        <w:trPr>
          <w:del w:id="5067" w:author="Dr Mamadou SANOGO" w:date="2023-10-27T11:28:00Z"/>
        </w:trPr>
        <w:tc>
          <w:tcPr>
            <w:tcW w:w="2262" w:type="dxa"/>
          </w:tcPr>
          <w:p w14:paraId="019613FB" w14:textId="1FEDE2A9" w:rsidR="00A562CA" w:rsidRPr="007A4AFC" w:rsidDel="00693568" w:rsidRDefault="00A562CA" w:rsidP="00A562CA">
            <w:pPr>
              <w:spacing w:line="240" w:lineRule="auto"/>
              <w:rPr>
                <w:del w:id="5068" w:author="Dr Mamadou SANOGO" w:date="2023-10-27T11:28:00Z"/>
                <w:color w:val="000000" w:themeColor="text1"/>
                <w:rPrChange w:id="5069" w:author="Dr Mamadou SANOGO" w:date="2023-10-25T18:15:00Z">
                  <w:rPr>
                    <w:del w:id="5070" w:author="Dr Mamadou SANOGO" w:date="2023-10-27T11:28:00Z"/>
                  </w:rPr>
                </w:rPrChange>
              </w:rPr>
            </w:pPr>
            <w:del w:id="5071" w:author="Dr Mamadou SANOGO" w:date="2023-10-27T11:28:00Z">
              <w:r w:rsidRPr="007A4AFC" w:rsidDel="00693568">
                <w:rPr>
                  <w:color w:val="000000" w:themeColor="text1"/>
                  <w:rPrChange w:id="5072" w:author="Dr Mamadou SANOGO" w:date="2023-10-25T18:15:00Z">
                    <w:rPr/>
                  </w:rPrChange>
                </w:rPr>
                <w:delText>% de diplômés en poursuite d’étude 6 mois, 12 mois et 18 mois après la diplomation</w:delText>
              </w:r>
            </w:del>
          </w:p>
        </w:tc>
        <w:tc>
          <w:tcPr>
            <w:tcW w:w="1701" w:type="dxa"/>
            <w:vAlign w:val="center"/>
          </w:tcPr>
          <w:p w14:paraId="758927D9" w14:textId="6E6E6691" w:rsidR="00A562CA" w:rsidRPr="007A4AFC" w:rsidDel="00693568" w:rsidRDefault="00A562CA" w:rsidP="00A562CA">
            <w:pPr>
              <w:spacing w:line="240" w:lineRule="auto"/>
              <w:jc w:val="center"/>
              <w:rPr>
                <w:del w:id="5073" w:author="Dr Mamadou SANOGO" w:date="2023-10-27T11:28:00Z"/>
                <w:color w:val="000000" w:themeColor="text1"/>
                <w:rPrChange w:id="5074" w:author="Dr Mamadou SANOGO" w:date="2023-10-25T18:15:00Z">
                  <w:rPr>
                    <w:del w:id="5075" w:author="Dr Mamadou SANOGO" w:date="2023-10-27T11:28:00Z"/>
                  </w:rPr>
                </w:rPrChange>
              </w:rPr>
            </w:pPr>
            <w:del w:id="5076" w:author="Dr Mamadou SANOGO" w:date="2023-10-27T11:28:00Z">
              <w:r w:rsidRPr="007A4AFC" w:rsidDel="00693568">
                <w:rPr>
                  <w:color w:val="000000" w:themeColor="text1"/>
                  <w:rPrChange w:id="5077" w:author="Dr Mamadou SANOGO" w:date="2023-10-25T18:15:00Z">
                    <w:rPr/>
                  </w:rPrChange>
                </w:rPr>
                <w:delText>0%</w:delText>
              </w:r>
            </w:del>
          </w:p>
        </w:tc>
        <w:tc>
          <w:tcPr>
            <w:tcW w:w="1701" w:type="dxa"/>
            <w:vAlign w:val="center"/>
          </w:tcPr>
          <w:p w14:paraId="29CA9B5B" w14:textId="6C33AAA0" w:rsidR="00A562CA" w:rsidRPr="007A4AFC" w:rsidDel="00693568" w:rsidRDefault="00A562CA" w:rsidP="00A562CA">
            <w:pPr>
              <w:spacing w:line="240" w:lineRule="auto"/>
              <w:jc w:val="center"/>
              <w:rPr>
                <w:del w:id="5078" w:author="Dr Mamadou SANOGO" w:date="2023-10-27T11:28:00Z"/>
                <w:color w:val="000000" w:themeColor="text1"/>
                <w:rPrChange w:id="5079" w:author="Dr Mamadou SANOGO" w:date="2023-10-25T18:15:00Z">
                  <w:rPr>
                    <w:del w:id="5080" w:author="Dr Mamadou SANOGO" w:date="2023-10-27T11:28:00Z"/>
                  </w:rPr>
                </w:rPrChange>
              </w:rPr>
            </w:pPr>
            <w:del w:id="5081" w:author="Dr Mamadou SANOGO" w:date="2023-10-27T11:28:00Z">
              <w:r w:rsidRPr="007A4AFC" w:rsidDel="00693568">
                <w:rPr>
                  <w:color w:val="000000" w:themeColor="text1"/>
                  <w:rPrChange w:id="5082" w:author="Dr Mamadou SANOGO" w:date="2023-10-25T18:15:00Z">
                    <w:rPr/>
                  </w:rPrChange>
                </w:rPr>
                <w:delText>0%</w:delText>
              </w:r>
            </w:del>
          </w:p>
        </w:tc>
        <w:tc>
          <w:tcPr>
            <w:tcW w:w="1701" w:type="dxa"/>
            <w:vAlign w:val="center"/>
          </w:tcPr>
          <w:p w14:paraId="5CB6CA3F" w14:textId="6357D89A" w:rsidR="00A562CA" w:rsidRPr="007A4AFC" w:rsidDel="00693568" w:rsidRDefault="00A562CA" w:rsidP="00A562CA">
            <w:pPr>
              <w:spacing w:line="240" w:lineRule="auto"/>
              <w:jc w:val="center"/>
              <w:rPr>
                <w:del w:id="5083" w:author="Dr Mamadou SANOGO" w:date="2023-10-27T11:28:00Z"/>
                <w:color w:val="000000" w:themeColor="text1"/>
                <w:rPrChange w:id="5084" w:author="Dr Mamadou SANOGO" w:date="2023-10-25T18:15:00Z">
                  <w:rPr>
                    <w:del w:id="5085" w:author="Dr Mamadou SANOGO" w:date="2023-10-27T11:28:00Z"/>
                  </w:rPr>
                </w:rPrChange>
              </w:rPr>
            </w:pPr>
            <w:del w:id="5086" w:author="Dr Mamadou SANOGO" w:date="2023-10-27T11:28:00Z">
              <w:r w:rsidRPr="007A4AFC" w:rsidDel="00693568">
                <w:rPr>
                  <w:color w:val="000000" w:themeColor="text1"/>
                  <w:rPrChange w:id="5087" w:author="Dr Mamadou SANOGO" w:date="2023-10-25T18:15:00Z">
                    <w:rPr/>
                  </w:rPrChange>
                </w:rPr>
                <w:delText>0%</w:delText>
              </w:r>
            </w:del>
          </w:p>
        </w:tc>
        <w:tc>
          <w:tcPr>
            <w:tcW w:w="1696" w:type="dxa"/>
            <w:vAlign w:val="center"/>
          </w:tcPr>
          <w:p w14:paraId="6B79CB12" w14:textId="53FE0654" w:rsidR="00A562CA" w:rsidRPr="007A4AFC" w:rsidDel="00693568" w:rsidRDefault="00A562CA" w:rsidP="00A562CA">
            <w:pPr>
              <w:spacing w:line="240" w:lineRule="auto"/>
              <w:jc w:val="center"/>
              <w:rPr>
                <w:del w:id="5088" w:author="Dr Mamadou SANOGO" w:date="2023-10-27T11:28:00Z"/>
                <w:color w:val="000000" w:themeColor="text1"/>
                <w:rPrChange w:id="5089" w:author="Dr Mamadou SANOGO" w:date="2023-10-25T18:15:00Z">
                  <w:rPr>
                    <w:del w:id="5090" w:author="Dr Mamadou SANOGO" w:date="2023-10-27T11:28:00Z"/>
                  </w:rPr>
                </w:rPrChange>
              </w:rPr>
            </w:pPr>
            <w:del w:id="5091" w:author="Dr Mamadou SANOGO" w:date="2023-10-27T11:28:00Z">
              <w:r w:rsidRPr="007A4AFC" w:rsidDel="00693568">
                <w:rPr>
                  <w:color w:val="000000" w:themeColor="text1"/>
                  <w:rPrChange w:id="5092" w:author="Dr Mamadou SANOGO" w:date="2023-10-25T18:15:00Z">
                    <w:rPr/>
                  </w:rPrChange>
                </w:rPr>
                <w:delText>0%</w:delText>
              </w:r>
            </w:del>
          </w:p>
        </w:tc>
      </w:tr>
      <w:tr w:rsidR="007A4AFC" w:rsidRPr="007A4AFC" w:rsidDel="00693568" w14:paraId="24DC8FDD" w14:textId="4E1E00DF" w:rsidTr="00C76DF7">
        <w:trPr>
          <w:del w:id="5093" w:author="Dr Mamadou SANOGO" w:date="2023-10-27T11:28:00Z"/>
        </w:trPr>
        <w:tc>
          <w:tcPr>
            <w:tcW w:w="2262" w:type="dxa"/>
          </w:tcPr>
          <w:p w14:paraId="030E02B6" w14:textId="224AC225" w:rsidR="006D5FC5" w:rsidRPr="007A4AFC" w:rsidDel="00693568" w:rsidRDefault="006D5FC5" w:rsidP="009E62E8">
            <w:pPr>
              <w:spacing w:line="240" w:lineRule="auto"/>
              <w:rPr>
                <w:del w:id="5094" w:author="Dr Mamadou SANOGO" w:date="2023-10-27T11:28:00Z"/>
                <w:color w:val="000000" w:themeColor="text1"/>
                <w:rPrChange w:id="5095" w:author="Dr Mamadou SANOGO" w:date="2023-10-25T18:15:00Z">
                  <w:rPr>
                    <w:del w:id="5096" w:author="Dr Mamadou SANOGO" w:date="2023-10-27T11:28:00Z"/>
                  </w:rPr>
                </w:rPrChange>
              </w:rPr>
            </w:pPr>
            <w:del w:id="5097" w:author="Dr Mamadou SANOGO" w:date="2023-10-27T11:28:00Z">
              <w:r w:rsidRPr="007A4AFC" w:rsidDel="00693568">
                <w:rPr>
                  <w:color w:val="000000" w:themeColor="text1"/>
                  <w:rPrChange w:id="5098" w:author="Dr Mamadou SANOGO" w:date="2023-10-25T18:15:00Z">
                    <w:rPr/>
                  </w:rPrChange>
                </w:rPr>
                <w:delText>% de diplômés en emploi 6 mois, 12 mois et 18 mois après la diplomation</w:delText>
              </w:r>
            </w:del>
          </w:p>
        </w:tc>
        <w:tc>
          <w:tcPr>
            <w:tcW w:w="1701" w:type="dxa"/>
            <w:vAlign w:val="center"/>
          </w:tcPr>
          <w:p w14:paraId="4B8AAD39" w14:textId="53B86B2C" w:rsidR="006D5FC5" w:rsidRPr="007A4AFC" w:rsidDel="00693568" w:rsidRDefault="005160FA" w:rsidP="00C76DF7">
            <w:pPr>
              <w:spacing w:line="240" w:lineRule="auto"/>
              <w:jc w:val="center"/>
              <w:rPr>
                <w:del w:id="5099" w:author="Dr Mamadou SANOGO" w:date="2023-10-27T11:28:00Z"/>
                <w:color w:val="000000" w:themeColor="text1"/>
                <w:rPrChange w:id="5100" w:author="Dr Mamadou SANOGO" w:date="2023-10-25T18:15:00Z">
                  <w:rPr>
                    <w:del w:id="5101" w:author="Dr Mamadou SANOGO" w:date="2023-10-27T11:28:00Z"/>
                  </w:rPr>
                </w:rPrChange>
              </w:rPr>
            </w:pPr>
            <w:del w:id="5102" w:author="Dr Mamadou SANOGO" w:date="2023-10-27T11:28:00Z">
              <w:r w:rsidRPr="007A4AFC" w:rsidDel="00693568">
                <w:rPr>
                  <w:color w:val="000000" w:themeColor="text1"/>
                  <w:rPrChange w:id="5103" w:author="Dr Mamadou SANOGO" w:date="2023-10-25T18:15:00Z">
                    <w:rPr/>
                  </w:rPrChange>
                </w:rPr>
                <w:delText>6</w:delText>
              </w:r>
            </w:del>
            <w:del w:id="5104" w:author="Dr Mamadou SANOGO" w:date="2023-10-26T15:37:00Z">
              <w:r w:rsidRPr="007A4AFC" w:rsidDel="00CB3C42">
                <w:rPr>
                  <w:color w:val="000000" w:themeColor="text1"/>
                  <w:rPrChange w:id="5105" w:author="Dr Mamadou SANOGO" w:date="2023-10-25T18:15:00Z">
                    <w:rPr/>
                  </w:rPrChange>
                </w:rPr>
                <w:delText>4</w:delText>
              </w:r>
            </w:del>
            <w:del w:id="5106" w:author="Dr Mamadou SANOGO" w:date="2023-10-27T11:28:00Z">
              <w:r w:rsidRPr="007A4AFC" w:rsidDel="00693568">
                <w:rPr>
                  <w:color w:val="000000" w:themeColor="text1"/>
                  <w:rPrChange w:id="5107" w:author="Dr Mamadou SANOGO" w:date="2023-10-25T18:15:00Z">
                    <w:rPr/>
                  </w:rPrChange>
                </w:rPr>
                <w:delText>.28</w:delText>
              </w:r>
              <w:r w:rsidR="00A562CA" w:rsidRPr="007A4AFC" w:rsidDel="00693568">
                <w:rPr>
                  <w:color w:val="000000" w:themeColor="text1"/>
                  <w:rPrChange w:id="5108" w:author="Dr Mamadou SANOGO" w:date="2023-10-25T18:15:00Z">
                    <w:rPr/>
                  </w:rPrChange>
                </w:rPr>
                <w:delText>%</w:delText>
              </w:r>
            </w:del>
          </w:p>
        </w:tc>
        <w:tc>
          <w:tcPr>
            <w:tcW w:w="1701" w:type="dxa"/>
            <w:vAlign w:val="center"/>
          </w:tcPr>
          <w:p w14:paraId="22244AE3" w14:textId="334CF7ED" w:rsidR="006D5FC5" w:rsidRPr="007A4AFC" w:rsidDel="00693568" w:rsidRDefault="00A562CA" w:rsidP="00C76DF7">
            <w:pPr>
              <w:spacing w:line="240" w:lineRule="auto"/>
              <w:jc w:val="center"/>
              <w:rPr>
                <w:del w:id="5109" w:author="Dr Mamadou SANOGO" w:date="2023-10-27T11:28:00Z"/>
                <w:color w:val="000000" w:themeColor="text1"/>
                <w:rPrChange w:id="5110" w:author="Dr Mamadou SANOGO" w:date="2023-10-25T18:15:00Z">
                  <w:rPr>
                    <w:del w:id="5111" w:author="Dr Mamadou SANOGO" w:date="2023-10-27T11:28:00Z"/>
                  </w:rPr>
                </w:rPrChange>
              </w:rPr>
            </w:pPr>
            <w:del w:id="5112" w:author="Dr Mamadou SANOGO" w:date="2023-10-27T11:28:00Z">
              <w:r w:rsidRPr="007A4AFC" w:rsidDel="00693568">
                <w:rPr>
                  <w:color w:val="000000" w:themeColor="text1"/>
                  <w:rPrChange w:id="5113" w:author="Dr Mamadou SANOGO" w:date="2023-10-25T18:15:00Z">
                    <w:rPr/>
                  </w:rPrChange>
                </w:rPr>
                <w:delText>7</w:delText>
              </w:r>
            </w:del>
            <w:del w:id="5114" w:author="Dr Mamadou SANOGO" w:date="2023-10-26T15:38:00Z">
              <w:r w:rsidRPr="007A4AFC" w:rsidDel="00CB3C42">
                <w:rPr>
                  <w:color w:val="000000" w:themeColor="text1"/>
                  <w:rPrChange w:id="5115" w:author="Dr Mamadou SANOGO" w:date="2023-10-25T18:15:00Z">
                    <w:rPr/>
                  </w:rPrChange>
                </w:rPr>
                <w:delText>5</w:delText>
              </w:r>
            </w:del>
            <w:del w:id="5116" w:author="Dr Mamadou SANOGO" w:date="2023-10-27T11:28:00Z">
              <w:r w:rsidRPr="007A4AFC" w:rsidDel="00693568">
                <w:rPr>
                  <w:color w:val="000000" w:themeColor="text1"/>
                  <w:rPrChange w:id="5117" w:author="Dr Mamadou SANOGO" w:date="2023-10-25T18:15:00Z">
                    <w:rPr/>
                  </w:rPrChange>
                </w:rPr>
                <w:delText>%</w:delText>
              </w:r>
            </w:del>
          </w:p>
        </w:tc>
        <w:tc>
          <w:tcPr>
            <w:tcW w:w="1701" w:type="dxa"/>
            <w:vAlign w:val="center"/>
          </w:tcPr>
          <w:p w14:paraId="6559B583" w14:textId="067B98A4" w:rsidR="006D5FC5" w:rsidRPr="007A4AFC" w:rsidDel="00693568" w:rsidRDefault="00A562CA" w:rsidP="00C76DF7">
            <w:pPr>
              <w:spacing w:line="240" w:lineRule="auto"/>
              <w:jc w:val="center"/>
              <w:rPr>
                <w:del w:id="5118" w:author="Dr Mamadou SANOGO" w:date="2023-10-27T11:28:00Z"/>
                <w:color w:val="000000" w:themeColor="text1"/>
                <w:rPrChange w:id="5119" w:author="Dr Mamadou SANOGO" w:date="2023-10-25T18:15:00Z">
                  <w:rPr>
                    <w:del w:id="5120" w:author="Dr Mamadou SANOGO" w:date="2023-10-27T11:28:00Z"/>
                  </w:rPr>
                </w:rPrChange>
              </w:rPr>
            </w:pPr>
            <w:del w:id="5121" w:author="Dr Mamadou SANOGO" w:date="2023-10-27T11:28:00Z">
              <w:r w:rsidRPr="007A4AFC" w:rsidDel="00693568">
                <w:rPr>
                  <w:color w:val="000000" w:themeColor="text1"/>
                  <w:rPrChange w:id="5122" w:author="Dr Mamadou SANOGO" w:date="2023-10-25T18:15:00Z">
                    <w:rPr/>
                  </w:rPrChange>
                </w:rPr>
                <w:delText>5</w:delText>
              </w:r>
            </w:del>
            <w:del w:id="5123" w:author="Dr Mamadou SANOGO" w:date="2023-10-26T15:38:00Z">
              <w:r w:rsidRPr="007A4AFC" w:rsidDel="00CB3C42">
                <w:rPr>
                  <w:color w:val="000000" w:themeColor="text1"/>
                  <w:rPrChange w:id="5124" w:author="Dr Mamadou SANOGO" w:date="2023-10-25T18:15:00Z">
                    <w:rPr/>
                  </w:rPrChange>
                </w:rPr>
                <w:delText>8</w:delText>
              </w:r>
            </w:del>
            <w:del w:id="5125" w:author="Dr Mamadou SANOGO" w:date="2023-10-27T11:28:00Z">
              <w:r w:rsidRPr="007A4AFC" w:rsidDel="00693568">
                <w:rPr>
                  <w:color w:val="000000" w:themeColor="text1"/>
                  <w:rPrChange w:id="5126" w:author="Dr Mamadou SANOGO" w:date="2023-10-25T18:15:00Z">
                    <w:rPr/>
                  </w:rPrChange>
                </w:rPr>
                <w:delText>.82%</w:delText>
              </w:r>
            </w:del>
          </w:p>
        </w:tc>
        <w:tc>
          <w:tcPr>
            <w:tcW w:w="1696" w:type="dxa"/>
            <w:vAlign w:val="center"/>
          </w:tcPr>
          <w:p w14:paraId="3D9554A2" w14:textId="15508C2B" w:rsidR="006D5FC5" w:rsidRPr="007A4AFC" w:rsidDel="00693568" w:rsidRDefault="00A562CA" w:rsidP="00C76DF7">
            <w:pPr>
              <w:spacing w:line="240" w:lineRule="auto"/>
              <w:jc w:val="center"/>
              <w:rPr>
                <w:del w:id="5127" w:author="Dr Mamadou SANOGO" w:date="2023-10-27T11:28:00Z"/>
                <w:color w:val="000000" w:themeColor="text1"/>
                <w:rPrChange w:id="5128" w:author="Dr Mamadou SANOGO" w:date="2023-10-25T18:15:00Z">
                  <w:rPr>
                    <w:del w:id="5129" w:author="Dr Mamadou SANOGO" w:date="2023-10-27T11:28:00Z"/>
                  </w:rPr>
                </w:rPrChange>
              </w:rPr>
            </w:pPr>
            <w:del w:id="5130" w:author="Dr Mamadou SANOGO" w:date="2023-10-27T11:28:00Z">
              <w:r w:rsidRPr="007A4AFC" w:rsidDel="00693568">
                <w:rPr>
                  <w:color w:val="000000" w:themeColor="text1"/>
                  <w:rPrChange w:id="5131" w:author="Dr Mamadou SANOGO" w:date="2023-10-25T18:15:00Z">
                    <w:rPr/>
                  </w:rPrChange>
                </w:rPr>
                <w:delText>8</w:delText>
              </w:r>
            </w:del>
            <w:del w:id="5132" w:author="Dr Mamadou SANOGO" w:date="2023-10-26T15:38:00Z">
              <w:r w:rsidRPr="007A4AFC" w:rsidDel="00CB3C42">
                <w:rPr>
                  <w:color w:val="000000" w:themeColor="text1"/>
                  <w:rPrChange w:id="5133" w:author="Dr Mamadou SANOGO" w:date="2023-10-25T18:15:00Z">
                    <w:rPr/>
                  </w:rPrChange>
                </w:rPr>
                <w:delText>5</w:delText>
              </w:r>
            </w:del>
            <w:del w:id="5134" w:author="Dr Mamadou SANOGO" w:date="2023-10-27T11:28:00Z">
              <w:r w:rsidRPr="007A4AFC" w:rsidDel="00693568">
                <w:rPr>
                  <w:color w:val="000000" w:themeColor="text1"/>
                  <w:rPrChange w:id="5135" w:author="Dr Mamadou SANOGO" w:date="2023-10-25T18:15:00Z">
                    <w:rPr/>
                  </w:rPrChange>
                </w:rPr>
                <w:delText>.71%</w:delText>
              </w:r>
            </w:del>
          </w:p>
        </w:tc>
      </w:tr>
      <w:tr w:rsidR="007A4AFC" w:rsidRPr="007A4AFC" w:rsidDel="00693568" w14:paraId="7E9B4297" w14:textId="0296D3AF" w:rsidTr="00C76DF7">
        <w:trPr>
          <w:del w:id="5136" w:author="Dr Mamadou SANOGO" w:date="2023-10-27T11:28:00Z"/>
        </w:trPr>
        <w:tc>
          <w:tcPr>
            <w:tcW w:w="2262" w:type="dxa"/>
            <w:shd w:val="clear" w:color="auto" w:fill="D9D9D9" w:themeFill="background1" w:themeFillShade="D9"/>
          </w:tcPr>
          <w:p w14:paraId="3C87CFED" w14:textId="6D077CBD" w:rsidR="006D5FC5" w:rsidRPr="007A4AFC" w:rsidDel="00693568" w:rsidRDefault="006D5FC5" w:rsidP="009E62E8">
            <w:pPr>
              <w:spacing w:line="240" w:lineRule="auto"/>
              <w:rPr>
                <w:del w:id="5137" w:author="Dr Mamadou SANOGO" w:date="2023-10-27T11:28:00Z"/>
                <w:color w:val="000000" w:themeColor="text1"/>
                <w:rPrChange w:id="5138" w:author="Dr Mamadou SANOGO" w:date="2023-10-25T18:15:00Z">
                  <w:rPr>
                    <w:del w:id="5139" w:author="Dr Mamadou SANOGO" w:date="2023-10-27T11:28:00Z"/>
                  </w:rPr>
                </w:rPrChange>
              </w:rPr>
            </w:pPr>
            <w:del w:id="5140" w:author="Dr Mamadou SANOGO" w:date="2023-10-27T11:28:00Z">
              <w:r w:rsidRPr="007A4AFC" w:rsidDel="00693568">
                <w:rPr>
                  <w:color w:val="000000" w:themeColor="text1"/>
                  <w:rPrChange w:id="5141" w:author="Dr Mamadou SANOGO" w:date="2023-10-25T18:15:00Z">
                    <w:rPr/>
                  </w:rPrChange>
                </w:rPr>
                <w:delText xml:space="preserve">% de </w:delText>
              </w:r>
              <w:r w:rsidR="00EE2F73" w:rsidRPr="007A4AFC" w:rsidDel="00693568">
                <w:rPr>
                  <w:color w:val="000000" w:themeColor="text1"/>
                  <w:rPrChange w:id="5142" w:author="Dr Mamadou SANOGO" w:date="2023-10-25T18:15:00Z">
                    <w:rPr/>
                  </w:rPrChange>
                </w:rPr>
                <w:delText>diplômés en poursuite d’étude et</w:delText>
              </w:r>
              <w:r w:rsidRPr="007A4AFC" w:rsidDel="00693568">
                <w:rPr>
                  <w:color w:val="000000" w:themeColor="text1"/>
                  <w:rPrChange w:id="5143" w:author="Dr Mamadou SANOGO" w:date="2023-10-25T18:15:00Z">
                    <w:rPr/>
                  </w:rPrChange>
                </w:rPr>
                <w:delText xml:space="preserve"> en emploi 6 mois, 12 mois et 18 mois après la diplomation</w:delText>
              </w:r>
            </w:del>
          </w:p>
        </w:tc>
        <w:tc>
          <w:tcPr>
            <w:tcW w:w="1701" w:type="dxa"/>
            <w:shd w:val="clear" w:color="auto" w:fill="D9D9D9" w:themeFill="background1" w:themeFillShade="D9"/>
            <w:vAlign w:val="center"/>
          </w:tcPr>
          <w:p w14:paraId="41408B3E" w14:textId="40FCD3B4" w:rsidR="006D5FC5" w:rsidRPr="007A4AFC" w:rsidDel="00693568" w:rsidRDefault="00EE2F73" w:rsidP="00C76DF7">
            <w:pPr>
              <w:spacing w:line="240" w:lineRule="auto"/>
              <w:jc w:val="center"/>
              <w:rPr>
                <w:del w:id="5144" w:author="Dr Mamadou SANOGO" w:date="2023-10-27T11:28:00Z"/>
                <w:color w:val="000000" w:themeColor="text1"/>
                <w:rPrChange w:id="5145" w:author="Dr Mamadou SANOGO" w:date="2023-10-25T18:15:00Z">
                  <w:rPr>
                    <w:del w:id="5146" w:author="Dr Mamadou SANOGO" w:date="2023-10-27T11:28:00Z"/>
                  </w:rPr>
                </w:rPrChange>
              </w:rPr>
            </w:pPr>
            <w:del w:id="5147" w:author="Dr Mamadou SANOGO" w:date="2023-10-27T11:28:00Z">
              <w:r w:rsidRPr="007A4AFC" w:rsidDel="00693568">
                <w:rPr>
                  <w:color w:val="000000" w:themeColor="text1"/>
                  <w:rPrChange w:id="5148" w:author="Dr Mamadou SANOGO" w:date="2023-10-25T18:15:00Z">
                    <w:rPr/>
                  </w:rPrChange>
                </w:rPr>
                <w:delText>0%</w:delText>
              </w:r>
            </w:del>
          </w:p>
        </w:tc>
        <w:tc>
          <w:tcPr>
            <w:tcW w:w="1701" w:type="dxa"/>
            <w:shd w:val="clear" w:color="auto" w:fill="D9D9D9" w:themeFill="background1" w:themeFillShade="D9"/>
            <w:vAlign w:val="center"/>
          </w:tcPr>
          <w:p w14:paraId="642AA2B0" w14:textId="212120F8" w:rsidR="006D5FC5" w:rsidRPr="007A4AFC" w:rsidDel="00693568" w:rsidRDefault="00EE2F73" w:rsidP="00C76DF7">
            <w:pPr>
              <w:spacing w:line="240" w:lineRule="auto"/>
              <w:jc w:val="center"/>
              <w:rPr>
                <w:del w:id="5149" w:author="Dr Mamadou SANOGO" w:date="2023-10-27T11:28:00Z"/>
                <w:color w:val="000000" w:themeColor="text1"/>
                <w:rPrChange w:id="5150" w:author="Dr Mamadou SANOGO" w:date="2023-10-25T18:15:00Z">
                  <w:rPr>
                    <w:del w:id="5151" w:author="Dr Mamadou SANOGO" w:date="2023-10-27T11:28:00Z"/>
                  </w:rPr>
                </w:rPrChange>
              </w:rPr>
            </w:pPr>
            <w:del w:id="5152" w:author="Dr Mamadou SANOGO" w:date="2023-10-27T11:28:00Z">
              <w:r w:rsidRPr="007A4AFC" w:rsidDel="00693568">
                <w:rPr>
                  <w:color w:val="000000" w:themeColor="text1"/>
                  <w:rPrChange w:id="5153" w:author="Dr Mamadou SANOGO" w:date="2023-10-25T18:15:00Z">
                    <w:rPr/>
                  </w:rPrChange>
                </w:rPr>
                <w:delText>12</w:delText>
              </w:r>
            </w:del>
            <w:del w:id="5154" w:author="Dr Mamadou SANOGO" w:date="2023-10-26T15:38:00Z">
              <w:r w:rsidRPr="007A4AFC" w:rsidDel="00CB3C42">
                <w:rPr>
                  <w:color w:val="000000" w:themeColor="text1"/>
                  <w:rPrChange w:id="5155" w:author="Dr Mamadou SANOGO" w:date="2023-10-25T18:15:00Z">
                    <w:rPr/>
                  </w:rPrChange>
                </w:rPr>
                <w:delText>.5</w:delText>
              </w:r>
            </w:del>
            <w:del w:id="5156" w:author="Dr Mamadou SANOGO" w:date="2023-10-27T11:28:00Z">
              <w:r w:rsidRPr="007A4AFC" w:rsidDel="00693568">
                <w:rPr>
                  <w:color w:val="000000" w:themeColor="text1"/>
                  <w:rPrChange w:id="5157" w:author="Dr Mamadou SANOGO" w:date="2023-10-25T18:15:00Z">
                    <w:rPr/>
                  </w:rPrChange>
                </w:rPr>
                <w:delText>%</w:delText>
              </w:r>
            </w:del>
          </w:p>
        </w:tc>
        <w:tc>
          <w:tcPr>
            <w:tcW w:w="1701" w:type="dxa"/>
            <w:shd w:val="clear" w:color="auto" w:fill="D9D9D9" w:themeFill="background1" w:themeFillShade="D9"/>
            <w:vAlign w:val="center"/>
          </w:tcPr>
          <w:p w14:paraId="52B0199F" w14:textId="3FC36142" w:rsidR="006D5FC5" w:rsidRPr="007A4AFC" w:rsidDel="00693568" w:rsidRDefault="00EE2F73" w:rsidP="00C76DF7">
            <w:pPr>
              <w:spacing w:line="240" w:lineRule="auto"/>
              <w:jc w:val="center"/>
              <w:rPr>
                <w:del w:id="5158" w:author="Dr Mamadou SANOGO" w:date="2023-10-27T11:28:00Z"/>
                <w:color w:val="000000" w:themeColor="text1"/>
                <w:rPrChange w:id="5159" w:author="Dr Mamadou SANOGO" w:date="2023-10-25T18:15:00Z">
                  <w:rPr>
                    <w:del w:id="5160" w:author="Dr Mamadou SANOGO" w:date="2023-10-27T11:28:00Z"/>
                  </w:rPr>
                </w:rPrChange>
              </w:rPr>
            </w:pPr>
            <w:del w:id="5161" w:author="Dr Mamadou SANOGO" w:date="2023-10-27T11:28:00Z">
              <w:r w:rsidRPr="007A4AFC" w:rsidDel="00693568">
                <w:rPr>
                  <w:color w:val="000000" w:themeColor="text1"/>
                  <w:rPrChange w:id="5162" w:author="Dr Mamadou SANOGO" w:date="2023-10-25T18:15:00Z">
                    <w:rPr/>
                  </w:rPrChange>
                </w:rPr>
                <w:delText>5.8%</w:delText>
              </w:r>
            </w:del>
          </w:p>
        </w:tc>
        <w:tc>
          <w:tcPr>
            <w:tcW w:w="1696" w:type="dxa"/>
            <w:shd w:val="clear" w:color="auto" w:fill="D9D9D9" w:themeFill="background1" w:themeFillShade="D9"/>
            <w:vAlign w:val="center"/>
          </w:tcPr>
          <w:p w14:paraId="48D3C0E1" w14:textId="7D3F5B19" w:rsidR="006D5FC5" w:rsidRPr="007A4AFC" w:rsidDel="00693568" w:rsidRDefault="00EE2F73" w:rsidP="00C76DF7">
            <w:pPr>
              <w:spacing w:line="240" w:lineRule="auto"/>
              <w:jc w:val="center"/>
              <w:rPr>
                <w:del w:id="5163" w:author="Dr Mamadou SANOGO" w:date="2023-10-27T11:28:00Z"/>
                <w:color w:val="000000" w:themeColor="text1"/>
                <w:rPrChange w:id="5164" w:author="Dr Mamadou SANOGO" w:date="2023-10-25T18:15:00Z">
                  <w:rPr>
                    <w:del w:id="5165" w:author="Dr Mamadou SANOGO" w:date="2023-10-27T11:28:00Z"/>
                  </w:rPr>
                </w:rPrChange>
              </w:rPr>
            </w:pPr>
            <w:del w:id="5166" w:author="Dr Mamadou SANOGO" w:date="2023-10-27T11:28:00Z">
              <w:r w:rsidRPr="007A4AFC" w:rsidDel="00693568">
                <w:rPr>
                  <w:color w:val="000000" w:themeColor="text1"/>
                  <w:rPrChange w:id="5167" w:author="Dr Mamadou SANOGO" w:date="2023-10-25T18:15:00Z">
                    <w:rPr/>
                  </w:rPrChange>
                </w:rPr>
                <w:delText>0%</w:delText>
              </w:r>
            </w:del>
          </w:p>
        </w:tc>
      </w:tr>
      <w:tr w:rsidR="007A4AFC" w:rsidRPr="007A4AFC" w:rsidDel="00693568" w14:paraId="7235CF8B" w14:textId="7D8F222E" w:rsidTr="00C76DF7">
        <w:trPr>
          <w:del w:id="5168" w:author="Dr Mamadou SANOGO" w:date="2023-10-27T11:28:00Z"/>
        </w:trPr>
        <w:tc>
          <w:tcPr>
            <w:tcW w:w="2262" w:type="dxa"/>
            <w:shd w:val="clear" w:color="auto" w:fill="D9D9D9" w:themeFill="background1" w:themeFillShade="D9"/>
          </w:tcPr>
          <w:p w14:paraId="2556864E" w14:textId="02305A99" w:rsidR="006D5FC5" w:rsidRPr="007A4AFC" w:rsidDel="00693568" w:rsidRDefault="006D5FC5" w:rsidP="009E62E8">
            <w:pPr>
              <w:spacing w:line="240" w:lineRule="auto"/>
              <w:rPr>
                <w:del w:id="5169" w:author="Dr Mamadou SANOGO" w:date="2023-10-27T11:28:00Z"/>
                <w:color w:val="000000" w:themeColor="text1"/>
                <w:rPrChange w:id="5170" w:author="Dr Mamadou SANOGO" w:date="2023-10-25T18:15:00Z">
                  <w:rPr>
                    <w:del w:id="5171" w:author="Dr Mamadou SANOGO" w:date="2023-10-27T11:28:00Z"/>
                  </w:rPr>
                </w:rPrChange>
              </w:rPr>
            </w:pPr>
            <w:del w:id="5172" w:author="Dr Mamadou SANOGO" w:date="2023-10-27T11:28:00Z">
              <w:r w:rsidRPr="007A4AFC" w:rsidDel="00693568">
                <w:rPr>
                  <w:color w:val="000000" w:themeColor="text1"/>
                  <w:rPrChange w:id="5173" w:author="Dr Mamadou SANOGO" w:date="2023-10-25T18:15:00Z">
                    <w:rPr/>
                  </w:rPrChange>
                </w:rPr>
                <w:delText>% de diplômés en recherche d’emploi formel 6 mois, 12 mois et 18 mois après la diplomation</w:delText>
              </w:r>
            </w:del>
          </w:p>
        </w:tc>
        <w:tc>
          <w:tcPr>
            <w:tcW w:w="1701" w:type="dxa"/>
            <w:shd w:val="clear" w:color="auto" w:fill="D9D9D9" w:themeFill="background1" w:themeFillShade="D9"/>
            <w:vAlign w:val="center"/>
          </w:tcPr>
          <w:p w14:paraId="036B2419" w14:textId="03EA98F7" w:rsidR="006D5FC5" w:rsidRPr="007A4AFC" w:rsidDel="00693568" w:rsidRDefault="00EE2F73" w:rsidP="00C76DF7">
            <w:pPr>
              <w:spacing w:line="240" w:lineRule="auto"/>
              <w:jc w:val="center"/>
              <w:rPr>
                <w:del w:id="5174" w:author="Dr Mamadou SANOGO" w:date="2023-10-27T11:28:00Z"/>
                <w:color w:val="000000" w:themeColor="text1"/>
                <w:rPrChange w:id="5175" w:author="Dr Mamadou SANOGO" w:date="2023-10-25T18:15:00Z">
                  <w:rPr>
                    <w:del w:id="5176" w:author="Dr Mamadou SANOGO" w:date="2023-10-27T11:28:00Z"/>
                  </w:rPr>
                </w:rPrChange>
              </w:rPr>
            </w:pPr>
            <w:del w:id="5177" w:author="Dr Mamadou SANOGO" w:date="2023-10-27T11:28:00Z">
              <w:r w:rsidRPr="007A4AFC" w:rsidDel="00693568">
                <w:rPr>
                  <w:color w:val="000000" w:themeColor="text1"/>
                  <w:rPrChange w:id="5178" w:author="Dr Mamadou SANOGO" w:date="2023-10-25T18:15:00Z">
                    <w:rPr/>
                  </w:rPrChange>
                </w:rPr>
                <w:delText>3</w:delText>
              </w:r>
            </w:del>
            <w:del w:id="5179" w:author="Dr Mamadou SANOGO" w:date="2023-10-26T15:37:00Z">
              <w:r w:rsidRPr="007A4AFC" w:rsidDel="00CB3C42">
                <w:rPr>
                  <w:color w:val="000000" w:themeColor="text1"/>
                  <w:rPrChange w:id="5180" w:author="Dr Mamadou SANOGO" w:date="2023-10-25T18:15:00Z">
                    <w:rPr/>
                  </w:rPrChange>
                </w:rPr>
                <w:delText>5</w:delText>
              </w:r>
            </w:del>
            <w:del w:id="5181" w:author="Dr Mamadou SANOGO" w:date="2023-10-27T11:28:00Z">
              <w:r w:rsidRPr="007A4AFC" w:rsidDel="00693568">
                <w:rPr>
                  <w:color w:val="000000" w:themeColor="text1"/>
                  <w:rPrChange w:id="5182" w:author="Dr Mamadou SANOGO" w:date="2023-10-25T18:15:00Z">
                    <w:rPr/>
                  </w:rPrChange>
                </w:rPr>
                <w:delText>,72%</w:delText>
              </w:r>
            </w:del>
          </w:p>
        </w:tc>
        <w:tc>
          <w:tcPr>
            <w:tcW w:w="1701" w:type="dxa"/>
            <w:shd w:val="clear" w:color="auto" w:fill="D9D9D9" w:themeFill="background1" w:themeFillShade="D9"/>
            <w:vAlign w:val="center"/>
          </w:tcPr>
          <w:p w14:paraId="40548AAE" w14:textId="28B0594B" w:rsidR="006D5FC5" w:rsidRPr="007A4AFC" w:rsidDel="00693568" w:rsidRDefault="00EE2F73" w:rsidP="00C76DF7">
            <w:pPr>
              <w:spacing w:line="240" w:lineRule="auto"/>
              <w:jc w:val="center"/>
              <w:rPr>
                <w:del w:id="5183" w:author="Dr Mamadou SANOGO" w:date="2023-10-27T11:28:00Z"/>
                <w:color w:val="000000" w:themeColor="text1"/>
                <w:rPrChange w:id="5184" w:author="Dr Mamadou SANOGO" w:date="2023-10-25T18:15:00Z">
                  <w:rPr>
                    <w:del w:id="5185" w:author="Dr Mamadou SANOGO" w:date="2023-10-27T11:28:00Z"/>
                  </w:rPr>
                </w:rPrChange>
              </w:rPr>
            </w:pPr>
            <w:del w:id="5186" w:author="Dr Mamadou SANOGO" w:date="2023-10-27T11:28:00Z">
              <w:r w:rsidRPr="007A4AFC" w:rsidDel="00693568">
                <w:rPr>
                  <w:color w:val="000000" w:themeColor="text1"/>
                  <w:rPrChange w:id="5187" w:author="Dr Mamadou SANOGO" w:date="2023-10-25T18:15:00Z">
                    <w:rPr/>
                  </w:rPrChange>
                </w:rPr>
                <w:delText>12</w:delText>
              </w:r>
            </w:del>
            <w:del w:id="5188" w:author="Dr Mamadou SANOGO" w:date="2023-10-26T15:38:00Z">
              <w:r w:rsidRPr="007A4AFC" w:rsidDel="00CB3C42">
                <w:rPr>
                  <w:color w:val="000000" w:themeColor="text1"/>
                  <w:rPrChange w:id="5189" w:author="Dr Mamadou SANOGO" w:date="2023-10-25T18:15:00Z">
                    <w:rPr/>
                  </w:rPrChange>
                </w:rPr>
                <w:delText>.5</w:delText>
              </w:r>
            </w:del>
            <w:del w:id="5190" w:author="Dr Mamadou SANOGO" w:date="2023-10-27T11:28:00Z">
              <w:r w:rsidRPr="007A4AFC" w:rsidDel="00693568">
                <w:rPr>
                  <w:color w:val="000000" w:themeColor="text1"/>
                  <w:rPrChange w:id="5191" w:author="Dr Mamadou SANOGO" w:date="2023-10-25T18:15:00Z">
                    <w:rPr/>
                  </w:rPrChange>
                </w:rPr>
                <w:delText>%</w:delText>
              </w:r>
            </w:del>
          </w:p>
        </w:tc>
        <w:tc>
          <w:tcPr>
            <w:tcW w:w="1701" w:type="dxa"/>
            <w:shd w:val="clear" w:color="auto" w:fill="D9D9D9" w:themeFill="background1" w:themeFillShade="D9"/>
            <w:vAlign w:val="center"/>
          </w:tcPr>
          <w:p w14:paraId="06590683" w14:textId="284759DB" w:rsidR="006D5FC5" w:rsidRPr="007A4AFC" w:rsidDel="00693568" w:rsidRDefault="00EE2F73" w:rsidP="00C76DF7">
            <w:pPr>
              <w:spacing w:line="240" w:lineRule="auto"/>
              <w:jc w:val="center"/>
              <w:rPr>
                <w:del w:id="5192" w:author="Dr Mamadou SANOGO" w:date="2023-10-27T11:28:00Z"/>
                <w:color w:val="000000" w:themeColor="text1"/>
                <w:rPrChange w:id="5193" w:author="Dr Mamadou SANOGO" w:date="2023-10-25T18:15:00Z">
                  <w:rPr>
                    <w:del w:id="5194" w:author="Dr Mamadou SANOGO" w:date="2023-10-27T11:28:00Z"/>
                  </w:rPr>
                </w:rPrChange>
              </w:rPr>
            </w:pPr>
            <w:del w:id="5195" w:author="Dr Mamadou SANOGO" w:date="2023-10-27T11:28:00Z">
              <w:r w:rsidRPr="007A4AFC" w:rsidDel="00693568">
                <w:rPr>
                  <w:color w:val="000000" w:themeColor="text1"/>
                  <w:rPrChange w:id="5196" w:author="Dr Mamadou SANOGO" w:date="2023-10-25T18:15:00Z">
                    <w:rPr/>
                  </w:rPrChange>
                </w:rPr>
                <w:delText>3</w:delText>
              </w:r>
            </w:del>
            <w:del w:id="5197" w:author="Dr Mamadou SANOGO" w:date="2023-10-26T15:38:00Z">
              <w:r w:rsidRPr="007A4AFC" w:rsidDel="00CB3C42">
                <w:rPr>
                  <w:color w:val="000000" w:themeColor="text1"/>
                  <w:rPrChange w:id="5198" w:author="Dr Mamadou SANOGO" w:date="2023-10-25T18:15:00Z">
                    <w:rPr/>
                  </w:rPrChange>
                </w:rPr>
                <w:delText>5</w:delText>
              </w:r>
            </w:del>
            <w:del w:id="5199" w:author="Dr Mamadou SANOGO" w:date="2023-10-27T11:28:00Z">
              <w:r w:rsidRPr="007A4AFC" w:rsidDel="00693568">
                <w:rPr>
                  <w:color w:val="000000" w:themeColor="text1"/>
                  <w:rPrChange w:id="5200" w:author="Dr Mamadou SANOGO" w:date="2023-10-25T18:15:00Z">
                    <w:rPr/>
                  </w:rPrChange>
                </w:rPr>
                <w:delText>.29%</w:delText>
              </w:r>
            </w:del>
          </w:p>
        </w:tc>
        <w:tc>
          <w:tcPr>
            <w:tcW w:w="1696" w:type="dxa"/>
            <w:shd w:val="clear" w:color="auto" w:fill="D9D9D9" w:themeFill="background1" w:themeFillShade="D9"/>
            <w:vAlign w:val="center"/>
          </w:tcPr>
          <w:p w14:paraId="205B8624" w14:textId="0996E9AC" w:rsidR="006D5FC5" w:rsidRPr="007A4AFC" w:rsidDel="00693568" w:rsidRDefault="00EE2F73" w:rsidP="00C76DF7">
            <w:pPr>
              <w:spacing w:line="240" w:lineRule="auto"/>
              <w:jc w:val="center"/>
              <w:rPr>
                <w:del w:id="5201" w:author="Dr Mamadou SANOGO" w:date="2023-10-27T11:28:00Z"/>
                <w:color w:val="000000" w:themeColor="text1"/>
                <w:rPrChange w:id="5202" w:author="Dr Mamadou SANOGO" w:date="2023-10-25T18:15:00Z">
                  <w:rPr>
                    <w:del w:id="5203" w:author="Dr Mamadou SANOGO" w:date="2023-10-27T11:28:00Z"/>
                  </w:rPr>
                </w:rPrChange>
              </w:rPr>
            </w:pPr>
            <w:del w:id="5204" w:author="Dr Mamadou SANOGO" w:date="2023-10-27T11:28:00Z">
              <w:r w:rsidRPr="007A4AFC" w:rsidDel="00693568">
                <w:rPr>
                  <w:color w:val="000000" w:themeColor="text1"/>
                  <w:rPrChange w:id="5205" w:author="Dr Mamadou SANOGO" w:date="2023-10-25T18:15:00Z">
                    <w:rPr/>
                  </w:rPrChange>
                </w:rPr>
                <w:delText>1</w:delText>
              </w:r>
            </w:del>
            <w:del w:id="5206" w:author="Dr Mamadou SANOGO" w:date="2023-10-26T15:38:00Z">
              <w:r w:rsidRPr="007A4AFC" w:rsidDel="00CB3C42">
                <w:rPr>
                  <w:color w:val="000000" w:themeColor="text1"/>
                  <w:rPrChange w:id="5207" w:author="Dr Mamadou SANOGO" w:date="2023-10-25T18:15:00Z">
                    <w:rPr/>
                  </w:rPrChange>
                </w:rPr>
                <w:delText>4</w:delText>
              </w:r>
            </w:del>
            <w:del w:id="5208" w:author="Dr Mamadou SANOGO" w:date="2023-10-27T11:28:00Z">
              <w:r w:rsidRPr="007A4AFC" w:rsidDel="00693568">
                <w:rPr>
                  <w:color w:val="000000" w:themeColor="text1"/>
                  <w:rPrChange w:id="5209" w:author="Dr Mamadou SANOGO" w:date="2023-10-25T18:15:00Z">
                    <w:rPr/>
                  </w:rPrChange>
                </w:rPr>
                <w:delText>,28%</w:delText>
              </w:r>
            </w:del>
          </w:p>
        </w:tc>
      </w:tr>
    </w:tbl>
    <w:p w14:paraId="6577B97B" w14:textId="771F3D21" w:rsidR="0047574A" w:rsidRPr="007A4AFC" w:rsidDel="00693568" w:rsidRDefault="0047574A" w:rsidP="0047574A">
      <w:pPr>
        <w:spacing w:line="240" w:lineRule="auto"/>
        <w:rPr>
          <w:del w:id="5210" w:author="Dr Mamadou SANOGO" w:date="2023-10-27T11:28:00Z"/>
          <w:color w:val="000000" w:themeColor="text1"/>
          <w:rPrChange w:id="5211" w:author="Dr Mamadou SANOGO" w:date="2023-10-25T18:15:00Z">
            <w:rPr>
              <w:del w:id="5212" w:author="Dr Mamadou SANOGO" w:date="2023-10-27T11:28:00Z"/>
            </w:rPr>
          </w:rPrChange>
        </w:rPr>
      </w:pPr>
    </w:p>
    <w:p w14:paraId="3D1391FB" w14:textId="3662698C" w:rsidR="0047574A" w:rsidRPr="007A4AFC" w:rsidDel="00693568" w:rsidRDefault="0047574A" w:rsidP="0047574A">
      <w:pPr>
        <w:spacing w:line="240" w:lineRule="auto"/>
        <w:rPr>
          <w:del w:id="5213" w:author="Dr Mamadou SANOGO" w:date="2023-10-27T11:28:00Z"/>
          <w:color w:val="000000" w:themeColor="text1"/>
          <w:szCs w:val="24"/>
          <w:rPrChange w:id="5214" w:author="Dr Mamadou SANOGO" w:date="2023-10-25T18:15:00Z">
            <w:rPr>
              <w:del w:id="5215" w:author="Dr Mamadou SANOGO" w:date="2023-10-27T11:28:00Z"/>
              <w:szCs w:val="24"/>
            </w:rPr>
          </w:rPrChange>
        </w:rPr>
      </w:pPr>
      <w:del w:id="5216" w:author="Dr Mamadou SANOGO" w:date="2023-10-27T11:28:00Z">
        <w:r w:rsidRPr="007A4AFC" w:rsidDel="00693568">
          <w:rPr>
            <w:color w:val="000000" w:themeColor="text1"/>
            <w:szCs w:val="24"/>
            <w:rPrChange w:id="5217" w:author="Dr Mamadou SANOGO" w:date="2023-10-25T18:15:00Z">
              <w:rPr>
                <w:szCs w:val="24"/>
              </w:rPr>
            </w:rPrChange>
          </w:rPr>
          <w:br w:type="page"/>
        </w:r>
      </w:del>
    </w:p>
    <w:p w14:paraId="1E851D2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18" w:author="Dr Mamadou SANOGO" w:date="2023-10-25T18:15:00Z">
            <w:rPr>
              <w:color w:val="000000"/>
              <w:szCs w:val="24"/>
            </w:rPr>
          </w:rPrChange>
        </w:rPr>
      </w:pPr>
    </w:p>
    <w:p w14:paraId="73BB82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19" w:author="Dr Mamadou SANOGO" w:date="2023-10-25T18:15:00Z">
            <w:rPr>
              <w:color w:val="000000"/>
              <w:szCs w:val="24"/>
            </w:rPr>
          </w:rPrChange>
        </w:rPr>
      </w:pPr>
    </w:p>
    <w:p w14:paraId="7B8B8BC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20" w:author="Dr Mamadou SANOGO" w:date="2023-10-25T18:15:00Z">
            <w:rPr>
              <w:color w:val="000000"/>
              <w:szCs w:val="24"/>
            </w:rPr>
          </w:rPrChange>
        </w:rPr>
      </w:pPr>
    </w:p>
    <w:p w14:paraId="337EFC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21" w:author="Dr Mamadou SANOGO" w:date="2023-10-25T18:15:00Z">
            <w:rPr>
              <w:color w:val="000000"/>
              <w:szCs w:val="24"/>
            </w:rPr>
          </w:rPrChange>
        </w:rPr>
      </w:pPr>
    </w:p>
    <w:p w14:paraId="29AE9F81"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22" w:author="Dr Mamadou SANOGO" w:date="2023-10-25T18:15:00Z">
            <w:rPr>
              <w:color w:val="000000"/>
              <w:szCs w:val="24"/>
            </w:rPr>
          </w:rPrChange>
        </w:rPr>
      </w:pPr>
    </w:p>
    <w:p w14:paraId="2B29EAB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23" w:author="Dr Mamadou SANOGO" w:date="2023-10-25T18:15:00Z">
            <w:rPr>
              <w:color w:val="000000"/>
              <w:szCs w:val="24"/>
            </w:rPr>
          </w:rPrChange>
        </w:rPr>
      </w:pPr>
    </w:p>
    <w:p w14:paraId="021F0418" w14:textId="1A0FADC8" w:rsidR="00945446" w:rsidRPr="007A4AFC" w:rsidRDefault="00945446" w:rsidP="00945446">
      <w:pPr>
        <w:widowControl w:val="0"/>
        <w:autoSpaceDE w:val="0"/>
        <w:autoSpaceDN w:val="0"/>
        <w:adjustRightInd w:val="0"/>
        <w:spacing w:line="240" w:lineRule="auto"/>
        <w:ind w:right="9"/>
        <w:rPr>
          <w:color w:val="000000" w:themeColor="text1"/>
          <w:szCs w:val="24"/>
          <w:rPrChange w:id="5224" w:author="Dr Mamadou SANOGO" w:date="2023-10-25T18:15:00Z">
            <w:rPr>
              <w:color w:val="000000"/>
              <w:szCs w:val="24"/>
            </w:rPr>
          </w:rPrChange>
        </w:rPr>
      </w:pPr>
    </w:p>
    <w:p w14:paraId="668AA14B" w14:textId="77777777" w:rsidR="005A55FB" w:rsidRPr="007A4AFC" w:rsidRDefault="005A55FB" w:rsidP="00945446">
      <w:pPr>
        <w:widowControl w:val="0"/>
        <w:autoSpaceDE w:val="0"/>
        <w:autoSpaceDN w:val="0"/>
        <w:adjustRightInd w:val="0"/>
        <w:spacing w:line="240" w:lineRule="auto"/>
        <w:ind w:right="9"/>
        <w:rPr>
          <w:color w:val="000000" w:themeColor="text1"/>
          <w:szCs w:val="24"/>
          <w:rPrChange w:id="5225" w:author="Dr Mamadou SANOGO" w:date="2023-10-25T18:15:00Z">
            <w:rPr>
              <w:color w:val="000000"/>
              <w:szCs w:val="24"/>
            </w:rPr>
          </w:rPrChange>
        </w:rPr>
      </w:pPr>
    </w:p>
    <w:p w14:paraId="7AECBF5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26" w:author="Dr Mamadou SANOGO" w:date="2023-10-25T18:15:00Z">
            <w:rPr>
              <w:color w:val="000000"/>
              <w:szCs w:val="24"/>
            </w:rPr>
          </w:rPrChange>
        </w:rPr>
      </w:pPr>
    </w:p>
    <w:p w14:paraId="6776714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27" w:author="Dr Mamadou SANOGO" w:date="2023-10-25T18:15:00Z">
            <w:rPr>
              <w:color w:val="000000"/>
              <w:szCs w:val="24"/>
            </w:rPr>
          </w:rPrChange>
        </w:rPr>
      </w:pPr>
    </w:p>
    <w:p w14:paraId="45E3E85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28" w:author="Dr Mamadou SANOGO" w:date="2023-10-25T18:15:00Z">
            <w:rPr>
              <w:color w:val="000000"/>
              <w:szCs w:val="24"/>
            </w:rPr>
          </w:rPrChange>
        </w:rPr>
      </w:pPr>
    </w:p>
    <w:p w14:paraId="535512A4"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29" w:author="Dr Mamadou SANOGO" w:date="2023-10-25T18:15:00Z">
            <w:rPr>
              <w:color w:val="000000"/>
              <w:szCs w:val="24"/>
            </w:rPr>
          </w:rPrChange>
        </w:rPr>
      </w:pPr>
    </w:p>
    <w:p w14:paraId="01B910E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30" w:author="Dr Mamadou SANOGO" w:date="2023-10-25T18:15:00Z">
            <w:rPr>
              <w:color w:val="000000"/>
              <w:szCs w:val="24"/>
            </w:rPr>
          </w:rPrChange>
        </w:rPr>
      </w:pPr>
    </w:p>
    <w:p w14:paraId="33C9E99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31" w:author="Dr Mamadou SANOGO" w:date="2023-10-25T18:15:00Z">
            <w:rPr>
              <w:color w:val="000000"/>
              <w:szCs w:val="24"/>
            </w:rPr>
          </w:rPrChange>
        </w:rPr>
      </w:pPr>
    </w:p>
    <w:p w14:paraId="641271B6" w14:textId="37FA2360" w:rsidR="00945446" w:rsidRDefault="00945446" w:rsidP="00945446">
      <w:pPr>
        <w:widowControl w:val="0"/>
        <w:autoSpaceDE w:val="0"/>
        <w:autoSpaceDN w:val="0"/>
        <w:adjustRightInd w:val="0"/>
        <w:ind w:right="9"/>
        <w:rPr>
          <w:ins w:id="5232" w:author="Dr Mamadou SANOGO" w:date="2023-10-27T11:29:00Z"/>
          <w:color w:val="000000" w:themeColor="text1"/>
          <w:szCs w:val="24"/>
        </w:rPr>
      </w:pPr>
    </w:p>
    <w:p w14:paraId="122BDD63" w14:textId="37D8EBB1" w:rsidR="00693568" w:rsidRDefault="00693568" w:rsidP="00945446">
      <w:pPr>
        <w:widowControl w:val="0"/>
        <w:autoSpaceDE w:val="0"/>
        <w:autoSpaceDN w:val="0"/>
        <w:adjustRightInd w:val="0"/>
        <w:ind w:right="9"/>
        <w:rPr>
          <w:ins w:id="5233" w:author="Dr Mamadou SANOGO" w:date="2023-10-27T11:29:00Z"/>
          <w:color w:val="000000" w:themeColor="text1"/>
          <w:szCs w:val="24"/>
        </w:rPr>
      </w:pPr>
    </w:p>
    <w:p w14:paraId="17D6BF25" w14:textId="4146C2B0" w:rsidR="00693568" w:rsidRDefault="00693568" w:rsidP="00945446">
      <w:pPr>
        <w:widowControl w:val="0"/>
        <w:autoSpaceDE w:val="0"/>
        <w:autoSpaceDN w:val="0"/>
        <w:adjustRightInd w:val="0"/>
        <w:ind w:right="9"/>
        <w:rPr>
          <w:ins w:id="5234" w:author="Dr Mamadou SANOGO" w:date="2023-10-27T11:29:00Z"/>
          <w:color w:val="000000" w:themeColor="text1"/>
          <w:szCs w:val="24"/>
        </w:rPr>
      </w:pPr>
    </w:p>
    <w:p w14:paraId="52A7C070" w14:textId="6702555D" w:rsidR="00693568" w:rsidRDefault="00693568" w:rsidP="00945446">
      <w:pPr>
        <w:widowControl w:val="0"/>
        <w:autoSpaceDE w:val="0"/>
        <w:autoSpaceDN w:val="0"/>
        <w:adjustRightInd w:val="0"/>
        <w:ind w:right="9"/>
        <w:rPr>
          <w:ins w:id="5235" w:author="Dr Mamadou SANOGO" w:date="2023-10-27T11:29:00Z"/>
          <w:color w:val="000000" w:themeColor="text1"/>
          <w:szCs w:val="24"/>
        </w:rPr>
      </w:pPr>
    </w:p>
    <w:p w14:paraId="5F91CC7D" w14:textId="36BBBA9E" w:rsidR="00693568" w:rsidRDefault="00693568" w:rsidP="00945446">
      <w:pPr>
        <w:widowControl w:val="0"/>
        <w:autoSpaceDE w:val="0"/>
        <w:autoSpaceDN w:val="0"/>
        <w:adjustRightInd w:val="0"/>
        <w:ind w:right="9"/>
        <w:rPr>
          <w:ins w:id="5236" w:author="Dr Mamadou SANOGO" w:date="2023-10-27T11:29:00Z"/>
          <w:color w:val="000000" w:themeColor="text1"/>
          <w:szCs w:val="24"/>
        </w:rPr>
      </w:pPr>
    </w:p>
    <w:p w14:paraId="5AF30FCC" w14:textId="23BC7334" w:rsidR="00693568" w:rsidRDefault="00693568" w:rsidP="00945446">
      <w:pPr>
        <w:widowControl w:val="0"/>
        <w:autoSpaceDE w:val="0"/>
        <w:autoSpaceDN w:val="0"/>
        <w:adjustRightInd w:val="0"/>
        <w:ind w:right="9"/>
        <w:rPr>
          <w:ins w:id="5237" w:author="Dr Mamadou SANOGO" w:date="2023-10-27T11:29:00Z"/>
          <w:color w:val="000000" w:themeColor="text1"/>
          <w:szCs w:val="24"/>
        </w:rPr>
      </w:pPr>
    </w:p>
    <w:p w14:paraId="0F9C50FC" w14:textId="47D36AF5" w:rsidR="00693568" w:rsidRDefault="00693568" w:rsidP="00945446">
      <w:pPr>
        <w:widowControl w:val="0"/>
        <w:autoSpaceDE w:val="0"/>
        <w:autoSpaceDN w:val="0"/>
        <w:adjustRightInd w:val="0"/>
        <w:ind w:right="9"/>
        <w:rPr>
          <w:ins w:id="5238" w:author="Dr Mamadou SANOGO" w:date="2023-10-27T11:29:00Z"/>
          <w:color w:val="000000" w:themeColor="text1"/>
          <w:szCs w:val="24"/>
        </w:rPr>
      </w:pPr>
    </w:p>
    <w:p w14:paraId="14BB147F" w14:textId="133DBCB7" w:rsidR="00693568" w:rsidRDefault="00693568" w:rsidP="00945446">
      <w:pPr>
        <w:widowControl w:val="0"/>
        <w:autoSpaceDE w:val="0"/>
        <w:autoSpaceDN w:val="0"/>
        <w:adjustRightInd w:val="0"/>
        <w:ind w:right="9"/>
        <w:rPr>
          <w:ins w:id="5239" w:author="Dr Mamadou SANOGO" w:date="2023-10-27T11:29:00Z"/>
          <w:color w:val="000000" w:themeColor="text1"/>
          <w:szCs w:val="24"/>
        </w:rPr>
      </w:pPr>
    </w:p>
    <w:p w14:paraId="427D703A" w14:textId="6147404D" w:rsidR="00693568" w:rsidRDefault="00693568" w:rsidP="00945446">
      <w:pPr>
        <w:widowControl w:val="0"/>
        <w:autoSpaceDE w:val="0"/>
        <w:autoSpaceDN w:val="0"/>
        <w:adjustRightInd w:val="0"/>
        <w:ind w:right="9"/>
        <w:rPr>
          <w:ins w:id="5240" w:author="Dr Mamadou SANOGO" w:date="2023-10-27T11:29:00Z"/>
          <w:color w:val="000000" w:themeColor="text1"/>
          <w:szCs w:val="24"/>
        </w:rPr>
      </w:pPr>
    </w:p>
    <w:p w14:paraId="057AC502" w14:textId="51E49AF1" w:rsidR="00693568" w:rsidRDefault="00693568" w:rsidP="00945446">
      <w:pPr>
        <w:widowControl w:val="0"/>
        <w:autoSpaceDE w:val="0"/>
        <w:autoSpaceDN w:val="0"/>
        <w:adjustRightInd w:val="0"/>
        <w:ind w:right="9"/>
        <w:rPr>
          <w:ins w:id="5241" w:author="Dr Mamadou SANOGO" w:date="2023-10-27T11:30:00Z"/>
          <w:color w:val="000000" w:themeColor="text1"/>
          <w:szCs w:val="24"/>
        </w:rPr>
      </w:pPr>
    </w:p>
    <w:p w14:paraId="4A18F8C0" w14:textId="3B0BB87D" w:rsidR="00693568" w:rsidRDefault="00693568" w:rsidP="00945446">
      <w:pPr>
        <w:widowControl w:val="0"/>
        <w:autoSpaceDE w:val="0"/>
        <w:autoSpaceDN w:val="0"/>
        <w:adjustRightInd w:val="0"/>
        <w:ind w:right="9"/>
        <w:rPr>
          <w:ins w:id="5242" w:author="Dr Mamadou SANOGO" w:date="2023-10-27T11:30:00Z"/>
          <w:color w:val="000000" w:themeColor="text1"/>
          <w:szCs w:val="24"/>
        </w:rPr>
      </w:pPr>
    </w:p>
    <w:p w14:paraId="4BB16BFA" w14:textId="79DEE07D" w:rsidR="00693568" w:rsidRDefault="00693568" w:rsidP="00945446">
      <w:pPr>
        <w:widowControl w:val="0"/>
        <w:autoSpaceDE w:val="0"/>
        <w:autoSpaceDN w:val="0"/>
        <w:adjustRightInd w:val="0"/>
        <w:ind w:right="9"/>
        <w:rPr>
          <w:ins w:id="5243" w:author="Dr Mamadou SANOGO" w:date="2023-10-27T11:30:00Z"/>
          <w:color w:val="000000" w:themeColor="text1"/>
          <w:szCs w:val="24"/>
        </w:rPr>
      </w:pPr>
    </w:p>
    <w:p w14:paraId="76571D1C" w14:textId="56FB94B5" w:rsidR="00693568" w:rsidRDefault="00693568" w:rsidP="00945446">
      <w:pPr>
        <w:widowControl w:val="0"/>
        <w:autoSpaceDE w:val="0"/>
        <w:autoSpaceDN w:val="0"/>
        <w:adjustRightInd w:val="0"/>
        <w:ind w:right="9"/>
        <w:rPr>
          <w:ins w:id="5244" w:author="Dr Mamadou SANOGO" w:date="2023-10-27T11:30:00Z"/>
          <w:color w:val="000000" w:themeColor="text1"/>
          <w:szCs w:val="24"/>
        </w:rPr>
      </w:pPr>
    </w:p>
    <w:p w14:paraId="0C84D5B9" w14:textId="1AF72985" w:rsidR="00693568" w:rsidRDefault="00693568" w:rsidP="00945446">
      <w:pPr>
        <w:widowControl w:val="0"/>
        <w:autoSpaceDE w:val="0"/>
        <w:autoSpaceDN w:val="0"/>
        <w:adjustRightInd w:val="0"/>
        <w:ind w:right="9"/>
        <w:rPr>
          <w:ins w:id="5245" w:author="Dr Mamadou SANOGO" w:date="2023-10-27T11:30:00Z"/>
          <w:color w:val="000000" w:themeColor="text1"/>
          <w:szCs w:val="24"/>
        </w:rPr>
      </w:pPr>
    </w:p>
    <w:p w14:paraId="170089A5" w14:textId="77777777" w:rsidR="00693568" w:rsidRPr="007A4AFC" w:rsidRDefault="00693568" w:rsidP="00945446">
      <w:pPr>
        <w:widowControl w:val="0"/>
        <w:autoSpaceDE w:val="0"/>
        <w:autoSpaceDN w:val="0"/>
        <w:adjustRightInd w:val="0"/>
        <w:spacing w:line="240" w:lineRule="auto"/>
        <w:ind w:right="9"/>
        <w:rPr>
          <w:color w:val="000000" w:themeColor="text1"/>
          <w:szCs w:val="24"/>
          <w:rPrChange w:id="5246" w:author="Dr Mamadou SANOGO" w:date="2023-10-25T18:15:00Z">
            <w:rPr>
              <w:color w:val="000000"/>
              <w:szCs w:val="24"/>
            </w:rPr>
          </w:rPrChange>
        </w:rPr>
      </w:pPr>
    </w:p>
    <w:p w14:paraId="32A144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47" w:author="Dr Mamadou SANOGO" w:date="2023-10-25T18:15:00Z">
            <w:rPr>
              <w:color w:val="000000"/>
              <w:szCs w:val="24"/>
            </w:rPr>
          </w:rPrChange>
        </w:rPr>
      </w:pPr>
    </w:p>
    <w:p w14:paraId="6FD2DBC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48" w:author="Dr Mamadou SANOGO" w:date="2023-10-25T18:15:00Z">
            <w:rPr>
              <w:color w:val="000000"/>
              <w:szCs w:val="24"/>
            </w:rPr>
          </w:rPrChange>
        </w:rPr>
      </w:pPr>
    </w:p>
    <w:p w14:paraId="07476FB1"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49" w:author="Dr Mamadou SANOGO" w:date="2023-10-25T18:15:00Z">
            <w:rPr>
              <w:color w:val="000000"/>
              <w:szCs w:val="24"/>
            </w:rPr>
          </w:rPrChange>
        </w:rPr>
      </w:pPr>
    </w:p>
    <w:p w14:paraId="5A9484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5250" w:author="Dr Mamadou SANOGO" w:date="2023-10-25T18:15:00Z">
            <w:rPr>
              <w:color w:val="000000"/>
              <w:szCs w:val="24"/>
            </w:rPr>
          </w:rPrChange>
        </w:rPr>
      </w:pPr>
    </w:p>
    <w:p w14:paraId="0EAD4E32" w14:textId="32D7B33B" w:rsidR="00945446" w:rsidRPr="006778CD" w:rsidRDefault="00945446">
      <w:pPr>
        <w:jc w:val="center"/>
        <w:rPr>
          <w:rFonts w:eastAsiaTheme="minorHAnsi"/>
          <w:bCs/>
          <w:sz w:val="52"/>
          <w:szCs w:val="52"/>
          <w:lang w:eastAsia="en-US"/>
          <w:rPrChange w:id="5251" w:author="Dr Mamadou SANOGO" w:date="2023-10-27T14:00:00Z">
            <w:rPr>
              <w:rFonts w:eastAsiaTheme="minorHAnsi"/>
              <w:lang w:eastAsia="en-US"/>
            </w:rPr>
          </w:rPrChange>
        </w:rPr>
        <w:pPrChange w:id="5252" w:author="Dr Mamadou SANOGO" w:date="2023-10-25T13:08:00Z">
          <w:pPr>
            <w:pStyle w:val="Titre1"/>
            <w:spacing w:before="0"/>
            <w:jc w:val="center"/>
          </w:pPr>
        </w:pPrChange>
      </w:pPr>
      <w:bookmarkStart w:id="5253" w:name="_Toc145944527"/>
      <w:r w:rsidRPr="006778CD">
        <w:rPr>
          <w:rFonts w:eastAsiaTheme="minorHAnsi"/>
          <w:b/>
          <w:bCs/>
          <w:color w:val="000000" w:themeColor="text1"/>
          <w:sz w:val="52"/>
          <w:szCs w:val="52"/>
          <w:lang w:eastAsia="en-US"/>
          <w:rPrChange w:id="5254" w:author="Dr Mamadou SANOGO" w:date="2023-10-27T14:00:00Z">
            <w:rPr>
              <w:rFonts w:asciiTheme="majorHAnsi" w:eastAsiaTheme="minorHAnsi" w:hAnsiTheme="majorHAnsi"/>
              <w:b/>
              <w:color w:val="2E74B5" w:themeColor="accent1" w:themeShade="BF"/>
              <w:sz w:val="32"/>
              <w:lang w:eastAsia="en-US"/>
            </w:rPr>
          </w:rPrChange>
        </w:rPr>
        <w:t xml:space="preserve">Annexe </w:t>
      </w:r>
      <w:proofErr w:type="gramStart"/>
      <w:r w:rsidR="005D6B34" w:rsidRPr="006778CD">
        <w:rPr>
          <w:rFonts w:eastAsiaTheme="minorHAnsi"/>
          <w:b/>
          <w:bCs/>
          <w:color w:val="000000" w:themeColor="text1"/>
          <w:sz w:val="52"/>
          <w:szCs w:val="52"/>
          <w:lang w:eastAsia="en-US"/>
          <w:rPrChange w:id="5255" w:author="Dr Mamadou SANOGO" w:date="2023-10-27T14:00:00Z">
            <w:rPr>
              <w:rFonts w:asciiTheme="majorHAnsi" w:eastAsiaTheme="minorHAnsi" w:hAnsiTheme="majorHAnsi"/>
              <w:b/>
              <w:color w:val="2E74B5" w:themeColor="accent1" w:themeShade="BF"/>
              <w:sz w:val="32"/>
              <w:lang w:eastAsia="en-US"/>
            </w:rPr>
          </w:rPrChange>
        </w:rPr>
        <w:t>2</w:t>
      </w:r>
      <w:r w:rsidRPr="006778CD">
        <w:rPr>
          <w:rFonts w:eastAsiaTheme="minorHAnsi"/>
          <w:b/>
          <w:bCs/>
          <w:color w:val="000000" w:themeColor="text1"/>
          <w:sz w:val="52"/>
          <w:szCs w:val="52"/>
          <w:lang w:eastAsia="en-US"/>
          <w:rPrChange w:id="5256" w:author="Dr Mamadou SANOGO" w:date="2023-10-27T14:00:00Z">
            <w:rPr>
              <w:rFonts w:asciiTheme="majorHAnsi" w:eastAsiaTheme="minorHAnsi" w:hAnsiTheme="majorHAnsi"/>
              <w:b/>
              <w:color w:val="2E74B5" w:themeColor="accent1" w:themeShade="BF"/>
              <w:sz w:val="32"/>
              <w:lang w:eastAsia="en-US"/>
            </w:rPr>
          </w:rPrChange>
        </w:rPr>
        <w:t>:</w:t>
      </w:r>
      <w:proofErr w:type="gramEnd"/>
      <w:r w:rsidRPr="006778CD">
        <w:rPr>
          <w:rFonts w:eastAsiaTheme="minorHAnsi"/>
          <w:b/>
          <w:bCs/>
          <w:color w:val="000000" w:themeColor="text1"/>
          <w:sz w:val="52"/>
          <w:szCs w:val="52"/>
          <w:lang w:eastAsia="en-US"/>
          <w:rPrChange w:id="5257" w:author="Dr Mamadou SANOGO" w:date="2023-10-27T14:00:00Z">
            <w:rPr>
              <w:rFonts w:asciiTheme="majorHAnsi" w:eastAsiaTheme="minorHAnsi" w:hAnsiTheme="majorHAnsi"/>
              <w:b/>
              <w:color w:val="2E74B5" w:themeColor="accent1" w:themeShade="BF"/>
              <w:sz w:val="32"/>
              <w:lang w:eastAsia="en-US"/>
            </w:rPr>
          </w:rPrChange>
        </w:rPr>
        <w:t xml:space="preserve"> </w:t>
      </w:r>
      <w:ins w:id="5258" w:author="Dr Mamadou SANOGO" w:date="2023-10-25T13:07:00Z">
        <w:r w:rsidR="006E33E2" w:rsidRPr="006778CD">
          <w:rPr>
            <w:rFonts w:eastAsiaTheme="minorHAnsi"/>
            <w:b/>
            <w:bCs/>
            <w:color w:val="000000" w:themeColor="text1"/>
            <w:sz w:val="52"/>
            <w:szCs w:val="52"/>
            <w:lang w:eastAsia="en-US"/>
            <w:rPrChange w:id="5259" w:author="Dr Mamadou SANOGO" w:date="2023-10-27T14:00:00Z">
              <w:rPr>
                <w:rFonts w:asciiTheme="majorHAnsi" w:eastAsiaTheme="minorHAnsi" w:hAnsiTheme="majorHAnsi"/>
                <w:b/>
                <w:color w:val="2E74B5" w:themeColor="accent1" w:themeShade="BF"/>
                <w:sz w:val="32"/>
                <w:lang w:eastAsia="en-US"/>
              </w:rPr>
            </w:rPrChange>
          </w:rPr>
          <w:t xml:space="preserve">Liste </w:t>
        </w:r>
      </w:ins>
      <w:ins w:id="5260" w:author="Dr Mamadou SANOGO" w:date="2023-10-25T13:08:00Z">
        <w:r w:rsidR="006E33E2" w:rsidRPr="006778CD">
          <w:rPr>
            <w:rFonts w:eastAsiaTheme="minorHAnsi"/>
            <w:b/>
            <w:bCs/>
            <w:color w:val="000000" w:themeColor="text1"/>
            <w:sz w:val="52"/>
            <w:szCs w:val="52"/>
            <w:lang w:eastAsia="en-US"/>
            <w:rPrChange w:id="5261" w:author="Dr Mamadou SANOGO" w:date="2023-10-27T14:00:00Z">
              <w:rPr>
                <w:rFonts w:asciiTheme="majorHAnsi" w:eastAsiaTheme="minorHAnsi" w:hAnsiTheme="majorHAnsi"/>
                <w:b/>
                <w:color w:val="2E74B5" w:themeColor="accent1" w:themeShade="BF"/>
                <w:sz w:val="32"/>
                <w:lang w:eastAsia="en-US"/>
              </w:rPr>
            </w:rPrChange>
          </w:rPr>
          <w:t>c</w:t>
        </w:r>
      </w:ins>
      <w:del w:id="5262" w:author="Dr Mamadou SANOGO" w:date="2023-10-25T13:08:00Z">
        <w:r w:rsidR="00A17646" w:rsidRPr="006778CD" w:rsidDel="006E33E2">
          <w:rPr>
            <w:rFonts w:eastAsiaTheme="minorHAnsi"/>
            <w:b/>
            <w:bCs/>
            <w:color w:val="000000" w:themeColor="text1"/>
            <w:sz w:val="52"/>
            <w:szCs w:val="52"/>
            <w:lang w:eastAsia="en-US"/>
            <w:rPrChange w:id="5263" w:author="Dr Mamadou SANOGO" w:date="2023-10-27T14:00:00Z">
              <w:rPr>
                <w:rFonts w:asciiTheme="majorHAnsi" w:eastAsiaTheme="minorHAnsi" w:hAnsiTheme="majorHAnsi"/>
                <w:b/>
                <w:color w:val="2E74B5" w:themeColor="accent1" w:themeShade="BF"/>
                <w:sz w:val="32"/>
                <w:lang w:eastAsia="en-US"/>
              </w:rPr>
            </w:rPrChange>
          </w:rPr>
          <w:delText>C</w:delText>
        </w:r>
      </w:del>
      <w:r w:rsidR="00A17646" w:rsidRPr="006778CD">
        <w:rPr>
          <w:rFonts w:eastAsiaTheme="minorHAnsi"/>
          <w:b/>
          <w:bCs/>
          <w:color w:val="000000" w:themeColor="text1"/>
          <w:sz w:val="52"/>
          <w:szCs w:val="52"/>
          <w:lang w:eastAsia="en-US"/>
          <w:rPrChange w:id="5264" w:author="Dr Mamadou SANOGO" w:date="2023-10-27T14:00:00Z">
            <w:rPr>
              <w:rFonts w:asciiTheme="majorHAnsi" w:eastAsiaTheme="minorHAnsi" w:hAnsiTheme="majorHAnsi"/>
              <w:b/>
              <w:color w:val="2E74B5" w:themeColor="accent1" w:themeShade="BF"/>
              <w:sz w:val="32"/>
              <w:lang w:eastAsia="en-US"/>
            </w:rPr>
          </w:rPrChange>
        </w:rPr>
        <w:t>omité ad h</w:t>
      </w:r>
      <w:r w:rsidR="003F416B" w:rsidRPr="006778CD">
        <w:rPr>
          <w:rFonts w:eastAsiaTheme="minorHAnsi"/>
          <w:b/>
          <w:bCs/>
          <w:color w:val="000000" w:themeColor="text1"/>
          <w:sz w:val="52"/>
          <w:szCs w:val="52"/>
          <w:lang w:eastAsia="en-US"/>
          <w:rPrChange w:id="5265" w:author="Dr Mamadou SANOGO" w:date="2023-10-27T14:00:00Z">
            <w:rPr>
              <w:rFonts w:asciiTheme="majorHAnsi" w:eastAsiaTheme="minorHAnsi" w:hAnsiTheme="majorHAnsi"/>
              <w:b/>
              <w:color w:val="2E74B5" w:themeColor="accent1" w:themeShade="BF"/>
              <w:sz w:val="32"/>
              <w:lang w:eastAsia="en-US"/>
            </w:rPr>
          </w:rPrChange>
        </w:rPr>
        <w:t xml:space="preserve">oc </w:t>
      </w:r>
      <w:del w:id="5266" w:author="Dr Mamadou SANOGO" w:date="2023-10-25T13:08:00Z">
        <w:r w:rsidR="003F416B" w:rsidRPr="006778CD" w:rsidDel="006E33E2">
          <w:rPr>
            <w:rFonts w:eastAsiaTheme="minorHAnsi"/>
            <w:b/>
            <w:bCs/>
            <w:color w:val="000000" w:themeColor="text1"/>
            <w:sz w:val="52"/>
            <w:szCs w:val="52"/>
            <w:lang w:eastAsia="en-US"/>
            <w:rPrChange w:id="5267" w:author="Dr Mamadou SANOGO" w:date="2023-10-27T14:00:00Z">
              <w:rPr>
                <w:rFonts w:asciiTheme="majorHAnsi" w:eastAsiaTheme="minorHAnsi" w:hAnsiTheme="majorHAnsi"/>
                <w:b/>
                <w:color w:val="2E74B5" w:themeColor="accent1" w:themeShade="BF"/>
                <w:sz w:val="32"/>
                <w:lang w:eastAsia="en-US"/>
              </w:rPr>
            </w:rPrChange>
          </w:rPr>
          <w:delText>de l’</w:delText>
        </w:r>
        <w:r w:rsidR="00D50088" w:rsidRPr="006778CD" w:rsidDel="006E33E2">
          <w:rPr>
            <w:rFonts w:eastAsiaTheme="minorHAnsi"/>
            <w:b/>
            <w:bCs/>
            <w:color w:val="000000" w:themeColor="text1"/>
            <w:sz w:val="52"/>
            <w:szCs w:val="52"/>
            <w:lang w:eastAsia="en-US"/>
            <w:rPrChange w:id="5268" w:author="Dr Mamadou SANOGO" w:date="2023-10-27T14:00:00Z">
              <w:rPr>
                <w:rFonts w:asciiTheme="majorHAnsi" w:eastAsiaTheme="minorHAnsi" w:hAnsiTheme="majorHAnsi"/>
                <w:b/>
                <w:color w:val="2E74B5" w:themeColor="accent1" w:themeShade="BF"/>
                <w:sz w:val="32"/>
                <w:lang w:eastAsia="en-US"/>
              </w:rPr>
            </w:rPrChange>
          </w:rPr>
          <w:delText>École</w:delText>
        </w:r>
        <w:r w:rsidR="00A74F80" w:rsidRPr="006778CD" w:rsidDel="006E33E2">
          <w:rPr>
            <w:rFonts w:eastAsiaTheme="minorHAnsi"/>
            <w:b/>
            <w:bCs/>
            <w:color w:val="000000" w:themeColor="text1"/>
            <w:sz w:val="52"/>
            <w:szCs w:val="52"/>
            <w:lang w:eastAsia="en-US"/>
            <w:rPrChange w:id="5269" w:author="Dr Mamadou SANOGO" w:date="2023-10-27T14:00:00Z">
              <w:rPr>
                <w:rFonts w:asciiTheme="majorHAnsi" w:eastAsiaTheme="minorHAnsi" w:hAnsiTheme="majorHAnsi"/>
                <w:b/>
                <w:color w:val="2E74B5" w:themeColor="accent1" w:themeShade="BF"/>
                <w:sz w:val="32"/>
                <w:lang w:eastAsia="en-US"/>
              </w:rPr>
            </w:rPrChange>
          </w:rPr>
          <w:delText xml:space="preserve"> Privée</w:delText>
        </w:r>
        <w:r w:rsidR="008C6E5B" w:rsidRPr="006778CD" w:rsidDel="006E33E2">
          <w:rPr>
            <w:rFonts w:eastAsiaTheme="minorHAnsi"/>
            <w:b/>
            <w:bCs/>
            <w:color w:val="000000" w:themeColor="text1"/>
            <w:sz w:val="52"/>
            <w:szCs w:val="52"/>
            <w:lang w:eastAsia="en-US"/>
            <w:rPrChange w:id="5270" w:author="Dr Mamadou SANOGO" w:date="2023-10-27T14:00:00Z">
              <w:rPr>
                <w:rFonts w:asciiTheme="majorHAnsi" w:eastAsiaTheme="minorHAnsi" w:hAnsiTheme="majorHAnsi"/>
                <w:b/>
                <w:color w:val="2E74B5" w:themeColor="accent1" w:themeShade="BF"/>
                <w:sz w:val="32"/>
                <w:lang w:eastAsia="en-US"/>
              </w:rPr>
            </w:rPrChange>
          </w:rPr>
          <w:delText xml:space="preserve"> de Santé Félix </w:delText>
        </w:r>
        <w:r w:rsidR="007D0487" w:rsidRPr="006778CD" w:rsidDel="006E33E2">
          <w:rPr>
            <w:rFonts w:eastAsiaTheme="minorHAnsi"/>
            <w:b/>
            <w:bCs/>
            <w:color w:val="000000" w:themeColor="text1"/>
            <w:sz w:val="52"/>
            <w:szCs w:val="52"/>
            <w:lang w:eastAsia="en-US"/>
            <w:rPrChange w:id="5271" w:author="Dr Mamadou SANOGO" w:date="2023-10-27T14:00:00Z">
              <w:rPr>
                <w:rFonts w:asciiTheme="majorHAnsi" w:eastAsiaTheme="minorHAnsi" w:hAnsiTheme="majorHAnsi"/>
                <w:b/>
                <w:color w:val="2E74B5" w:themeColor="accent1" w:themeShade="BF"/>
                <w:sz w:val="32"/>
                <w:lang w:eastAsia="en-US"/>
              </w:rPr>
            </w:rPrChange>
          </w:rPr>
          <w:delText>Houphouët</w:delText>
        </w:r>
        <w:r w:rsidR="008C6E5B" w:rsidRPr="006778CD" w:rsidDel="006E33E2">
          <w:rPr>
            <w:rFonts w:eastAsiaTheme="minorHAnsi"/>
            <w:b/>
            <w:bCs/>
            <w:color w:val="000000" w:themeColor="text1"/>
            <w:sz w:val="52"/>
            <w:szCs w:val="52"/>
            <w:lang w:eastAsia="en-US"/>
            <w:rPrChange w:id="5272" w:author="Dr Mamadou SANOGO" w:date="2023-10-27T14:00:00Z">
              <w:rPr>
                <w:rFonts w:asciiTheme="majorHAnsi" w:eastAsiaTheme="minorHAnsi" w:hAnsiTheme="majorHAnsi"/>
                <w:b/>
                <w:color w:val="2E74B5" w:themeColor="accent1" w:themeShade="BF"/>
                <w:sz w:val="32"/>
                <w:lang w:eastAsia="en-US"/>
              </w:rPr>
            </w:rPrChange>
          </w:rPr>
          <w:delText xml:space="preserve"> Boigny</w:delText>
        </w:r>
        <w:r w:rsidR="00B319BE" w:rsidRPr="006778CD" w:rsidDel="006E33E2">
          <w:rPr>
            <w:rFonts w:eastAsiaTheme="minorHAnsi"/>
            <w:b/>
            <w:bCs/>
            <w:color w:val="000000" w:themeColor="text1"/>
            <w:sz w:val="52"/>
            <w:szCs w:val="52"/>
            <w:lang w:eastAsia="en-US"/>
            <w:rPrChange w:id="5273" w:author="Dr Mamadou SANOGO" w:date="2023-10-27T14:00:00Z">
              <w:rPr>
                <w:rFonts w:asciiTheme="majorHAnsi" w:eastAsiaTheme="minorHAnsi" w:hAnsiTheme="majorHAnsi"/>
                <w:b/>
                <w:color w:val="2E74B5" w:themeColor="accent1" w:themeShade="BF"/>
                <w:sz w:val="32"/>
                <w:lang w:eastAsia="en-US"/>
              </w:rPr>
            </w:rPrChange>
          </w:rPr>
          <w:delText xml:space="preserve"> (</w:delText>
        </w:r>
        <w:r w:rsidR="003F416B" w:rsidRPr="006778CD" w:rsidDel="006E33E2">
          <w:rPr>
            <w:rFonts w:eastAsiaTheme="minorHAnsi"/>
            <w:b/>
            <w:bCs/>
            <w:color w:val="000000" w:themeColor="text1"/>
            <w:sz w:val="52"/>
            <w:szCs w:val="52"/>
            <w:lang w:eastAsia="en-US"/>
            <w:rPrChange w:id="5274" w:author="Dr Mamadou SANOGO" w:date="2023-10-27T14:00:00Z">
              <w:rPr>
                <w:rFonts w:asciiTheme="majorHAnsi" w:eastAsiaTheme="minorHAnsi" w:hAnsiTheme="majorHAnsi"/>
                <w:b/>
                <w:color w:val="2E74B5" w:themeColor="accent1" w:themeShade="BF"/>
                <w:sz w:val="32"/>
                <w:lang w:eastAsia="en-US"/>
              </w:rPr>
            </w:rPrChange>
          </w:rPr>
          <w:delText>EPSFé</w:delText>
        </w:r>
        <w:r w:rsidR="00B319BE" w:rsidRPr="006778CD" w:rsidDel="006E33E2">
          <w:rPr>
            <w:rFonts w:eastAsiaTheme="minorHAnsi"/>
            <w:b/>
            <w:bCs/>
            <w:color w:val="000000" w:themeColor="text1"/>
            <w:sz w:val="52"/>
            <w:szCs w:val="52"/>
            <w:lang w:eastAsia="en-US"/>
            <w:rPrChange w:id="5275" w:author="Dr Mamadou SANOGO" w:date="2023-10-27T14:00:00Z">
              <w:rPr>
                <w:rFonts w:asciiTheme="majorHAnsi" w:eastAsiaTheme="minorHAnsi" w:hAnsiTheme="majorHAnsi"/>
                <w:b/>
                <w:color w:val="2E74B5" w:themeColor="accent1" w:themeShade="BF"/>
                <w:sz w:val="32"/>
                <w:lang w:eastAsia="en-US"/>
              </w:rPr>
            </w:rPrChange>
          </w:rPr>
          <w:delText>)</w:delText>
        </w:r>
      </w:del>
      <w:bookmarkEnd w:id="5253"/>
    </w:p>
    <w:p w14:paraId="299D8026" w14:textId="77777777" w:rsidR="00945446" w:rsidRPr="007A4AFC" w:rsidRDefault="00945446" w:rsidP="00945446">
      <w:pPr>
        <w:spacing w:line="240" w:lineRule="auto"/>
        <w:rPr>
          <w:color w:val="000000" w:themeColor="text1"/>
          <w:sz w:val="28"/>
          <w:szCs w:val="28"/>
          <w:rPrChange w:id="5276" w:author="Dr Mamadou SANOGO" w:date="2023-10-25T18:15:00Z">
            <w:rPr>
              <w:color w:val="000000"/>
              <w:sz w:val="28"/>
              <w:szCs w:val="28"/>
            </w:rPr>
          </w:rPrChange>
        </w:rPr>
      </w:pPr>
      <w:r w:rsidRPr="007A4AFC">
        <w:rPr>
          <w:color w:val="000000" w:themeColor="text1"/>
          <w:sz w:val="28"/>
          <w:szCs w:val="28"/>
          <w:rPrChange w:id="5277" w:author="Dr Mamadou SANOGO" w:date="2023-10-25T18:15:00Z">
            <w:rPr>
              <w:color w:val="000000"/>
              <w:sz w:val="28"/>
              <w:szCs w:val="28"/>
            </w:rPr>
          </w:rPrChange>
        </w:rPr>
        <w:br w:type="page"/>
      </w:r>
    </w:p>
    <w:p w14:paraId="09A474A4" w14:textId="77777777" w:rsidR="000E0336" w:rsidRPr="007A4AFC" w:rsidRDefault="000E0336" w:rsidP="000E0336">
      <w:pPr>
        <w:spacing w:line="276" w:lineRule="auto"/>
        <w:rPr>
          <w:ins w:id="5278" w:author="Dr Mamadou SANOGO" w:date="2023-10-25T13:23:00Z"/>
          <w:rFonts w:eastAsia="Calibri" w:cs="Calibri"/>
          <w:b/>
          <w:color w:val="000000" w:themeColor="text1"/>
          <w:sz w:val="40"/>
          <w:rPrChange w:id="5279" w:author="Dr Mamadou SANOGO" w:date="2023-10-25T18:15:00Z">
            <w:rPr>
              <w:ins w:id="5280" w:author="Dr Mamadou SANOGO" w:date="2023-10-25T13:23:00Z"/>
              <w:rFonts w:eastAsia="Calibri" w:cs="Calibri"/>
              <w:b/>
              <w:sz w:val="40"/>
            </w:rPr>
          </w:rPrChange>
        </w:rPr>
      </w:pPr>
      <w:ins w:id="5281" w:author="Dr Mamadou SANOGO" w:date="2023-10-25T13:23:00Z">
        <w:r w:rsidRPr="007A4AFC">
          <w:rPr>
            <w:noProof/>
            <w:color w:val="000000" w:themeColor="text1"/>
            <w:rPrChange w:id="5282" w:author="Dr Mamadou SANOGO" w:date="2023-10-25T18:15:00Z">
              <w:rPr>
                <w:noProof/>
              </w:rPr>
            </w:rPrChange>
          </w:rPr>
          <w:drawing>
            <wp:anchor distT="0" distB="0" distL="114300" distR="114300" simplePos="0" relativeHeight="251660288" behindDoc="0" locked="0" layoutInCell="1" allowOverlap="1" wp14:anchorId="5AB0CB5A" wp14:editId="4B7620EC">
              <wp:simplePos x="0" y="0"/>
              <wp:positionH relativeFrom="margin">
                <wp:align>center</wp:align>
              </wp:positionH>
              <wp:positionV relativeFrom="paragraph">
                <wp:posOffset>157</wp:posOffset>
              </wp:positionV>
              <wp:extent cx="4540102" cy="1222842"/>
              <wp:effectExtent l="19050" t="0" r="13335" b="37782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ins>
    </w:p>
    <w:p w14:paraId="051B6F07" w14:textId="77777777" w:rsidR="000E0336" w:rsidRPr="007A4AFC" w:rsidRDefault="000E0336" w:rsidP="000E0336">
      <w:pPr>
        <w:spacing w:line="276" w:lineRule="auto"/>
        <w:jc w:val="center"/>
        <w:rPr>
          <w:ins w:id="5283" w:author="Dr Mamadou SANOGO" w:date="2023-10-25T13:23:00Z"/>
          <w:rFonts w:eastAsia="Calibri" w:cs="Calibri"/>
          <w:b/>
          <w:color w:val="000000" w:themeColor="text1"/>
          <w:sz w:val="40"/>
          <w:rPrChange w:id="5284" w:author="Dr Mamadou SANOGO" w:date="2023-10-25T18:15:00Z">
            <w:rPr>
              <w:ins w:id="5285" w:author="Dr Mamadou SANOGO" w:date="2023-10-25T13:23:00Z"/>
              <w:rFonts w:eastAsia="Calibri" w:cs="Calibri"/>
              <w:b/>
              <w:sz w:val="40"/>
            </w:rPr>
          </w:rPrChange>
        </w:rPr>
      </w:pPr>
    </w:p>
    <w:p w14:paraId="087F22E8" w14:textId="77777777" w:rsidR="000E0336" w:rsidRPr="007A4AFC" w:rsidRDefault="000E0336" w:rsidP="000E0336">
      <w:pPr>
        <w:spacing w:line="276" w:lineRule="auto"/>
        <w:jc w:val="center"/>
        <w:rPr>
          <w:ins w:id="5286" w:author="Dr Mamadou SANOGO" w:date="2023-10-25T13:23:00Z"/>
          <w:rFonts w:eastAsia="Calibri" w:cs="Calibri"/>
          <w:b/>
          <w:color w:val="000000" w:themeColor="text1"/>
          <w:sz w:val="40"/>
          <w:rPrChange w:id="5287" w:author="Dr Mamadou SANOGO" w:date="2023-10-25T18:15:00Z">
            <w:rPr>
              <w:ins w:id="5288" w:author="Dr Mamadou SANOGO" w:date="2023-10-25T13:23:00Z"/>
              <w:rFonts w:eastAsia="Calibri" w:cs="Calibri"/>
              <w:b/>
              <w:sz w:val="40"/>
            </w:rPr>
          </w:rPrChange>
        </w:rPr>
      </w:pPr>
      <w:ins w:id="5289" w:author="Dr Mamadou SANOGO" w:date="2023-10-25T13:23:00Z">
        <w:r w:rsidRPr="007A4AFC">
          <w:rPr>
            <w:rFonts w:eastAsia="Calibri" w:cs="Calibri"/>
            <w:b/>
            <w:noProof/>
            <w:color w:val="000000" w:themeColor="text1"/>
            <w:sz w:val="40"/>
            <w:rPrChange w:id="5290" w:author="Dr Mamadou SANOGO" w:date="2023-10-25T18:15:00Z">
              <w:rPr>
                <w:rFonts w:eastAsia="Calibri" w:cs="Calibri"/>
                <w:b/>
                <w:noProof/>
                <w:sz w:val="40"/>
              </w:rPr>
            </w:rPrChange>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ins>
    </w:p>
    <w:p w14:paraId="106ADD13" w14:textId="77777777" w:rsidR="000E0336" w:rsidRPr="007A4AFC" w:rsidRDefault="000E0336" w:rsidP="000E0336">
      <w:pPr>
        <w:widowControl w:val="0"/>
        <w:autoSpaceDE w:val="0"/>
        <w:autoSpaceDN w:val="0"/>
        <w:adjustRightInd w:val="0"/>
        <w:spacing w:line="200" w:lineRule="exact"/>
        <w:ind w:right="9"/>
        <w:rPr>
          <w:ins w:id="5291" w:author="Dr Mamadou SANOGO" w:date="2023-10-25T13:23:00Z"/>
          <w:color w:val="000000" w:themeColor="text1"/>
          <w:sz w:val="20"/>
          <w:szCs w:val="20"/>
          <w:rPrChange w:id="5292" w:author="Dr Mamadou SANOGO" w:date="2023-10-25T18:15:00Z">
            <w:rPr>
              <w:ins w:id="5293" w:author="Dr Mamadou SANOGO" w:date="2023-10-25T13:23:00Z"/>
              <w:sz w:val="20"/>
              <w:szCs w:val="20"/>
            </w:rPr>
          </w:rPrChange>
        </w:rPr>
      </w:pPr>
    </w:p>
    <w:p w14:paraId="6EAFDD9E" w14:textId="3B34CB0B" w:rsidR="000E0336" w:rsidRPr="00693568" w:rsidRDefault="000E0336" w:rsidP="000E0336">
      <w:pPr>
        <w:pStyle w:val="4-TextePAO"/>
        <w:spacing w:before="0" w:line="240" w:lineRule="auto"/>
        <w:ind w:firstLine="0"/>
        <w:jc w:val="center"/>
        <w:rPr>
          <w:ins w:id="5294" w:author="Dr Mamadou SANOGO" w:date="2023-10-25T13:23:00Z"/>
          <w:rFonts w:ascii="Arial Rounded MT Bold" w:hAnsi="Arial Rounded MT Bold"/>
          <w:b/>
          <w:color w:val="000000" w:themeColor="text1"/>
          <w:sz w:val="32"/>
          <w:szCs w:val="72"/>
          <w:lang w:val="fr-ML"/>
          <w:rPrChange w:id="5295" w:author="Dr Mamadou SANOGO" w:date="2023-10-27T11:30:00Z">
            <w:rPr>
              <w:ins w:id="5296" w:author="Dr Mamadou SANOGO" w:date="2023-10-25T13:23:00Z"/>
              <w:rFonts w:ascii="Cambria" w:hAnsi="Cambria" w:cstheme="minorHAnsi"/>
              <w:b/>
              <w:szCs w:val="28"/>
              <w:lang w:val="fr-ML"/>
            </w:rPr>
          </w:rPrChange>
        </w:rPr>
      </w:pPr>
      <w:ins w:id="5297" w:author="Dr Mamadou SANOGO" w:date="2023-10-25T13:23:00Z">
        <w:r w:rsidRPr="007A4AFC">
          <w:rPr>
            <w:rFonts w:ascii="Arial Rounded MT Bold" w:hAnsi="Arial Rounded MT Bold"/>
            <w:b/>
            <w:color w:val="000000" w:themeColor="text1"/>
            <w:sz w:val="32"/>
            <w:szCs w:val="72"/>
            <w:lang w:val="fr-ML"/>
            <w:rPrChange w:id="5298" w:author="Dr Mamadou SANOGO" w:date="2023-10-25T18:15:00Z">
              <w:rPr>
                <w:rFonts w:ascii="Arial Rounded MT Bold" w:hAnsi="Arial Rounded MT Bold"/>
                <w:b/>
                <w:sz w:val="32"/>
                <w:szCs w:val="72"/>
                <w:lang w:val="fr-ML"/>
              </w:rPr>
            </w:rPrChange>
          </w:rPr>
          <w:t xml:space="preserve">Liste du comité AD HOC pour l’évaluation de programme de master en </w:t>
        </w:r>
      </w:ins>
      <w:ins w:id="5299" w:author="Dr Mamadou SANOGO" w:date="2023-10-26T15:39:00Z">
        <w:r w:rsidR="00CB3C42" w:rsidRPr="00693568">
          <w:rPr>
            <w:rFonts w:ascii="Arial Rounded MT Bold" w:hAnsi="Arial Rounded MT Bold"/>
            <w:b/>
            <w:color w:val="000000" w:themeColor="text1"/>
            <w:sz w:val="32"/>
            <w:szCs w:val="72"/>
            <w:lang w:val="fr-ML"/>
            <w:rPrChange w:id="5300" w:author="Dr Mamadou SANOGO" w:date="2023-10-27T11:30:00Z">
              <w:rPr>
                <w:rFonts w:ascii="Arial" w:hAnsi="Arial" w:cs="Arial"/>
                <w:bCs/>
                <w:color w:val="C00000"/>
                <w:sz w:val="28"/>
                <w:szCs w:val="28"/>
              </w:rPr>
            </w:rPrChange>
          </w:rPr>
          <w:t>G</w:t>
        </w:r>
        <w:r w:rsidR="00CB3C42" w:rsidRPr="00693568">
          <w:rPr>
            <w:rFonts w:ascii="Arial Rounded MT Bold" w:hAnsi="Arial Rounded MT Bold"/>
            <w:b/>
            <w:color w:val="000000" w:themeColor="text1"/>
            <w:sz w:val="32"/>
            <w:szCs w:val="72"/>
            <w:lang w:val="fr-ML"/>
            <w:rPrChange w:id="5301" w:author="Dr Mamadou SANOGO" w:date="2023-10-27T11:30:00Z">
              <w:rPr>
                <w:rFonts w:ascii="Times New Roman" w:hAnsi="Times New Roman"/>
                <w:bCs/>
                <w:color w:val="C00000"/>
                <w:sz w:val="24"/>
                <w:szCs w:val="24"/>
              </w:rPr>
            </w:rPrChange>
          </w:rPr>
          <w:t>yn</w:t>
        </w:r>
      </w:ins>
      <w:ins w:id="5302" w:author="Dr Mamadou SANOGO" w:date="2023-10-27T11:30:00Z">
        <w:r w:rsidR="00693568" w:rsidRPr="00693568">
          <w:rPr>
            <w:rFonts w:ascii="Arial Rounded MT Bold" w:hAnsi="Arial Rounded MT Bold"/>
            <w:b/>
            <w:color w:val="000000" w:themeColor="text1"/>
            <w:sz w:val="32"/>
            <w:szCs w:val="72"/>
            <w:lang w:val="fr-ML"/>
            <w:rPrChange w:id="5303" w:author="Dr Mamadou SANOGO" w:date="2023-10-27T11:30:00Z">
              <w:rPr>
                <w:rFonts w:ascii="Arial" w:hAnsi="Arial" w:cs="Arial"/>
                <w:bCs/>
                <w:color w:val="C00000"/>
                <w:sz w:val="28"/>
                <w:szCs w:val="28"/>
              </w:rPr>
            </w:rPrChange>
          </w:rPr>
          <w:t>é</w:t>
        </w:r>
      </w:ins>
      <w:ins w:id="5304" w:author="Dr Mamadou SANOGO" w:date="2023-10-26T15:39:00Z">
        <w:r w:rsidR="00CB3C42" w:rsidRPr="00693568">
          <w:rPr>
            <w:rFonts w:ascii="Arial Rounded MT Bold" w:hAnsi="Arial Rounded MT Bold"/>
            <w:b/>
            <w:color w:val="000000" w:themeColor="text1"/>
            <w:sz w:val="32"/>
            <w:szCs w:val="72"/>
            <w:lang w:val="fr-ML"/>
            <w:rPrChange w:id="5305" w:author="Dr Mamadou SANOGO" w:date="2023-10-27T11:30:00Z">
              <w:rPr>
                <w:rFonts w:ascii="Times New Roman" w:hAnsi="Times New Roman"/>
                <w:bCs/>
                <w:color w:val="C00000"/>
                <w:sz w:val="24"/>
                <w:szCs w:val="24"/>
              </w:rPr>
            </w:rPrChange>
          </w:rPr>
          <w:t>cologie-obst</w:t>
        </w:r>
      </w:ins>
      <w:ins w:id="5306" w:author="Dr Mamadou SANOGO" w:date="2023-10-27T11:30:00Z">
        <w:r w:rsidR="00693568" w:rsidRPr="00693568">
          <w:rPr>
            <w:rFonts w:ascii="Arial Rounded MT Bold" w:hAnsi="Arial Rounded MT Bold"/>
            <w:b/>
            <w:color w:val="000000" w:themeColor="text1"/>
            <w:sz w:val="32"/>
            <w:szCs w:val="72"/>
            <w:lang w:val="fr-ML"/>
            <w:rPrChange w:id="5307" w:author="Dr Mamadou SANOGO" w:date="2023-10-27T11:30:00Z">
              <w:rPr>
                <w:rFonts w:ascii="Arial" w:hAnsi="Arial" w:cs="Arial"/>
                <w:bCs/>
                <w:color w:val="C00000"/>
                <w:sz w:val="28"/>
                <w:szCs w:val="28"/>
              </w:rPr>
            </w:rPrChange>
          </w:rPr>
          <w:t>é</w:t>
        </w:r>
      </w:ins>
      <w:ins w:id="5308" w:author="Dr Mamadou SANOGO" w:date="2023-10-26T15:39:00Z">
        <w:r w:rsidR="00CB3C42" w:rsidRPr="00693568">
          <w:rPr>
            <w:rFonts w:ascii="Arial Rounded MT Bold" w:hAnsi="Arial Rounded MT Bold"/>
            <w:b/>
            <w:color w:val="000000" w:themeColor="text1"/>
            <w:sz w:val="32"/>
            <w:szCs w:val="72"/>
            <w:lang w:val="fr-ML"/>
            <w:rPrChange w:id="5309" w:author="Dr Mamadou SANOGO" w:date="2023-10-27T11:30:00Z">
              <w:rPr>
                <w:rFonts w:ascii="Times New Roman" w:hAnsi="Times New Roman"/>
                <w:bCs/>
                <w:color w:val="C00000"/>
                <w:sz w:val="24"/>
                <w:szCs w:val="24"/>
              </w:rPr>
            </w:rPrChange>
          </w:rPr>
          <w:t>trique</w:t>
        </w:r>
      </w:ins>
    </w:p>
    <w:p w14:paraId="6BD5EDAF" w14:textId="77777777" w:rsidR="000E0336" w:rsidRPr="00693568" w:rsidRDefault="000E0336">
      <w:pPr>
        <w:pStyle w:val="4-TextePAO"/>
        <w:spacing w:before="0" w:line="240" w:lineRule="auto"/>
        <w:ind w:firstLine="0"/>
        <w:jc w:val="center"/>
        <w:rPr>
          <w:ins w:id="5310" w:author="Dr Mamadou SANOGO" w:date="2023-10-25T13:23:00Z"/>
          <w:rFonts w:ascii="Arial Rounded MT Bold" w:hAnsi="Arial Rounded MT Bold"/>
          <w:b/>
          <w:color w:val="000000" w:themeColor="text1"/>
          <w:sz w:val="32"/>
          <w:szCs w:val="72"/>
          <w:lang w:val="fr-ML"/>
          <w:rPrChange w:id="5311" w:author="Dr Mamadou SANOGO" w:date="2023-10-27T11:30:00Z">
            <w:rPr>
              <w:ins w:id="5312" w:author="Dr Mamadou SANOGO" w:date="2023-10-25T13:23:00Z"/>
              <w:rFonts w:ascii="Cambria" w:hAnsi="Cambria"/>
              <w:lang w:val="fr-CA"/>
            </w:rPr>
          </w:rPrChange>
        </w:rPr>
        <w:pPrChange w:id="5313" w:author="Dr Mamadou SANOGO" w:date="2023-10-27T11:30:00Z">
          <w:pPr>
            <w:spacing w:line="240" w:lineRule="auto"/>
          </w:pPr>
        </w:pPrChange>
      </w:pPr>
    </w:p>
    <w:p w14:paraId="090C3303" w14:textId="77777777" w:rsidR="000E0336" w:rsidRPr="007A4AFC" w:rsidRDefault="000E0336" w:rsidP="000E0336">
      <w:pPr>
        <w:spacing w:line="240" w:lineRule="auto"/>
        <w:rPr>
          <w:ins w:id="5314" w:author="Dr Mamadou SANOGO" w:date="2023-10-25T13:23:00Z"/>
          <w:rFonts w:ascii="Cambria" w:hAnsi="Cambria"/>
          <w:color w:val="000000" w:themeColor="text1"/>
          <w:lang w:val="fr-CA"/>
          <w:rPrChange w:id="5315" w:author="Dr Mamadou SANOGO" w:date="2023-10-25T18:15:00Z">
            <w:rPr>
              <w:ins w:id="5316" w:author="Dr Mamadou SANOGO" w:date="2023-10-25T13:23:00Z"/>
              <w:rFonts w:ascii="Cambria" w:hAnsi="Cambria"/>
              <w:lang w:val="fr-CA"/>
            </w:rPr>
          </w:rPrChange>
        </w:rPr>
      </w:pPr>
    </w:p>
    <w:tbl>
      <w:tblPr>
        <w:tblStyle w:val="Grilledutableau"/>
        <w:tblW w:w="0" w:type="auto"/>
        <w:jc w:val="center"/>
        <w:tblLook w:val="04A0" w:firstRow="1" w:lastRow="0" w:firstColumn="1" w:lastColumn="0" w:noHBand="0" w:noVBand="1"/>
        <w:tblPrChange w:id="5317" w:author="Dr Mamadou SANOGO" w:date="2023-10-27T14:00:00Z">
          <w:tblPr>
            <w:tblStyle w:val="Grilledutableau"/>
            <w:tblW w:w="0" w:type="auto"/>
            <w:tblLook w:val="04A0" w:firstRow="1" w:lastRow="0" w:firstColumn="1" w:lastColumn="0" w:noHBand="0" w:noVBand="1"/>
          </w:tblPr>
        </w:tblPrChange>
      </w:tblPr>
      <w:tblGrid>
        <w:gridCol w:w="1838"/>
        <w:gridCol w:w="2126"/>
        <w:gridCol w:w="5430"/>
        <w:tblGridChange w:id="5318">
          <w:tblGrid>
            <w:gridCol w:w="1838"/>
            <w:gridCol w:w="2126"/>
            <w:gridCol w:w="5430"/>
          </w:tblGrid>
        </w:tblGridChange>
      </w:tblGrid>
      <w:tr w:rsidR="007A4AFC" w:rsidRPr="007A4AFC" w14:paraId="65F98FE9" w14:textId="77777777" w:rsidTr="006778CD">
        <w:trPr>
          <w:jc w:val="center"/>
          <w:ins w:id="5319" w:author="Dr Mamadou SANOGO" w:date="2023-10-25T13:23:00Z"/>
        </w:trPr>
        <w:tc>
          <w:tcPr>
            <w:tcW w:w="1838" w:type="dxa"/>
            <w:tcPrChange w:id="5320" w:author="Dr Mamadou SANOGO" w:date="2023-10-27T14:00:00Z">
              <w:tcPr>
                <w:tcW w:w="1838" w:type="dxa"/>
              </w:tcPr>
            </w:tcPrChange>
          </w:tcPr>
          <w:p w14:paraId="340DA4E0" w14:textId="77777777" w:rsidR="000E0336" w:rsidRPr="007A4AFC" w:rsidRDefault="000E0336" w:rsidP="00D27EF1">
            <w:pPr>
              <w:spacing w:before="120" w:after="120"/>
              <w:jc w:val="center"/>
              <w:rPr>
                <w:ins w:id="5321" w:author="Dr Mamadou SANOGO" w:date="2023-10-25T13:23:00Z"/>
                <w:rFonts w:ascii="Arial Rounded MT Bold" w:hAnsi="Arial Rounded MT Bold"/>
                <w:b/>
                <w:color w:val="000000" w:themeColor="text1"/>
                <w:lang w:val="fr-CA"/>
                <w:rPrChange w:id="5322" w:author="Dr Mamadou SANOGO" w:date="2023-10-25T18:15:00Z">
                  <w:rPr>
                    <w:ins w:id="5323" w:author="Dr Mamadou SANOGO" w:date="2023-10-25T13:23:00Z"/>
                    <w:rFonts w:ascii="Arial Rounded MT Bold" w:hAnsi="Arial Rounded MT Bold"/>
                    <w:b/>
                    <w:lang w:val="fr-CA"/>
                  </w:rPr>
                </w:rPrChange>
              </w:rPr>
            </w:pPr>
            <w:bookmarkStart w:id="5324" w:name="_Hlk149131951"/>
            <w:ins w:id="5325" w:author="Dr Mamadou SANOGO" w:date="2023-10-25T13:23:00Z">
              <w:r w:rsidRPr="007A4AFC">
                <w:rPr>
                  <w:rFonts w:ascii="Arial Rounded MT Bold" w:hAnsi="Arial Rounded MT Bold"/>
                  <w:b/>
                  <w:color w:val="000000" w:themeColor="text1"/>
                  <w:lang w:val="fr-CA"/>
                  <w:rPrChange w:id="5326" w:author="Dr Mamadou SANOGO" w:date="2023-10-25T18:15:00Z">
                    <w:rPr>
                      <w:rFonts w:ascii="Arial Rounded MT Bold" w:hAnsi="Arial Rounded MT Bold"/>
                      <w:b/>
                      <w:lang w:val="fr-CA"/>
                    </w:rPr>
                  </w:rPrChange>
                </w:rPr>
                <w:t>Nom</w:t>
              </w:r>
            </w:ins>
          </w:p>
        </w:tc>
        <w:tc>
          <w:tcPr>
            <w:tcW w:w="2126" w:type="dxa"/>
            <w:tcPrChange w:id="5327" w:author="Dr Mamadou SANOGO" w:date="2023-10-27T14:00:00Z">
              <w:tcPr>
                <w:tcW w:w="2126" w:type="dxa"/>
              </w:tcPr>
            </w:tcPrChange>
          </w:tcPr>
          <w:p w14:paraId="0A7AF45A" w14:textId="77777777" w:rsidR="000E0336" w:rsidRPr="007A4AFC" w:rsidRDefault="000E0336" w:rsidP="00D27EF1">
            <w:pPr>
              <w:spacing w:before="120" w:after="120"/>
              <w:jc w:val="center"/>
              <w:rPr>
                <w:ins w:id="5328" w:author="Dr Mamadou SANOGO" w:date="2023-10-25T13:23:00Z"/>
                <w:rFonts w:ascii="Arial Rounded MT Bold" w:hAnsi="Arial Rounded MT Bold"/>
                <w:b/>
                <w:color w:val="000000" w:themeColor="text1"/>
                <w:lang w:val="fr-CA"/>
                <w:rPrChange w:id="5329" w:author="Dr Mamadou SANOGO" w:date="2023-10-25T18:15:00Z">
                  <w:rPr>
                    <w:ins w:id="5330" w:author="Dr Mamadou SANOGO" w:date="2023-10-25T13:23:00Z"/>
                    <w:rFonts w:ascii="Arial Rounded MT Bold" w:hAnsi="Arial Rounded MT Bold"/>
                    <w:b/>
                    <w:lang w:val="fr-CA"/>
                  </w:rPr>
                </w:rPrChange>
              </w:rPr>
            </w:pPr>
            <w:ins w:id="5331" w:author="Dr Mamadou SANOGO" w:date="2023-10-25T13:23:00Z">
              <w:r w:rsidRPr="007A4AFC">
                <w:rPr>
                  <w:rFonts w:ascii="Arial Rounded MT Bold" w:hAnsi="Arial Rounded MT Bold"/>
                  <w:b/>
                  <w:color w:val="000000" w:themeColor="text1"/>
                  <w:lang w:val="fr-CA"/>
                  <w:rPrChange w:id="5332" w:author="Dr Mamadou SANOGO" w:date="2023-10-25T18:15:00Z">
                    <w:rPr>
                      <w:rFonts w:ascii="Arial Rounded MT Bold" w:hAnsi="Arial Rounded MT Bold"/>
                      <w:b/>
                      <w:lang w:val="fr-CA"/>
                    </w:rPr>
                  </w:rPrChange>
                </w:rPr>
                <w:t>Prénom</w:t>
              </w:r>
            </w:ins>
          </w:p>
        </w:tc>
        <w:tc>
          <w:tcPr>
            <w:tcW w:w="5430" w:type="dxa"/>
            <w:tcPrChange w:id="5333" w:author="Dr Mamadou SANOGO" w:date="2023-10-27T14:00:00Z">
              <w:tcPr>
                <w:tcW w:w="5430" w:type="dxa"/>
              </w:tcPr>
            </w:tcPrChange>
          </w:tcPr>
          <w:p w14:paraId="29FCE568" w14:textId="77777777" w:rsidR="000E0336" w:rsidRPr="007A4AFC" w:rsidRDefault="000E0336" w:rsidP="00D27EF1">
            <w:pPr>
              <w:spacing w:before="120" w:after="120"/>
              <w:jc w:val="center"/>
              <w:rPr>
                <w:ins w:id="5334" w:author="Dr Mamadou SANOGO" w:date="2023-10-25T13:23:00Z"/>
                <w:rFonts w:ascii="Arial Rounded MT Bold" w:hAnsi="Arial Rounded MT Bold"/>
                <w:b/>
                <w:color w:val="000000" w:themeColor="text1"/>
                <w:lang w:val="fr-CA"/>
                <w:rPrChange w:id="5335" w:author="Dr Mamadou SANOGO" w:date="2023-10-25T18:15:00Z">
                  <w:rPr>
                    <w:ins w:id="5336" w:author="Dr Mamadou SANOGO" w:date="2023-10-25T13:23:00Z"/>
                    <w:rFonts w:ascii="Arial Rounded MT Bold" w:hAnsi="Arial Rounded MT Bold"/>
                    <w:b/>
                    <w:lang w:val="fr-CA"/>
                  </w:rPr>
                </w:rPrChange>
              </w:rPr>
            </w:pPr>
            <w:ins w:id="5337" w:author="Dr Mamadou SANOGO" w:date="2023-10-25T13:23:00Z">
              <w:r w:rsidRPr="007A4AFC">
                <w:rPr>
                  <w:rFonts w:ascii="Arial Rounded MT Bold" w:hAnsi="Arial Rounded MT Bold"/>
                  <w:b/>
                  <w:color w:val="000000" w:themeColor="text1"/>
                  <w:lang w:val="fr-CA"/>
                  <w:rPrChange w:id="5338" w:author="Dr Mamadou SANOGO" w:date="2023-10-25T18:15:00Z">
                    <w:rPr>
                      <w:rFonts w:ascii="Arial Rounded MT Bold" w:hAnsi="Arial Rounded MT Bold"/>
                      <w:b/>
                      <w:lang w:val="fr-CA"/>
                    </w:rPr>
                  </w:rPrChange>
                </w:rPr>
                <w:t>Statut</w:t>
              </w:r>
            </w:ins>
          </w:p>
        </w:tc>
      </w:tr>
      <w:tr w:rsidR="007A4AFC" w:rsidRPr="007A4AFC" w14:paraId="5604CE38" w14:textId="77777777" w:rsidTr="006778CD">
        <w:trPr>
          <w:jc w:val="center"/>
          <w:ins w:id="5339" w:author="Dr Mamadou SANOGO" w:date="2023-10-25T13:23:00Z"/>
        </w:trPr>
        <w:tc>
          <w:tcPr>
            <w:tcW w:w="1838" w:type="dxa"/>
            <w:tcPrChange w:id="5340" w:author="Dr Mamadou SANOGO" w:date="2023-10-27T14:00:00Z">
              <w:tcPr>
                <w:tcW w:w="1838" w:type="dxa"/>
              </w:tcPr>
            </w:tcPrChange>
          </w:tcPr>
          <w:p w14:paraId="3212C246" w14:textId="77777777" w:rsidR="000E0336" w:rsidRPr="007A4AFC" w:rsidRDefault="000E0336" w:rsidP="00D27EF1">
            <w:pPr>
              <w:spacing w:before="120" w:after="120"/>
              <w:rPr>
                <w:ins w:id="5341" w:author="Dr Mamadou SANOGO" w:date="2023-10-25T13:23:00Z"/>
                <w:rFonts w:ascii="Arial Rounded MT Bold" w:hAnsi="Arial Rounded MT Bold"/>
                <w:color w:val="000000" w:themeColor="text1"/>
                <w:lang w:val="fr-CA"/>
                <w:rPrChange w:id="5342" w:author="Dr Mamadou SANOGO" w:date="2023-10-25T18:15:00Z">
                  <w:rPr>
                    <w:ins w:id="5343" w:author="Dr Mamadou SANOGO" w:date="2023-10-25T13:23:00Z"/>
                    <w:rFonts w:ascii="Arial Rounded MT Bold" w:hAnsi="Arial Rounded MT Bold"/>
                    <w:lang w:val="fr-CA"/>
                  </w:rPr>
                </w:rPrChange>
              </w:rPr>
            </w:pPr>
            <w:ins w:id="5344" w:author="Dr Mamadou SANOGO" w:date="2023-10-25T13:23:00Z">
              <w:r w:rsidRPr="007A4AFC">
                <w:rPr>
                  <w:rFonts w:ascii="Arial Rounded MT Bold" w:hAnsi="Arial Rounded MT Bold"/>
                  <w:color w:val="000000" w:themeColor="text1"/>
                  <w:lang w:val="fr-CA"/>
                  <w:rPrChange w:id="5345" w:author="Dr Mamadou SANOGO" w:date="2023-10-25T18:15:00Z">
                    <w:rPr>
                      <w:rFonts w:ascii="Arial Rounded MT Bold" w:hAnsi="Arial Rounded MT Bold"/>
                      <w:lang w:val="fr-CA"/>
                    </w:rPr>
                  </w:rPrChange>
                </w:rPr>
                <w:t>SANOGO</w:t>
              </w:r>
            </w:ins>
          </w:p>
        </w:tc>
        <w:tc>
          <w:tcPr>
            <w:tcW w:w="2126" w:type="dxa"/>
            <w:tcPrChange w:id="5346" w:author="Dr Mamadou SANOGO" w:date="2023-10-27T14:00:00Z">
              <w:tcPr>
                <w:tcW w:w="2126" w:type="dxa"/>
              </w:tcPr>
            </w:tcPrChange>
          </w:tcPr>
          <w:p w14:paraId="14B3CF19" w14:textId="77777777" w:rsidR="000E0336" w:rsidRPr="007A4AFC" w:rsidRDefault="000E0336" w:rsidP="00D27EF1">
            <w:pPr>
              <w:spacing w:before="120" w:after="120"/>
              <w:rPr>
                <w:ins w:id="5347" w:author="Dr Mamadou SANOGO" w:date="2023-10-25T13:23:00Z"/>
                <w:rFonts w:ascii="Arial Rounded MT Bold" w:hAnsi="Arial Rounded MT Bold"/>
                <w:color w:val="000000" w:themeColor="text1"/>
                <w:lang w:val="fr-CA"/>
                <w:rPrChange w:id="5348" w:author="Dr Mamadou SANOGO" w:date="2023-10-25T18:15:00Z">
                  <w:rPr>
                    <w:ins w:id="5349" w:author="Dr Mamadou SANOGO" w:date="2023-10-25T13:23:00Z"/>
                    <w:rFonts w:ascii="Arial Rounded MT Bold" w:hAnsi="Arial Rounded MT Bold"/>
                    <w:lang w:val="fr-CA"/>
                  </w:rPr>
                </w:rPrChange>
              </w:rPr>
            </w:pPr>
            <w:ins w:id="5350" w:author="Dr Mamadou SANOGO" w:date="2023-10-25T13:23:00Z">
              <w:r w:rsidRPr="007A4AFC">
                <w:rPr>
                  <w:rFonts w:ascii="Arial Rounded MT Bold" w:hAnsi="Arial Rounded MT Bold"/>
                  <w:color w:val="000000" w:themeColor="text1"/>
                  <w:lang w:val="fr-CA"/>
                  <w:rPrChange w:id="5351" w:author="Dr Mamadou SANOGO" w:date="2023-10-25T18:15:00Z">
                    <w:rPr>
                      <w:rFonts w:ascii="Arial Rounded MT Bold" w:hAnsi="Arial Rounded MT Bold"/>
                      <w:lang w:val="fr-CA"/>
                    </w:rPr>
                  </w:rPrChange>
                </w:rPr>
                <w:t>Mamadou</w:t>
              </w:r>
            </w:ins>
          </w:p>
        </w:tc>
        <w:tc>
          <w:tcPr>
            <w:tcW w:w="5430" w:type="dxa"/>
            <w:tcPrChange w:id="5352" w:author="Dr Mamadou SANOGO" w:date="2023-10-27T14:00:00Z">
              <w:tcPr>
                <w:tcW w:w="5430" w:type="dxa"/>
              </w:tcPr>
            </w:tcPrChange>
          </w:tcPr>
          <w:p w14:paraId="511CB97D" w14:textId="77777777" w:rsidR="000E0336" w:rsidRPr="007A4AFC" w:rsidRDefault="000E0336" w:rsidP="00D27EF1">
            <w:pPr>
              <w:spacing w:before="120" w:after="120"/>
              <w:rPr>
                <w:ins w:id="5353" w:author="Dr Mamadou SANOGO" w:date="2023-10-25T13:23:00Z"/>
                <w:rFonts w:ascii="Arial Rounded MT Bold" w:hAnsi="Arial Rounded MT Bold"/>
                <w:color w:val="000000" w:themeColor="text1"/>
                <w:lang w:val="fr-CA"/>
                <w:rPrChange w:id="5354" w:author="Dr Mamadou SANOGO" w:date="2023-10-25T18:15:00Z">
                  <w:rPr>
                    <w:ins w:id="5355" w:author="Dr Mamadou SANOGO" w:date="2023-10-25T13:23:00Z"/>
                    <w:rFonts w:ascii="Arial Rounded MT Bold" w:hAnsi="Arial Rounded MT Bold"/>
                    <w:lang w:val="fr-CA"/>
                  </w:rPr>
                </w:rPrChange>
              </w:rPr>
            </w:pPr>
            <w:ins w:id="5356" w:author="Dr Mamadou SANOGO" w:date="2023-10-25T13:23:00Z">
              <w:r w:rsidRPr="007A4AFC">
                <w:rPr>
                  <w:rFonts w:ascii="Arial Rounded MT Bold" w:hAnsi="Arial Rounded MT Bold"/>
                  <w:color w:val="000000" w:themeColor="text1"/>
                  <w:lang w:val="fr-CA"/>
                  <w:rPrChange w:id="5357" w:author="Dr Mamadou SANOGO" w:date="2023-10-25T18:15:00Z">
                    <w:rPr>
                      <w:rFonts w:ascii="Arial Rounded MT Bold" w:hAnsi="Arial Rounded MT Bold"/>
                      <w:lang w:val="fr-CA"/>
                    </w:rPr>
                  </w:rPrChange>
                </w:rPr>
                <w:t>Directeur Général</w:t>
              </w:r>
            </w:ins>
          </w:p>
        </w:tc>
      </w:tr>
      <w:tr w:rsidR="007A4AFC" w:rsidRPr="007A4AFC" w14:paraId="0EE9C382" w14:textId="77777777" w:rsidTr="006778CD">
        <w:trPr>
          <w:jc w:val="center"/>
          <w:ins w:id="5358" w:author="Dr Mamadou SANOGO" w:date="2023-10-25T13:23:00Z"/>
        </w:trPr>
        <w:tc>
          <w:tcPr>
            <w:tcW w:w="1838" w:type="dxa"/>
            <w:tcPrChange w:id="5359" w:author="Dr Mamadou SANOGO" w:date="2023-10-27T14:00:00Z">
              <w:tcPr>
                <w:tcW w:w="1838" w:type="dxa"/>
              </w:tcPr>
            </w:tcPrChange>
          </w:tcPr>
          <w:p w14:paraId="11682412" w14:textId="77777777" w:rsidR="000E0336" w:rsidRPr="007A4AFC" w:rsidRDefault="000E0336" w:rsidP="00D27EF1">
            <w:pPr>
              <w:spacing w:before="120" w:after="120"/>
              <w:rPr>
                <w:ins w:id="5360" w:author="Dr Mamadou SANOGO" w:date="2023-10-25T13:23:00Z"/>
                <w:rFonts w:ascii="Arial Rounded MT Bold" w:hAnsi="Arial Rounded MT Bold"/>
                <w:color w:val="000000" w:themeColor="text1"/>
                <w:lang w:val="fr-CA"/>
                <w:rPrChange w:id="5361" w:author="Dr Mamadou SANOGO" w:date="2023-10-25T18:15:00Z">
                  <w:rPr>
                    <w:ins w:id="5362" w:author="Dr Mamadou SANOGO" w:date="2023-10-25T13:23:00Z"/>
                    <w:rFonts w:ascii="Arial Rounded MT Bold" w:hAnsi="Arial Rounded MT Bold"/>
                    <w:lang w:val="fr-CA"/>
                  </w:rPr>
                </w:rPrChange>
              </w:rPr>
            </w:pPr>
            <w:ins w:id="5363" w:author="Dr Mamadou SANOGO" w:date="2023-10-25T13:23:00Z">
              <w:r w:rsidRPr="007A4AFC">
                <w:rPr>
                  <w:rFonts w:ascii="Arial Rounded MT Bold" w:hAnsi="Arial Rounded MT Bold"/>
                  <w:color w:val="000000" w:themeColor="text1"/>
                  <w:lang w:val="fr-CA"/>
                  <w:rPrChange w:id="5364" w:author="Dr Mamadou SANOGO" w:date="2023-10-25T18:15:00Z">
                    <w:rPr>
                      <w:rFonts w:ascii="Arial Rounded MT Bold" w:hAnsi="Arial Rounded MT Bold"/>
                      <w:lang w:val="fr-CA"/>
                    </w:rPr>
                  </w:rPrChange>
                </w:rPr>
                <w:t>BERTE</w:t>
              </w:r>
            </w:ins>
          </w:p>
        </w:tc>
        <w:tc>
          <w:tcPr>
            <w:tcW w:w="2126" w:type="dxa"/>
            <w:tcPrChange w:id="5365" w:author="Dr Mamadou SANOGO" w:date="2023-10-27T14:00:00Z">
              <w:tcPr>
                <w:tcW w:w="2126" w:type="dxa"/>
              </w:tcPr>
            </w:tcPrChange>
          </w:tcPr>
          <w:p w14:paraId="633C8554" w14:textId="77777777" w:rsidR="000E0336" w:rsidRPr="007A4AFC" w:rsidRDefault="000E0336" w:rsidP="00D27EF1">
            <w:pPr>
              <w:spacing w:before="120" w:after="120"/>
              <w:rPr>
                <w:ins w:id="5366" w:author="Dr Mamadou SANOGO" w:date="2023-10-25T13:23:00Z"/>
                <w:rFonts w:ascii="Arial Rounded MT Bold" w:hAnsi="Arial Rounded MT Bold"/>
                <w:color w:val="000000" w:themeColor="text1"/>
                <w:lang w:val="fr-CA"/>
                <w:rPrChange w:id="5367" w:author="Dr Mamadou SANOGO" w:date="2023-10-25T18:15:00Z">
                  <w:rPr>
                    <w:ins w:id="5368" w:author="Dr Mamadou SANOGO" w:date="2023-10-25T13:23:00Z"/>
                    <w:rFonts w:ascii="Arial Rounded MT Bold" w:hAnsi="Arial Rounded MT Bold"/>
                    <w:lang w:val="fr-CA"/>
                  </w:rPr>
                </w:rPrChange>
              </w:rPr>
            </w:pPr>
            <w:ins w:id="5369" w:author="Dr Mamadou SANOGO" w:date="2023-10-25T13:23:00Z">
              <w:r w:rsidRPr="007A4AFC">
                <w:rPr>
                  <w:rFonts w:ascii="Arial Rounded MT Bold" w:hAnsi="Arial Rounded MT Bold"/>
                  <w:color w:val="000000" w:themeColor="text1"/>
                  <w:lang w:val="fr-CA"/>
                  <w:rPrChange w:id="5370" w:author="Dr Mamadou SANOGO" w:date="2023-10-25T18:15:00Z">
                    <w:rPr>
                      <w:rFonts w:ascii="Arial Rounded MT Bold" w:hAnsi="Arial Rounded MT Bold"/>
                      <w:lang w:val="fr-CA"/>
                    </w:rPr>
                  </w:rPrChange>
                </w:rPr>
                <w:t>Yacouba</w:t>
              </w:r>
            </w:ins>
          </w:p>
        </w:tc>
        <w:tc>
          <w:tcPr>
            <w:tcW w:w="5430" w:type="dxa"/>
            <w:tcPrChange w:id="5371" w:author="Dr Mamadou SANOGO" w:date="2023-10-27T14:00:00Z">
              <w:tcPr>
                <w:tcW w:w="5430" w:type="dxa"/>
              </w:tcPr>
            </w:tcPrChange>
          </w:tcPr>
          <w:p w14:paraId="23D3C999" w14:textId="64AAF0B1" w:rsidR="000E0336" w:rsidRPr="007A4AFC" w:rsidRDefault="000E0336" w:rsidP="00D27EF1">
            <w:pPr>
              <w:spacing w:before="120" w:after="120"/>
              <w:rPr>
                <w:ins w:id="5372" w:author="Dr Mamadou SANOGO" w:date="2023-10-25T13:23:00Z"/>
                <w:rFonts w:ascii="Arial Rounded MT Bold" w:hAnsi="Arial Rounded MT Bold"/>
                <w:color w:val="000000" w:themeColor="text1"/>
                <w:lang w:val="fr-CA"/>
                <w:rPrChange w:id="5373" w:author="Dr Mamadou SANOGO" w:date="2023-10-25T18:15:00Z">
                  <w:rPr>
                    <w:ins w:id="5374" w:author="Dr Mamadou SANOGO" w:date="2023-10-25T13:23:00Z"/>
                    <w:rFonts w:ascii="Arial Rounded MT Bold" w:hAnsi="Arial Rounded MT Bold"/>
                    <w:lang w:val="fr-CA"/>
                  </w:rPr>
                </w:rPrChange>
              </w:rPr>
            </w:pPr>
            <w:ins w:id="5375" w:author="Dr Mamadou SANOGO" w:date="2023-10-25T13:23:00Z">
              <w:r w:rsidRPr="007A4AFC">
                <w:rPr>
                  <w:rFonts w:ascii="Arial Rounded MT Bold" w:hAnsi="Arial Rounded MT Bold"/>
                  <w:color w:val="000000" w:themeColor="text1"/>
                  <w:lang w:val="fr-CA"/>
                  <w:rPrChange w:id="5376" w:author="Dr Mamadou SANOGO" w:date="2023-10-25T18:15:00Z">
                    <w:rPr>
                      <w:rFonts w:ascii="Arial Rounded MT Bold" w:hAnsi="Arial Rounded MT Bold"/>
                      <w:lang w:val="fr-CA"/>
                    </w:rPr>
                  </w:rPrChange>
                </w:rPr>
                <w:t xml:space="preserve">Directeur des </w:t>
              </w:r>
            </w:ins>
            <w:ins w:id="5377" w:author="Dr Mamadou SANOGO" w:date="2023-10-27T14:00:00Z">
              <w:r w:rsidR="006778CD" w:rsidRPr="006778CD">
                <w:rPr>
                  <w:rFonts w:ascii="Arial Rounded MT Bold" w:hAnsi="Arial Rounded MT Bold"/>
                  <w:color w:val="000000" w:themeColor="text1"/>
                  <w:lang w:val="fr-CA"/>
                </w:rPr>
                <w:t>Études</w:t>
              </w:r>
            </w:ins>
          </w:p>
        </w:tc>
      </w:tr>
      <w:tr w:rsidR="007A4AFC" w:rsidRPr="007A4AFC" w14:paraId="2D2F89F6" w14:textId="77777777" w:rsidTr="006778CD">
        <w:trPr>
          <w:jc w:val="center"/>
          <w:ins w:id="5378" w:author="Dr Mamadou SANOGO" w:date="2023-10-25T13:23:00Z"/>
        </w:trPr>
        <w:tc>
          <w:tcPr>
            <w:tcW w:w="1838" w:type="dxa"/>
            <w:tcPrChange w:id="5379" w:author="Dr Mamadou SANOGO" w:date="2023-10-27T14:00:00Z">
              <w:tcPr>
                <w:tcW w:w="1838" w:type="dxa"/>
              </w:tcPr>
            </w:tcPrChange>
          </w:tcPr>
          <w:p w14:paraId="38FE0C4C" w14:textId="042CD89C" w:rsidR="000E0336" w:rsidRPr="007A4AFC" w:rsidRDefault="00693568" w:rsidP="00D27EF1">
            <w:pPr>
              <w:spacing w:before="120" w:after="120"/>
              <w:rPr>
                <w:ins w:id="5380" w:author="Dr Mamadou SANOGO" w:date="2023-10-25T13:23:00Z"/>
                <w:rFonts w:ascii="Arial Rounded MT Bold" w:hAnsi="Arial Rounded MT Bold"/>
                <w:color w:val="000000" w:themeColor="text1"/>
                <w:lang w:val="fr-CA"/>
                <w:rPrChange w:id="5381" w:author="Dr Mamadou SANOGO" w:date="2023-10-25T18:15:00Z">
                  <w:rPr>
                    <w:ins w:id="5382" w:author="Dr Mamadou SANOGO" w:date="2023-10-25T13:23:00Z"/>
                    <w:rFonts w:ascii="Arial Rounded MT Bold" w:hAnsi="Arial Rounded MT Bold"/>
                    <w:lang w:val="fr-CA"/>
                  </w:rPr>
                </w:rPrChange>
              </w:rPr>
            </w:pPr>
            <w:ins w:id="5383" w:author="Dr Mamadou SANOGO" w:date="2023-10-27T11:30:00Z">
              <w:r>
                <w:rPr>
                  <w:rFonts w:ascii="Arial Rounded MT Bold" w:hAnsi="Arial Rounded MT Bold"/>
                  <w:color w:val="000000" w:themeColor="text1"/>
                  <w:lang w:val="fr-CA"/>
                </w:rPr>
                <w:t>KONE</w:t>
              </w:r>
            </w:ins>
          </w:p>
        </w:tc>
        <w:tc>
          <w:tcPr>
            <w:tcW w:w="2126" w:type="dxa"/>
            <w:tcPrChange w:id="5384" w:author="Dr Mamadou SANOGO" w:date="2023-10-27T14:00:00Z">
              <w:tcPr>
                <w:tcW w:w="2126" w:type="dxa"/>
              </w:tcPr>
            </w:tcPrChange>
          </w:tcPr>
          <w:p w14:paraId="052A90B0" w14:textId="6204C78E" w:rsidR="000E0336" w:rsidRPr="007A4AFC" w:rsidRDefault="00693568" w:rsidP="00D27EF1">
            <w:pPr>
              <w:spacing w:before="120" w:after="120"/>
              <w:rPr>
                <w:ins w:id="5385" w:author="Dr Mamadou SANOGO" w:date="2023-10-25T13:23:00Z"/>
                <w:rFonts w:ascii="Arial Rounded MT Bold" w:hAnsi="Arial Rounded MT Bold"/>
                <w:color w:val="000000" w:themeColor="text1"/>
                <w:lang w:val="fr-CA"/>
                <w:rPrChange w:id="5386" w:author="Dr Mamadou SANOGO" w:date="2023-10-25T18:15:00Z">
                  <w:rPr>
                    <w:ins w:id="5387" w:author="Dr Mamadou SANOGO" w:date="2023-10-25T13:23:00Z"/>
                    <w:rFonts w:ascii="Arial Rounded MT Bold" w:hAnsi="Arial Rounded MT Bold"/>
                    <w:lang w:val="fr-CA"/>
                  </w:rPr>
                </w:rPrChange>
              </w:rPr>
            </w:pPr>
            <w:ins w:id="5388" w:author="Dr Mamadou SANOGO" w:date="2023-10-27T11:30:00Z">
              <w:r>
                <w:rPr>
                  <w:rFonts w:ascii="Arial Rounded MT Bold" w:hAnsi="Arial Rounded MT Bold"/>
                  <w:color w:val="000000" w:themeColor="text1"/>
                  <w:lang w:val="fr-CA"/>
                </w:rPr>
                <w:t xml:space="preserve">Bocary </w:t>
              </w:r>
            </w:ins>
            <w:ins w:id="5389" w:author="Dr Mamadou SANOGO" w:date="2023-10-27T11:31:00Z">
              <w:r>
                <w:rPr>
                  <w:rFonts w:ascii="Arial Rounded MT Bold" w:hAnsi="Arial Rounded MT Bold"/>
                  <w:color w:val="000000" w:themeColor="text1"/>
                  <w:lang w:val="fr-CA"/>
                </w:rPr>
                <w:t>Sidi</w:t>
              </w:r>
            </w:ins>
          </w:p>
        </w:tc>
        <w:tc>
          <w:tcPr>
            <w:tcW w:w="5430" w:type="dxa"/>
            <w:tcPrChange w:id="5390" w:author="Dr Mamadou SANOGO" w:date="2023-10-27T14:00:00Z">
              <w:tcPr>
                <w:tcW w:w="5430" w:type="dxa"/>
              </w:tcPr>
            </w:tcPrChange>
          </w:tcPr>
          <w:p w14:paraId="4CFD5194" w14:textId="77777777" w:rsidR="000E0336" w:rsidRPr="007A4AFC" w:rsidRDefault="000E0336" w:rsidP="00D27EF1">
            <w:pPr>
              <w:spacing w:before="120" w:after="120"/>
              <w:rPr>
                <w:ins w:id="5391" w:author="Dr Mamadou SANOGO" w:date="2023-10-25T13:23:00Z"/>
                <w:rFonts w:ascii="Arial Rounded MT Bold" w:hAnsi="Arial Rounded MT Bold"/>
                <w:color w:val="000000" w:themeColor="text1"/>
                <w:lang w:val="fr-CA"/>
                <w:rPrChange w:id="5392" w:author="Dr Mamadou SANOGO" w:date="2023-10-25T18:15:00Z">
                  <w:rPr>
                    <w:ins w:id="5393" w:author="Dr Mamadou SANOGO" w:date="2023-10-25T13:23:00Z"/>
                    <w:rFonts w:ascii="Arial Rounded MT Bold" w:hAnsi="Arial Rounded MT Bold"/>
                    <w:lang w:val="fr-CA"/>
                  </w:rPr>
                </w:rPrChange>
              </w:rPr>
            </w:pPr>
            <w:ins w:id="5394" w:author="Dr Mamadou SANOGO" w:date="2023-10-25T13:23:00Z">
              <w:r w:rsidRPr="007A4AFC">
                <w:rPr>
                  <w:rFonts w:ascii="Arial Rounded MT Bold" w:hAnsi="Arial Rounded MT Bold"/>
                  <w:color w:val="000000" w:themeColor="text1"/>
                  <w:lang w:val="fr-CA"/>
                  <w:rPrChange w:id="5395" w:author="Dr Mamadou SANOGO" w:date="2023-10-25T18:15:00Z">
                    <w:rPr>
                      <w:rFonts w:ascii="Arial Rounded MT Bold" w:hAnsi="Arial Rounded MT Bold"/>
                      <w:lang w:val="fr-CA"/>
                    </w:rPr>
                  </w:rPrChange>
                </w:rPr>
                <w:t>Professeur</w:t>
              </w:r>
            </w:ins>
          </w:p>
        </w:tc>
      </w:tr>
      <w:tr w:rsidR="007A4AFC" w:rsidRPr="007A4AFC" w14:paraId="65ECA267" w14:textId="77777777" w:rsidTr="006778CD">
        <w:trPr>
          <w:jc w:val="center"/>
          <w:ins w:id="5396" w:author="Dr Mamadou SANOGO" w:date="2023-10-25T13:23:00Z"/>
        </w:trPr>
        <w:tc>
          <w:tcPr>
            <w:tcW w:w="1838" w:type="dxa"/>
            <w:vAlign w:val="center"/>
            <w:tcPrChange w:id="5397" w:author="Dr Mamadou SANOGO" w:date="2023-10-27T14:00:00Z">
              <w:tcPr>
                <w:tcW w:w="1838" w:type="dxa"/>
                <w:vAlign w:val="center"/>
              </w:tcPr>
            </w:tcPrChange>
          </w:tcPr>
          <w:p w14:paraId="13CC6B20" w14:textId="77777777" w:rsidR="000E0336" w:rsidRPr="007A4AFC" w:rsidRDefault="000E0336" w:rsidP="00D27EF1">
            <w:pPr>
              <w:spacing w:before="120" w:after="120"/>
              <w:rPr>
                <w:ins w:id="5398" w:author="Dr Mamadou SANOGO" w:date="2023-10-25T13:23:00Z"/>
                <w:rFonts w:ascii="Arial Rounded MT Bold" w:hAnsi="Arial Rounded MT Bold"/>
                <w:color w:val="000000" w:themeColor="text1"/>
                <w:lang w:val="fr-CA"/>
                <w:rPrChange w:id="5399" w:author="Dr Mamadou SANOGO" w:date="2023-10-25T18:15:00Z">
                  <w:rPr>
                    <w:ins w:id="5400" w:author="Dr Mamadou SANOGO" w:date="2023-10-25T13:23:00Z"/>
                    <w:rFonts w:ascii="Arial Rounded MT Bold" w:hAnsi="Arial Rounded MT Bold"/>
                    <w:lang w:val="fr-CA"/>
                  </w:rPr>
                </w:rPrChange>
              </w:rPr>
            </w:pPr>
            <w:ins w:id="5401" w:author="Dr Mamadou SANOGO" w:date="2023-10-25T13:23:00Z">
              <w:r w:rsidRPr="007A4AFC">
                <w:rPr>
                  <w:rFonts w:ascii="Arial Rounded MT Bold" w:hAnsi="Arial Rounded MT Bold"/>
                  <w:color w:val="000000" w:themeColor="text1"/>
                  <w:lang w:val="fr-CA"/>
                  <w:rPrChange w:id="5402" w:author="Dr Mamadou SANOGO" w:date="2023-10-25T18:15:00Z">
                    <w:rPr>
                      <w:rFonts w:ascii="Arial Rounded MT Bold" w:hAnsi="Arial Rounded MT Bold"/>
                      <w:lang w:val="fr-CA"/>
                    </w:rPr>
                  </w:rPrChange>
                </w:rPr>
                <w:t>BERTHE</w:t>
              </w:r>
            </w:ins>
          </w:p>
        </w:tc>
        <w:tc>
          <w:tcPr>
            <w:tcW w:w="2126" w:type="dxa"/>
            <w:vAlign w:val="center"/>
            <w:tcPrChange w:id="5403" w:author="Dr Mamadou SANOGO" w:date="2023-10-27T14:00:00Z">
              <w:tcPr>
                <w:tcW w:w="2126" w:type="dxa"/>
                <w:vAlign w:val="center"/>
              </w:tcPr>
            </w:tcPrChange>
          </w:tcPr>
          <w:p w14:paraId="24366C6A" w14:textId="77777777" w:rsidR="000E0336" w:rsidRPr="007A4AFC" w:rsidRDefault="000E0336" w:rsidP="00D27EF1">
            <w:pPr>
              <w:spacing w:before="120" w:after="120"/>
              <w:rPr>
                <w:ins w:id="5404" w:author="Dr Mamadou SANOGO" w:date="2023-10-25T13:23:00Z"/>
                <w:rFonts w:ascii="Arial Rounded MT Bold" w:hAnsi="Arial Rounded MT Bold"/>
                <w:color w:val="000000" w:themeColor="text1"/>
                <w:lang w:val="fr-CA"/>
                <w:rPrChange w:id="5405" w:author="Dr Mamadou SANOGO" w:date="2023-10-25T18:15:00Z">
                  <w:rPr>
                    <w:ins w:id="5406" w:author="Dr Mamadou SANOGO" w:date="2023-10-25T13:23:00Z"/>
                    <w:rFonts w:ascii="Arial Rounded MT Bold" w:hAnsi="Arial Rounded MT Bold"/>
                    <w:lang w:val="fr-CA"/>
                  </w:rPr>
                </w:rPrChange>
              </w:rPr>
            </w:pPr>
            <w:ins w:id="5407" w:author="Dr Mamadou SANOGO" w:date="2023-10-25T13:23:00Z">
              <w:r w:rsidRPr="007A4AFC">
                <w:rPr>
                  <w:rFonts w:ascii="Arial Rounded MT Bold" w:hAnsi="Arial Rounded MT Bold"/>
                  <w:color w:val="000000" w:themeColor="text1"/>
                  <w:lang w:val="fr-CA"/>
                  <w:rPrChange w:id="5408" w:author="Dr Mamadou SANOGO" w:date="2023-10-25T18:15:00Z">
                    <w:rPr>
                      <w:rFonts w:ascii="Arial Rounded MT Bold" w:hAnsi="Arial Rounded MT Bold"/>
                      <w:lang w:val="fr-CA"/>
                    </w:rPr>
                  </w:rPrChange>
                </w:rPr>
                <w:t>Amadou</w:t>
              </w:r>
            </w:ins>
          </w:p>
        </w:tc>
        <w:tc>
          <w:tcPr>
            <w:tcW w:w="5430" w:type="dxa"/>
            <w:tcPrChange w:id="5409" w:author="Dr Mamadou SANOGO" w:date="2023-10-27T14:00:00Z">
              <w:tcPr>
                <w:tcW w:w="5430" w:type="dxa"/>
              </w:tcPr>
            </w:tcPrChange>
          </w:tcPr>
          <w:p w14:paraId="56E9E46A" w14:textId="77777777" w:rsidR="000E0336" w:rsidRPr="007A4AFC" w:rsidRDefault="000E0336" w:rsidP="00D27EF1">
            <w:pPr>
              <w:spacing w:before="120" w:after="120"/>
              <w:rPr>
                <w:ins w:id="5410" w:author="Dr Mamadou SANOGO" w:date="2023-10-25T13:23:00Z"/>
                <w:rFonts w:ascii="Arial Rounded MT Bold" w:hAnsi="Arial Rounded MT Bold"/>
                <w:color w:val="000000" w:themeColor="text1"/>
                <w:lang w:val="fr-CA"/>
                <w:rPrChange w:id="5411" w:author="Dr Mamadou SANOGO" w:date="2023-10-25T18:15:00Z">
                  <w:rPr>
                    <w:ins w:id="5412" w:author="Dr Mamadou SANOGO" w:date="2023-10-25T13:23:00Z"/>
                    <w:rFonts w:ascii="Arial Rounded MT Bold" w:hAnsi="Arial Rounded MT Bold"/>
                    <w:lang w:val="fr-CA"/>
                  </w:rPr>
                </w:rPrChange>
              </w:rPr>
            </w:pPr>
            <w:ins w:id="5413" w:author="Dr Mamadou SANOGO" w:date="2023-10-25T13:23:00Z">
              <w:r w:rsidRPr="007A4AFC">
                <w:rPr>
                  <w:rFonts w:ascii="Arial Rounded MT Bold" w:hAnsi="Arial Rounded MT Bold"/>
                  <w:color w:val="000000" w:themeColor="text1"/>
                  <w:lang w:val="fr-CA"/>
                  <w:rPrChange w:id="5414" w:author="Dr Mamadou SANOGO" w:date="2023-10-25T18:15:00Z">
                    <w:rPr>
                      <w:rFonts w:ascii="Arial Rounded MT Bold" w:hAnsi="Arial Rounded MT Bold"/>
                      <w:lang w:val="fr-CA"/>
                    </w:rPr>
                  </w:rPrChange>
                </w:rPr>
                <w:t>Responsable qualité de la formation</w:t>
              </w:r>
            </w:ins>
          </w:p>
        </w:tc>
      </w:tr>
      <w:tr w:rsidR="007A4AFC" w:rsidRPr="007A4AFC" w14:paraId="5194B649" w14:textId="77777777" w:rsidTr="006778CD">
        <w:trPr>
          <w:jc w:val="center"/>
          <w:ins w:id="5415" w:author="Dr Mamadou SANOGO" w:date="2023-10-25T13:23:00Z"/>
        </w:trPr>
        <w:tc>
          <w:tcPr>
            <w:tcW w:w="1838" w:type="dxa"/>
            <w:vAlign w:val="center"/>
            <w:tcPrChange w:id="5416" w:author="Dr Mamadou SANOGO" w:date="2023-10-27T14:00:00Z">
              <w:tcPr>
                <w:tcW w:w="1838" w:type="dxa"/>
                <w:vAlign w:val="center"/>
              </w:tcPr>
            </w:tcPrChange>
          </w:tcPr>
          <w:p w14:paraId="421F38D6" w14:textId="77777777" w:rsidR="000E0336" w:rsidRPr="007A4AFC" w:rsidRDefault="000E0336" w:rsidP="00D27EF1">
            <w:pPr>
              <w:spacing w:before="120" w:after="120"/>
              <w:rPr>
                <w:ins w:id="5417" w:author="Dr Mamadou SANOGO" w:date="2023-10-25T13:23:00Z"/>
                <w:rFonts w:ascii="Arial Rounded MT Bold" w:hAnsi="Arial Rounded MT Bold"/>
                <w:color w:val="000000" w:themeColor="text1"/>
                <w:lang w:val="fr-CA"/>
                <w:rPrChange w:id="5418" w:author="Dr Mamadou SANOGO" w:date="2023-10-25T18:15:00Z">
                  <w:rPr>
                    <w:ins w:id="5419" w:author="Dr Mamadou SANOGO" w:date="2023-10-25T13:23:00Z"/>
                    <w:rFonts w:ascii="Arial Rounded MT Bold" w:hAnsi="Arial Rounded MT Bold"/>
                    <w:lang w:val="fr-CA"/>
                  </w:rPr>
                </w:rPrChange>
              </w:rPr>
            </w:pPr>
            <w:ins w:id="5420" w:author="Dr Mamadou SANOGO" w:date="2023-10-25T13:23:00Z">
              <w:r w:rsidRPr="007A4AFC">
                <w:rPr>
                  <w:rFonts w:ascii="Arial Rounded MT Bold" w:hAnsi="Arial Rounded MT Bold"/>
                  <w:color w:val="000000" w:themeColor="text1"/>
                  <w:lang w:val="fr-CA"/>
                  <w:rPrChange w:id="5421" w:author="Dr Mamadou SANOGO" w:date="2023-10-25T18:15:00Z">
                    <w:rPr>
                      <w:rFonts w:ascii="Arial Rounded MT Bold" w:hAnsi="Arial Rounded MT Bold"/>
                      <w:lang w:val="fr-CA"/>
                    </w:rPr>
                  </w:rPrChange>
                </w:rPr>
                <w:t>SANOGO</w:t>
              </w:r>
            </w:ins>
          </w:p>
        </w:tc>
        <w:tc>
          <w:tcPr>
            <w:tcW w:w="2126" w:type="dxa"/>
            <w:vAlign w:val="center"/>
            <w:tcPrChange w:id="5422" w:author="Dr Mamadou SANOGO" w:date="2023-10-27T14:00:00Z">
              <w:tcPr>
                <w:tcW w:w="2126" w:type="dxa"/>
                <w:vAlign w:val="center"/>
              </w:tcPr>
            </w:tcPrChange>
          </w:tcPr>
          <w:p w14:paraId="42D44767" w14:textId="77777777" w:rsidR="000E0336" w:rsidRPr="007A4AFC" w:rsidRDefault="000E0336" w:rsidP="00D27EF1">
            <w:pPr>
              <w:spacing w:before="120" w:after="120"/>
              <w:rPr>
                <w:ins w:id="5423" w:author="Dr Mamadou SANOGO" w:date="2023-10-25T13:23:00Z"/>
                <w:rFonts w:ascii="Arial Rounded MT Bold" w:hAnsi="Arial Rounded MT Bold"/>
                <w:color w:val="000000" w:themeColor="text1"/>
                <w:lang w:val="fr-CA"/>
                <w:rPrChange w:id="5424" w:author="Dr Mamadou SANOGO" w:date="2023-10-25T18:15:00Z">
                  <w:rPr>
                    <w:ins w:id="5425" w:author="Dr Mamadou SANOGO" w:date="2023-10-25T13:23:00Z"/>
                    <w:rFonts w:ascii="Arial Rounded MT Bold" w:hAnsi="Arial Rounded MT Bold"/>
                    <w:lang w:val="fr-CA"/>
                  </w:rPr>
                </w:rPrChange>
              </w:rPr>
            </w:pPr>
            <w:ins w:id="5426" w:author="Dr Mamadou SANOGO" w:date="2023-10-25T13:23:00Z">
              <w:r w:rsidRPr="007A4AFC">
                <w:rPr>
                  <w:rFonts w:ascii="Arial Rounded MT Bold" w:hAnsi="Arial Rounded MT Bold"/>
                  <w:color w:val="000000" w:themeColor="text1"/>
                  <w:lang w:val="fr-CA"/>
                  <w:rPrChange w:id="5427" w:author="Dr Mamadou SANOGO" w:date="2023-10-25T18:15:00Z">
                    <w:rPr>
                      <w:rFonts w:ascii="Arial Rounded MT Bold" w:hAnsi="Arial Rounded MT Bold"/>
                      <w:lang w:val="fr-CA"/>
                    </w:rPr>
                  </w:rPrChange>
                </w:rPr>
                <w:t>Zana</w:t>
              </w:r>
            </w:ins>
          </w:p>
        </w:tc>
        <w:tc>
          <w:tcPr>
            <w:tcW w:w="5430" w:type="dxa"/>
            <w:tcPrChange w:id="5428" w:author="Dr Mamadou SANOGO" w:date="2023-10-27T14:00:00Z">
              <w:tcPr>
                <w:tcW w:w="5430" w:type="dxa"/>
              </w:tcPr>
            </w:tcPrChange>
          </w:tcPr>
          <w:p w14:paraId="64C41634" w14:textId="77777777" w:rsidR="000E0336" w:rsidRPr="007A4AFC" w:rsidRDefault="000E0336" w:rsidP="00D27EF1">
            <w:pPr>
              <w:spacing w:before="120" w:after="120"/>
              <w:rPr>
                <w:ins w:id="5429" w:author="Dr Mamadou SANOGO" w:date="2023-10-25T13:23:00Z"/>
                <w:rFonts w:ascii="Arial Rounded MT Bold" w:hAnsi="Arial Rounded MT Bold"/>
                <w:color w:val="000000" w:themeColor="text1"/>
                <w:lang w:val="fr-CA"/>
                <w:rPrChange w:id="5430" w:author="Dr Mamadou SANOGO" w:date="2023-10-25T18:15:00Z">
                  <w:rPr>
                    <w:ins w:id="5431" w:author="Dr Mamadou SANOGO" w:date="2023-10-25T13:23:00Z"/>
                    <w:rFonts w:ascii="Arial Rounded MT Bold" w:hAnsi="Arial Rounded MT Bold"/>
                    <w:lang w:val="fr-CA"/>
                  </w:rPr>
                </w:rPrChange>
              </w:rPr>
            </w:pPr>
            <w:ins w:id="5432" w:author="Dr Mamadou SANOGO" w:date="2023-10-25T13:23:00Z">
              <w:r w:rsidRPr="007A4AFC">
                <w:rPr>
                  <w:rFonts w:ascii="Arial Rounded MT Bold" w:hAnsi="Arial Rounded MT Bold"/>
                  <w:color w:val="000000" w:themeColor="text1"/>
                  <w:lang w:val="fr-CA"/>
                  <w:rPrChange w:id="5433" w:author="Dr Mamadou SANOGO" w:date="2023-10-25T18:15:00Z">
                    <w:rPr>
                      <w:rFonts w:ascii="Arial Rounded MT Bold" w:hAnsi="Arial Rounded MT Bold"/>
                      <w:lang w:val="fr-CA"/>
                    </w:rPr>
                  </w:rPrChange>
                </w:rPr>
                <w:t xml:space="preserve">Responsable Hygiène, Assainissement </w:t>
              </w:r>
              <w:proofErr w:type="gramStart"/>
              <w:r w:rsidRPr="007A4AFC">
                <w:rPr>
                  <w:rFonts w:ascii="Arial Rounded MT Bold" w:hAnsi="Arial Rounded MT Bold"/>
                  <w:color w:val="000000" w:themeColor="text1"/>
                  <w:lang w:val="fr-CA"/>
                  <w:rPrChange w:id="5434" w:author="Dr Mamadou SANOGO" w:date="2023-10-25T18:15:00Z">
                    <w:rPr>
                      <w:rFonts w:ascii="Arial Rounded MT Bold" w:hAnsi="Arial Rounded MT Bold"/>
                      <w:lang w:val="fr-CA"/>
                    </w:rPr>
                  </w:rPrChange>
                </w:rPr>
                <w:t>et  sécurité</w:t>
              </w:r>
              <w:proofErr w:type="gramEnd"/>
            </w:ins>
          </w:p>
        </w:tc>
      </w:tr>
      <w:tr w:rsidR="007A4AFC" w:rsidRPr="007A4AFC" w14:paraId="0701F9AD" w14:textId="77777777" w:rsidTr="006778CD">
        <w:trPr>
          <w:jc w:val="center"/>
          <w:ins w:id="5435" w:author="Dr Mamadou SANOGO" w:date="2023-10-25T13:23:00Z"/>
        </w:trPr>
        <w:tc>
          <w:tcPr>
            <w:tcW w:w="1838" w:type="dxa"/>
            <w:tcPrChange w:id="5436" w:author="Dr Mamadou SANOGO" w:date="2023-10-27T14:00:00Z">
              <w:tcPr>
                <w:tcW w:w="1838" w:type="dxa"/>
              </w:tcPr>
            </w:tcPrChange>
          </w:tcPr>
          <w:p w14:paraId="5121EFDA" w14:textId="3F950983" w:rsidR="000E0336" w:rsidRPr="007A4AFC" w:rsidRDefault="00CB3C42" w:rsidP="00D27EF1">
            <w:pPr>
              <w:spacing w:before="120" w:after="120"/>
              <w:rPr>
                <w:ins w:id="5437" w:author="Dr Mamadou SANOGO" w:date="2023-10-25T13:23:00Z"/>
                <w:rFonts w:ascii="Arial Rounded MT Bold" w:hAnsi="Arial Rounded MT Bold"/>
                <w:color w:val="000000" w:themeColor="text1"/>
                <w:lang w:val="fr-CA"/>
                <w:rPrChange w:id="5438" w:author="Dr Mamadou SANOGO" w:date="2023-10-25T18:15:00Z">
                  <w:rPr>
                    <w:ins w:id="5439" w:author="Dr Mamadou SANOGO" w:date="2023-10-25T13:23:00Z"/>
                    <w:rFonts w:ascii="Arial Rounded MT Bold" w:hAnsi="Arial Rounded MT Bold"/>
                    <w:lang w:val="fr-CA"/>
                  </w:rPr>
                </w:rPrChange>
              </w:rPr>
            </w:pPr>
            <w:ins w:id="5440" w:author="Dr Mamadou SANOGO" w:date="2023-10-26T15:40:00Z">
              <w:r>
                <w:rPr>
                  <w:rFonts w:ascii="Arial Rounded MT Bold" w:hAnsi="Arial Rounded MT Bold"/>
                  <w:color w:val="000000" w:themeColor="text1"/>
                  <w:lang w:val="fr-CA"/>
                </w:rPr>
                <w:t>TRAORE</w:t>
              </w:r>
            </w:ins>
          </w:p>
        </w:tc>
        <w:tc>
          <w:tcPr>
            <w:tcW w:w="2126" w:type="dxa"/>
            <w:tcPrChange w:id="5441" w:author="Dr Mamadou SANOGO" w:date="2023-10-27T14:00:00Z">
              <w:tcPr>
                <w:tcW w:w="2126" w:type="dxa"/>
              </w:tcPr>
            </w:tcPrChange>
          </w:tcPr>
          <w:p w14:paraId="1DFB562A" w14:textId="42CFC981" w:rsidR="000E0336" w:rsidRPr="007A4AFC" w:rsidRDefault="00CB3C42" w:rsidP="00D27EF1">
            <w:pPr>
              <w:spacing w:before="120" w:after="120"/>
              <w:rPr>
                <w:ins w:id="5442" w:author="Dr Mamadou SANOGO" w:date="2023-10-25T13:23:00Z"/>
                <w:rFonts w:ascii="Arial Rounded MT Bold" w:hAnsi="Arial Rounded MT Bold"/>
                <w:color w:val="000000" w:themeColor="text1"/>
                <w:lang w:val="fr-CA"/>
                <w:rPrChange w:id="5443" w:author="Dr Mamadou SANOGO" w:date="2023-10-25T18:15:00Z">
                  <w:rPr>
                    <w:ins w:id="5444" w:author="Dr Mamadou SANOGO" w:date="2023-10-25T13:23:00Z"/>
                    <w:rFonts w:ascii="Arial Rounded MT Bold" w:hAnsi="Arial Rounded MT Bold"/>
                    <w:lang w:val="fr-CA"/>
                  </w:rPr>
                </w:rPrChange>
              </w:rPr>
            </w:pPr>
            <w:ins w:id="5445" w:author="Dr Mamadou SANOGO" w:date="2023-10-26T15:40:00Z">
              <w:r>
                <w:rPr>
                  <w:rFonts w:ascii="Arial Rounded MT Bold" w:hAnsi="Arial Rounded MT Bold"/>
                  <w:color w:val="000000" w:themeColor="text1"/>
                  <w:lang w:val="fr-CA"/>
                </w:rPr>
                <w:t>Salimata</w:t>
              </w:r>
            </w:ins>
          </w:p>
        </w:tc>
        <w:tc>
          <w:tcPr>
            <w:tcW w:w="5430" w:type="dxa"/>
            <w:tcPrChange w:id="5446" w:author="Dr Mamadou SANOGO" w:date="2023-10-27T14:00:00Z">
              <w:tcPr>
                <w:tcW w:w="5430" w:type="dxa"/>
              </w:tcPr>
            </w:tcPrChange>
          </w:tcPr>
          <w:p w14:paraId="4E25462D" w14:textId="77777777" w:rsidR="000E0336" w:rsidRPr="007A4AFC" w:rsidRDefault="000E0336" w:rsidP="00D27EF1">
            <w:pPr>
              <w:spacing w:before="120" w:after="120"/>
              <w:rPr>
                <w:ins w:id="5447" w:author="Dr Mamadou SANOGO" w:date="2023-10-25T13:23:00Z"/>
                <w:rFonts w:ascii="Arial Rounded MT Bold" w:hAnsi="Arial Rounded MT Bold"/>
                <w:color w:val="000000" w:themeColor="text1"/>
                <w:lang w:val="fr-CA"/>
                <w:rPrChange w:id="5448" w:author="Dr Mamadou SANOGO" w:date="2023-10-25T18:15:00Z">
                  <w:rPr>
                    <w:ins w:id="5449" w:author="Dr Mamadou SANOGO" w:date="2023-10-25T13:23:00Z"/>
                    <w:rFonts w:ascii="Arial Rounded MT Bold" w:hAnsi="Arial Rounded MT Bold"/>
                    <w:lang w:val="fr-CA"/>
                  </w:rPr>
                </w:rPrChange>
              </w:rPr>
            </w:pPr>
            <w:ins w:id="5450" w:author="Dr Mamadou SANOGO" w:date="2023-10-25T13:23:00Z">
              <w:r w:rsidRPr="007A4AFC">
                <w:rPr>
                  <w:rFonts w:ascii="Arial Rounded MT Bold" w:hAnsi="Arial Rounded MT Bold"/>
                  <w:color w:val="000000" w:themeColor="text1"/>
                  <w:lang w:val="fr-CA"/>
                  <w:rPrChange w:id="5451" w:author="Dr Mamadou SANOGO" w:date="2023-10-25T18:15:00Z">
                    <w:rPr>
                      <w:rFonts w:ascii="Arial Rounded MT Bold" w:hAnsi="Arial Rounded MT Bold"/>
                      <w:lang w:val="fr-CA"/>
                    </w:rPr>
                  </w:rPrChange>
                </w:rPr>
                <w:t>Étudiante actuelle</w:t>
              </w:r>
            </w:ins>
          </w:p>
        </w:tc>
      </w:tr>
      <w:tr w:rsidR="007A4AFC" w:rsidRPr="007A4AFC" w14:paraId="3491ED15" w14:textId="77777777" w:rsidTr="006778CD">
        <w:trPr>
          <w:jc w:val="center"/>
          <w:ins w:id="5452" w:author="Dr Mamadou SANOGO" w:date="2023-10-25T13:23:00Z"/>
        </w:trPr>
        <w:tc>
          <w:tcPr>
            <w:tcW w:w="1838" w:type="dxa"/>
            <w:tcPrChange w:id="5453" w:author="Dr Mamadou SANOGO" w:date="2023-10-27T14:00:00Z">
              <w:tcPr>
                <w:tcW w:w="1838" w:type="dxa"/>
              </w:tcPr>
            </w:tcPrChange>
          </w:tcPr>
          <w:p w14:paraId="71D426B4" w14:textId="5A1493BF" w:rsidR="000E0336" w:rsidRPr="007A4AFC" w:rsidRDefault="00CB3C42" w:rsidP="00D27EF1">
            <w:pPr>
              <w:spacing w:before="120" w:after="120"/>
              <w:rPr>
                <w:ins w:id="5454" w:author="Dr Mamadou SANOGO" w:date="2023-10-25T13:23:00Z"/>
                <w:rFonts w:ascii="Arial Rounded MT Bold" w:hAnsi="Arial Rounded MT Bold"/>
                <w:color w:val="000000" w:themeColor="text1"/>
                <w:lang w:val="fr-CA"/>
                <w:rPrChange w:id="5455" w:author="Dr Mamadou SANOGO" w:date="2023-10-25T18:15:00Z">
                  <w:rPr>
                    <w:ins w:id="5456" w:author="Dr Mamadou SANOGO" w:date="2023-10-25T13:23:00Z"/>
                    <w:rFonts w:ascii="Arial Rounded MT Bold" w:hAnsi="Arial Rounded MT Bold"/>
                    <w:lang w:val="fr-CA"/>
                  </w:rPr>
                </w:rPrChange>
              </w:rPr>
            </w:pPr>
            <w:ins w:id="5457" w:author="Dr Mamadou SANOGO" w:date="2023-10-26T15:40:00Z">
              <w:r>
                <w:rPr>
                  <w:rFonts w:ascii="Arial Rounded MT Bold" w:hAnsi="Arial Rounded MT Bold"/>
                  <w:color w:val="000000" w:themeColor="text1"/>
                  <w:lang w:val="fr-CA"/>
                </w:rPr>
                <w:t>DEMBELE</w:t>
              </w:r>
            </w:ins>
          </w:p>
        </w:tc>
        <w:tc>
          <w:tcPr>
            <w:tcW w:w="2126" w:type="dxa"/>
            <w:tcPrChange w:id="5458" w:author="Dr Mamadou SANOGO" w:date="2023-10-27T14:00:00Z">
              <w:tcPr>
                <w:tcW w:w="2126" w:type="dxa"/>
              </w:tcPr>
            </w:tcPrChange>
          </w:tcPr>
          <w:p w14:paraId="72DDC4D1" w14:textId="662A9726" w:rsidR="000E0336" w:rsidRPr="007A4AFC" w:rsidRDefault="00CB3C42" w:rsidP="00D27EF1">
            <w:pPr>
              <w:spacing w:before="120" w:after="120"/>
              <w:rPr>
                <w:ins w:id="5459" w:author="Dr Mamadou SANOGO" w:date="2023-10-25T13:23:00Z"/>
                <w:rFonts w:ascii="Arial Rounded MT Bold" w:hAnsi="Arial Rounded MT Bold"/>
                <w:color w:val="000000" w:themeColor="text1"/>
                <w:lang w:val="fr-CA"/>
                <w:rPrChange w:id="5460" w:author="Dr Mamadou SANOGO" w:date="2023-10-25T18:15:00Z">
                  <w:rPr>
                    <w:ins w:id="5461" w:author="Dr Mamadou SANOGO" w:date="2023-10-25T13:23:00Z"/>
                    <w:rFonts w:ascii="Arial Rounded MT Bold" w:hAnsi="Arial Rounded MT Bold"/>
                    <w:lang w:val="fr-CA"/>
                  </w:rPr>
                </w:rPrChange>
              </w:rPr>
            </w:pPr>
            <w:ins w:id="5462" w:author="Dr Mamadou SANOGO" w:date="2023-10-26T15:40:00Z">
              <w:r>
                <w:rPr>
                  <w:rFonts w:ascii="Arial Rounded MT Bold" w:hAnsi="Arial Rounded MT Bold"/>
                  <w:color w:val="000000" w:themeColor="text1"/>
                  <w:lang w:val="fr-CA"/>
                </w:rPr>
                <w:t>Issa</w:t>
              </w:r>
            </w:ins>
          </w:p>
        </w:tc>
        <w:tc>
          <w:tcPr>
            <w:tcW w:w="5430" w:type="dxa"/>
            <w:tcPrChange w:id="5463" w:author="Dr Mamadou SANOGO" w:date="2023-10-27T14:00:00Z">
              <w:tcPr>
                <w:tcW w:w="5430" w:type="dxa"/>
              </w:tcPr>
            </w:tcPrChange>
          </w:tcPr>
          <w:p w14:paraId="40D488D3" w14:textId="77777777" w:rsidR="000E0336" w:rsidRPr="007A4AFC" w:rsidRDefault="000E0336" w:rsidP="00D27EF1">
            <w:pPr>
              <w:spacing w:before="120" w:after="120"/>
              <w:rPr>
                <w:ins w:id="5464" w:author="Dr Mamadou SANOGO" w:date="2023-10-25T13:23:00Z"/>
                <w:rFonts w:ascii="Arial Rounded MT Bold" w:hAnsi="Arial Rounded MT Bold"/>
                <w:color w:val="000000" w:themeColor="text1"/>
                <w:lang w:val="fr-CA"/>
                <w:rPrChange w:id="5465" w:author="Dr Mamadou SANOGO" w:date="2023-10-25T18:15:00Z">
                  <w:rPr>
                    <w:ins w:id="5466" w:author="Dr Mamadou SANOGO" w:date="2023-10-25T13:23:00Z"/>
                    <w:rFonts w:ascii="Arial Rounded MT Bold" w:hAnsi="Arial Rounded MT Bold"/>
                    <w:lang w:val="fr-CA"/>
                  </w:rPr>
                </w:rPrChange>
              </w:rPr>
            </w:pPr>
            <w:ins w:id="5467" w:author="Dr Mamadou SANOGO" w:date="2023-10-25T13:23:00Z">
              <w:r w:rsidRPr="007A4AFC">
                <w:rPr>
                  <w:rFonts w:ascii="Arial Rounded MT Bold" w:hAnsi="Arial Rounded MT Bold"/>
                  <w:color w:val="000000" w:themeColor="text1"/>
                  <w:lang w:val="fr-CA"/>
                  <w:rPrChange w:id="5468" w:author="Dr Mamadou SANOGO" w:date="2023-10-25T18:15:00Z">
                    <w:rPr>
                      <w:rFonts w:ascii="Arial Rounded MT Bold" w:hAnsi="Arial Rounded MT Bold"/>
                      <w:lang w:val="fr-CA"/>
                    </w:rPr>
                  </w:rPrChange>
                </w:rPr>
                <w:t>Ancien étudiant</w:t>
              </w:r>
            </w:ins>
          </w:p>
        </w:tc>
      </w:tr>
      <w:bookmarkEnd w:id="5324"/>
    </w:tbl>
    <w:p w14:paraId="5D40FDB8" w14:textId="77777777" w:rsidR="000E0336" w:rsidRPr="007A4AFC" w:rsidRDefault="000E0336" w:rsidP="000E0336">
      <w:pPr>
        <w:rPr>
          <w:ins w:id="5469" w:author="Dr Mamadou SANOGO" w:date="2023-10-25T13:23:00Z"/>
          <w:rFonts w:ascii="Cambria" w:hAnsi="Cambria"/>
          <w:color w:val="000000" w:themeColor="text1"/>
          <w:lang w:val="fr-CA"/>
          <w:rPrChange w:id="5470" w:author="Dr Mamadou SANOGO" w:date="2023-10-25T18:15:00Z">
            <w:rPr>
              <w:ins w:id="5471" w:author="Dr Mamadou SANOGO" w:date="2023-10-25T13:23:00Z"/>
              <w:rFonts w:ascii="Cambria" w:hAnsi="Cambria"/>
              <w:lang w:val="fr-CA"/>
            </w:rPr>
          </w:rPrChange>
        </w:rPr>
      </w:pPr>
    </w:p>
    <w:p w14:paraId="21525370" w14:textId="77777777" w:rsidR="000E0336" w:rsidRPr="007A4AFC" w:rsidRDefault="000E0336" w:rsidP="000E0336">
      <w:pPr>
        <w:pStyle w:val="4-TextePAO"/>
        <w:spacing w:before="0" w:line="240" w:lineRule="auto"/>
        <w:ind w:firstLine="0"/>
        <w:jc w:val="center"/>
        <w:rPr>
          <w:ins w:id="5472" w:author="Dr Mamadou SANOGO" w:date="2023-10-25T13:23:00Z"/>
          <w:rFonts w:ascii="Arial Rounded MT Bold" w:hAnsi="Arial Rounded MT Bold"/>
          <w:b/>
          <w:color w:val="000000" w:themeColor="text1"/>
          <w:sz w:val="24"/>
          <w:szCs w:val="72"/>
          <w:lang w:val="fr-ML"/>
          <w:rPrChange w:id="5473" w:author="Dr Mamadou SANOGO" w:date="2023-10-25T18:15:00Z">
            <w:rPr>
              <w:ins w:id="5474" w:author="Dr Mamadou SANOGO" w:date="2023-10-25T13:23:00Z"/>
              <w:rFonts w:ascii="Arial Rounded MT Bold" w:hAnsi="Arial Rounded MT Bold"/>
              <w:b/>
              <w:sz w:val="24"/>
              <w:szCs w:val="72"/>
              <w:lang w:val="fr-ML"/>
            </w:rPr>
          </w:rPrChange>
        </w:rPr>
      </w:pPr>
      <w:ins w:id="5475" w:author="Dr Mamadou SANOGO" w:date="2023-10-25T13:23:00Z">
        <w:r w:rsidRPr="007A4AFC">
          <w:rPr>
            <w:rFonts w:ascii="Arial Rounded MT Bold" w:hAnsi="Arial Rounded MT Bold"/>
            <w:b/>
            <w:color w:val="000000" w:themeColor="text1"/>
            <w:sz w:val="24"/>
            <w:szCs w:val="72"/>
            <w:lang w:val="fr-ML"/>
            <w:rPrChange w:id="5476" w:author="Dr Mamadou SANOGO" w:date="2023-10-25T18:15:00Z">
              <w:rPr>
                <w:rFonts w:ascii="Arial Rounded MT Bold" w:hAnsi="Arial Rounded MT Bold"/>
                <w:b/>
                <w:sz w:val="24"/>
                <w:szCs w:val="72"/>
                <w:lang w:val="fr-ML"/>
              </w:rPr>
            </w:rPrChange>
          </w:rPr>
          <w:t>Fait à Bamako, le 1er juin 2023</w:t>
        </w:r>
      </w:ins>
    </w:p>
    <w:p w14:paraId="6E57B020" w14:textId="77777777" w:rsidR="000E0336" w:rsidRPr="007A4AFC" w:rsidRDefault="000E0336" w:rsidP="000E0336">
      <w:pPr>
        <w:pStyle w:val="4-TextePAO"/>
        <w:spacing w:before="0" w:line="240" w:lineRule="auto"/>
        <w:ind w:firstLine="0"/>
        <w:jc w:val="center"/>
        <w:rPr>
          <w:ins w:id="5477" w:author="Dr Mamadou SANOGO" w:date="2023-10-25T13:23:00Z"/>
          <w:rFonts w:ascii="Arial Rounded MT Bold" w:hAnsi="Arial Rounded MT Bold"/>
          <w:b/>
          <w:color w:val="000000" w:themeColor="text1"/>
          <w:sz w:val="24"/>
          <w:szCs w:val="72"/>
          <w:lang w:val="fr-ML"/>
          <w:rPrChange w:id="5478" w:author="Dr Mamadou SANOGO" w:date="2023-10-25T18:15:00Z">
            <w:rPr>
              <w:ins w:id="5479" w:author="Dr Mamadou SANOGO" w:date="2023-10-25T13:23:00Z"/>
              <w:rFonts w:ascii="Arial Rounded MT Bold" w:hAnsi="Arial Rounded MT Bold"/>
              <w:b/>
              <w:sz w:val="24"/>
              <w:szCs w:val="72"/>
              <w:lang w:val="fr-ML"/>
            </w:rPr>
          </w:rPrChange>
        </w:rPr>
      </w:pPr>
    </w:p>
    <w:p w14:paraId="350C9D8F" w14:textId="2521D378" w:rsidR="000E0336" w:rsidRPr="007A4AFC" w:rsidRDefault="000E0336" w:rsidP="000E0336">
      <w:pPr>
        <w:pStyle w:val="4-TextePAO"/>
        <w:spacing w:before="0" w:line="240" w:lineRule="auto"/>
        <w:ind w:firstLine="0"/>
        <w:jc w:val="center"/>
        <w:rPr>
          <w:ins w:id="5480" w:author="Dr Mamadou SANOGO" w:date="2023-10-25T13:23:00Z"/>
          <w:rFonts w:ascii="Arial Rounded MT Bold" w:hAnsi="Arial Rounded MT Bold"/>
          <w:b/>
          <w:color w:val="000000" w:themeColor="text1"/>
          <w:sz w:val="24"/>
          <w:szCs w:val="72"/>
          <w:lang w:val="fr-ML"/>
          <w:rPrChange w:id="5481" w:author="Dr Mamadou SANOGO" w:date="2023-10-25T18:15:00Z">
            <w:rPr>
              <w:ins w:id="5482" w:author="Dr Mamadou SANOGO" w:date="2023-10-25T13:23:00Z"/>
              <w:rFonts w:ascii="Arial Rounded MT Bold" w:hAnsi="Arial Rounded MT Bold"/>
              <w:b/>
              <w:sz w:val="24"/>
              <w:szCs w:val="72"/>
              <w:lang w:val="fr-ML"/>
            </w:rPr>
          </w:rPrChange>
        </w:rPr>
      </w:pPr>
      <w:ins w:id="5483" w:author="Dr Mamadou SANOGO" w:date="2023-10-25T13:23:00Z">
        <w:r w:rsidRPr="007A4AFC">
          <w:rPr>
            <w:rFonts w:ascii="Arial Rounded MT Bold" w:hAnsi="Arial Rounded MT Bold"/>
            <w:b/>
            <w:color w:val="000000" w:themeColor="text1"/>
            <w:sz w:val="24"/>
            <w:szCs w:val="72"/>
            <w:lang w:val="fr-ML"/>
            <w:rPrChange w:id="5484" w:author="Dr Mamadou SANOGO" w:date="2023-10-25T18:15:00Z">
              <w:rPr>
                <w:rFonts w:ascii="Arial Rounded MT Bold" w:hAnsi="Arial Rounded MT Bold"/>
                <w:b/>
                <w:sz w:val="24"/>
                <w:szCs w:val="72"/>
                <w:lang w:val="fr-ML"/>
              </w:rPr>
            </w:rPrChange>
          </w:rPr>
          <w:t>Le Directeur Général</w:t>
        </w:r>
      </w:ins>
      <w:ins w:id="5485" w:author="Dr Mamadou SANOGO" w:date="2023-10-27T14:00:00Z">
        <w:r w:rsidR="006778CD">
          <w:rPr>
            <w:rFonts w:ascii="Arial Rounded MT Bold" w:hAnsi="Arial Rounded MT Bold"/>
            <w:b/>
            <w:color w:val="000000" w:themeColor="text1"/>
            <w:sz w:val="24"/>
            <w:szCs w:val="72"/>
            <w:lang w:val="fr-ML"/>
          </w:rPr>
          <w:t>,</w:t>
        </w:r>
      </w:ins>
    </w:p>
    <w:p w14:paraId="40053A03" w14:textId="77777777" w:rsidR="000E0336" w:rsidRPr="007A4AFC" w:rsidRDefault="000E0336" w:rsidP="000E0336">
      <w:pPr>
        <w:pStyle w:val="4-TextePAO"/>
        <w:spacing w:before="0" w:line="240" w:lineRule="auto"/>
        <w:ind w:firstLine="0"/>
        <w:jc w:val="center"/>
        <w:rPr>
          <w:ins w:id="5486" w:author="Dr Mamadou SANOGO" w:date="2023-10-25T13:23:00Z"/>
          <w:rFonts w:ascii="Arial Rounded MT Bold" w:hAnsi="Arial Rounded MT Bold"/>
          <w:b/>
          <w:color w:val="000000" w:themeColor="text1"/>
          <w:sz w:val="24"/>
          <w:szCs w:val="72"/>
          <w:lang w:val="fr-ML"/>
          <w:rPrChange w:id="5487" w:author="Dr Mamadou SANOGO" w:date="2023-10-25T18:15:00Z">
            <w:rPr>
              <w:ins w:id="5488" w:author="Dr Mamadou SANOGO" w:date="2023-10-25T13:23:00Z"/>
              <w:rFonts w:ascii="Arial Rounded MT Bold" w:hAnsi="Arial Rounded MT Bold"/>
              <w:b/>
              <w:sz w:val="24"/>
              <w:szCs w:val="72"/>
              <w:lang w:val="fr-ML"/>
            </w:rPr>
          </w:rPrChange>
        </w:rPr>
      </w:pPr>
    </w:p>
    <w:p w14:paraId="238F4E5F" w14:textId="77777777" w:rsidR="000E0336" w:rsidRPr="007A4AFC" w:rsidRDefault="000E0336" w:rsidP="000E0336">
      <w:pPr>
        <w:pStyle w:val="4-TextePAO"/>
        <w:spacing w:before="0" w:line="240" w:lineRule="auto"/>
        <w:ind w:firstLine="0"/>
        <w:jc w:val="center"/>
        <w:rPr>
          <w:ins w:id="5489" w:author="Dr Mamadou SANOGO" w:date="2023-10-25T13:23:00Z"/>
          <w:rFonts w:ascii="Arial Rounded MT Bold" w:hAnsi="Arial Rounded MT Bold"/>
          <w:b/>
          <w:color w:val="000000" w:themeColor="text1"/>
          <w:sz w:val="24"/>
          <w:szCs w:val="72"/>
          <w:lang w:val="fr-ML"/>
          <w:rPrChange w:id="5490" w:author="Dr Mamadou SANOGO" w:date="2023-10-25T18:15:00Z">
            <w:rPr>
              <w:ins w:id="5491" w:author="Dr Mamadou SANOGO" w:date="2023-10-25T13:23:00Z"/>
              <w:rFonts w:ascii="Arial Rounded MT Bold" w:hAnsi="Arial Rounded MT Bold"/>
              <w:b/>
              <w:sz w:val="24"/>
              <w:szCs w:val="72"/>
              <w:lang w:val="fr-ML"/>
            </w:rPr>
          </w:rPrChange>
        </w:rPr>
      </w:pPr>
    </w:p>
    <w:p w14:paraId="4BBE5EB7" w14:textId="77777777" w:rsidR="000E0336" w:rsidRPr="007A4AFC" w:rsidRDefault="000E0336" w:rsidP="000E0336">
      <w:pPr>
        <w:pStyle w:val="4-TextePAO"/>
        <w:spacing w:before="0" w:line="240" w:lineRule="auto"/>
        <w:ind w:firstLine="0"/>
        <w:jc w:val="center"/>
        <w:rPr>
          <w:ins w:id="5492" w:author="Dr Mamadou SANOGO" w:date="2023-10-25T13:23:00Z"/>
          <w:rFonts w:ascii="Arial Rounded MT Bold" w:hAnsi="Arial Rounded MT Bold"/>
          <w:b/>
          <w:color w:val="000000" w:themeColor="text1"/>
          <w:sz w:val="24"/>
          <w:szCs w:val="72"/>
          <w:lang w:val="fr-ML"/>
          <w:rPrChange w:id="5493" w:author="Dr Mamadou SANOGO" w:date="2023-10-25T18:15:00Z">
            <w:rPr>
              <w:ins w:id="5494" w:author="Dr Mamadou SANOGO" w:date="2023-10-25T13:23:00Z"/>
              <w:rFonts w:ascii="Arial Rounded MT Bold" w:hAnsi="Arial Rounded MT Bold"/>
              <w:b/>
              <w:sz w:val="24"/>
              <w:szCs w:val="72"/>
              <w:lang w:val="fr-ML"/>
            </w:rPr>
          </w:rPrChange>
        </w:rPr>
      </w:pPr>
    </w:p>
    <w:p w14:paraId="614461E7" w14:textId="77777777" w:rsidR="000E0336" w:rsidRPr="007A4AFC" w:rsidRDefault="000E0336" w:rsidP="000E0336">
      <w:pPr>
        <w:pStyle w:val="4-TextePAO"/>
        <w:spacing w:before="0" w:line="240" w:lineRule="auto"/>
        <w:ind w:firstLine="0"/>
        <w:jc w:val="center"/>
        <w:rPr>
          <w:ins w:id="5495" w:author="Dr Mamadou SANOGO" w:date="2023-10-25T13:23:00Z"/>
          <w:rFonts w:ascii="Arial Rounded MT Bold" w:hAnsi="Arial Rounded MT Bold"/>
          <w:b/>
          <w:color w:val="000000" w:themeColor="text1"/>
          <w:sz w:val="24"/>
          <w:szCs w:val="72"/>
          <w:lang w:val="fr-ML"/>
          <w:rPrChange w:id="5496" w:author="Dr Mamadou SANOGO" w:date="2023-10-25T18:15:00Z">
            <w:rPr>
              <w:ins w:id="5497" w:author="Dr Mamadou SANOGO" w:date="2023-10-25T13:23:00Z"/>
              <w:rFonts w:ascii="Arial Rounded MT Bold" w:hAnsi="Arial Rounded MT Bold"/>
              <w:b/>
              <w:sz w:val="24"/>
              <w:szCs w:val="72"/>
              <w:lang w:val="fr-ML"/>
            </w:rPr>
          </w:rPrChange>
        </w:rPr>
      </w:pPr>
    </w:p>
    <w:p w14:paraId="176CC971" w14:textId="77777777" w:rsidR="000E0336" w:rsidRPr="007A4AFC" w:rsidRDefault="000E0336" w:rsidP="000E0336">
      <w:pPr>
        <w:pStyle w:val="4-TextePAO"/>
        <w:spacing w:before="0" w:line="240" w:lineRule="auto"/>
        <w:ind w:firstLine="0"/>
        <w:jc w:val="center"/>
        <w:rPr>
          <w:ins w:id="5498" w:author="Dr Mamadou SANOGO" w:date="2023-10-25T13:23:00Z"/>
          <w:rFonts w:ascii="Arial Rounded MT Bold" w:hAnsi="Arial Rounded MT Bold"/>
          <w:b/>
          <w:color w:val="000000" w:themeColor="text1"/>
          <w:sz w:val="24"/>
          <w:szCs w:val="72"/>
          <w:lang w:val="fr-ML"/>
          <w:rPrChange w:id="5499" w:author="Dr Mamadou SANOGO" w:date="2023-10-25T18:15:00Z">
            <w:rPr>
              <w:ins w:id="5500" w:author="Dr Mamadou SANOGO" w:date="2023-10-25T13:23:00Z"/>
              <w:rFonts w:ascii="Arial Rounded MT Bold" w:hAnsi="Arial Rounded MT Bold"/>
              <w:b/>
              <w:sz w:val="24"/>
              <w:szCs w:val="72"/>
              <w:lang w:val="fr-ML"/>
            </w:rPr>
          </w:rPrChange>
        </w:rPr>
      </w:pPr>
      <w:ins w:id="5501" w:author="Dr Mamadou SANOGO" w:date="2023-10-25T13:23:00Z">
        <w:r w:rsidRPr="007A4AFC">
          <w:rPr>
            <w:rFonts w:ascii="Arial Rounded MT Bold" w:hAnsi="Arial Rounded MT Bold"/>
            <w:b/>
            <w:color w:val="000000" w:themeColor="text1"/>
            <w:sz w:val="24"/>
            <w:szCs w:val="72"/>
            <w:lang w:val="fr-ML"/>
            <w:rPrChange w:id="5502" w:author="Dr Mamadou SANOGO" w:date="2023-10-25T18:15:00Z">
              <w:rPr>
                <w:rFonts w:ascii="Arial Rounded MT Bold" w:hAnsi="Arial Rounded MT Bold"/>
                <w:b/>
                <w:sz w:val="24"/>
                <w:szCs w:val="72"/>
                <w:lang w:val="fr-ML"/>
              </w:rPr>
            </w:rPrChange>
          </w:rPr>
          <w:t>Dr Mamadou SANOGO</w:t>
        </w:r>
      </w:ins>
    </w:p>
    <w:p w14:paraId="4378A474" w14:textId="77777777" w:rsidR="000E0336" w:rsidRPr="007A4AFC" w:rsidRDefault="000E0336" w:rsidP="000E0336">
      <w:pPr>
        <w:rPr>
          <w:ins w:id="5503" w:author="Dr Mamadou SANOGO" w:date="2023-10-25T13:23:00Z"/>
          <w:rFonts w:ascii="Cambria" w:hAnsi="Cambria"/>
          <w:b/>
          <w:color w:val="000000" w:themeColor="text1"/>
          <w:szCs w:val="24"/>
          <w:lang w:val="fr-CA"/>
          <w:rPrChange w:id="5504" w:author="Dr Mamadou SANOGO" w:date="2023-10-25T18:15:00Z">
            <w:rPr>
              <w:ins w:id="5505" w:author="Dr Mamadou SANOGO" w:date="2023-10-25T13:23:00Z"/>
              <w:rFonts w:ascii="Cambria" w:hAnsi="Cambria"/>
              <w:b/>
              <w:szCs w:val="24"/>
              <w:lang w:val="fr-CA"/>
            </w:rPr>
          </w:rPrChange>
        </w:rPr>
      </w:pPr>
    </w:p>
    <w:p w14:paraId="0649DD05" w14:textId="77777777" w:rsidR="000E0336" w:rsidRPr="007A4AFC" w:rsidRDefault="000E0336" w:rsidP="000E0336">
      <w:pPr>
        <w:rPr>
          <w:ins w:id="5506" w:author="Dr Mamadou SANOGO" w:date="2023-10-25T13:23:00Z"/>
          <w:rFonts w:ascii="Cambria" w:hAnsi="Cambria"/>
          <w:b/>
          <w:color w:val="000000" w:themeColor="text1"/>
          <w:szCs w:val="24"/>
          <w:lang w:val="fr-CA"/>
          <w:rPrChange w:id="5507" w:author="Dr Mamadou SANOGO" w:date="2023-10-25T18:15:00Z">
            <w:rPr>
              <w:ins w:id="5508" w:author="Dr Mamadou SANOGO" w:date="2023-10-25T13:23:00Z"/>
              <w:rFonts w:ascii="Cambria" w:hAnsi="Cambria"/>
              <w:b/>
              <w:szCs w:val="24"/>
              <w:lang w:val="fr-CA"/>
            </w:rPr>
          </w:rPrChange>
        </w:rPr>
      </w:pPr>
    </w:p>
    <w:p w14:paraId="32D40C0C" w14:textId="77777777" w:rsidR="003B4A3F" w:rsidRPr="007A4AFC" w:rsidRDefault="003B4A3F">
      <w:pPr>
        <w:widowControl w:val="0"/>
        <w:autoSpaceDE w:val="0"/>
        <w:autoSpaceDN w:val="0"/>
        <w:adjustRightInd w:val="0"/>
        <w:spacing w:before="5" w:line="280" w:lineRule="exact"/>
        <w:ind w:right="9"/>
        <w:rPr>
          <w:color w:val="000000" w:themeColor="text1"/>
          <w:sz w:val="28"/>
          <w:szCs w:val="28"/>
          <w:rPrChange w:id="5509" w:author="Dr Mamadou SANOGO" w:date="2023-10-25T18:15:00Z">
            <w:rPr>
              <w:color w:val="000000"/>
              <w:sz w:val="28"/>
              <w:szCs w:val="28"/>
            </w:rPr>
          </w:rPrChange>
        </w:rPr>
      </w:pPr>
    </w:p>
    <w:p w14:paraId="0BDEF53D" w14:textId="77777777" w:rsidR="00011374" w:rsidRPr="007A4AFC" w:rsidRDefault="00011374">
      <w:pPr>
        <w:widowControl w:val="0"/>
        <w:autoSpaceDE w:val="0"/>
        <w:autoSpaceDN w:val="0"/>
        <w:adjustRightInd w:val="0"/>
        <w:spacing w:line="240" w:lineRule="auto"/>
        <w:ind w:right="9"/>
        <w:rPr>
          <w:color w:val="000000" w:themeColor="text1"/>
          <w:szCs w:val="24"/>
          <w:rPrChange w:id="5510" w:author="Dr Mamadou SANOGO" w:date="2023-10-25T18:15:00Z">
            <w:rPr>
              <w:color w:val="000000"/>
              <w:szCs w:val="24"/>
            </w:rPr>
          </w:rPrChange>
        </w:rPr>
      </w:pPr>
    </w:p>
    <w:p w14:paraId="0372E694" w14:textId="77777777" w:rsidR="00011374" w:rsidRPr="007A4AFC" w:rsidRDefault="00011374">
      <w:pPr>
        <w:widowControl w:val="0"/>
        <w:autoSpaceDE w:val="0"/>
        <w:autoSpaceDN w:val="0"/>
        <w:adjustRightInd w:val="0"/>
        <w:spacing w:line="240" w:lineRule="auto"/>
        <w:ind w:right="9"/>
        <w:rPr>
          <w:color w:val="000000" w:themeColor="text1"/>
          <w:szCs w:val="24"/>
          <w:rPrChange w:id="5511" w:author="Dr Mamadou SANOGO" w:date="2023-10-25T18:15:00Z">
            <w:rPr>
              <w:color w:val="000000"/>
              <w:szCs w:val="24"/>
            </w:rPr>
          </w:rPrChange>
        </w:rPr>
      </w:pPr>
    </w:p>
    <w:p w14:paraId="6A045ED4" w14:textId="77777777" w:rsidR="00011374" w:rsidRPr="007A4AFC" w:rsidRDefault="00011374">
      <w:pPr>
        <w:widowControl w:val="0"/>
        <w:autoSpaceDE w:val="0"/>
        <w:autoSpaceDN w:val="0"/>
        <w:adjustRightInd w:val="0"/>
        <w:spacing w:line="240" w:lineRule="auto"/>
        <w:ind w:right="9"/>
        <w:rPr>
          <w:color w:val="000000" w:themeColor="text1"/>
          <w:szCs w:val="24"/>
          <w:rPrChange w:id="5512" w:author="Dr Mamadou SANOGO" w:date="2023-10-25T18:15:00Z">
            <w:rPr>
              <w:color w:val="000000"/>
              <w:szCs w:val="24"/>
            </w:rPr>
          </w:rPrChange>
        </w:rPr>
      </w:pPr>
    </w:p>
    <w:p w14:paraId="44B6EB85" w14:textId="77777777" w:rsidR="00011374" w:rsidRPr="007A4AFC" w:rsidRDefault="00011374">
      <w:pPr>
        <w:widowControl w:val="0"/>
        <w:autoSpaceDE w:val="0"/>
        <w:autoSpaceDN w:val="0"/>
        <w:adjustRightInd w:val="0"/>
        <w:spacing w:line="240" w:lineRule="auto"/>
        <w:ind w:right="9"/>
        <w:rPr>
          <w:color w:val="000000" w:themeColor="text1"/>
          <w:szCs w:val="24"/>
          <w:rPrChange w:id="5513" w:author="Dr Mamadou SANOGO" w:date="2023-10-25T18:15:00Z">
            <w:rPr>
              <w:color w:val="000000"/>
              <w:szCs w:val="24"/>
            </w:rPr>
          </w:rPrChange>
        </w:rPr>
      </w:pPr>
    </w:p>
    <w:p w14:paraId="38761480" w14:textId="77777777" w:rsidR="00011374" w:rsidRPr="007A4AFC" w:rsidRDefault="00011374">
      <w:pPr>
        <w:widowControl w:val="0"/>
        <w:autoSpaceDE w:val="0"/>
        <w:autoSpaceDN w:val="0"/>
        <w:adjustRightInd w:val="0"/>
        <w:spacing w:line="240" w:lineRule="auto"/>
        <w:ind w:right="9"/>
        <w:rPr>
          <w:color w:val="000000" w:themeColor="text1"/>
          <w:szCs w:val="24"/>
          <w:rPrChange w:id="5514" w:author="Dr Mamadou SANOGO" w:date="2023-10-25T18:15:00Z">
            <w:rPr>
              <w:color w:val="000000"/>
              <w:szCs w:val="24"/>
            </w:rPr>
          </w:rPrChange>
        </w:rPr>
      </w:pPr>
    </w:p>
    <w:p w14:paraId="24FD3B68" w14:textId="77777777" w:rsidR="00011374" w:rsidRPr="007A4AFC" w:rsidRDefault="00011374">
      <w:pPr>
        <w:widowControl w:val="0"/>
        <w:autoSpaceDE w:val="0"/>
        <w:autoSpaceDN w:val="0"/>
        <w:adjustRightInd w:val="0"/>
        <w:spacing w:line="240" w:lineRule="auto"/>
        <w:ind w:right="9"/>
        <w:rPr>
          <w:color w:val="000000" w:themeColor="text1"/>
          <w:szCs w:val="24"/>
          <w:rPrChange w:id="5515" w:author="Dr Mamadou SANOGO" w:date="2023-10-25T18:15:00Z">
            <w:rPr>
              <w:color w:val="000000"/>
              <w:szCs w:val="24"/>
            </w:rPr>
          </w:rPrChange>
        </w:rPr>
      </w:pPr>
    </w:p>
    <w:p w14:paraId="21DCD482" w14:textId="77777777" w:rsidR="00011374" w:rsidRPr="007A4AFC" w:rsidRDefault="00011374">
      <w:pPr>
        <w:widowControl w:val="0"/>
        <w:autoSpaceDE w:val="0"/>
        <w:autoSpaceDN w:val="0"/>
        <w:adjustRightInd w:val="0"/>
        <w:spacing w:line="240" w:lineRule="auto"/>
        <w:ind w:right="9"/>
        <w:rPr>
          <w:color w:val="000000" w:themeColor="text1"/>
          <w:szCs w:val="24"/>
          <w:rPrChange w:id="5516" w:author="Dr Mamadou SANOGO" w:date="2023-10-25T18:15:00Z">
            <w:rPr>
              <w:color w:val="000000"/>
              <w:szCs w:val="24"/>
            </w:rPr>
          </w:rPrChange>
        </w:rPr>
      </w:pPr>
    </w:p>
    <w:p w14:paraId="2FD13CE5" w14:textId="77777777" w:rsidR="00011374" w:rsidRPr="007A4AFC" w:rsidRDefault="00011374">
      <w:pPr>
        <w:widowControl w:val="0"/>
        <w:autoSpaceDE w:val="0"/>
        <w:autoSpaceDN w:val="0"/>
        <w:adjustRightInd w:val="0"/>
        <w:spacing w:line="240" w:lineRule="auto"/>
        <w:ind w:right="9"/>
        <w:rPr>
          <w:color w:val="000000" w:themeColor="text1"/>
          <w:szCs w:val="24"/>
          <w:rPrChange w:id="5517" w:author="Dr Mamadou SANOGO" w:date="2023-10-25T18:15:00Z">
            <w:rPr>
              <w:color w:val="000000"/>
              <w:szCs w:val="24"/>
            </w:rPr>
          </w:rPrChange>
        </w:rPr>
      </w:pPr>
    </w:p>
    <w:p w14:paraId="0919E37A" w14:textId="77777777" w:rsidR="00011374" w:rsidRPr="007A4AFC" w:rsidRDefault="00011374">
      <w:pPr>
        <w:widowControl w:val="0"/>
        <w:autoSpaceDE w:val="0"/>
        <w:autoSpaceDN w:val="0"/>
        <w:adjustRightInd w:val="0"/>
        <w:spacing w:line="240" w:lineRule="auto"/>
        <w:ind w:right="9"/>
        <w:rPr>
          <w:color w:val="000000" w:themeColor="text1"/>
          <w:szCs w:val="24"/>
          <w:rPrChange w:id="5518" w:author="Dr Mamadou SANOGO" w:date="2023-10-25T18:15:00Z">
            <w:rPr>
              <w:color w:val="000000"/>
              <w:szCs w:val="24"/>
            </w:rPr>
          </w:rPrChange>
        </w:rPr>
      </w:pPr>
    </w:p>
    <w:p w14:paraId="41388155" w14:textId="77777777" w:rsidR="00011374" w:rsidRPr="007A4AFC" w:rsidRDefault="00011374">
      <w:pPr>
        <w:widowControl w:val="0"/>
        <w:autoSpaceDE w:val="0"/>
        <w:autoSpaceDN w:val="0"/>
        <w:adjustRightInd w:val="0"/>
        <w:spacing w:line="240" w:lineRule="auto"/>
        <w:ind w:right="9"/>
        <w:rPr>
          <w:color w:val="000000" w:themeColor="text1"/>
          <w:szCs w:val="24"/>
          <w:rPrChange w:id="5519" w:author="Dr Mamadou SANOGO" w:date="2023-10-25T18:15:00Z">
            <w:rPr>
              <w:color w:val="000000"/>
              <w:szCs w:val="24"/>
            </w:rPr>
          </w:rPrChange>
        </w:rPr>
      </w:pPr>
    </w:p>
    <w:p w14:paraId="2FC674B1" w14:textId="77777777" w:rsidR="00011374" w:rsidRPr="007A4AFC" w:rsidRDefault="00011374">
      <w:pPr>
        <w:widowControl w:val="0"/>
        <w:autoSpaceDE w:val="0"/>
        <w:autoSpaceDN w:val="0"/>
        <w:adjustRightInd w:val="0"/>
        <w:spacing w:line="240" w:lineRule="auto"/>
        <w:ind w:right="9"/>
        <w:rPr>
          <w:color w:val="000000" w:themeColor="text1"/>
          <w:szCs w:val="24"/>
          <w:rPrChange w:id="5520" w:author="Dr Mamadou SANOGO" w:date="2023-10-25T18:15:00Z">
            <w:rPr>
              <w:color w:val="000000"/>
              <w:szCs w:val="24"/>
            </w:rPr>
          </w:rPrChange>
        </w:rPr>
      </w:pPr>
    </w:p>
    <w:p w14:paraId="6B7789D5" w14:textId="77777777" w:rsidR="00011374" w:rsidRPr="007A4AFC" w:rsidRDefault="00011374">
      <w:pPr>
        <w:widowControl w:val="0"/>
        <w:autoSpaceDE w:val="0"/>
        <w:autoSpaceDN w:val="0"/>
        <w:adjustRightInd w:val="0"/>
        <w:spacing w:line="240" w:lineRule="auto"/>
        <w:ind w:right="9"/>
        <w:rPr>
          <w:color w:val="000000" w:themeColor="text1"/>
          <w:szCs w:val="24"/>
          <w:rPrChange w:id="5521" w:author="Dr Mamadou SANOGO" w:date="2023-10-25T18:15:00Z">
            <w:rPr>
              <w:color w:val="000000"/>
              <w:szCs w:val="24"/>
            </w:rPr>
          </w:rPrChange>
        </w:rPr>
      </w:pPr>
    </w:p>
    <w:p w14:paraId="63EFA0EB" w14:textId="77777777" w:rsidR="00011374" w:rsidRPr="007A4AFC" w:rsidRDefault="00011374">
      <w:pPr>
        <w:widowControl w:val="0"/>
        <w:autoSpaceDE w:val="0"/>
        <w:autoSpaceDN w:val="0"/>
        <w:adjustRightInd w:val="0"/>
        <w:spacing w:line="240" w:lineRule="auto"/>
        <w:ind w:right="9"/>
        <w:rPr>
          <w:color w:val="000000" w:themeColor="text1"/>
          <w:szCs w:val="24"/>
          <w:rPrChange w:id="5522" w:author="Dr Mamadou SANOGO" w:date="2023-10-25T18:15:00Z">
            <w:rPr>
              <w:color w:val="000000"/>
              <w:szCs w:val="24"/>
            </w:rPr>
          </w:rPrChange>
        </w:rPr>
      </w:pPr>
    </w:p>
    <w:p w14:paraId="7AFD50FA" w14:textId="77777777" w:rsidR="00011374" w:rsidRPr="007A4AFC" w:rsidRDefault="00011374">
      <w:pPr>
        <w:widowControl w:val="0"/>
        <w:autoSpaceDE w:val="0"/>
        <w:autoSpaceDN w:val="0"/>
        <w:adjustRightInd w:val="0"/>
        <w:spacing w:line="240" w:lineRule="auto"/>
        <w:ind w:right="9"/>
        <w:rPr>
          <w:color w:val="000000" w:themeColor="text1"/>
          <w:szCs w:val="24"/>
          <w:rPrChange w:id="5523" w:author="Dr Mamadou SANOGO" w:date="2023-10-25T18:15:00Z">
            <w:rPr>
              <w:color w:val="000000"/>
              <w:szCs w:val="24"/>
            </w:rPr>
          </w:rPrChange>
        </w:rPr>
      </w:pPr>
    </w:p>
    <w:p w14:paraId="63187F74" w14:textId="77777777" w:rsidR="00011374" w:rsidRPr="007A4AFC" w:rsidRDefault="00011374">
      <w:pPr>
        <w:widowControl w:val="0"/>
        <w:autoSpaceDE w:val="0"/>
        <w:autoSpaceDN w:val="0"/>
        <w:adjustRightInd w:val="0"/>
        <w:spacing w:line="240" w:lineRule="auto"/>
        <w:ind w:right="9"/>
        <w:rPr>
          <w:color w:val="000000" w:themeColor="text1"/>
          <w:szCs w:val="24"/>
          <w:rPrChange w:id="5524" w:author="Dr Mamadou SANOGO" w:date="2023-10-25T18:15:00Z">
            <w:rPr>
              <w:color w:val="000000"/>
              <w:szCs w:val="24"/>
            </w:rPr>
          </w:rPrChange>
        </w:rPr>
      </w:pPr>
    </w:p>
    <w:p w14:paraId="3DDE7010" w14:textId="77777777" w:rsidR="00011374" w:rsidRPr="007A4AFC" w:rsidRDefault="00011374">
      <w:pPr>
        <w:widowControl w:val="0"/>
        <w:autoSpaceDE w:val="0"/>
        <w:autoSpaceDN w:val="0"/>
        <w:adjustRightInd w:val="0"/>
        <w:spacing w:line="240" w:lineRule="auto"/>
        <w:ind w:right="9"/>
        <w:rPr>
          <w:color w:val="000000" w:themeColor="text1"/>
          <w:szCs w:val="24"/>
          <w:rPrChange w:id="5525" w:author="Dr Mamadou SANOGO" w:date="2023-10-25T18:15:00Z">
            <w:rPr>
              <w:color w:val="000000"/>
              <w:szCs w:val="24"/>
            </w:rPr>
          </w:rPrChange>
        </w:rPr>
      </w:pPr>
    </w:p>
    <w:p w14:paraId="197DF75F" w14:textId="77777777" w:rsidR="00011374" w:rsidRPr="007A4AFC" w:rsidRDefault="00011374">
      <w:pPr>
        <w:widowControl w:val="0"/>
        <w:autoSpaceDE w:val="0"/>
        <w:autoSpaceDN w:val="0"/>
        <w:adjustRightInd w:val="0"/>
        <w:spacing w:line="240" w:lineRule="auto"/>
        <w:ind w:right="9"/>
        <w:rPr>
          <w:color w:val="000000" w:themeColor="text1"/>
          <w:szCs w:val="24"/>
          <w:rPrChange w:id="5526" w:author="Dr Mamadou SANOGO" w:date="2023-10-25T18:15:00Z">
            <w:rPr>
              <w:color w:val="000000"/>
              <w:szCs w:val="24"/>
            </w:rPr>
          </w:rPrChange>
        </w:rPr>
      </w:pPr>
    </w:p>
    <w:p w14:paraId="1087BE06" w14:textId="77777777" w:rsidR="00011374" w:rsidRPr="007A4AFC" w:rsidRDefault="00011374">
      <w:pPr>
        <w:widowControl w:val="0"/>
        <w:autoSpaceDE w:val="0"/>
        <w:autoSpaceDN w:val="0"/>
        <w:adjustRightInd w:val="0"/>
        <w:spacing w:line="240" w:lineRule="auto"/>
        <w:ind w:right="9"/>
        <w:rPr>
          <w:color w:val="000000" w:themeColor="text1"/>
          <w:szCs w:val="24"/>
          <w:rPrChange w:id="5527" w:author="Dr Mamadou SANOGO" w:date="2023-10-25T18:15:00Z">
            <w:rPr>
              <w:color w:val="000000"/>
              <w:szCs w:val="24"/>
            </w:rPr>
          </w:rPrChange>
        </w:rPr>
      </w:pPr>
    </w:p>
    <w:p w14:paraId="42919CBC" w14:textId="77777777" w:rsidR="00011374" w:rsidRPr="007A4AFC" w:rsidRDefault="00011374">
      <w:pPr>
        <w:widowControl w:val="0"/>
        <w:autoSpaceDE w:val="0"/>
        <w:autoSpaceDN w:val="0"/>
        <w:adjustRightInd w:val="0"/>
        <w:spacing w:line="240" w:lineRule="auto"/>
        <w:ind w:right="9"/>
        <w:rPr>
          <w:color w:val="000000" w:themeColor="text1"/>
          <w:szCs w:val="24"/>
          <w:rPrChange w:id="5528" w:author="Dr Mamadou SANOGO" w:date="2023-10-25T18:15:00Z">
            <w:rPr>
              <w:color w:val="000000"/>
              <w:szCs w:val="24"/>
            </w:rPr>
          </w:rPrChange>
        </w:rPr>
      </w:pPr>
    </w:p>
    <w:p w14:paraId="6736A6BF" w14:textId="77777777" w:rsidR="00011374" w:rsidRPr="007A4AFC" w:rsidRDefault="00011374">
      <w:pPr>
        <w:widowControl w:val="0"/>
        <w:autoSpaceDE w:val="0"/>
        <w:autoSpaceDN w:val="0"/>
        <w:adjustRightInd w:val="0"/>
        <w:spacing w:line="240" w:lineRule="auto"/>
        <w:ind w:right="9"/>
        <w:rPr>
          <w:color w:val="000000" w:themeColor="text1"/>
          <w:szCs w:val="24"/>
          <w:rPrChange w:id="5529" w:author="Dr Mamadou SANOGO" w:date="2023-10-25T18:15:00Z">
            <w:rPr>
              <w:color w:val="000000"/>
              <w:szCs w:val="24"/>
            </w:rPr>
          </w:rPrChange>
        </w:rPr>
      </w:pPr>
    </w:p>
    <w:p w14:paraId="36A7CE0C" w14:textId="77777777" w:rsidR="00011374" w:rsidRPr="007A4AFC" w:rsidRDefault="00011374">
      <w:pPr>
        <w:widowControl w:val="0"/>
        <w:autoSpaceDE w:val="0"/>
        <w:autoSpaceDN w:val="0"/>
        <w:adjustRightInd w:val="0"/>
        <w:spacing w:line="240" w:lineRule="auto"/>
        <w:ind w:right="9"/>
        <w:rPr>
          <w:color w:val="000000" w:themeColor="text1"/>
          <w:szCs w:val="24"/>
          <w:rPrChange w:id="5530" w:author="Dr Mamadou SANOGO" w:date="2023-10-25T18:15:00Z">
            <w:rPr>
              <w:color w:val="000000"/>
              <w:szCs w:val="24"/>
            </w:rPr>
          </w:rPrChange>
        </w:rPr>
      </w:pPr>
    </w:p>
    <w:p w14:paraId="5E9861F9" w14:textId="77777777" w:rsidR="00011374" w:rsidRPr="007A4AFC" w:rsidRDefault="00011374">
      <w:pPr>
        <w:widowControl w:val="0"/>
        <w:autoSpaceDE w:val="0"/>
        <w:autoSpaceDN w:val="0"/>
        <w:adjustRightInd w:val="0"/>
        <w:spacing w:line="240" w:lineRule="auto"/>
        <w:ind w:right="9"/>
        <w:rPr>
          <w:color w:val="000000" w:themeColor="text1"/>
          <w:szCs w:val="24"/>
          <w:rPrChange w:id="5531" w:author="Dr Mamadou SANOGO" w:date="2023-10-25T18:15:00Z">
            <w:rPr>
              <w:color w:val="000000"/>
              <w:szCs w:val="24"/>
            </w:rPr>
          </w:rPrChange>
        </w:rPr>
      </w:pPr>
    </w:p>
    <w:p w14:paraId="16F36F77" w14:textId="1D7D32CF" w:rsidR="003B4A3F" w:rsidRPr="006778CD" w:rsidRDefault="00011374">
      <w:pPr>
        <w:jc w:val="center"/>
        <w:rPr>
          <w:rFonts w:eastAsiaTheme="minorHAnsi"/>
          <w:bCs/>
          <w:color w:val="000000" w:themeColor="text1"/>
          <w:sz w:val="44"/>
          <w:lang w:eastAsia="en-US"/>
          <w:rPrChange w:id="5532" w:author="Dr Mamadou SANOGO" w:date="2023-10-27T14:00:00Z">
            <w:rPr>
              <w:rFonts w:eastAsiaTheme="minorHAnsi" w:cs="Times New Roman"/>
              <w:color w:val="auto"/>
              <w:sz w:val="44"/>
              <w:lang w:eastAsia="en-US"/>
            </w:rPr>
          </w:rPrChange>
        </w:rPr>
        <w:pPrChange w:id="5533" w:author="Dr Mamadou SANOGO" w:date="2023-10-25T18:09:00Z">
          <w:pPr>
            <w:pStyle w:val="Titre1"/>
            <w:spacing w:before="0"/>
            <w:jc w:val="center"/>
          </w:pPr>
        </w:pPrChange>
      </w:pPr>
      <w:bookmarkStart w:id="5534" w:name="_Toc145944528"/>
      <w:r w:rsidRPr="006778CD">
        <w:rPr>
          <w:rFonts w:eastAsiaTheme="minorHAnsi"/>
          <w:b/>
          <w:bCs/>
          <w:color w:val="000000" w:themeColor="text1"/>
          <w:sz w:val="52"/>
          <w:szCs w:val="52"/>
          <w:lang w:eastAsia="en-US"/>
          <w:rPrChange w:id="5535" w:author="Dr Mamadou SANOGO" w:date="2023-10-27T14:00:00Z">
            <w:rPr>
              <w:rFonts w:eastAsiaTheme="minorHAnsi"/>
              <w:b/>
              <w:color w:val="2E74B5" w:themeColor="accent1" w:themeShade="BF"/>
              <w:sz w:val="44"/>
              <w:lang w:eastAsia="en-US"/>
            </w:rPr>
          </w:rPrChange>
        </w:rPr>
        <w:t xml:space="preserve">Annexe </w:t>
      </w:r>
      <w:ins w:id="5536" w:author="Dr Mamadou SANOGO" w:date="2023-10-25T13:24:00Z">
        <w:r w:rsidR="000E0336" w:rsidRPr="006778CD">
          <w:rPr>
            <w:rFonts w:eastAsiaTheme="minorHAnsi"/>
            <w:b/>
            <w:bCs/>
            <w:color w:val="000000" w:themeColor="text1"/>
            <w:sz w:val="52"/>
            <w:szCs w:val="52"/>
            <w:lang w:eastAsia="en-US"/>
            <w:rPrChange w:id="5537" w:author="Dr Mamadou SANOGO" w:date="2023-10-27T14:00:00Z">
              <w:rPr>
                <w:rFonts w:eastAsiaTheme="minorHAnsi"/>
                <w:b/>
                <w:color w:val="2E74B5" w:themeColor="accent1" w:themeShade="BF"/>
                <w:sz w:val="44"/>
                <w:lang w:eastAsia="en-US"/>
              </w:rPr>
            </w:rPrChange>
          </w:rPr>
          <w:t>n°00</w:t>
        </w:r>
      </w:ins>
      <w:r w:rsidR="007B4390" w:rsidRPr="006778CD">
        <w:rPr>
          <w:rFonts w:eastAsiaTheme="minorHAnsi"/>
          <w:b/>
          <w:bCs/>
          <w:color w:val="000000" w:themeColor="text1"/>
          <w:sz w:val="52"/>
          <w:szCs w:val="52"/>
          <w:lang w:eastAsia="en-US"/>
          <w:rPrChange w:id="5538" w:author="Dr Mamadou SANOGO" w:date="2023-10-27T14:00:00Z">
            <w:rPr>
              <w:rFonts w:eastAsiaTheme="minorHAnsi"/>
              <w:b/>
              <w:color w:val="2E74B5" w:themeColor="accent1" w:themeShade="BF"/>
              <w:sz w:val="44"/>
              <w:lang w:eastAsia="en-US"/>
            </w:rPr>
          </w:rPrChange>
        </w:rPr>
        <w:t>3</w:t>
      </w:r>
      <w:r w:rsidRPr="006778CD">
        <w:rPr>
          <w:rFonts w:eastAsiaTheme="minorHAnsi"/>
          <w:b/>
          <w:bCs/>
          <w:color w:val="000000" w:themeColor="text1"/>
          <w:sz w:val="52"/>
          <w:szCs w:val="52"/>
          <w:lang w:eastAsia="en-US"/>
          <w:rPrChange w:id="5539" w:author="Dr Mamadou SANOGO" w:date="2023-10-27T14:00:00Z">
            <w:rPr>
              <w:rFonts w:eastAsiaTheme="minorHAnsi"/>
              <w:b/>
              <w:color w:val="2E74B5" w:themeColor="accent1" w:themeShade="BF"/>
              <w:sz w:val="44"/>
              <w:lang w:eastAsia="en-US"/>
            </w:rPr>
          </w:rPrChange>
        </w:rPr>
        <w:t xml:space="preserve"> : </w:t>
      </w:r>
      <w:r w:rsidR="007B4390" w:rsidRPr="006778CD">
        <w:rPr>
          <w:rFonts w:eastAsiaTheme="minorHAnsi"/>
          <w:b/>
          <w:bCs/>
          <w:color w:val="000000" w:themeColor="text1"/>
          <w:sz w:val="52"/>
          <w:szCs w:val="52"/>
          <w:lang w:eastAsia="en-US"/>
          <w:rPrChange w:id="5540" w:author="Dr Mamadou SANOGO" w:date="2023-10-27T14:00:00Z">
            <w:rPr>
              <w:rFonts w:eastAsiaTheme="minorHAnsi"/>
              <w:b/>
              <w:color w:val="2E74B5" w:themeColor="accent1" w:themeShade="BF"/>
              <w:sz w:val="44"/>
              <w:lang w:eastAsia="en-US"/>
            </w:rPr>
          </w:rPrChange>
        </w:rPr>
        <w:t>Procès-verbal</w:t>
      </w:r>
      <w:r w:rsidR="007B4390" w:rsidRPr="006778CD">
        <w:rPr>
          <w:rFonts w:eastAsiaTheme="minorHAnsi"/>
          <w:b/>
          <w:bCs/>
          <w:color w:val="000000" w:themeColor="text1"/>
          <w:sz w:val="44"/>
          <w:lang w:eastAsia="en-US"/>
          <w:rPrChange w:id="5541" w:author="Dr Mamadou SANOGO" w:date="2023-10-27T14:00:00Z">
            <w:rPr>
              <w:rFonts w:eastAsiaTheme="minorHAnsi"/>
              <w:b/>
              <w:color w:val="2E74B5" w:themeColor="accent1" w:themeShade="BF"/>
              <w:sz w:val="44"/>
              <w:lang w:eastAsia="en-US"/>
            </w:rPr>
          </w:rPrChange>
        </w:rPr>
        <w:t xml:space="preserve"> </w:t>
      </w:r>
      <w:del w:id="5542" w:author="Dr Mamadou SANOGO" w:date="2023-10-25T13:24:00Z">
        <w:r w:rsidR="007B4390" w:rsidRPr="006778CD" w:rsidDel="000E0336">
          <w:rPr>
            <w:rFonts w:eastAsiaTheme="minorHAnsi"/>
            <w:b/>
            <w:bCs/>
            <w:color w:val="000000" w:themeColor="text1"/>
            <w:sz w:val="44"/>
            <w:lang w:eastAsia="en-US"/>
            <w:rPrChange w:id="5543" w:author="Dr Mamadou SANOGO" w:date="2023-10-27T14:00:00Z">
              <w:rPr>
                <w:rFonts w:eastAsiaTheme="minorHAnsi"/>
                <w:b/>
                <w:color w:val="2E74B5" w:themeColor="accent1" w:themeShade="BF"/>
                <w:sz w:val="44"/>
                <w:lang w:eastAsia="en-US"/>
              </w:rPr>
            </w:rPrChange>
          </w:rPr>
          <w:delText>de la réunion</w:delText>
        </w:r>
      </w:del>
      <w:bookmarkEnd w:id="5534"/>
    </w:p>
    <w:p w14:paraId="1407F230" w14:textId="39BA5EA6" w:rsidR="00D654DD" w:rsidRPr="007A4AFC" w:rsidRDefault="00011374">
      <w:pPr>
        <w:spacing w:line="240" w:lineRule="auto"/>
        <w:rPr>
          <w:color w:val="000000" w:themeColor="text1"/>
          <w:sz w:val="28"/>
          <w:szCs w:val="28"/>
          <w:rPrChange w:id="5544" w:author="Dr Mamadou SANOGO" w:date="2023-10-25T18:15:00Z">
            <w:rPr>
              <w:color w:val="000000"/>
              <w:sz w:val="28"/>
              <w:szCs w:val="28"/>
            </w:rPr>
          </w:rPrChange>
        </w:rPr>
      </w:pPr>
      <w:r w:rsidRPr="007A4AFC">
        <w:rPr>
          <w:color w:val="000000" w:themeColor="text1"/>
          <w:sz w:val="28"/>
          <w:szCs w:val="28"/>
          <w:rPrChange w:id="5545" w:author="Dr Mamadou SANOGO" w:date="2023-10-25T18:15:00Z">
            <w:rPr>
              <w:color w:val="000000"/>
              <w:sz w:val="28"/>
              <w:szCs w:val="28"/>
            </w:rPr>
          </w:rPrChange>
        </w:rPr>
        <w:br w:type="page"/>
      </w:r>
    </w:p>
    <w:p w14:paraId="36A9688F" w14:textId="2680E61B" w:rsidR="000E0336" w:rsidRPr="007A4AFC" w:rsidRDefault="000E0336">
      <w:pPr>
        <w:jc w:val="center"/>
        <w:rPr>
          <w:ins w:id="5546" w:author="Dr Mamadou SANOGO" w:date="2023-10-25T13:24:00Z"/>
          <w:b/>
          <w:color w:val="000000" w:themeColor="text1"/>
          <w:rPrChange w:id="5547" w:author="Dr Mamadou SANOGO" w:date="2023-10-25T18:15:00Z">
            <w:rPr>
              <w:ins w:id="5548" w:author="Dr Mamadou SANOGO" w:date="2023-10-25T13:24:00Z"/>
            </w:rPr>
          </w:rPrChange>
        </w:rPr>
        <w:pPrChange w:id="5549" w:author="Dr Mamadou SANOGO" w:date="2023-10-25T13:25:00Z">
          <w:pPr/>
        </w:pPrChange>
      </w:pPr>
      <w:ins w:id="5550" w:author="Dr Mamadou SANOGO" w:date="2023-10-25T13:24:00Z">
        <w:r w:rsidRPr="007A4AFC">
          <w:rPr>
            <w:b/>
            <w:color w:val="000000" w:themeColor="text1"/>
            <w:rPrChange w:id="5551" w:author="Dr Mamadou SANOGO" w:date="2023-10-25T18:15:00Z">
              <w:rPr>
                <w:b/>
              </w:rPr>
            </w:rPrChange>
          </w:rPr>
          <w:t>Procès-verbal de réunion</w:t>
        </w:r>
      </w:ins>
    </w:p>
    <w:p w14:paraId="1EBA8F2C" w14:textId="7B790704" w:rsidR="000E0336" w:rsidRPr="007A4AFC" w:rsidRDefault="000E0336" w:rsidP="00614D94">
      <w:pPr>
        <w:rPr>
          <w:ins w:id="5552" w:author="Dr Mamadou SANOGO" w:date="2023-10-25T13:24:00Z"/>
          <w:color w:val="000000" w:themeColor="text1"/>
          <w:rPrChange w:id="5553" w:author="Dr Mamadou SANOGO" w:date="2023-10-25T18:15:00Z">
            <w:rPr>
              <w:ins w:id="5554" w:author="Dr Mamadou SANOGO" w:date="2023-10-25T13:24:00Z"/>
            </w:rPr>
          </w:rPrChange>
        </w:rPr>
      </w:pPr>
      <w:ins w:id="5555" w:author="Dr Mamadou SANOGO" w:date="2023-10-25T13:24:00Z">
        <w:r w:rsidRPr="007A4AFC">
          <w:rPr>
            <w:color w:val="000000" w:themeColor="text1"/>
            <w:rPrChange w:id="5556" w:author="Dr Mamadou SANOGO" w:date="2023-10-25T18:15:00Z">
              <w:rPr/>
            </w:rPrChange>
          </w:rPr>
          <w:t>L’an deux mille vingt-trois le premier juin à 10 heures s’est tenue la réunion extraordinaire dans la salle de conférence de l’École Privée de Santé Félix Houphouët Boigny (EPSFé).</w:t>
        </w:r>
      </w:ins>
    </w:p>
    <w:p w14:paraId="6004705A" w14:textId="0EA9DD23" w:rsidR="000E0336" w:rsidRPr="007A4AFC" w:rsidRDefault="000E0336" w:rsidP="000E0336">
      <w:pPr>
        <w:rPr>
          <w:ins w:id="5557" w:author="Dr Mamadou SANOGO" w:date="2023-10-25T13:24:00Z"/>
          <w:color w:val="000000" w:themeColor="text1"/>
          <w:rPrChange w:id="5558" w:author="Dr Mamadou SANOGO" w:date="2023-10-25T18:15:00Z">
            <w:rPr>
              <w:ins w:id="5559" w:author="Dr Mamadou SANOGO" w:date="2023-10-25T13:24:00Z"/>
            </w:rPr>
          </w:rPrChange>
        </w:rPr>
      </w:pPr>
      <w:ins w:id="5560" w:author="Dr Mamadou SANOGO" w:date="2023-10-25T13:24:00Z">
        <w:r w:rsidRPr="007A4AFC">
          <w:rPr>
            <w:color w:val="000000" w:themeColor="text1"/>
            <w:rPrChange w:id="5561" w:author="Dr Mamadou SANOGO" w:date="2023-10-25T18:15:00Z">
              <w:rPr/>
            </w:rPrChange>
          </w:rPr>
          <w:t xml:space="preserve">Etaient présents outre le Directeur Général Dr Mamadou SANOGO qui présidait la séance. </w:t>
        </w:r>
      </w:ins>
    </w:p>
    <w:p w14:paraId="255705C9" w14:textId="77777777" w:rsidR="000E0336" w:rsidRPr="007A4AFC" w:rsidRDefault="000E0336" w:rsidP="000E0336">
      <w:pPr>
        <w:tabs>
          <w:tab w:val="left" w:pos="1356"/>
          <w:tab w:val="left" w:pos="3969"/>
          <w:tab w:val="left" w:pos="5078"/>
        </w:tabs>
        <w:ind w:left="113"/>
        <w:rPr>
          <w:ins w:id="5562" w:author="Dr Mamadou SANOGO" w:date="2023-10-25T13:24:00Z"/>
          <w:color w:val="000000" w:themeColor="text1"/>
          <w:rPrChange w:id="5563" w:author="Dr Mamadou SANOGO" w:date="2023-10-25T18:15:00Z">
            <w:rPr>
              <w:ins w:id="5564" w:author="Dr Mamadou SANOGO" w:date="2023-10-25T13:24:00Z"/>
            </w:rPr>
          </w:rPrChange>
        </w:rPr>
      </w:pPr>
      <w:ins w:id="5565" w:author="Dr Mamadou SANOGO" w:date="2023-10-25T13:24:00Z">
        <w:r w:rsidRPr="007A4AFC">
          <w:rPr>
            <w:color w:val="000000" w:themeColor="text1"/>
            <w:rPrChange w:id="5566" w:author="Dr Mamadou SANOGO" w:date="2023-10-25T18:15:00Z">
              <w:rPr/>
            </w:rPrChange>
          </w:rPr>
          <w:t>Monsieur</w:t>
        </w:r>
        <w:r w:rsidRPr="007A4AFC">
          <w:rPr>
            <w:color w:val="000000" w:themeColor="text1"/>
            <w:rPrChange w:id="5567" w:author="Dr Mamadou SANOGO" w:date="2023-10-25T18:15:00Z">
              <w:rPr/>
            </w:rPrChange>
          </w:rPr>
          <w:tab/>
          <w:t>BERTE Yacouba</w:t>
        </w:r>
        <w:r w:rsidRPr="007A4AFC">
          <w:rPr>
            <w:color w:val="000000" w:themeColor="text1"/>
            <w:rPrChange w:id="5568" w:author="Dr Mamadou SANOGO" w:date="2023-10-25T18:15:00Z">
              <w:rPr/>
            </w:rPrChange>
          </w:rPr>
          <w:tab/>
          <w:t>Directeur des Etudes</w:t>
        </w:r>
      </w:ins>
    </w:p>
    <w:p w14:paraId="1685C8BD" w14:textId="77777777" w:rsidR="000E0336" w:rsidRPr="007A4AFC" w:rsidRDefault="000E0336" w:rsidP="000E0336">
      <w:pPr>
        <w:tabs>
          <w:tab w:val="left" w:pos="1356"/>
          <w:tab w:val="left" w:pos="3969"/>
          <w:tab w:val="left" w:pos="5078"/>
        </w:tabs>
        <w:ind w:left="113"/>
        <w:rPr>
          <w:ins w:id="5569" w:author="Dr Mamadou SANOGO" w:date="2023-10-25T13:24:00Z"/>
          <w:color w:val="000000" w:themeColor="text1"/>
          <w:rPrChange w:id="5570" w:author="Dr Mamadou SANOGO" w:date="2023-10-25T18:15:00Z">
            <w:rPr>
              <w:ins w:id="5571" w:author="Dr Mamadou SANOGO" w:date="2023-10-25T13:24:00Z"/>
            </w:rPr>
          </w:rPrChange>
        </w:rPr>
      </w:pPr>
      <w:ins w:id="5572" w:author="Dr Mamadou SANOGO" w:date="2023-10-25T13:24:00Z">
        <w:r w:rsidRPr="007A4AFC">
          <w:rPr>
            <w:color w:val="000000" w:themeColor="text1"/>
            <w:rPrChange w:id="5573" w:author="Dr Mamadou SANOGO" w:date="2023-10-25T18:15:00Z">
              <w:rPr/>
            </w:rPrChange>
          </w:rPr>
          <w:t>Monsieur</w:t>
        </w:r>
        <w:r w:rsidRPr="007A4AFC">
          <w:rPr>
            <w:color w:val="000000" w:themeColor="text1"/>
            <w:rPrChange w:id="5574" w:author="Dr Mamadou SANOGO" w:date="2023-10-25T18:15:00Z">
              <w:rPr/>
            </w:rPrChange>
          </w:rPr>
          <w:tab/>
          <w:t>SANOGO Zana</w:t>
        </w:r>
        <w:r w:rsidRPr="007A4AFC">
          <w:rPr>
            <w:color w:val="000000" w:themeColor="text1"/>
            <w:rPrChange w:id="5575" w:author="Dr Mamadou SANOGO" w:date="2023-10-25T18:15:00Z">
              <w:rPr/>
            </w:rPrChange>
          </w:rPr>
          <w:tab/>
          <w:t>Responsable Hygiène, assainissement, et sécurité</w:t>
        </w:r>
      </w:ins>
    </w:p>
    <w:p w14:paraId="2572B089" w14:textId="77777777" w:rsidR="000E0336" w:rsidRPr="007A4AFC" w:rsidRDefault="000E0336" w:rsidP="000E0336">
      <w:pPr>
        <w:tabs>
          <w:tab w:val="left" w:pos="1356"/>
          <w:tab w:val="left" w:pos="3969"/>
          <w:tab w:val="left" w:pos="5078"/>
        </w:tabs>
        <w:ind w:left="113"/>
        <w:rPr>
          <w:ins w:id="5576" w:author="Dr Mamadou SANOGO" w:date="2023-10-25T13:24:00Z"/>
          <w:color w:val="000000" w:themeColor="text1"/>
          <w:rPrChange w:id="5577" w:author="Dr Mamadou SANOGO" w:date="2023-10-25T18:15:00Z">
            <w:rPr>
              <w:ins w:id="5578" w:author="Dr Mamadou SANOGO" w:date="2023-10-25T13:24:00Z"/>
            </w:rPr>
          </w:rPrChange>
        </w:rPr>
      </w:pPr>
      <w:ins w:id="5579" w:author="Dr Mamadou SANOGO" w:date="2023-10-25T13:24:00Z">
        <w:r w:rsidRPr="007A4AFC">
          <w:rPr>
            <w:color w:val="000000" w:themeColor="text1"/>
            <w:rPrChange w:id="5580" w:author="Dr Mamadou SANOGO" w:date="2023-10-25T18:15:00Z">
              <w:rPr/>
            </w:rPrChange>
          </w:rPr>
          <w:t>Monsieur</w:t>
        </w:r>
        <w:r w:rsidRPr="007A4AFC">
          <w:rPr>
            <w:color w:val="000000" w:themeColor="text1"/>
            <w:rPrChange w:id="5581" w:author="Dr Mamadou SANOGO" w:date="2023-10-25T18:15:00Z">
              <w:rPr/>
            </w:rPrChange>
          </w:rPr>
          <w:tab/>
          <w:t>BERTHE Ahmadou</w:t>
        </w:r>
        <w:r w:rsidRPr="007A4AFC">
          <w:rPr>
            <w:color w:val="000000" w:themeColor="text1"/>
            <w:rPrChange w:id="5582" w:author="Dr Mamadou SANOGO" w:date="2023-10-25T18:15:00Z">
              <w:rPr/>
            </w:rPrChange>
          </w:rPr>
          <w:tab/>
          <w:t>Responsable qualité de la formation</w:t>
        </w:r>
      </w:ins>
    </w:p>
    <w:p w14:paraId="3BEB4240" w14:textId="77777777" w:rsidR="000E0336" w:rsidRPr="007A4AFC" w:rsidRDefault="000E0336" w:rsidP="000E0336">
      <w:pPr>
        <w:tabs>
          <w:tab w:val="left" w:pos="1356"/>
          <w:tab w:val="left" w:pos="3969"/>
          <w:tab w:val="left" w:pos="5078"/>
        </w:tabs>
        <w:ind w:left="113"/>
        <w:rPr>
          <w:ins w:id="5583" w:author="Dr Mamadou SANOGO" w:date="2023-10-25T13:24:00Z"/>
          <w:color w:val="000000" w:themeColor="text1"/>
          <w:rPrChange w:id="5584" w:author="Dr Mamadou SANOGO" w:date="2023-10-25T18:15:00Z">
            <w:rPr>
              <w:ins w:id="5585" w:author="Dr Mamadou SANOGO" w:date="2023-10-25T13:24:00Z"/>
            </w:rPr>
          </w:rPrChange>
        </w:rPr>
      </w:pPr>
      <w:ins w:id="5586" w:author="Dr Mamadou SANOGO" w:date="2023-10-25T13:24:00Z">
        <w:r w:rsidRPr="007A4AFC">
          <w:rPr>
            <w:color w:val="000000" w:themeColor="text1"/>
            <w:rPrChange w:id="5587" w:author="Dr Mamadou SANOGO" w:date="2023-10-25T18:15:00Z">
              <w:rPr/>
            </w:rPrChange>
          </w:rPr>
          <w:t>Monsieur</w:t>
        </w:r>
        <w:r w:rsidRPr="007A4AFC">
          <w:rPr>
            <w:color w:val="000000" w:themeColor="text1"/>
            <w:rPrChange w:id="5588" w:author="Dr Mamadou SANOGO" w:date="2023-10-25T18:15:00Z">
              <w:rPr/>
            </w:rPrChange>
          </w:rPr>
          <w:tab/>
          <w:t>NIARE Issa</w:t>
        </w:r>
        <w:r w:rsidRPr="007A4AFC">
          <w:rPr>
            <w:color w:val="000000" w:themeColor="text1"/>
            <w:rPrChange w:id="5589" w:author="Dr Mamadou SANOGO" w:date="2023-10-25T18:15:00Z">
              <w:rPr/>
            </w:rPrChange>
          </w:rPr>
          <w:tab/>
          <w:t>Surveillant Général</w:t>
        </w:r>
      </w:ins>
    </w:p>
    <w:p w14:paraId="4B5959DB" w14:textId="77777777" w:rsidR="000E0336" w:rsidRPr="007A4AFC" w:rsidRDefault="000E0336" w:rsidP="000E0336">
      <w:pPr>
        <w:tabs>
          <w:tab w:val="left" w:pos="1356"/>
          <w:tab w:val="left" w:pos="3969"/>
          <w:tab w:val="left" w:pos="5078"/>
        </w:tabs>
        <w:ind w:left="113"/>
        <w:rPr>
          <w:ins w:id="5590" w:author="Dr Mamadou SANOGO" w:date="2023-10-25T13:24:00Z"/>
          <w:color w:val="000000" w:themeColor="text1"/>
          <w:rPrChange w:id="5591" w:author="Dr Mamadou SANOGO" w:date="2023-10-25T18:15:00Z">
            <w:rPr>
              <w:ins w:id="5592" w:author="Dr Mamadou SANOGO" w:date="2023-10-25T13:24:00Z"/>
            </w:rPr>
          </w:rPrChange>
        </w:rPr>
      </w:pPr>
      <w:ins w:id="5593" w:author="Dr Mamadou SANOGO" w:date="2023-10-25T13:24:00Z">
        <w:r w:rsidRPr="007A4AFC">
          <w:rPr>
            <w:color w:val="000000" w:themeColor="text1"/>
            <w:rPrChange w:id="5594" w:author="Dr Mamadou SANOGO" w:date="2023-10-25T18:15:00Z">
              <w:rPr/>
            </w:rPrChange>
          </w:rPr>
          <w:t>Madame</w:t>
        </w:r>
        <w:r w:rsidRPr="007A4AFC">
          <w:rPr>
            <w:color w:val="000000" w:themeColor="text1"/>
            <w:rPrChange w:id="5595" w:author="Dr Mamadou SANOGO" w:date="2023-10-25T18:15:00Z">
              <w:rPr/>
            </w:rPrChange>
          </w:rPr>
          <w:tab/>
          <w:t>SOGOBA Rokiatou</w:t>
        </w:r>
        <w:r w:rsidRPr="007A4AFC">
          <w:rPr>
            <w:color w:val="000000" w:themeColor="text1"/>
            <w:rPrChange w:id="5596" w:author="Dr Mamadou SANOGO" w:date="2023-10-25T18:15:00Z">
              <w:rPr/>
            </w:rPrChange>
          </w:rPr>
          <w:tab/>
          <w:t>Gestion et comptabilité</w:t>
        </w:r>
      </w:ins>
    </w:p>
    <w:p w14:paraId="3DD900C6" w14:textId="77777777" w:rsidR="000E0336" w:rsidRPr="007A4AFC" w:rsidRDefault="000E0336" w:rsidP="000E0336">
      <w:pPr>
        <w:tabs>
          <w:tab w:val="left" w:pos="1356"/>
          <w:tab w:val="left" w:pos="3969"/>
          <w:tab w:val="left" w:pos="5078"/>
        </w:tabs>
        <w:ind w:left="113"/>
        <w:rPr>
          <w:ins w:id="5597" w:author="Dr Mamadou SANOGO" w:date="2023-10-25T13:24:00Z"/>
          <w:color w:val="000000" w:themeColor="text1"/>
          <w:rPrChange w:id="5598" w:author="Dr Mamadou SANOGO" w:date="2023-10-25T18:15:00Z">
            <w:rPr>
              <w:ins w:id="5599" w:author="Dr Mamadou SANOGO" w:date="2023-10-25T13:24:00Z"/>
            </w:rPr>
          </w:rPrChange>
        </w:rPr>
      </w:pPr>
      <w:ins w:id="5600" w:author="Dr Mamadou SANOGO" w:date="2023-10-25T13:24:00Z">
        <w:r w:rsidRPr="007A4AFC">
          <w:rPr>
            <w:color w:val="000000" w:themeColor="text1"/>
            <w:rPrChange w:id="5601" w:author="Dr Mamadou SANOGO" w:date="2023-10-25T18:15:00Z">
              <w:rPr/>
            </w:rPrChange>
          </w:rPr>
          <w:t>Monsieur</w:t>
        </w:r>
        <w:r w:rsidRPr="007A4AFC">
          <w:rPr>
            <w:color w:val="000000" w:themeColor="text1"/>
            <w:rPrChange w:id="5602" w:author="Dr Mamadou SANOGO" w:date="2023-10-25T18:15:00Z">
              <w:rPr/>
            </w:rPrChange>
          </w:rPr>
          <w:tab/>
          <w:t>DOUMBIA Moussa</w:t>
        </w:r>
        <w:r w:rsidRPr="007A4AFC">
          <w:rPr>
            <w:color w:val="000000" w:themeColor="text1"/>
            <w:rPrChange w:id="5603" w:author="Dr Mamadou SANOGO" w:date="2023-10-25T18:15:00Z">
              <w:rPr/>
            </w:rPrChange>
          </w:rPr>
          <w:tab/>
          <w:t>Moniteur</w:t>
        </w:r>
      </w:ins>
    </w:p>
    <w:p w14:paraId="48FF7A14" w14:textId="77777777" w:rsidR="000E0336" w:rsidRPr="007A4AFC" w:rsidRDefault="000E0336" w:rsidP="000E0336">
      <w:pPr>
        <w:tabs>
          <w:tab w:val="left" w:pos="1356"/>
          <w:tab w:val="left" w:pos="3969"/>
          <w:tab w:val="left" w:pos="5078"/>
        </w:tabs>
        <w:ind w:left="113"/>
        <w:rPr>
          <w:ins w:id="5604" w:author="Dr Mamadou SANOGO" w:date="2023-10-25T13:24:00Z"/>
          <w:color w:val="000000" w:themeColor="text1"/>
          <w:rPrChange w:id="5605" w:author="Dr Mamadou SANOGO" w:date="2023-10-25T18:15:00Z">
            <w:rPr>
              <w:ins w:id="5606" w:author="Dr Mamadou SANOGO" w:date="2023-10-25T13:24:00Z"/>
            </w:rPr>
          </w:rPrChange>
        </w:rPr>
      </w:pPr>
      <w:ins w:id="5607" w:author="Dr Mamadou SANOGO" w:date="2023-10-25T13:24:00Z">
        <w:r w:rsidRPr="007A4AFC">
          <w:rPr>
            <w:color w:val="000000" w:themeColor="text1"/>
            <w:rPrChange w:id="5608" w:author="Dr Mamadou SANOGO" w:date="2023-10-25T18:15:00Z">
              <w:rPr/>
            </w:rPrChange>
          </w:rPr>
          <w:t>Madame</w:t>
        </w:r>
        <w:r w:rsidRPr="007A4AFC">
          <w:rPr>
            <w:color w:val="000000" w:themeColor="text1"/>
            <w:rPrChange w:id="5609" w:author="Dr Mamadou SANOGO" w:date="2023-10-25T18:15:00Z">
              <w:rPr/>
            </w:rPrChange>
          </w:rPr>
          <w:tab/>
          <w:t>DIABY Fatoumata</w:t>
        </w:r>
        <w:r w:rsidRPr="007A4AFC">
          <w:rPr>
            <w:color w:val="000000" w:themeColor="text1"/>
            <w:rPrChange w:id="5610" w:author="Dr Mamadou SANOGO" w:date="2023-10-25T18:15:00Z">
              <w:rPr/>
            </w:rPrChange>
          </w:rPr>
          <w:tab/>
          <w:t>Monitrice</w:t>
        </w:r>
      </w:ins>
    </w:p>
    <w:p w14:paraId="0BFB3C6B" w14:textId="77777777" w:rsidR="000E0336" w:rsidRPr="007A4AFC" w:rsidRDefault="000E0336" w:rsidP="000E0336">
      <w:pPr>
        <w:tabs>
          <w:tab w:val="left" w:pos="1356"/>
          <w:tab w:val="left" w:pos="3969"/>
          <w:tab w:val="left" w:pos="5078"/>
        </w:tabs>
        <w:ind w:left="113"/>
        <w:rPr>
          <w:ins w:id="5611" w:author="Dr Mamadou SANOGO" w:date="2023-10-25T13:24:00Z"/>
          <w:color w:val="000000" w:themeColor="text1"/>
          <w:rPrChange w:id="5612" w:author="Dr Mamadou SANOGO" w:date="2023-10-25T18:15:00Z">
            <w:rPr>
              <w:ins w:id="5613" w:author="Dr Mamadou SANOGO" w:date="2023-10-25T13:24:00Z"/>
            </w:rPr>
          </w:rPrChange>
        </w:rPr>
      </w:pPr>
      <w:ins w:id="5614" w:author="Dr Mamadou SANOGO" w:date="2023-10-25T13:24:00Z">
        <w:r w:rsidRPr="007A4AFC">
          <w:rPr>
            <w:color w:val="000000" w:themeColor="text1"/>
            <w:rPrChange w:id="5615" w:author="Dr Mamadou SANOGO" w:date="2023-10-25T18:15:00Z">
              <w:rPr/>
            </w:rPrChange>
          </w:rPr>
          <w:t>Madame</w:t>
        </w:r>
        <w:r w:rsidRPr="007A4AFC">
          <w:rPr>
            <w:color w:val="000000" w:themeColor="text1"/>
            <w:rPrChange w:id="5616" w:author="Dr Mamadou SANOGO" w:date="2023-10-25T18:15:00Z">
              <w:rPr/>
            </w:rPrChange>
          </w:rPr>
          <w:tab/>
          <w:t>SAVADOGO Salimata</w:t>
        </w:r>
        <w:r w:rsidRPr="007A4AFC">
          <w:rPr>
            <w:color w:val="000000" w:themeColor="text1"/>
            <w:rPrChange w:id="5617" w:author="Dr Mamadou SANOGO" w:date="2023-10-25T18:15:00Z">
              <w:rPr/>
            </w:rPrChange>
          </w:rPr>
          <w:tab/>
          <w:t>Assistante de Direction</w:t>
        </w:r>
      </w:ins>
    </w:p>
    <w:p w14:paraId="40497E9B" w14:textId="77777777" w:rsidR="000E0336" w:rsidRPr="007A4AFC" w:rsidRDefault="000E0336" w:rsidP="000E0336">
      <w:pPr>
        <w:tabs>
          <w:tab w:val="left" w:pos="1356"/>
          <w:tab w:val="left" w:pos="3969"/>
          <w:tab w:val="left" w:pos="5078"/>
        </w:tabs>
        <w:ind w:left="113"/>
        <w:rPr>
          <w:ins w:id="5618" w:author="Dr Mamadou SANOGO" w:date="2023-10-25T13:24:00Z"/>
          <w:color w:val="000000" w:themeColor="text1"/>
          <w:rPrChange w:id="5619" w:author="Dr Mamadou SANOGO" w:date="2023-10-25T18:15:00Z">
            <w:rPr>
              <w:ins w:id="5620" w:author="Dr Mamadou SANOGO" w:date="2023-10-25T13:24:00Z"/>
            </w:rPr>
          </w:rPrChange>
        </w:rPr>
      </w:pPr>
      <w:ins w:id="5621" w:author="Dr Mamadou SANOGO" w:date="2023-10-25T13:24:00Z">
        <w:r w:rsidRPr="007A4AFC">
          <w:rPr>
            <w:color w:val="000000" w:themeColor="text1"/>
            <w:rPrChange w:id="5622" w:author="Dr Mamadou SANOGO" w:date="2023-10-25T18:15:00Z">
              <w:rPr/>
            </w:rPrChange>
          </w:rPr>
          <w:t>Monsieur</w:t>
        </w:r>
        <w:r w:rsidRPr="007A4AFC">
          <w:rPr>
            <w:color w:val="000000" w:themeColor="text1"/>
            <w:rPrChange w:id="5623" w:author="Dr Mamadou SANOGO" w:date="2023-10-25T18:15:00Z">
              <w:rPr/>
            </w:rPrChange>
          </w:rPr>
          <w:tab/>
          <w:t>HALAM Falla dit Abba</w:t>
        </w:r>
        <w:r w:rsidRPr="007A4AFC">
          <w:rPr>
            <w:color w:val="000000" w:themeColor="text1"/>
            <w:rPrChange w:id="5624" w:author="Dr Mamadou SANOGO" w:date="2023-10-25T18:15:00Z">
              <w:rPr/>
            </w:rPrChange>
          </w:rPr>
          <w:tab/>
          <w:t>Responsable bureautique et informatique</w:t>
        </w:r>
      </w:ins>
    </w:p>
    <w:p w14:paraId="5E8AE0D1" w14:textId="77777777" w:rsidR="000E0336" w:rsidRPr="007A4AFC" w:rsidRDefault="000E0336" w:rsidP="000E0336">
      <w:pPr>
        <w:tabs>
          <w:tab w:val="left" w:pos="1356"/>
          <w:tab w:val="left" w:pos="3969"/>
          <w:tab w:val="left" w:pos="5078"/>
        </w:tabs>
        <w:ind w:left="113"/>
        <w:rPr>
          <w:ins w:id="5625" w:author="Dr Mamadou SANOGO" w:date="2023-10-25T13:24:00Z"/>
          <w:color w:val="000000" w:themeColor="text1"/>
          <w:rPrChange w:id="5626" w:author="Dr Mamadou SANOGO" w:date="2023-10-25T18:15:00Z">
            <w:rPr>
              <w:ins w:id="5627" w:author="Dr Mamadou SANOGO" w:date="2023-10-25T13:24:00Z"/>
            </w:rPr>
          </w:rPrChange>
        </w:rPr>
      </w:pPr>
      <w:ins w:id="5628" w:author="Dr Mamadou SANOGO" w:date="2023-10-25T13:24:00Z">
        <w:r w:rsidRPr="007A4AFC">
          <w:rPr>
            <w:color w:val="000000" w:themeColor="text1"/>
            <w:rPrChange w:id="5629" w:author="Dr Mamadou SANOGO" w:date="2023-10-25T18:15:00Z">
              <w:rPr/>
            </w:rPrChange>
          </w:rPr>
          <w:t>SIDIBE</w:t>
        </w:r>
        <w:r w:rsidRPr="007A4AFC">
          <w:rPr>
            <w:color w:val="000000" w:themeColor="text1"/>
            <w:rPrChange w:id="5630" w:author="Dr Mamadou SANOGO" w:date="2023-10-25T18:15:00Z">
              <w:rPr/>
            </w:rPrChange>
          </w:rPr>
          <w:tab/>
          <w:t>Drissa</w:t>
        </w:r>
        <w:r w:rsidRPr="007A4AFC">
          <w:rPr>
            <w:color w:val="000000" w:themeColor="text1"/>
            <w:rPrChange w:id="5631" w:author="Dr Mamadou SANOGO" w:date="2023-10-25T18:15:00Z">
              <w:rPr/>
            </w:rPrChange>
          </w:rPr>
          <w:tab/>
          <w:t>Professeur</w:t>
        </w:r>
      </w:ins>
    </w:p>
    <w:p w14:paraId="10DF89F8" w14:textId="77777777" w:rsidR="000E0336" w:rsidRPr="007A4AFC" w:rsidRDefault="000E0336" w:rsidP="000E0336">
      <w:pPr>
        <w:tabs>
          <w:tab w:val="left" w:pos="1356"/>
          <w:tab w:val="left" w:pos="3969"/>
          <w:tab w:val="left" w:pos="5078"/>
        </w:tabs>
        <w:ind w:left="113"/>
        <w:rPr>
          <w:ins w:id="5632" w:author="Dr Mamadou SANOGO" w:date="2023-10-25T13:24:00Z"/>
          <w:color w:val="000000" w:themeColor="text1"/>
          <w:rPrChange w:id="5633" w:author="Dr Mamadou SANOGO" w:date="2023-10-25T18:15:00Z">
            <w:rPr>
              <w:ins w:id="5634" w:author="Dr Mamadou SANOGO" w:date="2023-10-25T13:24:00Z"/>
            </w:rPr>
          </w:rPrChange>
        </w:rPr>
      </w:pPr>
      <w:ins w:id="5635" w:author="Dr Mamadou SANOGO" w:date="2023-10-25T13:24:00Z">
        <w:r w:rsidRPr="007A4AFC">
          <w:rPr>
            <w:color w:val="000000" w:themeColor="text1"/>
            <w:rPrChange w:id="5636" w:author="Dr Mamadou SANOGO" w:date="2023-10-25T18:15:00Z">
              <w:rPr/>
            </w:rPrChange>
          </w:rPr>
          <w:t>DICKO</w:t>
        </w:r>
        <w:r w:rsidRPr="007A4AFC">
          <w:rPr>
            <w:color w:val="000000" w:themeColor="text1"/>
            <w:rPrChange w:id="5637" w:author="Dr Mamadou SANOGO" w:date="2023-10-25T18:15:00Z">
              <w:rPr/>
            </w:rPrChange>
          </w:rPr>
          <w:tab/>
          <w:t>Abderhamane</w:t>
        </w:r>
        <w:r w:rsidRPr="007A4AFC">
          <w:rPr>
            <w:color w:val="000000" w:themeColor="text1"/>
            <w:rPrChange w:id="5638" w:author="Dr Mamadou SANOGO" w:date="2023-10-25T18:15:00Z">
              <w:rPr/>
            </w:rPrChange>
          </w:rPr>
          <w:tab/>
          <w:t>Professeur</w:t>
        </w:r>
      </w:ins>
    </w:p>
    <w:p w14:paraId="6ABCB2FA" w14:textId="77777777" w:rsidR="000E0336" w:rsidRPr="007A4AFC" w:rsidRDefault="000E0336" w:rsidP="000E0336">
      <w:pPr>
        <w:tabs>
          <w:tab w:val="left" w:pos="1356"/>
          <w:tab w:val="left" w:pos="3969"/>
          <w:tab w:val="left" w:pos="5078"/>
        </w:tabs>
        <w:ind w:left="113"/>
        <w:rPr>
          <w:ins w:id="5639" w:author="Dr Mamadou SANOGO" w:date="2023-10-25T13:24:00Z"/>
          <w:color w:val="000000" w:themeColor="text1"/>
          <w:rPrChange w:id="5640" w:author="Dr Mamadou SANOGO" w:date="2023-10-25T18:15:00Z">
            <w:rPr>
              <w:ins w:id="5641" w:author="Dr Mamadou SANOGO" w:date="2023-10-25T13:24:00Z"/>
            </w:rPr>
          </w:rPrChange>
        </w:rPr>
      </w:pPr>
      <w:ins w:id="5642" w:author="Dr Mamadou SANOGO" w:date="2023-10-25T13:24:00Z">
        <w:r w:rsidRPr="007A4AFC">
          <w:rPr>
            <w:color w:val="000000" w:themeColor="text1"/>
            <w:rPrChange w:id="5643" w:author="Dr Mamadou SANOGO" w:date="2023-10-25T18:15:00Z">
              <w:rPr/>
            </w:rPrChange>
          </w:rPr>
          <w:t>CISSE</w:t>
        </w:r>
        <w:r w:rsidRPr="007A4AFC">
          <w:rPr>
            <w:color w:val="000000" w:themeColor="text1"/>
            <w:rPrChange w:id="5644" w:author="Dr Mamadou SANOGO" w:date="2023-10-25T18:15:00Z">
              <w:rPr/>
            </w:rPrChange>
          </w:rPr>
          <w:tab/>
          <w:t>Oumou</w:t>
        </w:r>
        <w:r w:rsidRPr="007A4AFC">
          <w:rPr>
            <w:color w:val="000000" w:themeColor="text1"/>
            <w:rPrChange w:id="5645" w:author="Dr Mamadou SANOGO" w:date="2023-10-25T18:15:00Z">
              <w:rPr/>
            </w:rPrChange>
          </w:rPr>
          <w:tab/>
          <w:t>Étudiante actuelle</w:t>
        </w:r>
      </w:ins>
    </w:p>
    <w:p w14:paraId="642B1063" w14:textId="77777777" w:rsidR="000E0336" w:rsidRPr="007A4AFC" w:rsidRDefault="000E0336" w:rsidP="000E0336">
      <w:pPr>
        <w:tabs>
          <w:tab w:val="left" w:pos="1356"/>
          <w:tab w:val="left" w:pos="3969"/>
          <w:tab w:val="left" w:pos="5078"/>
        </w:tabs>
        <w:ind w:left="113"/>
        <w:rPr>
          <w:ins w:id="5646" w:author="Dr Mamadou SANOGO" w:date="2023-10-25T13:24:00Z"/>
          <w:color w:val="000000" w:themeColor="text1"/>
          <w:rPrChange w:id="5647" w:author="Dr Mamadou SANOGO" w:date="2023-10-25T18:15:00Z">
            <w:rPr>
              <w:ins w:id="5648" w:author="Dr Mamadou SANOGO" w:date="2023-10-25T13:24:00Z"/>
            </w:rPr>
          </w:rPrChange>
        </w:rPr>
      </w:pPr>
      <w:ins w:id="5649" w:author="Dr Mamadou SANOGO" w:date="2023-10-25T13:24:00Z">
        <w:r w:rsidRPr="007A4AFC">
          <w:rPr>
            <w:color w:val="000000" w:themeColor="text1"/>
            <w:rPrChange w:id="5650" w:author="Dr Mamadou SANOGO" w:date="2023-10-25T18:15:00Z">
              <w:rPr/>
            </w:rPrChange>
          </w:rPr>
          <w:t>TRAORE</w:t>
        </w:r>
        <w:r w:rsidRPr="007A4AFC">
          <w:rPr>
            <w:color w:val="000000" w:themeColor="text1"/>
            <w:rPrChange w:id="5651" w:author="Dr Mamadou SANOGO" w:date="2023-10-25T18:15:00Z">
              <w:rPr/>
            </w:rPrChange>
          </w:rPr>
          <w:tab/>
          <w:t>Amadou</w:t>
        </w:r>
        <w:r w:rsidRPr="007A4AFC">
          <w:rPr>
            <w:color w:val="000000" w:themeColor="text1"/>
            <w:rPrChange w:id="5652" w:author="Dr Mamadou SANOGO" w:date="2023-10-25T18:15:00Z">
              <w:rPr/>
            </w:rPrChange>
          </w:rPr>
          <w:tab/>
          <w:t>Étudiant actuel</w:t>
        </w:r>
      </w:ins>
    </w:p>
    <w:p w14:paraId="6320918F" w14:textId="77777777" w:rsidR="000E0336" w:rsidRPr="007A4AFC" w:rsidRDefault="000E0336" w:rsidP="000E0336">
      <w:pPr>
        <w:tabs>
          <w:tab w:val="left" w:pos="1356"/>
          <w:tab w:val="left" w:pos="1985"/>
          <w:tab w:val="left" w:pos="3969"/>
          <w:tab w:val="left" w:pos="5078"/>
        </w:tabs>
        <w:ind w:left="113"/>
        <w:rPr>
          <w:ins w:id="5653" w:author="Dr Mamadou SANOGO" w:date="2023-10-25T13:24:00Z"/>
          <w:color w:val="000000" w:themeColor="text1"/>
          <w:rPrChange w:id="5654" w:author="Dr Mamadou SANOGO" w:date="2023-10-25T18:15:00Z">
            <w:rPr>
              <w:ins w:id="5655" w:author="Dr Mamadou SANOGO" w:date="2023-10-25T13:24:00Z"/>
            </w:rPr>
          </w:rPrChange>
        </w:rPr>
      </w:pPr>
      <w:ins w:id="5656" w:author="Dr Mamadou SANOGO" w:date="2023-10-25T13:24:00Z">
        <w:r w:rsidRPr="007A4AFC">
          <w:rPr>
            <w:color w:val="000000" w:themeColor="text1"/>
            <w:rPrChange w:id="5657" w:author="Dr Mamadou SANOGO" w:date="2023-10-25T18:15:00Z">
              <w:rPr/>
            </w:rPrChange>
          </w:rPr>
          <w:t>MAÏGA</w:t>
        </w:r>
        <w:r w:rsidRPr="007A4AFC">
          <w:rPr>
            <w:color w:val="000000" w:themeColor="text1"/>
            <w:rPrChange w:id="5658" w:author="Dr Mamadou SANOGO" w:date="2023-10-25T18:15:00Z">
              <w:rPr/>
            </w:rPrChange>
          </w:rPr>
          <w:tab/>
          <w:t>Korotoumou</w:t>
        </w:r>
        <w:r w:rsidRPr="007A4AFC">
          <w:rPr>
            <w:color w:val="000000" w:themeColor="text1"/>
            <w:rPrChange w:id="5659" w:author="Dr Mamadou SANOGO" w:date="2023-10-25T18:15:00Z">
              <w:rPr/>
            </w:rPrChange>
          </w:rPr>
          <w:tab/>
          <w:t>Ancienne étudiante</w:t>
        </w:r>
      </w:ins>
    </w:p>
    <w:p w14:paraId="209603B5" w14:textId="797FBEB3" w:rsidR="000E0336" w:rsidRPr="007A4AFC" w:rsidRDefault="000E0336">
      <w:pPr>
        <w:tabs>
          <w:tab w:val="left" w:pos="1356"/>
          <w:tab w:val="left" w:pos="3969"/>
          <w:tab w:val="left" w:pos="5078"/>
        </w:tabs>
        <w:ind w:left="113"/>
        <w:rPr>
          <w:ins w:id="5660" w:author="Dr Mamadou SANOGO" w:date="2023-10-25T13:24:00Z"/>
          <w:color w:val="000000" w:themeColor="text1"/>
          <w:rPrChange w:id="5661" w:author="Dr Mamadou SANOGO" w:date="2023-10-25T18:15:00Z">
            <w:rPr>
              <w:ins w:id="5662" w:author="Dr Mamadou SANOGO" w:date="2023-10-25T13:24:00Z"/>
            </w:rPr>
          </w:rPrChange>
        </w:rPr>
        <w:pPrChange w:id="5663" w:author="Dr Mamadou SANOGO" w:date="2023-10-25T13:27:00Z">
          <w:pPr/>
        </w:pPrChange>
      </w:pPr>
      <w:ins w:id="5664" w:author="Dr Mamadou SANOGO" w:date="2023-10-25T13:24:00Z">
        <w:r w:rsidRPr="007A4AFC">
          <w:rPr>
            <w:color w:val="000000" w:themeColor="text1"/>
            <w:sz w:val="20"/>
            <w:rPrChange w:id="5665" w:author="Dr Mamadou SANOGO" w:date="2023-10-25T18:15:00Z">
              <w:rPr>
                <w:sz w:val="20"/>
              </w:rPr>
            </w:rPrChange>
          </w:rPr>
          <w:t>COULIBALY</w:t>
        </w:r>
        <w:r w:rsidRPr="007A4AFC">
          <w:rPr>
            <w:color w:val="000000" w:themeColor="text1"/>
            <w:sz w:val="20"/>
            <w:rPrChange w:id="5666" w:author="Dr Mamadou SANOGO" w:date="2023-10-25T18:15:00Z">
              <w:rPr>
                <w:sz w:val="20"/>
              </w:rPr>
            </w:rPrChange>
          </w:rPr>
          <w:tab/>
        </w:r>
        <w:r w:rsidRPr="007A4AFC">
          <w:rPr>
            <w:color w:val="000000" w:themeColor="text1"/>
            <w:rPrChange w:id="5667" w:author="Dr Mamadou SANOGO" w:date="2023-10-25T18:15:00Z">
              <w:rPr/>
            </w:rPrChange>
          </w:rPr>
          <w:t>Kassim</w:t>
        </w:r>
        <w:r w:rsidRPr="007A4AFC">
          <w:rPr>
            <w:color w:val="000000" w:themeColor="text1"/>
            <w:rPrChange w:id="5668" w:author="Dr Mamadou SANOGO" w:date="2023-10-25T18:15:00Z">
              <w:rPr/>
            </w:rPrChange>
          </w:rPr>
          <w:tab/>
          <w:t>Ancien étudiant</w:t>
        </w:r>
      </w:ins>
    </w:p>
    <w:p w14:paraId="74F5AA11" w14:textId="059652E2" w:rsidR="000E0336" w:rsidRPr="007A4AFC" w:rsidRDefault="000E0336" w:rsidP="000E0336">
      <w:pPr>
        <w:rPr>
          <w:ins w:id="5669" w:author="Dr Mamadou SANOGO" w:date="2023-10-25T13:24:00Z"/>
          <w:color w:val="000000" w:themeColor="text1"/>
          <w:rPrChange w:id="5670" w:author="Dr Mamadou SANOGO" w:date="2023-10-25T18:15:00Z">
            <w:rPr>
              <w:ins w:id="5671" w:author="Dr Mamadou SANOGO" w:date="2023-10-25T13:24:00Z"/>
            </w:rPr>
          </w:rPrChange>
        </w:rPr>
      </w:pPr>
      <w:ins w:id="5672" w:author="Dr Mamadou SANOGO" w:date="2023-10-25T13:24:00Z">
        <w:r w:rsidRPr="007A4AFC">
          <w:rPr>
            <w:color w:val="000000" w:themeColor="text1"/>
            <w:rPrChange w:id="5673" w:author="Dr Mamadou SANOGO" w:date="2023-10-25T18:15:00Z">
              <w:rPr/>
            </w:rPrChange>
          </w:rPr>
          <w:t>Le secrétariat de séance était assuré par Mme Sogoba Rokia.</w:t>
        </w:r>
      </w:ins>
    </w:p>
    <w:p w14:paraId="0F8A5354" w14:textId="77777777" w:rsidR="000E0336" w:rsidRPr="007A4AFC" w:rsidRDefault="000E0336" w:rsidP="000E0336">
      <w:pPr>
        <w:rPr>
          <w:ins w:id="5674" w:author="Dr Mamadou SANOGO" w:date="2023-10-25T13:24:00Z"/>
          <w:color w:val="000000" w:themeColor="text1"/>
          <w:rPrChange w:id="5675" w:author="Dr Mamadou SANOGO" w:date="2023-10-25T18:15:00Z">
            <w:rPr>
              <w:ins w:id="5676" w:author="Dr Mamadou SANOGO" w:date="2023-10-25T13:24:00Z"/>
            </w:rPr>
          </w:rPrChange>
        </w:rPr>
      </w:pPr>
      <w:ins w:id="5677" w:author="Dr Mamadou SANOGO" w:date="2023-10-25T13:24:00Z">
        <w:r w:rsidRPr="007A4AFC">
          <w:rPr>
            <w:color w:val="000000" w:themeColor="text1"/>
            <w:rPrChange w:id="5678" w:author="Dr Mamadou SANOGO" w:date="2023-10-25T18:15:00Z">
              <w:rPr/>
            </w:rPrChange>
          </w:rPr>
          <w:t xml:space="preserve">L’ordre du jour portait sur : </w:t>
        </w:r>
      </w:ins>
    </w:p>
    <w:p w14:paraId="48AB6873" w14:textId="77777777" w:rsidR="000E0336" w:rsidRPr="007A4AFC" w:rsidRDefault="000E0336" w:rsidP="000E0336">
      <w:pPr>
        <w:pStyle w:val="Paragraphedeliste"/>
        <w:numPr>
          <w:ilvl w:val="0"/>
          <w:numId w:val="31"/>
        </w:numPr>
        <w:spacing w:line="240" w:lineRule="auto"/>
        <w:rPr>
          <w:ins w:id="5679" w:author="Dr Mamadou SANOGO" w:date="2023-10-25T13:24:00Z"/>
          <w:color w:val="000000" w:themeColor="text1"/>
          <w:rPrChange w:id="5680" w:author="Dr Mamadou SANOGO" w:date="2023-10-25T18:15:00Z">
            <w:rPr>
              <w:ins w:id="5681" w:author="Dr Mamadou SANOGO" w:date="2023-10-25T13:24:00Z"/>
            </w:rPr>
          </w:rPrChange>
        </w:rPr>
      </w:pPr>
      <w:ins w:id="5682" w:author="Dr Mamadou SANOGO" w:date="2023-10-25T13:24:00Z">
        <w:r w:rsidRPr="007A4AFC">
          <w:rPr>
            <w:color w:val="000000" w:themeColor="text1"/>
            <w:rPrChange w:id="5683" w:author="Dr Mamadou SANOGO" w:date="2023-10-25T18:15:00Z">
              <w:rPr/>
            </w:rPrChange>
          </w:rPr>
          <w:t>Sensibilisation autour de l’auto-évaluation des filières de formation initiée par l’AMAQ-SUP</w:t>
        </w:r>
      </w:ins>
    </w:p>
    <w:p w14:paraId="72D2E0B0" w14:textId="47F6BEC1" w:rsidR="000E0336" w:rsidRPr="007A4AFC" w:rsidRDefault="000E0336" w:rsidP="000E0336">
      <w:pPr>
        <w:pStyle w:val="Paragraphedeliste"/>
        <w:numPr>
          <w:ilvl w:val="0"/>
          <w:numId w:val="31"/>
        </w:numPr>
        <w:spacing w:line="240" w:lineRule="auto"/>
        <w:rPr>
          <w:ins w:id="5684" w:author="Dr Mamadou SANOGO" w:date="2023-10-25T13:24:00Z"/>
          <w:color w:val="000000" w:themeColor="text1"/>
          <w:rPrChange w:id="5685" w:author="Dr Mamadou SANOGO" w:date="2023-10-25T18:15:00Z">
            <w:rPr>
              <w:ins w:id="5686" w:author="Dr Mamadou SANOGO" w:date="2023-10-25T13:24:00Z"/>
            </w:rPr>
          </w:rPrChange>
        </w:rPr>
      </w:pPr>
      <w:ins w:id="5687" w:author="Dr Mamadou SANOGO" w:date="2023-10-25T13:24:00Z">
        <w:r w:rsidRPr="007A4AFC">
          <w:rPr>
            <w:color w:val="000000" w:themeColor="text1"/>
            <w:rPrChange w:id="5688" w:author="Dr Mamadou SANOGO" w:date="2023-10-25T18:15:00Z">
              <w:rPr/>
            </w:rPrChange>
          </w:rPr>
          <w:t>L’adoption d</w:t>
        </w:r>
      </w:ins>
      <w:ins w:id="5689" w:author="Dr Mamadou SANOGO" w:date="2023-10-27T11:31:00Z">
        <w:r w:rsidR="00AD42F4">
          <w:rPr>
            <w:color w:val="000000" w:themeColor="text1"/>
          </w:rPr>
          <w:t>es</w:t>
        </w:r>
      </w:ins>
      <w:ins w:id="5690" w:author="Dr Mamadou SANOGO" w:date="2023-10-25T13:24:00Z">
        <w:r w:rsidRPr="007A4AFC">
          <w:rPr>
            <w:color w:val="000000" w:themeColor="text1"/>
            <w:rPrChange w:id="5691" w:author="Dr Mamadou SANOGO" w:date="2023-10-25T18:15:00Z">
              <w:rPr/>
            </w:rPrChange>
          </w:rPr>
          <w:t xml:space="preserve"> comité</w:t>
        </w:r>
      </w:ins>
      <w:ins w:id="5692" w:author="Dr Mamadou SANOGO" w:date="2023-10-27T11:31:00Z">
        <w:r w:rsidR="00AD42F4">
          <w:rPr>
            <w:color w:val="000000" w:themeColor="text1"/>
          </w:rPr>
          <w:t>s</w:t>
        </w:r>
      </w:ins>
      <w:ins w:id="5693" w:author="Dr Mamadou SANOGO" w:date="2023-10-25T13:24:00Z">
        <w:r w:rsidRPr="007A4AFC">
          <w:rPr>
            <w:color w:val="000000" w:themeColor="text1"/>
            <w:rPrChange w:id="5694" w:author="Dr Mamadou SANOGO" w:date="2023-10-25T18:15:00Z">
              <w:rPr/>
            </w:rPrChange>
          </w:rPr>
          <w:t xml:space="preserve"> </w:t>
        </w:r>
        <w:r w:rsidR="00AD42F4" w:rsidRPr="00AD42F4">
          <w:rPr>
            <w:color w:val="000000" w:themeColor="text1"/>
          </w:rPr>
          <w:t xml:space="preserve">ad hoc </w:t>
        </w:r>
        <w:r w:rsidRPr="007A4AFC">
          <w:rPr>
            <w:color w:val="000000" w:themeColor="text1"/>
            <w:rPrChange w:id="5695" w:author="Dr Mamadou SANOGO" w:date="2023-10-25T18:15:00Z">
              <w:rPr/>
            </w:rPrChange>
          </w:rPr>
          <w:t xml:space="preserve">pour l’auto-évaluation de </w:t>
        </w:r>
      </w:ins>
      <w:ins w:id="5696" w:author="Dr Mamadou SANOGO" w:date="2023-10-27T11:31:00Z">
        <w:r w:rsidR="00AD42F4">
          <w:rPr>
            <w:color w:val="000000" w:themeColor="text1"/>
          </w:rPr>
          <w:t>7</w:t>
        </w:r>
      </w:ins>
      <w:ins w:id="5697" w:author="Dr Mamadou SANOGO" w:date="2023-10-25T13:24:00Z">
        <w:r w:rsidRPr="007A4AFC">
          <w:rPr>
            <w:color w:val="000000" w:themeColor="text1"/>
            <w:rPrChange w:id="5698" w:author="Dr Mamadou SANOGO" w:date="2023-10-25T18:15:00Z">
              <w:rPr/>
            </w:rPrChange>
          </w:rPr>
          <w:t xml:space="preserve"> filières de formation</w:t>
        </w:r>
      </w:ins>
    </w:p>
    <w:p w14:paraId="1F02A2C5" w14:textId="77777777" w:rsidR="000E0336" w:rsidRPr="007A4AFC" w:rsidRDefault="000E0336" w:rsidP="000E0336">
      <w:pPr>
        <w:pStyle w:val="Paragraphedeliste"/>
        <w:numPr>
          <w:ilvl w:val="0"/>
          <w:numId w:val="31"/>
        </w:numPr>
        <w:spacing w:line="240" w:lineRule="auto"/>
        <w:rPr>
          <w:ins w:id="5699" w:author="Dr Mamadou SANOGO" w:date="2023-10-25T13:24:00Z"/>
          <w:color w:val="000000" w:themeColor="text1"/>
          <w:rPrChange w:id="5700" w:author="Dr Mamadou SANOGO" w:date="2023-10-25T18:15:00Z">
            <w:rPr>
              <w:ins w:id="5701" w:author="Dr Mamadou SANOGO" w:date="2023-10-25T13:24:00Z"/>
            </w:rPr>
          </w:rPrChange>
        </w:rPr>
      </w:pPr>
      <w:ins w:id="5702" w:author="Dr Mamadou SANOGO" w:date="2023-10-25T13:24:00Z">
        <w:r w:rsidRPr="007A4AFC">
          <w:rPr>
            <w:color w:val="000000" w:themeColor="text1"/>
            <w:rPrChange w:id="5703" w:author="Dr Mamadou SANOGO" w:date="2023-10-25T18:15:00Z">
              <w:rPr/>
            </w:rPrChange>
          </w:rPr>
          <w:t>Divers</w:t>
        </w:r>
      </w:ins>
    </w:p>
    <w:p w14:paraId="432B2985" w14:textId="77777777" w:rsidR="000E0336" w:rsidRPr="007A4AFC" w:rsidRDefault="000E0336" w:rsidP="000E0336">
      <w:pPr>
        <w:rPr>
          <w:ins w:id="5704" w:author="Dr Mamadou SANOGO" w:date="2023-10-25T13:24:00Z"/>
          <w:color w:val="000000" w:themeColor="text1"/>
          <w:rPrChange w:id="5705" w:author="Dr Mamadou SANOGO" w:date="2023-10-25T18:15:00Z">
            <w:rPr>
              <w:ins w:id="5706" w:author="Dr Mamadou SANOGO" w:date="2023-10-25T13:24:00Z"/>
            </w:rPr>
          </w:rPrChange>
        </w:rPr>
      </w:pPr>
      <w:ins w:id="5707" w:author="Dr Mamadou SANOGO" w:date="2023-10-25T13:24:00Z">
        <w:r w:rsidRPr="007A4AFC">
          <w:rPr>
            <w:color w:val="000000" w:themeColor="text1"/>
            <w:rPrChange w:id="5708" w:author="Dr Mamadou SANOGO" w:date="2023-10-25T18:15:00Z">
              <w:rPr/>
            </w:rPrChange>
          </w:rPr>
          <w:t>Après les salutations et les remerciements du président pour la présence des uns et autres, le président procéda à l’ouverture de séance.</w:t>
        </w:r>
      </w:ins>
    </w:p>
    <w:p w14:paraId="76BB898D" w14:textId="29A376DE" w:rsidR="00CB3C42" w:rsidRPr="0027496F" w:rsidRDefault="000E0336" w:rsidP="00CB3C42">
      <w:pPr>
        <w:spacing w:line="240" w:lineRule="auto"/>
        <w:rPr>
          <w:ins w:id="5709" w:author="Dr Mamadou SANOGO" w:date="2023-10-26T15:42:00Z"/>
          <w:color w:val="000000" w:themeColor="text1"/>
          <w:rPrChange w:id="5710" w:author="Dr Mamadou SANOGO" w:date="2023-10-27T12:15:00Z">
            <w:rPr>
              <w:ins w:id="5711" w:author="Dr Mamadou SANOGO" w:date="2023-10-26T15:42:00Z"/>
              <w:b/>
              <w:color w:val="000000" w:themeColor="text1"/>
            </w:rPr>
          </w:rPrChange>
        </w:rPr>
      </w:pPr>
      <w:ins w:id="5712" w:author="Dr Mamadou SANOGO" w:date="2023-10-25T13:24:00Z">
        <w:r w:rsidRPr="007A4AFC">
          <w:rPr>
            <w:color w:val="000000" w:themeColor="text1"/>
            <w:rPrChange w:id="5713" w:author="Dr Mamadou SANOGO" w:date="2023-10-25T18:15:00Z">
              <w:rPr/>
            </w:rPrChange>
          </w:rPr>
          <w:t>Cette ouverture de séance fut précédée par un tour de table pour la présentation des participants.</w:t>
        </w:r>
      </w:ins>
    </w:p>
    <w:p w14:paraId="5323CFE9" w14:textId="77777777" w:rsidR="00CB3C42" w:rsidRPr="00CB3C42" w:rsidRDefault="00CB3C42">
      <w:pPr>
        <w:spacing w:line="240" w:lineRule="auto"/>
        <w:rPr>
          <w:ins w:id="5714" w:author="Dr Mamadou SANOGO" w:date="2023-10-26T15:41:00Z"/>
          <w:b/>
          <w:color w:val="000000" w:themeColor="text1"/>
          <w:rPrChange w:id="5715" w:author="Dr Mamadou SANOGO" w:date="2023-10-26T15:42:00Z">
            <w:rPr>
              <w:ins w:id="5716" w:author="Dr Mamadou SANOGO" w:date="2023-10-26T15:41:00Z"/>
            </w:rPr>
          </w:rPrChange>
        </w:rPr>
        <w:pPrChange w:id="5717" w:author="Dr Mamadou SANOGO" w:date="2023-10-26T15:42:00Z">
          <w:pPr>
            <w:pStyle w:val="Paragraphedeliste"/>
            <w:numPr>
              <w:numId w:val="33"/>
            </w:numPr>
            <w:spacing w:line="240" w:lineRule="auto"/>
            <w:ind w:hanging="360"/>
          </w:pPr>
        </w:pPrChange>
      </w:pPr>
    </w:p>
    <w:p w14:paraId="7E84AA60" w14:textId="24F56F4C" w:rsidR="000E0336" w:rsidRPr="007A4AFC" w:rsidRDefault="000E0336">
      <w:pPr>
        <w:pStyle w:val="Paragraphedeliste"/>
        <w:numPr>
          <w:ilvl w:val="0"/>
          <w:numId w:val="33"/>
        </w:numPr>
        <w:spacing w:line="240" w:lineRule="auto"/>
        <w:rPr>
          <w:ins w:id="5718" w:author="Dr Mamadou SANOGO" w:date="2023-10-25T13:24:00Z"/>
          <w:b/>
          <w:color w:val="000000" w:themeColor="text1"/>
          <w:rPrChange w:id="5719" w:author="Dr Mamadou SANOGO" w:date="2023-10-25T18:15:00Z">
            <w:rPr>
              <w:ins w:id="5720" w:author="Dr Mamadou SANOGO" w:date="2023-10-25T13:24:00Z"/>
            </w:rPr>
          </w:rPrChange>
        </w:rPr>
        <w:pPrChange w:id="5721" w:author="Dr Mamadou SANOGO" w:date="2023-10-25T13:25:00Z">
          <w:pPr/>
        </w:pPrChange>
      </w:pPr>
      <w:ins w:id="5722" w:author="Dr Mamadou SANOGO" w:date="2023-10-25T13:24:00Z">
        <w:r w:rsidRPr="007A4AFC">
          <w:rPr>
            <w:b/>
            <w:color w:val="000000" w:themeColor="text1"/>
            <w:rPrChange w:id="5723" w:author="Dr Mamadou SANOGO" w:date="2023-10-25T18:15:00Z">
              <w:rPr>
                <w:b/>
              </w:rPr>
            </w:rPrChange>
          </w:rPr>
          <w:t>SENSIBILISATION AUTOUR DE L’AUTOÉVALUATION DES FILIÈRES DE FORMATION INITIÉE PAR L’AMAQ-SUP</w:t>
        </w:r>
      </w:ins>
    </w:p>
    <w:p w14:paraId="4289121F" w14:textId="77777777" w:rsidR="000E0336" w:rsidRPr="007A4AFC" w:rsidRDefault="000E0336" w:rsidP="00F076C8">
      <w:pPr>
        <w:rPr>
          <w:ins w:id="5724" w:author="Dr Mamadou SANOGO" w:date="2023-10-25T13:24:00Z"/>
          <w:color w:val="000000" w:themeColor="text1"/>
          <w:rPrChange w:id="5725" w:author="Dr Mamadou SANOGO" w:date="2023-10-25T18:15:00Z">
            <w:rPr>
              <w:ins w:id="5726" w:author="Dr Mamadou SANOGO" w:date="2023-10-25T13:24:00Z"/>
            </w:rPr>
          </w:rPrChange>
        </w:rPr>
      </w:pPr>
      <w:ins w:id="5727" w:author="Dr Mamadou SANOGO" w:date="2023-10-25T13:24:00Z">
        <w:r w:rsidRPr="007A4AFC">
          <w:rPr>
            <w:b/>
            <w:color w:val="000000" w:themeColor="text1"/>
            <w:rPrChange w:id="5728" w:author="Dr Mamadou SANOGO" w:date="2023-10-25T18:15:00Z">
              <w:rPr>
                <w:b/>
              </w:rPr>
            </w:rPrChange>
          </w:rPr>
          <w:t>Président : Dr Mamadou SANOGO</w:t>
        </w:r>
      </w:ins>
    </w:p>
    <w:p w14:paraId="663D86FB" w14:textId="4297CE9D" w:rsidR="000E0336" w:rsidRPr="007A4AFC" w:rsidRDefault="000E0336" w:rsidP="00F076C8">
      <w:pPr>
        <w:rPr>
          <w:ins w:id="5729" w:author="Dr Mamadou SANOGO" w:date="2023-10-25T13:24:00Z"/>
          <w:color w:val="000000" w:themeColor="text1"/>
          <w:sz w:val="22"/>
          <w:rPrChange w:id="5730" w:author="Dr Mamadou SANOGO" w:date="2023-10-25T18:15:00Z">
            <w:rPr>
              <w:ins w:id="5731" w:author="Dr Mamadou SANOGO" w:date="2023-10-25T13:24:00Z"/>
              <w:sz w:val="4"/>
            </w:rPr>
          </w:rPrChange>
        </w:rPr>
      </w:pPr>
      <w:ins w:id="5732" w:author="Dr Mamadou SANOGO" w:date="2023-10-25T13:24:00Z">
        <w:r w:rsidRPr="007A4AFC">
          <w:rPr>
            <w:color w:val="000000" w:themeColor="text1"/>
            <w:rPrChange w:id="5733" w:author="Dr Mamadou SANOGO" w:date="2023-10-25T18:15:00Z">
              <w:rPr/>
            </w:rPrChange>
          </w:rPr>
          <w:t>Il expliqua aux participants tout d’abord le rôle de l’Agence Malienne d’Assurance Qualité de l’Enseignement Supérieur et de la Recherche Scientifique (AMAQ-SUP) qui est un établissement public à caractère scientifique et technologique.</w:t>
        </w:r>
      </w:ins>
    </w:p>
    <w:p w14:paraId="3A0685EF" w14:textId="3CB2A9DB" w:rsidR="000E0336" w:rsidRPr="007A4AFC" w:rsidRDefault="000E0336" w:rsidP="00614D94">
      <w:pPr>
        <w:rPr>
          <w:ins w:id="5734" w:author="Dr Mamadou SANOGO" w:date="2023-10-25T13:24:00Z"/>
          <w:color w:val="000000" w:themeColor="text1"/>
          <w:rPrChange w:id="5735" w:author="Dr Mamadou SANOGO" w:date="2023-10-25T18:15:00Z">
            <w:rPr>
              <w:ins w:id="5736" w:author="Dr Mamadou SANOGO" w:date="2023-10-25T13:24:00Z"/>
              <w:b/>
            </w:rPr>
          </w:rPrChange>
        </w:rPr>
      </w:pPr>
      <w:ins w:id="5737" w:author="Dr Mamadou SANOGO" w:date="2023-10-25T13:24:00Z">
        <w:r w:rsidRPr="007A4AFC">
          <w:rPr>
            <w:color w:val="000000" w:themeColor="text1"/>
            <w:rPrChange w:id="5738" w:author="Dr Mamadou SANOGO" w:date="2023-10-25T18:15:00Z">
              <w:rPr/>
            </w:rPrChange>
          </w:rPr>
          <w:t>Il parla également des missions de l’AMAQ qui sont : évaluer la qualité des institutions d’enseignement supérieur, des programmes de formation et de la recherche, et œuvrer à leur amélioration continue.</w:t>
        </w:r>
      </w:ins>
    </w:p>
    <w:p w14:paraId="274CFEF6" w14:textId="77777777" w:rsidR="000E0336" w:rsidRPr="007A4AFC" w:rsidRDefault="000E0336" w:rsidP="000E0336">
      <w:pPr>
        <w:rPr>
          <w:ins w:id="5739" w:author="Dr Mamadou SANOGO" w:date="2023-10-25T13:24:00Z"/>
          <w:color w:val="000000" w:themeColor="text1"/>
          <w:rPrChange w:id="5740" w:author="Dr Mamadou SANOGO" w:date="2023-10-25T18:15:00Z">
            <w:rPr>
              <w:ins w:id="5741" w:author="Dr Mamadou SANOGO" w:date="2023-10-25T13:24:00Z"/>
            </w:rPr>
          </w:rPrChange>
        </w:rPr>
      </w:pPr>
      <w:ins w:id="5742" w:author="Dr Mamadou SANOGO" w:date="2023-10-25T13:24:00Z">
        <w:r w:rsidRPr="007A4AFC">
          <w:rPr>
            <w:color w:val="000000" w:themeColor="text1"/>
            <w:rPrChange w:id="5743" w:author="Dr Mamadou SANOGO" w:date="2023-10-25T18:15:00Z">
              <w:rPr/>
            </w:rPrChange>
          </w:rPr>
          <w:t>Enfin, il procéda à la présentation des nouveaux outils de l’AMAQ-SUP à savoir</w:t>
        </w:r>
      </w:ins>
    </w:p>
    <w:p w14:paraId="4FDDF4BD" w14:textId="77777777" w:rsidR="000E0336" w:rsidRPr="007A4AFC" w:rsidRDefault="000E0336" w:rsidP="000E0336">
      <w:pPr>
        <w:pStyle w:val="Paragraphedeliste"/>
        <w:numPr>
          <w:ilvl w:val="0"/>
          <w:numId w:val="32"/>
        </w:numPr>
        <w:spacing w:line="240" w:lineRule="auto"/>
        <w:rPr>
          <w:ins w:id="5744" w:author="Dr Mamadou SANOGO" w:date="2023-10-25T13:24:00Z"/>
          <w:color w:val="000000" w:themeColor="text1"/>
          <w:rPrChange w:id="5745" w:author="Dr Mamadou SANOGO" w:date="2023-10-25T18:15:00Z">
            <w:rPr>
              <w:ins w:id="5746" w:author="Dr Mamadou SANOGO" w:date="2023-10-25T13:24:00Z"/>
            </w:rPr>
          </w:rPrChange>
        </w:rPr>
      </w:pPr>
      <w:ins w:id="5747" w:author="Dr Mamadou SANOGO" w:date="2023-10-25T13:24:00Z">
        <w:r w:rsidRPr="007A4AFC">
          <w:rPr>
            <w:color w:val="000000" w:themeColor="text1"/>
            <w:rPrChange w:id="5748" w:author="Dr Mamadou SANOGO" w:date="2023-10-25T18:15:00Z">
              <w:rPr/>
            </w:rPrChange>
          </w:rPr>
          <w:t>Le Référentiel de l’évaluation des formations ;</w:t>
        </w:r>
      </w:ins>
    </w:p>
    <w:p w14:paraId="1102DA8B" w14:textId="77777777" w:rsidR="000E0336" w:rsidRPr="007A4AFC" w:rsidRDefault="000E0336" w:rsidP="000E0336">
      <w:pPr>
        <w:pStyle w:val="Paragraphedeliste"/>
        <w:numPr>
          <w:ilvl w:val="0"/>
          <w:numId w:val="32"/>
        </w:numPr>
        <w:spacing w:line="240" w:lineRule="auto"/>
        <w:rPr>
          <w:ins w:id="5749" w:author="Dr Mamadou SANOGO" w:date="2023-10-25T13:24:00Z"/>
          <w:color w:val="000000" w:themeColor="text1"/>
          <w:rPrChange w:id="5750" w:author="Dr Mamadou SANOGO" w:date="2023-10-25T18:15:00Z">
            <w:rPr>
              <w:ins w:id="5751" w:author="Dr Mamadou SANOGO" w:date="2023-10-25T13:24:00Z"/>
            </w:rPr>
          </w:rPrChange>
        </w:rPr>
      </w:pPr>
      <w:ins w:id="5752" w:author="Dr Mamadou SANOGO" w:date="2023-10-25T13:24:00Z">
        <w:r w:rsidRPr="007A4AFC">
          <w:rPr>
            <w:color w:val="000000" w:themeColor="text1"/>
            <w:rPrChange w:id="5753" w:author="Dr Mamadou SANOGO" w:date="2023-10-25T18:15:00Z">
              <w:rPr/>
            </w:rPrChange>
          </w:rPr>
          <w:t>Le Guide de l’évaluation des formations ;</w:t>
        </w:r>
      </w:ins>
    </w:p>
    <w:p w14:paraId="3586BED8" w14:textId="77777777" w:rsidR="000E0336" w:rsidRPr="007A4AFC" w:rsidRDefault="000E0336" w:rsidP="000E0336">
      <w:pPr>
        <w:pStyle w:val="Paragraphedeliste"/>
        <w:numPr>
          <w:ilvl w:val="0"/>
          <w:numId w:val="32"/>
        </w:numPr>
        <w:spacing w:line="240" w:lineRule="auto"/>
        <w:rPr>
          <w:ins w:id="5754" w:author="Dr Mamadou SANOGO" w:date="2023-10-25T13:24:00Z"/>
          <w:color w:val="000000" w:themeColor="text1"/>
          <w:rPrChange w:id="5755" w:author="Dr Mamadou SANOGO" w:date="2023-10-25T18:15:00Z">
            <w:rPr>
              <w:ins w:id="5756" w:author="Dr Mamadou SANOGO" w:date="2023-10-25T13:24:00Z"/>
            </w:rPr>
          </w:rPrChange>
        </w:rPr>
      </w:pPr>
      <w:ins w:id="5757" w:author="Dr Mamadou SANOGO" w:date="2023-10-25T13:24:00Z">
        <w:r w:rsidRPr="007A4AFC">
          <w:rPr>
            <w:color w:val="000000" w:themeColor="text1"/>
            <w:rPrChange w:id="5758" w:author="Dr Mamadou SANOGO" w:date="2023-10-25T18:15:00Z">
              <w:rPr/>
            </w:rPrChange>
          </w:rPr>
          <w:t>Le Guide de rédaction du RAE-Formation ;</w:t>
        </w:r>
      </w:ins>
    </w:p>
    <w:p w14:paraId="0D542EBA" w14:textId="50770158" w:rsidR="000E0336" w:rsidRPr="007A4AFC" w:rsidRDefault="000E0336" w:rsidP="000E0336">
      <w:pPr>
        <w:pStyle w:val="Paragraphedeliste"/>
        <w:numPr>
          <w:ilvl w:val="0"/>
          <w:numId w:val="32"/>
        </w:numPr>
        <w:spacing w:line="240" w:lineRule="auto"/>
        <w:rPr>
          <w:ins w:id="5759" w:author="Dr Mamadou SANOGO" w:date="2023-10-25T13:24:00Z"/>
          <w:color w:val="000000" w:themeColor="text1"/>
          <w:rPrChange w:id="5760" w:author="Dr Mamadou SANOGO" w:date="2023-10-25T18:15:00Z">
            <w:rPr>
              <w:ins w:id="5761" w:author="Dr Mamadou SANOGO" w:date="2023-10-25T13:24:00Z"/>
            </w:rPr>
          </w:rPrChange>
        </w:rPr>
      </w:pPr>
      <w:ins w:id="5762" w:author="Dr Mamadou SANOGO" w:date="2023-10-25T13:24:00Z">
        <w:r w:rsidRPr="007A4AFC">
          <w:rPr>
            <w:color w:val="000000" w:themeColor="text1"/>
            <w:rPrChange w:id="5763" w:author="Dr Mamadou SANOGO" w:date="2023-10-25T18:15:00Z">
              <w:rPr/>
            </w:rPrChange>
          </w:rPr>
          <w:t>Fiche caractérisation formation</w:t>
        </w:r>
      </w:ins>
      <w:ins w:id="5764" w:author="Dr Mamadou SANOGO" w:date="2023-10-25T13:27:00Z">
        <w:r w:rsidR="00140A0F" w:rsidRPr="007A4AFC">
          <w:rPr>
            <w:color w:val="000000" w:themeColor="text1"/>
            <w:rPrChange w:id="5765" w:author="Dr Mamadou SANOGO" w:date="2023-10-25T18:15:00Z">
              <w:rPr/>
            </w:rPrChange>
          </w:rPr>
          <w:t xml:space="preserve">, </w:t>
        </w:r>
      </w:ins>
      <w:ins w:id="5766" w:author="Dr Mamadou SANOGO" w:date="2023-10-25T13:24:00Z">
        <w:r w:rsidRPr="007A4AFC">
          <w:rPr>
            <w:color w:val="000000" w:themeColor="text1"/>
            <w:rPrChange w:id="5767" w:author="Dr Mamadou SANOGO" w:date="2023-10-25T18:15:00Z">
              <w:rPr/>
            </w:rPrChange>
          </w:rPr>
          <w:t>Licence et Master</w:t>
        </w:r>
      </w:ins>
    </w:p>
    <w:p w14:paraId="71914945" w14:textId="77777777" w:rsidR="000E0336" w:rsidRPr="007A4AFC" w:rsidRDefault="000E0336" w:rsidP="00F076C8">
      <w:pPr>
        <w:rPr>
          <w:ins w:id="5768" w:author="Dr Mamadou SANOGO" w:date="2023-10-25T13:24:00Z"/>
          <w:color w:val="000000" w:themeColor="text1"/>
          <w:rPrChange w:id="5769" w:author="Dr Mamadou SANOGO" w:date="2023-10-25T18:15:00Z">
            <w:rPr>
              <w:ins w:id="5770" w:author="Dr Mamadou SANOGO" w:date="2023-10-25T13:24:00Z"/>
            </w:rPr>
          </w:rPrChange>
        </w:rPr>
      </w:pPr>
      <w:ins w:id="5771" w:author="Dr Mamadou SANOGO" w:date="2023-10-25T13:24:00Z">
        <w:r w:rsidRPr="007A4AFC">
          <w:rPr>
            <w:color w:val="000000" w:themeColor="text1"/>
            <w:rPrChange w:id="5772" w:author="Dr Mamadou SANOGO" w:date="2023-10-25T18:15:00Z">
              <w:rPr/>
            </w:rPrChange>
          </w:rPr>
          <w:t xml:space="preserve">Après cette présentation, ce fut des questions/réponses. </w:t>
        </w:r>
      </w:ins>
    </w:p>
    <w:p w14:paraId="6DB4C2A4" w14:textId="77777777" w:rsidR="000E0336" w:rsidRPr="007A4AFC" w:rsidRDefault="000E0336" w:rsidP="000E0336">
      <w:pPr>
        <w:rPr>
          <w:ins w:id="5773" w:author="Dr Mamadou SANOGO" w:date="2023-10-25T13:24:00Z"/>
          <w:color w:val="000000" w:themeColor="text1"/>
          <w:rPrChange w:id="5774" w:author="Dr Mamadou SANOGO" w:date="2023-10-25T18:15:00Z">
            <w:rPr>
              <w:ins w:id="5775" w:author="Dr Mamadou SANOGO" w:date="2023-10-25T13:24:00Z"/>
            </w:rPr>
          </w:rPrChange>
        </w:rPr>
      </w:pPr>
      <w:ins w:id="5776" w:author="Dr Mamadou SANOGO" w:date="2023-10-25T13:24:00Z">
        <w:r w:rsidRPr="007A4AFC">
          <w:rPr>
            <w:color w:val="000000" w:themeColor="text1"/>
            <w:rPrChange w:id="5777" w:author="Dr Mamadou SANOGO" w:date="2023-10-25T18:15:00Z">
              <w:rPr/>
            </w:rPrChange>
          </w:rPr>
          <w:t>Au cours de la réunion des questionnaires ont été également présentés aux participants en vue de leur validation. Il s’agissait de deux (2) questionnaires dont un pour les anciens étudiants et l’autre pour les étudiants actuels.</w:t>
        </w:r>
      </w:ins>
    </w:p>
    <w:p w14:paraId="5DE0D963" w14:textId="55004747" w:rsidR="000E0336" w:rsidRDefault="000E0336">
      <w:pPr>
        <w:rPr>
          <w:ins w:id="5778" w:author="Dr Mamadou SANOGO" w:date="2023-10-27T12:15:00Z"/>
          <w:color w:val="000000" w:themeColor="text1"/>
        </w:rPr>
      </w:pPr>
      <w:ins w:id="5779" w:author="Dr Mamadou SANOGO" w:date="2023-10-25T13:24:00Z">
        <w:r w:rsidRPr="007A4AFC">
          <w:rPr>
            <w:color w:val="000000" w:themeColor="text1"/>
            <w:rPrChange w:id="5780" w:author="Dr Mamadou SANOGO" w:date="2023-10-25T18:15:00Z">
              <w:rPr/>
            </w:rPrChange>
          </w:rPr>
          <w:t>Après discussions et validation de ces questions, une équipe composée de 5 personnes a été chargée de la ventilation des questionnaires au sein et en dehors de l’établissement.</w:t>
        </w:r>
      </w:ins>
    </w:p>
    <w:p w14:paraId="71DBDEE6" w14:textId="77777777" w:rsidR="0027496F" w:rsidRPr="007A4AFC" w:rsidRDefault="0027496F" w:rsidP="00614D94">
      <w:pPr>
        <w:rPr>
          <w:ins w:id="5781" w:author="Dr Mamadou SANOGO" w:date="2023-10-25T13:24:00Z"/>
          <w:color w:val="000000" w:themeColor="text1"/>
          <w:sz w:val="22"/>
          <w:rPrChange w:id="5782" w:author="Dr Mamadou SANOGO" w:date="2023-10-25T18:15:00Z">
            <w:rPr>
              <w:ins w:id="5783" w:author="Dr Mamadou SANOGO" w:date="2023-10-25T13:24:00Z"/>
              <w:sz w:val="10"/>
            </w:rPr>
          </w:rPrChange>
        </w:rPr>
      </w:pPr>
    </w:p>
    <w:p w14:paraId="1600955E" w14:textId="0E884419" w:rsidR="000E0336" w:rsidRPr="007A4AFC" w:rsidRDefault="000E0336" w:rsidP="000E0336">
      <w:pPr>
        <w:pStyle w:val="Paragraphedeliste"/>
        <w:numPr>
          <w:ilvl w:val="0"/>
          <w:numId w:val="33"/>
        </w:numPr>
        <w:spacing w:line="240" w:lineRule="auto"/>
        <w:rPr>
          <w:ins w:id="5784" w:author="Dr Mamadou SANOGO" w:date="2023-10-25T13:24:00Z"/>
          <w:b/>
          <w:color w:val="000000" w:themeColor="text1"/>
          <w:rPrChange w:id="5785" w:author="Dr Mamadou SANOGO" w:date="2023-10-25T18:15:00Z">
            <w:rPr>
              <w:ins w:id="5786" w:author="Dr Mamadou SANOGO" w:date="2023-10-25T13:24:00Z"/>
              <w:b/>
            </w:rPr>
          </w:rPrChange>
        </w:rPr>
      </w:pPr>
      <w:ins w:id="5787" w:author="Dr Mamadou SANOGO" w:date="2023-10-25T13:24:00Z">
        <w:r w:rsidRPr="007A4AFC">
          <w:rPr>
            <w:b/>
            <w:color w:val="000000" w:themeColor="text1"/>
            <w:rPrChange w:id="5788" w:author="Dr Mamadou SANOGO" w:date="2023-10-25T18:15:00Z">
              <w:rPr>
                <w:b/>
              </w:rPr>
            </w:rPrChange>
          </w:rPr>
          <w:t>L’ADOPTION D’UN COMITÉ AD HOC POUR L’AUTO-ÉVALUATION</w:t>
        </w:r>
        <w:r w:rsidRPr="004D676A">
          <w:rPr>
            <w:b/>
            <w:color w:val="5B9BD5" w:themeColor="accent1"/>
            <w:rPrChange w:id="5789" w:author="Dr Mamadou SANOGO" w:date="2023-10-26T20:59:00Z">
              <w:rPr>
                <w:b/>
              </w:rPr>
            </w:rPrChange>
          </w:rPr>
          <w:t xml:space="preserve"> </w:t>
        </w:r>
        <w:r w:rsidRPr="00AD42F4">
          <w:rPr>
            <w:b/>
            <w:color w:val="000000" w:themeColor="text1"/>
            <w:rPrChange w:id="5790" w:author="Dr Mamadou SANOGO" w:date="2023-10-27T11:33:00Z">
              <w:rPr>
                <w:b/>
              </w:rPr>
            </w:rPrChange>
          </w:rPr>
          <w:t>DE</w:t>
        </w:r>
      </w:ins>
      <w:ins w:id="5791" w:author="Dr Mamadou SANOGO" w:date="2023-10-26T20:59:00Z">
        <w:r w:rsidR="004D676A" w:rsidRPr="00AD42F4">
          <w:rPr>
            <w:b/>
            <w:color w:val="000000" w:themeColor="text1"/>
          </w:rPr>
          <w:t>S</w:t>
        </w:r>
      </w:ins>
      <w:ins w:id="5792" w:author="Dr Mamadou SANOGO" w:date="2023-10-25T13:24:00Z">
        <w:r w:rsidRPr="004D676A">
          <w:rPr>
            <w:b/>
            <w:color w:val="5B9BD5" w:themeColor="accent1"/>
            <w:rPrChange w:id="5793" w:author="Dr Mamadou SANOGO" w:date="2023-10-26T20:59:00Z">
              <w:rPr>
                <w:b/>
              </w:rPr>
            </w:rPrChange>
          </w:rPr>
          <w:t xml:space="preserve"> </w:t>
        </w:r>
        <w:r w:rsidRPr="007A4AFC">
          <w:rPr>
            <w:b/>
            <w:color w:val="000000" w:themeColor="text1"/>
            <w:rPrChange w:id="5794" w:author="Dr Mamadou SANOGO" w:date="2023-10-25T18:15:00Z">
              <w:rPr>
                <w:b/>
              </w:rPr>
            </w:rPrChange>
          </w:rPr>
          <w:t>FILIÈRES DE FORMATION</w:t>
        </w:r>
      </w:ins>
    </w:p>
    <w:p w14:paraId="2F6EE7EE" w14:textId="3665D653" w:rsidR="000E0336" w:rsidRPr="00AD42F4" w:rsidRDefault="000E0336" w:rsidP="000E0336">
      <w:pPr>
        <w:rPr>
          <w:ins w:id="5795" w:author="Dr Mamadou SANOGO" w:date="2023-10-25T13:24:00Z"/>
          <w:color w:val="000000" w:themeColor="text1"/>
          <w:rPrChange w:id="5796" w:author="Dr Mamadou SANOGO" w:date="2023-10-27T11:32:00Z">
            <w:rPr>
              <w:ins w:id="5797" w:author="Dr Mamadou SANOGO" w:date="2023-10-25T13:24:00Z"/>
            </w:rPr>
          </w:rPrChange>
        </w:rPr>
      </w:pPr>
      <w:ins w:id="5798" w:author="Dr Mamadou SANOGO" w:date="2023-10-25T13:24:00Z">
        <w:r w:rsidRPr="007A4AFC">
          <w:rPr>
            <w:color w:val="000000" w:themeColor="text1"/>
            <w:rPrChange w:id="5799" w:author="Dr Mamadou SANOGO" w:date="2023-10-25T18:15:00Z">
              <w:rPr/>
            </w:rPrChange>
          </w:rPr>
          <w:t xml:space="preserve">Prenant toujours la parole, le président proposa alors de former </w:t>
        </w:r>
      </w:ins>
      <w:ins w:id="5800" w:author="Dr Mamadou SANOGO" w:date="2023-10-27T11:32:00Z">
        <w:r w:rsidR="00AD42F4">
          <w:rPr>
            <w:color w:val="000000" w:themeColor="text1"/>
          </w:rPr>
          <w:t>des</w:t>
        </w:r>
      </w:ins>
      <w:ins w:id="5801" w:author="Dr Mamadou SANOGO" w:date="2023-10-25T13:24:00Z">
        <w:r w:rsidRPr="007A4AFC">
          <w:rPr>
            <w:color w:val="000000" w:themeColor="text1"/>
            <w:rPrChange w:id="5802" w:author="Dr Mamadou SANOGO" w:date="2023-10-25T18:15:00Z">
              <w:rPr/>
            </w:rPrChange>
          </w:rPr>
          <w:t xml:space="preserve"> comité</w:t>
        </w:r>
      </w:ins>
      <w:ins w:id="5803" w:author="Dr Mamadou SANOGO" w:date="2023-10-27T11:32:00Z">
        <w:r w:rsidR="00AD42F4">
          <w:rPr>
            <w:color w:val="000000" w:themeColor="text1"/>
          </w:rPr>
          <w:t>s</w:t>
        </w:r>
      </w:ins>
      <w:ins w:id="5804" w:author="Dr Mamadou SANOGO" w:date="2023-10-25T13:24:00Z">
        <w:r w:rsidRPr="007A4AFC">
          <w:rPr>
            <w:color w:val="000000" w:themeColor="text1"/>
            <w:rPrChange w:id="5805" w:author="Dr Mamadou SANOGO" w:date="2023-10-25T18:15:00Z">
              <w:rPr/>
            </w:rPrChange>
          </w:rPr>
          <w:t xml:space="preserve"> </w:t>
        </w:r>
        <w:r w:rsidR="00AD42F4" w:rsidRPr="00AD42F4">
          <w:rPr>
            <w:color w:val="000000" w:themeColor="text1"/>
          </w:rPr>
          <w:t xml:space="preserve">ad hoc </w:t>
        </w:r>
        <w:r w:rsidRPr="007A4AFC">
          <w:rPr>
            <w:color w:val="000000" w:themeColor="text1"/>
            <w:rPrChange w:id="5806" w:author="Dr Mamadou SANOGO" w:date="2023-10-25T18:15:00Z">
              <w:rPr/>
            </w:rPrChange>
          </w:rPr>
          <w:t>pour l’évaluation des filières qui sont :</w:t>
        </w:r>
        <w:r w:rsidRPr="00AD42F4">
          <w:rPr>
            <w:color w:val="000000" w:themeColor="text1"/>
            <w:rPrChange w:id="5807" w:author="Dr Mamadou SANOGO" w:date="2023-10-27T11:32:00Z">
              <w:rPr/>
            </w:rPrChange>
          </w:rPr>
          <w:t xml:space="preserve"> </w:t>
        </w:r>
      </w:ins>
      <w:ins w:id="5808" w:author="Dr Mamadou SANOGO" w:date="2023-10-26T20:59:00Z">
        <w:r w:rsidR="004D676A" w:rsidRPr="00AD42F4">
          <w:rPr>
            <w:color w:val="000000" w:themeColor="text1"/>
            <w:rPrChange w:id="5809" w:author="Dr Mamadou SANOGO" w:date="2023-10-27T11:32:00Z">
              <w:rPr>
                <w:color w:val="0070C0"/>
              </w:rPr>
            </w:rPrChange>
          </w:rPr>
          <w:t xml:space="preserve">les masters en Gynécologie / </w:t>
        </w:r>
        <w:proofErr w:type="gramStart"/>
        <w:r w:rsidR="004D676A" w:rsidRPr="00AD42F4">
          <w:rPr>
            <w:color w:val="000000" w:themeColor="text1"/>
            <w:rPrChange w:id="5810" w:author="Dr Mamadou SANOGO" w:date="2023-10-27T11:32:00Z">
              <w:rPr>
                <w:color w:val="0070C0"/>
              </w:rPr>
            </w:rPrChange>
          </w:rPr>
          <w:t>Obstétrique ,</w:t>
        </w:r>
        <w:proofErr w:type="gramEnd"/>
        <w:r w:rsidR="004D676A" w:rsidRPr="00AD42F4">
          <w:rPr>
            <w:color w:val="000000" w:themeColor="text1"/>
            <w:rPrChange w:id="5811" w:author="Dr Mamadou SANOGO" w:date="2023-10-27T11:32:00Z">
              <w:rPr>
                <w:color w:val="0070C0"/>
              </w:rPr>
            </w:rPrChange>
          </w:rPr>
          <w:t xml:space="preserve"> épidémiologie, management des services de santé, pédagogie de la santé, nutrition et les licences en nutrition et santé environnementale.</w:t>
        </w:r>
      </w:ins>
    </w:p>
    <w:p w14:paraId="229C0070" w14:textId="386759D4" w:rsidR="000E0336" w:rsidRPr="007A4AFC" w:rsidRDefault="000E0336" w:rsidP="000E0336">
      <w:pPr>
        <w:rPr>
          <w:ins w:id="5812" w:author="Dr Mamadou SANOGO" w:date="2023-10-25T13:24:00Z"/>
          <w:color w:val="000000" w:themeColor="text1"/>
          <w:rPrChange w:id="5813" w:author="Dr Mamadou SANOGO" w:date="2023-10-25T18:15:00Z">
            <w:rPr>
              <w:ins w:id="5814" w:author="Dr Mamadou SANOGO" w:date="2023-10-25T13:24:00Z"/>
            </w:rPr>
          </w:rPrChange>
        </w:rPr>
      </w:pPr>
      <w:ins w:id="5815" w:author="Dr Mamadou SANOGO" w:date="2023-10-25T13:24:00Z">
        <w:r w:rsidRPr="00AD42F4">
          <w:rPr>
            <w:color w:val="000000" w:themeColor="text1"/>
            <w:rPrChange w:id="5816" w:author="Dr Mamadou SANOGO" w:date="2023-10-27T11:32:00Z">
              <w:rPr/>
            </w:rPrChange>
          </w:rPr>
          <w:t xml:space="preserve">À l’unanimité et en toute </w:t>
        </w:r>
        <w:r w:rsidRPr="007A4AFC">
          <w:rPr>
            <w:color w:val="000000" w:themeColor="text1"/>
            <w:rPrChange w:id="5817" w:author="Dr Mamadou SANOGO" w:date="2023-10-25T18:15:00Z">
              <w:rPr/>
            </w:rPrChange>
          </w:rPr>
          <w:t>indépendance, ont procédé la nomination des membres d</w:t>
        </w:r>
      </w:ins>
      <w:ins w:id="5818" w:author="Dr Mamadou SANOGO" w:date="2023-10-27T11:33:00Z">
        <w:r w:rsidR="00AD42F4">
          <w:rPr>
            <w:color w:val="000000" w:themeColor="text1"/>
          </w:rPr>
          <w:t>es</w:t>
        </w:r>
      </w:ins>
      <w:ins w:id="5819" w:author="Dr Mamadou SANOGO" w:date="2023-10-25T13:24:00Z">
        <w:r w:rsidRPr="007A4AFC">
          <w:rPr>
            <w:color w:val="000000" w:themeColor="text1"/>
            <w:rPrChange w:id="5820" w:author="Dr Mamadou SANOGO" w:date="2023-10-25T18:15:00Z">
              <w:rPr/>
            </w:rPrChange>
          </w:rPr>
          <w:t xml:space="preserve"> comité</w:t>
        </w:r>
      </w:ins>
      <w:ins w:id="5821" w:author="Dr Mamadou SANOGO" w:date="2023-10-27T11:33:00Z">
        <w:r w:rsidR="00AD42F4">
          <w:rPr>
            <w:color w:val="000000" w:themeColor="text1"/>
          </w:rPr>
          <w:t>s</w:t>
        </w:r>
      </w:ins>
      <w:ins w:id="5822" w:author="Dr Mamadou SANOGO" w:date="2023-10-25T13:24:00Z">
        <w:r w:rsidRPr="007A4AFC">
          <w:rPr>
            <w:color w:val="000000" w:themeColor="text1"/>
            <w:rPrChange w:id="5823" w:author="Dr Mamadou SANOGO" w:date="2023-10-25T18:15:00Z">
              <w:rPr/>
            </w:rPrChange>
          </w:rPr>
          <w:t xml:space="preserve"> d’évaluation. Voir en annexe la liste d</w:t>
        </w:r>
      </w:ins>
      <w:ins w:id="5824" w:author="Dr Mamadou SANOGO" w:date="2023-10-27T11:33:00Z">
        <w:r w:rsidR="00AD42F4">
          <w:rPr>
            <w:color w:val="000000" w:themeColor="text1"/>
          </w:rPr>
          <w:t>es</w:t>
        </w:r>
      </w:ins>
      <w:ins w:id="5825" w:author="Dr Mamadou SANOGO" w:date="2023-10-25T13:24:00Z">
        <w:r w:rsidRPr="007A4AFC">
          <w:rPr>
            <w:color w:val="000000" w:themeColor="text1"/>
            <w:rPrChange w:id="5826" w:author="Dr Mamadou SANOGO" w:date="2023-10-25T18:15:00Z">
              <w:rPr/>
            </w:rPrChange>
          </w:rPr>
          <w:t xml:space="preserve"> comité</w:t>
        </w:r>
      </w:ins>
      <w:ins w:id="5827" w:author="Dr Mamadou SANOGO" w:date="2023-10-27T11:33:00Z">
        <w:r w:rsidR="00AD42F4">
          <w:rPr>
            <w:color w:val="000000" w:themeColor="text1"/>
          </w:rPr>
          <w:t>s</w:t>
        </w:r>
      </w:ins>
      <w:ins w:id="5828" w:author="Dr Mamadou SANOGO" w:date="2023-10-25T13:24:00Z">
        <w:r w:rsidRPr="007A4AFC">
          <w:rPr>
            <w:color w:val="000000" w:themeColor="text1"/>
            <w:rPrChange w:id="5829" w:author="Dr Mamadou SANOGO" w:date="2023-10-25T18:15:00Z">
              <w:rPr/>
            </w:rPrChange>
          </w:rPr>
          <w:t xml:space="preserve"> </w:t>
        </w:r>
      </w:ins>
      <w:ins w:id="5830" w:author="Dr Mamadou SANOGO" w:date="2023-10-27T11:33:00Z">
        <w:r w:rsidR="00AD42F4">
          <w:rPr>
            <w:color w:val="000000" w:themeColor="text1"/>
          </w:rPr>
          <w:t>a</w:t>
        </w:r>
      </w:ins>
      <w:ins w:id="5831" w:author="Dr Mamadou SANOGO" w:date="2023-10-25T13:24:00Z">
        <w:r w:rsidRPr="007A4AFC">
          <w:rPr>
            <w:color w:val="000000" w:themeColor="text1"/>
            <w:rPrChange w:id="5832" w:author="Dr Mamadou SANOGO" w:date="2023-10-25T18:15:00Z">
              <w:rPr/>
            </w:rPrChange>
          </w:rPr>
          <w:t>d hoc.</w:t>
        </w:r>
      </w:ins>
    </w:p>
    <w:p w14:paraId="55C9896D" w14:textId="77777777" w:rsidR="000E0336" w:rsidRPr="007A4AFC" w:rsidRDefault="000E0336" w:rsidP="000E0336">
      <w:pPr>
        <w:pStyle w:val="Paragraphedeliste"/>
        <w:numPr>
          <w:ilvl w:val="0"/>
          <w:numId w:val="33"/>
        </w:numPr>
        <w:spacing w:line="240" w:lineRule="auto"/>
        <w:rPr>
          <w:ins w:id="5833" w:author="Dr Mamadou SANOGO" w:date="2023-10-25T13:24:00Z"/>
          <w:b/>
          <w:color w:val="000000" w:themeColor="text1"/>
          <w:rPrChange w:id="5834" w:author="Dr Mamadou SANOGO" w:date="2023-10-25T18:15:00Z">
            <w:rPr>
              <w:ins w:id="5835" w:author="Dr Mamadou SANOGO" w:date="2023-10-25T13:24:00Z"/>
              <w:b/>
            </w:rPr>
          </w:rPrChange>
        </w:rPr>
      </w:pPr>
      <w:ins w:id="5836" w:author="Dr Mamadou SANOGO" w:date="2023-10-25T13:24:00Z">
        <w:r w:rsidRPr="007A4AFC">
          <w:rPr>
            <w:b/>
            <w:color w:val="000000" w:themeColor="text1"/>
            <w:rPrChange w:id="5837" w:author="Dr Mamadou SANOGO" w:date="2023-10-25T18:15:00Z">
              <w:rPr>
                <w:b/>
              </w:rPr>
            </w:rPrChange>
          </w:rPr>
          <w:t>DIVERS</w:t>
        </w:r>
      </w:ins>
    </w:p>
    <w:p w14:paraId="25B74280" w14:textId="268D4A7C" w:rsidR="000E0336" w:rsidRPr="007A4AFC" w:rsidRDefault="000E0336" w:rsidP="000E0336">
      <w:pPr>
        <w:rPr>
          <w:ins w:id="5838" w:author="Dr Mamadou SANOGO" w:date="2023-10-25T13:24:00Z"/>
          <w:color w:val="000000" w:themeColor="text1"/>
          <w:rPrChange w:id="5839" w:author="Dr Mamadou SANOGO" w:date="2023-10-25T18:15:00Z">
            <w:rPr>
              <w:ins w:id="5840" w:author="Dr Mamadou SANOGO" w:date="2023-10-25T13:24:00Z"/>
            </w:rPr>
          </w:rPrChange>
        </w:rPr>
      </w:pPr>
      <w:ins w:id="5841" w:author="Dr Mamadou SANOGO" w:date="2023-10-25T13:24:00Z">
        <w:r w:rsidRPr="007A4AFC">
          <w:rPr>
            <w:color w:val="000000" w:themeColor="text1"/>
            <w:rPrChange w:id="5842" w:author="Dr Mamadou SANOGO" w:date="2023-10-25T18:15:00Z">
              <w:rPr/>
            </w:rPrChange>
          </w:rPr>
          <w:t>Un calendrier de travail contenant les délais de livrables et la rédaction du rapport d’auto-évaluation a été également élaboré, pour la réussite de l’activité.</w:t>
        </w:r>
      </w:ins>
    </w:p>
    <w:p w14:paraId="027EEC50" w14:textId="77777777" w:rsidR="000E0336" w:rsidRPr="007A4AFC" w:rsidRDefault="000E0336" w:rsidP="000E0336">
      <w:pPr>
        <w:rPr>
          <w:ins w:id="5843" w:author="Dr Mamadou SANOGO" w:date="2023-10-25T13:24:00Z"/>
          <w:color w:val="000000" w:themeColor="text1"/>
          <w:rPrChange w:id="5844" w:author="Dr Mamadou SANOGO" w:date="2023-10-25T18:15:00Z">
            <w:rPr>
              <w:ins w:id="5845" w:author="Dr Mamadou SANOGO" w:date="2023-10-25T13:24:00Z"/>
            </w:rPr>
          </w:rPrChange>
        </w:rPr>
      </w:pPr>
      <w:ins w:id="5846" w:author="Dr Mamadou SANOGO" w:date="2023-10-25T13:24:00Z">
        <w:r w:rsidRPr="007A4AFC">
          <w:rPr>
            <w:color w:val="000000" w:themeColor="text1"/>
            <w:rPrChange w:id="5847" w:author="Dr Mamadou SANOGO" w:date="2023-10-25T18:15:00Z">
              <w:rPr/>
            </w:rPrChange>
          </w:rPr>
          <w:t>L’ordre du jour étant épuisé, le président demanda à tout un chacun de s’impliquer dans la réussite de l’activité. Puis il procéda à la fermeture de la séance.</w:t>
        </w:r>
      </w:ins>
    </w:p>
    <w:p w14:paraId="5A3C7B4C" w14:textId="77777777" w:rsidR="000E0336" w:rsidRPr="007A4AFC" w:rsidRDefault="000E0336" w:rsidP="000E0336">
      <w:pPr>
        <w:jc w:val="right"/>
        <w:rPr>
          <w:ins w:id="5848" w:author="Dr Mamadou SANOGO" w:date="2023-10-25T13:24:00Z"/>
          <w:b/>
          <w:i/>
          <w:color w:val="000000" w:themeColor="text1"/>
          <w:rPrChange w:id="5849" w:author="Dr Mamadou SANOGO" w:date="2023-10-25T18:15:00Z">
            <w:rPr>
              <w:ins w:id="5850" w:author="Dr Mamadou SANOGO" w:date="2023-10-25T13:24:00Z"/>
              <w:b/>
              <w:i/>
            </w:rPr>
          </w:rPrChange>
        </w:rPr>
      </w:pPr>
      <w:ins w:id="5851" w:author="Dr Mamadou SANOGO" w:date="2023-10-25T13:24:00Z">
        <w:r w:rsidRPr="007A4AFC">
          <w:rPr>
            <w:b/>
            <w:i/>
            <w:color w:val="000000" w:themeColor="text1"/>
            <w:rPrChange w:id="5852" w:author="Dr Mamadou SANOGO" w:date="2023-10-25T18:15:00Z">
              <w:rPr>
                <w:b/>
                <w:i/>
              </w:rPr>
            </w:rPrChange>
          </w:rPr>
          <w:t>Bamako, le 1</w:t>
        </w:r>
        <w:r w:rsidRPr="007A4AFC">
          <w:rPr>
            <w:b/>
            <w:i/>
            <w:color w:val="000000" w:themeColor="text1"/>
            <w:vertAlign w:val="superscript"/>
            <w:rPrChange w:id="5853" w:author="Dr Mamadou SANOGO" w:date="2023-10-25T18:15:00Z">
              <w:rPr>
                <w:b/>
                <w:i/>
                <w:vertAlign w:val="superscript"/>
              </w:rPr>
            </w:rPrChange>
          </w:rPr>
          <w:t>er</w:t>
        </w:r>
        <w:r w:rsidRPr="007A4AFC">
          <w:rPr>
            <w:b/>
            <w:i/>
            <w:color w:val="000000" w:themeColor="text1"/>
            <w:rPrChange w:id="5854" w:author="Dr Mamadou SANOGO" w:date="2023-10-25T18:15:00Z">
              <w:rPr>
                <w:b/>
                <w:i/>
              </w:rPr>
            </w:rPrChange>
          </w:rPr>
          <w:t xml:space="preserve"> juin 2023</w:t>
        </w:r>
      </w:ins>
    </w:p>
    <w:p w14:paraId="5D530254" w14:textId="77777777" w:rsidR="000E0336" w:rsidRPr="007A4AFC" w:rsidRDefault="000E0336" w:rsidP="000E0336">
      <w:pPr>
        <w:jc w:val="right"/>
        <w:rPr>
          <w:ins w:id="5855" w:author="Dr Mamadou SANOGO" w:date="2023-10-25T13:24:00Z"/>
          <w:b/>
          <w:i/>
          <w:color w:val="000000" w:themeColor="text1"/>
          <w:rPrChange w:id="5856" w:author="Dr Mamadou SANOGO" w:date="2023-10-25T18:15:00Z">
            <w:rPr>
              <w:ins w:id="5857" w:author="Dr Mamadou SANOGO" w:date="2023-10-25T13:24:00Z"/>
              <w:b/>
              <w:i/>
            </w:rPr>
          </w:rPrChange>
        </w:rPr>
      </w:pPr>
    </w:p>
    <w:p w14:paraId="548D3AB0" w14:textId="77777777" w:rsidR="000E0336" w:rsidRPr="007A4AFC" w:rsidRDefault="000E0336" w:rsidP="000E0336">
      <w:pPr>
        <w:rPr>
          <w:ins w:id="5858" w:author="Dr Mamadou SANOGO" w:date="2023-10-25T13:24:00Z"/>
          <w:b/>
          <w:i/>
          <w:color w:val="000000" w:themeColor="text1"/>
          <w:rPrChange w:id="5859" w:author="Dr Mamadou SANOGO" w:date="2023-10-25T18:15:00Z">
            <w:rPr>
              <w:ins w:id="5860" w:author="Dr Mamadou SANOGO" w:date="2023-10-25T13:24:00Z"/>
              <w:b/>
              <w:i/>
            </w:rPr>
          </w:rPrChange>
        </w:rPr>
      </w:pPr>
      <w:ins w:id="5861" w:author="Dr Mamadou SANOGO" w:date="2023-10-25T13:24:00Z">
        <w:r w:rsidRPr="007A4AFC">
          <w:rPr>
            <w:b/>
            <w:i/>
            <w:color w:val="000000" w:themeColor="text1"/>
            <w:rPrChange w:id="5862" w:author="Dr Mamadou SANOGO" w:date="2023-10-25T18:15:00Z">
              <w:rPr>
                <w:b/>
                <w:i/>
              </w:rPr>
            </w:rPrChange>
          </w:rPr>
          <w:t>La secrétaire de séance</w:t>
        </w:r>
        <w:r w:rsidRPr="007A4AFC">
          <w:rPr>
            <w:b/>
            <w:i/>
            <w:color w:val="000000" w:themeColor="text1"/>
            <w:rPrChange w:id="5863" w:author="Dr Mamadou SANOGO" w:date="2023-10-25T18:15:00Z">
              <w:rPr>
                <w:b/>
                <w:i/>
              </w:rPr>
            </w:rPrChange>
          </w:rPr>
          <w:tab/>
        </w:r>
        <w:r w:rsidRPr="007A4AFC">
          <w:rPr>
            <w:b/>
            <w:i/>
            <w:color w:val="000000" w:themeColor="text1"/>
            <w:rPrChange w:id="5864" w:author="Dr Mamadou SANOGO" w:date="2023-10-25T18:15:00Z">
              <w:rPr>
                <w:b/>
                <w:i/>
              </w:rPr>
            </w:rPrChange>
          </w:rPr>
          <w:tab/>
        </w:r>
        <w:r w:rsidRPr="007A4AFC">
          <w:rPr>
            <w:b/>
            <w:i/>
            <w:color w:val="000000" w:themeColor="text1"/>
            <w:rPrChange w:id="5865" w:author="Dr Mamadou SANOGO" w:date="2023-10-25T18:15:00Z">
              <w:rPr>
                <w:b/>
                <w:i/>
              </w:rPr>
            </w:rPrChange>
          </w:rPr>
          <w:tab/>
        </w:r>
        <w:r w:rsidRPr="007A4AFC">
          <w:rPr>
            <w:b/>
            <w:i/>
            <w:color w:val="000000" w:themeColor="text1"/>
            <w:rPrChange w:id="5866" w:author="Dr Mamadou SANOGO" w:date="2023-10-25T18:15:00Z">
              <w:rPr>
                <w:b/>
                <w:i/>
              </w:rPr>
            </w:rPrChange>
          </w:rPr>
          <w:tab/>
        </w:r>
        <w:r w:rsidRPr="007A4AFC">
          <w:rPr>
            <w:b/>
            <w:i/>
            <w:color w:val="000000" w:themeColor="text1"/>
            <w:rPrChange w:id="5867" w:author="Dr Mamadou SANOGO" w:date="2023-10-25T18:15:00Z">
              <w:rPr>
                <w:b/>
                <w:i/>
              </w:rPr>
            </w:rPrChange>
          </w:rPr>
          <w:tab/>
        </w:r>
        <w:r w:rsidRPr="007A4AFC">
          <w:rPr>
            <w:b/>
            <w:i/>
            <w:color w:val="000000" w:themeColor="text1"/>
            <w:rPrChange w:id="5868" w:author="Dr Mamadou SANOGO" w:date="2023-10-25T18:15:00Z">
              <w:rPr>
                <w:b/>
                <w:i/>
              </w:rPr>
            </w:rPrChange>
          </w:rPr>
          <w:tab/>
          <w:t>Le Président de séance</w:t>
        </w:r>
      </w:ins>
    </w:p>
    <w:p w14:paraId="49115A8A" w14:textId="77777777" w:rsidR="000E0336" w:rsidRPr="007A4AFC" w:rsidRDefault="000E0336" w:rsidP="000E0336">
      <w:pPr>
        <w:rPr>
          <w:ins w:id="5869" w:author="Dr Mamadou SANOGO" w:date="2023-10-25T13:24:00Z"/>
          <w:b/>
          <w:i/>
          <w:color w:val="000000" w:themeColor="text1"/>
          <w:rPrChange w:id="5870" w:author="Dr Mamadou SANOGO" w:date="2023-10-25T18:15:00Z">
            <w:rPr>
              <w:ins w:id="5871" w:author="Dr Mamadou SANOGO" w:date="2023-10-25T13:24:00Z"/>
              <w:b/>
              <w:i/>
            </w:rPr>
          </w:rPrChange>
        </w:rPr>
      </w:pPr>
    </w:p>
    <w:p w14:paraId="39CB297D" w14:textId="77777777" w:rsidR="000E0336" w:rsidRPr="007A4AFC" w:rsidRDefault="000E0336" w:rsidP="000E0336">
      <w:pPr>
        <w:rPr>
          <w:ins w:id="5872" w:author="Dr Mamadou SANOGO" w:date="2023-10-25T13:24:00Z"/>
          <w:b/>
          <w:i/>
          <w:color w:val="000000" w:themeColor="text1"/>
          <w:rPrChange w:id="5873" w:author="Dr Mamadou SANOGO" w:date="2023-10-25T18:15:00Z">
            <w:rPr>
              <w:ins w:id="5874" w:author="Dr Mamadou SANOGO" w:date="2023-10-25T13:24:00Z"/>
              <w:b/>
              <w:i/>
            </w:rPr>
          </w:rPrChange>
        </w:rPr>
      </w:pPr>
    </w:p>
    <w:p w14:paraId="073AA9E2" w14:textId="77777777" w:rsidR="00683B98" w:rsidRDefault="00683B98" w:rsidP="000E0336">
      <w:pPr>
        <w:rPr>
          <w:ins w:id="5875" w:author="Dr Mamadou SANOGO" w:date="2023-10-26T15:44:00Z"/>
          <w:b/>
          <w:i/>
          <w:color w:val="000000" w:themeColor="text1"/>
        </w:rPr>
      </w:pPr>
    </w:p>
    <w:p w14:paraId="5B15F8DA" w14:textId="28275027" w:rsidR="000E0336" w:rsidRPr="007A4AFC" w:rsidRDefault="000E0336" w:rsidP="000E0336">
      <w:pPr>
        <w:rPr>
          <w:ins w:id="5876" w:author="Dr Mamadou SANOGO" w:date="2023-10-25T13:24:00Z"/>
          <w:b/>
          <w:i/>
          <w:color w:val="000000" w:themeColor="text1"/>
          <w:rPrChange w:id="5877" w:author="Dr Mamadou SANOGO" w:date="2023-10-25T18:15:00Z">
            <w:rPr>
              <w:ins w:id="5878" w:author="Dr Mamadou SANOGO" w:date="2023-10-25T13:24:00Z"/>
              <w:b/>
              <w:i/>
            </w:rPr>
          </w:rPrChange>
        </w:rPr>
      </w:pPr>
      <w:ins w:id="5879" w:author="Dr Mamadou SANOGO" w:date="2023-10-25T13:24:00Z">
        <w:r w:rsidRPr="007A4AFC">
          <w:rPr>
            <w:b/>
            <w:i/>
            <w:color w:val="000000" w:themeColor="text1"/>
            <w:rPrChange w:id="5880" w:author="Dr Mamadou SANOGO" w:date="2023-10-25T18:15:00Z">
              <w:rPr>
                <w:b/>
                <w:i/>
              </w:rPr>
            </w:rPrChange>
          </w:rPr>
          <w:t>Mme SOGOBA Rokia</w:t>
        </w:r>
        <w:r w:rsidRPr="007A4AFC">
          <w:rPr>
            <w:b/>
            <w:i/>
            <w:color w:val="000000" w:themeColor="text1"/>
            <w:rPrChange w:id="5881" w:author="Dr Mamadou SANOGO" w:date="2023-10-25T18:15:00Z">
              <w:rPr>
                <w:b/>
                <w:i/>
              </w:rPr>
            </w:rPrChange>
          </w:rPr>
          <w:tab/>
        </w:r>
        <w:r w:rsidRPr="007A4AFC">
          <w:rPr>
            <w:b/>
            <w:i/>
            <w:color w:val="000000" w:themeColor="text1"/>
            <w:rPrChange w:id="5882" w:author="Dr Mamadou SANOGO" w:date="2023-10-25T18:15:00Z">
              <w:rPr>
                <w:b/>
                <w:i/>
              </w:rPr>
            </w:rPrChange>
          </w:rPr>
          <w:tab/>
        </w:r>
        <w:r w:rsidRPr="007A4AFC">
          <w:rPr>
            <w:b/>
            <w:i/>
            <w:color w:val="000000" w:themeColor="text1"/>
            <w:rPrChange w:id="5883" w:author="Dr Mamadou SANOGO" w:date="2023-10-25T18:15:00Z">
              <w:rPr>
                <w:b/>
                <w:i/>
              </w:rPr>
            </w:rPrChange>
          </w:rPr>
          <w:tab/>
        </w:r>
        <w:r w:rsidRPr="007A4AFC">
          <w:rPr>
            <w:b/>
            <w:i/>
            <w:color w:val="000000" w:themeColor="text1"/>
            <w:rPrChange w:id="5884" w:author="Dr Mamadou SANOGO" w:date="2023-10-25T18:15:00Z">
              <w:rPr>
                <w:b/>
                <w:i/>
              </w:rPr>
            </w:rPrChange>
          </w:rPr>
          <w:tab/>
        </w:r>
        <w:r w:rsidRPr="007A4AFC">
          <w:rPr>
            <w:b/>
            <w:i/>
            <w:color w:val="000000" w:themeColor="text1"/>
            <w:rPrChange w:id="5885" w:author="Dr Mamadou SANOGO" w:date="2023-10-25T18:15:00Z">
              <w:rPr>
                <w:b/>
                <w:i/>
              </w:rPr>
            </w:rPrChange>
          </w:rPr>
          <w:tab/>
        </w:r>
        <w:r w:rsidRPr="007A4AFC">
          <w:rPr>
            <w:b/>
            <w:i/>
            <w:color w:val="000000" w:themeColor="text1"/>
            <w:rPrChange w:id="5886" w:author="Dr Mamadou SANOGO" w:date="2023-10-25T18:15:00Z">
              <w:rPr>
                <w:b/>
                <w:i/>
              </w:rPr>
            </w:rPrChange>
          </w:rPr>
          <w:tab/>
          <w:t>Dr Mamadou SANOGO</w:t>
        </w:r>
      </w:ins>
    </w:p>
    <w:p w14:paraId="74F8BCCD" w14:textId="77777777" w:rsidR="000E0336" w:rsidRPr="007A4AFC" w:rsidRDefault="000E0336" w:rsidP="000E0336">
      <w:pPr>
        <w:rPr>
          <w:ins w:id="5887" w:author="Dr Mamadou SANOGO" w:date="2023-10-25T13:24:00Z"/>
          <w:b/>
          <w:i/>
          <w:color w:val="000000" w:themeColor="text1"/>
          <w:rPrChange w:id="5888" w:author="Dr Mamadou SANOGO" w:date="2023-10-25T18:15:00Z">
            <w:rPr>
              <w:ins w:id="5889" w:author="Dr Mamadou SANOGO" w:date="2023-10-25T13:24:00Z"/>
              <w:b/>
              <w:i/>
            </w:rPr>
          </w:rPrChange>
        </w:rPr>
      </w:pPr>
    </w:p>
    <w:p w14:paraId="5ACD1AB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890" w:author="Dr Mamadou SANOGO" w:date="2023-10-25T18:15:00Z">
            <w:rPr>
              <w:color w:val="000000"/>
              <w:szCs w:val="24"/>
            </w:rPr>
          </w:rPrChange>
        </w:rPr>
      </w:pPr>
    </w:p>
    <w:p w14:paraId="0986D09A"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891" w:author="Dr Mamadou SANOGO" w:date="2023-10-25T18:15:00Z">
            <w:rPr>
              <w:color w:val="000000"/>
              <w:szCs w:val="24"/>
            </w:rPr>
          </w:rPrChange>
        </w:rPr>
      </w:pPr>
    </w:p>
    <w:p w14:paraId="13FD4990"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892" w:author="Dr Mamadou SANOGO" w:date="2023-10-25T18:15:00Z">
            <w:rPr>
              <w:color w:val="000000"/>
              <w:szCs w:val="24"/>
            </w:rPr>
          </w:rPrChange>
        </w:rPr>
      </w:pPr>
    </w:p>
    <w:p w14:paraId="76FBD3D4"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893" w:author="Dr Mamadou SANOGO" w:date="2023-10-25T18:15:00Z">
            <w:rPr>
              <w:color w:val="000000"/>
              <w:szCs w:val="24"/>
            </w:rPr>
          </w:rPrChange>
        </w:rPr>
      </w:pPr>
    </w:p>
    <w:p w14:paraId="35FA66E6"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894" w:author="Dr Mamadou SANOGO" w:date="2023-10-25T18:15:00Z">
            <w:rPr>
              <w:color w:val="000000"/>
              <w:szCs w:val="24"/>
            </w:rPr>
          </w:rPrChange>
        </w:rPr>
      </w:pPr>
    </w:p>
    <w:p w14:paraId="624A5B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895" w:author="Dr Mamadou SANOGO" w:date="2023-10-25T18:15:00Z">
            <w:rPr>
              <w:color w:val="000000"/>
              <w:szCs w:val="24"/>
            </w:rPr>
          </w:rPrChange>
        </w:rPr>
      </w:pPr>
    </w:p>
    <w:p w14:paraId="59997E9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896" w:author="Dr Mamadou SANOGO" w:date="2023-10-25T18:15:00Z">
            <w:rPr>
              <w:color w:val="000000"/>
              <w:szCs w:val="24"/>
            </w:rPr>
          </w:rPrChange>
        </w:rPr>
      </w:pPr>
    </w:p>
    <w:p w14:paraId="709ADA4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897" w:author="Dr Mamadou SANOGO" w:date="2023-10-25T18:15:00Z">
            <w:rPr>
              <w:color w:val="000000"/>
              <w:szCs w:val="24"/>
            </w:rPr>
          </w:rPrChange>
        </w:rPr>
      </w:pPr>
    </w:p>
    <w:p w14:paraId="7FB5753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898" w:author="Dr Mamadou SANOGO" w:date="2023-10-25T18:15:00Z">
            <w:rPr>
              <w:color w:val="000000"/>
              <w:szCs w:val="24"/>
            </w:rPr>
          </w:rPrChange>
        </w:rPr>
      </w:pPr>
    </w:p>
    <w:p w14:paraId="6F5EB67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899" w:author="Dr Mamadou SANOGO" w:date="2023-10-25T18:15:00Z">
            <w:rPr>
              <w:color w:val="000000"/>
              <w:szCs w:val="24"/>
            </w:rPr>
          </w:rPrChange>
        </w:rPr>
      </w:pPr>
    </w:p>
    <w:p w14:paraId="1F8BCED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900" w:author="Dr Mamadou SANOGO" w:date="2023-10-25T18:15:00Z">
            <w:rPr>
              <w:color w:val="000000"/>
              <w:szCs w:val="24"/>
            </w:rPr>
          </w:rPrChange>
        </w:rPr>
      </w:pPr>
    </w:p>
    <w:p w14:paraId="518A406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901" w:author="Dr Mamadou SANOGO" w:date="2023-10-25T18:15:00Z">
            <w:rPr>
              <w:color w:val="000000"/>
              <w:szCs w:val="24"/>
            </w:rPr>
          </w:rPrChange>
        </w:rPr>
      </w:pPr>
    </w:p>
    <w:p w14:paraId="3FD5A1C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902" w:author="Dr Mamadou SANOGO" w:date="2023-10-25T18:15:00Z">
            <w:rPr>
              <w:color w:val="000000"/>
              <w:szCs w:val="24"/>
            </w:rPr>
          </w:rPrChange>
        </w:rPr>
      </w:pPr>
    </w:p>
    <w:p w14:paraId="01AB705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903" w:author="Dr Mamadou SANOGO" w:date="2023-10-25T18:15:00Z">
            <w:rPr>
              <w:color w:val="000000"/>
              <w:szCs w:val="24"/>
            </w:rPr>
          </w:rPrChange>
        </w:rPr>
      </w:pPr>
    </w:p>
    <w:p w14:paraId="29024DF1"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904" w:author="Dr Mamadou SANOGO" w:date="2023-10-25T18:15:00Z">
            <w:rPr>
              <w:color w:val="000000"/>
              <w:szCs w:val="24"/>
            </w:rPr>
          </w:rPrChange>
        </w:rPr>
      </w:pPr>
    </w:p>
    <w:p w14:paraId="5874EC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905" w:author="Dr Mamadou SANOGO" w:date="2023-10-25T18:15:00Z">
            <w:rPr>
              <w:color w:val="000000"/>
              <w:szCs w:val="24"/>
            </w:rPr>
          </w:rPrChange>
        </w:rPr>
      </w:pPr>
    </w:p>
    <w:p w14:paraId="18961C3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906" w:author="Dr Mamadou SANOGO" w:date="2023-10-25T18:15:00Z">
            <w:rPr>
              <w:color w:val="000000"/>
              <w:szCs w:val="24"/>
            </w:rPr>
          </w:rPrChange>
        </w:rPr>
      </w:pPr>
    </w:p>
    <w:p w14:paraId="51C66DC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907" w:author="Dr Mamadou SANOGO" w:date="2023-10-25T18:15:00Z">
            <w:rPr>
              <w:color w:val="000000"/>
              <w:szCs w:val="24"/>
            </w:rPr>
          </w:rPrChange>
        </w:rPr>
      </w:pPr>
    </w:p>
    <w:p w14:paraId="446F7EA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908" w:author="Dr Mamadou SANOGO" w:date="2023-10-25T18:15:00Z">
            <w:rPr>
              <w:color w:val="000000"/>
              <w:szCs w:val="24"/>
            </w:rPr>
          </w:rPrChange>
        </w:rPr>
      </w:pPr>
    </w:p>
    <w:p w14:paraId="0459DDEE" w14:textId="0B06C986" w:rsidR="00D654DD" w:rsidRDefault="00D654DD" w:rsidP="00D654DD">
      <w:pPr>
        <w:widowControl w:val="0"/>
        <w:autoSpaceDE w:val="0"/>
        <w:autoSpaceDN w:val="0"/>
        <w:adjustRightInd w:val="0"/>
        <w:ind w:right="9"/>
        <w:rPr>
          <w:ins w:id="5909" w:author="Dr Mamadou SANOGO" w:date="2023-10-27T11:33:00Z"/>
          <w:color w:val="000000" w:themeColor="text1"/>
          <w:szCs w:val="24"/>
        </w:rPr>
      </w:pPr>
    </w:p>
    <w:p w14:paraId="1E6DDADF" w14:textId="7D49328D" w:rsidR="00AD42F4" w:rsidRDefault="00AD42F4" w:rsidP="00D654DD">
      <w:pPr>
        <w:widowControl w:val="0"/>
        <w:autoSpaceDE w:val="0"/>
        <w:autoSpaceDN w:val="0"/>
        <w:adjustRightInd w:val="0"/>
        <w:ind w:right="9"/>
        <w:rPr>
          <w:ins w:id="5910" w:author="Dr Mamadou SANOGO" w:date="2023-10-27T11:34:00Z"/>
          <w:color w:val="000000" w:themeColor="text1"/>
          <w:szCs w:val="24"/>
        </w:rPr>
      </w:pPr>
    </w:p>
    <w:p w14:paraId="7C255876" w14:textId="3FA03356" w:rsidR="00AD42F4" w:rsidRDefault="00AD42F4" w:rsidP="00D654DD">
      <w:pPr>
        <w:widowControl w:val="0"/>
        <w:autoSpaceDE w:val="0"/>
        <w:autoSpaceDN w:val="0"/>
        <w:adjustRightInd w:val="0"/>
        <w:ind w:right="9"/>
        <w:rPr>
          <w:ins w:id="5911" w:author="Dr Mamadou SANOGO" w:date="2023-10-27T11:34:00Z"/>
          <w:color w:val="000000" w:themeColor="text1"/>
          <w:szCs w:val="24"/>
        </w:rPr>
      </w:pPr>
    </w:p>
    <w:p w14:paraId="7FDE335E" w14:textId="3385ADEE" w:rsidR="00AD42F4" w:rsidRDefault="00AD42F4" w:rsidP="00D654DD">
      <w:pPr>
        <w:widowControl w:val="0"/>
        <w:autoSpaceDE w:val="0"/>
        <w:autoSpaceDN w:val="0"/>
        <w:adjustRightInd w:val="0"/>
        <w:ind w:right="9"/>
        <w:rPr>
          <w:ins w:id="5912" w:author="Dr Mamadou SANOGO" w:date="2023-10-27T11:34:00Z"/>
          <w:color w:val="000000" w:themeColor="text1"/>
          <w:szCs w:val="24"/>
        </w:rPr>
      </w:pPr>
    </w:p>
    <w:p w14:paraId="2A6E42ED" w14:textId="7F9CEF1C" w:rsidR="00AD42F4" w:rsidRDefault="00AD42F4" w:rsidP="00D654DD">
      <w:pPr>
        <w:widowControl w:val="0"/>
        <w:autoSpaceDE w:val="0"/>
        <w:autoSpaceDN w:val="0"/>
        <w:adjustRightInd w:val="0"/>
        <w:ind w:right="9"/>
        <w:rPr>
          <w:ins w:id="5913" w:author="Dr Mamadou SANOGO" w:date="2023-10-27T11:34:00Z"/>
          <w:color w:val="000000" w:themeColor="text1"/>
          <w:szCs w:val="24"/>
        </w:rPr>
      </w:pPr>
    </w:p>
    <w:p w14:paraId="428DFA5C" w14:textId="0145B902" w:rsidR="00AD42F4" w:rsidRDefault="00AD42F4" w:rsidP="00D654DD">
      <w:pPr>
        <w:widowControl w:val="0"/>
        <w:autoSpaceDE w:val="0"/>
        <w:autoSpaceDN w:val="0"/>
        <w:adjustRightInd w:val="0"/>
        <w:ind w:right="9"/>
        <w:rPr>
          <w:ins w:id="5914" w:author="Dr Mamadou SANOGO" w:date="2023-10-27T11:34:00Z"/>
          <w:color w:val="000000" w:themeColor="text1"/>
          <w:szCs w:val="24"/>
        </w:rPr>
      </w:pPr>
    </w:p>
    <w:p w14:paraId="6AD7211F" w14:textId="15F64CC6" w:rsidR="00AD42F4" w:rsidRDefault="00AD42F4" w:rsidP="00D654DD">
      <w:pPr>
        <w:widowControl w:val="0"/>
        <w:autoSpaceDE w:val="0"/>
        <w:autoSpaceDN w:val="0"/>
        <w:adjustRightInd w:val="0"/>
        <w:ind w:right="9"/>
        <w:rPr>
          <w:ins w:id="5915" w:author="Dr Mamadou SANOGO" w:date="2023-10-27T11:34:00Z"/>
          <w:color w:val="000000" w:themeColor="text1"/>
          <w:szCs w:val="24"/>
        </w:rPr>
      </w:pPr>
    </w:p>
    <w:p w14:paraId="24EBF3FD" w14:textId="77777777" w:rsidR="00AD42F4" w:rsidRPr="007A4AFC" w:rsidRDefault="00AD42F4" w:rsidP="00D654DD">
      <w:pPr>
        <w:widowControl w:val="0"/>
        <w:autoSpaceDE w:val="0"/>
        <w:autoSpaceDN w:val="0"/>
        <w:adjustRightInd w:val="0"/>
        <w:spacing w:line="240" w:lineRule="auto"/>
        <w:ind w:right="9"/>
        <w:rPr>
          <w:color w:val="000000" w:themeColor="text1"/>
          <w:szCs w:val="24"/>
          <w:rPrChange w:id="5916" w:author="Dr Mamadou SANOGO" w:date="2023-10-25T18:15:00Z">
            <w:rPr>
              <w:color w:val="000000"/>
              <w:szCs w:val="24"/>
            </w:rPr>
          </w:rPrChange>
        </w:rPr>
      </w:pPr>
    </w:p>
    <w:p w14:paraId="06A3951C"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917" w:author="Dr Mamadou SANOGO" w:date="2023-10-25T18:15:00Z">
            <w:rPr>
              <w:color w:val="000000"/>
              <w:szCs w:val="24"/>
            </w:rPr>
          </w:rPrChange>
        </w:rPr>
      </w:pPr>
    </w:p>
    <w:p w14:paraId="4C9BF5A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5918" w:author="Dr Mamadou SANOGO" w:date="2023-10-25T18:15:00Z">
            <w:rPr>
              <w:color w:val="000000"/>
              <w:szCs w:val="24"/>
            </w:rPr>
          </w:rPrChange>
        </w:rPr>
      </w:pPr>
    </w:p>
    <w:p w14:paraId="3CE5F31B" w14:textId="77777777" w:rsidR="006778CD" w:rsidRDefault="006778CD">
      <w:pPr>
        <w:shd w:val="clear" w:color="auto" w:fill="FFFFFF"/>
        <w:spacing w:line="240" w:lineRule="auto"/>
        <w:ind w:right="9"/>
        <w:jc w:val="center"/>
        <w:rPr>
          <w:ins w:id="5919" w:author="Dr Mamadou SANOGO" w:date="2023-10-27T14:01:00Z"/>
          <w:rFonts w:eastAsiaTheme="minorHAnsi"/>
          <w:b/>
          <w:color w:val="000000" w:themeColor="text1"/>
          <w:sz w:val="44"/>
          <w:lang w:eastAsia="en-US"/>
        </w:rPr>
      </w:pPr>
      <w:bookmarkStart w:id="5920" w:name="_Toc145944529"/>
    </w:p>
    <w:p w14:paraId="5CC35C36" w14:textId="77777777" w:rsidR="006778CD" w:rsidRDefault="006778CD">
      <w:pPr>
        <w:shd w:val="clear" w:color="auto" w:fill="FFFFFF"/>
        <w:spacing w:line="240" w:lineRule="auto"/>
        <w:ind w:right="9"/>
        <w:jc w:val="center"/>
        <w:rPr>
          <w:ins w:id="5921" w:author="Dr Mamadou SANOGO" w:date="2023-10-27T14:01:00Z"/>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ins w:id="5922" w:author="Dr Mamadou SANOGO" w:date="2023-10-27T14:01:00Z"/>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ins w:id="5923" w:author="Dr Mamadou SANOGO" w:date="2023-10-27T14:01:00Z"/>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ins w:id="5924" w:author="Dr Mamadou SANOGO" w:date="2023-10-27T14:01:00Z"/>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ins w:id="5925" w:author="Dr Mamadou SANOGO" w:date="2023-10-27T14:01:00Z"/>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ins w:id="5926" w:author="Dr Mamadou SANOGO" w:date="2023-10-27T14:01:00Z"/>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ins w:id="5927" w:author="Dr Mamadou SANOGO" w:date="2023-10-27T14:01:00Z"/>
          <w:rFonts w:eastAsiaTheme="minorHAnsi"/>
          <w:b/>
          <w:color w:val="000000" w:themeColor="text1"/>
          <w:sz w:val="44"/>
          <w:lang w:eastAsia="en-US"/>
        </w:rPr>
      </w:pPr>
    </w:p>
    <w:p w14:paraId="059E2742" w14:textId="77502316" w:rsidR="007B4390" w:rsidRPr="007A4AFC" w:rsidRDefault="00D654DD">
      <w:pPr>
        <w:shd w:val="clear" w:color="auto" w:fill="FFFFFF"/>
        <w:spacing w:line="240" w:lineRule="auto"/>
        <w:ind w:right="9"/>
        <w:jc w:val="center"/>
        <w:rPr>
          <w:iCs/>
          <w:color w:val="000000" w:themeColor="text1"/>
        </w:rPr>
        <w:pPrChange w:id="5928" w:author="Dr Mamadou SANOGO" w:date="2023-10-25T13:27:00Z">
          <w:pPr>
            <w:shd w:val="clear" w:color="auto" w:fill="FFFFFF"/>
            <w:spacing w:line="240" w:lineRule="auto"/>
            <w:ind w:right="9"/>
          </w:pPr>
        </w:pPrChange>
      </w:pPr>
      <w:r w:rsidRPr="007A4AFC">
        <w:rPr>
          <w:rFonts w:eastAsiaTheme="minorHAnsi"/>
          <w:b/>
          <w:color w:val="000000" w:themeColor="text1"/>
          <w:sz w:val="44"/>
          <w:lang w:eastAsia="en-US"/>
          <w:rPrChange w:id="5929" w:author="Dr Mamadou SANOGO" w:date="2023-10-25T18:15:00Z">
            <w:rPr>
              <w:rFonts w:eastAsiaTheme="minorHAnsi"/>
              <w:b/>
              <w:sz w:val="44"/>
              <w:lang w:eastAsia="en-US"/>
            </w:rPr>
          </w:rPrChange>
        </w:rPr>
        <w:t xml:space="preserve">Annexe </w:t>
      </w:r>
      <w:ins w:id="5930" w:author="Dr Mamadou SANOGO" w:date="2023-10-25T13:33:00Z">
        <w:r w:rsidR="00534F19" w:rsidRPr="007A4AFC">
          <w:rPr>
            <w:rFonts w:eastAsiaTheme="minorHAnsi"/>
            <w:b/>
            <w:color w:val="000000" w:themeColor="text1"/>
            <w:sz w:val="44"/>
            <w:lang w:eastAsia="en-US"/>
            <w:rPrChange w:id="5931" w:author="Dr Mamadou SANOGO" w:date="2023-10-25T18:15:00Z">
              <w:rPr>
                <w:rFonts w:eastAsiaTheme="minorHAnsi"/>
                <w:b/>
                <w:sz w:val="44"/>
                <w:lang w:eastAsia="en-US"/>
              </w:rPr>
            </w:rPrChange>
          </w:rPr>
          <w:t>n°</w:t>
        </w:r>
        <w:proofErr w:type="gramStart"/>
        <w:r w:rsidR="00534F19" w:rsidRPr="007A4AFC">
          <w:rPr>
            <w:rFonts w:eastAsiaTheme="minorHAnsi"/>
            <w:b/>
            <w:color w:val="000000" w:themeColor="text1"/>
            <w:sz w:val="44"/>
            <w:lang w:eastAsia="en-US"/>
            <w:rPrChange w:id="5932" w:author="Dr Mamadou SANOGO" w:date="2023-10-25T18:15:00Z">
              <w:rPr>
                <w:rFonts w:eastAsiaTheme="minorHAnsi"/>
                <w:b/>
                <w:sz w:val="44"/>
                <w:lang w:eastAsia="en-US"/>
              </w:rPr>
            </w:rPrChange>
          </w:rPr>
          <w:t>00</w:t>
        </w:r>
      </w:ins>
      <w:r w:rsidR="007B4390" w:rsidRPr="007A4AFC">
        <w:rPr>
          <w:rFonts w:eastAsiaTheme="minorHAnsi"/>
          <w:b/>
          <w:color w:val="000000" w:themeColor="text1"/>
          <w:sz w:val="44"/>
          <w:lang w:eastAsia="en-US"/>
          <w:rPrChange w:id="5933" w:author="Dr Mamadou SANOGO" w:date="2023-10-25T18:15:00Z">
            <w:rPr>
              <w:rFonts w:eastAsiaTheme="minorHAnsi"/>
              <w:b/>
              <w:sz w:val="44"/>
              <w:lang w:eastAsia="en-US"/>
            </w:rPr>
          </w:rPrChange>
        </w:rPr>
        <w:t>4</w:t>
      </w:r>
      <w:r w:rsidRPr="007A4AFC">
        <w:rPr>
          <w:rFonts w:eastAsiaTheme="minorHAnsi"/>
          <w:b/>
          <w:color w:val="000000" w:themeColor="text1"/>
          <w:sz w:val="44"/>
          <w:lang w:eastAsia="en-US"/>
          <w:rPrChange w:id="5934"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5935" w:author="Dr Mamadou SANOGO" w:date="2023-10-25T18:15:00Z">
            <w:rPr>
              <w:rFonts w:eastAsiaTheme="minorHAnsi"/>
              <w:b/>
              <w:sz w:val="44"/>
              <w:lang w:eastAsia="en-US"/>
            </w:rPr>
          </w:rPrChange>
        </w:rPr>
        <w:t xml:space="preserve"> </w:t>
      </w:r>
      <w:bookmarkStart w:id="5936" w:name="_Hlk149135279"/>
      <w:ins w:id="5937" w:author="Dr Mamadou SANOGO" w:date="2023-10-25T14:04:00Z">
        <w:r w:rsidR="00F46E5D" w:rsidRPr="007A4AFC">
          <w:rPr>
            <w:rFonts w:eastAsiaTheme="minorHAnsi"/>
            <w:b/>
            <w:color w:val="000000" w:themeColor="text1"/>
            <w:sz w:val="44"/>
            <w:lang w:eastAsia="en-US"/>
            <w:rPrChange w:id="5938" w:author="Dr Mamadou SANOGO" w:date="2023-10-25T18:15:00Z">
              <w:rPr>
                <w:rFonts w:eastAsiaTheme="minorHAnsi"/>
                <w:b/>
                <w:sz w:val="44"/>
                <w:lang w:eastAsia="en-US"/>
              </w:rPr>
            </w:rPrChange>
          </w:rPr>
          <w:t>Note de service relative à la mise en place du comité ad hoc</w:t>
        </w:r>
        <w:r w:rsidR="00F46E5D" w:rsidRPr="007A4AFC" w:rsidDel="00F46E5D">
          <w:rPr>
            <w:rFonts w:eastAsiaTheme="minorHAnsi"/>
            <w:b/>
            <w:color w:val="000000" w:themeColor="text1"/>
            <w:sz w:val="44"/>
            <w:lang w:eastAsia="en-US"/>
            <w:rPrChange w:id="5939" w:author="Dr Mamadou SANOGO" w:date="2023-10-25T18:15:00Z">
              <w:rPr>
                <w:rFonts w:eastAsiaTheme="minorHAnsi"/>
                <w:b/>
                <w:sz w:val="44"/>
                <w:lang w:eastAsia="en-US"/>
              </w:rPr>
            </w:rPrChange>
          </w:rPr>
          <w:t xml:space="preserve"> </w:t>
        </w:r>
      </w:ins>
      <w:bookmarkEnd w:id="5936"/>
      <w:del w:id="5940" w:author="Dr Mamadou SANOGO" w:date="2023-10-25T14:02:00Z">
        <w:r w:rsidR="007B4390" w:rsidRPr="007A4AFC" w:rsidDel="00F46E5D">
          <w:rPr>
            <w:rFonts w:eastAsiaTheme="minorHAnsi"/>
            <w:b/>
            <w:color w:val="000000" w:themeColor="text1"/>
            <w:sz w:val="44"/>
            <w:szCs w:val="32"/>
            <w:lang w:eastAsia="en-US"/>
            <w:rPrChange w:id="5941" w:author="Dr Mamadou SANOGO" w:date="2023-10-25T18:15:00Z">
              <w:rPr>
                <w:rFonts w:eastAsiaTheme="minorHAnsi"/>
                <w:b/>
                <w:sz w:val="44"/>
                <w:szCs w:val="32"/>
                <w:lang w:eastAsia="en-US"/>
              </w:rPr>
            </w:rPrChange>
          </w:rPr>
          <w:delText>Fiche d’enquête Choix de filière pour le Master</w:delText>
        </w:r>
      </w:del>
    </w:p>
    <w:bookmarkEnd w:id="5920"/>
    <w:p w14:paraId="11B07B2E" w14:textId="77777777" w:rsidR="00011374" w:rsidRPr="007A4AFC" w:rsidRDefault="00011374">
      <w:pPr>
        <w:spacing w:line="240" w:lineRule="auto"/>
        <w:rPr>
          <w:color w:val="000000" w:themeColor="text1"/>
          <w:sz w:val="28"/>
          <w:szCs w:val="28"/>
          <w:rPrChange w:id="5942" w:author="Dr Mamadou SANOGO" w:date="2023-10-25T18:15:00Z">
            <w:rPr>
              <w:color w:val="000000"/>
              <w:sz w:val="28"/>
              <w:szCs w:val="28"/>
            </w:rPr>
          </w:rPrChange>
        </w:rPr>
      </w:pPr>
    </w:p>
    <w:p w14:paraId="0FE2D9A2"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5943" w:author="Dr Mamadou SANOGO" w:date="2023-10-25T18:15:00Z">
            <w:rPr>
              <w:color w:val="000000"/>
              <w:sz w:val="28"/>
              <w:szCs w:val="28"/>
            </w:rPr>
          </w:rPrChange>
        </w:rPr>
      </w:pPr>
    </w:p>
    <w:p w14:paraId="0CC3C63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5944" w:author="Dr Mamadou SANOGO" w:date="2023-10-25T18:15:00Z">
            <w:rPr>
              <w:color w:val="000000"/>
              <w:szCs w:val="24"/>
            </w:rPr>
          </w:rPrChange>
        </w:rPr>
      </w:pPr>
    </w:p>
    <w:p w14:paraId="4D96EAF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5945" w:author="Dr Mamadou SANOGO" w:date="2023-10-25T18:15:00Z">
            <w:rPr>
              <w:color w:val="000000"/>
              <w:szCs w:val="24"/>
            </w:rPr>
          </w:rPrChange>
        </w:rPr>
      </w:pPr>
    </w:p>
    <w:p w14:paraId="31C0E3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5946" w:author="Dr Mamadou SANOGO" w:date="2023-10-25T18:15:00Z">
            <w:rPr>
              <w:color w:val="000000"/>
              <w:szCs w:val="24"/>
            </w:rPr>
          </w:rPrChange>
        </w:rPr>
      </w:pPr>
    </w:p>
    <w:p w14:paraId="4FD7AF8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5947" w:author="Dr Mamadou SANOGO" w:date="2023-10-25T18:15:00Z">
            <w:rPr>
              <w:color w:val="000000"/>
              <w:szCs w:val="24"/>
            </w:rPr>
          </w:rPrChange>
        </w:rPr>
      </w:pPr>
    </w:p>
    <w:p w14:paraId="2074BB43" w14:textId="09626648" w:rsidR="00011374" w:rsidRPr="007A4AFC" w:rsidRDefault="00011374" w:rsidP="00011374">
      <w:pPr>
        <w:widowControl w:val="0"/>
        <w:autoSpaceDE w:val="0"/>
        <w:autoSpaceDN w:val="0"/>
        <w:adjustRightInd w:val="0"/>
        <w:spacing w:line="240" w:lineRule="auto"/>
        <w:ind w:right="9"/>
        <w:rPr>
          <w:ins w:id="5948" w:author="Dr Mamadou SANOGO" w:date="2023-10-25T14:06:00Z"/>
          <w:color w:val="000000" w:themeColor="text1"/>
          <w:szCs w:val="24"/>
          <w:rPrChange w:id="5949" w:author="Dr Mamadou SANOGO" w:date="2023-10-25T18:15:00Z">
            <w:rPr>
              <w:ins w:id="5950" w:author="Dr Mamadou SANOGO" w:date="2023-10-25T14:06:00Z"/>
              <w:color w:val="000000"/>
              <w:szCs w:val="24"/>
            </w:rPr>
          </w:rPrChange>
        </w:rPr>
      </w:pPr>
    </w:p>
    <w:p w14:paraId="1EFA90BB" w14:textId="56D36B16" w:rsidR="008A0B1D" w:rsidRPr="007A4AFC" w:rsidRDefault="008A0B1D" w:rsidP="00011374">
      <w:pPr>
        <w:widowControl w:val="0"/>
        <w:autoSpaceDE w:val="0"/>
        <w:autoSpaceDN w:val="0"/>
        <w:adjustRightInd w:val="0"/>
        <w:spacing w:line="240" w:lineRule="auto"/>
        <w:ind w:right="9"/>
        <w:rPr>
          <w:ins w:id="5951" w:author="Dr Mamadou SANOGO" w:date="2023-10-25T14:06:00Z"/>
          <w:color w:val="000000" w:themeColor="text1"/>
          <w:szCs w:val="24"/>
          <w:rPrChange w:id="5952" w:author="Dr Mamadou SANOGO" w:date="2023-10-25T18:15:00Z">
            <w:rPr>
              <w:ins w:id="5953" w:author="Dr Mamadou SANOGO" w:date="2023-10-25T14:06:00Z"/>
              <w:color w:val="000000"/>
              <w:szCs w:val="24"/>
            </w:rPr>
          </w:rPrChange>
        </w:rPr>
      </w:pPr>
    </w:p>
    <w:p w14:paraId="07C00356" w14:textId="162BB40B" w:rsidR="008A0B1D" w:rsidRPr="007A4AFC" w:rsidRDefault="008A0B1D" w:rsidP="00011374">
      <w:pPr>
        <w:widowControl w:val="0"/>
        <w:autoSpaceDE w:val="0"/>
        <w:autoSpaceDN w:val="0"/>
        <w:adjustRightInd w:val="0"/>
        <w:spacing w:line="240" w:lineRule="auto"/>
        <w:ind w:right="9"/>
        <w:rPr>
          <w:ins w:id="5954" w:author="Dr Mamadou SANOGO" w:date="2023-10-25T14:06:00Z"/>
          <w:color w:val="000000" w:themeColor="text1"/>
          <w:szCs w:val="24"/>
          <w:rPrChange w:id="5955" w:author="Dr Mamadou SANOGO" w:date="2023-10-25T18:15:00Z">
            <w:rPr>
              <w:ins w:id="5956" w:author="Dr Mamadou SANOGO" w:date="2023-10-25T14:06:00Z"/>
              <w:color w:val="000000"/>
              <w:szCs w:val="24"/>
            </w:rPr>
          </w:rPrChange>
        </w:rPr>
      </w:pPr>
    </w:p>
    <w:p w14:paraId="25A6D30E" w14:textId="7438992F" w:rsidR="008A0B1D" w:rsidRPr="007A4AFC" w:rsidRDefault="008A0B1D" w:rsidP="00011374">
      <w:pPr>
        <w:widowControl w:val="0"/>
        <w:autoSpaceDE w:val="0"/>
        <w:autoSpaceDN w:val="0"/>
        <w:adjustRightInd w:val="0"/>
        <w:spacing w:line="240" w:lineRule="auto"/>
        <w:ind w:right="9"/>
        <w:rPr>
          <w:ins w:id="5957" w:author="Dr Mamadou SANOGO" w:date="2023-10-25T14:06:00Z"/>
          <w:color w:val="000000" w:themeColor="text1"/>
          <w:szCs w:val="24"/>
          <w:rPrChange w:id="5958" w:author="Dr Mamadou SANOGO" w:date="2023-10-25T18:15:00Z">
            <w:rPr>
              <w:ins w:id="5959" w:author="Dr Mamadou SANOGO" w:date="2023-10-25T14:06:00Z"/>
              <w:color w:val="000000"/>
              <w:szCs w:val="24"/>
            </w:rPr>
          </w:rPrChange>
        </w:rPr>
      </w:pPr>
    </w:p>
    <w:p w14:paraId="3A598B4C" w14:textId="2DBAC1BA" w:rsidR="008A0B1D" w:rsidRPr="007A4AFC" w:rsidRDefault="008A0B1D" w:rsidP="00011374">
      <w:pPr>
        <w:widowControl w:val="0"/>
        <w:autoSpaceDE w:val="0"/>
        <w:autoSpaceDN w:val="0"/>
        <w:adjustRightInd w:val="0"/>
        <w:spacing w:line="240" w:lineRule="auto"/>
        <w:ind w:right="9"/>
        <w:rPr>
          <w:ins w:id="5960" w:author="Dr Mamadou SANOGO" w:date="2023-10-25T14:06:00Z"/>
          <w:color w:val="000000" w:themeColor="text1"/>
          <w:szCs w:val="24"/>
          <w:rPrChange w:id="5961" w:author="Dr Mamadou SANOGO" w:date="2023-10-25T18:15:00Z">
            <w:rPr>
              <w:ins w:id="5962" w:author="Dr Mamadou SANOGO" w:date="2023-10-25T14:06:00Z"/>
              <w:color w:val="000000"/>
              <w:szCs w:val="24"/>
            </w:rPr>
          </w:rPrChange>
        </w:rPr>
      </w:pPr>
    </w:p>
    <w:p w14:paraId="70A6BC2F" w14:textId="15442F5D" w:rsidR="008A0B1D" w:rsidRDefault="008A0B1D" w:rsidP="00011374">
      <w:pPr>
        <w:widowControl w:val="0"/>
        <w:autoSpaceDE w:val="0"/>
        <w:autoSpaceDN w:val="0"/>
        <w:adjustRightInd w:val="0"/>
        <w:ind w:right="9"/>
        <w:rPr>
          <w:ins w:id="5963" w:author="Dr Mamadou SANOGO" w:date="2023-10-27T11:34:00Z"/>
          <w:color w:val="000000" w:themeColor="text1"/>
          <w:szCs w:val="24"/>
        </w:rPr>
      </w:pPr>
    </w:p>
    <w:p w14:paraId="73D9BAC1" w14:textId="1BF36322" w:rsidR="00AD42F4" w:rsidRDefault="00AD42F4" w:rsidP="00011374">
      <w:pPr>
        <w:widowControl w:val="0"/>
        <w:autoSpaceDE w:val="0"/>
        <w:autoSpaceDN w:val="0"/>
        <w:adjustRightInd w:val="0"/>
        <w:ind w:right="9"/>
        <w:rPr>
          <w:ins w:id="5964" w:author="Dr Mamadou SANOGO" w:date="2023-10-27T11:34:00Z"/>
          <w:color w:val="000000" w:themeColor="text1"/>
          <w:szCs w:val="24"/>
        </w:rPr>
      </w:pPr>
    </w:p>
    <w:p w14:paraId="632ED8C8" w14:textId="544323F9" w:rsidR="00AD42F4" w:rsidRDefault="00AD42F4" w:rsidP="00011374">
      <w:pPr>
        <w:widowControl w:val="0"/>
        <w:autoSpaceDE w:val="0"/>
        <w:autoSpaceDN w:val="0"/>
        <w:adjustRightInd w:val="0"/>
        <w:ind w:right="9"/>
        <w:rPr>
          <w:ins w:id="5965" w:author="Dr Mamadou SANOGO" w:date="2023-10-27T11:34:00Z"/>
          <w:color w:val="000000" w:themeColor="text1"/>
          <w:szCs w:val="24"/>
        </w:rPr>
      </w:pPr>
    </w:p>
    <w:p w14:paraId="2EC7EF9C" w14:textId="1CC22DFD" w:rsidR="00AD42F4" w:rsidRDefault="00AD42F4" w:rsidP="00011374">
      <w:pPr>
        <w:widowControl w:val="0"/>
        <w:autoSpaceDE w:val="0"/>
        <w:autoSpaceDN w:val="0"/>
        <w:adjustRightInd w:val="0"/>
        <w:ind w:right="9"/>
        <w:rPr>
          <w:ins w:id="5966" w:author="Dr Mamadou SANOGO" w:date="2023-10-27T11:34:00Z"/>
          <w:color w:val="000000" w:themeColor="text1"/>
          <w:szCs w:val="24"/>
        </w:rPr>
      </w:pPr>
    </w:p>
    <w:p w14:paraId="606B13C2" w14:textId="2CBA2591" w:rsidR="00AD42F4" w:rsidRDefault="00AD42F4" w:rsidP="00011374">
      <w:pPr>
        <w:widowControl w:val="0"/>
        <w:autoSpaceDE w:val="0"/>
        <w:autoSpaceDN w:val="0"/>
        <w:adjustRightInd w:val="0"/>
        <w:ind w:right="9"/>
        <w:rPr>
          <w:ins w:id="5967" w:author="Dr Mamadou SANOGO" w:date="2023-10-27T11:34:00Z"/>
          <w:color w:val="000000" w:themeColor="text1"/>
          <w:szCs w:val="24"/>
        </w:rPr>
      </w:pPr>
    </w:p>
    <w:p w14:paraId="7C3FFA33" w14:textId="299B3752" w:rsidR="00AD42F4" w:rsidRDefault="00AD42F4" w:rsidP="00011374">
      <w:pPr>
        <w:widowControl w:val="0"/>
        <w:autoSpaceDE w:val="0"/>
        <w:autoSpaceDN w:val="0"/>
        <w:adjustRightInd w:val="0"/>
        <w:ind w:right="9"/>
        <w:rPr>
          <w:ins w:id="5968" w:author="Dr Mamadou SANOGO" w:date="2023-10-27T11:34:00Z"/>
          <w:color w:val="000000" w:themeColor="text1"/>
          <w:szCs w:val="24"/>
        </w:rPr>
      </w:pPr>
    </w:p>
    <w:p w14:paraId="42A60261" w14:textId="06459725" w:rsidR="00AD42F4" w:rsidRDefault="00AD42F4" w:rsidP="00011374">
      <w:pPr>
        <w:widowControl w:val="0"/>
        <w:autoSpaceDE w:val="0"/>
        <w:autoSpaceDN w:val="0"/>
        <w:adjustRightInd w:val="0"/>
        <w:ind w:right="9"/>
        <w:rPr>
          <w:ins w:id="5969" w:author="Dr Mamadou SANOGO" w:date="2023-10-27T11:34:00Z"/>
          <w:color w:val="000000" w:themeColor="text1"/>
          <w:szCs w:val="24"/>
        </w:rPr>
      </w:pPr>
    </w:p>
    <w:p w14:paraId="36C40876" w14:textId="0A38A51C" w:rsidR="00AD42F4" w:rsidRDefault="00AD42F4" w:rsidP="00011374">
      <w:pPr>
        <w:widowControl w:val="0"/>
        <w:autoSpaceDE w:val="0"/>
        <w:autoSpaceDN w:val="0"/>
        <w:adjustRightInd w:val="0"/>
        <w:ind w:right="9"/>
        <w:rPr>
          <w:ins w:id="5970" w:author="Dr Mamadou SANOGO" w:date="2023-10-27T11:34:00Z"/>
          <w:color w:val="000000" w:themeColor="text1"/>
          <w:szCs w:val="24"/>
        </w:rPr>
      </w:pPr>
    </w:p>
    <w:p w14:paraId="3A22DFCA" w14:textId="1E804FD4" w:rsidR="00AD42F4" w:rsidRDefault="00AD42F4" w:rsidP="00011374">
      <w:pPr>
        <w:widowControl w:val="0"/>
        <w:autoSpaceDE w:val="0"/>
        <w:autoSpaceDN w:val="0"/>
        <w:adjustRightInd w:val="0"/>
        <w:ind w:right="9"/>
        <w:rPr>
          <w:ins w:id="5971" w:author="Dr Mamadou SANOGO" w:date="2023-10-27T11:34:00Z"/>
          <w:color w:val="000000" w:themeColor="text1"/>
          <w:szCs w:val="24"/>
        </w:rPr>
      </w:pPr>
    </w:p>
    <w:p w14:paraId="3B832918" w14:textId="244B25AE" w:rsidR="00AD42F4" w:rsidRDefault="00AD42F4" w:rsidP="00011374">
      <w:pPr>
        <w:widowControl w:val="0"/>
        <w:autoSpaceDE w:val="0"/>
        <w:autoSpaceDN w:val="0"/>
        <w:adjustRightInd w:val="0"/>
        <w:ind w:right="9"/>
        <w:rPr>
          <w:ins w:id="5972" w:author="Dr Mamadou SANOGO" w:date="2023-10-27T11:34:00Z"/>
          <w:color w:val="000000" w:themeColor="text1"/>
          <w:szCs w:val="24"/>
        </w:rPr>
      </w:pPr>
    </w:p>
    <w:p w14:paraId="71F14B77" w14:textId="3DDFACFD" w:rsidR="00AD42F4" w:rsidRDefault="00AD42F4" w:rsidP="00011374">
      <w:pPr>
        <w:widowControl w:val="0"/>
        <w:autoSpaceDE w:val="0"/>
        <w:autoSpaceDN w:val="0"/>
        <w:adjustRightInd w:val="0"/>
        <w:ind w:right="9"/>
        <w:rPr>
          <w:ins w:id="5973" w:author="Dr Mamadou SANOGO" w:date="2023-10-27T11:34:00Z"/>
          <w:color w:val="000000" w:themeColor="text1"/>
          <w:szCs w:val="24"/>
        </w:rPr>
      </w:pPr>
    </w:p>
    <w:p w14:paraId="48FC2899" w14:textId="0A5D0D63" w:rsidR="00AD42F4" w:rsidRDefault="00AD42F4" w:rsidP="00011374">
      <w:pPr>
        <w:widowControl w:val="0"/>
        <w:autoSpaceDE w:val="0"/>
        <w:autoSpaceDN w:val="0"/>
        <w:adjustRightInd w:val="0"/>
        <w:ind w:right="9"/>
        <w:rPr>
          <w:ins w:id="5974" w:author="Dr Mamadou SANOGO" w:date="2023-10-27T11:34:00Z"/>
          <w:color w:val="000000" w:themeColor="text1"/>
          <w:szCs w:val="24"/>
        </w:rPr>
      </w:pPr>
    </w:p>
    <w:p w14:paraId="2ED73421" w14:textId="44411FE0" w:rsidR="00AD42F4" w:rsidRDefault="00AD42F4" w:rsidP="00011374">
      <w:pPr>
        <w:widowControl w:val="0"/>
        <w:autoSpaceDE w:val="0"/>
        <w:autoSpaceDN w:val="0"/>
        <w:adjustRightInd w:val="0"/>
        <w:ind w:right="9"/>
        <w:rPr>
          <w:ins w:id="5975" w:author="Dr Mamadou SANOGO" w:date="2023-10-27T11:34:00Z"/>
          <w:color w:val="000000" w:themeColor="text1"/>
          <w:szCs w:val="24"/>
        </w:rPr>
      </w:pPr>
    </w:p>
    <w:p w14:paraId="1170A3A7" w14:textId="735AB5E8" w:rsidR="00AD42F4" w:rsidRDefault="00AD42F4" w:rsidP="00011374">
      <w:pPr>
        <w:widowControl w:val="0"/>
        <w:autoSpaceDE w:val="0"/>
        <w:autoSpaceDN w:val="0"/>
        <w:adjustRightInd w:val="0"/>
        <w:ind w:right="9"/>
        <w:rPr>
          <w:ins w:id="5976" w:author="Dr Mamadou SANOGO" w:date="2023-10-27T11:34:00Z"/>
          <w:color w:val="000000" w:themeColor="text1"/>
          <w:szCs w:val="24"/>
        </w:rPr>
      </w:pPr>
    </w:p>
    <w:p w14:paraId="7A016D6E" w14:textId="77777777" w:rsidR="00AD42F4" w:rsidRPr="007A4AFC" w:rsidRDefault="00AD42F4" w:rsidP="00011374">
      <w:pPr>
        <w:widowControl w:val="0"/>
        <w:autoSpaceDE w:val="0"/>
        <w:autoSpaceDN w:val="0"/>
        <w:adjustRightInd w:val="0"/>
        <w:spacing w:line="240" w:lineRule="auto"/>
        <w:ind w:right="9"/>
        <w:rPr>
          <w:ins w:id="5977" w:author="Dr Mamadou SANOGO" w:date="2023-10-25T14:06:00Z"/>
          <w:color w:val="000000" w:themeColor="text1"/>
          <w:szCs w:val="24"/>
          <w:rPrChange w:id="5978" w:author="Dr Mamadou SANOGO" w:date="2023-10-25T18:15:00Z">
            <w:rPr>
              <w:ins w:id="5979" w:author="Dr Mamadou SANOGO" w:date="2023-10-25T14:06:00Z"/>
              <w:color w:val="000000"/>
              <w:szCs w:val="24"/>
            </w:rPr>
          </w:rPrChange>
        </w:rPr>
      </w:pPr>
    </w:p>
    <w:p w14:paraId="57D4A61A" w14:textId="3609A09A" w:rsidR="008A0B1D" w:rsidRPr="007A4AFC" w:rsidRDefault="008A0B1D" w:rsidP="00011374">
      <w:pPr>
        <w:widowControl w:val="0"/>
        <w:autoSpaceDE w:val="0"/>
        <w:autoSpaceDN w:val="0"/>
        <w:adjustRightInd w:val="0"/>
        <w:spacing w:line="240" w:lineRule="auto"/>
        <w:ind w:right="9"/>
        <w:rPr>
          <w:ins w:id="5980" w:author="Dr Mamadou SANOGO" w:date="2023-10-25T14:06:00Z"/>
          <w:color w:val="000000" w:themeColor="text1"/>
          <w:szCs w:val="24"/>
          <w:rPrChange w:id="5981" w:author="Dr Mamadou SANOGO" w:date="2023-10-25T18:15:00Z">
            <w:rPr>
              <w:ins w:id="5982" w:author="Dr Mamadou SANOGO" w:date="2023-10-25T14:06:00Z"/>
              <w:color w:val="000000"/>
              <w:szCs w:val="24"/>
            </w:rPr>
          </w:rPrChange>
        </w:rPr>
      </w:pPr>
    </w:p>
    <w:p w14:paraId="2A630505" w14:textId="3F676A4D" w:rsidR="008A0B1D" w:rsidRPr="007A4AFC" w:rsidRDefault="008A0B1D" w:rsidP="00011374">
      <w:pPr>
        <w:widowControl w:val="0"/>
        <w:autoSpaceDE w:val="0"/>
        <w:autoSpaceDN w:val="0"/>
        <w:adjustRightInd w:val="0"/>
        <w:spacing w:line="240" w:lineRule="auto"/>
        <w:ind w:right="9"/>
        <w:rPr>
          <w:ins w:id="5983" w:author="Dr Mamadou SANOGO" w:date="2023-10-25T14:06:00Z"/>
          <w:color w:val="000000" w:themeColor="text1"/>
          <w:szCs w:val="24"/>
          <w:rPrChange w:id="5984" w:author="Dr Mamadou SANOGO" w:date="2023-10-25T18:15:00Z">
            <w:rPr>
              <w:ins w:id="5985" w:author="Dr Mamadou SANOGO" w:date="2023-10-25T14:06:00Z"/>
              <w:color w:val="000000"/>
              <w:szCs w:val="24"/>
            </w:rPr>
          </w:rPrChange>
        </w:rPr>
      </w:pPr>
    </w:p>
    <w:p w14:paraId="7D65F445" w14:textId="55675234" w:rsidR="008A0B1D" w:rsidRPr="007A4AFC" w:rsidRDefault="008A0B1D" w:rsidP="00011374">
      <w:pPr>
        <w:widowControl w:val="0"/>
        <w:autoSpaceDE w:val="0"/>
        <w:autoSpaceDN w:val="0"/>
        <w:adjustRightInd w:val="0"/>
        <w:spacing w:line="240" w:lineRule="auto"/>
        <w:ind w:right="9"/>
        <w:rPr>
          <w:ins w:id="5986" w:author="Dr Mamadou SANOGO" w:date="2023-10-25T14:06:00Z"/>
          <w:color w:val="000000" w:themeColor="text1"/>
          <w:szCs w:val="24"/>
          <w:rPrChange w:id="5987" w:author="Dr Mamadou SANOGO" w:date="2023-10-25T18:15:00Z">
            <w:rPr>
              <w:ins w:id="5988" w:author="Dr Mamadou SANOGO" w:date="2023-10-25T14:06:00Z"/>
              <w:color w:val="000000"/>
              <w:szCs w:val="24"/>
            </w:rPr>
          </w:rPrChange>
        </w:rPr>
      </w:pPr>
    </w:p>
    <w:p w14:paraId="77C96B21" w14:textId="13447B25" w:rsidR="008A0B1D" w:rsidRPr="007A4AFC" w:rsidRDefault="008A0B1D" w:rsidP="00011374">
      <w:pPr>
        <w:widowControl w:val="0"/>
        <w:autoSpaceDE w:val="0"/>
        <w:autoSpaceDN w:val="0"/>
        <w:adjustRightInd w:val="0"/>
        <w:spacing w:line="240" w:lineRule="auto"/>
        <w:ind w:right="9"/>
        <w:rPr>
          <w:ins w:id="5989" w:author="Dr Mamadou SANOGO" w:date="2023-10-25T14:06:00Z"/>
          <w:color w:val="000000" w:themeColor="text1"/>
          <w:szCs w:val="24"/>
          <w:rPrChange w:id="5990" w:author="Dr Mamadou SANOGO" w:date="2023-10-25T18:15:00Z">
            <w:rPr>
              <w:ins w:id="5991" w:author="Dr Mamadou SANOGO" w:date="2023-10-25T14:06:00Z"/>
              <w:color w:val="000000"/>
              <w:szCs w:val="24"/>
            </w:rPr>
          </w:rPrChange>
        </w:rPr>
      </w:pPr>
    </w:p>
    <w:p w14:paraId="4534EA3F" w14:textId="17331D74" w:rsidR="008A0B1D" w:rsidRPr="007A4AFC" w:rsidRDefault="008A0B1D" w:rsidP="00011374">
      <w:pPr>
        <w:widowControl w:val="0"/>
        <w:autoSpaceDE w:val="0"/>
        <w:autoSpaceDN w:val="0"/>
        <w:adjustRightInd w:val="0"/>
        <w:spacing w:line="240" w:lineRule="auto"/>
        <w:ind w:right="9"/>
        <w:rPr>
          <w:ins w:id="5992" w:author="Dr Mamadou SANOGO" w:date="2023-10-25T14:06:00Z"/>
          <w:color w:val="000000" w:themeColor="text1"/>
          <w:szCs w:val="24"/>
          <w:rPrChange w:id="5993" w:author="Dr Mamadou SANOGO" w:date="2023-10-25T18:15:00Z">
            <w:rPr>
              <w:ins w:id="5994" w:author="Dr Mamadou SANOGO" w:date="2023-10-25T14:06:00Z"/>
              <w:color w:val="000000"/>
              <w:szCs w:val="24"/>
            </w:rPr>
          </w:rPrChange>
        </w:rPr>
      </w:pPr>
    </w:p>
    <w:p w14:paraId="6B09AFBE" w14:textId="6465A264" w:rsidR="008A0B1D" w:rsidRPr="007A4AFC" w:rsidRDefault="008A0B1D" w:rsidP="00011374">
      <w:pPr>
        <w:widowControl w:val="0"/>
        <w:autoSpaceDE w:val="0"/>
        <w:autoSpaceDN w:val="0"/>
        <w:adjustRightInd w:val="0"/>
        <w:spacing w:line="240" w:lineRule="auto"/>
        <w:ind w:right="9"/>
        <w:rPr>
          <w:ins w:id="5995" w:author="Dr Mamadou SANOGO" w:date="2023-10-25T14:07:00Z"/>
          <w:color w:val="000000" w:themeColor="text1"/>
          <w:szCs w:val="24"/>
          <w:rPrChange w:id="5996" w:author="Dr Mamadou SANOGO" w:date="2023-10-25T18:15:00Z">
            <w:rPr>
              <w:ins w:id="5997" w:author="Dr Mamadou SANOGO" w:date="2023-10-25T14:07:00Z"/>
              <w:color w:val="000000"/>
              <w:szCs w:val="24"/>
            </w:rPr>
          </w:rPrChange>
        </w:rPr>
      </w:pPr>
    </w:p>
    <w:p w14:paraId="56AB985B" w14:textId="77777777" w:rsidR="008A0B1D" w:rsidRPr="007A4AFC" w:rsidRDefault="008A0B1D" w:rsidP="008A0B1D">
      <w:pPr>
        <w:rPr>
          <w:ins w:id="5998" w:author="Dr Mamadou SANOGO" w:date="2023-10-25T14:07:00Z"/>
          <w:color w:val="000000" w:themeColor="text1"/>
          <w:rPrChange w:id="5999" w:author="Dr Mamadou SANOGO" w:date="2023-10-25T18:15:00Z">
            <w:rPr>
              <w:ins w:id="6000" w:author="Dr Mamadou SANOGO" w:date="2023-10-25T14:07:00Z"/>
            </w:rPr>
          </w:rPrChange>
        </w:rPr>
      </w:pPr>
      <w:ins w:id="6001" w:author="Dr Mamadou SANOGO" w:date="2023-10-25T14:07:00Z">
        <w:r w:rsidRPr="007A4AFC">
          <w:rPr>
            <w:bCs/>
            <w:noProof/>
            <w:color w:val="000000" w:themeColor="text1"/>
            <w:sz w:val="40"/>
            <w:szCs w:val="40"/>
            <w:rPrChange w:id="6002" w:author="Dr Mamadou SANOGO" w:date="2023-10-25T18:15:00Z">
              <w:rPr>
                <w:bCs/>
                <w:noProof/>
                <w:sz w:val="40"/>
                <w:szCs w:val="40"/>
              </w:rPr>
            </w:rPrChange>
          </w:rPr>
          <w:drawing>
            <wp:anchor distT="0" distB="0" distL="114300" distR="114300" simplePos="0" relativeHeight="251662336" behindDoc="0" locked="0" layoutInCell="1" allowOverlap="1" wp14:anchorId="1C2E55A1" wp14:editId="3897D46F">
              <wp:simplePos x="0" y="0"/>
              <wp:positionH relativeFrom="margin">
                <wp:posOffset>1184028</wp:posOffset>
              </wp:positionH>
              <wp:positionV relativeFrom="paragraph">
                <wp:posOffset>-293815</wp:posOffset>
              </wp:positionV>
              <wp:extent cx="3517219" cy="637540"/>
              <wp:effectExtent l="0" t="0" r="762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0B60E89" w14:textId="356741C5" w:rsidR="008A0B1D" w:rsidRPr="007A4AFC" w:rsidRDefault="008A0B1D" w:rsidP="008A0B1D">
      <w:pPr>
        <w:rPr>
          <w:ins w:id="6003" w:author="Dr Mamadou SANOGO" w:date="2023-10-25T14:07:00Z"/>
          <w:b/>
          <w:bCs/>
          <w:color w:val="000000" w:themeColor="text1"/>
          <w:sz w:val="36"/>
          <w:szCs w:val="36"/>
          <w:rPrChange w:id="6004" w:author="Dr Mamadou SANOGO" w:date="2023-10-25T18:15:00Z">
            <w:rPr>
              <w:ins w:id="6005" w:author="Dr Mamadou SANOGO" w:date="2023-10-25T14:07:00Z"/>
              <w:b/>
              <w:bCs/>
              <w:sz w:val="36"/>
              <w:szCs w:val="36"/>
            </w:rPr>
          </w:rPrChange>
        </w:rPr>
      </w:pPr>
    </w:p>
    <w:p w14:paraId="03587344" w14:textId="77777777" w:rsidR="008A0B1D" w:rsidRPr="007A4AFC" w:rsidRDefault="008A0B1D" w:rsidP="008A0B1D">
      <w:pPr>
        <w:jc w:val="center"/>
        <w:rPr>
          <w:ins w:id="6006" w:author="Dr Mamadou SANOGO" w:date="2023-10-25T14:07:00Z"/>
          <w:rFonts w:ascii="Arial" w:hAnsi="Arial" w:cs="Arial"/>
          <w:b/>
          <w:bCs/>
          <w:color w:val="000000" w:themeColor="text1"/>
          <w:sz w:val="36"/>
          <w:szCs w:val="36"/>
          <w:rPrChange w:id="6007" w:author="Dr Mamadou SANOGO" w:date="2023-10-25T18:15:00Z">
            <w:rPr>
              <w:ins w:id="6008" w:author="Dr Mamadou SANOGO" w:date="2023-10-25T14:07:00Z"/>
              <w:rFonts w:ascii="Arial" w:hAnsi="Arial" w:cs="Arial"/>
              <w:b/>
              <w:bCs/>
              <w:sz w:val="36"/>
              <w:szCs w:val="36"/>
            </w:rPr>
          </w:rPrChange>
        </w:rPr>
      </w:pPr>
      <w:ins w:id="6009" w:author="Dr Mamadou SANOGO" w:date="2023-10-25T14:07:00Z">
        <w:r w:rsidRPr="007A4AFC">
          <w:rPr>
            <w:rFonts w:ascii="Arial" w:hAnsi="Arial" w:cs="Arial"/>
            <w:b/>
            <w:bCs/>
            <w:color w:val="000000" w:themeColor="text1"/>
            <w:sz w:val="36"/>
            <w:szCs w:val="36"/>
            <w:rPrChange w:id="6010" w:author="Dr Mamadou SANOGO" w:date="2023-10-25T18:15:00Z">
              <w:rPr>
                <w:rFonts w:ascii="Arial" w:hAnsi="Arial" w:cs="Arial"/>
                <w:b/>
                <w:bCs/>
                <w:sz w:val="36"/>
                <w:szCs w:val="36"/>
              </w:rPr>
            </w:rPrChange>
          </w:rPr>
          <w:t>Note de service N°006-DG/ESFé 220623</w:t>
        </w:r>
      </w:ins>
    </w:p>
    <w:p w14:paraId="734AB4D8" w14:textId="77777777" w:rsidR="008A0B1D" w:rsidRPr="007A4AFC" w:rsidRDefault="008A0B1D" w:rsidP="008A0B1D">
      <w:pPr>
        <w:rPr>
          <w:ins w:id="6011" w:author="Dr Mamadou SANOGO" w:date="2023-10-25T14:07:00Z"/>
          <w:rFonts w:ascii="Arial" w:hAnsi="Arial" w:cs="Arial"/>
          <w:color w:val="000000" w:themeColor="text1"/>
          <w:rPrChange w:id="6012" w:author="Dr Mamadou SANOGO" w:date="2023-10-25T18:15:00Z">
            <w:rPr>
              <w:ins w:id="6013" w:author="Dr Mamadou SANOGO" w:date="2023-10-25T14:07:00Z"/>
              <w:rFonts w:ascii="Arial" w:hAnsi="Arial" w:cs="Arial"/>
            </w:rPr>
          </w:rPrChange>
        </w:rPr>
      </w:pPr>
    </w:p>
    <w:p w14:paraId="2AA345F7" w14:textId="66098EF6" w:rsidR="008A0B1D" w:rsidRPr="006778CD" w:rsidRDefault="008A0B1D">
      <w:pPr>
        <w:rPr>
          <w:ins w:id="6014" w:author="Dr Mamadou SANOGO" w:date="2023-10-25T14:07:00Z"/>
          <w:rFonts w:ascii="Arial" w:hAnsi="Arial" w:cs="Arial"/>
          <w:color w:val="000000" w:themeColor="text1"/>
          <w:rPrChange w:id="6015" w:author="Dr Mamadou SANOGO" w:date="2023-10-27T14:01:00Z">
            <w:rPr>
              <w:ins w:id="6016" w:author="Dr Mamadou SANOGO" w:date="2023-10-25T14:07:00Z"/>
              <w:rFonts w:ascii="Arial" w:hAnsi="Arial" w:cs="Arial"/>
              <w:szCs w:val="24"/>
            </w:rPr>
          </w:rPrChange>
        </w:rPr>
        <w:pPrChange w:id="6017" w:author="Dr Mamadou SANOGO" w:date="2023-10-27T14:01:00Z">
          <w:pPr>
            <w:spacing w:line="276" w:lineRule="auto"/>
          </w:pPr>
        </w:pPrChange>
      </w:pPr>
      <w:ins w:id="6018" w:author="Dr Mamadou SANOGO" w:date="2023-10-25T14:07:00Z">
        <w:r w:rsidRPr="007A4AFC">
          <w:rPr>
            <w:rFonts w:ascii="Arial" w:hAnsi="Arial" w:cs="Arial"/>
            <w:color w:val="000000" w:themeColor="text1"/>
            <w:rPrChange w:id="6019" w:author="Dr Mamadou SANOGO" w:date="2023-10-25T18:15:00Z">
              <w:rPr>
                <w:rFonts w:ascii="Arial" w:hAnsi="Arial" w:cs="Arial"/>
              </w:rPr>
            </w:rPrChange>
          </w:rPr>
          <w:t xml:space="preserve">                                                  -------------------------------------------</w:t>
        </w:r>
      </w:ins>
    </w:p>
    <w:p w14:paraId="54BFCD86" w14:textId="77777777" w:rsidR="008A0B1D" w:rsidRPr="007A4AFC" w:rsidRDefault="008A0B1D" w:rsidP="008A0B1D">
      <w:pPr>
        <w:spacing w:line="276" w:lineRule="auto"/>
        <w:rPr>
          <w:ins w:id="6020" w:author="Dr Mamadou SANOGO" w:date="2023-10-25T14:07:00Z"/>
          <w:rFonts w:ascii="Arial" w:hAnsi="Arial" w:cs="Arial"/>
          <w:color w:val="000000" w:themeColor="text1"/>
          <w:rPrChange w:id="6021" w:author="Dr Mamadou SANOGO" w:date="2023-10-25T18:15:00Z">
            <w:rPr>
              <w:ins w:id="6022" w:author="Dr Mamadou SANOGO" w:date="2023-10-25T14:07:00Z"/>
              <w:rFonts w:ascii="Arial" w:hAnsi="Arial" w:cs="Arial"/>
            </w:rPr>
          </w:rPrChange>
        </w:rPr>
      </w:pPr>
      <w:ins w:id="6023" w:author="Dr Mamadou SANOGO" w:date="2023-10-25T14:07:00Z">
        <w:r w:rsidRPr="007A4AFC">
          <w:rPr>
            <w:rFonts w:ascii="Arial" w:hAnsi="Arial" w:cs="Arial"/>
            <w:color w:val="000000" w:themeColor="text1"/>
            <w:rPrChange w:id="6024" w:author="Dr Mamadou SANOGO" w:date="2023-10-25T18:15:00Z">
              <w:rPr>
                <w:rFonts w:ascii="Arial" w:hAnsi="Arial" w:cs="Arial"/>
              </w:rPr>
            </w:rPrChange>
          </w:rPr>
          <w:t xml:space="preserve">Je tiens à vous informer de la mise en place des comités ad hoc dans le cadre de notre démarche d’auto évaluation de certains de nos programmes à savoir : </w:t>
        </w:r>
      </w:ins>
    </w:p>
    <w:p w14:paraId="5D3C81BE" w14:textId="77777777" w:rsidR="008A0B1D" w:rsidRPr="007A4AFC" w:rsidRDefault="008A0B1D" w:rsidP="008A0B1D">
      <w:pPr>
        <w:pStyle w:val="Paragraphedeliste"/>
        <w:numPr>
          <w:ilvl w:val="0"/>
          <w:numId w:val="34"/>
        </w:numPr>
        <w:spacing w:line="276" w:lineRule="auto"/>
        <w:rPr>
          <w:ins w:id="6025" w:author="Dr Mamadou SANOGO" w:date="2023-10-25T14:07:00Z"/>
          <w:rFonts w:ascii="Arial" w:hAnsi="Arial" w:cs="Arial"/>
          <w:color w:val="000000" w:themeColor="text1"/>
          <w:rPrChange w:id="6026" w:author="Dr Mamadou SANOGO" w:date="2023-10-25T18:15:00Z">
            <w:rPr>
              <w:ins w:id="6027" w:author="Dr Mamadou SANOGO" w:date="2023-10-25T14:07:00Z"/>
              <w:rFonts w:ascii="Arial" w:hAnsi="Arial" w:cs="Arial"/>
            </w:rPr>
          </w:rPrChange>
        </w:rPr>
      </w:pPr>
      <w:ins w:id="6028" w:author="Dr Mamadou SANOGO" w:date="2023-10-25T14:07:00Z">
        <w:r w:rsidRPr="007A4AFC">
          <w:rPr>
            <w:rFonts w:ascii="Arial" w:hAnsi="Arial" w:cs="Arial"/>
            <w:color w:val="000000" w:themeColor="text1"/>
            <w:rPrChange w:id="6029" w:author="Dr Mamadou SANOGO" w:date="2023-10-25T18:15:00Z">
              <w:rPr>
                <w:rFonts w:ascii="Arial" w:hAnsi="Arial" w:cs="Arial"/>
              </w:rPr>
            </w:rPrChange>
          </w:rPr>
          <w:t xml:space="preserve">Epidémiologie </w:t>
        </w:r>
      </w:ins>
    </w:p>
    <w:p w14:paraId="754A3DB9" w14:textId="77777777" w:rsidR="008A0B1D" w:rsidRPr="007A4AFC" w:rsidRDefault="008A0B1D" w:rsidP="008A0B1D">
      <w:pPr>
        <w:pStyle w:val="Paragraphedeliste"/>
        <w:numPr>
          <w:ilvl w:val="0"/>
          <w:numId w:val="34"/>
        </w:numPr>
        <w:spacing w:line="276" w:lineRule="auto"/>
        <w:rPr>
          <w:ins w:id="6030" w:author="Dr Mamadou SANOGO" w:date="2023-10-25T14:07:00Z"/>
          <w:rFonts w:ascii="Arial" w:hAnsi="Arial" w:cs="Arial"/>
          <w:color w:val="000000" w:themeColor="text1"/>
          <w:rPrChange w:id="6031" w:author="Dr Mamadou SANOGO" w:date="2023-10-25T18:15:00Z">
            <w:rPr>
              <w:ins w:id="6032" w:author="Dr Mamadou SANOGO" w:date="2023-10-25T14:07:00Z"/>
              <w:rFonts w:ascii="Arial" w:hAnsi="Arial" w:cs="Arial"/>
            </w:rPr>
          </w:rPrChange>
        </w:rPr>
      </w:pPr>
      <w:ins w:id="6033" w:author="Dr Mamadou SANOGO" w:date="2023-10-25T14:07:00Z">
        <w:r w:rsidRPr="007A4AFC">
          <w:rPr>
            <w:rFonts w:ascii="Arial" w:hAnsi="Arial" w:cs="Arial"/>
            <w:color w:val="000000" w:themeColor="text1"/>
            <w:rPrChange w:id="6034" w:author="Dr Mamadou SANOGO" w:date="2023-10-25T18:15:00Z">
              <w:rPr>
                <w:rFonts w:ascii="Arial" w:hAnsi="Arial" w:cs="Arial"/>
              </w:rPr>
            </w:rPrChange>
          </w:rPr>
          <w:t xml:space="preserve">Santé environnementale </w:t>
        </w:r>
      </w:ins>
    </w:p>
    <w:p w14:paraId="3C2ECB08" w14:textId="77777777" w:rsidR="008A0B1D" w:rsidRPr="007A4AFC" w:rsidRDefault="008A0B1D" w:rsidP="008A0B1D">
      <w:pPr>
        <w:pStyle w:val="Paragraphedeliste"/>
        <w:numPr>
          <w:ilvl w:val="0"/>
          <w:numId w:val="34"/>
        </w:numPr>
        <w:spacing w:line="276" w:lineRule="auto"/>
        <w:rPr>
          <w:ins w:id="6035" w:author="Dr Mamadou SANOGO" w:date="2023-10-25T14:07:00Z"/>
          <w:rFonts w:ascii="Arial" w:hAnsi="Arial" w:cs="Arial"/>
          <w:color w:val="000000" w:themeColor="text1"/>
          <w:rPrChange w:id="6036" w:author="Dr Mamadou SANOGO" w:date="2023-10-25T18:15:00Z">
            <w:rPr>
              <w:ins w:id="6037" w:author="Dr Mamadou SANOGO" w:date="2023-10-25T14:07:00Z"/>
              <w:rFonts w:ascii="Arial" w:hAnsi="Arial" w:cs="Arial"/>
            </w:rPr>
          </w:rPrChange>
        </w:rPr>
      </w:pPr>
      <w:ins w:id="6038" w:author="Dr Mamadou SANOGO" w:date="2023-10-25T14:07:00Z">
        <w:r w:rsidRPr="007A4AFC">
          <w:rPr>
            <w:rFonts w:ascii="Arial" w:hAnsi="Arial" w:cs="Arial"/>
            <w:color w:val="000000" w:themeColor="text1"/>
            <w:rPrChange w:id="6039" w:author="Dr Mamadou SANOGO" w:date="2023-10-25T18:15:00Z">
              <w:rPr>
                <w:rFonts w:ascii="Arial" w:hAnsi="Arial" w:cs="Arial"/>
              </w:rPr>
            </w:rPrChange>
          </w:rPr>
          <w:t xml:space="preserve">Nutrition </w:t>
        </w:r>
      </w:ins>
    </w:p>
    <w:p w14:paraId="6A2FD03D" w14:textId="77777777" w:rsidR="008A0B1D" w:rsidRPr="007A4AFC" w:rsidRDefault="008A0B1D" w:rsidP="008A0B1D">
      <w:pPr>
        <w:pStyle w:val="Paragraphedeliste"/>
        <w:numPr>
          <w:ilvl w:val="0"/>
          <w:numId w:val="34"/>
        </w:numPr>
        <w:spacing w:line="276" w:lineRule="auto"/>
        <w:rPr>
          <w:ins w:id="6040" w:author="Dr Mamadou SANOGO" w:date="2023-10-25T14:07:00Z"/>
          <w:rFonts w:ascii="Arial" w:hAnsi="Arial" w:cs="Arial"/>
          <w:color w:val="000000" w:themeColor="text1"/>
          <w:rPrChange w:id="6041" w:author="Dr Mamadou SANOGO" w:date="2023-10-25T18:15:00Z">
            <w:rPr>
              <w:ins w:id="6042" w:author="Dr Mamadou SANOGO" w:date="2023-10-25T14:07:00Z"/>
              <w:rFonts w:ascii="Arial" w:hAnsi="Arial" w:cs="Arial"/>
            </w:rPr>
          </w:rPrChange>
        </w:rPr>
      </w:pPr>
      <w:ins w:id="6043" w:author="Dr Mamadou SANOGO" w:date="2023-10-25T14:07:00Z">
        <w:r w:rsidRPr="007A4AFC">
          <w:rPr>
            <w:rFonts w:ascii="Arial" w:hAnsi="Arial" w:cs="Arial"/>
            <w:color w:val="000000" w:themeColor="text1"/>
            <w:rPrChange w:id="6044" w:author="Dr Mamadou SANOGO" w:date="2023-10-25T18:15:00Z">
              <w:rPr>
                <w:rFonts w:ascii="Arial" w:hAnsi="Arial" w:cs="Arial"/>
              </w:rPr>
            </w:rPrChange>
          </w:rPr>
          <w:t xml:space="preserve">Gynécologie Obstétrique </w:t>
        </w:r>
      </w:ins>
    </w:p>
    <w:p w14:paraId="4754A84D" w14:textId="77777777" w:rsidR="008A0B1D" w:rsidRPr="007A4AFC" w:rsidRDefault="008A0B1D" w:rsidP="008A0B1D">
      <w:pPr>
        <w:pStyle w:val="Paragraphedeliste"/>
        <w:numPr>
          <w:ilvl w:val="0"/>
          <w:numId w:val="34"/>
        </w:numPr>
        <w:spacing w:line="276" w:lineRule="auto"/>
        <w:rPr>
          <w:ins w:id="6045" w:author="Dr Mamadou SANOGO" w:date="2023-10-25T14:07:00Z"/>
          <w:rFonts w:ascii="Arial" w:hAnsi="Arial" w:cs="Arial"/>
          <w:color w:val="000000" w:themeColor="text1"/>
          <w:rPrChange w:id="6046" w:author="Dr Mamadou SANOGO" w:date="2023-10-25T18:15:00Z">
            <w:rPr>
              <w:ins w:id="6047" w:author="Dr Mamadou SANOGO" w:date="2023-10-25T14:07:00Z"/>
              <w:rFonts w:ascii="Arial" w:hAnsi="Arial" w:cs="Arial"/>
            </w:rPr>
          </w:rPrChange>
        </w:rPr>
      </w:pPr>
      <w:ins w:id="6048" w:author="Dr Mamadou SANOGO" w:date="2023-10-25T14:07:00Z">
        <w:r w:rsidRPr="007A4AFC">
          <w:rPr>
            <w:rFonts w:ascii="Arial" w:hAnsi="Arial" w:cs="Arial"/>
            <w:color w:val="000000" w:themeColor="text1"/>
            <w:rPrChange w:id="6049" w:author="Dr Mamadou SANOGO" w:date="2023-10-25T18:15:00Z">
              <w:rPr>
                <w:rFonts w:ascii="Arial" w:hAnsi="Arial" w:cs="Arial"/>
              </w:rPr>
            </w:rPrChange>
          </w:rPr>
          <w:t xml:space="preserve">Pédagogie en Science de la Santé </w:t>
        </w:r>
      </w:ins>
    </w:p>
    <w:p w14:paraId="15C95A48" w14:textId="77777777" w:rsidR="008A0B1D" w:rsidRPr="007A4AFC" w:rsidRDefault="008A0B1D" w:rsidP="008A0B1D">
      <w:pPr>
        <w:pStyle w:val="Paragraphedeliste"/>
        <w:numPr>
          <w:ilvl w:val="0"/>
          <w:numId w:val="34"/>
        </w:numPr>
        <w:spacing w:line="276" w:lineRule="auto"/>
        <w:rPr>
          <w:ins w:id="6050" w:author="Dr Mamadou SANOGO" w:date="2023-10-25T14:07:00Z"/>
          <w:rFonts w:ascii="Arial" w:hAnsi="Arial" w:cs="Arial"/>
          <w:color w:val="000000" w:themeColor="text1"/>
          <w:rPrChange w:id="6051" w:author="Dr Mamadou SANOGO" w:date="2023-10-25T18:15:00Z">
            <w:rPr>
              <w:ins w:id="6052" w:author="Dr Mamadou SANOGO" w:date="2023-10-25T14:07:00Z"/>
              <w:rFonts w:ascii="Arial" w:hAnsi="Arial" w:cs="Arial"/>
            </w:rPr>
          </w:rPrChange>
        </w:rPr>
      </w:pPr>
      <w:ins w:id="6053" w:author="Dr Mamadou SANOGO" w:date="2023-10-25T14:07:00Z">
        <w:r w:rsidRPr="007A4AFC">
          <w:rPr>
            <w:rFonts w:ascii="Arial" w:hAnsi="Arial" w:cs="Arial"/>
            <w:color w:val="000000" w:themeColor="text1"/>
            <w:rPrChange w:id="6054" w:author="Dr Mamadou SANOGO" w:date="2023-10-25T18:15:00Z">
              <w:rPr>
                <w:rFonts w:ascii="Arial" w:hAnsi="Arial" w:cs="Arial"/>
              </w:rPr>
            </w:rPrChange>
          </w:rPr>
          <w:t xml:space="preserve">Management des Services de Santé </w:t>
        </w:r>
      </w:ins>
    </w:p>
    <w:p w14:paraId="68993A7F" w14:textId="77777777" w:rsidR="008A0B1D" w:rsidRPr="007A4AFC" w:rsidRDefault="008A0B1D" w:rsidP="008A0B1D">
      <w:pPr>
        <w:spacing w:line="276" w:lineRule="auto"/>
        <w:rPr>
          <w:ins w:id="6055" w:author="Dr Mamadou SANOGO" w:date="2023-10-25T14:07:00Z"/>
          <w:rFonts w:ascii="Arial" w:hAnsi="Arial" w:cs="Arial"/>
          <w:color w:val="000000" w:themeColor="text1"/>
          <w:rPrChange w:id="6056" w:author="Dr Mamadou SANOGO" w:date="2023-10-25T18:15:00Z">
            <w:rPr>
              <w:ins w:id="6057" w:author="Dr Mamadou SANOGO" w:date="2023-10-25T14:07:00Z"/>
              <w:rFonts w:ascii="Arial" w:hAnsi="Arial" w:cs="Arial"/>
            </w:rPr>
          </w:rPrChange>
        </w:rPr>
      </w:pPr>
    </w:p>
    <w:p w14:paraId="38058737" w14:textId="33206ECF" w:rsidR="008A0B1D" w:rsidRPr="007A4AFC" w:rsidRDefault="008A0B1D" w:rsidP="002577AB">
      <w:pPr>
        <w:spacing w:line="276" w:lineRule="auto"/>
        <w:jc w:val="left"/>
        <w:rPr>
          <w:ins w:id="6058" w:author="Dr Mamadou SANOGO" w:date="2023-10-25T14:07:00Z"/>
          <w:rFonts w:ascii="Arial" w:hAnsi="Arial" w:cs="Arial"/>
          <w:color w:val="000000" w:themeColor="text1"/>
          <w:rPrChange w:id="6059" w:author="Dr Mamadou SANOGO" w:date="2023-10-25T18:15:00Z">
            <w:rPr>
              <w:ins w:id="6060" w:author="Dr Mamadou SANOGO" w:date="2023-10-25T14:07:00Z"/>
              <w:rFonts w:ascii="Arial" w:hAnsi="Arial" w:cs="Arial"/>
            </w:rPr>
          </w:rPrChange>
        </w:rPr>
      </w:pPr>
      <w:ins w:id="6061" w:author="Dr Mamadou SANOGO" w:date="2023-10-25T14:07:00Z">
        <w:r w:rsidRPr="007A4AFC">
          <w:rPr>
            <w:rFonts w:ascii="Arial" w:hAnsi="Arial" w:cs="Arial"/>
            <w:color w:val="000000" w:themeColor="text1"/>
            <w:rPrChange w:id="6062" w:author="Dr Mamadou SANOGO" w:date="2023-10-25T18:15:00Z">
              <w:rPr>
                <w:rFonts w:ascii="Arial" w:hAnsi="Arial" w:cs="Arial"/>
              </w:rPr>
            </w:rPrChange>
          </w:rPr>
          <w:t>De Juillet à Septembre 2023, la mission des différents comités consiste à conduire les différentes activités d’autoévaluation des différents programmes, soit un programme par comité.</w:t>
        </w:r>
      </w:ins>
    </w:p>
    <w:p w14:paraId="5DE85C75" w14:textId="1C26ADC8" w:rsidR="008A0B1D" w:rsidRPr="007A4AFC" w:rsidRDefault="008A0B1D" w:rsidP="008A0B1D">
      <w:pPr>
        <w:spacing w:line="276" w:lineRule="auto"/>
        <w:rPr>
          <w:ins w:id="6063" w:author="Dr Mamadou SANOGO" w:date="2023-10-25T14:07:00Z"/>
          <w:rFonts w:ascii="Arial" w:hAnsi="Arial" w:cs="Arial"/>
          <w:color w:val="000000" w:themeColor="text1"/>
          <w:rPrChange w:id="6064" w:author="Dr Mamadou SANOGO" w:date="2023-10-25T18:15:00Z">
            <w:rPr>
              <w:ins w:id="6065" w:author="Dr Mamadou SANOGO" w:date="2023-10-25T14:07:00Z"/>
              <w:rFonts w:ascii="Arial" w:hAnsi="Arial" w:cs="Arial"/>
            </w:rPr>
          </w:rPrChange>
        </w:rPr>
      </w:pPr>
      <w:ins w:id="6066" w:author="Dr Mamadou SANOGO" w:date="2023-10-25T14:07:00Z">
        <w:r w:rsidRPr="007A4AFC">
          <w:rPr>
            <w:rFonts w:ascii="Arial" w:hAnsi="Arial" w:cs="Arial"/>
            <w:color w:val="000000" w:themeColor="text1"/>
            <w:rPrChange w:id="6067" w:author="Dr Mamadou SANOGO" w:date="2023-10-25T18:15:00Z">
              <w:rPr>
                <w:rFonts w:ascii="Arial" w:hAnsi="Arial" w:cs="Arial"/>
              </w:rPr>
            </w:rPrChange>
          </w:rPr>
          <w:t>Vous trouverez en annexe à cette note la liste des membres par comité et autres informations liées.</w:t>
        </w:r>
      </w:ins>
    </w:p>
    <w:p w14:paraId="362FEB6B" w14:textId="77777777" w:rsidR="008A0B1D" w:rsidRPr="007A4AFC" w:rsidRDefault="008A0B1D" w:rsidP="008A0B1D">
      <w:pPr>
        <w:spacing w:line="276" w:lineRule="auto"/>
        <w:rPr>
          <w:ins w:id="6068" w:author="Dr Mamadou SANOGO" w:date="2023-10-25T14:07:00Z"/>
          <w:rFonts w:ascii="Arial" w:hAnsi="Arial" w:cs="Arial"/>
          <w:color w:val="000000" w:themeColor="text1"/>
          <w:rPrChange w:id="6069" w:author="Dr Mamadou SANOGO" w:date="2023-10-25T18:15:00Z">
            <w:rPr>
              <w:ins w:id="6070" w:author="Dr Mamadou SANOGO" w:date="2023-10-25T14:07:00Z"/>
              <w:rFonts w:ascii="Arial" w:hAnsi="Arial" w:cs="Arial"/>
            </w:rPr>
          </w:rPrChange>
        </w:rPr>
      </w:pPr>
      <w:ins w:id="6071" w:author="Dr Mamadou SANOGO" w:date="2023-10-25T14:07:00Z">
        <w:r w:rsidRPr="007A4AFC">
          <w:rPr>
            <w:rFonts w:ascii="Arial" w:hAnsi="Arial" w:cs="Arial"/>
            <w:color w:val="000000" w:themeColor="text1"/>
            <w:rPrChange w:id="6072" w:author="Dr Mamadou SANOGO" w:date="2023-10-25T18:15:00Z">
              <w:rPr>
                <w:rFonts w:ascii="Arial" w:hAnsi="Arial" w:cs="Arial"/>
              </w:rPr>
            </w:rPrChange>
          </w:rPr>
          <w:t xml:space="preserve">En comptant sur la bonne et compréhension, et collaboration de chacun de vous, je vous remercie d’avance pour la bonne mis en œuvre de la présente note. </w:t>
        </w:r>
      </w:ins>
    </w:p>
    <w:p w14:paraId="67672576" w14:textId="77777777" w:rsidR="008A0B1D" w:rsidRPr="007A4AFC" w:rsidRDefault="008A0B1D" w:rsidP="008A0B1D">
      <w:pPr>
        <w:rPr>
          <w:ins w:id="6073" w:author="Dr Mamadou SANOGO" w:date="2023-10-25T14:07:00Z"/>
          <w:rFonts w:ascii="Arial" w:hAnsi="Arial" w:cs="Arial"/>
          <w:color w:val="000000" w:themeColor="text1"/>
          <w:rPrChange w:id="6074" w:author="Dr Mamadou SANOGO" w:date="2023-10-25T18:15:00Z">
            <w:rPr>
              <w:ins w:id="6075" w:author="Dr Mamadou SANOGO" w:date="2023-10-25T14:07:00Z"/>
              <w:rFonts w:ascii="Arial" w:hAnsi="Arial" w:cs="Arial"/>
            </w:rPr>
          </w:rPrChange>
        </w:rPr>
      </w:pPr>
    </w:p>
    <w:p w14:paraId="7B15058B" w14:textId="77777777" w:rsidR="008A0B1D" w:rsidRPr="007A4AFC" w:rsidRDefault="008A0B1D" w:rsidP="008A0B1D">
      <w:pPr>
        <w:rPr>
          <w:ins w:id="6076" w:author="Dr Mamadou SANOGO" w:date="2023-10-25T14:07:00Z"/>
          <w:rFonts w:ascii="Arial" w:hAnsi="Arial" w:cs="Arial"/>
          <w:color w:val="000000" w:themeColor="text1"/>
          <w:rPrChange w:id="6077" w:author="Dr Mamadou SANOGO" w:date="2023-10-25T18:15:00Z">
            <w:rPr>
              <w:ins w:id="6078" w:author="Dr Mamadou SANOGO" w:date="2023-10-25T14:07:00Z"/>
              <w:rFonts w:ascii="Arial" w:hAnsi="Arial" w:cs="Arial"/>
            </w:rPr>
          </w:rPrChange>
        </w:rPr>
      </w:pPr>
    </w:p>
    <w:p w14:paraId="708291FD" w14:textId="51886C86" w:rsidR="008A0B1D" w:rsidRPr="007A4AFC" w:rsidRDefault="008A0B1D" w:rsidP="008A0B1D">
      <w:pPr>
        <w:ind w:left="5664"/>
        <w:rPr>
          <w:ins w:id="6079" w:author="Dr Mamadou SANOGO" w:date="2023-10-25T14:07:00Z"/>
          <w:rFonts w:ascii="Arial" w:hAnsi="Arial" w:cs="Arial"/>
          <w:color w:val="000000" w:themeColor="text1"/>
          <w:u w:val="single"/>
          <w:rPrChange w:id="6080" w:author="Dr Mamadou SANOGO" w:date="2023-10-25T18:15:00Z">
            <w:rPr>
              <w:ins w:id="6081" w:author="Dr Mamadou SANOGO" w:date="2023-10-25T14:07:00Z"/>
              <w:rFonts w:ascii="Arial" w:hAnsi="Arial" w:cs="Arial"/>
              <w:u w:val="single"/>
            </w:rPr>
          </w:rPrChange>
        </w:rPr>
      </w:pPr>
      <w:ins w:id="6082" w:author="Dr Mamadou SANOGO" w:date="2023-10-25T14:07:00Z">
        <w:r w:rsidRPr="007A4AFC">
          <w:rPr>
            <w:rFonts w:ascii="Arial" w:hAnsi="Arial" w:cs="Arial"/>
            <w:color w:val="000000" w:themeColor="text1"/>
            <w:u w:val="single"/>
            <w:rPrChange w:id="6083" w:author="Dr Mamadou SANOGO" w:date="2023-10-25T18:15:00Z">
              <w:rPr>
                <w:rFonts w:ascii="Arial" w:hAnsi="Arial" w:cs="Arial"/>
                <w:u w:val="single"/>
              </w:rPr>
            </w:rPrChange>
          </w:rPr>
          <w:t xml:space="preserve">Le Directeur Général </w:t>
        </w:r>
      </w:ins>
    </w:p>
    <w:p w14:paraId="5C2797B6" w14:textId="77777777" w:rsidR="008A0B1D" w:rsidRPr="007A4AFC" w:rsidRDefault="008A0B1D" w:rsidP="008A0B1D">
      <w:pPr>
        <w:ind w:left="5664"/>
        <w:rPr>
          <w:ins w:id="6084" w:author="Dr Mamadou SANOGO" w:date="2023-10-25T14:07:00Z"/>
          <w:rFonts w:ascii="Arial" w:hAnsi="Arial" w:cs="Arial"/>
          <w:color w:val="000000" w:themeColor="text1"/>
          <w:rPrChange w:id="6085" w:author="Dr Mamadou SANOGO" w:date="2023-10-25T18:15:00Z">
            <w:rPr>
              <w:ins w:id="6086" w:author="Dr Mamadou SANOGO" w:date="2023-10-25T14:07:00Z"/>
              <w:rFonts w:ascii="Arial" w:hAnsi="Arial" w:cs="Arial"/>
            </w:rPr>
          </w:rPrChange>
        </w:rPr>
      </w:pPr>
    </w:p>
    <w:p w14:paraId="75F4043F" w14:textId="77777777" w:rsidR="008A0B1D" w:rsidRPr="007A4AFC" w:rsidRDefault="008A0B1D" w:rsidP="008A0B1D">
      <w:pPr>
        <w:ind w:left="5664"/>
        <w:rPr>
          <w:ins w:id="6087" w:author="Dr Mamadou SANOGO" w:date="2023-10-25T14:07:00Z"/>
          <w:rFonts w:ascii="Arial" w:hAnsi="Arial" w:cs="Arial"/>
          <w:color w:val="000000" w:themeColor="text1"/>
          <w:rPrChange w:id="6088" w:author="Dr Mamadou SANOGO" w:date="2023-10-25T18:15:00Z">
            <w:rPr>
              <w:ins w:id="6089" w:author="Dr Mamadou SANOGO" w:date="2023-10-25T14:07:00Z"/>
              <w:rFonts w:ascii="Arial" w:hAnsi="Arial" w:cs="Arial"/>
            </w:rPr>
          </w:rPrChange>
        </w:rPr>
      </w:pPr>
    </w:p>
    <w:p w14:paraId="2D53CAA4" w14:textId="77777777" w:rsidR="008A0B1D" w:rsidRPr="007A4AFC" w:rsidRDefault="008A0B1D" w:rsidP="008A0B1D">
      <w:pPr>
        <w:ind w:left="5664"/>
        <w:rPr>
          <w:ins w:id="6090" w:author="Dr Mamadou SANOGO" w:date="2023-10-25T14:07:00Z"/>
          <w:rFonts w:ascii="Arial" w:hAnsi="Arial" w:cs="Arial"/>
          <w:color w:val="000000" w:themeColor="text1"/>
          <w:rPrChange w:id="6091" w:author="Dr Mamadou SANOGO" w:date="2023-10-25T18:15:00Z">
            <w:rPr>
              <w:ins w:id="6092" w:author="Dr Mamadou SANOGO" w:date="2023-10-25T14:07:00Z"/>
              <w:rFonts w:ascii="Arial" w:hAnsi="Arial" w:cs="Arial"/>
            </w:rPr>
          </w:rPrChange>
        </w:rPr>
      </w:pPr>
    </w:p>
    <w:p w14:paraId="0291C2D5" w14:textId="77777777" w:rsidR="008A0B1D" w:rsidRPr="007A4AFC" w:rsidRDefault="008A0B1D" w:rsidP="008A0B1D">
      <w:pPr>
        <w:ind w:left="5664"/>
        <w:rPr>
          <w:ins w:id="6093" w:author="Dr Mamadou SANOGO" w:date="2023-10-25T14:07:00Z"/>
          <w:rFonts w:ascii="Arial" w:hAnsi="Arial" w:cs="Arial"/>
          <w:color w:val="000000" w:themeColor="text1"/>
          <w:rPrChange w:id="6094" w:author="Dr Mamadou SANOGO" w:date="2023-10-25T18:15:00Z">
            <w:rPr>
              <w:ins w:id="6095" w:author="Dr Mamadou SANOGO" w:date="2023-10-25T14:07:00Z"/>
              <w:rFonts w:ascii="Arial" w:hAnsi="Arial" w:cs="Arial"/>
            </w:rPr>
          </w:rPrChange>
        </w:rPr>
      </w:pPr>
    </w:p>
    <w:p w14:paraId="2CEC2345" w14:textId="48036BB2" w:rsidR="008A0B1D" w:rsidRPr="007A4AFC" w:rsidRDefault="006778CD">
      <w:pPr>
        <w:rPr>
          <w:ins w:id="6096" w:author="Dr Mamadou SANOGO" w:date="2023-10-25T14:07:00Z"/>
          <w:rFonts w:ascii="Arial" w:hAnsi="Arial" w:cs="Arial"/>
          <w:color w:val="000000" w:themeColor="text1"/>
          <w:rPrChange w:id="6097" w:author="Dr Mamadou SANOGO" w:date="2023-10-25T18:15:00Z">
            <w:rPr>
              <w:ins w:id="6098" w:author="Dr Mamadou SANOGO" w:date="2023-10-25T14:07:00Z"/>
              <w:rFonts w:ascii="Arial" w:hAnsi="Arial" w:cs="Arial"/>
            </w:rPr>
          </w:rPrChange>
        </w:rPr>
        <w:pPrChange w:id="6099" w:author="Dr Mamadou SANOGO" w:date="2023-10-27T14:02:00Z">
          <w:pPr>
            <w:ind w:left="5664"/>
          </w:pPr>
        </w:pPrChange>
      </w:pPr>
      <w:ins w:id="6100" w:author="Dr Mamadou SANOGO" w:date="2023-10-27T14:02:00Z">
        <w:r>
          <w:rPr>
            <w:rFonts w:ascii="Arial" w:hAnsi="Arial" w:cs="Arial"/>
            <w:b/>
            <w:bCs/>
            <w:color w:val="000000" w:themeColor="text1"/>
          </w:rPr>
          <w:t xml:space="preserve">                                                                                    </w:t>
        </w:r>
      </w:ins>
      <w:ins w:id="6101" w:author="Dr Mamadou SANOGO" w:date="2023-10-25T14:07:00Z">
        <w:r w:rsidR="008A0B1D" w:rsidRPr="007A4AFC">
          <w:rPr>
            <w:rFonts w:ascii="Arial" w:hAnsi="Arial" w:cs="Arial"/>
            <w:b/>
            <w:bCs/>
            <w:color w:val="000000" w:themeColor="text1"/>
            <w:rPrChange w:id="6102" w:author="Dr Mamadou SANOGO" w:date="2023-10-25T18:15:00Z">
              <w:rPr>
                <w:rFonts w:ascii="Arial" w:hAnsi="Arial" w:cs="Arial"/>
                <w:b/>
                <w:bCs/>
              </w:rPr>
            </w:rPrChange>
          </w:rPr>
          <w:t>Dr SANOGO Mamadou</w:t>
        </w:r>
      </w:ins>
    </w:p>
    <w:p w14:paraId="7A11E941" w14:textId="77777777" w:rsidR="008A0B1D" w:rsidRPr="007A4AFC" w:rsidRDefault="008A0B1D" w:rsidP="008A0B1D">
      <w:pPr>
        <w:rPr>
          <w:ins w:id="6103" w:author="Dr Mamadou SANOGO" w:date="2023-10-25T14:07:00Z"/>
          <w:rFonts w:ascii="Arial" w:hAnsi="Arial" w:cs="Arial"/>
          <w:color w:val="000000" w:themeColor="text1"/>
          <w:rPrChange w:id="6104" w:author="Dr Mamadou SANOGO" w:date="2023-10-25T18:15:00Z">
            <w:rPr>
              <w:ins w:id="6105" w:author="Dr Mamadou SANOGO" w:date="2023-10-25T14:07:00Z"/>
              <w:rFonts w:ascii="Arial" w:hAnsi="Arial" w:cs="Arial"/>
            </w:rPr>
          </w:rPrChange>
        </w:rPr>
      </w:pPr>
      <w:ins w:id="6106" w:author="Dr Mamadou SANOGO" w:date="2023-10-25T14:07:00Z">
        <w:r w:rsidRPr="007A4AFC">
          <w:rPr>
            <w:rFonts w:ascii="Arial" w:hAnsi="Arial" w:cs="Arial"/>
            <w:color w:val="000000" w:themeColor="text1"/>
            <w:rPrChange w:id="6107" w:author="Dr Mamadou SANOGO" w:date="2023-10-25T18:15:00Z">
              <w:rPr>
                <w:rFonts w:ascii="Arial" w:hAnsi="Arial" w:cs="Arial"/>
              </w:rPr>
            </w:rPrChange>
          </w:rPr>
          <w:t xml:space="preserve">         </w:t>
        </w:r>
      </w:ins>
    </w:p>
    <w:p w14:paraId="2A13B85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6108" w:author="Dr Mamadou SANOGO" w:date="2023-10-25T18:15:00Z">
            <w:rPr>
              <w:color w:val="000000"/>
              <w:szCs w:val="24"/>
            </w:rPr>
          </w:rPrChange>
        </w:rPr>
      </w:pPr>
    </w:p>
    <w:p w14:paraId="3940B32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09" w:author="Dr Mamadou SANOGO" w:date="2023-10-25T18:15:00Z">
            <w:rPr>
              <w:color w:val="000000"/>
              <w:szCs w:val="24"/>
            </w:rPr>
          </w:rPrChange>
        </w:rPr>
      </w:pPr>
    </w:p>
    <w:p w14:paraId="0226F49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10" w:author="Dr Mamadou SANOGO" w:date="2023-10-25T18:15:00Z">
            <w:rPr>
              <w:color w:val="000000"/>
              <w:szCs w:val="24"/>
            </w:rPr>
          </w:rPrChange>
        </w:rPr>
      </w:pPr>
    </w:p>
    <w:p w14:paraId="2B82B2A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11" w:author="Dr Mamadou SANOGO" w:date="2023-10-25T18:15:00Z">
            <w:rPr>
              <w:color w:val="000000"/>
              <w:szCs w:val="24"/>
            </w:rPr>
          </w:rPrChange>
        </w:rPr>
      </w:pPr>
    </w:p>
    <w:p w14:paraId="4508B255" w14:textId="77777777" w:rsidR="008A0B1D" w:rsidRPr="007A4AFC" w:rsidRDefault="008A0B1D" w:rsidP="008A0B1D">
      <w:pPr>
        <w:shd w:val="clear" w:color="auto" w:fill="FFFFFF"/>
        <w:spacing w:line="240" w:lineRule="auto"/>
        <w:ind w:right="9"/>
        <w:jc w:val="center"/>
        <w:rPr>
          <w:ins w:id="6112" w:author="Dr Mamadou SANOGO" w:date="2023-10-25T14:08:00Z"/>
          <w:rFonts w:eastAsiaTheme="minorHAnsi"/>
          <w:b/>
          <w:color w:val="000000" w:themeColor="text1"/>
          <w:sz w:val="44"/>
          <w:lang w:eastAsia="en-US"/>
          <w:rPrChange w:id="6113" w:author="Dr Mamadou SANOGO" w:date="2023-10-25T18:15:00Z">
            <w:rPr>
              <w:ins w:id="6114" w:author="Dr Mamadou SANOGO" w:date="2023-10-25T14:08:00Z"/>
              <w:rFonts w:eastAsiaTheme="minorHAnsi"/>
              <w:b/>
              <w:sz w:val="44"/>
              <w:lang w:eastAsia="en-US"/>
            </w:rPr>
          </w:rPrChange>
        </w:rPr>
      </w:pPr>
    </w:p>
    <w:p w14:paraId="2CD6370A" w14:textId="77777777" w:rsidR="008A0B1D" w:rsidRPr="007A4AFC" w:rsidRDefault="008A0B1D" w:rsidP="008A0B1D">
      <w:pPr>
        <w:shd w:val="clear" w:color="auto" w:fill="FFFFFF"/>
        <w:spacing w:line="240" w:lineRule="auto"/>
        <w:ind w:right="9"/>
        <w:jc w:val="center"/>
        <w:rPr>
          <w:ins w:id="6115" w:author="Dr Mamadou SANOGO" w:date="2023-10-25T14:08:00Z"/>
          <w:rFonts w:eastAsiaTheme="minorHAnsi"/>
          <w:b/>
          <w:color w:val="000000" w:themeColor="text1"/>
          <w:sz w:val="44"/>
          <w:lang w:eastAsia="en-US"/>
          <w:rPrChange w:id="6116" w:author="Dr Mamadou SANOGO" w:date="2023-10-25T18:15:00Z">
            <w:rPr>
              <w:ins w:id="6117" w:author="Dr Mamadou SANOGO" w:date="2023-10-25T14:08:00Z"/>
              <w:rFonts w:eastAsiaTheme="minorHAnsi"/>
              <w:b/>
              <w:sz w:val="44"/>
              <w:lang w:eastAsia="en-US"/>
            </w:rPr>
          </w:rPrChange>
        </w:rPr>
      </w:pPr>
    </w:p>
    <w:p w14:paraId="14F0050A" w14:textId="77777777" w:rsidR="008A0B1D" w:rsidRPr="007A4AFC" w:rsidRDefault="008A0B1D" w:rsidP="008A0B1D">
      <w:pPr>
        <w:shd w:val="clear" w:color="auto" w:fill="FFFFFF"/>
        <w:spacing w:line="240" w:lineRule="auto"/>
        <w:ind w:right="9"/>
        <w:jc w:val="center"/>
        <w:rPr>
          <w:ins w:id="6118" w:author="Dr Mamadou SANOGO" w:date="2023-10-25T14:08:00Z"/>
          <w:rFonts w:eastAsiaTheme="minorHAnsi"/>
          <w:b/>
          <w:color w:val="000000" w:themeColor="text1"/>
          <w:sz w:val="44"/>
          <w:lang w:eastAsia="en-US"/>
          <w:rPrChange w:id="6119" w:author="Dr Mamadou SANOGO" w:date="2023-10-25T18:15:00Z">
            <w:rPr>
              <w:ins w:id="6120" w:author="Dr Mamadou SANOGO" w:date="2023-10-25T14:08:00Z"/>
              <w:rFonts w:eastAsiaTheme="minorHAnsi"/>
              <w:b/>
              <w:sz w:val="44"/>
              <w:lang w:eastAsia="en-US"/>
            </w:rPr>
          </w:rPrChange>
        </w:rPr>
      </w:pPr>
    </w:p>
    <w:p w14:paraId="0D000F15" w14:textId="77777777" w:rsidR="008A0B1D" w:rsidRPr="007A4AFC" w:rsidRDefault="008A0B1D" w:rsidP="008A0B1D">
      <w:pPr>
        <w:shd w:val="clear" w:color="auto" w:fill="FFFFFF"/>
        <w:spacing w:line="240" w:lineRule="auto"/>
        <w:ind w:right="9"/>
        <w:jc w:val="center"/>
        <w:rPr>
          <w:ins w:id="6121" w:author="Dr Mamadou SANOGO" w:date="2023-10-25T14:08:00Z"/>
          <w:rFonts w:eastAsiaTheme="minorHAnsi"/>
          <w:b/>
          <w:color w:val="000000" w:themeColor="text1"/>
          <w:sz w:val="44"/>
          <w:lang w:eastAsia="en-US"/>
          <w:rPrChange w:id="6122" w:author="Dr Mamadou SANOGO" w:date="2023-10-25T18:15:00Z">
            <w:rPr>
              <w:ins w:id="6123" w:author="Dr Mamadou SANOGO" w:date="2023-10-25T14:08:00Z"/>
              <w:rFonts w:eastAsiaTheme="minorHAnsi"/>
              <w:b/>
              <w:sz w:val="44"/>
              <w:lang w:eastAsia="en-US"/>
            </w:rPr>
          </w:rPrChange>
        </w:rPr>
      </w:pPr>
    </w:p>
    <w:p w14:paraId="1A687629" w14:textId="77777777" w:rsidR="008A0B1D" w:rsidRPr="007A4AFC" w:rsidRDefault="008A0B1D" w:rsidP="008A0B1D">
      <w:pPr>
        <w:shd w:val="clear" w:color="auto" w:fill="FFFFFF"/>
        <w:spacing w:line="240" w:lineRule="auto"/>
        <w:ind w:right="9"/>
        <w:jc w:val="center"/>
        <w:rPr>
          <w:ins w:id="6124" w:author="Dr Mamadou SANOGO" w:date="2023-10-25T14:08:00Z"/>
          <w:rFonts w:eastAsiaTheme="minorHAnsi"/>
          <w:b/>
          <w:color w:val="000000" w:themeColor="text1"/>
          <w:sz w:val="44"/>
          <w:lang w:eastAsia="en-US"/>
          <w:rPrChange w:id="6125" w:author="Dr Mamadou SANOGO" w:date="2023-10-25T18:15:00Z">
            <w:rPr>
              <w:ins w:id="6126" w:author="Dr Mamadou SANOGO" w:date="2023-10-25T14:08:00Z"/>
              <w:rFonts w:eastAsiaTheme="minorHAnsi"/>
              <w:b/>
              <w:sz w:val="44"/>
              <w:lang w:eastAsia="en-US"/>
            </w:rPr>
          </w:rPrChange>
        </w:rPr>
      </w:pPr>
    </w:p>
    <w:p w14:paraId="759E75FC" w14:textId="687EBDA0" w:rsidR="008A0B1D" w:rsidRDefault="008A0B1D" w:rsidP="008A0B1D">
      <w:pPr>
        <w:shd w:val="clear" w:color="auto" w:fill="FFFFFF"/>
        <w:ind w:right="9"/>
        <w:jc w:val="center"/>
        <w:rPr>
          <w:ins w:id="6127" w:author="Dr Mamadou SANOGO" w:date="2023-10-27T11:34:00Z"/>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ins w:id="6128" w:author="Dr Mamadou SANOGO" w:date="2023-10-27T11:34:00Z"/>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ins w:id="6129" w:author="Dr Mamadou SANOGO" w:date="2023-10-27T11:34:00Z"/>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ins w:id="6130" w:author="Dr Mamadou SANOGO" w:date="2023-10-27T11:34:00Z"/>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ins w:id="6131" w:author="Dr Mamadou SANOGO" w:date="2023-10-27T11:34:00Z"/>
          <w:rFonts w:eastAsiaTheme="minorHAnsi"/>
          <w:b/>
          <w:color w:val="000000" w:themeColor="text1"/>
          <w:sz w:val="44"/>
          <w:lang w:eastAsia="en-US"/>
        </w:rPr>
      </w:pPr>
    </w:p>
    <w:p w14:paraId="4F55BC8C" w14:textId="77777777" w:rsidR="00AD42F4" w:rsidRPr="007A4AFC" w:rsidRDefault="00AD42F4" w:rsidP="008A0B1D">
      <w:pPr>
        <w:shd w:val="clear" w:color="auto" w:fill="FFFFFF"/>
        <w:spacing w:line="240" w:lineRule="auto"/>
        <w:ind w:right="9"/>
        <w:jc w:val="center"/>
        <w:rPr>
          <w:ins w:id="6132" w:author="Dr Mamadou SANOGO" w:date="2023-10-25T14:08:00Z"/>
          <w:rFonts w:eastAsiaTheme="minorHAnsi"/>
          <w:b/>
          <w:color w:val="000000" w:themeColor="text1"/>
          <w:sz w:val="44"/>
          <w:lang w:eastAsia="en-US"/>
          <w:rPrChange w:id="6133" w:author="Dr Mamadou SANOGO" w:date="2023-10-25T18:15:00Z">
            <w:rPr>
              <w:ins w:id="6134" w:author="Dr Mamadou SANOGO" w:date="2023-10-25T14:08:00Z"/>
              <w:rFonts w:eastAsiaTheme="minorHAnsi"/>
              <w:b/>
              <w:sz w:val="44"/>
              <w:lang w:eastAsia="en-US"/>
            </w:rPr>
          </w:rPrChange>
        </w:rPr>
      </w:pPr>
    </w:p>
    <w:p w14:paraId="5FC75117" w14:textId="77777777" w:rsidR="008A0B1D" w:rsidRPr="007A4AFC" w:rsidRDefault="008A0B1D" w:rsidP="008A0B1D">
      <w:pPr>
        <w:shd w:val="clear" w:color="auto" w:fill="FFFFFF"/>
        <w:spacing w:line="240" w:lineRule="auto"/>
        <w:ind w:right="9"/>
        <w:jc w:val="center"/>
        <w:rPr>
          <w:ins w:id="6135" w:author="Dr Mamadou SANOGO" w:date="2023-10-25T14:08:00Z"/>
          <w:rFonts w:eastAsiaTheme="minorHAnsi"/>
          <w:b/>
          <w:color w:val="000000" w:themeColor="text1"/>
          <w:sz w:val="44"/>
          <w:lang w:eastAsia="en-US"/>
          <w:rPrChange w:id="6136" w:author="Dr Mamadou SANOGO" w:date="2023-10-25T18:15:00Z">
            <w:rPr>
              <w:ins w:id="6137" w:author="Dr Mamadou SANOGO" w:date="2023-10-25T14:08:00Z"/>
              <w:rFonts w:eastAsiaTheme="minorHAnsi"/>
              <w:b/>
              <w:sz w:val="44"/>
              <w:lang w:eastAsia="en-US"/>
            </w:rPr>
          </w:rPrChange>
        </w:rPr>
      </w:pPr>
    </w:p>
    <w:p w14:paraId="33485A65" w14:textId="7528C7D7" w:rsidR="008A0B1D" w:rsidRPr="007A4AFC" w:rsidRDefault="008A0B1D" w:rsidP="008A0B1D">
      <w:pPr>
        <w:shd w:val="clear" w:color="auto" w:fill="FFFFFF"/>
        <w:spacing w:line="240" w:lineRule="auto"/>
        <w:ind w:right="9"/>
        <w:jc w:val="center"/>
        <w:rPr>
          <w:ins w:id="6138" w:author="Dr Mamadou SANOGO" w:date="2023-10-25T14:08:00Z"/>
          <w:iCs/>
          <w:color w:val="000000" w:themeColor="text1"/>
        </w:rPr>
      </w:pPr>
      <w:ins w:id="6139" w:author="Dr Mamadou SANOGO" w:date="2023-10-25T14:08:00Z">
        <w:r w:rsidRPr="007A4AFC">
          <w:rPr>
            <w:rFonts w:eastAsiaTheme="minorHAnsi"/>
            <w:b/>
            <w:color w:val="000000" w:themeColor="text1"/>
            <w:sz w:val="44"/>
            <w:lang w:eastAsia="en-US"/>
            <w:rPrChange w:id="6140"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6141" w:author="Dr Mamadou SANOGO" w:date="2023-10-25T18:15:00Z">
              <w:rPr>
                <w:rFonts w:eastAsiaTheme="minorHAnsi"/>
                <w:b/>
                <w:sz w:val="44"/>
                <w:lang w:eastAsia="en-US"/>
              </w:rPr>
            </w:rPrChange>
          </w:rPr>
          <w:t>00</w:t>
        </w:r>
      </w:ins>
      <w:ins w:id="6142" w:author="Dr Mamadou SANOGO" w:date="2023-10-25T14:12:00Z">
        <w:r w:rsidRPr="007A4AFC">
          <w:rPr>
            <w:rFonts w:eastAsiaTheme="minorHAnsi"/>
            <w:b/>
            <w:color w:val="000000" w:themeColor="text1"/>
            <w:sz w:val="44"/>
            <w:lang w:eastAsia="en-US"/>
            <w:rPrChange w:id="6143" w:author="Dr Mamadou SANOGO" w:date="2023-10-25T18:15:00Z">
              <w:rPr>
                <w:rFonts w:eastAsiaTheme="minorHAnsi"/>
                <w:b/>
                <w:sz w:val="44"/>
                <w:lang w:eastAsia="en-US"/>
              </w:rPr>
            </w:rPrChange>
          </w:rPr>
          <w:t>5</w:t>
        </w:r>
      </w:ins>
      <w:ins w:id="6144" w:author="Dr Mamadou SANOGO" w:date="2023-10-25T14:08:00Z">
        <w:r w:rsidRPr="007A4AFC">
          <w:rPr>
            <w:rFonts w:eastAsiaTheme="minorHAnsi"/>
            <w:b/>
            <w:color w:val="000000" w:themeColor="text1"/>
            <w:sz w:val="44"/>
            <w:lang w:eastAsia="en-US"/>
            <w:rPrChange w:id="6145"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6146" w:author="Dr Mamadou SANOGO" w:date="2023-10-25T18:15:00Z">
              <w:rPr>
                <w:rFonts w:eastAsiaTheme="minorHAnsi"/>
                <w:b/>
                <w:sz w:val="44"/>
                <w:lang w:eastAsia="en-US"/>
              </w:rPr>
            </w:rPrChange>
          </w:rPr>
          <w:t xml:space="preserve"> </w:t>
        </w:r>
      </w:ins>
      <w:ins w:id="6147" w:author="Dr Mamadou SANOGO" w:date="2023-10-25T14:12:00Z">
        <w:r w:rsidRPr="007A4AFC">
          <w:rPr>
            <w:rFonts w:eastAsiaTheme="minorHAnsi"/>
            <w:b/>
            <w:color w:val="000000" w:themeColor="text1"/>
            <w:sz w:val="44"/>
            <w:lang w:eastAsia="en-US"/>
            <w:rPrChange w:id="6148" w:author="Dr Mamadou SANOGO" w:date="2023-10-25T18:15:00Z">
              <w:rPr>
                <w:rFonts w:eastAsiaTheme="minorHAnsi"/>
                <w:b/>
                <w:sz w:val="44"/>
                <w:lang w:eastAsia="en-US"/>
              </w:rPr>
            </w:rPrChange>
          </w:rPr>
          <w:t>Registre de demande d’informations sur les formations</w:t>
        </w:r>
      </w:ins>
    </w:p>
    <w:p w14:paraId="500D84E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49" w:author="Dr Mamadou SANOGO" w:date="2023-10-25T18:15:00Z">
            <w:rPr>
              <w:color w:val="000000"/>
              <w:szCs w:val="24"/>
            </w:rPr>
          </w:rPrChange>
        </w:rPr>
      </w:pPr>
    </w:p>
    <w:p w14:paraId="31B115B2"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50" w:author="Dr Mamadou SANOGO" w:date="2023-10-25T18:15:00Z">
            <w:rPr>
              <w:color w:val="000000"/>
              <w:szCs w:val="24"/>
            </w:rPr>
          </w:rPrChange>
        </w:rPr>
      </w:pPr>
    </w:p>
    <w:p w14:paraId="719A1DD6"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51" w:author="Dr Mamadou SANOGO" w:date="2023-10-25T18:15:00Z">
            <w:rPr>
              <w:color w:val="000000"/>
              <w:szCs w:val="24"/>
            </w:rPr>
          </w:rPrChange>
        </w:rPr>
      </w:pPr>
    </w:p>
    <w:p w14:paraId="407782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52" w:author="Dr Mamadou SANOGO" w:date="2023-10-25T18:15:00Z">
            <w:rPr>
              <w:color w:val="000000"/>
              <w:szCs w:val="24"/>
            </w:rPr>
          </w:rPrChange>
        </w:rPr>
      </w:pPr>
    </w:p>
    <w:p w14:paraId="43CB725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53" w:author="Dr Mamadou SANOGO" w:date="2023-10-25T18:15:00Z">
            <w:rPr>
              <w:color w:val="000000"/>
              <w:szCs w:val="24"/>
            </w:rPr>
          </w:rPrChange>
        </w:rPr>
      </w:pPr>
    </w:p>
    <w:p w14:paraId="6EEE3ED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54" w:author="Dr Mamadou SANOGO" w:date="2023-10-25T18:15:00Z">
            <w:rPr>
              <w:color w:val="000000"/>
              <w:szCs w:val="24"/>
            </w:rPr>
          </w:rPrChange>
        </w:rPr>
      </w:pPr>
    </w:p>
    <w:p w14:paraId="44ED59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55" w:author="Dr Mamadou SANOGO" w:date="2023-10-25T18:15:00Z">
            <w:rPr>
              <w:color w:val="000000"/>
              <w:szCs w:val="24"/>
            </w:rPr>
          </w:rPrChange>
        </w:rPr>
      </w:pPr>
    </w:p>
    <w:p w14:paraId="6087DCC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56" w:author="Dr Mamadou SANOGO" w:date="2023-10-25T18:15:00Z">
            <w:rPr>
              <w:color w:val="000000"/>
              <w:szCs w:val="24"/>
            </w:rPr>
          </w:rPrChange>
        </w:rPr>
      </w:pPr>
    </w:p>
    <w:p w14:paraId="572D972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57" w:author="Dr Mamadou SANOGO" w:date="2023-10-25T18:15:00Z">
            <w:rPr>
              <w:color w:val="000000"/>
              <w:szCs w:val="24"/>
            </w:rPr>
          </w:rPrChange>
        </w:rPr>
      </w:pPr>
    </w:p>
    <w:p w14:paraId="0B0CC3B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58" w:author="Dr Mamadou SANOGO" w:date="2023-10-25T18:15:00Z">
            <w:rPr>
              <w:color w:val="000000"/>
              <w:szCs w:val="24"/>
            </w:rPr>
          </w:rPrChange>
        </w:rPr>
      </w:pPr>
    </w:p>
    <w:p w14:paraId="03BCB8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59" w:author="Dr Mamadou SANOGO" w:date="2023-10-25T18:15:00Z">
            <w:rPr>
              <w:color w:val="000000"/>
              <w:szCs w:val="24"/>
            </w:rPr>
          </w:rPrChange>
        </w:rPr>
      </w:pPr>
    </w:p>
    <w:p w14:paraId="7A11B1A0"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6160" w:author="Dr Mamadou SANOGO" w:date="2023-10-25T18:15:00Z">
            <w:rPr>
              <w:color w:val="000000"/>
              <w:szCs w:val="24"/>
            </w:rPr>
          </w:rPrChange>
        </w:rPr>
      </w:pPr>
    </w:p>
    <w:p w14:paraId="13D840A9" w14:textId="21755F6A" w:rsidR="00011374" w:rsidRPr="007A4AFC" w:rsidRDefault="00011374" w:rsidP="00011374">
      <w:pPr>
        <w:widowControl w:val="0"/>
        <w:autoSpaceDE w:val="0"/>
        <w:autoSpaceDN w:val="0"/>
        <w:adjustRightInd w:val="0"/>
        <w:spacing w:line="240" w:lineRule="auto"/>
        <w:ind w:right="9"/>
        <w:rPr>
          <w:ins w:id="6161" w:author="Dr Mamadou SANOGO" w:date="2023-10-25T14:08:00Z"/>
          <w:color w:val="000000" w:themeColor="text1"/>
          <w:szCs w:val="24"/>
          <w:rPrChange w:id="6162" w:author="Dr Mamadou SANOGO" w:date="2023-10-25T18:15:00Z">
            <w:rPr>
              <w:ins w:id="6163" w:author="Dr Mamadou SANOGO" w:date="2023-10-25T14:08:00Z"/>
              <w:color w:val="000000"/>
              <w:szCs w:val="24"/>
            </w:rPr>
          </w:rPrChange>
        </w:rPr>
      </w:pPr>
    </w:p>
    <w:p w14:paraId="2EDA3289" w14:textId="556B54DB" w:rsidR="008A0B1D" w:rsidRPr="007A4AFC" w:rsidRDefault="008A0B1D" w:rsidP="00011374">
      <w:pPr>
        <w:widowControl w:val="0"/>
        <w:autoSpaceDE w:val="0"/>
        <w:autoSpaceDN w:val="0"/>
        <w:adjustRightInd w:val="0"/>
        <w:spacing w:line="240" w:lineRule="auto"/>
        <w:ind w:right="9"/>
        <w:rPr>
          <w:ins w:id="6164" w:author="Dr Mamadou SANOGO" w:date="2023-10-25T14:08:00Z"/>
          <w:color w:val="000000" w:themeColor="text1"/>
          <w:szCs w:val="24"/>
          <w:rPrChange w:id="6165" w:author="Dr Mamadou SANOGO" w:date="2023-10-25T18:15:00Z">
            <w:rPr>
              <w:ins w:id="6166" w:author="Dr Mamadou SANOGO" w:date="2023-10-25T14:08:00Z"/>
              <w:color w:val="000000"/>
              <w:szCs w:val="24"/>
            </w:rPr>
          </w:rPrChange>
        </w:rPr>
      </w:pPr>
    </w:p>
    <w:p w14:paraId="11A333F9" w14:textId="13B29EF5" w:rsidR="008A0B1D" w:rsidRPr="007A4AFC" w:rsidRDefault="008A0B1D" w:rsidP="00011374">
      <w:pPr>
        <w:widowControl w:val="0"/>
        <w:autoSpaceDE w:val="0"/>
        <w:autoSpaceDN w:val="0"/>
        <w:adjustRightInd w:val="0"/>
        <w:spacing w:line="240" w:lineRule="auto"/>
        <w:ind w:right="9"/>
        <w:rPr>
          <w:ins w:id="6167" w:author="Dr Mamadou SANOGO" w:date="2023-10-25T14:08:00Z"/>
          <w:color w:val="000000" w:themeColor="text1"/>
          <w:szCs w:val="24"/>
          <w:rPrChange w:id="6168" w:author="Dr Mamadou SANOGO" w:date="2023-10-25T18:15:00Z">
            <w:rPr>
              <w:ins w:id="6169" w:author="Dr Mamadou SANOGO" w:date="2023-10-25T14:08:00Z"/>
              <w:color w:val="000000"/>
              <w:szCs w:val="24"/>
            </w:rPr>
          </w:rPrChange>
        </w:rPr>
      </w:pPr>
    </w:p>
    <w:p w14:paraId="4688CF22" w14:textId="79C41E53" w:rsidR="008A0B1D" w:rsidRPr="007A4AFC" w:rsidRDefault="008A0B1D" w:rsidP="00011374">
      <w:pPr>
        <w:widowControl w:val="0"/>
        <w:autoSpaceDE w:val="0"/>
        <w:autoSpaceDN w:val="0"/>
        <w:adjustRightInd w:val="0"/>
        <w:spacing w:line="240" w:lineRule="auto"/>
        <w:ind w:right="9"/>
        <w:rPr>
          <w:ins w:id="6170" w:author="Dr Mamadou SANOGO" w:date="2023-10-25T14:08:00Z"/>
          <w:color w:val="000000" w:themeColor="text1"/>
          <w:szCs w:val="24"/>
          <w:rPrChange w:id="6171" w:author="Dr Mamadou SANOGO" w:date="2023-10-25T18:15:00Z">
            <w:rPr>
              <w:ins w:id="6172" w:author="Dr Mamadou SANOGO" w:date="2023-10-25T14:08:00Z"/>
              <w:color w:val="000000"/>
              <w:szCs w:val="24"/>
            </w:rPr>
          </w:rPrChange>
        </w:rPr>
      </w:pPr>
    </w:p>
    <w:p w14:paraId="73CC4019" w14:textId="58DA544B" w:rsidR="008A0B1D" w:rsidRPr="007A4AFC" w:rsidRDefault="008A0B1D" w:rsidP="00011374">
      <w:pPr>
        <w:widowControl w:val="0"/>
        <w:autoSpaceDE w:val="0"/>
        <w:autoSpaceDN w:val="0"/>
        <w:adjustRightInd w:val="0"/>
        <w:spacing w:line="240" w:lineRule="auto"/>
        <w:ind w:right="9"/>
        <w:rPr>
          <w:ins w:id="6173" w:author="Dr Mamadou SANOGO" w:date="2023-10-25T14:08:00Z"/>
          <w:color w:val="000000" w:themeColor="text1"/>
          <w:szCs w:val="24"/>
          <w:rPrChange w:id="6174" w:author="Dr Mamadou SANOGO" w:date="2023-10-25T18:15:00Z">
            <w:rPr>
              <w:ins w:id="6175" w:author="Dr Mamadou SANOGO" w:date="2023-10-25T14:08:00Z"/>
              <w:color w:val="000000"/>
              <w:szCs w:val="24"/>
            </w:rPr>
          </w:rPrChange>
        </w:rPr>
      </w:pPr>
    </w:p>
    <w:p w14:paraId="4AE09E9B" w14:textId="27196F99" w:rsidR="008A0B1D" w:rsidRPr="007A4AFC" w:rsidRDefault="008A0B1D" w:rsidP="00011374">
      <w:pPr>
        <w:widowControl w:val="0"/>
        <w:autoSpaceDE w:val="0"/>
        <w:autoSpaceDN w:val="0"/>
        <w:adjustRightInd w:val="0"/>
        <w:spacing w:line="240" w:lineRule="auto"/>
        <w:ind w:right="9"/>
        <w:rPr>
          <w:ins w:id="6176" w:author="Dr Mamadou SANOGO" w:date="2023-10-25T14:08:00Z"/>
          <w:color w:val="000000" w:themeColor="text1"/>
          <w:szCs w:val="24"/>
          <w:rPrChange w:id="6177" w:author="Dr Mamadou SANOGO" w:date="2023-10-25T18:15:00Z">
            <w:rPr>
              <w:ins w:id="6178" w:author="Dr Mamadou SANOGO" w:date="2023-10-25T14:08:00Z"/>
              <w:color w:val="000000"/>
              <w:szCs w:val="24"/>
            </w:rPr>
          </w:rPrChange>
        </w:rPr>
      </w:pPr>
    </w:p>
    <w:p w14:paraId="15DB0DC3" w14:textId="120728AA" w:rsidR="008A0B1D" w:rsidRPr="007A4AFC" w:rsidRDefault="008A0B1D" w:rsidP="00011374">
      <w:pPr>
        <w:widowControl w:val="0"/>
        <w:autoSpaceDE w:val="0"/>
        <w:autoSpaceDN w:val="0"/>
        <w:adjustRightInd w:val="0"/>
        <w:spacing w:line="240" w:lineRule="auto"/>
        <w:ind w:right="9"/>
        <w:rPr>
          <w:ins w:id="6179" w:author="Dr Mamadou SANOGO" w:date="2023-10-25T14:08:00Z"/>
          <w:color w:val="000000" w:themeColor="text1"/>
          <w:szCs w:val="24"/>
          <w:rPrChange w:id="6180" w:author="Dr Mamadou SANOGO" w:date="2023-10-25T18:15:00Z">
            <w:rPr>
              <w:ins w:id="6181" w:author="Dr Mamadou SANOGO" w:date="2023-10-25T14:08:00Z"/>
              <w:color w:val="000000"/>
              <w:szCs w:val="24"/>
            </w:rPr>
          </w:rPrChange>
        </w:rPr>
      </w:pPr>
    </w:p>
    <w:p w14:paraId="37AFB0D0" w14:textId="11AAB4DE" w:rsidR="008A0B1D" w:rsidRPr="007A4AFC" w:rsidRDefault="008A0B1D" w:rsidP="00011374">
      <w:pPr>
        <w:widowControl w:val="0"/>
        <w:autoSpaceDE w:val="0"/>
        <w:autoSpaceDN w:val="0"/>
        <w:adjustRightInd w:val="0"/>
        <w:spacing w:line="240" w:lineRule="auto"/>
        <w:ind w:right="9"/>
        <w:rPr>
          <w:ins w:id="6182" w:author="Dr Mamadou SANOGO" w:date="2023-10-25T14:08:00Z"/>
          <w:color w:val="000000" w:themeColor="text1"/>
          <w:szCs w:val="24"/>
          <w:rPrChange w:id="6183" w:author="Dr Mamadou SANOGO" w:date="2023-10-25T18:15:00Z">
            <w:rPr>
              <w:ins w:id="6184" w:author="Dr Mamadou SANOGO" w:date="2023-10-25T14:08:00Z"/>
              <w:color w:val="000000"/>
              <w:szCs w:val="24"/>
            </w:rPr>
          </w:rPrChange>
        </w:rPr>
      </w:pPr>
    </w:p>
    <w:p w14:paraId="5CE96929" w14:textId="29C8F38C" w:rsidR="008A0B1D" w:rsidRPr="007A4AFC" w:rsidRDefault="008A0B1D" w:rsidP="00011374">
      <w:pPr>
        <w:widowControl w:val="0"/>
        <w:autoSpaceDE w:val="0"/>
        <w:autoSpaceDN w:val="0"/>
        <w:adjustRightInd w:val="0"/>
        <w:spacing w:line="240" w:lineRule="auto"/>
        <w:ind w:right="9"/>
        <w:rPr>
          <w:ins w:id="6185" w:author="Dr Mamadou SANOGO" w:date="2023-10-25T14:08:00Z"/>
          <w:color w:val="000000" w:themeColor="text1"/>
          <w:szCs w:val="24"/>
          <w:rPrChange w:id="6186" w:author="Dr Mamadou SANOGO" w:date="2023-10-25T18:15:00Z">
            <w:rPr>
              <w:ins w:id="6187" w:author="Dr Mamadou SANOGO" w:date="2023-10-25T14:08:00Z"/>
              <w:color w:val="000000"/>
              <w:szCs w:val="24"/>
            </w:rPr>
          </w:rPrChange>
        </w:rPr>
      </w:pPr>
    </w:p>
    <w:p w14:paraId="1D3406B9" w14:textId="57B7CDFF" w:rsidR="008A0B1D" w:rsidRPr="007A4AFC" w:rsidRDefault="008A0B1D" w:rsidP="00011374">
      <w:pPr>
        <w:widowControl w:val="0"/>
        <w:autoSpaceDE w:val="0"/>
        <w:autoSpaceDN w:val="0"/>
        <w:adjustRightInd w:val="0"/>
        <w:spacing w:line="240" w:lineRule="auto"/>
        <w:ind w:right="9"/>
        <w:rPr>
          <w:ins w:id="6188" w:author="Dr Mamadou SANOGO" w:date="2023-10-25T14:08:00Z"/>
          <w:color w:val="000000" w:themeColor="text1"/>
          <w:szCs w:val="24"/>
          <w:rPrChange w:id="6189" w:author="Dr Mamadou SANOGO" w:date="2023-10-25T18:15:00Z">
            <w:rPr>
              <w:ins w:id="6190" w:author="Dr Mamadou SANOGO" w:date="2023-10-25T14:08:00Z"/>
              <w:color w:val="000000"/>
              <w:szCs w:val="24"/>
            </w:rPr>
          </w:rPrChange>
        </w:rPr>
      </w:pPr>
    </w:p>
    <w:p w14:paraId="41669264" w14:textId="070F7C44" w:rsidR="008A0B1D" w:rsidRPr="007A4AFC" w:rsidRDefault="008A0B1D" w:rsidP="00011374">
      <w:pPr>
        <w:widowControl w:val="0"/>
        <w:autoSpaceDE w:val="0"/>
        <w:autoSpaceDN w:val="0"/>
        <w:adjustRightInd w:val="0"/>
        <w:spacing w:line="240" w:lineRule="auto"/>
        <w:ind w:right="9"/>
        <w:rPr>
          <w:ins w:id="6191" w:author="Dr Mamadou SANOGO" w:date="2023-10-25T14:08:00Z"/>
          <w:color w:val="000000" w:themeColor="text1"/>
          <w:szCs w:val="24"/>
          <w:rPrChange w:id="6192" w:author="Dr Mamadou SANOGO" w:date="2023-10-25T18:15:00Z">
            <w:rPr>
              <w:ins w:id="6193" w:author="Dr Mamadou SANOGO" w:date="2023-10-25T14:08:00Z"/>
              <w:color w:val="000000"/>
              <w:szCs w:val="24"/>
            </w:rPr>
          </w:rPrChange>
        </w:rPr>
      </w:pPr>
    </w:p>
    <w:p w14:paraId="781EFC17" w14:textId="45B80742" w:rsidR="008A0B1D" w:rsidRPr="007A4AFC" w:rsidRDefault="008A0B1D" w:rsidP="00011374">
      <w:pPr>
        <w:widowControl w:val="0"/>
        <w:autoSpaceDE w:val="0"/>
        <w:autoSpaceDN w:val="0"/>
        <w:adjustRightInd w:val="0"/>
        <w:spacing w:line="240" w:lineRule="auto"/>
        <w:ind w:right="9"/>
        <w:rPr>
          <w:ins w:id="6194" w:author="Dr Mamadou SANOGO" w:date="2023-10-25T14:08:00Z"/>
          <w:color w:val="000000" w:themeColor="text1"/>
          <w:szCs w:val="24"/>
          <w:rPrChange w:id="6195" w:author="Dr Mamadou SANOGO" w:date="2023-10-25T18:15:00Z">
            <w:rPr>
              <w:ins w:id="6196" w:author="Dr Mamadou SANOGO" w:date="2023-10-25T14:08:00Z"/>
              <w:color w:val="000000"/>
              <w:szCs w:val="24"/>
            </w:rPr>
          </w:rPrChange>
        </w:rPr>
      </w:pPr>
    </w:p>
    <w:p w14:paraId="3FFB54E1" w14:textId="595A0911" w:rsidR="008A0B1D" w:rsidRPr="007A4AFC" w:rsidRDefault="008A0B1D" w:rsidP="00011374">
      <w:pPr>
        <w:widowControl w:val="0"/>
        <w:autoSpaceDE w:val="0"/>
        <w:autoSpaceDN w:val="0"/>
        <w:adjustRightInd w:val="0"/>
        <w:spacing w:line="240" w:lineRule="auto"/>
        <w:ind w:right="9"/>
        <w:rPr>
          <w:ins w:id="6197" w:author="Dr Mamadou SANOGO" w:date="2023-10-25T14:08:00Z"/>
          <w:color w:val="000000" w:themeColor="text1"/>
          <w:szCs w:val="24"/>
          <w:rPrChange w:id="6198" w:author="Dr Mamadou SANOGO" w:date="2023-10-25T18:15:00Z">
            <w:rPr>
              <w:ins w:id="6199" w:author="Dr Mamadou SANOGO" w:date="2023-10-25T14:08:00Z"/>
              <w:color w:val="000000"/>
              <w:szCs w:val="24"/>
            </w:rPr>
          </w:rPrChange>
        </w:rPr>
      </w:pPr>
    </w:p>
    <w:p w14:paraId="6E1AC17E" w14:textId="25D317BE" w:rsidR="008A0B1D" w:rsidRPr="007A4AFC" w:rsidRDefault="008A0B1D" w:rsidP="00011374">
      <w:pPr>
        <w:widowControl w:val="0"/>
        <w:autoSpaceDE w:val="0"/>
        <w:autoSpaceDN w:val="0"/>
        <w:adjustRightInd w:val="0"/>
        <w:spacing w:line="240" w:lineRule="auto"/>
        <w:ind w:right="9"/>
        <w:rPr>
          <w:ins w:id="6200" w:author="Dr Mamadou SANOGO" w:date="2023-10-25T14:08:00Z"/>
          <w:color w:val="000000" w:themeColor="text1"/>
          <w:szCs w:val="24"/>
          <w:rPrChange w:id="6201" w:author="Dr Mamadou SANOGO" w:date="2023-10-25T18:15:00Z">
            <w:rPr>
              <w:ins w:id="6202" w:author="Dr Mamadou SANOGO" w:date="2023-10-25T14:08:00Z"/>
              <w:color w:val="000000"/>
              <w:szCs w:val="24"/>
            </w:rPr>
          </w:rPrChange>
        </w:rPr>
      </w:pPr>
    </w:p>
    <w:p w14:paraId="2E42A46C" w14:textId="6CA1EBDE" w:rsidR="008A0B1D" w:rsidRPr="007A4AFC" w:rsidRDefault="008A0B1D" w:rsidP="00011374">
      <w:pPr>
        <w:widowControl w:val="0"/>
        <w:autoSpaceDE w:val="0"/>
        <w:autoSpaceDN w:val="0"/>
        <w:adjustRightInd w:val="0"/>
        <w:spacing w:line="240" w:lineRule="auto"/>
        <w:ind w:right="9"/>
        <w:rPr>
          <w:ins w:id="6203" w:author="Dr Mamadou SANOGO" w:date="2023-10-25T14:08:00Z"/>
          <w:color w:val="000000" w:themeColor="text1"/>
          <w:szCs w:val="24"/>
          <w:rPrChange w:id="6204" w:author="Dr Mamadou SANOGO" w:date="2023-10-25T18:15:00Z">
            <w:rPr>
              <w:ins w:id="6205" w:author="Dr Mamadou SANOGO" w:date="2023-10-25T14:08:00Z"/>
              <w:color w:val="000000"/>
              <w:szCs w:val="24"/>
            </w:rPr>
          </w:rPrChange>
        </w:rPr>
      </w:pPr>
    </w:p>
    <w:p w14:paraId="1AE28D73" w14:textId="2751636B" w:rsidR="008A0B1D" w:rsidRPr="007A4AFC" w:rsidRDefault="008A0B1D" w:rsidP="00011374">
      <w:pPr>
        <w:widowControl w:val="0"/>
        <w:autoSpaceDE w:val="0"/>
        <w:autoSpaceDN w:val="0"/>
        <w:adjustRightInd w:val="0"/>
        <w:spacing w:line="240" w:lineRule="auto"/>
        <w:ind w:right="9"/>
        <w:rPr>
          <w:ins w:id="6206" w:author="Dr Mamadou SANOGO" w:date="2023-10-25T14:08:00Z"/>
          <w:color w:val="000000" w:themeColor="text1"/>
          <w:szCs w:val="24"/>
          <w:rPrChange w:id="6207" w:author="Dr Mamadou SANOGO" w:date="2023-10-25T18:15:00Z">
            <w:rPr>
              <w:ins w:id="6208" w:author="Dr Mamadou SANOGO" w:date="2023-10-25T14:08:00Z"/>
              <w:color w:val="000000"/>
              <w:szCs w:val="24"/>
            </w:rPr>
          </w:rPrChange>
        </w:rPr>
      </w:pPr>
    </w:p>
    <w:p w14:paraId="302999C0" w14:textId="63C7EDD1" w:rsidR="008A0B1D" w:rsidRPr="007A4AFC" w:rsidDel="00AD42F4" w:rsidRDefault="008A0B1D" w:rsidP="00011374">
      <w:pPr>
        <w:widowControl w:val="0"/>
        <w:autoSpaceDE w:val="0"/>
        <w:autoSpaceDN w:val="0"/>
        <w:adjustRightInd w:val="0"/>
        <w:spacing w:line="240" w:lineRule="auto"/>
        <w:ind w:right="9"/>
        <w:rPr>
          <w:del w:id="6209" w:author="Dr Mamadou SANOGO" w:date="2023-10-27T11:34:00Z"/>
          <w:color w:val="000000" w:themeColor="text1"/>
          <w:szCs w:val="24"/>
          <w:rPrChange w:id="6210" w:author="Dr Mamadou SANOGO" w:date="2023-10-25T18:15:00Z">
            <w:rPr>
              <w:del w:id="6211" w:author="Dr Mamadou SANOGO" w:date="2023-10-27T11:34:00Z"/>
              <w:color w:val="000000"/>
              <w:szCs w:val="24"/>
            </w:rPr>
          </w:rPrChange>
        </w:rPr>
      </w:pPr>
    </w:p>
    <w:p w14:paraId="6A355ED8" w14:textId="574AE859" w:rsidR="00011374" w:rsidRPr="007A4AFC" w:rsidDel="00AD42F4" w:rsidRDefault="00011374" w:rsidP="00011374">
      <w:pPr>
        <w:widowControl w:val="0"/>
        <w:autoSpaceDE w:val="0"/>
        <w:autoSpaceDN w:val="0"/>
        <w:adjustRightInd w:val="0"/>
        <w:spacing w:line="240" w:lineRule="auto"/>
        <w:ind w:right="9"/>
        <w:rPr>
          <w:del w:id="6212" w:author="Dr Mamadou SANOGO" w:date="2023-10-27T11:34:00Z"/>
          <w:color w:val="000000" w:themeColor="text1"/>
          <w:szCs w:val="24"/>
          <w:rPrChange w:id="6213" w:author="Dr Mamadou SANOGO" w:date="2023-10-25T18:15:00Z">
            <w:rPr>
              <w:del w:id="6214" w:author="Dr Mamadou SANOGO" w:date="2023-10-27T11:34:00Z"/>
              <w:color w:val="000000"/>
              <w:szCs w:val="24"/>
            </w:rPr>
          </w:rPrChange>
        </w:rPr>
      </w:pPr>
    </w:p>
    <w:p w14:paraId="5F3962AF" w14:textId="4394286A" w:rsidR="008A0B1D" w:rsidRPr="007A4AFC" w:rsidRDefault="00A87F92" w:rsidP="00011374">
      <w:pPr>
        <w:widowControl w:val="0"/>
        <w:autoSpaceDE w:val="0"/>
        <w:autoSpaceDN w:val="0"/>
        <w:adjustRightInd w:val="0"/>
        <w:spacing w:line="240" w:lineRule="auto"/>
        <w:ind w:right="9"/>
        <w:rPr>
          <w:ins w:id="6215" w:author="Dr Mamadou SANOGO" w:date="2023-10-25T14:12:00Z"/>
          <w:color w:val="000000" w:themeColor="text1"/>
          <w:szCs w:val="24"/>
          <w:rPrChange w:id="6216" w:author="Dr Mamadou SANOGO" w:date="2023-10-25T18:15:00Z">
            <w:rPr>
              <w:ins w:id="6217" w:author="Dr Mamadou SANOGO" w:date="2023-10-25T14:12:00Z"/>
              <w:color w:val="000000"/>
              <w:szCs w:val="24"/>
            </w:rPr>
          </w:rPrChange>
        </w:rPr>
      </w:pPr>
      <w:ins w:id="6218" w:author="Dr Mamadou SANOGO" w:date="2023-10-25T14:24:00Z">
        <w:r w:rsidRPr="007A4AFC">
          <w:rPr>
            <w:noProof/>
            <w:color w:val="000000" w:themeColor="text1"/>
            <w:rPrChange w:id="6219" w:author="Dr Mamadou SANOGO" w:date="2023-10-25T18:15:00Z">
              <w:rPr>
                <w:noProof/>
              </w:rPr>
            </w:rPrChange>
          </w:rPr>
          <w:drawing>
            <wp:inline distT="0" distB="0" distL="0" distR="0" wp14:anchorId="1EBF670E" wp14:editId="12ECFF7F">
              <wp:extent cx="5850890" cy="855408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0890" cy="8554085"/>
                      </a:xfrm>
                      <a:prstGeom prst="rect">
                        <a:avLst/>
                      </a:prstGeom>
                      <a:noFill/>
                      <a:ln>
                        <a:noFill/>
                      </a:ln>
                    </pic:spPr>
                  </pic:pic>
                </a:graphicData>
              </a:graphic>
            </wp:inline>
          </w:drawing>
        </w:r>
      </w:ins>
    </w:p>
    <w:p w14:paraId="4872B4DC" w14:textId="51624717" w:rsidR="008A0B1D" w:rsidRPr="007A4AFC" w:rsidRDefault="00A87F92" w:rsidP="008A0B1D">
      <w:pPr>
        <w:shd w:val="clear" w:color="auto" w:fill="FFFFFF"/>
        <w:spacing w:line="240" w:lineRule="auto"/>
        <w:ind w:right="9"/>
        <w:jc w:val="center"/>
        <w:rPr>
          <w:ins w:id="6220" w:author="Dr Mamadou SANOGO" w:date="2023-10-25T14:13:00Z"/>
          <w:rFonts w:eastAsiaTheme="minorHAnsi"/>
          <w:b/>
          <w:color w:val="000000" w:themeColor="text1"/>
          <w:sz w:val="44"/>
          <w:lang w:eastAsia="en-US"/>
          <w:rPrChange w:id="6221" w:author="Dr Mamadou SANOGO" w:date="2023-10-25T18:15:00Z">
            <w:rPr>
              <w:ins w:id="6222" w:author="Dr Mamadou SANOGO" w:date="2023-10-25T14:13:00Z"/>
              <w:rFonts w:eastAsiaTheme="minorHAnsi"/>
              <w:b/>
              <w:sz w:val="44"/>
              <w:lang w:eastAsia="en-US"/>
            </w:rPr>
          </w:rPrChange>
        </w:rPr>
      </w:pPr>
      <w:ins w:id="6223" w:author="Dr Mamadou SANOGO" w:date="2023-10-25T14:24:00Z">
        <w:r w:rsidRPr="007A4AFC">
          <w:rPr>
            <w:noProof/>
            <w:color w:val="000000" w:themeColor="text1"/>
            <w:rPrChange w:id="6224" w:author="Dr Mamadou SANOGO" w:date="2023-10-25T18:15:00Z">
              <w:rPr>
                <w:noProof/>
              </w:rPr>
            </w:rPrChange>
          </w:rPr>
          <w:drawing>
            <wp:inline distT="0" distB="0" distL="0" distR="0" wp14:anchorId="65DF511F" wp14:editId="524E71BF">
              <wp:extent cx="5850890" cy="852043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890" cy="8520430"/>
                      </a:xfrm>
                      <a:prstGeom prst="rect">
                        <a:avLst/>
                      </a:prstGeom>
                      <a:noFill/>
                      <a:ln>
                        <a:noFill/>
                      </a:ln>
                    </pic:spPr>
                  </pic:pic>
                </a:graphicData>
              </a:graphic>
            </wp:inline>
          </w:drawing>
        </w:r>
      </w:ins>
    </w:p>
    <w:p w14:paraId="178D9953" w14:textId="77777777" w:rsidR="008A0B1D" w:rsidRPr="007A4AFC" w:rsidRDefault="008A0B1D" w:rsidP="008A0B1D">
      <w:pPr>
        <w:shd w:val="clear" w:color="auto" w:fill="FFFFFF"/>
        <w:spacing w:line="240" w:lineRule="auto"/>
        <w:ind w:right="9"/>
        <w:jc w:val="center"/>
        <w:rPr>
          <w:ins w:id="6225" w:author="Dr Mamadou SANOGO" w:date="2023-10-25T14:13:00Z"/>
          <w:rFonts w:eastAsiaTheme="minorHAnsi"/>
          <w:b/>
          <w:color w:val="000000" w:themeColor="text1"/>
          <w:sz w:val="44"/>
          <w:lang w:eastAsia="en-US"/>
          <w:rPrChange w:id="6226" w:author="Dr Mamadou SANOGO" w:date="2023-10-25T18:15:00Z">
            <w:rPr>
              <w:ins w:id="6227" w:author="Dr Mamadou SANOGO" w:date="2023-10-25T14:13:00Z"/>
              <w:rFonts w:eastAsiaTheme="minorHAnsi"/>
              <w:b/>
              <w:sz w:val="44"/>
              <w:lang w:eastAsia="en-US"/>
            </w:rPr>
          </w:rPrChange>
        </w:rPr>
      </w:pPr>
    </w:p>
    <w:p w14:paraId="51BC3CA5" w14:textId="77777777" w:rsidR="008A0B1D" w:rsidRPr="007A4AFC" w:rsidRDefault="008A0B1D">
      <w:pPr>
        <w:shd w:val="clear" w:color="auto" w:fill="FFFFFF"/>
        <w:spacing w:line="240" w:lineRule="auto"/>
        <w:ind w:right="9"/>
        <w:jc w:val="left"/>
        <w:rPr>
          <w:ins w:id="6228" w:author="Dr Mamadou SANOGO" w:date="2023-10-25T14:13:00Z"/>
          <w:rFonts w:eastAsiaTheme="minorHAnsi"/>
          <w:b/>
          <w:color w:val="000000" w:themeColor="text1"/>
          <w:sz w:val="44"/>
          <w:lang w:eastAsia="en-US"/>
          <w:rPrChange w:id="6229" w:author="Dr Mamadou SANOGO" w:date="2023-10-25T18:15:00Z">
            <w:rPr>
              <w:ins w:id="6230" w:author="Dr Mamadou SANOGO" w:date="2023-10-25T14:13:00Z"/>
              <w:rFonts w:eastAsiaTheme="minorHAnsi"/>
              <w:b/>
              <w:sz w:val="44"/>
              <w:lang w:eastAsia="en-US"/>
            </w:rPr>
          </w:rPrChange>
        </w:rPr>
        <w:pPrChange w:id="6231" w:author="Dr Mamadou SANOGO" w:date="2023-10-25T14:25:00Z">
          <w:pPr>
            <w:shd w:val="clear" w:color="auto" w:fill="FFFFFF"/>
            <w:spacing w:line="240" w:lineRule="auto"/>
            <w:ind w:right="9"/>
            <w:jc w:val="center"/>
          </w:pPr>
        </w:pPrChange>
      </w:pPr>
    </w:p>
    <w:p w14:paraId="10EEED1B" w14:textId="77777777" w:rsidR="008A0B1D" w:rsidRPr="007A4AFC" w:rsidRDefault="008A0B1D" w:rsidP="008A0B1D">
      <w:pPr>
        <w:shd w:val="clear" w:color="auto" w:fill="FFFFFF"/>
        <w:spacing w:line="240" w:lineRule="auto"/>
        <w:ind w:right="9"/>
        <w:jc w:val="center"/>
        <w:rPr>
          <w:ins w:id="6232" w:author="Dr Mamadou SANOGO" w:date="2023-10-25T14:13:00Z"/>
          <w:rFonts w:eastAsiaTheme="minorHAnsi"/>
          <w:b/>
          <w:color w:val="000000" w:themeColor="text1"/>
          <w:sz w:val="44"/>
          <w:lang w:eastAsia="en-US"/>
          <w:rPrChange w:id="6233" w:author="Dr Mamadou SANOGO" w:date="2023-10-25T18:15:00Z">
            <w:rPr>
              <w:ins w:id="6234" w:author="Dr Mamadou SANOGO" w:date="2023-10-25T14:13:00Z"/>
              <w:rFonts w:eastAsiaTheme="minorHAnsi"/>
              <w:b/>
              <w:sz w:val="44"/>
              <w:lang w:eastAsia="en-US"/>
            </w:rPr>
          </w:rPrChange>
        </w:rPr>
      </w:pPr>
    </w:p>
    <w:p w14:paraId="67C22558" w14:textId="77777777" w:rsidR="008A0B1D" w:rsidRPr="007A4AFC" w:rsidRDefault="008A0B1D" w:rsidP="008A0B1D">
      <w:pPr>
        <w:shd w:val="clear" w:color="auto" w:fill="FFFFFF"/>
        <w:spacing w:line="240" w:lineRule="auto"/>
        <w:ind w:right="9"/>
        <w:jc w:val="center"/>
        <w:rPr>
          <w:ins w:id="6235" w:author="Dr Mamadou SANOGO" w:date="2023-10-25T14:13:00Z"/>
          <w:rFonts w:eastAsiaTheme="minorHAnsi"/>
          <w:b/>
          <w:color w:val="000000" w:themeColor="text1"/>
          <w:sz w:val="44"/>
          <w:lang w:eastAsia="en-US"/>
          <w:rPrChange w:id="6236" w:author="Dr Mamadou SANOGO" w:date="2023-10-25T18:15:00Z">
            <w:rPr>
              <w:ins w:id="6237" w:author="Dr Mamadou SANOGO" w:date="2023-10-25T14:13:00Z"/>
              <w:rFonts w:eastAsiaTheme="minorHAnsi"/>
              <w:b/>
              <w:sz w:val="44"/>
              <w:lang w:eastAsia="en-US"/>
            </w:rPr>
          </w:rPrChange>
        </w:rPr>
      </w:pPr>
    </w:p>
    <w:p w14:paraId="7359BEEF" w14:textId="77777777" w:rsidR="008A0B1D" w:rsidRPr="007A4AFC" w:rsidRDefault="008A0B1D" w:rsidP="008A0B1D">
      <w:pPr>
        <w:shd w:val="clear" w:color="auto" w:fill="FFFFFF"/>
        <w:spacing w:line="240" w:lineRule="auto"/>
        <w:ind w:right="9"/>
        <w:jc w:val="center"/>
        <w:rPr>
          <w:ins w:id="6238" w:author="Dr Mamadou SANOGO" w:date="2023-10-25T14:13:00Z"/>
          <w:rFonts w:eastAsiaTheme="minorHAnsi"/>
          <w:b/>
          <w:color w:val="000000" w:themeColor="text1"/>
          <w:sz w:val="44"/>
          <w:lang w:eastAsia="en-US"/>
          <w:rPrChange w:id="6239" w:author="Dr Mamadou SANOGO" w:date="2023-10-25T18:15:00Z">
            <w:rPr>
              <w:ins w:id="6240" w:author="Dr Mamadou SANOGO" w:date="2023-10-25T14:13:00Z"/>
              <w:rFonts w:eastAsiaTheme="minorHAnsi"/>
              <w:b/>
              <w:sz w:val="44"/>
              <w:lang w:eastAsia="en-US"/>
            </w:rPr>
          </w:rPrChange>
        </w:rPr>
      </w:pPr>
    </w:p>
    <w:p w14:paraId="17C9304B" w14:textId="77777777" w:rsidR="008A0B1D" w:rsidRPr="007A4AFC" w:rsidRDefault="008A0B1D" w:rsidP="008A0B1D">
      <w:pPr>
        <w:shd w:val="clear" w:color="auto" w:fill="FFFFFF"/>
        <w:spacing w:line="240" w:lineRule="auto"/>
        <w:ind w:right="9"/>
        <w:jc w:val="center"/>
        <w:rPr>
          <w:ins w:id="6241" w:author="Dr Mamadou SANOGO" w:date="2023-10-25T14:13:00Z"/>
          <w:rFonts w:eastAsiaTheme="minorHAnsi"/>
          <w:b/>
          <w:color w:val="000000" w:themeColor="text1"/>
          <w:sz w:val="44"/>
          <w:lang w:eastAsia="en-US"/>
          <w:rPrChange w:id="6242" w:author="Dr Mamadou SANOGO" w:date="2023-10-25T18:15:00Z">
            <w:rPr>
              <w:ins w:id="6243" w:author="Dr Mamadou SANOGO" w:date="2023-10-25T14:13:00Z"/>
              <w:rFonts w:eastAsiaTheme="minorHAnsi"/>
              <w:b/>
              <w:sz w:val="44"/>
              <w:lang w:eastAsia="en-US"/>
            </w:rPr>
          </w:rPrChange>
        </w:rPr>
      </w:pPr>
    </w:p>
    <w:p w14:paraId="277A0F53" w14:textId="77777777" w:rsidR="008A0B1D" w:rsidRPr="007A4AFC" w:rsidRDefault="008A0B1D" w:rsidP="008A0B1D">
      <w:pPr>
        <w:shd w:val="clear" w:color="auto" w:fill="FFFFFF"/>
        <w:spacing w:line="240" w:lineRule="auto"/>
        <w:ind w:right="9"/>
        <w:jc w:val="center"/>
        <w:rPr>
          <w:ins w:id="6244" w:author="Dr Mamadou SANOGO" w:date="2023-10-25T14:13:00Z"/>
          <w:rFonts w:eastAsiaTheme="minorHAnsi"/>
          <w:b/>
          <w:color w:val="000000" w:themeColor="text1"/>
          <w:sz w:val="44"/>
          <w:lang w:eastAsia="en-US"/>
          <w:rPrChange w:id="6245" w:author="Dr Mamadou SANOGO" w:date="2023-10-25T18:15:00Z">
            <w:rPr>
              <w:ins w:id="6246" w:author="Dr Mamadou SANOGO" w:date="2023-10-25T14:13:00Z"/>
              <w:rFonts w:eastAsiaTheme="minorHAnsi"/>
              <w:b/>
              <w:sz w:val="44"/>
              <w:lang w:eastAsia="en-US"/>
            </w:rPr>
          </w:rPrChange>
        </w:rPr>
      </w:pPr>
    </w:p>
    <w:p w14:paraId="5160419D" w14:textId="77777777" w:rsidR="008A0B1D" w:rsidRPr="007A4AFC" w:rsidRDefault="008A0B1D" w:rsidP="008A0B1D">
      <w:pPr>
        <w:shd w:val="clear" w:color="auto" w:fill="FFFFFF"/>
        <w:spacing w:line="240" w:lineRule="auto"/>
        <w:ind w:right="9"/>
        <w:jc w:val="center"/>
        <w:rPr>
          <w:ins w:id="6247" w:author="Dr Mamadou SANOGO" w:date="2023-10-25T14:13:00Z"/>
          <w:rFonts w:eastAsiaTheme="minorHAnsi"/>
          <w:b/>
          <w:color w:val="000000" w:themeColor="text1"/>
          <w:sz w:val="44"/>
          <w:lang w:eastAsia="en-US"/>
          <w:rPrChange w:id="6248" w:author="Dr Mamadou SANOGO" w:date="2023-10-25T18:15:00Z">
            <w:rPr>
              <w:ins w:id="6249" w:author="Dr Mamadou SANOGO" w:date="2023-10-25T14:13:00Z"/>
              <w:rFonts w:eastAsiaTheme="minorHAnsi"/>
              <w:b/>
              <w:sz w:val="44"/>
              <w:lang w:eastAsia="en-US"/>
            </w:rPr>
          </w:rPrChange>
        </w:rPr>
      </w:pPr>
    </w:p>
    <w:p w14:paraId="23F78B52" w14:textId="77777777" w:rsidR="008A0B1D" w:rsidRPr="007A4AFC" w:rsidRDefault="008A0B1D" w:rsidP="008A0B1D">
      <w:pPr>
        <w:shd w:val="clear" w:color="auto" w:fill="FFFFFF"/>
        <w:spacing w:line="240" w:lineRule="auto"/>
        <w:ind w:right="9"/>
        <w:jc w:val="center"/>
        <w:rPr>
          <w:ins w:id="6250" w:author="Dr Mamadou SANOGO" w:date="2023-10-25T14:13:00Z"/>
          <w:rFonts w:eastAsiaTheme="minorHAnsi"/>
          <w:b/>
          <w:color w:val="000000" w:themeColor="text1"/>
          <w:sz w:val="44"/>
          <w:lang w:eastAsia="en-US"/>
          <w:rPrChange w:id="6251" w:author="Dr Mamadou SANOGO" w:date="2023-10-25T18:15:00Z">
            <w:rPr>
              <w:ins w:id="6252" w:author="Dr Mamadou SANOGO" w:date="2023-10-25T14:13:00Z"/>
              <w:rFonts w:eastAsiaTheme="minorHAnsi"/>
              <w:b/>
              <w:sz w:val="44"/>
              <w:lang w:eastAsia="en-US"/>
            </w:rPr>
          </w:rPrChange>
        </w:rPr>
      </w:pPr>
    </w:p>
    <w:p w14:paraId="3BB0EEBD" w14:textId="77777777" w:rsidR="008A0B1D" w:rsidRPr="007A4AFC" w:rsidRDefault="008A0B1D" w:rsidP="008A0B1D">
      <w:pPr>
        <w:shd w:val="clear" w:color="auto" w:fill="FFFFFF"/>
        <w:spacing w:line="240" w:lineRule="auto"/>
        <w:ind w:right="9"/>
        <w:jc w:val="center"/>
        <w:rPr>
          <w:ins w:id="6253" w:author="Dr Mamadou SANOGO" w:date="2023-10-25T14:13:00Z"/>
          <w:rFonts w:eastAsiaTheme="minorHAnsi"/>
          <w:b/>
          <w:color w:val="000000" w:themeColor="text1"/>
          <w:sz w:val="44"/>
          <w:lang w:eastAsia="en-US"/>
          <w:rPrChange w:id="6254" w:author="Dr Mamadou SANOGO" w:date="2023-10-25T18:15:00Z">
            <w:rPr>
              <w:ins w:id="6255" w:author="Dr Mamadou SANOGO" w:date="2023-10-25T14:13:00Z"/>
              <w:rFonts w:eastAsiaTheme="minorHAnsi"/>
              <w:b/>
              <w:sz w:val="44"/>
              <w:lang w:eastAsia="en-US"/>
            </w:rPr>
          </w:rPrChange>
        </w:rPr>
      </w:pPr>
    </w:p>
    <w:p w14:paraId="1E03C11A" w14:textId="77777777" w:rsidR="009727C1" w:rsidRPr="007A4AFC" w:rsidRDefault="009727C1">
      <w:pPr>
        <w:shd w:val="clear" w:color="auto" w:fill="FFFFFF"/>
        <w:spacing w:line="240" w:lineRule="auto"/>
        <w:ind w:right="9"/>
        <w:jc w:val="left"/>
        <w:rPr>
          <w:ins w:id="6256" w:author="Dr Mamadou SANOGO" w:date="2023-10-25T14:19:00Z"/>
          <w:rFonts w:eastAsiaTheme="minorHAnsi"/>
          <w:b/>
          <w:color w:val="000000" w:themeColor="text1"/>
          <w:sz w:val="44"/>
          <w:lang w:eastAsia="en-US"/>
          <w:rPrChange w:id="6257" w:author="Dr Mamadou SANOGO" w:date="2023-10-25T18:15:00Z">
            <w:rPr>
              <w:ins w:id="6258" w:author="Dr Mamadou SANOGO" w:date="2023-10-25T14:19:00Z"/>
              <w:rFonts w:eastAsiaTheme="minorHAnsi"/>
              <w:b/>
              <w:sz w:val="44"/>
              <w:lang w:eastAsia="en-US"/>
            </w:rPr>
          </w:rPrChange>
        </w:rPr>
        <w:pPrChange w:id="6259" w:author="Dr Mamadou SANOGO" w:date="2023-10-25T14:25:00Z">
          <w:pPr>
            <w:shd w:val="clear" w:color="auto" w:fill="FFFFFF"/>
            <w:spacing w:line="240" w:lineRule="auto"/>
            <w:ind w:right="9"/>
            <w:jc w:val="center"/>
          </w:pPr>
        </w:pPrChange>
      </w:pPr>
    </w:p>
    <w:p w14:paraId="614DA17B" w14:textId="7D2B8142" w:rsidR="008A0B1D" w:rsidRPr="007A4AFC" w:rsidRDefault="008A0B1D" w:rsidP="008A0B1D">
      <w:pPr>
        <w:shd w:val="clear" w:color="auto" w:fill="FFFFFF"/>
        <w:spacing w:line="240" w:lineRule="auto"/>
        <w:ind w:right="9"/>
        <w:jc w:val="center"/>
        <w:rPr>
          <w:ins w:id="6260" w:author="Dr Mamadou SANOGO" w:date="2023-10-25T14:13:00Z"/>
          <w:rFonts w:eastAsiaTheme="minorHAnsi"/>
          <w:b/>
          <w:color w:val="000000" w:themeColor="text1"/>
          <w:sz w:val="44"/>
          <w:lang w:eastAsia="en-US"/>
          <w:rPrChange w:id="6261" w:author="Dr Mamadou SANOGO" w:date="2023-10-25T18:15:00Z">
            <w:rPr>
              <w:ins w:id="6262" w:author="Dr Mamadou SANOGO" w:date="2023-10-25T14:13:00Z"/>
              <w:rFonts w:eastAsiaTheme="minorHAnsi"/>
              <w:b/>
              <w:sz w:val="44"/>
              <w:lang w:eastAsia="en-US"/>
            </w:rPr>
          </w:rPrChange>
        </w:rPr>
      </w:pPr>
      <w:ins w:id="6263" w:author="Dr Mamadou SANOGO" w:date="2023-10-25T14:12:00Z">
        <w:r w:rsidRPr="007A4AFC">
          <w:rPr>
            <w:rFonts w:eastAsiaTheme="minorHAnsi"/>
            <w:b/>
            <w:color w:val="000000" w:themeColor="text1"/>
            <w:sz w:val="44"/>
            <w:lang w:eastAsia="en-US"/>
            <w:rPrChange w:id="6264"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6265" w:author="Dr Mamadou SANOGO" w:date="2023-10-25T18:15:00Z">
              <w:rPr>
                <w:rFonts w:eastAsiaTheme="minorHAnsi"/>
                <w:b/>
                <w:sz w:val="44"/>
                <w:lang w:eastAsia="en-US"/>
              </w:rPr>
            </w:rPrChange>
          </w:rPr>
          <w:t>00</w:t>
        </w:r>
      </w:ins>
      <w:ins w:id="6266" w:author="Dr Mamadou SANOGO" w:date="2023-10-25T14:15:00Z">
        <w:r w:rsidR="009727C1" w:rsidRPr="007A4AFC">
          <w:rPr>
            <w:rFonts w:eastAsiaTheme="minorHAnsi"/>
            <w:b/>
            <w:color w:val="000000" w:themeColor="text1"/>
            <w:sz w:val="44"/>
            <w:lang w:eastAsia="en-US"/>
            <w:rPrChange w:id="6267" w:author="Dr Mamadou SANOGO" w:date="2023-10-25T18:15:00Z">
              <w:rPr>
                <w:rFonts w:eastAsiaTheme="minorHAnsi"/>
                <w:b/>
                <w:sz w:val="44"/>
                <w:lang w:eastAsia="en-US"/>
              </w:rPr>
            </w:rPrChange>
          </w:rPr>
          <w:t>6</w:t>
        </w:r>
      </w:ins>
      <w:ins w:id="6268" w:author="Dr Mamadou SANOGO" w:date="2023-10-25T14:12:00Z">
        <w:r w:rsidRPr="007A4AFC">
          <w:rPr>
            <w:rFonts w:eastAsiaTheme="minorHAnsi"/>
            <w:b/>
            <w:color w:val="000000" w:themeColor="text1"/>
            <w:sz w:val="44"/>
            <w:lang w:eastAsia="en-US"/>
            <w:rPrChange w:id="6269"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6270" w:author="Dr Mamadou SANOGO" w:date="2023-10-25T18:15:00Z">
              <w:rPr>
                <w:rFonts w:eastAsiaTheme="minorHAnsi"/>
                <w:b/>
                <w:sz w:val="44"/>
                <w:lang w:eastAsia="en-US"/>
              </w:rPr>
            </w:rPrChange>
          </w:rPr>
          <w:t xml:space="preserve"> </w:t>
        </w:r>
      </w:ins>
      <w:ins w:id="6271" w:author="Dr Mamadou SANOGO" w:date="2023-10-25T14:19:00Z">
        <w:r w:rsidR="009727C1" w:rsidRPr="007A4AFC">
          <w:rPr>
            <w:rFonts w:eastAsiaTheme="minorHAnsi"/>
            <w:b/>
            <w:color w:val="000000" w:themeColor="text1"/>
            <w:sz w:val="44"/>
            <w:lang w:eastAsia="en-US"/>
            <w:rPrChange w:id="6272" w:author="Dr Mamadou SANOGO" w:date="2023-10-25T18:15:00Z">
              <w:rPr>
                <w:rFonts w:eastAsiaTheme="minorHAnsi"/>
                <w:b/>
                <w:sz w:val="44"/>
                <w:lang w:eastAsia="en-US"/>
              </w:rPr>
            </w:rPrChange>
          </w:rPr>
          <w:t>Catalogue des masters</w:t>
        </w:r>
      </w:ins>
      <w:ins w:id="6273" w:author="Dr Mamadou SANOGO" w:date="2023-10-25T14:21:00Z">
        <w:r w:rsidR="009727C1" w:rsidRPr="007A4AFC">
          <w:rPr>
            <w:rFonts w:eastAsiaTheme="minorHAnsi"/>
            <w:b/>
            <w:color w:val="000000" w:themeColor="text1"/>
            <w:sz w:val="44"/>
            <w:lang w:eastAsia="en-US"/>
            <w:rPrChange w:id="6274" w:author="Dr Mamadou SANOGO" w:date="2023-10-25T18:15:00Z">
              <w:rPr>
                <w:rFonts w:eastAsiaTheme="minorHAnsi"/>
                <w:b/>
                <w:sz w:val="44"/>
                <w:lang w:eastAsia="en-US"/>
              </w:rPr>
            </w:rPrChange>
          </w:rPr>
          <w:t>/</w:t>
        </w:r>
      </w:ins>
      <w:ins w:id="6275" w:author="Dr Mamadou SANOGO" w:date="2023-10-25T14:19:00Z">
        <w:r w:rsidR="009727C1" w:rsidRPr="007A4AFC">
          <w:rPr>
            <w:rFonts w:eastAsiaTheme="minorHAnsi"/>
            <w:b/>
            <w:color w:val="000000" w:themeColor="text1"/>
            <w:sz w:val="44"/>
            <w:lang w:eastAsia="en-US"/>
            <w:rPrChange w:id="6276" w:author="Dr Mamadou SANOGO" w:date="2023-10-25T18:15:00Z">
              <w:rPr>
                <w:rFonts w:eastAsiaTheme="minorHAnsi"/>
                <w:b/>
                <w:sz w:val="44"/>
                <w:lang w:eastAsia="en-US"/>
              </w:rPr>
            </w:rPrChange>
          </w:rPr>
          <w:t>fiche de renseignements</w:t>
        </w:r>
      </w:ins>
    </w:p>
    <w:p w14:paraId="2A37A008" w14:textId="26D49E65" w:rsidR="008A0B1D" w:rsidRPr="007A4AFC" w:rsidRDefault="008A0B1D" w:rsidP="008A0B1D">
      <w:pPr>
        <w:shd w:val="clear" w:color="auto" w:fill="FFFFFF"/>
        <w:spacing w:line="240" w:lineRule="auto"/>
        <w:ind w:right="9"/>
        <w:jc w:val="center"/>
        <w:rPr>
          <w:ins w:id="6277" w:author="Dr Mamadou SANOGO" w:date="2023-10-25T14:13:00Z"/>
          <w:rFonts w:eastAsiaTheme="minorHAnsi"/>
          <w:b/>
          <w:color w:val="000000" w:themeColor="text1"/>
          <w:sz w:val="44"/>
          <w:lang w:eastAsia="en-US"/>
          <w:rPrChange w:id="6278" w:author="Dr Mamadou SANOGO" w:date="2023-10-25T18:15:00Z">
            <w:rPr>
              <w:ins w:id="6279" w:author="Dr Mamadou SANOGO" w:date="2023-10-25T14:13:00Z"/>
              <w:rFonts w:eastAsiaTheme="minorHAnsi"/>
              <w:b/>
              <w:sz w:val="44"/>
              <w:lang w:eastAsia="en-US"/>
            </w:rPr>
          </w:rPrChange>
        </w:rPr>
      </w:pPr>
    </w:p>
    <w:p w14:paraId="45CD40BD" w14:textId="1AF40766" w:rsidR="008A0B1D" w:rsidRPr="007A4AFC" w:rsidRDefault="008A0B1D" w:rsidP="008A0B1D">
      <w:pPr>
        <w:shd w:val="clear" w:color="auto" w:fill="FFFFFF"/>
        <w:spacing w:line="240" w:lineRule="auto"/>
        <w:ind w:right="9"/>
        <w:jc w:val="center"/>
        <w:rPr>
          <w:ins w:id="6280" w:author="Dr Mamadou SANOGO" w:date="2023-10-25T14:13:00Z"/>
          <w:rFonts w:eastAsiaTheme="minorHAnsi"/>
          <w:b/>
          <w:color w:val="000000" w:themeColor="text1"/>
          <w:sz w:val="44"/>
          <w:lang w:eastAsia="en-US"/>
          <w:rPrChange w:id="6281" w:author="Dr Mamadou SANOGO" w:date="2023-10-25T18:15:00Z">
            <w:rPr>
              <w:ins w:id="6282" w:author="Dr Mamadou SANOGO" w:date="2023-10-25T14:13:00Z"/>
              <w:rFonts w:eastAsiaTheme="minorHAnsi"/>
              <w:b/>
              <w:sz w:val="44"/>
              <w:lang w:eastAsia="en-US"/>
            </w:rPr>
          </w:rPrChange>
        </w:rPr>
      </w:pPr>
    </w:p>
    <w:p w14:paraId="1ECC9B8A" w14:textId="0F8D5289" w:rsidR="008A0B1D" w:rsidRPr="007A4AFC" w:rsidRDefault="008A0B1D" w:rsidP="008A0B1D">
      <w:pPr>
        <w:shd w:val="clear" w:color="auto" w:fill="FFFFFF"/>
        <w:spacing w:line="240" w:lineRule="auto"/>
        <w:ind w:right="9"/>
        <w:jc w:val="center"/>
        <w:rPr>
          <w:ins w:id="6283" w:author="Dr Mamadou SANOGO" w:date="2023-10-25T14:13:00Z"/>
          <w:rFonts w:eastAsiaTheme="minorHAnsi"/>
          <w:b/>
          <w:color w:val="000000" w:themeColor="text1"/>
          <w:sz w:val="44"/>
          <w:lang w:eastAsia="en-US"/>
          <w:rPrChange w:id="6284" w:author="Dr Mamadou SANOGO" w:date="2023-10-25T18:15:00Z">
            <w:rPr>
              <w:ins w:id="6285" w:author="Dr Mamadou SANOGO" w:date="2023-10-25T14:13:00Z"/>
              <w:rFonts w:eastAsiaTheme="minorHAnsi"/>
              <w:b/>
              <w:sz w:val="44"/>
              <w:lang w:eastAsia="en-US"/>
            </w:rPr>
          </w:rPrChange>
        </w:rPr>
      </w:pPr>
    </w:p>
    <w:p w14:paraId="3BA410DC" w14:textId="5EA52C68" w:rsidR="008A0B1D" w:rsidRPr="007A4AFC" w:rsidRDefault="008A0B1D" w:rsidP="008A0B1D">
      <w:pPr>
        <w:shd w:val="clear" w:color="auto" w:fill="FFFFFF"/>
        <w:spacing w:line="240" w:lineRule="auto"/>
        <w:ind w:right="9"/>
        <w:jc w:val="center"/>
        <w:rPr>
          <w:ins w:id="6286" w:author="Dr Mamadou SANOGO" w:date="2023-10-25T14:13:00Z"/>
          <w:rFonts w:eastAsiaTheme="minorHAnsi"/>
          <w:b/>
          <w:color w:val="000000" w:themeColor="text1"/>
          <w:sz w:val="44"/>
          <w:lang w:eastAsia="en-US"/>
          <w:rPrChange w:id="6287" w:author="Dr Mamadou SANOGO" w:date="2023-10-25T18:15:00Z">
            <w:rPr>
              <w:ins w:id="6288" w:author="Dr Mamadou SANOGO" w:date="2023-10-25T14:13:00Z"/>
              <w:rFonts w:eastAsiaTheme="minorHAnsi"/>
              <w:b/>
              <w:sz w:val="44"/>
              <w:lang w:eastAsia="en-US"/>
            </w:rPr>
          </w:rPrChange>
        </w:rPr>
      </w:pPr>
    </w:p>
    <w:p w14:paraId="01A56D93" w14:textId="3EAE731E" w:rsidR="008A0B1D" w:rsidRPr="007A4AFC" w:rsidRDefault="008A0B1D" w:rsidP="008A0B1D">
      <w:pPr>
        <w:shd w:val="clear" w:color="auto" w:fill="FFFFFF"/>
        <w:spacing w:line="240" w:lineRule="auto"/>
        <w:ind w:right="9"/>
        <w:jc w:val="center"/>
        <w:rPr>
          <w:ins w:id="6289" w:author="Dr Mamadou SANOGO" w:date="2023-10-25T14:13:00Z"/>
          <w:rFonts w:eastAsiaTheme="minorHAnsi"/>
          <w:b/>
          <w:color w:val="000000" w:themeColor="text1"/>
          <w:sz w:val="44"/>
          <w:lang w:eastAsia="en-US"/>
          <w:rPrChange w:id="6290" w:author="Dr Mamadou SANOGO" w:date="2023-10-25T18:15:00Z">
            <w:rPr>
              <w:ins w:id="6291" w:author="Dr Mamadou SANOGO" w:date="2023-10-25T14:13:00Z"/>
              <w:rFonts w:eastAsiaTheme="minorHAnsi"/>
              <w:b/>
              <w:sz w:val="44"/>
              <w:lang w:eastAsia="en-US"/>
            </w:rPr>
          </w:rPrChange>
        </w:rPr>
      </w:pPr>
    </w:p>
    <w:p w14:paraId="458309EF" w14:textId="33C87B3A" w:rsidR="008A0B1D" w:rsidRPr="007A4AFC" w:rsidRDefault="008A0B1D" w:rsidP="008A0B1D">
      <w:pPr>
        <w:shd w:val="clear" w:color="auto" w:fill="FFFFFF"/>
        <w:spacing w:line="240" w:lineRule="auto"/>
        <w:ind w:right="9"/>
        <w:jc w:val="center"/>
        <w:rPr>
          <w:ins w:id="6292" w:author="Dr Mamadou SANOGO" w:date="2023-10-25T14:13:00Z"/>
          <w:rFonts w:eastAsiaTheme="minorHAnsi"/>
          <w:b/>
          <w:color w:val="000000" w:themeColor="text1"/>
          <w:sz w:val="44"/>
          <w:lang w:eastAsia="en-US"/>
          <w:rPrChange w:id="6293" w:author="Dr Mamadou SANOGO" w:date="2023-10-25T18:15:00Z">
            <w:rPr>
              <w:ins w:id="6294" w:author="Dr Mamadou SANOGO" w:date="2023-10-25T14:13:00Z"/>
              <w:rFonts w:eastAsiaTheme="minorHAnsi"/>
              <w:b/>
              <w:sz w:val="44"/>
              <w:lang w:eastAsia="en-US"/>
            </w:rPr>
          </w:rPrChange>
        </w:rPr>
      </w:pPr>
    </w:p>
    <w:p w14:paraId="2D2C39C3" w14:textId="5BFBEE02" w:rsidR="008A0B1D" w:rsidRPr="007A4AFC" w:rsidRDefault="008A0B1D" w:rsidP="008A0B1D">
      <w:pPr>
        <w:shd w:val="clear" w:color="auto" w:fill="FFFFFF"/>
        <w:spacing w:line="240" w:lineRule="auto"/>
        <w:ind w:right="9"/>
        <w:jc w:val="center"/>
        <w:rPr>
          <w:ins w:id="6295" w:author="Dr Mamadou SANOGO" w:date="2023-10-25T14:13:00Z"/>
          <w:rFonts w:eastAsiaTheme="minorHAnsi"/>
          <w:b/>
          <w:color w:val="000000" w:themeColor="text1"/>
          <w:sz w:val="44"/>
          <w:lang w:eastAsia="en-US"/>
          <w:rPrChange w:id="6296" w:author="Dr Mamadou SANOGO" w:date="2023-10-25T18:15:00Z">
            <w:rPr>
              <w:ins w:id="6297" w:author="Dr Mamadou SANOGO" w:date="2023-10-25T14:13:00Z"/>
              <w:rFonts w:eastAsiaTheme="minorHAnsi"/>
              <w:b/>
              <w:sz w:val="44"/>
              <w:lang w:eastAsia="en-US"/>
            </w:rPr>
          </w:rPrChange>
        </w:rPr>
      </w:pPr>
    </w:p>
    <w:p w14:paraId="6AE6B810" w14:textId="2E8AEDFD" w:rsidR="008A0B1D" w:rsidRPr="007A4AFC" w:rsidRDefault="008A0B1D" w:rsidP="008A0B1D">
      <w:pPr>
        <w:shd w:val="clear" w:color="auto" w:fill="FFFFFF"/>
        <w:spacing w:line="240" w:lineRule="auto"/>
        <w:ind w:right="9"/>
        <w:jc w:val="center"/>
        <w:rPr>
          <w:ins w:id="6298" w:author="Dr Mamadou SANOGO" w:date="2023-10-25T14:13:00Z"/>
          <w:rFonts w:eastAsiaTheme="minorHAnsi"/>
          <w:b/>
          <w:color w:val="000000" w:themeColor="text1"/>
          <w:sz w:val="44"/>
          <w:lang w:eastAsia="en-US"/>
          <w:rPrChange w:id="6299" w:author="Dr Mamadou SANOGO" w:date="2023-10-25T18:15:00Z">
            <w:rPr>
              <w:ins w:id="6300" w:author="Dr Mamadou SANOGO" w:date="2023-10-25T14:13:00Z"/>
              <w:rFonts w:eastAsiaTheme="minorHAnsi"/>
              <w:b/>
              <w:sz w:val="44"/>
              <w:lang w:eastAsia="en-US"/>
            </w:rPr>
          </w:rPrChange>
        </w:rPr>
      </w:pPr>
    </w:p>
    <w:p w14:paraId="22D8C393" w14:textId="782F3889" w:rsidR="008A0B1D" w:rsidRPr="007A4AFC" w:rsidRDefault="008A0B1D" w:rsidP="008A0B1D">
      <w:pPr>
        <w:shd w:val="clear" w:color="auto" w:fill="FFFFFF"/>
        <w:spacing w:line="240" w:lineRule="auto"/>
        <w:ind w:right="9"/>
        <w:jc w:val="center"/>
        <w:rPr>
          <w:ins w:id="6301" w:author="Dr Mamadou SANOGO" w:date="2023-10-25T14:13:00Z"/>
          <w:rFonts w:eastAsiaTheme="minorHAnsi"/>
          <w:b/>
          <w:color w:val="000000" w:themeColor="text1"/>
          <w:sz w:val="44"/>
          <w:lang w:eastAsia="en-US"/>
          <w:rPrChange w:id="6302" w:author="Dr Mamadou SANOGO" w:date="2023-10-25T18:15:00Z">
            <w:rPr>
              <w:ins w:id="6303" w:author="Dr Mamadou SANOGO" w:date="2023-10-25T14:13:00Z"/>
              <w:rFonts w:eastAsiaTheme="minorHAnsi"/>
              <w:b/>
              <w:sz w:val="44"/>
              <w:lang w:eastAsia="en-US"/>
            </w:rPr>
          </w:rPrChange>
        </w:rPr>
      </w:pPr>
    </w:p>
    <w:p w14:paraId="4698D316" w14:textId="0757A063" w:rsidR="008A0B1D" w:rsidRPr="007A4AFC" w:rsidRDefault="008A0B1D" w:rsidP="008A0B1D">
      <w:pPr>
        <w:shd w:val="clear" w:color="auto" w:fill="FFFFFF"/>
        <w:spacing w:line="240" w:lineRule="auto"/>
        <w:ind w:right="9"/>
        <w:jc w:val="center"/>
        <w:rPr>
          <w:ins w:id="6304" w:author="Dr Mamadou SANOGO" w:date="2023-10-25T14:13:00Z"/>
          <w:rFonts w:eastAsiaTheme="minorHAnsi"/>
          <w:b/>
          <w:color w:val="000000" w:themeColor="text1"/>
          <w:sz w:val="44"/>
          <w:lang w:eastAsia="en-US"/>
          <w:rPrChange w:id="6305" w:author="Dr Mamadou SANOGO" w:date="2023-10-25T18:15:00Z">
            <w:rPr>
              <w:ins w:id="6306" w:author="Dr Mamadou SANOGO" w:date="2023-10-25T14:13:00Z"/>
              <w:rFonts w:eastAsiaTheme="minorHAnsi"/>
              <w:b/>
              <w:sz w:val="44"/>
              <w:lang w:eastAsia="en-US"/>
            </w:rPr>
          </w:rPrChange>
        </w:rPr>
      </w:pPr>
    </w:p>
    <w:p w14:paraId="47B0B3C8" w14:textId="24710713" w:rsidR="008A0B1D" w:rsidRPr="007A4AFC" w:rsidRDefault="008A0B1D" w:rsidP="008A0B1D">
      <w:pPr>
        <w:shd w:val="clear" w:color="auto" w:fill="FFFFFF"/>
        <w:spacing w:line="240" w:lineRule="auto"/>
        <w:ind w:right="9"/>
        <w:jc w:val="center"/>
        <w:rPr>
          <w:ins w:id="6307" w:author="Dr Mamadou SANOGO" w:date="2023-10-25T14:13:00Z"/>
          <w:rFonts w:eastAsiaTheme="minorHAnsi"/>
          <w:b/>
          <w:color w:val="000000" w:themeColor="text1"/>
          <w:sz w:val="44"/>
          <w:lang w:eastAsia="en-US"/>
          <w:rPrChange w:id="6308" w:author="Dr Mamadou SANOGO" w:date="2023-10-25T18:15:00Z">
            <w:rPr>
              <w:ins w:id="6309" w:author="Dr Mamadou SANOGO" w:date="2023-10-25T14:13:00Z"/>
              <w:rFonts w:eastAsiaTheme="minorHAnsi"/>
              <w:b/>
              <w:sz w:val="44"/>
              <w:lang w:eastAsia="en-US"/>
            </w:rPr>
          </w:rPrChange>
        </w:rPr>
      </w:pPr>
    </w:p>
    <w:p w14:paraId="1F292312" w14:textId="0D93675F" w:rsidR="008A0B1D" w:rsidRPr="007A4AFC" w:rsidRDefault="008A0B1D" w:rsidP="008A0B1D">
      <w:pPr>
        <w:shd w:val="clear" w:color="auto" w:fill="FFFFFF"/>
        <w:spacing w:line="240" w:lineRule="auto"/>
        <w:ind w:right="9"/>
        <w:jc w:val="center"/>
        <w:rPr>
          <w:ins w:id="6310" w:author="Dr Mamadou SANOGO" w:date="2023-10-25T14:13:00Z"/>
          <w:rFonts w:eastAsiaTheme="minorHAnsi"/>
          <w:b/>
          <w:color w:val="000000" w:themeColor="text1"/>
          <w:sz w:val="44"/>
          <w:lang w:eastAsia="en-US"/>
          <w:rPrChange w:id="6311" w:author="Dr Mamadou SANOGO" w:date="2023-10-25T18:15:00Z">
            <w:rPr>
              <w:ins w:id="6312" w:author="Dr Mamadou SANOGO" w:date="2023-10-25T14:13:00Z"/>
              <w:rFonts w:eastAsiaTheme="minorHAnsi"/>
              <w:b/>
              <w:sz w:val="44"/>
              <w:lang w:eastAsia="en-US"/>
            </w:rPr>
          </w:rPrChange>
        </w:rPr>
      </w:pPr>
    </w:p>
    <w:p w14:paraId="6AF158E3" w14:textId="776D7963" w:rsidR="008A0B1D" w:rsidRPr="007A4AFC" w:rsidRDefault="008A0B1D" w:rsidP="008A0B1D">
      <w:pPr>
        <w:shd w:val="clear" w:color="auto" w:fill="FFFFFF"/>
        <w:spacing w:line="240" w:lineRule="auto"/>
        <w:ind w:right="9"/>
        <w:jc w:val="center"/>
        <w:rPr>
          <w:ins w:id="6313" w:author="Dr Mamadou SANOGO" w:date="2023-10-25T14:13:00Z"/>
          <w:rFonts w:eastAsiaTheme="minorHAnsi"/>
          <w:b/>
          <w:color w:val="000000" w:themeColor="text1"/>
          <w:sz w:val="44"/>
          <w:lang w:eastAsia="en-US"/>
          <w:rPrChange w:id="6314" w:author="Dr Mamadou SANOGO" w:date="2023-10-25T18:15:00Z">
            <w:rPr>
              <w:ins w:id="6315" w:author="Dr Mamadou SANOGO" w:date="2023-10-25T14:13:00Z"/>
              <w:rFonts w:eastAsiaTheme="minorHAnsi"/>
              <w:b/>
              <w:sz w:val="44"/>
              <w:lang w:eastAsia="en-US"/>
            </w:rPr>
          </w:rPrChange>
        </w:rPr>
      </w:pPr>
    </w:p>
    <w:p w14:paraId="3DD6C9D2" w14:textId="28C13117" w:rsidR="008A0B1D" w:rsidRPr="007A4AFC" w:rsidRDefault="008A0B1D" w:rsidP="008A0B1D">
      <w:pPr>
        <w:shd w:val="clear" w:color="auto" w:fill="FFFFFF"/>
        <w:spacing w:line="240" w:lineRule="auto"/>
        <w:ind w:right="9"/>
        <w:jc w:val="center"/>
        <w:rPr>
          <w:ins w:id="6316" w:author="Dr Mamadou SANOGO" w:date="2023-10-25T14:13:00Z"/>
          <w:rFonts w:eastAsiaTheme="minorHAnsi"/>
          <w:b/>
          <w:color w:val="000000" w:themeColor="text1"/>
          <w:sz w:val="44"/>
          <w:lang w:eastAsia="en-US"/>
          <w:rPrChange w:id="6317" w:author="Dr Mamadou SANOGO" w:date="2023-10-25T18:15:00Z">
            <w:rPr>
              <w:ins w:id="6318" w:author="Dr Mamadou SANOGO" w:date="2023-10-25T14:13:00Z"/>
              <w:rFonts w:eastAsiaTheme="minorHAnsi"/>
              <w:b/>
              <w:sz w:val="44"/>
              <w:lang w:eastAsia="en-US"/>
            </w:rPr>
          </w:rPrChange>
        </w:rPr>
      </w:pPr>
    </w:p>
    <w:p w14:paraId="1F8E6EA2" w14:textId="0B3B1A80" w:rsidR="008A0B1D" w:rsidRPr="007A4AFC" w:rsidRDefault="009727C1" w:rsidP="008A0B1D">
      <w:pPr>
        <w:shd w:val="clear" w:color="auto" w:fill="FFFFFF"/>
        <w:spacing w:line="240" w:lineRule="auto"/>
        <w:ind w:right="9"/>
        <w:jc w:val="center"/>
        <w:rPr>
          <w:ins w:id="6319" w:author="Dr Mamadou SANOGO" w:date="2023-10-25T14:13:00Z"/>
          <w:rFonts w:eastAsiaTheme="minorHAnsi"/>
          <w:b/>
          <w:color w:val="000000" w:themeColor="text1"/>
          <w:sz w:val="44"/>
          <w:lang w:eastAsia="en-US"/>
          <w:rPrChange w:id="6320" w:author="Dr Mamadou SANOGO" w:date="2023-10-25T18:15:00Z">
            <w:rPr>
              <w:ins w:id="6321" w:author="Dr Mamadou SANOGO" w:date="2023-10-25T14:13:00Z"/>
              <w:rFonts w:eastAsiaTheme="minorHAnsi"/>
              <w:b/>
              <w:sz w:val="44"/>
              <w:lang w:eastAsia="en-US"/>
            </w:rPr>
          </w:rPrChange>
        </w:rPr>
      </w:pPr>
      <w:ins w:id="6322" w:author="Dr Mamadou SANOGO" w:date="2023-10-25T14:21:00Z">
        <w:r w:rsidRPr="007A4AFC">
          <w:rPr>
            <w:noProof/>
            <w:color w:val="000000" w:themeColor="text1"/>
            <w:rPrChange w:id="6323" w:author="Dr Mamadou SANOGO" w:date="2023-10-25T18:15:00Z">
              <w:rPr>
                <w:noProof/>
              </w:rPr>
            </w:rPrChange>
          </w:rPr>
          <w:drawing>
            <wp:inline distT="0" distB="0" distL="0" distR="0" wp14:anchorId="6FB936DA" wp14:editId="74563D77">
              <wp:extent cx="5849167" cy="827468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17"/>
                      <a:stretch>
                        <a:fillRect/>
                      </a:stretch>
                    </pic:blipFill>
                    <pic:spPr bwMode="auto">
                      <a:xfrm>
                        <a:off x="0" y="0"/>
                        <a:ext cx="5849167" cy="8274685"/>
                      </a:xfrm>
                      <a:prstGeom prst="rect">
                        <a:avLst/>
                      </a:prstGeom>
                      <a:noFill/>
                      <a:ln>
                        <a:noFill/>
                      </a:ln>
                    </pic:spPr>
                  </pic:pic>
                </a:graphicData>
              </a:graphic>
            </wp:inline>
          </w:drawing>
        </w:r>
      </w:ins>
    </w:p>
    <w:p w14:paraId="205EC354" w14:textId="4C48CF59" w:rsidR="008A0B1D" w:rsidRPr="007A4AFC" w:rsidRDefault="008A0B1D" w:rsidP="008A0B1D">
      <w:pPr>
        <w:shd w:val="clear" w:color="auto" w:fill="FFFFFF"/>
        <w:spacing w:line="240" w:lineRule="auto"/>
        <w:ind w:right="9"/>
        <w:jc w:val="center"/>
        <w:rPr>
          <w:ins w:id="6324" w:author="Dr Mamadou SANOGO" w:date="2023-10-25T14:13:00Z"/>
          <w:rFonts w:eastAsiaTheme="minorHAnsi"/>
          <w:b/>
          <w:color w:val="000000" w:themeColor="text1"/>
          <w:sz w:val="44"/>
          <w:lang w:eastAsia="en-US"/>
          <w:rPrChange w:id="6325" w:author="Dr Mamadou SANOGO" w:date="2023-10-25T18:15:00Z">
            <w:rPr>
              <w:ins w:id="6326" w:author="Dr Mamadou SANOGO" w:date="2023-10-25T14:13:00Z"/>
              <w:rFonts w:eastAsiaTheme="minorHAnsi"/>
              <w:b/>
              <w:sz w:val="44"/>
              <w:lang w:eastAsia="en-US"/>
            </w:rPr>
          </w:rPrChange>
        </w:rPr>
      </w:pPr>
    </w:p>
    <w:p w14:paraId="204769D8" w14:textId="6B548CE5" w:rsidR="008A0B1D" w:rsidRPr="007A4AFC" w:rsidRDefault="008A0B1D" w:rsidP="008A0B1D">
      <w:pPr>
        <w:shd w:val="clear" w:color="auto" w:fill="FFFFFF"/>
        <w:spacing w:line="240" w:lineRule="auto"/>
        <w:ind w:right="9"/>
        <w:jc w:val="center"/>
        <w:rPr>
          <w:ins w:id="6327" w:author="Dr Mamadou SANOGO" w:date="2023-10-25T14:13:00Z"/>
          <w:rFonts w:eastAsiaTheme="minorHAnsi"/>
          <w:b/>
          <w:color w:val="000000" w:themeColor="text1"/>
          <w:sz w:val="44"/>
          <w:lang w:eastAsia="en-US"/>
          <w:rPrChange w:id="6328" w:author="Dr Mamadou SANOGO" w:date="2023-10-25T18:15:00Z">
            <w:rPr>
              <w:ins w:id="6329" w:author="Dr Mamadou SANOGO" w:date="2023-10-25T14:13:00Z"/>
              <w:rFonts w:eastAsiaTheme="minorHAnsi"/>
              <w:b/>
              <w:sz w:val="44"/>
              <w:lang w:eastAsia="en-US"/>
            </w:rPr>
          </w:rPrChange>
        </w:rPr>
      </w:pPr>
    </w:p>
    <w:p w14:paraId="498A7A18" w14:textId="1C951807" w:rsidR="008A0B1D" w:rsidRPr="007A4AFC" w:rsidRDefault="00A87F92" w:rsidP="008A0B1D">
      <w:pPr>
        <w:shd w:val="clear" w:color="auto" w:fill="FFFFFF"/>
        <w:spacing w:line="240" w:lineRule="auto"/>
        <w:ind w:right="9"/>
        <w:jc w:val="center"/>
        <w:rPr>
          <w:ins w:id="6330" w:author="Dr Mamadou SANOGO" w:date="2023-10-25T14:13:00Z"/>
          <w:rFonts w:eastAsiaTheme="minorHAnsi"/>
          <w:b/>
          <w:color w:val="000000" w:themeColor="text1"/>
          <w:sz w:val="44"/>
          <w:lang w:eastAsia="en-US"/>
          <w:rPrChange w:id="6331" w:author="Dr Mamadou SANOGO" w:date="2023-10-25T18:15:00Z">
            <w:rPr>
              <w:ins w:id="6332" w:author="Dr Mamadou SANOGO" w:date="2023-10-25T14:13:00Z"/>
              <w:rFonts w:eastAsiaTheme="minorHAnsi"/>
              <w:b/>
              <w:sz w:val="44"/>
              <w:lang w:eastAsia="en-US"/>
            </w:rPr>
          </w:rPrChange>
        </w:rPr>
      </w:pPr>
      <w:ins w:id="6333" w:author="Dr Mamadou SANOGO" w:date="2023-10-25T14:28:00Z">
        <w:r w:rsidRPr="007A4AFC">
          <w:rPr>
            <w:noProof/>
            <w:color w:val="000000" w:themeColor="text1"/>
            <w:rPrChange w:id="6334" w:author="Dr Mamadou SANOGO" w:date="2023-10-25T18:15:00Z">
              <w:rPr>
                <w:noProof/>
              </w:rPr>
            </w:rPrChange>
          </w:rPr>
          <w:drawing>
            <wp:inline distT="0" distB="0" distL="0" distR="0" wp14:anchorId="65E74EEE" wp14:editId="71CE79B0">
              <wp:extent cx="5850890" cy="82715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0890" cy="8271510"/>
                      </a:xfrm>
                      <a:prstGeom prst="rect">
                        <a:avLst/>
                      </a:prstGeom>
                      <a:noFill/>
                      <a:ln>
                        <a:noFill/>
                      </a:ln>
                    </pic:spPr>
                  </pic:pic>
                </a:graphicData>
              </a:graphic>
            </wp:inline>
          </w:drawing>
        </w:r>
      </w:ins>
    </w:p>
    <w:p w14:paraId="4D5CE5B4" w14:textId="535FC9FB" w:rsidR="008A0B1D" w:rsidRPr="007A4AFC" w:rsidRDefault="008A0B1D" w:rsidP="008A0B1D">
      <w:pPr>
        <w:shd w:val="clear" w:color="auto" w:fill="FFFFFF"/>
        <w:spacing w:line="240" w:lineRule="auto"/>
        <w:ind w:right="9"/>
        <w:jc w:val="center"/>
        <w:rPr>
          <w:ins w:id="6335" w:author="Dr Mamadou SANOGO" w:date="2023-10-25T14:13:00Z"/>
          <w:rFonts w:eastAsiaTheme="minorHAnsi"/>
          <w:b/>
          <w:color w:val="000000" w:themeColor="text1"/>
          <w:sz w:val="44"/>
          <w:lang w:eastAsia="en-US"/>
          <w:rPrChange w:id="6336" w:author="Dr Mamadou SANOGO" w:date="2023-10-25T18:15:00Z">
            <w:rPr>
              <w:ins w:id="6337" w:author="Dr Mamadou SANOGO" w:date="2023-10-25T14:13:00Z"/>
              <w:rFonts w:eastAsiaTheme="minorHAnsi"/>
              <w:b/>
              <w:sz w:val="44"/>
              <w:lang w:eastAsia="en-US"/>
            </w:rPr>
          </w:rPrChange>
        </w:rPr>
      </w:pPr>
    </w:p>
    <w:p w14:paraId="1CD4864A" w14:textId="1F3282E6" w:rsidR="008A0B1D" w:rsidRPr="007A4AFC" w:rsidRDefault="008A0B1D" w:rsidP="008A0B1D">
      <w:pPr>
        <w:shd w:val="clear" w:color="auto" w:fill="FFFFFF"/>
        <w:spacing w:line="240" w:lineRule="auto"/>
        <w:ind w:right="9"/>
        <w:jc w:val="center"/>
        <w:rPr>
          <w:ins w:id="6338" w:author="Dr Mamadou SANOGO" w:date="2023-10-25T14:30:00Z"/>
          <w:iCs/>
          <w:color w:val="000000" w:themeColor="text1"/>
        </w:rPr>
      </w:pPr>
    </w:p>
    <w:p w14:paraId="6FD47EA7" w14:textId="79DC53B0" w:rsidR="00A87F92" w:rsidRPr="007A4AFC" w:rsidRDefault="00A87F92" w:rsidP="008A0B1D">
      <w:pPr>
        <w:shd w:val="clear" w:color="auto" w:fill="FFFFFF"/>
        <w:spacing w:line="240" w:lineRule="auto"/>
        <w:ind w:right="9"/>
        <w:jc w:val="center"/>
        <w:rPr>
          <w:ins w:id="6339" w:author="Dr Mamadou SANOGO" w:date="2023-10-25T14:30:00Z"/>
          <w:iCs/>
          <w:color w:val="000000" w:themeColor="text1"/>
        </w:rPr>
      </w:pPr>
    </w:p>
    <w:p w14:paraId="148382DF" w14:textId="323CF966" w:rsidR="00A87F92" w:rsidRPr="007A4AFC" w:rsidRDefault="00A87F92" w:rsidP="008A0B1D">
      <w:pPr>
        <w:shd w:val="clear" w:color="auto" w:fill="FFFFFF"/>
        <w:spacing w:line="240" w:lineRule="auto"/>
        <w:ind w:right="9"/>
        <w:jc w:val="center"/>
        <w:rPr>
          <w:ins w:id="6340" w:author="Dr Mamadou SANOGO" w:date="2023-10-25T14:30:00Z"/>
          <w:iCs/>
          <w:color w:val="000000" w:themeColor="text1"/>
        </w:rPr>
      </w:pPr>
    </w:p>
    <w:p w14:paraId="68389784" w14:textId="31B79847" w:rsidR="00A87F92" w:rsidRPr="007A4AFC" w:rsidRDefault="00A87F92" w:rsidP="008A0B1D">
      <w:pPr>
        <w:shd w:val="clear" w:color="auto" w:fill="FFFFFF"/>
        <w:spacing w:line="240" w:lineRule="auto"/>
        <w:ind w:right="9"/>
        <w:jc w:val="center"/>
        <w:rPr>
          <w:ins w:id="6341" w:author="Dr Mamadou SANOGO" w:date="2023-10-25T14:30:00Z"/>
          <w:iCs/>
          <w:color w:val="000000" w:themeColor="text1"/>
        </w:rPr>
      </w:pPr>
    </w:p>
    <w:p w14:paraId="6B5999FB" w14:textId="1784451F" w:rsidR="00A87F92" w:rsidRPr="007A4AFC" w:rsidRDefault="00A87F92" w:rsidP="008A0B1D">
      <w:pPr>
        <w:shd w:val="clear" w:color="auto" w:fill="FFFFFF"/>
        <w:spacing w:line="240" w:lineRule="auto"/>
        <w:ind w:right="9"/>
        <w:jc w:val="center"/>
        <w:rPr>
          <w:ins w:id="6342" w:author="Dr Mamadou SANOGO" w:date="2023-10-25T14:30:00Z"/>
          <w:iCs/>
          <w:color w:val="000000" w:themeColor="text1"/>
        </w:rPr>
      </w:pPr>
    </w:p>
    <w:p w14:paraId="485C7FC4" w14:textId="19F198CA" w:rsidR="00A87F92" w:rsidRPr="007A4AFC" w:rsidRDefault="00A87F92" w:rsidP="008A0B1D">
      <w:pPr>
        <w:shd w:val="clear" w:color="auto" w:fill="FFFFFF"/>
        <w:spacing w:line="240" w:lineRule="auto"/>
        <w:ind w:right="9"/>
        <w:jc w:val="center"/>
        <w:rPr>
          <w:ins w:id="6343" w:author="Dr Mamadou SANOGO" w:date="2023-10-25T14:30:00Z"/>
          <w:iCs/>
          <w:color w:val="000000" w:themeColor="text1"/>
        </w:rPr>
      </w:pPr>
    </w:p>
    <w:p w14:paraId="647F2CF6" w14:textId="35D25D8A" w:rsidR="00A87F92" w:rsidRPr="007A4AFC" w:rsidRDefault="00A87F92" w:rsidP="008A0B1D">
      <w:pPr>
        <w:shd w:val="clear" w:color="auto" w:fill="FFFFFF"/>
        <w:spacing w:line="240" w:lineRule="auto"/>
        <w:ind w:right="9"/>
        <w:jc w:val="center"/>
        <w:rPr>
          <w:ins w:id="6344" w:author="Dr Mamadou SANOGO" w:date="2023-10-25T14:30:00Z"/>
          <w:iCs/>
          <w:color w:val="000000" w:themeColor="text1"/>
        </w:rPr>
      </w:pPr>
    </w:p>
    <w:p w14:paraId="625B4043" w14:textId="77405017" w:rsidR="00A87F92" w:rsidRDefault="00A87F92" w:rsidP="008A0B1D">
      <w:pPr>
        <w:shd w:val="clear" w:color="auto" w:fill="FFFFFF"/>
        <w:spacing w:line="240" w:lineRule="auto"/>
        <w:ind w:right="9"/>
        <w:jc w:val="center"/>
        <w:rPr>
          <w:ins w:id="6345" w:author="Dr Mamadou SANOGO" w:date="2023-10-27T14:02:00Z"/>
          <w:iCs/>
          <w:color w:val="000000" w:themeColor="text1"/>
        </w:rPr>
      </w:pPr>
    </w:p>
    <w:p w14:paraId="794D8B06" w14:textId="71F6A23D" w:rsidR="006778CD" w:rsidRDefault="006778CD" w:rsidP="008A0B1D">
      <w:pPr>
        <w:shd w:val="clear" w:color="auto" w:fill="FFFFFF"/>
        <w:spacing w:line="240" w:lineRule="auto"/>
        <w:ind w:right="9"/>
        <w:jc w:val="center"/>
        <w:rPr>
          <w:ins w:id="6346" w:author="Dr Mamadou SANOGO" w:date="2023-10-27T14:02:00Z"/>
          <w:iCs/>
          <w:color w:val="000000" w:themeColor="text1"/>
        </w:rPr>
      </w:pPr>
    </w:p>
    <w:p w14:paraId="1DBAEB09" w14:textId="30795E70" w:rsidR="006778CD" w:rsidRDefault="006778CD" w:rsidP="008A0B1D">
      <w:pPr>
        <w:shd w:val="clear" w:color="auto" w:fill="FFFFFF"/>
        <w:spacing w:line="240" w:lineRule="auto"/>
        <w:ind w:right="9"/>
        <w:jc w:val="center"/>
        <w:rPr>
          <w:ins w:id="6347" w:author="Dr Mamadou SANOGO" w:date="2023-10-27T14:02:00Z"/>
          <w:iCs/>
          <w:color w:val="000000" w:themeColor="text1"/>
        </w:rPr>
      </w:pPr>
    </w:p>
    <w:p w14:paraId="3B28BE56" w14:textId="77777777" w:rsidR="006778CD" w:rsidRPr="007A4AFC" w:rsidRDefault="006778CD" w:rsidP="008A0B1D">
      <w:pPr>
        <w:shd w:val="clear" w:color="auto" w:fill="FFFFFF"/>
        <w:spacing w:line="240" w:lineRule="auto"/>
        <w:ind w:right="9"/>
        <w:jc w:val="center"/>
        <w:rPr>
          <w:ins w:id="6348" w:author="Dr Mamadou SANOGO" w:date="2023-10-25T14:33:00Z"/>
          <w:iCs/>
          <w:color w:val="000000" w:themeColor="text1"/>
        </w:rPr>
      </w:pPr>
    </w:p>
    <w:p w14:paraId="7D0EC0B2" w14:textId="77777777" w:rsidR="00A87F92" w:rsidRPr="007A4AFC" w:rsidRDefault="00A87F92" w:rsidP="008A0B1D">
      <w:pPr>
        <w:shd w:val="clear" w:color="auto" w:fill="FFFFFF"/>
        <w:spacing w:line="240" w:lineRule="auto"/>
        <w:ind w:right="9"/>
        <w:jc w:val="center"/>
        <w:rPr>
          <w:ins w:id="6349" w:author="Dr Mamadou SANOGO" w:date="2023-10-25T14:12:00Z"/>
          <w:iCs/>
          <w:color w:val="000000" w:themeColor="text1"/>
        </w:rPr>
      </w:pPr>
    </w:p>
    <w:p w14:paraId="49F7398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6350" w:author="Dr Mamadou SANOGO" w:date="2023-10-25T18:15:00Z">
            <w:rPr>
              <w:color w:val="000000"/>
              <w:szCs w:val="24"/>
            </w:rPr>
          </w:rPrChange>
        </w:rPr>
      </w:pPr>
    </w:p>
    <w:p w14:paraId="1A4A6B9D" w14:textId="2C51ABEF" w:rsidR="00011374" w:rsidRPr="007A4AFC" w:rsidRDefault="00011374">
      <w:pPr>
        <w:shd w:val="clear" w:color="auto" w:fill="FFFFFF"/>
        <w:spacing w:line="240" w:lineRule="auto"/>
        <w:ind w:right="9"/>
        <w:jc w:val="center"/>
        <w:rPr>
          <w:rFonts w:eastAsiaTheme="minorHAnsi"/>
          <w:color w:val="000000" w:themeColor="text1"/>
          <w:sz w:val="44"/>
          <w:lang w:eastAsia="en-US"/>
          <w:rPrChange w:id="6351" w:author="Dr Mamadou SANOGO" w:date="2023-10-25T18:15:00Z">
            <w:rPr>
              <w:rFonts w:eastAsiaTheme="minorHAnsi" w:cs="Times New Roman"/>
              <w:color w:val="auto"/>
              <w:sz w:val="52"/>
              <w:lang w:eastAsia="en-US"/>
            </w:rPr>
          </w:rPrChange>
        </w:rPr>
        <w:pPrChange w:id="6352" w:author="Dr Mamadou SANOGO" w:date="2023-10-25T14:30:00Z">
          <w:pPr>
            <w:pStyle w:val="Titre1"/>
            <w:spacing w:before="0"/>
            <w:jc w:val="center"/>
          </w:pPr>
        </w:pPrChange>
      </w:pPr>
      <w:bookmarkStart w:id="6353" w:name="_Toc145944530"/>
      <w:r w:rsidRPr="007A4AFC">
        <w:rPr>
          <w:rFonts w:eastAsiaTheme="minorHAnsi"/>
          <w:b/>
          <w:color w:val="000000" w:themeColor="text1"/>
          <w:sz w:val="44"/>
          <w:lang w:eastAsia="en-US"/>
          <w:rPrChange w:id="6354" w:author="Dr Mamadou SANOGO" w:date="2023-10-25T18:15:00Z">
            <w:rPr>
              <w:rFonts w:eastAsiaTheme="minorHAnsi"/>
              <w:b/>
              <w:color w:val="2E74B5" w:themeColor="accent1" w:themeShade="BF"/>
              <w:sz w:val="52"/>
              <w:lang w:eastAsia="en-US"/>
            </w:rPr>
          </w:rPrChange>
        </w:rPr>
        <w:t xml:space="preserve">Annexe </w:t>
      </w:r>
      <w:ins w:id="6355" w:author="Dr Mamadou SANOGO" w:date="2023-10-25T14:30:00Z">
        <w:r w:rsidR="00A87F92" w:rsidRPr="007A4AFC">
          <w:rPr>
            <w:rFonts w:eastAsiaTheme="minorHAnsi"/>
            <w:b/>
            <w:color w:val="000000" w:themeColor="text1"/>
            <w:sz w:val="44"/>
            <w:lang w:eastAsia="en-US"/>
            <w:rPrChange w:id="6356" w:author="Dr Mamadou SANOGO" w:date="2023-10-25T18:15:00Z">
              <w:rPr>
                <w:rFonts w:eastAsiaTheme="minorHAnsi"/>
                <w:b/>
                <w:color w:val="2E74B5" w:themeColor="accent1" w:themeShade="BF"/>
                <w:sz w:val="52"/>
                <w:lang w:eastAsia="en-US"/>
              </w:rPr>
            </w:rPrChange>
          </w:rPr>
          <w:t>n°007</w:t>
        </w:r>
      </w:ins>
      <w:del w:id="6357" w:author="Dr Mamadou SANOGO" w:date="2023-10-25T14:30:00Z">
        <w:r w:rsidR="007B4390" w:rsidRPr="007A4AFC" w:rsidDel="00A87F92">
          <w:rPr>
            <w:rFonts w:eastAsiaTheme="minorHAnsi"/>
            <w:b/>
            <w:color w:val="000000" w:themeColor="text1"/>
            <w:sz w:val="44"/>
            <w:lang w:eastAsia="en-US"/>
            <w:rPrChange w:id="6358" w:author="Dr Mamadou SANOGO" w:date="2023-10-25T18:15:00Z">
              <w:rPr>
                <w:rFonts w:eastAsiaTheme="minorHAnsi"/>
                <w:b/>
                <w:color w:val="2E74B5" w:themeColor="accent1" w:themeShade="BF"/>
                <w:sz w:val="52"/>
                <w:lang w:eastAsia="en-US"/>
              </w:rPr>
            </w:rPrChange>
          </w:rPr>
          <w:delText>5</w:delText>
        </w:r>
      </w:del>
      <w:r w:rsidRPr="007A4AFC">
        <w:rPr>
          <w:rFonts w:eastAsiaTheme="minorHAnsi"/>
          <w:b/>
          <w:color w:val="000000" w:themeColor="text1"/>
          <w:sz w:val="44"/>
          <w:lang w:eastAsia="en-US"/>
          <w:rPrChange w:id="6359" w:author="Dr Mamadou SANOGO" w:date="2023-10-25T18:15:00Z">
            <w:rPr>
              <w:rFonts w:eastAsiaTheme="minorHAnsi"/>
              <w:b/>
              <w:color w:val="2E74B5" w:themeColor="accent1" w:themeShade="BF"/>
              <w:sz w:val="52"/>
              <w:lang w:eastAsia="en-US"/>
            </w:rPr>
          </w:rPrChange>
        </w:rPr>
        <w:t xml:space="preserve"> : </w:t>
      </w:r>
      <w:bookmarkEnd w:id="6353"/>
      <w:r w:rsidR="007B4390" w:rsidRPr="007A4AFC">
        <w:rPr>
          <w:rFonts w:eastAsiaTheme="minorHAnsi"/>
          <w:b/>
          <w:color w:val="000000" w:themeColor="text1"/>
          <w:sz w:val="44"/>
          <w:lang w:eastAsia="en-US"/>
          <w:rPrChange w:id="6360" w:author="Dr Mamadou SANOGO" w:date="2023-10-25T18:15:00Z">
            <w:rPr>
              <w:rFonts w:eastAsiaTheme="minorHAnsi"/>
              <w:b/>
              <w:color w:val="2E74B5" w:themeColor="accent1" w:themeShade="BF"/>
              <w:sz w:val="52"/>
              <w:lang w:eastAsia="en-US"/>
            </w:rPr>
          </w:rPrChange>
        </w:rPr>
        <w:t>Maquette</w:t>
      </w:r>
      <w:ins w:id="6361" w:author="Dr Mamadou SANOGO" w:date="2023-10-25T14:29:00Z">
        <w:r w:rsidR="00A87F92" w:rsidRPr="007A4AFC">
          <w:rPr>
            <w:rFonts w:eastAsiaTheme="minorHAnsi"/>
            <w:b/>
            <w:color w:val="000000" w:themeColor="text1"/>
            <w:sz w:val="44"/>
            <w:lang w:eastAsia="en-US"/>
            <w:rPrChange w:id="6362" w:author="Dr Mamadou SANOGO" w:date="2023-10-25T18:15:00Z">
              <w:rPr>
                <w:rFonts w:eastAsiaTheme="minorHAnsi"/>
                <w:b/>
                <w:color w:val="2E74B5" w:themeColor="accent1" w:themeShade="BF"/>
                <w:sz w:val="52"/>
                <w:lang w:eastAsia="en-US"/>
              </w:rPr>
            </w:rPrChange>
          </w:rPr>
          <w:t xml:space="preserve"> de la formation </w:t>
        </w:r>
      </w:ins>
      <w:ins w:id="6363" w:author="Dr Mamadou SANOGO" w:date="2023-10-25T14:30:00Z">
        <w:r w:rsidR="00A87F92" w:rsidRPr="007A4AFC">
          <w:rPr>
            <w:rFonts w:eastAsiaTheme="minorHAnsi"/>
            <w:b/>
            <w:color w:val="000000" w:themeColor="text1"/>
            <w:sz w:val="44"/>
            <w:lang w:eastAsia="en-US"/>
            <w:rPrChange w:id="6364" w:author="Dr Mamadou SANOGO" w:date="2023-10-25T18:15:00Z">
              <w:rPr>
                <w:rFonts w:eastAsiaTheme="minorHAnsi"/>
                <w:b/>
                <w:color w:val="2E74B5" w:themeColor="accent1" w:themeShade="BF"/>
                <w:sz w:val="52"/>
                <w:lang w:eastAsia="en-US"/>
              </w:rPr>
            </w:rPrChange>
          </w:rPr>
          <w:t>ou</w:t>
        </w:r>
      </w:ins>
      <w:r w:rsidR="007B4390" w:rsidRPr="007A4AFC">
        <w:rPr>
          <w:rFonts w:eastAsiaTheme="minorHAnsi"/>
          <w:b/>
          <w:color w:val="000000" w:themeColor="text1"/>
          <w:sz w:val="44"/>
          <w:lang w:eastAsia="en-US"/>
          <w:rPrChange w:id="6365" w:author="Dr Mamadou SANOGO" w:date="2023-10-25T18:15:00Z">
            <w:rPr>
              <w:rFonts w:eastAsiaTheme="minorHAnsi"/>
              <w:b/>
              <w:color w:val="2E74B5" w:themeColor="accent1" w:themeShade="BF"/>
              <w:sz w:val="52"/>
              <w:lang w:eastAsia="en-US"/>
            </w:rPr>
          </w:rPrChange>
        </w:rPr>
        <w:t xml:space="preserve"> pédagogique</w:t>
      </w:r>
    </w:p>
    <w:p w14:paraId="142BE67E" w14:textId="77777777" w:rsidR="00A87F92" w:rsidRPr="007A4AFC" w:rsidRDefault="00A87F92" w:rsidP="00631BF4">
      <w:pPr>
        <w:pStyle w:val="Titre"/>
        <w:spacing w:line="276" w:lineRule="auto"/>
        <w:rPr>
          <w:ins w:id="6366" w:author="Dr Mamadou SANOGO" w:date="2023-10-25T14:29:00Z"/>
          <w:rFonts w:ascii="Berlin Sans FB Demi" w:hAnsi="Berlin Sans FB Demi"/>
          <w:color w:val="000000" w:themeColor="text1"/>
        </w:rPr>
      </w:pPr>
    </w:p>
    <w:p w14:paraId="0AD76CDB" w14:textId="77777777" w:rsidR="00A87F92" w:rsidRPr="007A4AFC" w:rsidRDefault="00A87F92" w:rsidP="00631BF4">
      <w:pPr>
        <w:pStyle w:val="Titre"/>
        <w:spacing w:line="276" w:lineRule="auto"/>
        <w:rPr>
          <w:ins w:id="6367" w:author="Dr Mamadou SANOGO" w:date="2023-10-25T14:29:00Z"/>
          <w:rFonts w:ascii="Berlin Sans FB Demi" w:hAnsi="Berlin Sans FB Demi"/>
          <w:color w:val="000000" w:themeColor="text1"/>
        </w:rPr>
      </w:pPr>
    </w:p>
    <w:p w14:paraId="4B527AFF" w14:textId="77777777" w:rsidR="00A87F92" w:rsidRPr="007A4AFC" w:rsidRDefault="00A87F92" w:rsidP="00631BF4">
      <w:pPr>
        <w:pStyle w:val="Titre"/>
        <w:spacing w:line="276" w:lineRule="auto"/>
        <w:rPr>
          <w:ins w:id="6368" w:author="Dr Mamadou SANOGO" w:date="2023-10-25T14:29:00Z"/>
          <w:rFonts w:ascii="Berlin Sans FB Demi" w:hAnsi="Berlin Sans FB Demi"/>
          <w:color w:val="000000" w:themeColor="text1"/>
        </w:rPr>
      </w:pPr>
    </w:p>
    <w:p w14:paraId="423F7A48" w14:textId="77777777" w:rsidR="00A87F92" w:rsidRPr="007A4AFC" w:rsidRDefault="00A87F92" w:rsidP="00631BF4">
      <w:pPr>
        <w:pStyle w:val="Titre"/>
        <w:spacing w:line="276" w:lineRule="auto"/>
        <w:rPr>
          <w:ins w:id="6369" w:author="Dr Mamadou SANOGO" w:date="2023-10-25T14:29:00Z"/>
          <w:rFonts w:ascii="Berlin Sans FB Demi" w:hAnsi="Berlin Sans FB Demi"/>
          <w:color w:val="000000" w:themeColor="text1"/>
        </w:rPr>
      </w:pPr>
    </w:p>
    <w:p w14:paraId="5E35E779" w14:textId="77777777" w:rsidR="00A87F92" w:rsidRPr="007A4AFC" w:rsidRDefault="00A87F92" w:rsidP="00631BF4">
      <w:pPr>
        <w:pStyle w:val="Titre"/>
        <w:spacing w:line="276" w:lineRule="auto"/>
        <w:rPr>
          <w:ins w:id="6370" w:author="Dr Mamadou SANOGO" w:date="2023-10-25T14:29:00Z"/>
          <w:rFonts w:ascii="Berlin Sans FB Demi" w:hAnsi="Berlin Sans FB Demi"/>
          <w:color w:val="000000" w:themeColor="text1"/>
        </w:rPr>
      </w:pPr>
    </w:p>
    <w:p w14:paraId="4EC43F11" w14:textId="77777777" w:rsidR="00A87F92" w:rsidRPr="007A4AFC" w:rsidRDefault="00A87F92" w:rsidP="00631BF4">
      <w:pPr>
        <w:pStyle w:val="Titre"/>
        <w:spacing w:line="276" w:lineRule="auto"/>
        <w:rPr>
          <w:ins w:id="6371" w:author="Dr Mamadou SANOGO" w:date="2023-10-25T14:29:00Z"/>
          <w:rFonts w:ascii="Berlin Sans FB Demi" w:hAnsi="Berlin Sans FB Demi"/>
          <w:color w:val="000000" w:themeColor="text1"/>
        </w:rPr>
      </w:pPr>
    </w:p>
    <w:p w14:paraId="485F7CA1" w14:textId="77777777" w:rsidR="00A87F92" w:rsidRPr="007A4AFC" w:rsidRDefault="00A87F92" w:rsidP="00631BF4">
      <w:pPr>
        <w:pStyle w:val="Titre"/>
        <w:spacing w:line="276" w:lineRule="auto"/>
        <w:rPr>
          <w:ins w:id="6372" w:author="Dr Mamadou SANOGO" w:date="2023-10-25T14:29:00Z"/>
          <w:rFonts w:ascii="Berlin Sans FB Demi" w:hAnsi="Berlin Sans FB Demi"/>
          <w:color w:val="000000" w:themeColor="text1"/>
        </w:rPr>
      </w:pPr>
    </w:p>
    <w:p w14:paraId="7B67D1FB" w14:textId="77777777" w:rsidR="00A87F92" w:rsidRPr="007A4AFC" w:rsidRDefault="00A87F92" w:rsidP="00631BF4">
      <w:pPr>
        <w:pStyle w:val="Titre"/>
        <w:spacing w:line="276" w:lineRule="auto"/>
        <w:rPr>
          <w:ins w:id="6373" w:author="Dr Mamadou SANOGO" w:date="2023-10-25T14:29:00Z"/>
          <w:rFonts w:ascii="Berlin Sans FB Demi" w:hAnsi="Berlin Sans FB Demi"/>
          <w:color w:val="000000" w:themeColor="text1"/>
        </w:rPr>
      </w:pPr>
    </w:p>
    <w:p w14:paraId="138D6F1D" w14:textId="77777777" w:rsidR="00A87F92" w:rsidRPr="007A4AFC" w:rsidRDefault="00A87F92" w:rsidP="00631BF4">
      <w:pPr>
        <w:pStyle w:val="Titre"/>
        <w:spacing w:line="276" w:lineRule="auto"/>
        <w:rPr>
          <w:ins w:id="6374" w:author="Dr Mamadou SANOGO" w:date="2023-10-25T14:29:00Z"/>
          <w:rFonts w:ascii="Berlin Sans FB Demi" w:hAnsi="Berlin Sans FB Demi"/>
          <w:color w:val="000000" w:themeColor="text1"/>
        </w:rPr>
      </w:pPr>
    </w:p>
    <w:p w14:paraId="243AC3CF" w14:textId="77777777" w:rsidR="00A87F92" w:rsidRPr="007A4AFC" w:rsidRDefault="00A87F92" w:rsidP="00631BF4">
      <w:pPr>
        <w:pStyle w:val="Titre"/>
        <w:spacing w:line="276" w:lineRule="auto"/>
        <w:rPr>
          <w:ins w:id="6375" w:author="Dr Mamadou SANOGO" w:date="2023-10-25T14:29:00Z"/>
          <w:rFonts w:ascii="Berlin Sans FB Demi" w:hAnsi="Berlin Sans FB Demi"/>
          <w:color w:val="000000" w:themeColor="text1"/>
        </w:rPr>
      </w:pPr>
    </w:p>
    <w:p w14:paraId="2759D1AA" w14:textId="77777777" w:rsidR="00A87F92" w:rsidRPr="007A4AFC" w:rsidRDefault="00A87F92" w:rsidP="00631BF4">
      <w:pPr>
        <w:pStyle w:val="Titre"/>
        <w:spacing w:line="276" w:lineRule="auto"/>
        <w:rPr>
          <w:ins w:id="6376" w:author="Dr Mamadou SANOGO" w:date="2023-10-25T14:29:00Z"/>
          <w:rFonts w:ascii="Berlin Sans FB Demi" w:hAnsi="Berlin Sans FB Demi"/>
          <w:color w:val="000000" w:themeColor="text1"/>
        </w:rPr>
      </w:pPr>
    </w:p>
    <w:p w14:paraId="47794A2F" w14:textId="77777777" w:rsidR="00A87F92" w:rsidRPr="007A4AFC" w:rsidRDefault="00A87F92" w:rsidP="00631BF4">
      <w:pPr>
        <w:pStyle w:val="Titre"/>
        <w:spacing w:line="276" w:lineRule="auto"/>
        <w:rPr>
          <w:ins w:id="6377" w:author="Dr Mamadou SANOGO" w:date="2023-10-25T14:29:00Z"/>
          <w:rFonts w:ascii="Berlin Sans FB Demi" w:hAnsi="Berlin Sans FB Demi"/>
          <w:color w:val="000000" w:themeColor="text1"/>
        </w:rPr>
      </w:pPr>
    </w:p>
    <w:p w14:paraId="583DDDD3" w14:textId="77777777" w:rsidR="00A87F92" w:rsidRPr="007A4AFC" w:rsidRDefault="00A87F92" w:rsidP="00631BF4">
      <w:pPr>
        <w:pStyle w:val="Titre"/>
        <w:spacing w:line="276" w:lineRule="auto"/>
        <w:rPr>
          <w:ins w:id="6378" w:author="Dr Mamadou SANOGO" w:date="2023-10-25T14:29:00Z"/>
          <w:rFonts w:ascii="Berlin Sans FB Demi" w:hAnsi="Berlin Sans FB Demi"/>
          <w:color w:val="000000" w:themeColor="text1"/>
        </w:rPr>
      </w:pPr>
    </w:p>
    <w:p w14:paraId="778DDCE6" w14:textId="77777777" w:rsidR="00A87F92" w:rsidRPr="007A4AFC" w:rsidRDefault="00A87F92" w:rsidP="00631BF4">
      <w:pPr>
        <w:pStyle w:val="Titre"/>
        <w:spacing w:line="276" w:lineRule="auto"/>
        <w:rPr>
          <w:ins w:id="6379" w:author="Dr Mamadou SANOGO" w:date="2023-10-25T14:29:00Z"/>
          <w:rFonts w:ascii="Berlin Sans FB Demi" w:hAnsi="Berlin Sans FB Demi"/>
          <w:color w:val="000000" w:themeColor="text1"/>
        </w:rPr>
      </w:pPr>
    </w:p>
    <w:p w14:paraId="118CCCF4" w14:textId="77777777" w:rsidR="00A87F92" w:rsidRPr="007A4AFC" w:rsidRDefault="00A87F92" w:rsidP="00631BF4">
      <w:pPr>
        <w:pStyle w:val="Titre"/>
        <w:spacing w:line="276" w:lineRule="auto"/>
        <w:rPr>
          <w:ins w:id="6380" w:author="Dr Mamadou SANOGO" w:date="2023-10-25T14:29:00Z"/>
          <w:rFonts w:ascii="Berlin Sans FB Demi" w:hAnsi="Berlin Sans FB Demi"/>
          <w:color w:val="000000" w:themeColor="text1"/>
        </w:rPr>
      </w:pPr>
    </w:p>
    <w:p w14:paraId="40065414" w14:textId="77777777" w:rsidR="00A87F92" w:rsidRPr="007A4AFC" w:rsidRDefault="00A87F92" w:rsidP="00631BF4">
      <w:pPr>
        <w:pStyle w:val="Titre"/>
        <w:spacing w:line="276" w:lineRule="auto"/>
        <w:rPr>
          <w:ins w:id="6381" w:author="Dr Mamadou SANOGO" w:date="2023-10-25T14:29:00Z"/>
          <w:rFonts w:ascii="Berlin Sans FB Demi" w:hAnsi="Berlin Sans FB Demi"/>
          <w:color w:val="000000" w:themeColor="text1"/>
        </w:rPr>
      </w:pPr>
    </w:p>
    <w:p w14:paraId="1CB720A2" w14:textId="77777777" w:rsidR="00A87F92" w:rsidRPr="007A4AFC" w:rsidRDefault="00A87F92" w:rsidP="00631BF4">
      <w:pPr>
        <w:pStyle w:val="Titre"/>
        <w:spacing w:line="276" w:lineRule="auto"/>
        <w:rPr>
          <w:ins w:id="6382" w:author="Dr Mamadou SANOGO" w:date="2023-10-25T14:29:00Z"/>
          <w:rFonts w:ascii="Berlin Sans FB Demi" w:hAnsi="Berlin Sans FB Demi"/>
          <w:color w:val="000000" w:themeColor="text1"/>
        </w:rPr>
      </w:pPr>
    </w:p>
    <w:p w14:paraId="0D9DBEFD" w14:textId="77777777" w:rsidR="00A87F92" w:rsidRPr="007A4AFC" w:rsidRDefault="00A87F92" w:rsidP="00631BF4">
      <w:pPr>
        <w:pStyle w:val="Titre"/>
        <w:spacing w:line="276" w:lineRule="auto"/>
        <w:rPr>
          <w:ins w:id="6383" w:author="Dr Mamadou SANOGO" w:date="2023-10-25T14:29:00Z"/>
          <w:rFonts w:ascii="Berlin Sans FB Demi" w:hAnsi="Berlin Sans FB Demi"/>
          <w:color w:val="000000" w:themeColor="text1"/>
        </w:rPr>
      </w:pPr>
    </w:p>
    <w:p w14:paraId="32879020" w14:textId="77777777" w:rsidR="00A87F92" w:rsidRPr="007A4AFC" w:rsidRDefault="00A87F92" w:rsidP="00631BF4">
      <w:pPr>
        <w:pStyle w:val="Titre"/>
        <w:spacing w:line="276" w:lineRule="auto"/>
        <w:rPr>
          <w:ins w:id="6384" w:author="Dr Mamadou SANOGO" w:date="2023-10-25T14:29:00Z"/>
          <w:rFonts w:ascii="Berlin Sans FB Demi" w:hAnsi="Berlin Sans FB Demi"/>
          <w:color w:val="000000" w:themeColor="text1"/>
        </w:rPr>
      </w:pPr>
    </w:p>
    <w:p w14:paraId="6ADD07CE" w14:textId="77777777" w:rsidR="00A87F92" w:rsidRPr="007A4AFC" w:rsidRDefault="00A87F92">
      <w:pPr>
        <w:pStyle w:val="Titre"/>
        <w:spacing w:line="276" w:lineRule="auto"/>
        <w:jc w:val="left"/>
        <w:rPr>
          <w:ins w:id="6385" w:author="Dr Mamadou SANOGO" w:date="2023-10-25T14:29:00Z"/>
          <w:rFonts w:ascii="Berlin Sans FB Demi" w:hAnsi="Berlin Sans FB Demi"/>
          <w:color w:val="000000" w:themeColor="text1"/>
        </w:rPr>
        <w:pPrChange w:id="6386" w:author="Dr Mamadou SANOGO" w:date="2023-10-27T11:38:00Z">
          <w:pPr>
            <w:pStyle w:val="Titre"/>
            <w:spacing w:line="276" w:lineRule="auto"/>
          </w:pPr>
        </w:pPrChange>
      </w:pPr>
    </w:p>
    <w:p w14:paraId="0D253DB0" w14:textId="772BEAD6" w:rsidR="00631BF4" w:rsidRPr="00561D9D" w:rsidRDefault="00631BF4" w:rsidP="00631BF4">
      <w:pPr>
        <w:pStyle w:val="Titre"/>
        <w:spacing w:line="276" w:lineRule="auto"/>
        <w:rPr>
          <w:rFonts w:ascii="Berlin Sans FB Demi" w:hAnsi="Berlin Sans FB Demi"/>
          <w:rPrChange w:id="6387" w:author="Dr Mamadou SANOGO" w:date="2023-10-26T15:55:00Z">
            <w:rPr>
              <w:rFonts w:ascii="Berlin Sans FB Demi" w:hAnsi="Berlin Sans FB Demi"/>
              <w:color w:val="000000" w:themeColor="text1"/>
            </w:rPr>
          </w:rPrChange>
        </w:rPr>
      </w:pPr>
      <w:bookmarkStart w:id="6388" w:name="_Hlk149312772"/>
      <w:r w:rsidRPr="00561D9D">
        <w:rPr>
          <w:rFonts w:ascii="Berlin Sans FB Demi" w:hAnsi="Berlin Sans FB Demi"/>
          <w:rPrChange w:id="6389" w:author="Dr Mamadou SANOGO" w:date="2023-10-26T15:55:00Z">
            <w:rPr>
              <w:rFonts w:ascii="Berlin Sans FB Demi" w:hAnsi="Berlin Sans FB Demi"/>
              <w:color w:val="000000" w:themeColor="text1"/>
            </w:rPr>
          </w:rPrChange>
        </w:rPr>
        <w:t>Semestre 1</w:t>
      </w:r>
    </w:p>
    <w:p w14:paraId="68BC4926" w14:textId="77777777" w:rsidR="00631BF4" w:rsidRPr="00561D9D" w:rsidRDefault="00631BF4" w:rsidP="00631BF4">
      <w:pPr>
        <w:pStyle w:val="Titre"/>
        <w:spacing w:line="276" w:lineRule="auto"/>
        <w:rPr>
          <w:rFonts w:asciiTheme="minorHAnsi" w:hAnsiTheme="minorHAnsi"/>
          <w:b w:val="0"/>
          <w:bCs/>
          <w:sz w:val="20"/>
        </w:rPr>
      </w:pPr>
      <w:r w:rsidRPr="00561D9D">
        <w:rPr>
          <w:rFonts w:asciiTheme="minorHAnsi" w:hAnsiTheme="minorHAnsi"/>
          <w:sz w:val="20"/>
        </w:rPr>
        <w:t>CM :</w:t>
      </w:r>
      <w:r w:rsidRPr="00561D9D">
        <w:rPr>
          <w:rFonts w:asciiTheme="minorHAnsi" w:hAnsiTheme="minorHAnsi"/>
          <w:b w:val="0"/>
          <w:sz w:val="20"/>
        </w:rPr>
        <w:t xml:space="preserve"> Cours magistral/ </w:t>
      </w:r>
      <w:r w:rsidRPr="00561D9D">
        <w:rPr>
          <w:rFonts w:asciiTheme="minorHAnsi" w:hAnsiTheme="minorHAnsi"/>
          <w:sz w:val="20"/>
        </w:rPr>
        <w:t>TD :</w:t>
      </w:r>
      <w:r w:rsidRPr="00561D9D">
        <w:rPr>
          <w:rFonts w:asciiTheme="minorHAnsi" w:hAnsiTheme="minorHAnsi"/>
          <w:b w:val="0"/>
          <w:sz w:val="20"/>
        </w:rPr>
        <w:t xml:space="preserve"> Travaux dirigés</w:t>
      </w:r>
      <w:r w:rsidRPr="00561D9D">
        <w:rPr>
          <w:rFonts w:asciiTheme="minorHAnsi" w:hAnsiTheme="minorHAnsi"/>
          <w:sz w:val="20"/>
        </w:rPr>
        <w:t xml:space="preserve"> /TP :</w:t>
      </w:r>
      <w:r w:rsidRPr="00561D9D">
        <w:rPr>
          <w:rFonts w:asciiTheme="minorHAnsi" w:hAnsiTheme="minorHAnsi"/>
          <w:b w:val="0"/>
          <w:sz w:val="20"/>
        </w:rPr>
        <w:t xml:space="preserve"> Travaux pratiques</w:t>
      </w:r>
    </w:p>
    <w:p w14:paraId="1A4F2A32" w14:textId="77777777" w:rsidR="00631BF4" w:rsidRPr="00561D9D" w:rsidRDefault="00631BF4" w:rsidP="00631BF4">
      <w:pPr>
        <w:pStyle w:val="Titre"/>
        <w:spacing w:line="276" w:lineRule="auto"/>
        <w:rPr>
          <w:rFonts w:asciiTheme="minorHAnsi" w:hAnsiTheme="minorHAnsi"/>
          <w:b w:val="0"/>
          <w:bCs/>
          <w:sz w:val="20"/>
        </w:rPr>
      </w:pPr>
    </w:p>
    <w:tbl>
      <w:tblPr>
        <w:tblW w:w="562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31"/>
        <w:gridCol w:w="508"/>
        <w:gridCol w:w="1936"/>
        <w:gridCol w:w="1936"/>
        <w:gridCol w:w="814"/>
        <w:gridCol w:w="916"/>
        <w:gridCol w:w="1936"/>
        <w:gridCol w:w="1529"/>
      </w:tblGrid>
      <w:tr w:rsidR="00561D9D" w:rsidRPr="00561D9D" w14:paraId="5A56749E" w14:textId="77777777" w:rsidTr="00F26652">
        <w:trPr>
          <w:cantSplit/>
          <w:trHeight w:val="845"/>
        </w:trPr>
        <w:tc>
          <w:tcPr>
            <w:tcW w:w="766" w:type="pct"/>
            <w:tcBorders>
              <w:top w:val="single" w:sz="4" w:space="0" w:color="auto"/>
              <w:left w:val="single" w:sz="4" w:space="0" w:color="auto"/>
              <w:bottom w:val="single" w:sz="4" w:space="0" w:color="auto"/>
              <w:right w:val="single" w:sz="4" w:space="0" w:color="auto"/>
            </w:tcBorders>
            <w:vAlign w:val="center"/>
            <w:hideMark/>
          </w:tcPr>
          <w:p w14:paraId="6A128F83"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390"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391" w:author="Dr Mamadou SANOGO" w:date="2023-10-26T15:55:00Z">
                  <w:rPr>
                    <w:rFonts w:asciiTheme="minorHAnsi" w:hAnsiTheme="minorHAnsi"/>
                    <w:b/>
                    <w:bCs/>
                    <w:color w:val="000000" w:themeColor="text1"/>
                    <w:sz w:val="18"/>
                    <w:szCs w:val="20"/>
                  </w:rPr>
                </w:rPrChange>
              </w:rPr>
              <w:t>Unités d’Enseignement</w:t>
            </w:r>
          </w:p>
        </w:tc>
        <w:tc>
          <w:tcPr>
            <w:tcW w:w="225" w:type="pct"/>
            <w:tcBorders>
              <w:top w:val="single" w:sz="4" w:space="0" w:color="auto"/>
              <w:left w:val="single" w:sz="4" w:space="0" w:color="auto"/>
              <w:bottom w:val="single" w:sz="4" w:space="0" w:color="auto"/>
              <w:right w:val="single" w:sz="4" w:space="0" w:color="auto"/>
            </w:tcBorders>
            <w:vAlign w:val="center"/>
            <w:hideMark/>
          </w:tcPr>
          <w:p w14:paraId="65187C24"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392"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393" w:author="Dr Mamadou SANOGO" w:date="2023-10-26T15:55:00Z">
                  <w:rPr>
                    <w:rFonts w:asciiTheme="minorHAnsi" w:hAnsiTheme="minorHAnsi"/>
                    <w:b/>
                    <w:bCs/>
                    <w:color w:val="000000" w:themeColor="text1"/>
                    <w:sz w:val="18"/>
                    <w:szCs w:val="20"/>
                  </w:rPr>
                </w:rPrChange>
              </w:rPr>
              <w:t>Crédits</w:t>
            </w:r>
          </w:p>
        </w:tc>
        <w:tc>
          <w:tcPr>
            <w:tcW w:w="856" w:type="pct"/>
            <w:tcBorders>
              <w:top w:val="single" w:sz="4" w:space="0" w:color="auto"/>
              <w:left w:val="single" w:sz="4" w:space="0" w:color="auto"/>
              <w:bottom w:val="single" w:sz="4" w:space="0" w:color="auto"/>
              <w:right w:val="single" w:sz="4" w:space="0" w:color="auto"/>
            </w:tcBorders>
            <w:vAlign w:val="center"/>
            <w:hideMark/>
          </w:tcPr>
          <w:p w14:paraId="775F4BF7"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394"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395" w:author="Dr Mamadou SANOGO" w:date="2023-10-26T15:55:00Z">
                  <w:rPr>
                    <w:rFonts w:asciiTheme="minorHAnsi" w:hAnsiTheme="minorHAnsi"/>
                    <w:b/>
                    <w:bCs/>
                    <w:color w:val="000000" w:themeColor="text1"/>
                    <w:sz w:val="18"/>
                    <w:szCs w:val="20"/>
                  </w:rPr>
                </w:rPrChange>
              </w:rPr>
              <w:t>Compétences</w:t>
            </w:r>
          </w:p>
          <w:p w14:paraId="1DF2293C"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396" w:author="Dr Mamadou SANOGO" w:date="2023-10-26T15:55:00Z">
                  <w:rPr>
                    <w:rFonts w:asciiTheme="minorHAnsi" w:hAnsiTheme="minorHAnsi"/>
                    <w:b/>
                    <w:bCs/>
                    <w:color w:val="000000" w:themeColor="text1"/>
                    <w:sz w:val="18"/>
                    <w:szCs w:val="20"/>
                  </w:rPr>
                </w:rPrChange>
              </w:rPr>
            </w:pPr>
            <w:proofErr w:type="gramStart"/>
            <w:r w:rsidRPr="00561D9D">
              <w:rPr>
                <w:rFonts w:asciiTheme="minorHAnsi" w:hAnsiTheme="minorHAnsi"/>
                <w:b/>
                <w:bCs/>
                <w:sz w:val="18"/>
                <w:szCs w:val="20"/>
                <w:rPrChange w:id="6397" w:author="Dr Mamadou SANOGO" w:date="2023-10-26T15:55:00Z">
                  <w:rPr>
                    <w:rFonts w:asciiTheme="minorHAnsi" w:hAnsiTheme="minorHAnsi"/>
                    <w:b/>
                    <w:bCs/>
                    <w:color w:val="000000" w:themeColor="text1"/>
                    <w:sz w:val="18"/>
                    <w:szCs w:val="20"/>
                  </w:rPr>
                </w:rPrChange>
              </w:rPr>
              <w:t>et</w:t>
            </w:r>
            <w:proofErr w:type="gramEnd"/>
            <w:r w:rsidRPr="00561D9D">
              <w:rPr>
                <w:rFonts w:asciiTheme="minorHAnsi" w:hAnsiTheme="minorHAnsi"/>
                <w:b/>
                <w:bCs/>
                <w:sz w:val="18"/>
                <w:szCs w:val="20"/>
                <w:rPrChange w:id="6398" w:author="Dr Mamadou SANOGO" w:date="2023-10-26T15:55:00Z">
                  <w:rPr>
                    <w:rFonts w:asciiTheme="minorHAnsi" w:hAnsiTheme="minorHAnsi"/>
                    <w:b/>
                    <w:bCs/>
                    <w:color w:val="000000" w:themeColor="text1"/>
                    <w:sz w:val="18"/>
                    <w:szCs w:val="20"/>
                  </w:rPr>
                </w:rPrChange>
              </w:rPr>
              <w:t>/ou</w:t>
            </w:r>
          </w:p>
          <w:p w14:paraId="6E24A8DA"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399" w:author="Dr Mamadou SANOGO" w:date="2023-10-26T15:55:00Z">
                  <w:rPr>
                    <w:rFonts w:asciiTheme="minorHAnsi" w:hAnsiTheme="minorHAnsi"/>
                    <w:b/>
                    <w:bCs/>
                    <w:color w:val="000000" w:themeColor="text1"/>
                    <w:sz w:val="18"/>
                    <w:szCs w:val="20"/>
                  </w:rPr>
                </w:rPrChange>
              </w:rPr>
            </w:pPr>
            <w:proofErr w:type="gramStart"/>
            <w:r w:rsidRPr="00561D9D">
              <w:rPr>
                <w:rFonts w:asciiTheme="minorHAnsi" w:hAnsiTheme="minorHAnsi"/>
                <w:b/>
                <w:bCs/>
                <w:sz w:val="18"/>
                <w:szCs w:val="20"/>
                <w:rPrChange w:id="6400" w:author="Dr Mamadou SANOGO" w:date="2023-10-26T15:55:00Z">
                  <w:rPr>
                    <w:rFonts w:asciiTheme="minorHAnsi" w:hAnsiTheme="minorHAnsi"/>
                    <w:b/>
                    <w:bCs/>
                    <w:color w:val="000000" w:themeColor="text1"/>
                    <w:sz w:val="18"/>
                    <w:szCs w:val="20"/>
                  </w:rPr>
                </w:rPrChange>
              </w:rPr>
              <w:t>connaissances</w:t>
            </w:r>
            <w:proofErr w:type="gramEnd"/>
            <w:r w:rsidRPr="00561D9D">
              <w:rPr>
                <w:rFonts w:asciiTheme="minorHAnsi" w:hAnsiTheme="minorHAnsi"/>
                <w:b/>
                <w:bCs/>
                <w:sz w:val="18"/>
                <w:szCs w:val="20"/>
                <w:rPrChange w:id="6401" w:author="Dr Mamadou SANOGO" w:date="2023-10-26T15:55:00Z">
                  <w:rPr>
                    <w:rFonts w:asciiTheme="minorHAnsi" w:hAnsiTheme="minorHAnsi"/>
                    <w:b/>
                    <w:bCs/>
                    <w:color w:val="000000" w:themeColor="text1"/>
                    <w:sz w:val="18"/>
                    <w:szCs w:val="20"/>
                  </w:rPr>
                </w:rPrChange>
              </w:rPr>
              <w:t xml:space="preserve"> attendues</w:t>
            </w:r>
          </w:p>
        </w:tc>
        <w:tc>
          <w:tcPr>
            <w:tcW w:w="856" w:type="pct"/>
            <w:tcBorders>
              <w:top w:val="single" w:sz="4" w:space="0" w:color="auto"/>
              <w:left w:val="single" w:sz="4" w:space="0" w:color="auto"/>
              <w:bottom w:val="single" w:sz="4" w:space="0" w:color="auto"/>
              <w:right w:val="single" w:sz="4" w:space="0" w:color="auto"/>
            </w:tcBorders>
            <w:vAlign w:val="center"/>
            <w:hideMark/>
          </w:tcPr>
          <w:p w14:paraId="0F6EAD08"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402"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403" w:author="Dr Mamadou SANOGO" w:date="2023-10-26T15:55:00Z">
                  <w:rPr>
                    <w:rFonts w:asciiTheme="minorHAnsi" w:hAnsiTheme="minorHAnsi"/>
                    <w:b/>
                    <w:bCs/>
                    <w:color w:val="000000" w:themeColor="text1"/>
                    <w:sz w:val="18"/>
                    <w:szCs w:val="20"/>
                  </w:rPr>
                </w:rPrChange>
              </w:rPr>
              <w:t>Disciplines concernées</w:t>
            </w:r>
          </w:p>
        </w:tc>
        <w:tc>
          <w:tcPr>
            <w:tcW w:w="360" w:type="pct"/>
            <w:tcBorders>
              <w:top w:val="single" w:sz="4" w:space="0" w:color="auto"/>
              <w:left w:val="single" w:sz="4" w:space="0" w:color="auto"/>
              <w:bottom w:val="single" w:sz="4" w:space="0" w:color="auto"/>
              <w:right w:val="single" w:sz="4" w:space="0" w:color="auto"/>
            </w:tcBorders>
            <w:vAlign w:val="center"/>
            <w:hideMark/>
          </w:tcPr>
          <w:p w14:paraId="23F0CCDF"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404"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405" w:author="Dr Mamadou SANOGO" w:date="2023-10-26T15:55:00Z">
                  <w:rPr>
                    <w:rFonts w:asciiTheme="minorHAnsi" w:hAnsiTheme="minorHAnsi"/>
                    <w:b/>
                    <w:bCs/>
                    <w:color w:val="000000" w:themeColor="text1"/>
                    <w:sz w:val="18"/>
                    <w:szCs w:val="20"/>
                  </w:rPr>
                </w:rPrChange>
              </w:rPr>
              <w:t>Crédits</w:t>
            </w:r>
          </w:p>
          <w:p w14:paraId="67F04CFE"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406" w:author="Dr Mamadou SANOGO" w:date="2023-10-26T15:55:00Z">
                  <w:rPr>
                    <w:rFonts w:asciiTheme="minorHAnsi" w:hAnsiTheme="minorHAnsi"/>
                    <w:b/>
                    <w:bCs/>
                    <w:color w:val="000000" w:themeColor="text1"/>
                    <w:sz w:val="18"/>
                    <w:szCs w:val="20"/>
                  </w:rPr>
                </w:rPrChange>
              </w:rPr>
            </w:pPr>
            <w:proofErr w:type="gramStart"/>
            <w:r w:rsidRPr="00561D9D">
              <w:rPr>
                <w:rFonts w:asciiTheme="minorHAnsi" w:hAnsiTheme="minorHAnsi"/>
                <w:b/>
                <w:bCs/>
                <w:sz w:val="18"/>
                <w:szCs w:val="20"/>
                <w:rPrChange w:id="6407" w:author="Dr Mamadou SANOGO" w:date="2023-10-26T15:55:00Z">
                  <w:rPr>
                    <w:rFonts w:asciiTheme="minorHAnsi" w:hAnsiTheme="minorHAnsi"/>
                    <w:b/>
                    <w:bCs/>
                    <w:color w:val="000000" w:themeColor="text1"/>
                    <w:sz w:val="18"/>
                    <w:szCs w:val="20"/>
                  </w:rPr>
                </w:rPrChange>
              </w:rPr>
              <w:t>par</w:t>
            </w:r>
            <w:proofErr w:type="gramEnd"/>
            <w:r w:rsidRPr="00561D9D">
              <w:rPr>
                <w:rFonts w:asciiTheme="minorHAnsi" w:hAnsiTheme="minorHAnsi"/>
                <w:b/>
                <w:bCs/>
                <w:sz w:val="18"/>
                <w:szCs w:val="20"/>
                <w:rPrChange w:id="6408" w:author="Dr Mamadou SANOGO" w:date="2023-10-26T15:55:00Z">
                  <w:rPr>
                    <w:rFonts w:asciiTheme="minorHAnsi" w:hAnsiTheme="minorHAnsi"/>
                    <w:b/>
                    <w:bCs/>
                    <w:color w:val="000000" w:themeColor="text1"/>
                    <w:sz w:val="18"/>
                    <w:szCs w:val="20"/>
                  </w:rPr>
                </w:rPrChange>
              </w:rPr>
              <w:t xml:space="preserve"> discipline</w:t>
            </w:r>
          </w:p>
        </w:tc>
        <w:tc>
          <w:tcPr>
            <w:tcW w:w="405" w:type="pct"/>
            <w:tcBorders>
              <w:top w:val="single" w:sz="4" w:space="0" w:color="auto"/>
              <w:left w:val="single" w:sz="4" w:space="0" w:color="auto"/>
              <w:bottom w:val="single" w:sz="4" w:space="0" w:color="auto"/>
              <w:right w:val="single" w:sz="4" w:space="0" w:color="auto"/>
            </w:tcBorders>
            <w:vAlign w:val="center"/>
            <w:hideMark/>
          </w:tcPr>
          <w:p w14:paraId="08C69F24"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409"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410" w:author="Dr Mamadou SANOGO" w:date="2023-10-26T15:55:00Z">
                  <w:rPr>
                    <w:rFonts w:asciiTheme="minorHAnsi" w:hAnsiTheme="minorHAnsi"/>
                    <w:b/>
                    <w:bCs/>
                    <w:color w:val="000000" w:themeColor="text1"/>
                    <w:sz w:val="18"/>
                    <w:szCs w:val="20"/>
                  </w:rPr>
                </w:rPrChange>
              </w:rPr>
              <w:t>Durée totale</w:t>
            </w:r>
          </w:p>
          <w:p w14:paraId="46D3ED03"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411" w:author="Dr Mamadou SANOGO" w:date="2023-10-26T15:55:00Z">
                  <w:rPr>
                    <w:rFonts w:asciiTheme="minorHAnsi" w:hAnsiTheme="minorHAnsi"/>
                    <w:b/>
                    <w:bCs/>
                    <w:color w:val="000000" w:themeColor="text1"/>
                    <w:sz w:val="18"/>
                    <w:szCs w:val="20"/>
                  </w:rPr>
                </w:rPrChange>
              </w:rPr>
            </w:pPr>
            <w:proofErr w:type="gramStart"/>
            <w:r w:rsidRPr="00561D9D">
              <w:rPr>
                <w:rFonts w:asciiTheme="minorHAnsi" w:hAnsiTheme="minorHAnsi"/>
                <w:b/>
                <w:bCs/>
                <w:sz w:val="18"/>
                <w:szCs w:val="20"/>
                <w:rPrChange w:id="6412" w:author="Dr Mamadou SANOGO" w:date="2023-10-26T15:55:00Z">
                  <w:rPr>
                    <w:rFonts w:asciiTheme="minorHAnsi" w:hAnsiTheme="minorHAnsi"/>
                    <w:b/>
                    <w:bCs/>
                    <w:color w:val="000000" w:themeColor="text1"/>
                    <w:sz w:val="18"/>
                    <w:szCs w:val="20"/>
                  </w:rPr>
                </w:rPrChange>
              </w:rPr>
              <w:t>par</w:t>
            </w:r>
            <w:proofErr w:type="gramEnd"/>
            <w:r w:rsidRPr="00561D9D">
              <w:rPr>
                <w:rFonts w:asciiTheme="minorHAnsi" w:hAnsiTheme="minorHAnsi"/>
                <w:b/>
                <w:bCs/>
                <w:sz w:val="18"/>
                <w:szCs w:val="20"/>
                <w:rPrChange w:id="6413" w:author="Dr Mamadou SANOGO" w:date="2023-10-26T15:55:00Z">
                  <w:rPr>
                    <w:rFonts w:asciiTheme="minorHAnsi" w:hAnsiTheme="minorHAnsi"/>
                    <w:b/>
                    <w:bCs/>
                    <w:color w:val="000000" w:themeColor="text1"/>
                    <w:sz w:val="18"/>
                    <w:szCs w:val="20"/>
                  </w:rPr>
                </w:rPrChange>
              </w:rPr>
              <w:t xml:space="preserve"> étudiant (en heures) CM/TD/TP</w:t>
            </w:r>
          </w:p>
        </w:tc>
        <w:tc>
          <w:tcPr>
            <w:tcW w:w="856" w:type="pct"/>
            <w:tcBorders>
              <w:top w:val="single" w:sz="4" w:space="0" w:color="auto"/>
              <w:left w:val="single" w:sz="4" w:space="0" w:color="auto"/>
              <w:bottom w:val="single" w:sz="4" w:space="0" w:color="auto"/>
              <w:right w:val="single" w:sz="4" w:space="0" w:color="auto"/>
            </w:tcBorders>
            <w:vAlign w:val="center"/>
            <w:hideMark/>
          </w:tcPr>
          <w:p w14:paraId="4B386A20"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414"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415" w:author="Dr Mamadou SANOGO" w:date="2023-10-26T15:55:00Z">
                  <w:rPr>
                    <w:rFonts w:asciiTheme="minorHAnsi" w:hAnsiTheme="minorHAnsi"/>
                    <w:b/>
                    <w:bCs/>
                    <w:color w:val="000000" w:themeColor="text1"/>
                    <w:sz w:val="18"/>
                    <w:szCs w:val="20"/>
                  </w:rPr>
                </w:rPrChange>
              </w:rPr>
              <w:t>Modalités d’enseignement</w:t>
            </w:r>
          </w:p>
        </w:tc>
        <w:tc>
          <w:tcPr>
            <w:tcW w:w="676" w:type="pct"/>
            <w:tcBorders>
              <w:top w:val="single" w:sz="4" w:space="0" w:color="auto"/>
              <w:left w:val="single" w:sz="4" w:space="0" w:color="auto"/>
              <w:bottom w:val="single" w:sz="4" w:space="0" w:color="auto"/>
              <w:right w:val="single" w:sz="4" w:space="0" w:color="auto"/>
            </w:tcBorders>
            <w:vAlign w:val="center"/>
            <w:hideMark/>
          </w:tcPr>
          <w:p w14:paraId="4E4C25E4"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416"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417" w:author="Dr Mamadou SANOGO" w:date="2023-10-26T15:55:00Z">
                  <w:rPr>
                    <w:rFonts w:asciiTheme="minorHAnsi" w:hAnsiTheme="minorHAnsi"/>
                    <w:b/>
                    <w:bCs/>
                    <w:color w:val="000000" w:themeColor="text1"/>
                    <w:sz w:val="18"/>
                    <w:szCs w:val="20"/>
                  </w:rPr>
                </w:rPrChange>
              </w:rPr>
              <w:t>Modalités d’évaluation</w:t>
            </w:r>
          </w:p>
        </w:tc>
      </w:tr>
      <w:tr w:rsidR="00561D9D" w:rsidRPr="00561D9D" w14:paraId="47C7576E" w14:textId="77777777" w:rsidTr="00F26652">
        <w:trPr>
          <w:cantSplit/>
          <w:trHeight w:val="20"/>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1C4B49B" w14:textId="77777777" w:rsidR="00631BF4" w:rsidRPr="00561D9D" w:rsidRDefault="00631BF4" w:rsidP="00F26652">
            <w:pPr>
              <w:spacing w:line="240" w:lineRule="auto"/>
              <w:rPr>
                <w:rFonts w:asciiTheme="minorHAnsi" w:hAnsiTheme="minorHAnsi"/>
                <w:b/>
                <w:sz w:val="20"/>
                <w:szCs w:val="20"/>
                <w:rPrChange w:id="6418"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419" w:author="Dr Mamadou SANOGO" w:date="2023-10-26T15:55:00Z">
                  <w:rPr>
                    <w:rFonts w:asciiTheme="minorHAnsi" w:hAnsiTheme="minorHAnsi"/>
                    <w:b/>
                    <w:color w:val="000000" w:themeColor="text1"/>
                    <w:sz w:val="20"/>
                    <w:szCs w:val="20"/>
                  </w:rPr>
                </w:rPrChange>
              </w:rPr>
              <w:t xml:space="preserve">MSSI2101 Management des services de santé I </w:t>
            </w:r>
          </w:p>
          <w:p w14:paraId="325164AB" w14:textId="77777777" w:rsidR="00631BF4" w:rsidRPr="00561D9D" w:rsidRDefault="00631BF4" w:rsidP="00F26652">
            <w:pPr>
              <w:spacing w:line="240" w:lineRule="auto"/>
              <w:rPr>
                <w:rFonts w:asciiTheme="minorHAnsi" w:hAnsiTheme="minorHAnsi"/>
                <w:b/>
                <w:sz w:val="20"/>
                <w:szCs w:val="20"/>
                <w:rPrChange w:id="6420" w:author="Dr Mamadou SANOGO" w:date="2023-10-26T15:55:00Z">
                  <w:rPr>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8FBD19" w14:textId="77777777" w:rsidR="00631BF4" w:rsidRPr="00561D9D" w:rsidRDefault="00631BF4" w:rsidP="00F26652">
            <w:pPr>
              <w:spacing w:line="240" w:lineRule="auto"/>
              <w:jc w:val="center"/>
              <w:rPr>
                <w:rFonts w:asciiTheme="minorHAnsi" w:hAnsiTheme="minorHAnsi"/>
                <w:b/>
                <w:sz w:val="20"/>
                <w:szCs w:val="20"/>
                <w:rPrChange w:id="6421"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422" w:author="Dr Mamadou SANOGO" w:date="2023-10-26T15:55:00Z">
                  <w:rPr>
                    <w:rFonts w:asciiTheme="minorHAnsi" w:hAnsiTheme="minorHAnsi"/>
                    <w:b/>
                    <w:color w:val="000000" w:themeColor="text1"/>
                    <w:sz w:val="20"/>
                    <w:szCs w:val="20"/>
                  </w:rPr>
                </w:rPrChange>
              </w:rPr>
              <w:t>6</w:t>
            </w:r>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60566523"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23"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24" w:author="Dr Mamadou SANOGO" w:date="2023-10-26T15:55:00Z">
                  <w:rPr>
                    <w:rFonts w:asciiTheme="minorHAnsi" w:hAnsiTheme="minorHAnsi"/>
                    <w:bCs/>
                    <w:color w:val="000000" w:themeColor="text1"/>
                    <w:sz w:val="20"/>
                    <w:szCs w:val="20"/>
                  </w:rPr>
                </w:rPrChange>
              </w:rPr>
              <w:t xml:space="preserve">Maîtriser le management des services de santé </w:t>
            </w:r>
          </w:p>
          <w:p w14:paraId="6D72CFB2"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25"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896D3A7"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26"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27" w:author="Dr Mamadou SANOGO" w:date="2023-10-26T15:55:00Z">
                  <w:rPr>
                    <w:rFonts w:asciiTheme="minorHAnsi" w:hAnsiTheme="minorHAnsi"/>
                    <w:bCs/>
                    <w:color w:val="000000" w:themeColor="text1"/>
                    <w:sz w:val="20"/>
                    <w:szCs w:val="20"/>
                  </w:rPr>
                </w:rPrChange>
              </w:rPr>
              <w:t>Introduction au management</w:t>
            </w:r>
          </w:p>
        </w:tc>
        <w:tc>
          <w:tcPr>
            <w:tcW w:w="360" w:type="pct"/>
            <w:tcBorders>
              <w:top w:val="single" w:sz="4" w:space="0" w:color="auto"/>
              <w:left w:val="single" w:sz="4" w:space="0" w:color="auto"/>
              <w:bottom w:val="single" w:sz="4" w:space="0" w:color="auto"/>
              <w:right w:val="single" w:sz="4" w:space="0" w:color="auto"/>
            </w:tcBorders>
            <w:vAlign w:val="center"/>
            <w:hideMark/>
          </w:tcPr>
          <w:p w14:paraId="7D428E66"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28"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29" w:author="Dr Mamadou SANOGO" w:date="2023-10-26T15:55:00Z">
                  <w:rPr>
                    <w:rFonts w:asciiTheme="minorHAnsi" w:hAnsiTheme="minorHAnsi"/>
                    <w:bCs/>
                    <w:color w:val="000000" w:themeColor="text1"/>
                    <w:sz w:val="20"/>
                    <w:szCs w:val="20"/>
                  </w:rPr>
                </w:rPrChange>
              </w:rPr>
              <w:t>3</w:t>
            </w:r>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7D5DCBFF"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30"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31" w:author="Dr Mamadou SANOGO" w:date="2023-10-26T15:55:00Z">
                  <w:rPr>
                    <w:rFonts w:asciiTheme="minorHAnsi" w:hAnsiTheme="minorHAnsi"/>
                    <w:bCs/>
                    <w:color w:val="000000" w:themeColor="text1"/>
                    <w:sz w:val="20"/>
                    <w:szCs w:val="20"/>
                  </w:rPr>
                </w:rPrChange>
              </w:rPr>
              <w:t>80/40/00</w:t>
            </w: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1267FA0A"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432" w:author="Dr Mamadou SANOGO" w:date="2023-10-26T15:55:00Z">
                  <w:rPr>
                    <w:rFonts w:asciiTheme="minorHAnsi" w:hAnsiTheme="minorHAnsi"/>
                    <w:bCs/>
                    <w:i/>
                    <w:color w:val="000000" w:themeColor="text1"/>
                    <w:sz w:val="20"/>
                    <w:szCs w:val="20"/>
                  </w:rPr>
                </w:rPrChange>
              </w:rPr>
              <w:t>Cours magistral, travaux dirigés, études de cas, exposés participatifs, mise en situation réelle de travail</w:t>
            </w:r>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39F0039C"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433" w:author="Dr Mamadou SANOGO" w:date="2023-10-26T15:55:00Z">
                  <w:rPr>
                    <w:rFonts w:asciiTheme="minorHAnsi" w:hAnsiTheme="minorHAnsi"/>
                    <w:bCs/>
                    <w:i/>
                    <w:color w:val="000000" w:themeColor="text1"/>
                    <w:sz w:val="20"/>
                    <w:szCs w:val="20"/>
                  </w:rPr>
                </w:rPrChange>
              </w:rPr>
              <w:t>Contrôle continu écrit ou oral, cas pratiques, Mise en situation réelle de travail</w:t>
            </w:r>
          </w:p>
        </w:tc>
      </w:tr>
      <w:tr w:rsidR="00561D9D" w:rsidRPr="00561D9D" w14:paraId="718C0332" w14:textId="77777777" w:rsidTr="00F26652">
        <w:trPr>
          <w:cantSplit/>
          <w:trHeight w:val="20"/>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4571F60C" w14:textId="77777777" w:rsidR="00631BF4" w:rsidRPr="00561D9D" w:rsidRDefault="00631BF4" w:rsidP="00F26652">
            <w:pPr>
              <w:spacing w:line="240" w:lineRule="auto"/>
              <w:rPr>
                <w:rFonts w:asciiTheme="minorHAnsi" w:hAnsiTheme="minorHAnsi"/>
                <w:b/>
                <w:sz w:val="20"/>
                <w:szCs w:val="20"/>
                <w:rPrChange w:id="6434" w:author="Dr Mamadou SANOGO" w:date="2023-10-26T15:55:00Z">
                  <w:rPr>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3FF8F118" w14:textId="77777777" w:rsidR="00631BF4" w:rsidRPr="00561D9D" w:rsidRDefault="00631BF4" w:rsidP="00F26652">
            <w:pPr>
              <w:spacing w:line="240" w:lineRule="auto"/>
              <w:jc w:val="center"/>
              <w:rPr>
                <w:rFonts w:asciiTheme="minorHAnsi" w:hAnsiTheme="minorHAnsi"/>
                <w:b/>
                <w:sz w:val="20"/>
                <w:szCs w:val="20"/>
                <w:rPrChange w:id="6435" w:author="Dr Mamadou SANOGO" w:date="2023-10-26T15:55:00Z">
                  <w:rPr>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C45EB2D"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36"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315C05CD"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37"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38" w:author="Dr Mamadou SANOGO" w:date="2023-10-26T15:55:00Z">
                  <w:rPr>
                    <w:rFonts w:asciiTheme="minorHAnsi" w:hAnsiTheme="minorHAnsi"/>
                    <w:bCs/>
                    <w:color w:val="000000" w:themeColor="text1"/>
                    <w:sz w:val="20"/>
                    <w:szCs w:val="20"/>
                  </w:rPr>
                </w:rPrChange>
              </w:rPr>
              <w:t>Management de la qualité des soins</w:t>
            </w:r>
          </w:p>
        </w:tc>
        <w:tc>
          <w:tcPr>
            <w:tcW w:w="360" w:type="pct"/>
            <w:tcBorders>
              <w:top w:val="single" w:sz="4" w:space="0" w:color="auto"/>
              <w:left w:val="single" w:sz="4" w:space="0" w:color="auto"/>
              <w:bottom w:val="single" w:sz="4" w:space="0" w:color="auto"/>
              <w:right w:val="single" w:sz="4" w:space="0" w:color="auto"/>
            </w:tcBorders>
            <w:vAlign w:val="center"/>
          </w:tcPr>
          <w:p w14:paraId="325744E4"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39"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40" w:author="Dr Mamadou SANOGO" w:date="2023-10-26T15:55:00Z">
                  <w:rPr>
                    <w:rFonts w:asciiTheme="minorHAnsi" w:hAnsiTheme="minorHAnsi"/>
                    <w:bCs/>
                    <w:color w:val="000000" w:themeColor="text1"/>
                    <w:sz w:val="20"/>
                    <w:szCs w:val="20"/>
                  </w:rPr>
                </w:rPrChange>
              </w:rPr>
              <w:t>3</w:t>
            </w:r>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58FABA3D"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41" w:author="Dr Mamadou SANOGO" w:date="2023-10-26T15:55:00Z">
                  <w:rPr>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25C7A714"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442" w:author="Dr Mamadou SANOGO" w:date="2023-10-26T15:55:00Z">
                  <w:rPr>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6179D6"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443" w:author="Dr Mamadou SANOGO" w:date="2023-10-26T15:55:00Z">
                  <w:rPr>
                    <w:rFonts w:asciiTheme="minorHAnsi" w:hAnsiTheme="minorHAnsi"/>
                    <w:bCs/>
                    <w:i/>
                    <w:color w:val="000000" w:themeColor="text1"/>
                    <w:sz w:val="20"/>
                    <w:szCs w:val="20"/>
                  </w:rPr>
                </w:rPrChange>
              </w:rPr>
            </w:pPr>
          </w:p>
        </w:tc>
      </w:tr>
      <w:tr w:rsidR="00561D9D" w:rsidRPr="00561D9D" w14:paraId="74D96DF1" w14:textId="77777777" w:rsidTr="00F26652">
        <w:trPr>
          <w:cantSplit/>
          <w:trHeight w:val="20"/>
        </w:trPr>
        <w:tc>
          <w:tcPr>
            <w:tcW w:w="766" w:type="pct"/>
            <w:tcBorders>
              <w:top w:val="single" w:sz="4" w:space="0" w:color="auto"/>
              <w:left w:val="single" w:sz="4" w:space="0" w:color="auto"/>
              <w:bottom w:val="single" w:sz="4" w:space="0" w:color="auto"/>
              <w:right w:val="single" w:sz="4" w:space="0" w:color="auto"/>
            </w:tcBorders>
            <w:vAlign w:val="center"/>
            <w:hideMark/>
          </w:tcPr>
          <w:p w14:paraId="23638A21" w14:textId="77777777" w:rsidR="00631BF4" w:rsidRPr="00561D9D" w:rsidRDefault="00631BF4" w:rsidP="00F26652">
            <w:pPr>
              <w:spacing w:line="240" w:lineRule="auto"/>
              <w:rPr>
                <w:rFonts w:asciiTheme="minorHAnsi" w:hAnsiTheme="minorHAnsi"/>
                <w:b/>
                <w:sz w:val="20"/>
                <w:szCs w:val="20"/>
                <w:rPrChange w:id="6444" w:author="Dr Mamadou SANOGO" w:date="2023-10-26T15:55:00Z">
                  <w:rPr>
                    <w:rFonts w:asciiTheme="minorHAnsi" w:hAnsiTheme="minorHAnsi"/>
                    <w:b/>
                    <w:color w:val="000000" w:themeColor="text1"/>
                    <w:sz w:val="20"/>
                    <w:szCs w:val="20"/>
                  </w:rPr>
                </w:rPrChange>
              </w:rPr>
            </w:pPr>
            <w:r w:rsidRPr="00561D9D">
              <w:rPr>
                <w:rFonts w:asciiTheme="minorHAnsi" w:hAnsiTheme="minorHAnsi"/>
                <w:b/>
                <w:bCs/>
                <w:sz w:val="20"/>
                <w:szCs w:val="20"/>
              </w:rPr>
              <w:t xml:space="preserve">MSSII2102 </w:t>
            </w:r>
            <w:r w:rsidRPr="00561D9D">
              <w:rPr>
                <w:rFonts w:asciiTheme="minorHAnsi" w:hAnsiTheme="minorHAnsi"/>
                <w:b/>
                <w:sz w:val="20"/>
                <w:szCs w:val="20"/>
                <w:rPrChange w:id="6445" w:author="Dr Mamadou SANOGO" w:date="2023-10-26T15:55:00Z">
                  <w:rPr>
                    <w:rFonts w:asciiTheme="minorHAnsi" w:hAnsiTheme="minorHAnsi"/>
                    <w:b/>
                    <w:color w:val="000000" w:themeColor="text1"/>
                    <w:sz w:val="20"/>
                    <w:szCs w:val="20"/>
                  </w:rPr>
                </w:rPrChange>
              </w:rPr>
              <w:t>Management des services de santé II</w:t>
            </w:r>
          </w:p>
          <w:p w14:paraId="3CB6DC4B" w14:textId="77777777" w:rsidR="00631BF4" w:rsidRPr="00561D9D" w:rsidRDefault="00631BF4" w:rsidP="00F26652">
            <w:pPr>
              <w:spacing w:line="240" w:lineRule="auto"/>
              <w:rPr>
                <w:rFonts w:asciiTheme="minorHAnsi" w:hAnsiTheme="minorHAnsi"/>
                <w:b/>
                <w:sz w:val="20"/>
                <w:szCs w:val="20"/>
                <w:rPrChange w:id="6446" w:author="Dr Mamadou SANOGO" w:date="2023-10-26T15:55:00Z">
                  <w:rPr>
                    <w:rFonts w:asciiTheme="minorHAnsi" w:hAnsiTheme="minorHAnsi"/>
                    <w:b/>
                    <w:color w:val="000000" w:themeColor="text1"/>
                    <w:sz w:val="20"/>
                    <w:szCs w:val="20"/>
                  </w:rPr>
                </w:rPrChange>
              </w:rPr>
            </w:pPr>
          </w:p>
        </w:tc>
        <w:tc>
          <w:tcPr>
            <w:tcW w:w="225" w:type="pct"/>
            <w:tcBorders>
              <w:top w:val="single" w:sz="4" w:space="0" w:color="auto"/>
              <w:left w:val="single" w:sz="4" w:space="0" w:color="auto"/>
              <w:bottom w:val="single" w:sz="4" w:space="0" w:color="auto"/>
              <w:right w:val="single" w:sz="4" w:space="0" w:color="auto"/>
            </w:tcBorders>
            <w:vAlign w:val="center"/>
            <w:hideMark/>
          </w:tcPr>
          <w:p w14:paraId="4E2E0DF3" w14:textId="77777777" w:rsidR="00631BF4" w:rsidRPr="00561D9D" w:rsidRDefault="00631BF4" w:rsidP="00F26652">
            <w:pPr>
              <w:spacing w:line="240" w:lineRule="auto"/>
              <w:jc w:val="center"/>
              <w:rPr>
                <w:rFonts w:asciiTheme="minorHAnsi" w:hAnsiTheme="minorHAnsi"/>
                <w:b/>
                <w:sz w:val="20"/>
                <w:szCs w:val="20"/>
                <w:rPrChange w:id="6447"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448" w:author="Dr Mamadou SANOGO" w:date="2023-10-26T15:55:00Z">
                  <w:rPr>
                    <w:rFonts w:asciiTheme="minorHAnsi" w:hAnsiTheme="minorHAnsi"/>
                    <w:b/>
                    <w:color w:val="000000" w:themeColor="text1"/>
                    <w:sz w:val="20"/>
                    <w:szCs w:val="20"/>
                  </w:rPr>
                </w:rPrChange>
              </w:rPr>
              <w:t>6</w:t>
            </w:r>
          </w:p>
        </w:tc>
        <w:tc>
          <w:tcPr>
            <w:tcW w:w="856" w:type="pct"/>
            <w:tcBorders>
              <w:top w:val="single" w:sz="4" w:space="0" w:color="auto"/>
              <w:left w:val="single" w:sz="4" w:space="0" w:color="auto"/>
              <w:bottom w:val="single" w:sz="4" w:space="0" w:color="auto"/>
              <w:right w:val="single" w:sz="4" w:space="0" w:color="auto"/>
            </w:tcBorders>
            <w:vAlign w:val="center"/>
          </w:tcPr>
          <w:p w14:paraId="57DA01E9"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49"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50" w:author="Dr Mamadou SANOGO" w:date="2023-10-26T15:55:00Z">
                  <w:rPr>
                    <w:rFonts w:asciiTheme="minorHAnsi" w:hAnsiTheme="minorHAnsi"/>
                    <w:bCs/>
                    <w:color w:val="000000" w:themeColor="text1"/>
                    <w:sz w:val="20"/>
                    <w:szCs w:val="20"/>
                  </w:rPr>
                </w:rPrChange>
              </w:rPr>
              <w:t xml:space="preserve">Maîtriser le management des services de santé </w:t>
            </w:r>
          </w:p>
          <w:p w14:paraId="6188314B"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51"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40D7E86E"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52"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53" w:author="Dr Mamadou SANOGO" w:date="2023-10-26T15:55:00Z">
                  <w:rPr>
                    <w:rFonts w:asciiTheme="minorHAnsi" w:hAnsiTheme="minorHAnsi"/>
                    <w:bCs/>
                    <w:color w:val="000000" w:themeColor="text1"/>
                    <w:sz w:val="20"/>
                    <w:szCs w:val="20"/>
                  </w:rPr>
                </w:rPrChange>
              </w:rPr>
              <w:t>Système National de Santé</w:t>
            </w:r>
          </w:p>
        </w:tc>
        <w:tc>
          <w:tcPr>
            <w:tcW w:w="360" w:type="pct"/>
            <w:tcBorders>
              <w:top w:val="single" w:sz="4" w:space="0" w:color="auto"/>
              <w:left w:val="single" w:sz="4" w:space="0" w:color="auto"/>
              <w:bottom w:val="single" w:sz="4" w:space="0" w:color="auto"/>
              <w:right w:val="single" w:sz="4" w:space="0" w:color="auto"/>
            </w:tcBorders>
            <w:vAlign w:val="center"/>
            <w:hideMark/>
          </w:tcPr>
          <w:p w14:paraId="35FCAA2A"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54"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55" w:author="Dr Mamadou SANOGO" w:date="2023-10-26T15:55:00Z">
                  <w:rPr>
                    <w:rFonts w:asciiTheme="minorHAnsi" w:hAnsiTheme="minorHAnsi"/>
                    <w:bCs/>
                    <w:color w:val="000000" w:themeColor="text1"/>
                    <w:sz w:val="20"/>
                    <w:szCs w:val="20"/>
                  </w:rPr>
                </w:rPrChange>
              </w:rPr>
              <w:t>6</w:t>
            </w:r>
          </w:p>
        </w:tc>
        <w:tc>
          <w:tcPr>
            <w:tcW w:w="405" w:type="pct"/>
            <w:tcBorders>
              <w:top w:val="single" w:sz="4" w:space="0" w:color="auto"/>
              <w:left w:val="single" w:sz="4" w:space="0" w:color="auto"/>
              <w:bottom w:val="single" w:sz="4" w:space="0" w:color="auto"/>
              <w:right w:val="single" w:sz="4" w:space="0" w:color="auto"/>
            </w:tcBorders>
            <w:vAlign w:val="center"/>
            <w:hideMark/>
          </w:tcPr>
          <w:p w14:paraId="3918DDCE"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56"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57" w:author="Dr Mamadou SANOGO" w:date="2023-10-26T15:55:00Z">
                  <w:rPr>
                    <w:rFonts w:asciiTheme="minorHAnsi" w:hAnsiTheme="minorHAnsi"/>
                    <w:bCs/>
                    <w:color w:val="000000" w:themeColor="text1"/>
                    <w:sz w:val="20"/>
                    <w:szCs w:val="20"/>
                  </w:rPr>
                </w:rPrChange>
              </w:rPr>
              <w:t>60/60/00</w:t>
            </w:r>
          </w:p>
        </w:tc>
        <w:tc>
          <w:tcPr>
            <w:tcW w:w="856" w:type="pct"/>
            <w:tcBorders>
              <w:top w:val="single" w:sz="4" w:space="0" w:color="auto"/>
              <w:left w:val="single" w:sz="4" w:space="0" w:color="auto"/>
              <w:bottom w:val="single" w:sz="4" w:space="0" w:color="auto"/>
              <w:right w:val="single" w:sz="4" w:space="0" w:color="auto"/>
            </w:tcBorders>
            <w:vAlign w:val="center"/>
            <w:hideMark/>
          </w:tcPr>
          <w:p w14:paraId="0A020BCB"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458" w:author="Dr Mamadou SANOGO" w:date="2023-10-26T15:55:00Z">
                  <w:rPr>
                    <w:rFonts w:asciiTheme="minorHAnsi" w:hAnsiTheme="minorHAnsi"/>
                    <w:bCs/>
                    <w:i/>
                    <w:color w:val="000000" w:themeColor="text1"/>
                    <w:sz w:val="20"/>
                    <w:szCs w:val="20"/>
                  </w:rPr>
                </w:rPrChange>
              </w:rPr>
              <w:t>Cours magistral, travaux dirigés, études de cas, exposés participatifs, mise en situation réelle de travail</w:t>
            </w:r>
          </w:p>
        </w:tc>
        <w:tc>
          <w:tcPr>
            <w:tcW w:w="676" w:type="pct"/>
            <w:tcBorders>
              <w:top w:val="single" w:sz="4" w:space="0" w:color="auto"/>
              <w:left w:val="single" w:sz="4" w:space="0" w:color="auto"/>
              <w:bottom w:val="single" w:sz="4" w:space="0" w:color="auto"/>
              <w:right w:val="single" w:sz="4" w:space="0" w:color="auto"/>
            </w:tcBorders>
            <w:vAlign w:val="center"/>
            <w:hideMark/>
          </w:tcPr>
          <w:p w14:paraId="0B8B2A10"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459" w:author="Dr Mamadou SANOGO" w:date="2023-10-26T15:55:00Z">
                  <w:rPr>
                    <w:rFonts w:asciiTheme="minorHAnsi" w:hAnsiTheme="minorHAnsi"/>
                    <w:bCs/>
                    <w:i/>
                    <w:color w:val="000000" w:themeColor="text1"/>
                    <w:sz w:val="20"/>
                    <w:szCs w:val="20"/>
                  </w:rPr>
                </w:rPrChange>
              </w:rPr>
              <w:t>Contrôle continu écrit ou oral, cas pratiques, Mise en situation réelle de travail</w:t>
            </w:r>
          </w:p>
        </w:tc>
      </w:tr>
      <w:tr w:rsidR="00561D9D" w:rsidRPr="00561D9D" w14:paraId="71FBC2B7" w14:textId="77777777" w:rsidTr="00F26652">
        <w:trPr>
          <w:cantSplit/>
          <w:trHeight w:val="20"/>
        </w:trPr>
        <w:tc>
          <w:tcPr>
            <w:tcW w:w="766" w:type="pct"/>
            <w:vMerge w:val="restart"/>
            <w:tcBorders>
              <w:top w:val="single" w:sz="4" w:space="0" w:color="auto"/>
              <w:left w:val="single" w:sz="4" w:space="0" w:color="auto"/>
              <w:right w:val="single" w:sz="4" w:space="0" w:color="auto"/>
            </w:tcBorders>
            <w:vAlign w:val="center"/>
            <w:hideMark/>
          </w:tcPr>
          <w:p w14:paraId="545BB75A" w14:textId="77777777" w:rsidR="00631BF4" w:rsidRPr="00561D9D" w:rsidRDefault="00631BF4" w:rsidP="00F26652">
            <w:pPr>
              <w:spacing w:line="240" w:lineRule="auto"/>
              <w:rPr>
                <w:rFonts w:asciiTheme="minorHAnsi" w:hAnsiTheme="minorHAnsi"/>
                <w:b/>
                <w:sz w:val="20"/>
                <w:szCs w:val="20"/>
                <w:rPrChange w:id="6460" w:author="Dr Mamadou SANOGO" w:date="2023-10-26T15:55:00Z">
                  <w:rPr>
                    <w:rFonts w:asciiTheme="minorHAnsi" w:hAnsiTheme="minorHAnsi"/>
                    <w:b/>
                    <w:color w:val="000000" w:themeColor="text1"/>
                    <w:sz w:val="20"/>
                    <w:szCs w:val="20"/>
                  </w:rPr>
                </w:rPrChange>
              </w:rPr>
            </w:pPr>
            <w:r w:rsidRPr="00561D9D">
              <w:rPr>
                <w:rFonts w:asciiTheme="minorHAnsi" w:hAnsiTheme="minorHAnsi"/>
                <w:b/>
                <w:bCs/>
                <w:sz w:val="20"/>
                <w:szCs w:val="20"/>
              </w:rPr>
              <w:t xml:space="preserve">PPS2103 </w:t>
            </w:r>
            <w:r w:rsidRPr="00561D9D">
              <w:rPr>
                <w:rFonts w:asciiTheme="minorHAnsi" w:hAnsiTheme="minorHAnsi"/>
                <w:b/>
                <w:sz w:val="20"/>
                <w:szCs w:val="20"/>
                <w:rPrChange w:id="6461" w:author="Dr Mamadou SANOGO" w:date="2023-10-26T15:55:00Z">
                  <w:rPr>
                    <w:rFonts w:asciiTheme="minorHAnsi" w:hAnsiTheme="minorHAnsi"/>
                    <w:b/>
                    <w:color w:val="000000" w:themeColor="text1"/>
                    <w:sz w:val="20"/>
                    <w:szCs w:val="20"/>
                  </w:rPr>
                </w:rPrChange>
              </w:rPr>
              <w:t xml:space="preserve">Programmes et Projets de Santé </w:t>
            </w:r>
          </w:p>
          <w:p w14:paraId="5D95DAD3" w14:textId="77777777" w:rsidR="00631BF4" w:rsidRPr="00561D9D" w:rsidRDefault="00631BF4" w:rsidP="00F26652">
            <w:pPr>
              <w:spacing w:line="240" w:lineRule="auto"/>
              <w:rPr>
                <w:rFonts w:asciiTheme="minorHAnsi" w:hAnsiTheme="minorHAnsi"/>
                <w:b/>
                <w:sz w:val="20"/>
                <w:szCs w:val="20"/>
                <w:rPrChange w:id="6462" w:author="Dr Mamadou SANOGO" w:date="2023-10-26T15:55:00Z">
                  <w:rPr>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right w:val="single" w:sz="4" w:space="0" w:color="auto"/>
            </w:tcBorders>
            <w:vAlign w:val="center"/>
            <w:hideMark/>
          </w:tcPr>
          <w:p w14:paraId="58F8B667" w14:textId="77777777" w:rsidR="00631BF4" w:rsidRPr="00561D9D" w:rsidRDefault="00631BF4" w:rsidP="00F26652">
            <w:pPr>
              <w:spacing w:line="240" w:lineRule="auto"/>
              <w:jc w:val="center"/>
              <w:rPr>
                <w:rFonts w:asciiTheme="minorHAnsi" w:hAnsiTheme="minorHAnsi"/>
                <w:b/>
                <w:sz w:val="20"/>
                <w:szCs w:val="20"/>
                <w:rPrChange w:id="6463"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464" w:author="Dr Mamadou SANOGO" w:date="2023-10-26T15:55:00Z">
                  <w:rPr>
                    <w:rFonts w:asciiTheme="minorHAnsi" w:hAnsiTheme="minorHAnsi"/>
                    <w:b/>
                    <w:color w:val="000000" w:themeColor="text1"/>
                    <w:sz w:val="20"/>
                    <w:szCs w:val="20"/>
                  </w:rPr>
                </w:rPrChange>
              </w:rPr>
              <w:t>6</w:t>
            </w:r>
          </w:p>
        </w:tc>
        <w:tc>
          <w:tcPr>
            <w:tcW w:w="856" w:type="pct"/>
            <w:vMerge w:val="restart"/>
            <w:tcBorders>
              <w:top w:val="single" w:sz="4" w:space="0" w:color="auto"/>
              <w:left w:val="single" w:sz="4" w:space="0" w:color="auto"/>
              <w:right w:val="single" w:sz="4" w:space="0" w:color="auto"/>
            </w:tcBorders>
            <w:vAlign w:val="center"/>
            <w:hideMark/>
          </w:tcPr>
          <w:p w14:paraId="587A80E2"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65"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66" w:author="Dr Mamadou SANOGO" w:date="2023-10-26T15:55:00Z">
                  <w:rPr>
                    <w:rFonts w:asciiTheme="minorHAnsi" w:hAnsiTheme="minorHAnsi"/>
                    <w:bCs/>
                    <w:color w:val="000000" w:themeColor="text1"/>
                    <w:sz w:val="20"/>
                    <w:szCs w:val="20"/>
                  </w:rPr>
                </w:rPrChange>
              </w:rPr>
              <w:t>Maitriser et assurer la gestion, le suivi et l’évaluation des programmes et projets de santé</w:t>
            </w:r>
          </w:p>
        </w:tc>
        <w:tc>
          <w:tcPr>
            <w:tcW w:w="856" w:type="pct"/>
            <w:tcBorders>
              <w:top w:val="single" w:sz="4" w:space="0" w:color="auto"/>
              <w:left w:val="single" w:sz="4" w:space="0" w:color="auto"/>
              <w:bottom w:val="single" w:sz="4" w:space="0" w:color="auto"/>
              <w:right w:val="single" w:sz="4" w:space="0" w:color="auto"/>
            </w:tcBorders>
            <w:vAlign w:val="center"/>
            <w:hideMark/>
          </w:tcPr>
          <w:p w14:paraId="6EAF346B"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67"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68" w:author="Dr Mamadou SANOGO" w:date="2023-10-26T15:55:00Z">
                  <w:rPr>
                    <w:rFonts w:asciiTheme="minorHAnsi" w:hAnsiTheme="minorHAnsi"/>
                    <w:bCs/>
                    <w:color w:val="000000" w:themeColor="text1"/>
                    <w:sz w:val="20"/>
                    <w:szCs w:val="20"/>
                  </w:rPr>
                </w:rPrChange>
              </w:rPr>
              <w:t>Gestion des Programmes et projets de santé</w:t>
            </w:r>
          </w:p>
        </w:tc>
        <w:tc>
          <w:tcPr>
            <w:tcW w:w="360" w:type="pct"/>
            <w:tcBorders>
              <w:top w:val="single" w:sz="4" w:space="0" w:color="auto"/>
              <w:left w:val="single" w:sz="4" w:space="0" w:color="auto"/>
              <w:bottom w:val="single" w:sz="4" w:space="0" w:color="auto"/>
              <w:right w:val="single" w:sz="4" w:space="0" w:color="auto"/>
            </w:tcBorders>
            <w:vAlign w:val="center"/>
            <w:hideMark/>
          </w:tcPr>
          <w:p w14:paraId="527AD04D"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69"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70" w:author="Dr Mamadou SANOGO" w:date="2023-10-26T15:55:00Z">
                  <w:rPr>
                    <w:rFonts w:asciiTheme="minorHAnsi" w:hAnsiTheme="minorHAnsi"/>
                    <w:bCs/>
                    <w:color w:val="000000" w:themeColor="text1"/>
                    <w:sz w:val="20"/>
                    <w:szCs w:val="20"/>
                  </w:rPr>
                </w:rPrChange>
              </w:rPr>
              <w:t>2</w:t>
            </w:r>
          </w:p>
        </w:tc>
        <w:tc>
          <w:tcPr>
            <w:tcW w:w="405" w:type="pct"/>
            <w:vMerge w:val="restart"/>
            <w:tcBorders>
              <w:top w:val="single" w:sz="4" w:space="0" w:color="auto"/>
              <w:left w:val="single" w:sz="4" w:space="0" w:color="auto"/>
              <w:right w:val="single" w:sz="4" w:space="0" w:color="auto"/>
            </w:tcBorders>
            <w:vAlign w:val="center"/>
            <w:hideMark/>
          </w:tcPr>
          <w:p w14:paraId="4C95F54F"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71"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72" w:author="Dr Mamadou SANOGO" w:date="2023-10-26T15:55:00Z">
                  <w:rPr>
                    <w:rFonts w:asciiTheme="minorHAnsi" w:hAnsiTheme="minorHAnsi"/>
                    <w:bCs/>
                    <w:color w:val="000000" w:themeColor="text1"/>
                    <w:sz w:val="20"/>
                    <w:szCs w:val="20"/>
                  </w:rPr>
                </w:rPrChange>
              </w:rPr>
              <w:t>70/40/10</w:t>
            </w:r>
          </w:p>
        </w:tc>
        <w:tc>
          <w:tcPr>
            <w:tcW w:w="856" w:type="pct"/>
            <w:vMerge w:val="restart"/>
            <w:tcBorders>
              <w:top w:val="single" w:sz="4" w:space="0" w:color="auto"/>
              <w:left w:val="single" w:sz="4" w:space="0" w:color="auto"/>
              <w:right w:val="single" w:sz="4" w:space="0" w:color="auto"/>
            </w:tcBorders>
            <w:vAlign w:val="center"/>
            <w:hideMark/>
          </w:tcPr>
          <w:p w14:paraId="2FF0C1A6"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473" w:author="Dr Mamadou SANOGO" w:date="2023-10-26T15:55:00Z">
                  <w:rPr>
                    <w:rFonts w:asciiTheme="minorHAnsi" w:hAnsiTheme="minorHAnsi"/>
                    <w:bCs/>
                    <w:i/>
                    <w:color w:val="000000" w:themeColor="text1"/>
                    <w:sz w:val="20"/>
                    <w:szCs w:val="20"/>
                  </w:rPr>
                </w:rPrChange>
              </w:rPr>
              <w:t>Cours magistral, travaux dirigés, travaux pratiques, études de cas, exposés participatifs, mise en situation réelle de travail</w:t>
            </w:r>
          </w:p>
        </w:tc>
        <w:tc>
          <w:tcPr>
            <w:tcW w:w="676" w:type="pct"/>
            <w:vMerge w:val="restart"/>
            <w:tcBorders>
              <w:top w:val="single" w:sz="4" w:space="0" w:color="auto"/>
              <w:left w:val="single" w:sz="4" w:space="0" w:color="auto"/>
              <w:right w:val="single" w:sz="4" w:space="0" w:color="auto"/>
            </w:tcBorders>
            <w:vAlign w:val="center"/>
            <w:hideMark/>
          </w:tcPr>
          <w:p w14:paraId="4241D100"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474" w:author="Dr Mamadou SANOGO" w:date="2023-10-26T15:55:00Z">
                  <w:rPr>
                    <w:rFonts w:asciiTheme="minorHAnsi" w:hAnsiTheme="minorHAnsi"/>
                    <w:bCs/>
                    <w:i/>
                    <w:color w:val="000000" w:themeColor="text1"/>
                    <w:sz w:val="20"/>
                    <w:szCs w:val="20"/>
                  </w:rPr>
                </w:rPrChange>
              </w:rPr>
              <w:t>Contrôle continu écrit ou oral, cas pratiques, Mise en situation réelle de travail</w:t>
            </w:r>
          </w:p>
        </w:tc>
      </w:tr>
      <w:tr w:rsidR="00561D9D" w:rsidRPr="00561D9D" w14:paraId="64B83C52" w14:textId="77777777" w:rsidTr="00F26652">
        <w:trPr>
          <w:cantSplit/>
          <w:trHeight w:val="20"/>
        </w:trPr>
        <w:tc>
          <w:tcPr>
            <w:tcW w:w="766" w:type="pct"/>
            <w:vMerge/>
            <w:tcBorders>
              <w:left w:val="single" w:sz="4" w:space="0" w:color="auto"/>
              <w:right w:val="single" w:sz="4" w:space="0" w:color="auto"/>
            </w:tcBorders>
            <w:vAlign w:val="center"/>
          </w:tcPr>
          <w:p w14:paraId="6269DEE3" w14:textId="77777777" w:rsidR="00631BF4" w:rsidRPr="00561D9D" w:rsidRDefault="00631BF4" w:rsidP="00F26652">
            <w:pPr>
              <w:spacing w:line="240" w:lineRule="auto"/>
              <w:rPr>
                <w:rFonts w:asciiTheme="minorHAnsi" w:hAnsiTheme="minorHAnsi"/>
                <w:b/>
                <w:sz w:val="20"/>
                <w:szCs w:val="20"/>
                <w:rPrChange w:id="6475" w:author="Dr Mamadou SANOGO" w:date="2023-10-26T15:55:00Z">
                  <w:rPr>
                    <w:rFonts w:asciiTheme="minorHAnsi" w:hAnsiTheme="minorHAnsi"/>
                    <w:b/>
                    <w:color w:val="000000" w:themeColor="text1"/>
                    <w:sz w:val="20"/>
                    <w:szCs w:val="20"/>
                  </w:rPr>
                </w:rPrChange>
              </w:rPr>
            </w:pPr>
          </w:p>
        </w:tc>
        <w:tc>
          <w:tcPr>
            <w:tcW w:w="225" w:type="pct"/>
            <w:vMerge/>
            <w:tcBorders>
              <w:left w:val="single" w:sz="4" w:space="0" w:color="auto"/>
              <w:right w:val="single" w:sz="4" w:space="0" w:color="auto"/>
            </w:tcBorders>
            <w:vAlign w:val="center"/>
          </w:tcPr>
          <w:p w14:paraId="1298A6C6" w14:textId="77777777" w:rsidR="00631BF4" w:rsidRPr="00561D9D" w:rsidRDefault="00631BF4" w:rsidP="00F26652">
            <w:pPr>
              <w:spacing w:line="240" w:lineRule="auto"/>
              <w:jc w:val="center"/>
              <w:rPr>
                <w:rFonts w:asciiTheme="minorHAnsi" w:hAnsiTheme="minorHAnsi"/>
                <w:b/>
                <w:sz w:val="20"/>
                <w:szCs w:val="20"/>
                <w:rPrChange w:id="6476" w:author="Dr Mamadou SANOGO" w:date="2023-10-26T15:55:00Z">
                  <w:rPr>
                    <w:rFonts w:asciiTheme="minorHAnsi" w:hAnsiTheme="minorHAnsi"/>
                    <w:b/>
                    <w:color w:val="000000" w:themeColor="text1"/>
                    <w:sz w:val="20"/>
                    <w:szCs w:val="20"/>
                  </w:rPr>
                </w:rPrChange>
              </w:rPr>
            </w:pPr>
          </w:p>
        </w:tc>
        <w:tc>
          <w:tcPr>
            <w:tcW w:w="856" w:type="pct"/>
            <w:vMerge/>
            <w:tcBorders>
              <w:left w:val="single" w:sz="4" w:space="0" w:color="auto"/>
              <w:right w:val="single" w:sz="4" w:space="0" w:color="auto"/>
            </w:tcBorders>
            <w:vAlign w:val="center"/>
          </w:tcPr>
          <w:p w14:paraId="0542BA86"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77"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BFA49D2"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78"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79" w:author="Dr Mamadou SANOGO" w:date="2023-10-26T15:55:00Z">
                  <w:rPr>
                    <w:rFonts w:asciiTheme="minorHAnsi" w:hAnsiTheme="minorHAnsi"/>
                    <w:bCs/>
                    <w:color w:val="000000" w:themeColor="text1"/>
                    <w:sz w:val="20"/>
                    <w:szCs w:val="20"/>
                  </w:rPr>
                </w:rPrChange>
              </w:rPr>
              <w:t>Concepts de base en Suivi et Evaluation</w:t>
            </w:r>
          </w:p>
        </w:tc>
        <w:tc>
          <w:tcPr>
            <w:tcW w:w="360" w:type="pct"/>
            <w:tcBorders>
              <w:top w:val="single" w:sz="4" w:space="0" w:color="auto"/>
              <w:left w:val="single" w:sz="4" w:space="0" w:color="auto"/>
              <w:bottom w:val="single" w:sz="4" w:space="0" w:color="auto"/>
              <w:right w:val="single" w:sz="4" w:space="0" w:color="auto"/>
            </w:tcBorders>
            <w:vAlign w:val="center"/>
            <w:hideMark/>
          </w:tcPr>
          <w:p w14:paraId="7BEEDE65"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80"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81" w:author="Dr Mamadou SANOGO" w:date="2023-10-26T15:55:00Z">
                  <w:rPr>
                    <w:rFonts w:asciiTheme="minorHAnsi" w:hAnsiTheme="minorHAnsi"/>
                    <w:bCs/>
                    <w:color w:val="000000" w:themeColor="text1"/>
                    <w:sz w:val="20"/>
                    <w:szCs w:val="20"/>
                  </w:rPr>
                </w:rPrChange>
              </w:rPr>
              <w:t>2</w:t>
            </w:r>
          </w:p>
        </w:tc>
        <w:tc>
          <w:tcPr>
            <w:tcW w:w="405" w:type="pct"/>
            <w:vMerge/>
            <w:tcBorders>
              <w:left w:val="single" w:sz="4" w:space="0" w:color="auto"/>
              <w:right w:val="single" w:sz="4" w:space="0" w:color="auto"/>
            </w:tcBorders>
            <w:vAlign w:val="center"/>
          </w:tcPr>
          <w:p w14:paraId="15D6B21E"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82" w:author="Dr Mamadou SANOGO" w:date="2023-10-26T15:55:00Z">
                  <w:rPr>
                    <w:rFonts w:asciiTheme="minorHAnsi" w:hAnsiTheme="minorHAnsi"/>
                    <w:bCs/>
                    <w:color w:val="000000" w:themeColor="text1"/>
                    <w:sz w:val="20"/>
                    <w:szCs w:val="20"/>
                  </w:rPr>
                </w:rPrChange>
              </w:rPr>
            </w:pPr>
          </w:p>
        </w:tc>
        <w:tc>
          <w:tcPr>
            <w:tcW w:w="856" w:type="pct"/>
            <w:vMerge/>
            <w:tcBorders>
              <w:left w:val="single" w:sz="4" w:space="0" w:color="auto"/>
              <w:right w:val="single" w:sz="4" w:space="0" w:color="auto"/>
            </w:tcBorders>
            <w:vAlign w:val="center"/>
            <w:hideMark/>
          </w:tcPr>
          <w:p w14:paraId="687BF240"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483" w:author="Dr Mamadou SANOGO" w:date="2023-10-26T15:55:00Z">
                  <w:rPr>
                    <w:rFonts w:asciiTheme="minorHAnsi" w:hAnsiTheme="minorHAnsi"/>
                    <w:bCs/>
                    <w:i/>
                    <w:color w:val="000000" w:themeColor="text1"/>
                    <w:sz w:val="20"/>
                    <w:szCs w:val="20"/>
                  </w:rPr>
                </w:rPrChange>
              </w:rPr>
            </w:pPr>
          </w:p>
        </w:tc>
        <w:tc>
          <w:tcPr>
            <w:tcW w:w="676" w:type="pct"/>
            <w:vMerge/>
            <w:tcBorders>
              <w:left w:val="single" w:sz="4" w:space="0" w:color="auto"/>
              <w:right w:val="single" w:sz="4" w:space="0" w:color="auto"/>
            </w:tcBorders>
            <w:vAlign w:val="center"/>
            <w:hideMark/>
          </w:tcPr>
          <w:p w14:paraId="76097AC8"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484" w:author="Dr Mamadou SANOGO" w:date="2023-10-26T15:55:00Z">
                  <w:rPr>
                    <w:rFonts w:asciiTheme="minorHAnsi" w:hAnsiTheme="minorHAnsi"/>
                    <w:bCs/>
                    <w:i/>
                    <w:color w:val="000000" w:themeColor="text1"/>
                    <w:sz w:val="20"/>
                    <w:szCs w:val="20"/>
                  </w:rPr>
                </w:rPrChange>
              </w:rPr>
            </w:pPr>
          </w:p>
        </w:tc>
      </w:tr>
      <w:tr w:rsidR="00561D9D" w:rsidRPr="00561D9D" w14:paraId="0CD0538A" w14:textId="77777777" w:rsidTr="00F26652">
        <w:trPr>
          <w:cantSplit/>
          <w:trHeight w:val="20"/>
        </w:trPr>
        <w:tc>
          <w:tcPr>
            <w:tcW w:w="766" w:type="pct"/>
            <w:vMerge/>
            <w:tcBorders>
              <w:left w:val="single" w:sz="4" w:space="0" w:color="auto"/>
              <w:bottom w:val="single" w:sz="4" w:space="0" w:color="auto"/>
              <w:right w:val="single" w:sz="4" w:space="0" w:color="auto"/>
            </w:tcBorders>
            <w:vAlign w:val="center"/>
            <w:hideMark/>
          </w:tcPr>
          <w:p w14:paraId="0AEF04C3" w14:textId="77777777" w:rsidR="00631BF4" w:rsidRPr="00561D9D" w:rsidRDefault="00631BF4" w:rsidP="00F26652">
            <w:pPr>
              <w:spacing w:line="240" w:lineRule="auto"/>
              <w:rPr>
                <w:rFonts w:asciiTheme="minorHAnsi" w:hAnsiTheme="minorHAnsi"/>
                <w:b/>
                <w:sz w:val="20"/>
                <w:szCs w:val="20"/>
                <w:rPrChange w:id="6485" w:author="Dr Mamadou SANOGO" w:date="2023-10-26T15:55:00Z">
                  <w:rPr>
                    <w:rFonts w:asciiTheme="minorHAnsi" w:hAnsiTheme="minorHAnsi"/>
                    <w:b/>
                    <w:color w:val="000000" w:themeColor="text1"/>
                    <w:sz w:val="20"/>
                    <w:szCs w:val="20"/>
                  </w:rPr>
                </w:rPrChange>
              </w:rPr>
            </w:pPr>
          </w:p>
        </w:tc>
        <w:tc>
          <w:tcPr>
            <w:tcW w:w="225" w:type="pct"/>
            <w:vMerge/>
            <w:tcBorders>
              <w:left w:val="single" w:sz="4" w:space="0" w:color="auto"/>
              <w:bottom w:val="single" w:sz="4" w:space="0" w:color="auto"/>
              <w:right w:val="single" w:sz="4" w:space="0" w:color="auto"/>
            </w:tcBorders>
            <w:vAlign w:val="center"/>
            <w:hideMark/>
          </w:tcPr>
          <w:p w14:paraId="0E9660B2" w14:textId="77777777" w:rsidR="00631BF4" w:rsidRPr="00561D9D" w:rsidRDefault="00631BF4" w:rsidP="00F26652">
            <w:pPr>
              <w:spacing w:line="240" w:lineRule="auto"/>
              <w:jc w:val="center"/>
              <w:rPr>
                <w:rFonts w:asciiTheme="minorHAnsi" w:hAnsiTheme="minorHAnsi"/>
                <w:b/>
                <w:sz w:val="20"/>
                <w:szCs w:val="20"/>
                <w:rPrChange w:id="6486" w:author="Dr Mamadou SANOGO" w:date="2023-10-26T15:55:00Z">
                  <w:rPr>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A083474"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87"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7D10AEC"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488"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89" w:author="Dr Mamadou SANOGO" w:date="2023-10-26T15:55:00Z">
                  <w:rPr>
                    <w:rFonts w:asciiTheme="minorHAnsi" w:hAnsiTheme="minorHAnsi"/>
                    <w:bCs/>
                    <w:color w:val="000000" w:themeColor="text1"/>
                    <w:sz w:val="20"/>
                    <w:szCs w:val="20"/>
                  </w:rPr>
                </w:rPrChange>
              </w:rPr>
              <w:t>Cadres et outils de Suivi Evaluation</w:t>
            </w:r>
          </w:p>
        </w:tc>
        <w:tc>
          <w:tcPr>
            <w:tcW w:w="360" w:type="pct"/>
            <w:tcBorders>
              <w:top w:val="single" w:sz="4" w:space="0" w:color="auto"/>
              <w:left w:val="single" w:sz="4" w:space="0" w:color="auto"/>
              <w:bottom w:val="single" w:sz="4" w:space="0" w:color="auto"/>
              <w:right w:val="single" w:sz="4" w:space="0" w:color="auto"/>
            </w:tcBorders>
            <w:vAlign w:val="center"/>
            <w:hideMark/>
          </w:tcPr>
          <w:p w14:paraId="599CF632"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90"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491" w:author="Dr Mamadou SANOGO" w:date="2023-10-26T15:55:00Z">
                  <w:rPr>
                    <w:rFonts w:asciiTheme="minorHAnsi" w:hAnsiTheme="minorHAnsi"/>
                    <w:bCs/>
                    <w:color w:val="000000" w:themeColor="text1"/>
                    <w:sz w:val="20"/>
                    <w:szCs w:val="20"/>
                  </w:rPr>
                </w:rPrChange>
              </w:rPr>
              <w:t>2</w:t>
            </w:r>
          </w:p>
        </w:tc>
        <w:tc>
          <w:tcPr>
            <w:tcW w:w="405" w:type="pct"/>
            <w:vMerge/>
            <w:tcBorders>
              <w:left w:val="single" w:sz="4" w:space="0" w:color="auto"/>
              <w:bottom w:val="single" w:sz="4" w:space="0" w:color="auto"/>
              <w:right w:val="single" w:sz="4" w:space="0" w:color="auto"/>
            </w:tcBorders>
            <w:vAlign w:val="center"/>
            <w:hideMark/>
          </w:tcPr>
          <w:p w14:paraId="759DBCAB"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492" w:author="Dr Mamadou SANOGO" w:date="2023-10-26T15:55:00Z">
                  <w:rPr>
                    <w:rFonts w:asciiTheme="minorHAnsi" w:hAnsiTheme="minorHAnsi"/>
                    <w:bCs/>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F5BEA87"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493" w:author="Dr Mamadou SANOGO" w:date="2023-10-26T15:55:00Z">
                  <w:rPr>
                    <w:rFonts w:asciiTheme="minorHAnsi" w:hAnsiTheme="minorHAnsi"/>
                    <w:bCs/>
                    <w:i/>
                    <w:color w:val="000000" w:themeColor="text1"/>
                    <w:sz w:val="20"/>
                    <w:szCs w:val="20"/>
                  </w:rPr>
                </w:rPrChange>
              </w:rPr>
            </w:pPr>
          </w:p>
        </w:tc>
        <w:tc>
          <w:tcPr>
            <w:tcW w:w="676" w:type="pct"/>
            <w:vMerge/>
            <w:tcBorders>
              <w:left w:val="single" w:sz="4" w:space="0" w:color="auto"/>
              <w:bottom w:val="single" w:sz="4" w:space="0" w:color="auto"/>
              <w:right w:val="single" w:sz="4" w:space="0" w:color="auto"/>
            </w:tcBorders>
            <w:vAlign w:val="center"/>
            <w:hideMark/>
          </w:tcPr>
          <w:p w14:paraId="44410101"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494" w:author="Dr Mamadou SANOGO" w:date="2023-10-26T15:55:00Z">
                  <w:rPr>
                    <w:rFonts w:asciiTheme="minorHAnsi" w:hAnsiTheme="minorHAnsi"/>
                    <w:bCs/>
                    <w:i/>
                    <w:color w:val="000000" w:themeColor="text1"/>
                    <w:sz w:val="20"/>
                    <w:szCs w:val="20"/>
                  </w:rPr>
                </w:rPrChange>
              </w:rPr>
            </w:pPr>
          </w:p>
        </w:tc>
      </w:tr>
      <w:tr w:rsidR="00561D9D" w:rsidRPr="00561D9D" w14:paraId="395E8D30" w14:textId="77777777" w:rsidTr="00F26652">
        <w:trPr>
          <w:cantSplit/>
          <w:trHeight w:val="20"/>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2F21963F" w14:textId="77777777" w:rsidR="00631BF4" w:rsidRPr="00561D9D" w:rsidRDefault="00631BF4" w:rsidP="00F26652">
            <w:pPr>
              <w:spacing w:line="240" w:lineRule="auto"/>
              <w:rPr>
                <w:rFonts w:asciiTheme="minorHAnsi" w:hAnsiTheme="minorHAnsi"/>
                <w:b/>
                <w:sz w:val="20"/>
                <w:szCs w:val="20"/>
                <w:rPrChange w:id="6495" w:author="Dr Mamadou SANOGO" w:date="2023-10-26T15:55:00Z">
                  <w:rPr>
                    <w:rFonts w:asciiTheme="minorHAnsi" w:hAnsiTheme="minorHAnsi"/>
                    <w:b/>
                    <w:color w:val="000000" w:themeColor="text1"/>
                    <w:sz w:val="20"/>
                    <w:szCs w:val="20"/>
                  </w:rPr>
                </w:rPrChange>
              </w:rPr>
            </w:pPr>
            <w:r w:rsidRPr="00561D9D">
              <w:rPr>
                <w:rFonts w:asciiTheme="minorHAnsi" w:hAnsiTheme="minorHAnsi"/>
                <w:b/>
                <w:bCs/>
                <w:sz w:val="20"/>
                <w:szCs w:val="20"/>
              </w:rPr>
              <w:t xml:space="preserve">GDMS2104 </w:t>
            </w:r>
            <w:r w:rsidRPr="00561D9D">
              <w:rPr>
                <w:rFonts w:asciiTheme="minorHAnsi" w:hAnsiTheme="minorHAnsi"/>
                <w:b/>
                <w:sz w:val="20"/>
                <w:szCs w:val="20"/>
                <w:rPrChange w:id="6496" w:author="Dr Mamadou SANOGO" w:date="2023-10-26T15:55:00Z">
                  <w:rPr>
                    <w:rFonts w:asciiTheme="minorHAnsi" w:hAnsiTheme="minorHAnsi"/>
                    <w:b/>
                    <w:color w:val="000000" w:themeColor="text1"/>
                    <w:sz w:val="20"/>
                    <w:szCs w:val="20"/>
                  </w:rPr>
                </w:rPrChange>
              </w:rPr>
              <w:t xml:space="preserve">Genre et droit en matière de santé </w:t>
            </w:r>
          </w:p>
          <w:p w14:paraId="368DC2CF" w14:textId="77777777" w:rsidR="00631BF4" w:rsidRPr="00561D9D" w:rsidRDefault="00631BF4" w:rsidP="00F26652">
            <w:pPr>
              <w:spacing w:line="240" w:lineRule="auto"/>
              <w:rPr>
                <w:rFonts w:asciiTheme="minorHAnsi" w:hAnsiTheme="minorHAnsi"/>
                <w:b/>
                <w:sz w:val="20"/>
                <w:szCs w:val="20"/>
                <w:rPrChange w:id="6497" w:author="Dr Mamadou SANOGO" w:date="2023-10-26T15:55:00Z">
                  <w:rPr>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774375" w14:textId="77777777" w:rsidR="00631BF4" w:rsidRPr="00561D9D" w:rsidRDefault="00631BF4" w:rsidP="00F26652">
            <w:pPr>
              <w:spacing w:line="240" w:lineRule="auto"/>
              <w:jc w:val="center"/>
              <w:rPr>
                <w:rFonts w:asciiTheme="minorHAnsi" w:hAnsiTheme="minorHAnsi"/>
                <w:b/>
                <w:sz w:val="20"/>
                <w:szCs w:val="20"/>
                <w:rPrChange w:id="6498"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499" w:author="Dr Mamadou SANOGO" w:date="2023-10-26T15:55:00Z">
                  <w:rPr>
                    <w:rFonts w:asciiTheme="minorHAnsi" w:hAnsiTheme="minorHAnsi"/>
                    <w:b/>
                    <w:color w:val="000000" w:themeColor="text1"/>
                    <w:sz w:val="20"/>
                    <w:szCs w:val="20"/>
                  </w:rPr>
                </w:rPrChange>
              </w:rPr>
              <w:t>6</w:t>
            </w:r>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3563CB8D"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500"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01" w:author="Dr Mamadou SANOGO" w:date="2023-10-26T15:55:00Z">
                  <w:rPr>
                    <w:rFonts w:asciiTheme="minorHAnsi" w:hAnsiTheme="minorHAnsi"/>
                    <w:bCs/>
                    <w:color w:val="000000" w:themeColor="text1"/>
                    <w:sz w:val="20"/>
                    <w:szCs w:val="20"/>
                  </w:rPr>
                </w:rPrChange>
              </w:rPr>
              <w:t>Analyser les aspects liés au genre et droit en matière de santé</w:t>
            </w:r>
          </w:p>
        </w:tc>
        <w:tc>
          <w:tcPr>
            <w:tcW w:w="856" w:type="pct"/>
            <w:tcBorders>
              <w:top w:val="single" w:sz="4" w:space="0" w:color="auto"/>
              <w:left w:val="single" w:sz="4" w:space="0" w:color="auto"/>
              <w:bottom w:val="single" w:sz="4" w:space="0" w:color="auto"/>
              <w:right w:val="single" w:sz="4" w:space="0" w:color="auto"/>
            </w:tcBorders>
            <w:vAlign w:val="center"/>
            <w:hideMark/>
          </w:tcPr>
          <w:p w14:paraId="5084B75D"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502"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03" w:author="Dr Mamadou SANOGO" w:date="2023-10-26T15:55:00Z">
                  <w:rPr>
                    <w:rFonts w:asciiTheme="minorHAnsi" w:hAnsiTheme="minorHAnsi"/>
                    <w:bCs/>
                    <w:color w:val="000000" w:themeColor="text1"/>
                    <w:sz w:val="20"/>
                    <w:szCs w:val="20"/>
                  </w:rPr>
                </w:rPrChange>
              </w:rPr>
              <w:t>Concepts et politiques en matière de Genre</w:t>
            </w:r>
          </w:p>
        </w:tc>
        <w:tc>
          <w:tcPr>
            <w:tcW w:w="360" w:type="pct"/>
            <w:tcBorders>
              <w:top w:val="single" w:sz="4" w:space="0" w:color="auto"/>
              <w:left w:val="single" w:sz="4" w:space="0" w:color="auto"/>
              <w:bottom w:val="single" w:sz="4" w:space="0" w:color="auto"/>
              <w:right w:val="single" w:sz="4" w:space="0" w:color="auto"/>
            </w:tcBorders>
            <w:vAlign w:val="center"/>
            <w:hideMark/>
          </w:tcPr>
          <w:p w14:paraId="0E7B4E25"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504"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05" w:author="Dr Mamadou SANOGO" w:date="2023-10-26T15:55:00Z">
                  <w:rPr>
                    <w:rFonts w:asciiTheme="minorHAnsi" w:hAnsiTheme="minorHAnsi"/>
                    <w:bCs/>
                    <w:color w:val="000000" w:themeColor="text1"/>
                    <w:sz w:val="20"/>
                    <w:szCs w:val="20"/>
                  </w:rPr>
                </w:rPrChange>
              </w:rPr>
              <w:t>2</w:t>
            </w:r>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2B718F60"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506"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07" w:author="Dr Mamadou SANOGO" w:date="2023-10-26T15:55:00Z">
                  <w:rPr>
                    <w:rFonts w:asciiTheme="minorHAnsi" w:hAnsiTheme="minorHAnsi"/>
                    <w:bCs/>
                    <w:color w:val="000000" w:themeColor="text1"/>
                    <w:sz w:val="20"/>
                    <w:szCs w:val="20"/>
                  </w:rPr>
                </w:rPrChange>
              </w:rPr>
              <w:t>80/40/00</w:t>
            </w: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E96169D"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508" w:author="Dr Mamadou SANOGO" w:date="2023-10-26T15:55:00Z">
                  <w:rPr>
                    <w:rFonts w:asciiTheme="minorHAnsi" w:hAnsiTheme="minorHAnsi"/>
                    <w:bCs/>
                    <w:i/>
                    <w:color w:val="000000" w:themeColor="text1"/>
                    <w:sz w:val="20"/>
                    <w:szCs w:val="20"/>
                  </w:rPr>
                </w:rPrChange>
              </w:rPr>
              <w:t>Cours magistral, travaux dirigés, études de cas, exposés participatifs, mise en situation réelle de travail</w:t>
            </w:r>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1EEE5C7B"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509" w:author="Dr Mamadou SANOGO" w:date="2023-10-26T15:55:00Z">
                  <w:rPr>
                    <w:rFonts w:asciiTheme="minorHAnsi" w:hAnsiTheme="minorHAnsi"/>
                    <w:bCs/>
                    <w:i/>
                    <w:color w:val="000000" w:themeColor="text1"/>
                    <w:sz w:val="20"/>
                    <w:szCs w:val="20"/>
                  </w:rPr>
                </w:rPrChange>
              </w:rPr>
              <w:t>Contrôle continu écrit ou oral, cas pratiques, Mise en situation réelle de travail</w:t>
            </w:r>
          </w:p>
        </w:tc>
      </w:tr>
      <w:tr w:rsidR="00561D9D" w:rsidRPr="00561D9D" w14:paraId="2771F76C" w14:textId="77777777" w:rsidTr="00F26652">
        <w:trPr>
          <w:cantSplit/>
          <w:trHeight w:val="20"/>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7B5B2E3F" w14:textId="77777777" w:rsidR="00631BF4" w:rsidRPr="00561D9D" w:rsidRDefault="00631BF4" w:rsidP="00F26652">
            <w:pPr>
              <w:spacing w:line="240" w:lineRule="auto"/>
              <w:rPr>
                <w:rFonts w:asciiTheme="minorHAnsi" w:hAnsiTheme="minorHAnsi"/>
                <w:b/>
                <w:sz w:val="20"/>
                <w:szCs w:val="20"/>
                <w:rPrChange w:id="6510" w:author="Dr Mamadou SANOGO" w:date="2023-10-26T15:55:00Z">
                  <w:rPr>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40A0F7C" w14:textId="77777777" w:rsidR="00631BF4" w:rsidRPr="00561D9D" w:rsidRDefault="00631BF4" w:rsidP="00F26652">
            <w:pPr>
              <w:spacing w:line="240" w:lineRule="auto"/>
              <w:jc w:val="center"/>
              <w:rPr>
                <w:rFonts w:asciiTheme="minorHAnsi" w:hAnsiTheme="minorHAnsi"/>
                <w:b/>
                <w:sz w:val="20"/>
                <w:szCs w:val="20"/>
                <w:rPrChange w:id="6511" w:author="Dr Mamadou SANOGO" w:date="2023-10-26T15:55:00Z">
                  <w:rPr>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100F7C4"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512"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5D2DED72"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513"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14" w:author="Dr Mamadou SANOGO" w:date="2023-10-26T15:55:00Z">
                  <w:rPr>
                    <w:rFonts w:asciiTheme="minorHAnsi" w:hAnsiTheme="minorHAnsi"/>
                    <w:bCs/>
                    <w:color w:val="000000" w:themeColor="text1"/>
                    <w:sz w:val="20"/>
                    <w:szCs w:val="20"/>
                  </w:rPr>
                </w:rPrChange>
              </w:rPr>
              <w:t xml:space="preserve">Droit Administratif </w:t>
            </w:r>
          </w:p>
        </w:tc>
        <w:tc>
          <w:tcPr>
            <w:tcW w:w="360" w:type="pct"/>
            <w:tcBorders>
              <w:top w:val="single" w:sz="4" w:space="0" w:color="auto"/>
              <w:left w:val="single" w:sz="4" w:space="0" w:color="auto"/>
              <w:bottom w:val="single" w:sz="4" w:space="0" w:color="auto"/>
              <w:right w:val="single" w:sz="4" w:space="0" w:color="auto"/>
            </w:tcBorders>
            <w:vAlign w:val="center"/>
            <w:hideMark/>
          </w:tcPr>
          <w:p w14:paraId="45FB270C"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515"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16" w:author="Dr Mamadou SANOGO" w:date="2023-10-26T15:55:00Z">
                  <w:rPr>
                    <w:rFonts w:asciiTheme="minorHAnsi" w:hAnsiTheme="minorHAnsi"/>
                    <w:bCs/>
                    <w:color w:val="000000" w:themeColor="text1"/>
                    <w:sz w:val="20"/>
                    <w:szCs w:val="20"/>
                  </w:rPr>
                </w:rPrChange>
              </w:rPr>
              <w:t>2</w:t>
            </w:r>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4F15E222"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517" w:author="Dr Mamadou SANOGO" w:date="2023-10-26T15:55:00Z">
                  <w:rPr>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159105F9"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518" w:author="Dr Mamadou SANOGO" w:date="2023-10-26T15:55:00Z">
                  <w:rPr>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9EF034"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519" w:author="Dr Mamadou SANOGO" w:date="2023-10-26T15:55:00Z">
                  <w:rPr>
                    <w:rFonts w:asciiTheme="minorHAnsi" w:hAnsiTheme="minorHAnsi"/>
                    <w:bCs/>
                    <w:i/>
                    <w:color w:val="000000" w:themeColor="text1"/>
                    <w:sz w:val="20"/>
                    <w:szCs w:val="20"/>
                  </w:rPr>
                </w:rPrChange>
              </w:rPr>
            </w:pPr>
          </w:p>
        </w:tc>
      </w:tr>
      <w:tr w:rsidR="00561D9D" w:rsidRPr="00561D9D" w14:paraId="658BD7B1" w14:textId="77777777" w:rsidTr="00F26652">
        <w:trPr>
          <w:cantSplit/>
          <w:trHeight w:val="20"/>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5A2DBFE0" w14:textId="77777777" w:rsidR="00631BF4" w:rsidRPr="00561D9D" w:rsidRDefault="00631BF4" w:rsidP="00F26652">
            <w:pPr>
              <w:spacing w:line="240" w:lineRule="auto"/>
              <w:rPr>
                <w:rFonts w:asciiTheme="minorHAnsi" w:hAnsiTheme="minorHAnsi"/>
                <w:b/>
                <w:sz w:val="20"/>
                <w:szCs w:val="20"/>
                <w:rPrChange w:id="6520" w:author="Dr Mamadou SANOGO" w:date="2023-10-26T15:55:00Z">
                  <w:rPr>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2826E5D1" w14:textId="77777777" w:rsidR="00631BF4" w:rsidRPr="00561D9D" w:rsidRDefault="00631BF4" w:rsidP="00F26652">
            <w:pPr>
              <w:spacing w:line="240" w:lineRule="auto"/>
              <w:jc w:val="center"/>
              <w:rPr>
                <w:rFonts w:asciiTheme="minorHAnsi" w:hAnsiTheme="minorHAnsi"/>
                <w:b/>
                <w:sz w:val="20"/>
                <w:szCs w:val="20"/>
                <w:rPrChange w:id="6521" w:author="Dr Mamadou SANOGO" w:date="2023-10-26T15:55:00Z">
                  <w:rPr>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774B5CE9"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522"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1385C9E"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523"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24" w:author="Dr Mamadou SANOGO" w:date="2023-10-26T15:55:00Z">
                  <w:rPr>
                    <w:rFonts w:asciiTheme="minorHAnsi" w:hAnsiTheme="minorHAnsi"/>
                    <w:bCs/>
                    <w:color w:val="000000" w:themeColor="text1"/>
                    <w:sz w:val="20"/>
                    <w:szCs w:val="20"/>
                  </w:rPr>
                </w:rPrChange>
              </w:rPr>
              <w:t>Ethique et responsabilité en matière de santé</w:t>
            </w:r>
          </w:p>
        </w:tc>
        <w:tc>
          <w:tcPr>
            <w:tcW w:w="360" w:type="pct"/>
            <w:tcBorders>
              <w:top w:val="single" w:sz="4" w:space="0" w:color="auto"/>
              <w:left w:val="single" w:sz="4" w:space="0" w:color="auto"/>
              <w:bottom w:val="single" w:sz="4" w:space="0" w:color="auto"/>
              <w:right w:val="single" w:sz="4" w:space="0" w:color="auto"/>
            </w:tcBorders>
            <w:vAlign w:val="center"/>
            <w:hideMark/>
          </w:tcPr>
          <w:p w14:paraId="0A45EA8D"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525"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26" w:author="Dr Mamadou SANOGO" w:date="2023-10-26T15:55:00Z">
                  <w:rPr>
                    <w:rFonts w:asciiTheme="minorHAnsi" w:hAnsiTheme="minorHAnsi"/>
                    <w:bCs/>
                    <w:color w:val="000000" w:themeColor="text1"/>
                    <w:sz w:val="20"/>
                    <w:szCs w:val="20"/>
                  </w:rPr>
                </w:rPrChange>
              </w:rPr>
              <w:t>2</w:t>
            </w:r>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3743CBD6"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527" w:author="Dr Mamadou SANOGO" w:date="2023-10-26T15:55:00Z">
                  <w:rPr>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EEF9574"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528" w:author="Dr Mamadou SANOGO" w:date="2023-10-26T15:55:00Z">
                  <w:rPr>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08454C46"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529" w:author="Dr Mamadou SANOGO" w:date="2023-10-26T15:55:00Z">
                  <w:rPr>
                    <w:rFonts w:asciiTheme="minorHAnsi" w:hAnsiTheme="minorHAnsi"/>
                    <w:bCs/>
                    <w:i/>
                    <w:color w:val="000000" w:themeColor="text1"/>
                    <w:sz w:val="20"/>
                    <w:szCs w:val="20"/>
                  </w:rPr>
                </w:rPrChange>
              </w:rPr>
            </w:pPr>
          </w:p>
        </w:tc>
      </w:tr>
      <w:tr w:rsidR="00561D9D" w:rsidRPr="00561D9D" w14:paraId="708B91B4" w14:textId="77777777" w:rsidTr="00F26652">
        <w:trPr>
          <w:cantSplit/>
          <w:trHeight w:val="20"/>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0DE9F55" w14:textId="77777777" w:rsidR="00631BF4" w:rsidRPr="00561D9D" w:rsidRDefault="00631BF4" w:rsidP="00F26652">
            <w:pPr>
              <w:spacing w:line="240" w:lineRule="auto"/>
              <w:rPr>
                <w:rFonts w:asciiTheme="minorHAnsi" w:hAnsiTheme="minorHAnsi"/>
                <w:b/>
                <w:sz w:val="20"/>
                <w:szCs w:val="20"/>
                <w:rPrChange w:id="6530" w:author="Dr Mamadou SANOGO" w:date="2023-10-26T15:55:00Z">
                  <w:rPr>
                    <w:rFonts w:asciiTheme="minorHAnsi" w:hAnsiTheme="minorHAnsi"/>
                    <w:b/>
                    <w:color w:val="000000" w:themeColor="text1"/>
                    <w:sz w:val="20"/>
                    <w:szCs w:val="20"/>
                  </w:rPr>
                </w:rPrChange>
              </w:rPr>
            </w:pPr>
            <w:r w:rsidRPr="00561D9D">
              <w:rPr>
                <w:rFonts w:asciiTheme="minorHAnsi" w:hAnsiTheme="minorHAnsi"/>
                <w:b/>
                <w:bCs/>
                <w:sz w:val="20"/>
                <w:szCs w:val="20"/>
              </w:rPr>
              <w:t xml:space="preserve">BEB2105 </w:t>
            </w:r>
            <w:r w:rsidRPr="00561D9D">
              <w:rPr>
                <w:rFonts w:asciiTheme="minorHAnsi" w:hAnsiTheme="minorHAnsi"/>
                <w:b/>
                <w:sz w:val="20"/>
                <w:szCs w:val="20"/>
                <w:rPrChange w:id="6531" w:author="Dr Mamadou SANOGO" w:date="2023-10-26T15:55:00Z">
                  <w:rPr>
                    <w:rFonts w:asciiTheme="minorHAnsi" w:hAnsiTheme="minorHAnsi"/>
                    <w:b/>
                    <w:color w:val="000000" w:themeColor="text1"/>
                    <w:sz w:val="20"/>
                    <w:szCs w:val="20"/>
                  </w:rPr>
                </w:rPrChange>
              </w:rPr>
              <w:t>Bio-statistique et épidémiologie de base</w:t>
            </w:r>
          </w:p>
          <w:p w14:paraId="37934749" w14:textId="77777777" w:rsidR="00631BF4" w:rsidRPr="00561D9D" w:rsidRDefault="00631BF4" w:rsidP="00F26652">
            <w:pPr>
              <w:spacing w:line="240" w:lineRule="auto"/>
              <w:rPr>
                <w:rFonts w:asciiTheme="minorHAnsi" w:hAnsiTheme="minorHAnsi"/>
                <w:b/>
                <w:sz w:val="20"/>
                <w:szCs w:val="20"/>
                <w:rPrChange w:id="6532" w:author="Dr Mamadou SANOGO" w:date="2023-10-26T15:55:00Z">
                  <w:rPr>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28229955" w14:textId="77777777" w:rsidR="00631BF4" w:rsidRPr="00561D9D" w:rsidRDefault="00631BF4" w:rsidP="00F26652">
            <w:pPr>
              <w:spacing w:line="240" w:lineRule="auto"/>
              <w:jc w:val="center"/>
              <w:rPr>
                <w:rFonts w:asciiTheme="minorHAnsi" w:hAnsiTheme="minorHAnsi"/>
                <w:b/>
                <w:sz w:val="20"/>
                <w:szCs w:val="20"/>
                <w:rPrChange w:id="6533" w:author="Dr Mamadou SANOGO" w:date="2023-10-26T15:55:00Z">
                  <w:rPr>
                    <w:rFonts w:asciiTheme="minorHAnsi" w:hAnsiTheme="minorHAnsi"/>
                    <w:b/>
                    <w:color w:val="000000" w:themeColor="text1"/>
                    <w:sz w:val="20"/>
                    <w:szCs w:val="20"/>
                  </w:rPr>
                </w:rPrChange>
              </w:rPr>
            </w:pPr>
          </w:p>
          <w:p w14:paraId="5261153D" w14:textId="77777777" w:rsidR="00631BF4" w:rsidRPr="00561D9D" w:rsidRDefault="00631BF4" w:rsidP="00F26652">
            <w:pPr>
              <w:spacing w:line="240" w:lineRule="auto"/>
              <w:jc w:val="center"/>
              <w:rPr>
                <w:rFonts w:asciiTheme="minorHAnsi" w:hAnsiTheme="minorHAnsi"/>
                <w:b/>
                <w:sz w:val="20"/>
                <w:szCs w:val="20"/>
                <w:rPrChange w:id="6534"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535" w:author="Dr Mamadou SANOGO" w:date="2023-10-26T15:55:00Z">
                  <w:rPr>
                    <w:rFonts w:asciiTheme="minorHAnsi" w:hAnsiTheme="minorHAnsi"/>
                    <w:b/>
                    <w:color w:val="000000" w:themeColor="text1"/>
                    <w:sz w:val="20"/>
                    <w:szCs w:val="20"/>
                  </w:rPr>
                </w:rPrChange>
              </w:rPr>
              <w:t>6</w:t>
            </w:r>
          </w:p>
          <w:p w14:paraId="7178AA50" w14:textId="77777777" w:rsidR="00631BF4" w:rsidRPr="00561D9D" w:rsidRDefault="00631BF4" w:rsidP="00F26652">
            <w:pPr>
              <w:spacing w:line="240" w:lineRule="auto"/>
              <w:jc w:val="center"/>
              <w:rPr>
                <w:rFonts w:asciiTheme="minorHAnsi" w:hAnsiTheme="minorHAnsi"/>
                <w:b/>
                <w:sz w:val="20"/>
                <w:szCs w:val="20"/>
                <w:rPrChange w:id="6536" w:author="Dr Mamadou SANOGO" w:date="2023-10-26T15:55:00Z">
                  <w:rPr>
                    <w:rFonts w:asciiTheme="minorHAnsi" w:hAnsiTheme="minorHAnsi"/>
                    <w:b/>
                    <w:color w:val="000000" w:themeColor="text1"/>
                    <w:sz w:val="20"/>
                    <w:szCs w:val="20"/>
                  </w:rPr>
                </w:rPrChange>
              </w:rPr>
            </w:pP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D2AA125"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537"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38" w:author="Dr Mamadou SANOGO" w:date="2023-10-26T15:55:00Z">
                  <w:rPr>
                    <w:rFonts w:asciiTheme="minorHAnsi" w:hAnsiTheme="minorHAnsi"/>
                    <w:bCs/>
                    <w:color w:val="000000" w:themeColor="text1"/>
                    <w:sz w:val="20"/>
                    <w:szCs w:val="20"/>
                  </w:rPr>
                </w:rPrChange>
              </w:rPr>
              <w:t>Appliquer les principes, méthodes et outils de la bio-statistique</w:t>
            </w:r>
          </w:p>
        </w:tc>
        <w:tc>
          <w:tcPr>
            <w:tcW w:w="856" w:type="pct"/>
            <w:tcBorders>
              <w:top w:val="single" w:sz="4" w:space="0" w:color="auto"/>
              <w:left w:val="single" w:sz="4" w:space="0" w:color="auto"/>
              <w:bottom w:val="single" w:sz="4" w:space="0" w:color="auto"/>
              <w:right w:val="single" w:sz="4" w:space="0" w:color="auto"/>
            </w:tcBorders>
            <w:vAlign w:val="center"/>
            <w:hideMark/>
          </w:tcPr>
          <w:p w14:paraId="2774D971"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539"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40" w:author="Dr Mamadou SANOGO" w:date="2023-10-26T15:55:00Z">
                  <w:rPr>
                    <w:rFonts w:asciiTheme="minorHAnsi" w:hAnsiTheme="minorHAnsi"/>
                    <w:bCs/>
                    <w:color w:val="000000" w:themeColor="text1"/>
                    <w:sz w:val="20"/>
                    <w:szCs w:val="20"/>
                  </w:rPr>
                </w:rPrChange>
              </w:rPr>
              <w:t>Concepts et méthodes de base en bio-statistique</w:t>
            </w:r>
          </w:p>
        </w:tc>
        <w:tc>
          <w:tcPr>
            <w:tcW w:w="360" w:type="pct"/>
            <w:tcBorders>
              <w:top w:val="single" w:sz="4" w:space="0" w:color="auto"/>
              <w:left w:val="single" w:sz="4" w:space="0" w:color="auto"/>
              <w:bottom w:val="single" w:sz="4" w:space="0" w:color="auto"/>
              <w:right w:val="single" w:sz="4" w:space="0" w:color="auto"/>
            </w:tcBorders>
            <w:vAlign w:val="center"/>
            <w:hideMark/>
          </w:tcPr>
          <w:p w14:paraId="48C68517"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541"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42" w:author="Dr Mamadou SANOGO" w:date="2023-10-26T15:55:00Z">
                  <w:rPr>
                    <w:rFonts w:asciiTheme="minorHAnsi" w:hAnsiTheme="minorHAnsi"/>
                    <w:bCs/>
                    <w:color w:val="000000" w:themeColor="text1"/>
                    <w:sz w:val="20"/>
                    <w:szCs w:val="20"/>
                  </w:rPr>
                </w:rPrChange>
              </w:rPr>
              <w:t>3</w:t>
            </w:r>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02EC9050"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543"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44" w:author="Dr Mamadou SANOGO" w:date="2023-10-26T15:55:00Z">
                  <w:rPr>
                    <w:rFonts w:asciiTheme="minorHAnsi" w:hAnsiTheme="minorHAnsi"/>
                    <w:bCs/>
                    <w:color w:val="000000" w:themeColor="text1"/>
                    <w:sz w:val="20"/>
                    <w:szCs w:val="20"/>
                  </w:rPr>
                </w:rPrChange>
              </w:rPr>
              <w:t>60/50/10</w:t>
            </w: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4868EF14"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545" w:author="Dr Mamadou SANOGO" w:date="2023-10-26T15:55:00Z">
                  <w:rPr>
                    <w:rFonts w:asciiTheme="minorHAnsi" w:hAnsiTheme="minorHAnsi"/>
                    <w:bCs/>
                    <w:i/>
                    <w:color w:val="000000" w:themeColor="text1"/>
                    <w:sz w:val="20"/>
                    <w:szCs w:val="20"/>
                  </w:rPr>
                </w:rPrChange>
              </w:rPr>
              <w:t>Cours magistral, travaux dirigés, travaux pratiques, études de cas, exposés participatifs, mise en situation réelle de travail</w:t>
            </w:r>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7CA8BDF0"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546" w:author="Dr Mamadou SANOGO" w:date="2023-10-26T15:55:00Z">
                  <w:rPr>
                    <w:rFonts w:asciiTheme="minorHAnsi" w:hAnsiTheme="minorHAnsi"/>
                    <w:bCs/>
                    <w:i/>
                    <w:color w:val="000000" w:themeColor="text1"/>
                    <w:sz w:val="20"/>
                    <w:szCs w:val="20"/>
                  </w:rPr>
                </w:rPrChange>
              </w:rPr>
              <w:t>Contrôle continu écrit ou oral, cas pratiques, Mise en situation réelle de travail</w:t>
            </w:r>
          </w:p>
        </w:tc>
      </w:tr>
      <w:tr w:rsidR="00561D9D" w:rsidRPr="00561D9D" w14:paraId="7CC390DB" w14:textId="77777777" w:rsidTr="00F26652">
        <w:trPr>
          <w:cantSplit/>
          <w:trHeight w:val="20"/>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3561876C" w14:textId="77777777" w:rsidR="00631BF4" w:rsidRPr="00561D9D" w:rsidRDefault="00631BF4" w:rsidP="00F26652">
            <w:pPr>
              <w:spacing w:line="240" w:lineRule="auto"/>
              <w:rPr>
                <w:rFonts w:asciiTheme="minorHAnsi" w:hAnsiTheme="minorHAnsi"/>
                <w:b/>
                <w:sz w:val="20"/>
                <w:szCs w:val="20"/>
                <w:rPrChange w:id="6547" w:author="Dr Mamadou SANOGO" w:date="2023-10-26T15:55:00Z">
                  <w:rPr>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9951CC3" w14:textId="77777777" w:rsidR="00631BF4" w:rsidRPr="00561D9D" w:rsidRDefault="00631BF4" w:rsidP="00F26652">
            <w:pPr>
              <w:spacing w:line="240" w:lineRule="auto"/>
              <w:rPr>
                <w:bCs/>
                <w:sz w:val="20"/>
                <w:szCs w:val="20"/>
                <w:u w:val="single"/>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687D5F92" w14:textId="77777777" w:rsidR="00631BF4" w:rsidRPr="00561D9D" w:rsidRDefault="00631BF4" w:rsidP="00F26652">
            <w:pPr>
              <w:spacing w:line="240" w:lineRule="auto"/>
              <w:rPr>
                <w:bCs/>
                <w:sz w:val="20"/>
                <w:szCs w:val="20"/>
                <w:u w:val="single"/>
                <w:lang w:eastAsia="en-US"/>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CC85243"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548"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49" w:author="Dr Mamadou SANOGO" w:date="2023-10-26T15:55:00Z">
                  <w:rPr>
                    <w:rFonts w:asciiTheme="minorHAnsi" w:hAnsiTheme="minorHAnsi"/>
                    <w:bCs/>
                    <w:color w:val="000000" w:themeColor="text1"/>
                    <w:sz w:val="20"/>
                    <w:szCs w:val="20"/>
                  </w:rPr>
                </w:rPrChange>
              </w:rPr>
              <w:t>Tests statistiques</w:t>
            </w:r>
          </w:p>
        </w:tc>
        <w:tc>
          <w:tcPr>
            <w:tcW w:w="360" w:type="pct"/>
            <w:tcBorders>
              <w:top w:val="single" w:sz="4" w:space="0" w:color="auto"/>
              <w:left w:val="single" w:sz="4" w:space="0" w:color="auto"/>
              <w:bottom w:val="single" w:sz="4" w:space="0" w:color="auto"/>
              <w:right w:val="single" w:sz="4" w:space="0" w:color="auto"/>
            </w:tcBorders>
            <w:vAlign w:val="center"/>
            <w:hideMark/>
          </w:tcPr>
          <w:p w14:paraId="1C088F3C"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550"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551" w:author="Dr Mamadou SANOGO" w:date="2023-10-26T15:55:00Z">
                  <w:rPr>
                    <w:rFonts w:asciiTheme="minorHAnsi" w:hAnsiTheme="minorHAnsi"/>
                    <w:bCs/>
                    <w:color w:val="000000" w:themeColor="text1"/>
                    <w:sz w:val="20"/>
                    <w:szCs w:val="20"/>
                  </w:rPr>
                </w:rPrChange>
              </w:rPr>
              <w:t>3</w:t>
            </w:r>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0F6BC1CC" w14:textId="77777777" w:rsidR="00631BF4" w:rsidRPr="00561D9D" w:rsidRDefault="00631BF4" w:rsidP="00F26652">
            <w:pPr>
              <w:spacing w:line="240" w:lineRule="auto"/>
              <w:rPr>
                <w:sz w:val="20"/>
                <w:szCs w:val="20"/>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3F67026" w14:textId="77777777" w:rsidR="00631BF4" w:rsidRPr="00561D9D" w:rsidRDefault="00631BF4" w:rsidP="00F26652">
            <w:pPr>
              <w:spacing w:line="240" w:lineRule="auto"/>
              <w:rPr>
                <w:bCs/>
                <w:sz w:val="20"/>
                <w:szCs w:val="20"/>
                <w:u w:val="single"/>
                <w:lang w:eastAsia="en-US"/>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10392EC2" w14:textId="77777777" w:rsidR="00631BF4" w:rsidRPr="00561D9D" w:rsidRDefault="00631BF4" w:rsidP="00F26652">
            <w:pPr>
              <w:spacing w:line="240" w:lineRule="auto"/>
              <w:rPr>
                <w:bCs/>
                <w:sz w:val="20"/>
                <w:szCs w:val="20"/>
                <w:u w:val="single"/>
                <w:lang w:eastAsia="en-US"/>
              </w:rPr>
            </w:pPr>
          </w:p>
        </w:tc>
      </w:tr>
      <w:tr w:rsidR="00561D9D" w:rsidRPr="00561D9D" w14:paraId="14563465" w14:textId="77777777" w:rsidTr="00F26652">
        <w:trPr>
          <w:cantSplit/>
          <w:trHeight w:val="20"/>
        </w:trPr>
        <w:tc>
          <w:tcPr>
            <w:tcW w:w="766" w:type="pct"/>
            <w:tcBorders>
              <w:top w:val="single" w:sz="4" w:space="0" w:color="auto"/>
              <w:left w:val="single" w:sz="4" w:space="0" w:color="auto"/>
              <w:bottom w:val="single" w:sz="4" w:space="0" w:color="auto"/>
              <w:right w:val="single" w:sz="4" w:space="0" w:color="auto"/>
            </w:tcBorders>
            <w:vAlign w:val="center"/>
            <w:hideMark/>
          </w:tcPr>
          <w:p w14:paraId="75990D3A" w14:textId="77777777" w:rsidR="00631BF4" w:rsidRPr="00561D9D" w:rsidRDefault="00631BF4" w:rsidP="00F26652">
            <w:pPr>
              <w:tabs>
                <w:tab w:val="left" w:pos="567"/>
                <w:tab w:val="left" w:pos="1276"/>
                <w:tab w:val="left" w:pos="2127"/>
              </w:tabs>
              <w:spacing w:line="240" w:lineRule="auto"/>
              <w:rPr>
                <w:rFonts w:asciiTheme="minorHAnsi" w:hAnsiTheme="minorHAnsi"/>
                <w:b/>
                <w:bCs/>
                <w:sz w:val="20"/>
                <w:szCs w:val="20"/>
                <w:rPrChange w:id="6552" w:author="Dr Mamadou SANOGO" w:date="2023-10-26T15:55:00Z">
                  <w:rPr>
                    <w:rFonts w:asciiTheme="minorHAnsi" w:hAnsiTheme="minorHAnsi"/>
                    <w:b/>
                    <w:bCs/>
                    <w:color w:val="000000" w:themeColor="text1"/>
                    <w:sz w:val="20"/>
                    <w:szCs w:val="20"/>
                  </w:rPr>
                </w:rPrChange>
              </w:rPr>
            </w:pPr>
            <w:r w:rsidRPr="00561D9D">
              <w:rPr>
                <w:rFonts w:asciiTheme="minorHAnsi" w:hAnsiTheme="minorHAnsi"/>
                <w:b/>
                <w:bCs/>
                <w:sz w:val="20"/>
                <w:szCs w:val="20"/>
                <w:rPrChange w:id="6553" w:author="Dr Mamadou SANOGO" w:date="2023-10-26T15:55:00Z">
                  <w:rPr>
                    <w:rFonts w:asciiTheme="minorHAnsi" w:hAnsiTheme="minorHAnsi"/>
                    <w:b/>
                    <w:bCs/>
                    <w:color w:val="000000" w:themeColor="text1"/>
                    <w:sz w:val="20"/>
                    <w:szCs w:val="20"/>
                  </w:rPr>
                </w:rPrChange>
              </w:rPr>
              <w:t>Total Semestre 1</w:t>
            </w:r>
          </w:p>
        </w:tc>
        <w:tc>
          <w:tcPr>
            <w:tcW w:w="225" w:type="pct"/>
            <w:tcBorders>
              <w:top w:val="single" w:sz="4" w:space="0" w:color="auto"/>
              <w:left w:val="single" w:sz="4" w:space="0" w:color="auto"/>
              <w:bottom w:val="single" w:sz="4" w:space="0" w:color="auto"/>
              <w:right w:val="single" w:sz="4" w:space="0" w:color="auto"/>
            </w:tcBorders>
            <w:vAlign w:val="center"/>
            <w:hideMark/>
          </w:tcPr>
          <w:p w14:paraId="0B9D6B07" w14:textId="77777777" w:rsidR="00631BF4" w:rsidRPr="00561D9D" w:rsidRDefault="00631BF4" w:rsidP="00F26652">
            <w:pPr>
              <w:tabs>
                <w:tab w:val="left" w:pos="567"/>
                <w:tab w:val="left" w:pos="1276"/>
                <w:tab w:val="left" w:pos="2127"/>
              </w:tabs>
              <w:spacing w:line="240" w:lineRule="auto"/>
              <w:rPr>
                <w:rFonts w:asciiTheme="minorHAnsi" w:hAnsiTheme="minorHAnsi"/>
                <w:b/>
                <w:bCs/>
                <w:sz w:val="20"/>
                <w:szCs w:val="20"/>
                <w:rPrChange w:id="6554" w:author="Dr Mamadou SANOGO" w:date="2023-10-26T15:55:00Z">
                  <w:rPr>
                    <w:rFonts w:asciiTheme="minorHAnsi" w:hAnsiTheme="minorHAnsi"/>
                    <w:b/>
                    <w:bCs/>
                    <w:color w:val="000000" w:themeColor="text1"/>
                    <w:sz w:val="20"/>
                    <w:szCs w:val="20"/>
                  </w:rPr>
                </w:rPrChange>
              </w:rPr>
            </w:pPr>
            <w:r w:rsidRPr="00561D9D">
              <w:rPr>
                <w:rFonts w:asciiTheme="minorHAnsi" w:hAnsiTheme="minorHAnsi"/>
                <w:b/>
                <w:bCs/>
                <w:sz w:val="20"/>
                <w:szCs w:val="20"/>
                <w:rPrChange w:id="6555" w:author="Dr Mamadou SANOGO" w:date="2023-10-26T15:55:00Z">
                  <w:rPr>
                    <w:rFonts w:asciiTheme="minorHAnsi" w:hAnsiTheme="minorHAnsi"/>
                    <w:b/>
                    <w:bCs/>
                    <w:color w:val="000000" w:themeColor="text1"/>
                    <w:sz w:val="20"/>
                    <w:szCs w:val="20"/>
                  </w:rPr>
                </w:rPrChange>
              </w:rPr>
              <w:t>30</w:t>
            </w:r>
          </w:p>
        </w:tc>
        <w:tc>
          <w:tcPr>
            <w:tcW w:w="171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1F8FE2" w14:textId="77777777" w:rsidR="00631BF4" w:rsidRPr="00561D9D" w:rsidRDefault="00631BF4" w:rsidP="00F26652">
            <w:pPr>
              <w:tabs>
                <w:tab w:val="left" w:pos="567"/>
                <w:tab w:val="left" w:pos="1276"/>
                <w:tab w:val="left" w:pos="2127"/>
              </w:tabs>
              <w:spacing w:line="240" w:lineRule="auto"/>
              <w:rPr>
                <w:b/>
                <w:bCs/>
                <w:sz w:val="20"/>
                <w:szCs w:val="20"/>
                <w:lang w:eastAsia="en-US"/>
              </w:rPr>
            </w:pPr>
          </w:p>
        </w:tc>
        <w:tc>
          <w:tcPr>
            <w:tcW w:w="360" w:type="pct"/>
            <w:tcBorders>
              <w:top w:val="single" w:sz="4" w:space="0" w:color="auto"/>
              <w:left w:val="single" w:sz="4" w:space="0" w:color="auto"/>
              <w:bottom w:val="single" w:sz="4" w:space="0" w:color="auto"/>
              <w:right w:val="single" w:sz="4" w:space="0" w:color="auto"/>
            </w:tcBorders>
            <w:vAlign w:val="center"/>
          </w:tcPr>
          <w:p w14:paraId="22DFAE9D"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20"/>
                <w:szCs w:val="20"/>
                <w:rPrChange w:id="6556" w:author="Dr Mamadou SANOGO" w:date="2023-10-26T15:55:00Z">
                  <w:rPr>
                    <w:rFonts w:asciiTheme="minorHAnsi" w:hAnsiTheme="minorHAnsi"/>
                    <w:b/>
                    <w:bCs/>
                    <w:color w:val="000000" w:themeColor="text1"/>
                    <w:sz w:val="20"/>
                    <w:szCs w:val="20"/>
                  </w:rPr>
                </w:rPrChange>
              </w:rPr>
            </w:pPr>
            <w:r w:rsidRPr="00561D9D">
              <w:rPr>
                <w:rFonts w:asciiTheme="minorHAnsi" w:hAnsiTheme="minorHAnsi"/>
                <w:b/>
                <w:bCs/>
                <w:sz w:val="20"/>
                <w:szCs w:val="20"/>
                <w:rPrChange w:id="6557" w:author="Dr Mamadou SANOGO" w:date="2023-10-26T15:55:00Z">
                  <w:rPr>
                    <w:rFonts w:asciiTheme="minorHAnsi" w:hAnsiTheme="minorHAnsi"/>
                    <w:b/>
                    <w:bCs/>
                    <w:color w:val="000000" w:themeColor="text1"/>
                    <w:sz w:val="20"/>
                    <w:szCs w:val="20"/>
                  </w:rPr>
                </w:rPrChange>
              </w:rPr>
              <w:t>30</w:t>
            </w:r>
          </w:p>
        </w:tc>
        <w:tc>
          <w:tcPr>
            <w:tcW w:w="405" w:type="pct"/>
            <w:tcBorders>
              <w:top w:val="single" w:sz="4" w:space="0" w:color="auto"/>
              <w:left w:val="single" w:sz="4" w:space="0" w:color="auto"/>
              <w:bottom w:val="single" w:sz="4" w:space="0" w:color="auto"/>
              <w:right w:val="single" w:sz="4" w:space="0" w:color="auto"/>
            </w:tcBorders>
            <w:vAlign w:val="center"/>
            <w:hideMark/>
          </w:tcPr>
          <w:p w14:paraId="7A3A8AE2"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20"/>
                <w:szCs w:val="20"/>
                <w:rPrChange w:id="6558" w:author="Dr Mamadou SANOGO" w:date="2023-10-26T15:55:00Z">
                  <w:rPr>
                    <w:rFonts w:asciiTheme="minorHAnsi" w:hAnsiTheme="minorHAnsi"/>
                    <w:b/>
                    <w:bCs/>
                    <w:color w:val="000000" w:themeColor="text1"/>
                    <w:sz w:val="20"/>
                    <w:szCs w:val="20"/>
                  </w:rPr>
                </w:rPrChange>
              </w:rPr>
            </w:pPr>
            <w:r w:rsidRPr="00561D9D">
              <w:rPr>
                <w:rFonts w:asciiTheme="minorHAnsi" w:hAnsiTheme="minorHAnsi"/>
                <w:b/>
                <w:bCs/>
                <w:sz w:val="20"/>
                <w:szCs w:val="20"/>
                <w:rPrChange w:id="6559" w:author="Dr Mamadou SANOGO" w:date="2023-10-26T15:55:00Z">
                  <w:rPr>
                    <w:rFonts w:asciiTheme="minorHAnsi" w:hAnsiTheme="minorHAnsi"/>
                    <w:b/>
                    <w:bCs/>
                    <w:color w:val="000000" w:themeColor="text1"/>
                    <w:sz w:val="20"/>
                    <w:szCs w:val="20"/>
                  </w:rPr>
                </w:rPrChange>
              </w:rPr>
              <w:t>600</w:t>
            </w:r>
          </w:p>
        </w:tc>
        <w:tc>
          <w:tcPr>
            <w:tcW w:w="153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EEF5BD" w14:textId="77777777" w:rsidR="00631BF4" w:rsidRPr="00561D9D" w:rsidRDefault="00631BF4" w:rsidP="00F26652">
            <w:pPr>
              <w:tabs>
                <w:tab w:val="left" w:pos="567"/>
                <w:tab w:val="left" w:pos="1276"/>
                <w:tab w:val="left" w:pos="2127"/>
              </w:tabs>
              <w:spacing w:line="240" w:lineRule="auto"/>
              <w:rPr>
                <w:b/>
                <w:bCs/>
                <w:sz w:val="20"/>
                <w:szCs w:val="20"/>
                <w:lang w:eastAsia="en-US"/>
              </w:rPr>
            </w:pPr>
          </w:p>
        </w:tc>
      </w:tr>
    </w:tbl>
    <w:p w14:paraId="4A24CD46" w14:textId="77777777" w:rsidR="00631BF4" w:rsidRPr="00561D9D" w:rsidRDefault="00631BF4" w:rsidP="00631BF4">
      <w:pPr>
        <w:spacing w:line="276" w:lineRule="auto"/>
        <w:rPr>
          <w:rFonts w:cs="Calibri"/>
          <w:rPrChange w:id="6560" w:author="Dr Mamadou SANOGO" w:date="2023-10-26T15:55:00Z">
            <w:rPr>
              <w:rFonts w:cs="Calibri"/>
              <w:color w:val="000000"/>
            </w:rPr>
          </w:rPrChange>
        </w:rPr>
      </w:pPr>
    </w:p>
    <w:p w14:paraId="71A8F74F" w14:textId="72200EB5" w:rsidR="00631BF4" w:rsidDel="00B40348" w:rsidRDefault="00631BF4" w:rsidP="00631BF4">
      <w:pPr>
        <w:spacing w:line="276" w:lineRule="auto"/>
        <w:rPr>
          <w:del w:id="6561" w:author="Dr Mamadou SANOGO" w:date="2023-10-27T11:39:00Z"/>
          <w:rFonts w:cs="Calibri"/>
        </w:rPr>
      </w:pPr>
    </w:p>
    <w:p w14:paraId="52E11955" w14:textId="116A52F7" w:rsidR="00B40348" w:rsidRDefault="00B40348" w:rsidP="00631BF4">
      <w:pPr>
        <w:spacing w:line="276" w:lineRule="auto"/>
        <w:rPr>
          <w:ins w:id="6562" w:author="Dr Mamadou SANOGO" w:date="2023-10-27T15:25:00Z"/>
          <w:rFonts w:cs="Calibri"/>
        </w:rPr>
      </w:pPr>
    </w:p>
    <w:p w14:paraId="36FD8A59" w14:textId="7D29A68F" w:rsidR="00B40348" w:rsidRDefault="00B40348" w:rsidP="00631BF4">
      <w:pPr>
        <w:spacing w:line="276" w:lineRule="auto"/>
        <w:rPr>
          <w:ins w:id="6563" w:author="Dr Mamadou SANOGO" w:date="2023-10-27T15:25:00Z"/>
          <w:rFonts w:cs="Calibri"/>
        </w:rPr>
      </w:pPr>
    </w:p>
    <w:p w14:paraId="41E7A6A6" w14:textId="0EF5581E" w:rsidR="00B40348" w:rsidRDefault="00B40348" w:rsidP="00631BF4">
      <w:pPr>
        <w:spacing w:line="276" w:lineRule="auto"/>
        <w:rPr>
          <w:ins w:id="6564" w:author="Dr Mamadou SANOGO" w:date="2023-10-27T15:25:00Z"/>
          <w:rFonts w:cs="Calibri"/>
        </w:rPr>
      </w:pPr>
    </w:p>
    <w:p w14:paraId="75423B74" w14:textId="2C79140B" w:rsidR="00B40348" w:rsidRDefault="00B40348" w:rsidP="00631BF4">
      <w:pPr>
        <w:spacing w:line="276" w:lineRule="auto"/>
        <w:rPr>
          <w:ins w:id="6565" w:author="Dr Mamadou SANOGO" w:date="2023-10-27T15:25:00Z"/>
          <w:rFonts w:cs="Calibri"/>
        </w:rPr>
      </w:pPr>
    </w:p>
    <w:p w14:paraId="3C02B0BB" w14:textId="72E4A59D" w:rsidR="00B40348" w:rsidRDefault="00B40348" w:rsidP="00631BF4">
      <w:pPr>
        <w:spacing w:line="276" w:lineRule="auto"/>
        <w:rPr>
          <w:ins w:id="6566" w:author="Dr Mamadou SANOGO" w:date="2023-10-27T15:25:00Z"/>
          <w:rFonts w:cs="Calibri"/>
        </w:rPr>
      </w:pPr>
    </w:p>
    <w:p w14:paraId="48B2740B" w14:textId="77777777" w:rsidR="00B40348" w:rsidRPr="00561D9D" w:rsidRDefault="00B40348" w:rsidP="00631BF4">
      <w:pPr>
        <w:spacing w:line="276" w:lineRule="auto"/>
        <w:rPr>
          <w:ins w:id="6567" w:author="Dr Mamadou SANOGO" w:date="2023-10-27T15:25:00Z"/>
          <w:rFonts w:cs="Calibri"/>
          <w:rPrChange w:id="6568" w:author="Dr Mamadou SANOGO" w:date="2023-10-26T15:55:00Z">
            <w:rPr>
              <w:ins w:id="6569" w:author="Dr Mamadou SANOGO" w:date="2023-10-27T15:25:00Z"/>
              <w:rFonts w:cs="Calibri"/>
              <w:color w:val="000000"/>
            </w:rPr>
          </w:rPrChange>
        </w:rPr>
      </w:pPr>
    </w:p>
    <w:p w14:paraId="28D45F65" w14:textId="77777777" w:rsidR="00A87F92" w:rsidRPr="00561D9D" w:rsidDel="00AD42F4" w:rsidRDefault="00A87F92" w:rsidP="00631BF4">
      <w:pPr>
        <w:spacing w:line="276" w:lineRule="auto"/>
        <w:rPr>
          <w:del w:id="6570" w:author="Dr Mamadou SANOGO" w:date="2023-10-27T11:39:00Z"/>
          <w:rFonts w:cs="Calibri"/>
          <w:rPrChange w:id="6571" w:author="Dr Mamadou SANOGO" w:date="2023-10-26T15:55:00Z">
            <w:rPr>
              <w:del w:id="6572" w:author="Dr Mamadou SANOGO" w:date="2023-10-27T11:39:00Z"/>
              <w:rFonts w:cs="Calibri"/>
              <w:color w:val="000000"/>
            </w:rPr>
          </w:rPrChange>
        </w:rPr>
      </w:pPr>
    </w:p>
    <w:p w14:paraId="35C33665" w14:textId="77777777" w:rsidR="00631BF4" w:rsidRPr="00561D9D" w:rsidRDefault="00631BF4" w:rsidP="00631BF4">
      <w:pPr>
        <w:spacing w:line="276" w:lineRule="auto"/>
        <w:rPr>
          <w:rFonts w:cs="Calibri"/>
          <w:rPrChange w:id="6573" w:author="Dr Mamadou SANOGO" w:date="2023-10-26T15:55:00Z">
            <w:rPr>
              <w:rFonts w:cs="Calibri"/>
              <w:color w:val="000000"/>
            </w:rPr>
          </w:rPrChange>
        </w:rPr>
      </w:pPr>
    </w:p>
    <w:p w14:paraId="00E3D452" w14:textId="77777777" w:rsidR="00631BF4" w:rsidRPr="00561D9D" w:rsidRDefault="00631BF4" w:rsidP="00631BF4">
      <w:pPr>
        <w:pStyle w:val="Titre"/>
        <w:spacing w:line="276" w:lineRule="auto"/>
        <w:rPr>
          <w:rFonts w:ascii="Berlin Sans FB Demi" w:hAnsi="Berlin Sans FB Demi"/>
          <w:rPrChange w:id="6574" w:author="Dr Mamadou SANOGO" w:date="2023-10-26T15:55:00Z">
            <w:rPr>
              <w:rFonts w:ascii="Berlin Sans FB Demi" w:hAnsi="Berlin Sans FB Demi"/>
              <w:color w:val="000000" w:themeColor="text1"/>
            </w:rPr>
          </w:rPrChange>
        </w:rPr>
      </w:pPr>
      <w:r w:rsidRPr="00561D9D">
        <w:rPr>
          <w:rFonts w:ascii="Berlin Sans FB Demi" w:hAnsi="Berlin Sans FB Demi"/>
          <w:rPrChange w:id="6575" w:author="Dr Mamadou SANOGO" w:date="2023-10-26T15:55:00Z">
            <w:rPr>
              <w:rFonts w:ascii="Berlin Sans FB Demi" w:hAnsi="Berlin Sans FB Demi"/>
              <w:color w:val="000000" w:themeColor="text1"/>
            </w:rPr>
          </w:rPrChange>
        </w:rPr>
        <w:t>Semestre 2</w:t>
      </w:r>
    </w:p>
    <w:p w14:paraId="3F54F1C1" w14:textId="77777777" w:rsidR="00631BF4" w:rsidRPr="00561D9D" w:rsidRDefault="00631BF4" w:rsidP="00631BF4">
      <w:pPr>
        <w:pStyle w:val="Titre"/>
        <w:spacing w:line="276" w:lineRule="auto"/>
        <w:rPr>
          <w:rFonts w:asciiTheme="minorHAnsi" w:hAnsiTheme="minorHAnsi"/>
          <w:b w:val="0"/>
          <w:bCs/>
          <w:sz w:val="20"/>
        </w:rPr>
      </w:pPr>
      <w:r w:rsidRPr="00561D9D">
        <w:rPr>
          <w:rFonts w:asciiTheme="minorHAnsi" w:hAnsiTheme="minorHAnsi"/>
          <w:sz w:val="20"/>
        </w:rPr>
        <w:t>CM :</w:t>
      </w:r>
      <w:r w:rsidRPr="00561D9D">
        <w:rPr>
          <w:rFonts w:asciiTheme="minorHAnsi" w:hAnsiTheme="minorHAnsi"/>
          <w:b w:val="0"/>
          <w:sz w:val="20"/>
        </w:rPr>
        <w:t xml:space="preserve"> Cours magistral/</w:t>
      </w:r>
      <w:r w:rsidRPr="00561D9D">
        <w:rPr>
          <w:rFonts w:asciiTheme="minorHAnsi" w:hAnsiTheme="minorHAnsi"/>
          <w:sz w:val="20"/>
        </w:rPr>
        <w:t xml:space="preserve"> TD :</w:t>
      </w:r>
      <w:r w:rsidRPr="00561D9D">
        <w:rPr>
          <w:rFonts w:asciiTheme="minorHAnsi" w:hAnsiTheme="minorHAnsi"/>
          <w:b w:val="0"/>
          <w:sz w:val="20"/>
        </w:rPr>
        <w:t xml:space="preserve"> Travaux dirigés/ </w:t>
      </w:r>
      <w:r w:rsidRPr="00561D9D">
        <w:rPr>
          <w:rFonts w:asciiTheme="minorHAnsi" w:hAnsiTheme="minorHAnsi"/>
          <w:sz w:val="20"/>
        </w:rPr>
        <w:t>TP :</w:t>
      </w:r>
      <w:r w:rsidRPr="00561D9D">
        <w:rPr>
          <w:rFonts w:asciiTheme="minorHAnsi" w:hAnsiTheme="minorHAnsi"/>
          <w:b w:val="0"/>
          <w:sz w:val="20"/>
        </w:rPr>
        <w:t xml:space="preserve"> Travaux pratiques/</w:t>
      </w:r>
      <w:proofErr w:type="gramStart"/>
      <w:r w:rsidRPr="00561D9D">
        <w:rPr>
          <w:rFonts w:asciiTheme="minorHAnsi" w:hAnsiTheme="minorHAnsi"/>
          <w:sz w:val="20"/>
        </w:rPr>
        <w:t>S:</w:t>
      </w:r>
      <w:proofErr w:type="gramEnd"/>
      <w:r w:rsidRPr="00561D9D">
        <w:rPr>
          <w:rFonts w:asciiTheme="minorHAnsi" w:hAnsiTheme="minorHAnsi"/>
          <w:b w:val="0"/>
          <w:sz w:val="20"/>
        </w:rPr>
        <w:t xml:space="preserve"> Stage</w:t>
      </w:r>
    </w:p>
    <w:p w14:paraId="38CB5A26" w14:textId="77777777" w:rsidR="00631BF4" w:rsidRPr="00561D9D" w:rsidRDefault="00631BF4" w:rsidP="00631BF4">
      <w:pPr>
        <w:pStyle w:val="Titre"/>
        <w:spacing w:line="276" w:lineRule="auto"/>
        <w:rPr>
          <w:rFonts w:asciiTheme="minorHAnsi" w:hAnsiTheme="minorHAnsi"/>
          <w:b w:val="0"/>
          <w:bCs/>
          <w:sz w:val="20"/>
        </w:rPr>
      </w:pPr>
      <w:r w:rsidRPr="00561D9D">
        <w:rPr>
          <w:rFonts w:asciiTheme="minorHAnsi" w:hAnsiTheme="minorHAnsi"/>
          <w:sz w:val="20"/>
        </w:rPr>
        <w:t>90 heures de stage</w:t>
      </w:r>
      <w:r w:rsidRPr="00561D9D">
        <w:rPr>
          <w:rFonts w:asciiTheme="minorHAnsi" w:hAnsiTheme="minorHAnsi"/>
          <w:b w:val="0"/>
          <w:sz w:val="20"/>
        </w:rPr>
        <w:t>=2 crédits</w:t>
      </w:r>
    </w:p>
    <w:p w14:paraId="6C4E2B5C" w14:textId="77777777" w:rsidR="00631BF4" w:rsidRPr="00561D9D" w:rsidRDefault="00631BF4" w:rsidP="00631BF4">
      <w:pPr>
        <w:pStyle w:val="Titre"/>
        <w:spacing w:line="276" w:lineRule="auto"/>
        <w:rPr>
          <w:rFonts w:asciiTheme="minorHAnsi" w:hAnsiTheme="minorHAnsi"/>
          <w:b w:val="0"/>
          <w:bCs/>
          <w:sz w:val="20"/>
        </w:rPr>
      </w:pPr>
    </w:p>
    <w:tbl>
      <w:tblPr>
        <w:tblW w:w="562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29"/>
        <w:gridCol w:w="511"/>
        <w:gridCol w:w="1936"/>
        <w:gridCol w:w="1936"/>
        <w:gridCol w:w="814"/>
        <w:gridCol w:w="918"/>
        <w:gridCol w:w="2035"/>
        <w:gridCol w:w="1427"/>
      </w:tblGrid>
      <w:tr w:rsidR="00561D9D" w:rsidRPr="00561D9D" w14:paraId="73A22059" w14:textId="77777777" w:rsidTr="00F26652">
        <w:trPr>
          <w:cantSplit/>
          <w:trHeight w:val="845"/>
        </w:trPr>
        <w:tc>
          <w:tcPr>
            <w:tcW w:w="765" w:type="pct"/>
            <w:tcBorders>
              <w:top w:val="single" w:sz="4" w:space="0" w:color="auto"/>
              <w:left w:val="single" w:sz="4" w:space="0" w:color="auto"/>
              <w:bottom w:val="single" w:sz="4" w:space="0" w:color="auto"/>
              <w:right w:val="single" w:sz="4" w:space="0" w:color="auto"/>
            </w:tcBorders>
            <w:vAlign w:val="center"/>
            <w:hideMark/>
          </w:tcPr>
          <w:p w14:paraId="0DE2542C"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576"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577" w:author="Dr Mamadou SANOGO" w:date="2023-10-26T15:55:00Z">
                  <w:rPr>
                    <w:rFonts w:asciiTheme="minorHAnsi" w:hAnsiTheme="minorHAnsi"/>
                    <w:b/>
                    <w:bCs/>
                    <w:color w:val="000000" w:themeColor="text1"/>
                    <w:sz w:val="18"/>
                    <w:szCs w:val="20"/>
                  </w:rPr>
                </w:rPrChange>
              </w:rPr>
              <w:t>Unités d’Enseignement</w:t>
            </w:r>
          </w:p>
        </w:tc>
        <w:tc>
          <w:tcPr>
            <w:tcW w:w="226" w:type="pct"/>
            <w:tcBorders>
              <w:top w:val="single" w:sz="4" w:space="0" w:color="auto"/>
              <w:left w:val="single" w:sz="4" w:space="0" w:color="auto"/>
              <w:bottom w:val="single" w:sz="4" w:space="0" w:color="auto"/>
              <w:right w:val="single" w:sz="4" w:space="0" w:color="auto"/>
            </w:tcBorders>
            <w:vAlign w:val="center"/>
            <w:hideMark/>
          </w:tcPr>
          <w:p w14:paraId="3EC3D741"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578"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579" w:author="Dr Mamadou SANOGO" w:date="2023-10-26T15:55:00Z">
                  <w:rPr>
                    <w:rFonts w:asciiTheme="minorHAnsi" w:hAnsiTheme="minorHAnsi"/>
                    <w:b/>
                    <w:bCs/>
                    <w:color w:val="000000" w:themeColor="text1"/>
                    <w:sz w:val="18"/>
                    <w:szCs w:val="20"/>
                  </w:rPr>
                </w:rPrChange>
              </w:rPr>
              <w:t>Crédits</w:t>
            </w:r>
          </w:p>
        </w:tc>
        <w:tc>
          <w:tcPr>
            <w:tcW w:w="856" w:type="pct"/>
            <w:tcBorders>
              <w:top w:val="single" w:sz="4" w:space="0" w:color="auto"/>
              <w:left w:val="single" w:sz="4" w:space="0" w:color="auto"/>
              <w:bottom w:val="single" w:sz="4" w:space="0" w:color="auto"/>
              <w:right w:val="single" w:sz="4" w:space="0" w:color="auto"/>
            </w:tcBorders>
            <w:vAlign w:val="center"/>
            <w:hideMark/>
          </w:tcPr>
          <w:p w14:paraId="7A25A616"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580"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581" w:author="Dr Mamadou SANOGO" w:date="2023-10-26T15:55:00Z">
                  <w:rPr>
                    <w:rFonts w:asciiTheme="minorHAnsi" w:hAnsiTheme="minorHAnsi"/>
                    <w:b/>
                    <w:bCs/>
                    <w:color w:val="000000" w:themeColor="text1"/>
                    <w:sz w:val="18"/>
                    <w:szCs w:val="20"/>
                  </w:rPr>
                </w:rPrChange>
              </w:rPr>
              <w:t>Compétences</w:t>
            </w:r>
          </w:p>
          <w:p w14:paraId="11619328"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582" w:author="Dr Mamadou SANOGO" w:date="2023-10-26T15:55:00Z">
                  <w:rPr>
                    <w:rFonts w:asciiTheme="minorHAnsi" w:hAnsiTheme="minorHAnsi"/>
                    <w:b/>
                    <w:bCs/>
                    <w:color w:val="000000" w:themeColor="text1"/>
                    <w:sz w:val="18"/>
                    <w:szCs w:val="20"/>
                  </w:rPr>
                </w:rPrChange>
              </w:rPr>
            </w:pPr>
            <w:proofErr w:type="gramStart"/>
            <w:r w:rsidRPr="00561D9D">
              <w:rPr>
                <w:rFonts w:asciiTheme="minorHAnsi" w:hAnsiTheme="minorHAnsi"/>
                <w:b/>
                <w:bCs/>
                <w:sz w:val="18"/>
                <w:szCs w:val="20"/>
                <w:rPrChange w:id="6583" w:author="Dr Mamadou SANOGO" w:date="2023-10-26T15:55:00Z">
                  <w:rPr>
                    <w:rFonts w:asciiTheme="minorHAnsi" w:hAnsiTheme="minorHAnsi"/>
                    <w:b/>
                    <w:bCs/>
                    <w:color w:val="000000" w:themeColor="text1"/>
                    <w:sz w:val="18"/>
                    <w:szCs w:val="20"/>
                  </w:rPr>
                </w:rPrChange>
              </w:rPr>
              <w:t>et</w:t>
            </w:r>
            <w:proofErr w:type="gramEnd"/>
            <w:r w:rsidRPr="00561D9D">
              <w:rPr>
                <w:rFonts w:asciiTheme="minorHAnsi" w:hAnsiTheme="minorHAnsi"/>
                <w:b/>
                <w:bCs/>
                <w:sz w:val="18"/>
                <w:szCs w:val="20"/>
                <w:rPrChange w:id="6584" w:author="Dr Mamadou SANOGO" w:date="2023-10-26T15:55:00Z">
                  <w:rPr>
                    <w:rFonts w:asciiTheme="minorHAnsi" w:hAnsiTheme="minorHAnsi"/>
                    <w:b/>
                    <w:bCs/>
                    <w:color w:val="000000" w:themeColor="text1"/>
                    <w:sz w:val="18"/>
                    <w:szCs w:val="20"/>
                  </w:rPr>
                </w:rPrChange>
              </w:rPr>
              <w:t>/ou</w:t>
            </w:r>
          </w:p>
          <w:p w14:paraId="67570E11"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585" w:author="Dr Mamadou SANOGO" w:date="2023-10-26T15:55:00Z">
                  <w:rPr>
                    <w:rFonts w:asciiTheme="minorHAnsi" w:hAnsiTheme="minorHAnsi"/>
                    <w:b/>
                    <w:bCs/>
                    <w:color w:val="000000" w:themeColor="text1"/>
                    <w:sz w:val="18"/>
                    <w:szCs w:val="20"/>
                  </w:rPr>
                </w:rPrChange>
              </w:rPr>
            </w:pPr>
            <w:proofErr w:type="gramStart"/>
            <w:r w:rsidRPr="00561D9D">
              <w:rPr>
                <w:rFonts w:asciiTheme="minorHAnsi" w:hAnsiTheme="minorHAnsi"/>
                <w:b/>
                <w:bCs/>
                <w:sz w:val="18"/>
                <w:szCs w:val="20"/>
                <w:rPrChange w:id="6586" w:author="Dr Mamadou SANOGO" w:date="2023-10-26T15:55:00Z">
                  <w:rPr>
                    <w:rFonts w:asciiTheme="minorHAnsi" w:hAnsiTheme="minorHAnsi"/>
                    <w:b/>
                    <w:bCs/>
                    <w:color w:val="000000" w:themeColor="text1"/>
                    <w:sz w:val="18"/>
                    <w:szCs w:val="20"/>
                  </w:rPr>
                </w:rPrChange>
              </w:rPr>
              <w:t>connaissances</w:t>
            </w:r>
            <w:proofErr w:type="gramEnd"/>
            <w:r w:rsidRPr="00561D9D">
              <w:rPr>
                <w:rFonts w:asciiTheme="minorHAnsi" w:hAnsiTheme="minorHAnsi"/>
                <w:b/>
                <w:bCs/>
                <w:sz w:val="18"/>
                <w:szCs w:val="20"/>
                <w:rPrChange w:id="6587" w:author="Dr Mamadou SANOGO" w:date="2023-10-26T15:55:00Z">
                  <w:rPr>
                    <w:rFonts w:asciiTheme="minorHAnsi" w:hAnsiTheme="minorHAnsi"/>
                    <w:b/>
                    <w:bCs/>
                    <w:color w:val="000000" w:themeColor="text1"/>
                    <w:sz w:val="18"/>
                    <w:szCs w:val="20"/>
                  </w:rPr>
                </w:rPrChange>
              </w:rPr>
              <w:t xml:space="preserve"> attendues</w:t>
            </w:r>
          </w:p>
        </w:tc>
        <w:tc>
          <w:tcPr>
            <w:tcW w:w="856" w:type="pct"/>
            <w:tcBorders>
              <w:top w:val="single" w:sz="4" w:space="0" w:color="auto"/>
              <w:left w:val="single" w:sz="4" w:space="0" w:color="auto"/>
              <w:bottom w:val="single" w:sz="4" w:space="0" w:color="auto"/>
              <w:right w:val="single" w:sz="4" w:space="0" w:color="auto"/>
            </w:tcBorders>
            <w:vAlign w:val="center"/>
            <w:hideMark/>
          </w:tcPr>
          <w:p w14:paraId="11C38648"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588"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589" w:author="Dr Mamadou SANOGO" w:date="2023-10-26T15:55:00Z">
                  <w:rPr>
                    <w:rFonts w:asciiTheme="minorHAnsi" w:hAnsiTheme="minorHAnsi"/>
                    <w:b/>
                    <w:bCs/>
                    <w:color w:val="000000" w:themeColor="text1"/>
                    <w:sz w:val="18"/>
                    <w:szCs w:val="20"/>
                  </w:rPr>
                </w:rPrChange>
              </w:rPr>
              <w:t>Disciplines concernées</w:t>
            </w:r>
          </w:p>
        </w:tc>
        <w:tc>
          <w:tcPr>
            <w:tcW w:w="360" w:type="pct"/>
            <w:tcBorders>
              <w:top w:val="single" w:sz="4" w:space="0" w:color="auto"/>
              <w:left w:val="single" w:sz="4" w:space="0" w:color="auto"/>
              <w:bottom w:val="single" w:sz="4" w:space="0" w:color="auto"/>
              <w:right w:val="single" w:sz="4" w:space="0" w:color="auto"/>
            </w:tcBorders>
            <w:vAlign w:val="center"/>
            <w:hideMark/>
          </w:tcPr>
          <w:p w14:paraId="15034569"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590"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591" w:author="Dr Mamadou SANOGO" w:date="2023-10-26T15:55:00Z">
                  <w:rPr>
                    <w:rFonts w:asciiTheme="minorHAnsi" w:hAnsiTheme="minorHAnsi"/>
                    <w:b/>
                    <w:bCs/>
                    <w:color w:val="000000" w:themeColor="text1"/>
                    <w:sz w:val="18"/>
                    <w:szCs w:val="20"/>
                  </w:rPr>
                </w:rPrChange>
              </w:rPr>
              <w:t>Crédits</w:t>
            </w:r>
          </w:p>
          <w:p w14:paraId="398A8B09"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592" w:author="Dr Mamadou SANOGO" w:date="2023-10-26T15:55:00Z">
                  <w:rPr>
                    <w:rFonts w:asciiTheme="minorHAnsi" w:hAnsiTheme="minorHAnsi"/>
                    <w:b/>
                    <w:bCs/>
                    <w:color w:val="000000" w:themeColor="text1"/>
                    <w:sz w:val="18"/>
                    <w:szCs w:val="20"/>
                  </w:rPr>
                </w:rPrChange>
              </w:rPr>
            </w:pPr>
            <w:proofErr w:type="gramStart"/>
            <w:r w:rsidRPr="00561D9D">
              <w:rPr>
                <w:rFonts w:asciiTheme="minorHAnsi" w:hAnsiTheme="minorHAnsi"/>
                <w:b/>
                <w:bCs/>
                <w:sz w:val="18"/>
                <w:szCs w:val="20"/>
                <w:rPrChange w:id="6593" w:author="Dr Mamadou SANOGO" w:date="2023-10-26T15:55:00Z">
                  <w:rPr>
                    <w:rFonts w:asciiTheme="minorHAnsi" w:hAnsiTheme="minorHAnsi"/>
                    <w:b/>
                    <w:bCs/>
                    <w:color w:val="000000" w:themeColor="text1"/>
                    <w:sz w:val="18"/>
                    <w:szCs w:val="20"/>
                  </w:rPr>
                </w:rPrChange>
              </w:rPr>
              <w:t>par</w:t>
            </w:r>
            <w:proofErr w:type="gramEnd"/>
            <w:r w:rsidRPr="00561D9D">
              <w:rPr>
                <w:rFonts w:asciiTheme="minorHAnsi" w:hAnsiTheme="minorHAnsi"/>
                <w:b/>
                <w:bCs/>
                <w:sz w:val="18"/>
                <w:szCs w:val="20"/>
                <w:rPrChange w:id="6594" w:author="Dr Mamadou SANOGO" w:date="2023-10-26T15:55:00Z">
                  <w:rPr>
                    <w:rFonts w:asciiTheme="minorHAnsi" w:hAnsiTheme="minorHAnsi"/>
                    <w:b/>
                    <w:bCs/>
                    <w:color w:val="000000" w:themeColor="text1"/>
                    <w:sz w:val="18"/>
                    <w:szCs w:val="20"/>
                  </w:rPr>
                </w:rPrChange>
              </w:rPr>
              <w:t xml:space="preserve"> discipline</w:t>
            </w:r>
          </w:p>
        </w:tc>
        <w:tc>
          <w:tcPr>
            <w:tcW w:w="406" w:type="pct"/>
            <w:tcBorders>
              <w:top w:val="single" w:sz="4" w:space="0" w:color="auto"/>
              <w:left w:val="single" w:sz="4" w:space="0" w:color="auto"/>
              <w:bottom w:val="single" w:sz="4" w:space="0" w:color="auto"/>
              <w:right w:val="single" w:sz="4" w:space="0" w:color="auto"/>
            </w:tcBorders>
            <w:vAlign w:val="center"/>
            <w:hideMark/>
          </w:tcPr>
          <w:p w14:paraId="1304B376"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595"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596" w:author="Dr Mamadou SANOGO" w:date="2023-10-26T15:55:00Z">
                  <w:rPr>
                    <w:rFonts w:asciiTheme="minorHAnsi" w:hAnsiTheme="minorHAnsi"/>
                    <w:b/>
                    <w:bCs/>
                    <w:color w:val="000000" w:themeColor="text1"/>
                    <w:sz w:val="18"/>
                    <w:szCs w:val="20"/>
                  </w:rPr>
                </w:rPrChange>
              </w:rPr>
              <w:t>Durée totale</w:t>
            </w:r>
          </w:p>
          <w:p w14:paraId="36656B84"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597" w:author="Dr Mamadou SANOGO" w:date="2023-10-26T15:55:00Z">
                  <w:rPr>
                    <w:rFonts w:asciiTheme="minorHAnsi" w:hAnsiTheme="minorHAnsi"/>
                    <w:b/>
                    <w:bCs/>
                    <w:color w:val="000000" w:themeColor="text1"/>
                    <w:sz w:val="18"/>
                    <w:szCs w:val="20"/>
                  </w:rPr>
                </w:rPrChange>
              </w:rPr>
            </w:pPr>
            <w:proofErr w:type="gramStart"/>
            <w:r w:rsidRPr="00561D9D">
              <w:rPr>
                <w:rFonts w:asciiTheme="minorHAnsi" w:hAnsiTheme="minorHAnsi"/>
                <w:b/>
                <w:bCs/>
                <w:sz w:val="18"/>
                <w:szCs w:val="20"/>
                <w:rPrChange w:id="6598" w:author="Dr Mamadou SANOGO" w:date="2023-10-26T15:55:00Z">
                  <w:rPr>
                    <w:rFonts w:asciiTheme="minorHAnsi" w:hAnsiTheme="minorHAnsi"/>
                    <w:b/>
                    <w:bCs/>
                    <w:color w:val="000000" w:themeColor="text1"/>
                    <w:sz w:val="18"/>
                    <w:szCs w:val="20"/>
                  </w:rPr>
                </w:rPrChange>
              </w:rPr>
              <w:t>par</w:t>
            </w:r>
            <w:proofErr w:type="gramEnd"/>
            <w:r w:rsidRPr="00561D9D">
              <w:rPr>
                <w:rFonts w:asciiTheme="minorHAnsi" w:hAnsiTheme="minorHAnsi"/>
                <w:b/>
                <w:bCs/>
                <w:sz w:val="18"/>
                <w:szCs w:val="20"/>
                <w:rPrChange w:id="6599" w:author="Dr Mamadou SANOGO" w:date="2023-10-26T15:55:00Z">
                  <w:rPr>
                    <w:rFonts w:asciiTheme="minorHAnsi" w:hAnsiTheme="minorHAnsi"/>
                    <w:b/>
                    <w:bCs/>
                    <w:color w:val="000000" w:themeColor="text1"/>
                    <w:sz w:val="18"/>
                    <w:szCs w:val="20"/>
                  </w:rPr>
                </w:rPrChange>
              </w:rPr>
              <w:t xml:space="preserve"> étudiant                 (en heures) CM/TD/TP/S</w:t>
            </w:r>
          </w:p>
        </w:tc>
        <w:tc>
          <w:tcPr>
            <w:tcW w:w="900" w:type="pct"/>
            <w:tcBorders>
              <w:top w:val="single" w:sz="4" w:space="0" w:color="auto"/>
              <w:left w:val="single" w:sz="4" w:space="0" w:color="auto"/>
              <w:bottom w:val="single" w:sz="4" w:space="0" w:color="auto"/>
              <w:right w:val="single" w:sz="4" w:space="0" w:color="auto"/>
            </w:tcBorders>
            <w:vAlign w:val="center"/>
            <w:hideMark/>
          </w:tcPr>
          <w:p w14:paraId="6BDA82E3"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600"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601" w:author="Dr Mamadou SANOGO" w:date="2023-10-26T15:55:00Z">
                  <w:rPr>
                    <w:rFonts w:asciiTheme="minorHAnsi" w:hAnsiTheme="minorHAnsi"/>
                    <w:b/>
                    <w:bCs/>
                    <w:color w:val="000000" w:themeColor="text1"/>
                    <w:sz w:val="18"/>
                    <w:szCs w:val="20"/>
                  </w:rPr>
                </w:rPrChange>
              </w:rPr>
              <w:t>Modalités d’enseignement</w:t>
            </w:r>
          </w:p>
        </w:tc>
        <w:tc>
          <w:tcPr>
            <w:tcW w:w="631" w:type="pct"/>
            <w:tcBorders>
              <w:top w:val="single" w:sz="4" w:space="0" w:color="auto"/>
              <w:left w:val="single" w:sz="4" w:space="0" w:color="auto"/>
              <w:bottom w:val="single" w:sz="4" w:space="0" w:color="auto"/>
              <w:right w:val="single" w:sz="4" w:space="0" w:color="auto"/>
            </w:tcBorders>
            <w:vAlign w:val="center"/>
            <w:hideMark/>
          </w:tcPr>
          <w:p w14:paraId="38DC39CC"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18"/>
                <w:szCs w:val="20"/>
                <w:rPrChange w:id="6602" w:author="Dr Mamadou SANOGO" w:date="2023-10-26T15:55:00Z">
                  <w:rPr>
                    <w:rFonts w:asciiTheme="minorHAnsi" w:hAnsiTheme="minorHAnsi"/>
                    <w:b/>
                    <w:bCs/>
                    <w:color w:val="000000" w:themeColor="text1"/>
                    <w:sz w:val="18"/>
                    <w:szCs w:val="20"/>
                  </w:rPr>
                </w:rPrChange>
              </w:rPr>
            </w:pPr>
            <w:r w:rsidRPr="00561D9D">
              <w:rPr>
                <w:rFonts w:asciiTheme="minorHAnsi" w:hAnsiTheme="minorHAnsi"/>
                <w:b/>
                <w:bCs/>
                <w:sz w:val="18"/>
                <w:szCs w:val="20"/>
                <w:rPrChange w:id="6603" w:author="Dr Mamadou SANOGO" w:date="2023-10-26T15:55:00Z">
                  <w:rPr>
                    <w:rFonts w:asciiTheme="minorHAnsi" w:hAnsiTheme="minorHAnsi"/>
                    <w:b/>
                    <w:bCs/>
                    <w:color w:val="000000" w:themeColor="text1"/>
                    <w:sz w:val="18"/>
                    <w:szCs w:val="20"/>
                  </w:rPr>
                </w:rPrChange>
              </w:rPr>
              <w:t>Modalités d’évaluation</w:t>
            </w:r>
          </w:p>
        </w:tc>
      </w:tr>
      <w:tr w:rsidR="00561D9D" w:rsidRPr="00561D9D" w14:paraId="1ACAA973" w14:textId="77777777" w:rsidTr="00F26652">
        <w:trPr>
          <w:cantSplit/>
          <w:trHeight w:val="20"/>
        </w:trPr>
        <w:tc>
          <w:tcPr>
            <w:tcW w:w="765" w:type="pct"/>
            <w:vMerge w:val="restart"/>
            <w:tcBorders>
              <w:top w:val="single" w:sz="4" w:space="0" w:color="auto"/>
              <w:left w:val="single" w:sz="4" w:space="0" w:color="auto"/>
              <w:right w:val="single" w:sz="4" w:space="0" w:color="auto"/>
            </w:tcBorders>
            <w:vAlign w:val="center"/>
            <w:hideMark/>
          </w:tcPr>
          <w:p w14:paraId="2DBFDCFC" w14:textId="77777777" w:rsidR="00631BF4" w:rsidRPr="00561D9D" w:rsidRDefault="00631BF4" w:rsidP="00F26652">
            <w:pPr>
              <w:spacing w:line="240" w:lineRule="auto"/>
              <w:rPr>
                <w:rFonts w:asciiTheme="minorHAnsi" w:hAnsiTheme="minorHAnsi"/>
                <w:b/>
                <w:sz w:val="20"/>
                <w:szCs w:val="20"/>
                <w:rPrChange w:id="6604" w:author="Dr Mamadou SANOGO" w:date="2023-10-26T15:55:00Z">
                  <w:rPr>
                    <w:rFonts w:asciiTheme="minorHAnsi" w:hAnsiTheme="minorHAnsi"/>
                    <w:b/>
                    <w:color w:val="000000" w:themeColor="text1"/>
                    <w:sz w:val="20"/>
                    <w:szCs w:val="20"/>
                  </w:rPr>
                </w:rPrChange>
              </w:rPr>
            </w:pPr>
            <w:r w:rsidRPr="00561D9D">
              <w:rPr>
                <w:rFonts w:asciiTheme="minorHAnsi" w:hAnsiTheme="minorHAnsi"/>
                <w:b/>
                <w:bCs/>
                <w:sz w:val="20"/>
                <w:szCs w:val="20"/>
                <w:rPrChange w:id="6605" w:author="Dr Mamadou SANOGO" w:date="2023-10-26T15:55:00Z">
                  <w:rPr>
                    <w:rFonts w:asciiTheme="minorHAnsi" w:hAnsiTheme="minorHAnsi"/>
                    <w:b/>
                    <w:bCs/>
                    <w:color w:val="000000" w:themeColor="text1"/>
                    <w:sz w:val="20"/>
                    <w:szCs w:val="20"/>
                  </w:rPr>
                </w:rPrChange>
              </w:rPr>
              <w:t xml:space="preserve">ISP2201 </w:t>
            </w:r>
            <w:r w:rsidRPr="00561D9D">
              <w:rPr>
                <w:rFonts w:asciiTheme="minorHAnsi" w:hAnsiTheme="minorHAnsi"/>
                <w:b/>
                <w:sz w:val="20"/>
                <w:szCs w:val="20"/>
                <w:rPrChange w:id="6606" w:author="Dr Mamadou SANOGO" w:date="2023-10-26T15:55:00Z">
                  <w:rPr>
                    <w:rFonts w:asciiTheme="minorHAnsi" w:hAnsiTheme="minorHAnsi"/>
                    <w:b/>
                    <w:color w:val="000000" w:themeColor="text1"/>
                    <w:sz w:val="20"/>
                    <w:szCs w:val="20"/>
                  </w:rPr>
                </w:rPrChange>
              </w:rPr>
              <w:t xml:space="preserve">Introduction en soins promotionnels  </w:t>
            </w:r>
          </w:p>
        </w:tc>
        <w:tc>
          <w:tcPr>
            <w:tcW w:w="226" w:type="pct"/>
            <w:vMerge w:val="restart"/>
            <w:tcBorders>
              <w:top w:val="single" w:sz="4" w:space="0" w:color="auto"/>
              <w:left w:val="single" w:sz="4" w:space="0" w:color="auto"/>
              <w:right w:val="single" w:sz="4" w:space="0" w:color="auto"/>
            </w:tcBorders>
            <w:vAlign w:val="center"/>
          </w:tcPr>
          <w:p w14:paraId="348D83B1" w14:textId="77777777" w:rsidR="00631BF4" w:rsidRPr="00561D9D" w:rsidRDefault="00631BF4" w:rsidP="00F26652">
            <w:pPr>
              <w:spacing w:line="240" w:lineRule="auto"/>
              <w:jc w:val="center"/>
              <w:rPr>
                <w:rFonts w:asciiTheme="minorHAnsi" w:hAnsiTheme="minorHAnsi"/>
                <w:b/>
                <w:sz w:val="20"/>
                <w:szCs w:val="20"/>
                <w:rPrChange w:id="6607"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608" w:author="Dr Mamadou SANOGO" w:date="2023-10-26T15:55:00Z">
                  <w:rPr>
                    <w:rFonts w:asciiTheme="minorHAnsi" w:hAnsiTheme="minorHAnsi"/>
                    <w:b/>
                    <w:color w:val="000000" w:themeColor="text1"/>
                    <w:sz w:val="20"/>
                    <w:szCs w:val="20"/>
                  </w:rPr>
                </w:rPrChange>
              </w:rPr>
              <w:t>6</w:t>
            </w:r>
          </w:p>
        </w:tc>
        <w:tc>
          <w:tcPr>
            <w:tcW w:w="856" w:type="pct"/>
            <w:vMerge w:val="restart"/>
            <w:tcBorders>
              <w:top w:val="single" w:sz="4" w:space="0" w:color="auto"/>
              <w:left w:val="single" w:sz="4" w:space="0" w:color="auto"/>
              <w:right w:val="single" w:sz="4" w:space="0" w:color="auto"/>
            </w:tcBorders>
            <w:vAlign w:val="center"/>
          </w:tcPr>
          <w:p w14:paraId="3401F677"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09"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10" w:author="Dr Mamadou SANOGO" w:date="2023-10-26T15:55:00Z">
                  <w:rPr>
                    <w:rFonts w:asciiTheme="minorHAnsi" w:hAnsiTheme="minorHAnsi"/>
                    <w:bCs/>
                    <w:color w:val="000000" w:themeColor="text1"/>
                    <w:sz w:val="20"/>
                    <w:szCs w:val="20"/>
                  </w:rPr>
                </w:rPrChange>
              </w:rPr>
              <w:t xml:space="preserve">Assurer des soins promotionnels et préventifs à l’individu, à la famille et à </w:t>
            </w:r>
            <w:proofErr w:type="gramStart"/>
            <w:r w:rsidRPr="00561D9D">
              <w:rPr>
                <w:rFonts w:asciiTheme="minorHAnsi" w:hAnsiTheme="minorHAnsi"/>
                <w:bCs/>
                <w:sz w:val="20"/>
                <w:szCs w:val="20"/>
                <w:rPrChange w:id="6611" w:author="Dr Mamadou SANOGO" w:date="2023-10-26T15:55:00Z">
                  <w:rPr>
                    <w:rFonts w:asciiTheme="minorHAnsi" w:hAnsiTheme="minorHAnsi"/>
                    <w:bCs/>
                    <w:color w:val="000000" w:themeColor="text1"/>
                    <w:sz w:val="20"/>
                    <w:szCs w:val="20"/>
                  </w:rPr>
                </w:rPrChange>
              </w:rPr>
              <w:t>la  communauté</w:t>
            </w:r>
            <w:proofErr w:type="gramEnd"/>
            <w:r w:rsidRPr="00561D9D">
              <w:rPr>
                <w:rFonts w:asciiTheme="minorHAnsi" w:hAnsiTheme="minorHAnsi"/>
                <w:bCs/>
                <w:sz w:val="20"/>
                <w:szCs w:val="20"/>
                <w:rPrChange w:id="6612" w:author="Dr Mamadou SANOGO" w:date="2023-10-26T15:55:00Z">
                  <w:rPr>
                    <w:rFonts w:asciiTheme="minorHAnsi" w:hAnsiTheme="minorHAnsi"/>
                    <w:bCs/>
                    <w:color w:val="000000" w:themeColor="text1"/>
                    <w:sz w:val="20"/>
                    <w:szCs w:val="20"/>
                  </w:rPr>
                </w:rPrChange>
              </w:rPr>
              <w:t xml:space="preserve"> </w:t>
            </w:r>
          </w:p>
        </w:tc>
        <w:tc>
          <w:tcPr>
            <w:tcW w:w="856" w:type="pct"/>
            <w:tcBorders>
              <w:top w:val="single" w:sz="4" w:space="0" w:color="auto"/>
              <w:left w:val="single" w:sz="4" w:space="0" w:color="auto"/>
              <w:bottom w:val="single" w:sz="4" w:space="0" w:color="auto"/>
              <w:right w:val="single" w:sz="4" w:space="0" w:color="auto"/>
            </w:tcBorders>
            <w:vAlign w:val="center"/>
            <w:hideMark/>
          </w:tcPr>
          <w:p w14:paraId="4A5912EA"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13"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14" w:author="Dr Mamadou SANOGO" w:date="2023-10-26T15:55:00Z">
                  <w:rPr>
                    <w:rFonts w:asciiTheme="minorHAnsi" w:hAnsiTheme="minorHAnsi"/>
                    <w:bCs/>
                    <w:color w:val="000000" w:themeColor="text1"/>
                    <w:sz w:val="20"/>
                    <w:szCs w:val="20"/>
                  </w:rPr>
                </w:rPrChange>
              </w:rPr>
              <w:t xml:space="preserve">Concepts, méthodes, politiques et stratégies en santé communautaire </w:t>
            </w:r>
          </w:p>
        </w:tc>
        <w:tc>
          <w:tcPr>
            <w:tcW w:w="360" w:type="pct"/>
            <w:tcBorders>
              <w:top w:val="single" w:sz="4" w:space="0" w:color="auto"/>
              <w:left w:val="single" w:sz="4" w:space="0" w:color="auto"/>
              <w:bottom w:val="single" w:sz="4" w:space="0" w:color="auto"/>
              <w:right w:val="single" w:sz="4" w:space="0" w:color="auto"/>
            </w:tcBorders>
            <w:vAlign w:val="center"/>
            <w:hideMark/>
          </w:tcPr>
          <w:p w14:paraId="5637731F"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15"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16" w:author="Dr Mamadou SANOGO" w:date="2023-10-26T15:55:00Z">
                  <w:rPr>
                    <w:rFonts w:asciiTheme="minorHAnsi" w:hAnsiTheme="minorHAnsi"/>
                    <w:bCs/>
                    <w:color w:val="000000" w:themeColor="text1"/>
                    <w:sz w:val="20"/>
                    <w:szCs w:val="20"/>
                  </w:rPr>
                </w:rPrChange>
              </w:rPr>
              <w:t>2</w:t>
            </w:r>
          </w:p>
        </w:tc>
        <w:tc>
          <w:tcPr>
            <w:tcW w:w="406" w:type="pct"/>
            <w:vMerge w:val="restart"/>
            <w:tcBorders>
              <w:top w:val="single" w:sz="4" w:space="0" w:color="auto"/>
              <w:left w:val="single" w:sz="4" w:space="0" w:color="auto"/>
              <w:right w:val="single" w:sz="4" w:space="0" w:color="auto"/>
            </w:tcBorders>
            <w:vAlign w:val="center"/>
          </w:tcPr>
          <w:p w14:paraId="28485D7B"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17"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18" w:author="Dr Mamadou SANOGO" w:date="2023-10-26T15:55:00Z">
                  <w:rPr>
                    <w:rFonts w:asciiTheme="minorHAnsi" w:hAnsiTheme="minorHAnsi"/>
                    <w:bCs/>
                    <w:color w:val="000000" w:themeColor="text1"/>
                    <w:sz w:val="20"/>
                    <w:szCs w:val="20"/>
                  </w:rPr>
                </w:rPrChange>
              </w:rPr>
              <w:t>60/40/20/00</w:t>
            </w:r>
          </w:p>
        </w:tc>
        <w:tc>
          <w:tcPr>
            <w:tcW w:w="900" w:type="pct"/>
            <w:vMerge w:val="restart"/>
            <w:tcBorders>
              <w:top w:val="single" w:sz="4" w:space="0" w:color="auto"/>
              <w:left w:val="single" w:sz="4" w:space="0" w:color="auto"/>
              <w:right w:val="single" w:sz="4" w:space="0" w:color="auto"/>
            </w:tcBorders>
            <w:vAlign w:val="center"/>
            <w:hideMark/>
          </w:tcPr>
          <w:p w14:paraId="7B36FCC4"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619" w:author="Dr Mamadou SANOGO" w:date="2023-10-26T15:55:00Z">
                  <w:rPr>
                    <w:rFonts w:asciiTheme="minorHAnsi" w:hAnsiTheme="minorHAnsi"/>
                    <w:bCs/>
                    <w:i/>
                    <w:color w:val="000000" w:themeColor="text1"/>
                    <w:sz w:val="20"/>
                    <w:szCs w:val="20"/>
                  </w:rPr>
                </w:rPrChange>
              </w:rPr>
              <w:t>Cours magistral, travaux dirigés, travaux pratiques, études de cas, exposés participatifs, mise en situation réelle de travail</w:t>
            </w:r>
          </w:p>
        </w:tc>
        <w:tc>
          <w:tcPr>
            <w:tcW w:w="631" w:type="pct"/>
            <w:vMerge w:val="restart"/>
            <w:tcBorders>
              <w:top w:val="single" w:sz="4" w:space="0" w:color="auto"/>
              <w:left w:val="single" w:sz="4" w:space="0" w:color="auto"/>
              <w:right w:val="single" w:sz="4" w:space="0" w:color="auto"/>
            </w:tcBorders>
            <w:vAlign w:val="center"/>
            <w:hideMark/>
          </w:tcPr>
          <w:p w14:paraId="078BD72E"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620" w:author="Dr Mamadou SANOGO" w:date="2023-10-26T15:55:00Z">
                  <w:rPr>
                    <w:rFonts w:asciiTheme="minorHAnsi" w:hAnsiTheme="minorHAnsi"/>
                    <w:bCs/>
                    <w:i/>
                    <w:color w:val="000000" w:themeColor="text1"/>
                    <w:sz w:val="20"/>
                    <w:szCs w:val="20"/>
                  </w:rPr>
                </w:rPrChange>
              </w:rPr>
              <w:t>Contrôle continu écrit ou oral, cas pratiques, Mise en situation réelle de travail</w:t>
            </w:r>
          </w:p>
        </w:tc>
      </w:tr>
      <w:tr w:rsidR="00561D9D" w:rsidRPr="00561D9D" w14:paraId="3744EC34" w14:textId="77777777" w:rsidTr="00F26652">
        <w:trPr>
          <w:cantSplit/>
          <w:trHeight w:val="162"/>
        </w:trPr>
        <w:tc>
          <w:tcPr>
            <w:tcW w:w="765" w:type="pct"/>
            <w:vMerge/>
            <w:tcBorders>
              <w:left w:val="single" w:sz="4" w:space="0" w:color="auto"/>
              <w:right w:val="single" w:sz="4" w:space="0" w:color="auto"/>
            </w:tcBorders>
            <w:vAlign w:val="center"/>
            <w:hideMark/>
          </w:tcPr>
          <w:p w14:paraId="6BD35AEB" w14:textId="77777777" w:rsidR="00631BF4" w:rsidRPr="00561D9D" w:rsidRDefault="00631BF4" w:rsidP="00F26652">
            <w:pPr>
              <w:spacing w:line="240" w:lineRule="auto"/>
              <w:rPr>
                <w:rFonts w:asciiTheme="minorHAnsi" w:hAnsiTheme="minorHAnsi"/>
                <w:b/>
                <w:sz w:val="20"/>
                <w:szCs w:val="20"/>
                <w:rPrChange w:id="6621" w:author="Dr Mamadou SANOGO" w:date="2023-10-26T15:55:00Z">
                  <w:rPr>
                    <w:rFonts w:asciiTheme="minorHAnsi" w:hAnsiTheme="minorHAnsi"/>
                    <w:b/>
                    <w:color w:val="000000" w:themeColor="text1"/>
                    <w:sz w:val="20"/>
                    <w:szCs w:val="20"/>
                  </w:rPr>
                </w:rPrChange>
              </w:rPr>
            </w:pPr>
          </w:p>
        </w:tc>
        <w:tc>
          <w:tcPr>
            <w:tcW w:w="226" w:type="pct"/>
            <w:vMerge/>
            <w:tcBorders>
              <w:left w:val="single" w:sz="4" w:space="0" w:color="auto"/>
              <w:right w:val="single" w:sz="4" w:space="0" w:color="auto"/>
            </w:tcBorders>
            <w:vAlign w:val="center"/>
            <w:hideMark/>
          </w:tcPr>
          <w:p w14:paraId="2653E7C7" w14:textId="77777777" w:rsidR="00631BF4" w:rsidRPr="00561D9D" w:rsidRDefault="00631BF4" w:rsidP="00F26652">
            <w:pPr>
              <w:spacing w:line="240" w:lineRule="auto"/>
              <w:jc w:val="center"/>
              <w:rPr>
                <w:rFonts w:asciiTheme="minorHAnsi" w:hAnsiTheme="minorHAnsi"/>
                <w:b/>
                <w:sz w:val="20"/>
                <w:szCs w:val="20"/>
                <w:rPrChange w:id="6622" w:author="Dr Mamadou SANOGO" w:date="2023-10-26T15:55:00Z">
                  <w:rPr>
                    <w:rFonts w:asciiTheme="minorHAnsi" w:hAnsiTheme="minorHAnsi"/>
                    <w:b/>
                    <w:color w:val="000000" w:themeColor="text1"/>
                    <w:sz w:val="20"/>
                    <w:szCs w:val="20"/>
                  </w:rPr>
                </w:rPrChange>
              </w:rPr>
            </w:pPr>
          </w:p>
        </w:tc>
        <w:tc>
          <w:tcPr>
            <w:tcW w:w="856" w:type="pct"/>
            <w:vMerge/>
            <w:tcBorders>
              <w:left w:val="single" w:sz="4" w:space="0" w:color="auto"/>
              <w:right w:val="single" w:sz="4" w:space="0" w:color="auto"/>
            </w:tcBorders>
            <w:vAlign w:val="center"/>
            <w:hideMark/>
          </w:tcPr>
          <w:p w14:paraId="7BEF8140"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23"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E3E6ACA"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24"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25" w:author="Dr Mamadou SANOGO" w:date="2023-10-26T15:55:00Z">
                  <w:rPr>
                    <w:rFonts w:asciiTheme="minorHAnsi" w:hAnsiTheme="minorHAnsi"/>
                    <w:bCs/>
                    <w:color w:val="000000" w:themeColor="text1"/>
                    <w:sz w:val="20"/>
                    <w:szCs w:val="20"/>
                  </w:rPr>
                </w:rPrChange>
              </w:rPr>
              <w:t xml:space="preserve">Notions de socio-anthropologie de la santé </w:t>
            </w:r>
          </w:p>
        </w:tc>
        <w:tc>
          <w:tcPr>
            <w:tcW w:w="360" w:type="pct"/>
            <w:tcBorders>
              <w:top w:val="single" w:sz="4" w:space="0" w:color="auto"/>
              <w:left w:val="single" w:sz="4" w:space="0" w:color="auto"/>
              <w:bottom w:val="single" w:sz="4" w:space="0" w:color="auto"/>
              <w:right w:val="single" w:sz="4" w:space="0" w:color="auto"/>
            </w:tcBorders>
            <w:vAlign w:val="center"/>
          </w:tcPr>
          <w:p w14:paraId="2B9388A6"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26"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27" w:author="Dr Mamadou SANOGO" w:date="2023-10-26T15:55:00Z">
                  <w:rPr>
                    <w:rFonts w:asciiTheme="minorHAnsi" w:hAnsiTheme="minorHAnsi"/>
                    <w:bCs/>
                    <w:color w:val="000000" w:themeColor="text1"/>
                    <w:sz w:val="20"/>
                    <w:szCs w:val="20"/>
                  </w:rPr>
                </w:rPrChange>
              </w:rPr>
              <w:t>2</w:t>
            </w:r>
          </w:p>
        </w:tc>
        <w:tc>
          <w:tcPr>
            <w:tcW w:w="406" w:type="pct"/>
            <w:vMerge/>
            <w:tcBorders>
              <w:left w:val="single" w:sz="4" w:space="0" w:color="auto"/>
              <w:right w:val="single" w:sz="4" w:space="0" w:color="auto"/>
            </w:tcBorders>
            <w:vAlign w:val="center"/>
            <w:hideMark/>
          </w:tcPr>
          <w:p w14:paraId="55EE03CC"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28" w:author="Dr Mamadou SANOGO" w:date="2023-10-26T15:55:00Z">
                  <w:rPr>
                    <w:rFonts w:asciiTheme="minorHAnsi" w:hAnsiTheme="minorHAnsi"/>
                    <w:bCs/>
                    <w:color w:val="000000" w:themeColor="text1"/>
                    <w:sz w:val="20"/>
                    <w:szCs w:val="20"/>
                  </w:rPr>
                </w:rPrChange>
              </w:rPr>
            </w:pPr>
          </w:p>
        </w:tc>
        <w:tc>
          <w:tcPr>
            <w:tcW w:w="900" w:type="pct"/>
            <w:vMerge/>
            <w:tcBorders>
              <w:left w:val="single" w:sz="4" w:space="0" w:color="auto"/>
              <w:right w:val="single" w:sz="4" w:space="0" w:color="auto"/>
            </w:tcBorders>
            <w:vAlign w:val="center"/>
            <w:hideMark/>
          </w:tcPr>
          <w:p w14:paraId="27148B7E"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629" w:author="Dr Mamadou SANOGO" w:date="2023-10-26T15:55:00Z">
                  <w:rPr>
                    <w:rFonts w:asciiTheme="minorHAnsi" w:hAnsiTheme="minorHAnsi"/>
                    <w:bCs/>
                    <w:i/>
                    <w:color w:val="000000" w:themeColor="text1"/>
                    <w:sz w:val="20"/>
                    <w:szCs w:val="20"/>
                  </w:rPr>
                </w:rPrChange>
              </w:rPr>
            </w:pPr>
          </w:p>
        </w:tc>
        <w:tc>
          <w:tcPr>
            <w:tcW w:w="631" w:type="pct"/>
            <w:vMerge/>
            <w:tcBorders>
              <w:left w:val="single" w:sz="4" w:space="0" w:color="auto"/>
              <w:right w:val="single" w:sz="4" w:space="0" w:color="auto"/>
            </w:tcBorders>
            <w:vAlign w:val="center"/>
            <w:hideMark/>
          </w:tcPr>
          <w:p w14:paraId="5A382734"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630" w:author="Dr Mamadou SANOGO" w:date="2023-10-26T15:55:00Z">
                  <w:rPr>
                    <w:rFonts w:asciiTheme="minorHAnsi" w:hAnsiTheme="minorHAnsi"/>
                    <w:bCs/>
                    <w:i/>
                    <w:color w:val="000000" w:themeColor="text1"/>
                    <w:sz w:val="20"/>
                    <w:szCs w:val="20"/>
                  </w:rPr>
                </w:rPrChange>
              </w:rPr>
            </w:pPr>
          </w:p>
        </w:tc>
      </w:tr>
      <w:tr w:rsidR="00561D9D" w:rsidRPr="00561D9D" w14:paraId="1C9B4FA5" w14:textId="77777777" w:rsidTr="00F26652">
        <w:trPr>
          <w:cantSplit/>
          <w:trHeight w:val="237"/>
        </w:trPr>
        <w:tc>
          <w:tcPr>
            <w:tcW w:w="765" w:type="pct"/>
            <w:vMerge/>
            <w:tcBorders>
              <w:left w:val="single" w:sz="4" w:space="0" w:color="auto"/>
              <w:bottom w:val="single" w:sz="4" w:space="0" w:color="auto"/>
              <w:right w:val="single" w:sz="4" w:space="0" w:color="auto"/>
            </w:tcBorders>
            <w:vAlign w:val="center"/>
          </w:tcPr>
          <w:p w14:paraId="6A265976" w14:textId="77777777" w:rsidR="00631BF4" w:rsidRPr="00561D9D" w:rsidRDefault="00631BF4" w:rsidP="00F26652">
            <w:pPr>
              <w:spacing w:line="240" w:lineRule="auto"/>
              <w:rPr>
                <w:rFonts w:asciiTheme="minorHAnsi" w:hAnsiTheme="minorHAnsi"/>
                <w:b/>
                <w:sz w:val="20"/>
                <w:szCs w:val="20"/>
                <w:rPrChange w:id="6631" w:author="Dr Mamadou SANOGO" w:date="2023-10-26T15:55:00Z">
                  <w:rPr>
                    <w:rFonts w:asciiTheme="minorHAnsi" w:hAnsiTheme="minorHAnsi"/>
                    <w:b/>
                    <w:color w:val="000000" w:themeColor="text1"/>
                    <w:sz w:val="20"/>
                    <w:szCs w:val="20"/>
                  </w:rPr>
                </w:rPrChange>
              </w:rPr>
            </w:pPr>
          </w:p>
        </w:tc>
        <w:tc>
          <w:tcPr>
            <w:tcW w:w="226" w:type="pct"/>
            <w:vMerge/>
            <w:tcBorders>
              <w:left w:val="single" w:sz="4" w:space="0" w:color="auto"/>
              <w:bottom w:val="single" w:sz="4" w:space="0" w:color="auto"/>
              <w:right w:val="single" w:sz="4" w:space="0" w:color="auto"/>
            </w:tcBorders>
            <w:vAlign w:val="center"/>
          </w:tcPr>
          <w:p w14:paraId="5C42E426" w14:textId="77777777" w:rsidR="00631BF4" w:rsidRPr="00561D9D" w:rsidRDefault="00631BF4" w:rsidP="00F26652">
            <w:pPr>
              <w:spacing w:line="240" w:lineRule="auto"/>
              <w:jc w:val="center"/>
              <w:rPr>
                <w:rFonts w:asciiTheme="minorHAnsi" w:hAnsiTheme="minorHAnsi"/>
                <w:b/>
                <w:sz w:val="20"/>
                <w:szCs w:val="20"/>
                <w:rPrChange w:id="6632" w:author="Dr Mamadou SANOGO" w:date="2023-10-26T15:55:00Z">
                  <w:rPr>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tcPr>
          <w:p w14:paraId="0D376F4F"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33"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tcPr>
          <w:p w14:paraId="22B5D396"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34"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35" w:author="Dr Mamadou SANOGO" w:date="2023-10-26T15:55:00Z">
                  <w:rPr>
                    <w:rFonts w:asciiTheme="minorHAnsi" w:hAnsiTheme="minorHAnsi"/>
                    <w:bCs/>
                    <w:color w:val="000000" w:themeColor="text1"/>
                    <w:sz w:val="20"/>
                    <w:szCs w:val="20"/>
                  </w:rPr>
                </w:rPrChange>
              </w:rPr>
              <w:t xml:space="preserve">Diagnostic communautaire </w:t>
            </w:r>
          </w:p>
        </w:tc>
        <w:tc>
          <w:tcPr>
            <w:tcW w:w="360" w:type="pct"/>
            <w:tcBorders>
              <w:top w:val="single" w:sz="4" w:space="0" w:color="auto"/>
              <w:left w:val="single" w:sz="4" w:space="0" w:color="auto"/>
              <w:bottom w:val="single" w:sz="4" w:space="0" w:color="auto"/>
              <w:right w:val="single" w:sz="4" w:space="0" w:color="auto"/>
            </w:tcBorders>
            <w:vAlign w:val="center"/>
          </w:tcPr>
          <w:p w14:paraId="3482E993"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36"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37" w:author="Dr Mamadou SANOGO" w:date="2023-10-26T15:55:00Z">
                  <w:rPr>
                    <w:rFonts w:asciiTheme="minorHAnsi" w:hAnsiTheme="minorHAnsi"/>
                    <w:bCs/>
                    <w:color w:val="000000" w:themeColor="text1"/>
                    <w:sz w:val="20"/>
                    <w:szCs w:val="20"/>
                  </w:rPr>
                </w:rPrChange>
              </w:rPr>
              <w:t>2</w:t>
            </w:r>
          </w:p>
        </w:tc>
        <w:tc>
          <w:tcPr>
            <w:tcW w:w="406" w:type="pct"/>
            <w:vMerge/>
            <w:tcBorders>
              <w:left w:val="single" w:sz="4" w:space="0" w:color="auto"/>
              <w:bottom w:val="single" w:sz="4" w:space="0" w:color="auto"/>
              <w:right w:val="single" w:sz="4" w:space="0" w:color="auto"/>
            </w:tcBorders>
            <w:vAlign w:val="center"/>
          </w:tcPr>
          <w:p w14:paraId="1D477C34"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38" w:author="Dr Mamadou SANOGO" w:date="2023-10-26T15:55:00Z">
                  <w:rPr>
                    <w:rFonts w:asciiTheme="minorHAnsi" w:hAnsiTheme="minorHAnsi"/>
                    <w:bCs/>
                    <w:color w:val="000000" w:themeColor="text1"/>
                    <w:sz w:val="20"/>
                    <w:szCs w:val="20"/>
                  </w:rPr>
                </w:rPrChange>
              </w:rPr>
            </w:pPr>
          </w:p>
        </w:tc>
        <w:tc>
          <w:tcPr>
            <w:tcW w:w="900" w:type="pct"/>
            <w:vMerge/>
            <w:tcBorders>
              <w:left w:val="single" w:sz="4" w:space="0" w:color="auto"/>
              <w:bottom w:val="single" w:sz="4" w:space="0" w:color="auto"/>
              <w:right w:val="single" w:sz="4" w:space="0" w:color="auto"/>
            </w:tcBorders>
            <w:vAlign w:val="center"/>
          </w:tcPr>
          <w:p w14:paraId="5A749B86"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639" w:author="Dr Mamadou SANOGO" w:date="2023-10-26T15:55:00Z">
                  <w:rPr>
                    <w:rFonts w:asciiTheme="minorHAnsi" w:hAnsiTheme="minorHAnsi"/>
                    <w:bCs/>
                    <w:i/>
                    <w:color w:val="000000" w:themeColor="text1"/>
                    <w:sz w:val="20"/>
                    <w:szCs w:val="20"/>
                  </w:rPr>
                </w:rPrChange>
              </w:rPr>
            </w:pPr>
          </w:p>
        </w:tc>
        <w:tc>
          <w:tcPr>
            <w:tcW w:w="631" w:type="pct"/>
            <w:vMerge/>
            <w:tcBorders>
              <w:left w:val="single" w:sz="4" w:space="0" w:color="auto"/>
              <w:bottom w:val="single" w:sz="4" w:space="0" w:color="auto"/>
              <w:right w:val="single" w:sz="4" w:space="0" w:color="auto"/>
            </w:tcBorders>
            <w:vAlign w:val="center"/>
          </w:tcPr>
          <w:p w14:paraId="467F4C34"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640" w:author="Dr Mamadou SANOGO" w:date="2023-10-26T15:55:00Z">
                  <w:rPr>
                    <w:rFonts w:asciiTheme="minorHAnsi" w:hAnsiTheme="minorHAnsi"/>
                    <w:bCs/>
                    <w:i/>
                    <w:color w:val="000000" w:themeColor="text1"/>
                    <w:sz w:val="20"/>
                    <w:szCs w:val="20"/>
                  </w:rPr>
                </w:rPrChange>
              </w:rPr>
            </w:pPr>
          </w:p>
        </w:tc>
      </w:tr>
      <w:tr w:rsidR="00561D9D" w:rsidRPr="00561D9D" w14:paraId="2B3BB138" w14:textId="77777777" w:rsidTr="00F26652">
        <w:trPr>
          <w:cantSplit/>
          <w:trHeight w:val="20"/>
        </w:trPr>
        <w:tc>
          <w:tcPr>
            <w:tcW w:w="765" w:type="pct"/>
            <w:vMerge w:val="restart"/>
            <w:tcBorders>
              <w:top w:val="single" w:sz="4" w:space="0" w:color="auto"/>
              <w:left w:val="single" w:sz="4" w:space="0" w:color="auto"/>
              <w:right w:val="single" w:sz="4" w:space="0" w:color="auto"/>
            </w:tcBorders>
            <w:vAlign w:val="center"/>
            <w:hideMark/>
          </w:tcPr>
          <w:p w14:paraId="0D4B1DDF" w14:textId="77777777" w:rsidR="00631BF4" w:rsidRPr="00561D9D" w:rsidRDefault="00631BF4" w:rsidP="00F26652">
            <w:pPr>
              <w:spacing w:line="240" w:lineRule="auto"/>
              <w:rPr>
                <w:rFonts w:asciiTheme="minorHAnsi" w:hAnsiTheme="minorHAnsi"/>
                <w:b/>
                <w:sz w:val="20"/>
                <w:szCs w:val="20"/>
                <w:rPrChange w:id="6641" w:author="Dr Mamadou SANOGO" w:date="2023-10-26T15:55:00Z">
                  <w:rPr>
                    <w:rFonts w:asciiTheme="minorHAnsi" w:hAnsiTheme="minorHAnsi"/>
                    <w:b/>
                    <w:color w:val="000000" w:themeColor="text1"/>
                    <w:sz w:val="20"/>
                    <w:szCs w:val="20"/>
                  </w:rPr>
                </w:rPrChange>
              </w:rPr>
            </w:pPr>
            <w:r w:rsidRPr="00561D9D">
              <w:rPr>
                <w:rFonts w:asciiTheme="minorHAnsi" w:hAnsiTheme="minorHAnsi"/>
                <w:b/>
                <w:bCs/>
                <w:sz w:val="20"/>
                <w:szCs w:val="20"/>
                <w:rPrChange w:id="6642" w:author="Dr Mamadou SANOGO" w:date="2023-10-26T15:55:00Z">
                  <w:rPr>
                    <w:rFonts w:asciiTheme="minorHAnsi" w:hAnsiTheme="minorHAnsi"/>
                    <w:b/>
                    <w:bCs/>
                    <w:color w:val="000000" w:themeColor="text1"/>
                    <w:sz w:val="20"/>
                    <w:szCs w:val="20"/>
                  </w:rPr>
                </w:rPrChange>
              </w:rPr>
              <w:t>SPP2202</w:t>
            </w:r>
          </w:p>
          <w:p w14:paraId="15C5BEF1" w14:textId="77777777" w:rsidR="00631BF4" w:rsidRPr="00561D9D" w:rsidRDefault="00631BF4" w:rsidP="00F26652">
            <w:pPr>
              <w:spacing w:line="240" w:lineRule="auto"/>
              <w:rPr>
                <w:rFonts w:asciiTheme="minorHAnsi" w:hAnsiTheme="minorHAnsi"/>
                <w:b/>
                <w:sz w:val="20"/>
                <w:szCs w:val="20"/>
                <w:rPrChange w:id="6643"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644" w:author="Dr Mamadou SANOGO" w:date="2023-10-26T15:55:00Z">
                  <w:rPr>
                    <w:rFonts w:asciiTheme="minorHAnsi" w:hAnsiTheme="minorHAnsi"/>
                    <w:b/>
                    <w:color w:val="000000" w:themeColor="text1"/>
                    <w:sz w:val="20"/>
                    <w:szCs w:val="20"/>
                  </w:rPr>
                </w:rPrChange>
              </w:rPr>
              <w:t xml:space="preserve">Soins promotionnels et préventifs  </w:t>
            </w:r>
          </w:p>
          <w:p w14:paraId="5E3AEF9A" w14:textId="77777777" w:rsidR="00631BF4" w:rsidRPr="00561D9D" w:rsidRDefault="00631BF4" w:rsidP="00F26652">
            <w:pPr>
              <w:spacing w:line="240" w:lineRule="auto"/>
              <w:rPr>
                <w:rFonts w:asciiTheme="minorHAnsi" w:hAnsiTheme="minorHAnsi"/>
                <w:b/>
                <w:sz w:val="20"/>
                <w:szCs w:val="20"/>
                <w:rPrChange w:id="6645" w:author="Dr Mamadou SANOGO" w:date="2023-10-26T15:55:00Z">
                  <w:rPr>
                    <w:rFonts w:asciiTheme="minorHAnsi" w:hAnsiTheme="minorHAnsi"/>
                    <w:b/>
                    <w:color w:val="000000" w:themeColor="text1"/>
                    <w:sz w:val="20"/>
                    <w:szCs w:val="20"/>
                  </w:rPr>
                </w:rPrChange>
              </w:rPr>
            </w:pPr>
          </w:p>
        </w:tc>
        <w:tc>
          <w:tcPr>
            <w:tcW w:w="226" w:type="pct"/>
            <w:vMerge w:val="restart"/>
            <w:tcBorders>
              <w:top w:val="single" w:sz="4" w:space="0" w:color="auto"/>
              <w:left w:val="single" w:sz="4" w:space="0" w:color="auto"/>
              <w:right w:val="single" w:sz="4" w:space="0" w:color="auto"/>
            </w:tcBorders>
            <w:vAlign w:val="center"/>
            <w:hideMark/>
          </w:tcPr>
          <w:p w14:paraId="1606CECC" w14:textId="77777777" w:rsidR="00631BF4" w:rsidRPr="00561D9D" w:rsidRDefault="00631BF4" w:rsidP="00F26652">
            <w:pPr>
              <w:spacing w:line="240" w:lineRule="auto"/>
              <w:jc w:val="center"/>
              <w:rPr>
                <w:rFonts w:asciiTheme="minorHAnsi" w:hAnsiTheme="minorHAnsi"/>
                <w:b/>
                <w:sz w:val="20"/>
                <w:szCs w:val="20"/>
                <w:rPrChange w:id="6646"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647" w:author="Dr Mamadou SANOGO" w:date="2023-10-26T15:55:00Z">
                  <w:rPr>
                    <w:rFonts w:asciiTheme="minorHAnsi" w:hAnsiTheme="minorHAnsi"/>
                    <w:b/>
                    <w:color w:val="000000" w:themeColor="text1"/>
                    <w:sz w:val="20"/>
                    <w:szCs w:val="20"/>
                  </w:rPr>
                </w:rPrChange>
              </w:rPr>
              <w:t>6</w:t>
            </w:r>
          </w:p>
        </w:tc>
        <w:tc>
          <w:tcPr>
            <w:tcW w:w="856" w:type="pct"/>
            <w:vMerge w:val="restart"/>
            <w:tcBorders>
              <w:top w:val="single" w:sz="4" w:space="0" w:color="auto"/>
              <w:left w:val="single" w:sz="4" w:space="0" w:color="auto"/>
              <w:right w:val="single" w:sz="4" w:space="0" w:color="auto"/>
            </w:tcBorders>
            <w:vAlign w:val="center"/>
          </w:tcPr>
          <w:p w14:paraId="1E383883"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48"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49" w:author="Dr Mamadou SANOGO" w:date="2023-10-26T15:55:00Z">
                  <w:rPr>
                    <w:rFonts w:asciiTheme="minorHAnsi" w:hAnsiTheme="minorHAnsi"/>
                    <w:bCs/>
                    <w:color w:val="000000" w:themeColor="text1"/>
                    <w:sz w:val="20"/>
                    <w:szCs w:val="20"/>
                  </w:rPr>
                </w:rPrChange>
              </w:rPr>
              <w:t xml:space="preserve">Assurer des soins promotionnels et préventifs à l’individu, à la famille et à </w:t>
            </w:r>
            <w:proofErr w:type="gramStart"/>
            <w:r w:rsidRPr="00561D9D">
              <w:rPr>
                <w:rFonts w:asciiTheme="minorHAnsi" w:hAnsiTheme="minorHAnsi"/>
                <w:bCs/>
                <w:sz w:val="20"/>
                <w:szCs w:val="20"/>
                <w:rPrChange w:id="6650" w:author="Dr Mamadou SANOGO" w:date="2023-10-26T15:55:00Z">
                  <w:rPr>
                    <w:rFonts w:asciiTheme="minorHAnsi" w:hAnsiTheme="minorHAnsi"/>
                    <w:bCs/>
                    <w:color w:val="000000" w:themeColor="text1"/>
                    <w:sz w:val="20"/>
                    <w:szCs w:val="20"/>
                  </w:rPr>
                </w:rPrChange>
              </w:rPr>
              <w:t>la  communauté</w:t>
            </w:r>
            <w:proofErr w:type="gramEnd"/>
            <w:r w:rsidRPr="00561D9D">
              <w:rPr>
                <w:rFonts w:asciiTheme="minorHAnsi" w:hAnsiTheme="minorHAnsi"/>
                <w:bCs/>
                <w:sz w:val="20"/>
                <w:szCs w:val="20"/>
                <w:rPrChange w:id="6651" w:author="Dr Mamadou SANOGO" w:date="2023-10-26T15:55:00Z">
                  <w:rPr>
                    <w:rFonts w:asciiTheme="minorHAnsi" w:hAnsiTheme="minorHAnsi"/>
                    <w:bCs/>
                    <w:color w:val="000000" w:themeColor="text1"/>
                    <w:sz w:val="20"/>
                    <w:szCs w:val="20"/>
                  </w:rPr>
                </w:rPrChange>
              </w:rPr>
              <w:t xml:space="preserve"> </w:t>
            </w:r>
          </w:p>
        </w:tc>
        <w:tc>
          <w:tcPr>
            <w:tcW w:w="856" w:type="pct"/>
            <w:tcBorders>
              <w:top w:val="single" w:sz="4" w:space="0" w:color="auto"/>
              <w:left w:val="single" w:sz="4" w:space="0" w:color="auto"/>
              <w:bottom w:val="single" w:sz="4" w:space="0" w:color="auto"/>
              <w:right w:val="single" w:sz="4" w:space="0" w:color="auto"/>
            </w:tcBorders>
            <w:vAlign w:val="center"/>
            <w:hideMark/>
          </w:tcPr>
          <w:p w14:paraId="6DDCA93E"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52"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53" w:author="Dr Mamadou SANOGO" w:date="2023-10-26T15:55:00Z">
                  <w:rPr>
                    <w:rFonts w:asciiTheme="minorHAnsi" w:hAnsiTheme="minorHAnsi"/>
                    <w:bCs/>
                    <w:color w:val="000000" w:themeColor="text1"/>
                    <w:sz w:val="20"/>
                    <w:szCs w:val="20"/>
                  </w:rPr>
                </w:rPrChange>
              </w:rPr>
              <w:t>Stages communautaires</w:t>
            </w:r>
          </w:p>
        </w:tc>
        <w:tc>
          <w:tcPr>
            <w:tcW w:w="360" w:type="pct"/>
            <w:tcBorders>
              <w:top w:val="single" w:sz="4" w:space="0" w:color="auto"/>
              <w:left w:val="single" w:sz="4" w:space="0" w:color="auto"/>
              <w:bottom w:val="single" w:sz="4" w:space="0" w:color="auto"/>
              <w:right w:val="single" w:sz="4" w:space="0" w:color="auto"/>
            </w:tcBorders>
            <w:vAlign w:val="center"/>
            <w:hideMark/>
          </w:tcPr>
          <w:p w14:paraId="45559D71"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54"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55" w:author="Dr Mamadou SANOGO" w:date="2023-10-26T15:55:00Z">
                  <w:rPr>
                    <w:rFonts w:asciiTheme="minorHAnsi" w:hAnsiTheme="minorHAnsi"/>
                    <w:bCs/>
                    <w:color w:val="000000" w:themeColor="text1"/>
                    <w:sz w:val="20"/>
                    <w:szCs w:val="20"/>
                  </w:rPr>
                </w:rPrChange>
              </w:rPr>
              <w:t>2</w:t>
            </w:r>
          </w:p>
        </w:tc>
        <w:tc>
          <w:tcPr>
            <w:tcW w:w="406" w:type="pct"/>
            <w:vMerge w:val="restart"/>
            <w:tcBorders>
              <w:top w:val="single" w:sz="4" w:space="0" w:color="auto"/>
              <w:left w:val="single" w:sz="4" w:space="0" w:color="auto"/>
              <w:right w:val="single" w:sz="4" w:space="0" w:color="auto"/>
            </w:tcBorders>
            <w:vAlign w:val="center"/>
            <w:hideMark/>
          </w:tcPr>
          <w:p w14:paraId="0085E3E0"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56"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57" w:author="Dr Mamadou SANOGO" w:date="2023-10-26T15:55:00Z">
                  <w:rPr>
                    <w:rFonts w:asciiTheme="minorHAnsi" w:hAnsiTheme="minorHAnsi"/>
                    <w:bCs/>
                    <w:color w:val="000000" w:themeColor="text1"/>
                    <w:sz w:val="20"/>
                    <w:szCs w:val="20"/>
                  </w:rPr>
                </w:rPrChange>
              </w:rPr>
              <w:t>20/40/20/90</w:t>
            </w:r>
          </w:p>
        </w:tc>
        <w:tc>
          <w:tcPr>
            <w:tcW w:w="900" w:type="pct"/>
            <w:vMerge w:val="restart"/>
            <w:tcBorders>
              <w:top w:val="single" w:sz="4" w:space="0" w:color="auto"/>
              <w:left w:val="single" w:sz="4" w:space="0" w:color="auto"/>
              <w:right w:val="single" w:sz="4" w:space="0" w:color="auto"/>
            </w:tcBorders>
            <w:vAlign w:val="center"/>
            <w:hideMark/>
          </w:tcPr>
          <w:p w14:paraId="2B83CA77"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658" w:author="Dr Mamadou SANOGO" w:date="2023-10-26T15:55:00Z">
                  <w:rPr>
                    <w:rFonts w:asciiTheme="minorHAnsi" w:hAnsiTheme="minorHAnsi"/>
                    <w:bCs/>
                    <w:i/>
                    <w:color w:val="000000" w:themeColor="text1"/>
                    <w:sz w:val="20"/>
                    <w:szCs w:val="20"/>
                  </w:rPr>
                </w:rPrChange>
              </w:rPr>
              <w:t>Cours magistral, travaux dirigés, travaux pratiques, études de cas, exposés participatifs, mise en situation réelle de travail, stage</w:t>
            </w:r>
          </w:p>
        </w:tc>
        <w:tc>
          <w:tcPr>
            <w:tcW w:w="631" w:type="pct"/>
            <w:vMerge w:val="restart"/>
            <w:tcBorders>
              <w:top w:val="single" w:sz="4" w:space="0" w:color="auto"/>
              <w:left w:val="single" w:sz="4" w:space="0" w:color="auto"/>
              <w:right w:val="single" w:sz="4" w:space="0" w:color="auto"/>
            </w:tcBorders>
            <w:vAlign w:val="center"/>
            <w:hideMark/>
          </w:tcPr>
          <w:p w14:paraId="79FAF2A6"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659" w:author="Dr Mamadou SANOGO" w:date="2023-10-26T15:55:00Z">
                  <w:rPr>
                    <w:rFonts w:asciiTheme="minorHAnsi" w:hAnsiTheme="minorHAnsi"/>
                    <w:bCs/>
                    <w:i/>
                    <w:color w:val="000000" w:themeColor="text1"/>
                    <w:sz w:val="20"/>
                    <w:szCs w:val="20"/>
                  </w:rPr>
                </w:rPrChange>
              </w:rPr>
              <w:t>Contrôle continu écrit ou oral, cas pratiques, Mise en situation réelle de travail</w:t>
            </w:r>
          </w:p>
        </w:tc>
      </w:tr>
      <w:tr w:rsidR="00561D9D" w:rsidRPr="00561D9D" w14:paraId="5AFE3EF9" w14:textId="77777777" w:rsidTr="00F26652">
        <w:trPr>
          <w:cantSplit/>
          <w:trHeight w:val="315"/>
        </w:trPr>
        <w:tc>
          <w:tcPr>
            <w:tcW w:w="765" w:type="pct"/>
            <w:vMerge/>
            <w:tcBorders>
              <w:left w:val="single" w:sz="4" w:space="0" w:color="auto"/>
              <w:bottom w:val="single" w:sz="4" w:space="0" w:color="auto"/>
              <w:right w:val="single" w:sz="4" w:space="0" w:color="auto"/>
            </w:tcBorders>
            <w:vAlign w:val="center"/>
          </w:tcPr>
          <w:p w14:paraId="2C0A8A96" w14:textId="77777777" w:rsidR="00631BF4" w:rsidRPr="00561D9D" w:rsidRDefault="00631BF4" w:rsidP="00F26652">
            <w:pPr>
              <w:spacing w:line="240" w:lineRule="auto"/>
              <w:rPr>
                <w:rFonts w:asciiTheme="minorHAnsi" w:hAnsiTheme="minorHAnsi"/>
                <w:b/>
                <w:sz w:val="20"/>
                <w:szCs w:val="20"/>
                <w:rPrChange w:id="6660" w:author="Dr Mamadou SANOGO" w:date="2023-10-26T15:55:00Z">
                  <w:rPr>
                    <w:rFonts w:asciiTheme="minorHAnsi" w:hAnsiTheme="minorHAnsi"/>
                    <w:b/>
                    <w:color w:val="000000" w:themeColor="text1"/>
                    <w:sz w:val="20"/>
                    <w:szCs w:val="20"/>
                  </w:rPr>
                </w:rPrChange>
              </w:rPr>
            </w:pPr>
          </w:p>
        </w:tc>
        <w:tc>
          <w:tcPr>
            <w:tcW w:w="226" w:type="pct"/>
            <w:vMerge/>
            <w:tcBorders>
              <w:left w:val="single" w:sz="4" w:space="0" w:color="auto"/>
              <w:bottom w:val="single" w:sz="4" w:space="0" w:color="auto"/>
              <w:right w:val="single" w:sz="4" w:space="0" w:color="auto"/>
            </w:tcBorders>
            <w:vAlign w:val="center"/>
          </w:tcPr>
          <w:p w14:paraId="2B735CC8" w14:textId="77777777" w:rsidR="00631BF4" w:rsidRPr="00561D9D" w:rsidRDefault="00631BF4" w:rsidP="00F26652">
            <w:pPr>
              <w:spacing w:line="240" w:lineRule="auto"/>
              <w:jc w:val="center"/>
              <w:rPr>
                <w:rFonts w:asciiTheme="minorHAnsi" w:hAnsiTheme="minorHAnsi"/>
                <w:b/>
                <w:sz w:val="20"/>
                <w:szCs w:val="20"/>
                <w:rPrChange w:id="6661" w:author="Dr Mamadou SANOGO" w:date="2023-10-26T15:55:00Z">
                  <w:rPr>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tcPr>
          <w:p w14:paraId="03BB38A8"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62"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tcPr>
          <w:p w14:paraId="407929E5"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63"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64" w:author="Dr Mamadou SANOGO" w:date="2023-10-26T15:55:00Z">
                  <w:rPr>
                    <w:rFonts w:asciiTheme="minorHAnsi" w:hAnsiTheme="minorHAnsi"/>
                    <w:bCs/>
                    <w:color w:val="000000" w:themeColor="text1"/>
                    <w:sz w:val="20"/>
                    <w:szCs w:val="20"/>
                  </w:rPr>
                </w:rPrChange>
              </w:rPr>
              <w:t xml:space="preserve">Processus d’élaboration d’un projet de santé communautaire </w:t>
            </w:r>
          </w:p>
        </w:tc>
        <w:tc>
          <w:tcPr>
            <w:tcW w:w="360" w:type="pct"/>
            <w:tcBorders>
              <w:top w:val="single" w:sz="4" w:space="0" w:color="auto"/>
              <w:left w:val="single" w:sz="4" w:space="0" w:color="auto"/>
              <w:bottom w:val="single" w:sz="4" w:space="0" w:color="auto"/>
              <w:right w:val="single" w:sz="4" w:space="0" w:color="auto"/>
            </w:tcBorders>
            <w:vAlign w:val="center"/>
          </w:tcPr>
          <w:p w14:paraId="03491E1F"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65"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66" w:author="Dr Mamadou SANOGO" w:date="2023-10-26T15:55:00Z">
                  <w:rPr>
                    <w:rFonts w:asciiTheme="minorHAnsi" w:hAnsiTheme="minorHAnsi"/>
                    <w:bCs/>
                    <w:color w:val="000000" w:themeColor="text1"/>
                    <w:sz w:val="20"/>
                    <w:szCs w:val="20"/>
                  </w:rPr>
                </w:rPrChange>
              </w:rPr>
              <w:t>4</w:t>
            </w:r>
          </w:p>
        </w:tc>
        <w:tc>
          <w:tcPr>
            <w:tcW w:w="406" w:type="pct"/>
            <w:vMerge/>
            <w:tcBorders>
              <w:left w:val="single" w:sz="4" w:space="0" w:color="auto"/>
              <w:bottom w:val="single" w:sz="4" w:space="0" w:color="auto"/>
              <w:right w:val="single" w:sz="4" w:space="0" w:color="auto"/>
            </w:tcBorders>
            <w:vAlign w:val="center"/>
          </w:tcPr>
          <w:p w14:paraId="27153C44"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67" w:author="Dr Mamadou SANOGO" w:date="2023-10-26T15:55:00Z">
                  <w:rPr>
                    <w:rFonts w:asciiTheme="minorHAnsi" w:hAnsiTheme="minorHAnsi"/>
                    <w:bCs/>
                    <w:color w:val="000000" w:themeColor="text1"/>
                    <w:sz w:val="20"/>
                    <w:szCs w:val="20"/>
                  </w:rPr>
                </w:rPrChange>
              </w:rPr>
            </w:pPr>
          </w:p>
        </w:tc>
        <w:tc>
          <w:tcPr>
            <w:tcW w:w="900" w:type="pct"/>
            <w:vMerge/>
            <w:tcBorders>
              <w:left w:val="single" w:sz="4" w:space="0" w:color="auto"/>
              <w:bottom w:val="single" w:sz="4" w:space="0" w:color="auto"/>
              <w:right w:val="single" w:sz="4" w:space="0" w:color="auto"/>
            </w:tcBorders>
            <w:vAlign w:val="center"/>
          </w:tcPr>
          <w:p w14:paraId="74B5CE99" w14:textId="77777777" w:rsidR="00631BF4" w:rsidRPr="00561D9D" w:rsidRDefault="00631BF4" w:rsidP="00F26652">
            <w:pPr>
              <w:spacing w:line="240" w:lineRule="auto"/>
              <w:rPr>
                <w:rFonts w:asciiTheme="minorHAnsi" w:hAnsiTheme="minorHAnsi"/>
                <w:bCs/>
                <w:i/>
                <w:sz w:val="20"/>
                <w:szCs w:val="20"/>
                <w:rPrChange w:id="6668" w:author="Dr Mamadou SANOGO" w:date="2023-10-26T15:55:00Z">
                  <w:rPr>
                    <w:rFonts w:asciiTheme="minorHAnsi" w:hAnsiTheme="minorHAnsi"/>
                    <w:bCs/>
                    <w:i/>
                    <w:color w:val="000000" w:themeColor="text1"/>
                    <w:sz w:val="20"/>
                    <w:szCs w:val="20"/>
                  </w:rPr>
                </w:rPrChange>
              </w:rPr>
            </w:pPr>
          </w:p>
        </w:tc>
        <w:tc>
          <w:tcPr>
            <w:tcW w:w="631" w:type="pct"/>
            <w:vMerge/>
            <w:tcBorders>
              <w:left w:val="single" w:sz="4" w:space="0" w:color="auto"/>
              <w:bottom w:val="single" w:sz="4" w:space="0" w:color="auto"/>
              <w:right w:val="single" w:sz="4" w:space="0" w:color="auto"/>
            </w:tcBorders>
            <w:vAlign w:val="center"/>
          </w:tcPr>
          <w:p w14:paraId="7DC3C8E0" w14:textId="77777777" w:rsidR="00631BF4" w:rsidRPr="00561D9D" w:rsidRDefault="00631BF4" w:rsidP="00F26652">
            <w:pPr>
              <w:spacing w:line="240" w:lineRule="auto"/>
              <w:rPr>
                <w:rFonts w:asciiTheme="minorHAnsi" w:hAnsiTheme="minorHAnsi"/>
                <w:bCs/>
                <w:i/>
                <w:sz w:val="20"/>
                <w:szCs w:val="20"/>
                <w:rPrChange w:id="6669" w:author="Dr Mamadou SANOGO" w:date="2023-10-26T15:55:00Z">
                  <w:rPr>
                    <w:rFonts w:asciiTheme="minorHAnsi" w:hAnsiTheme="minorHAnsi"/>
                    <w:bCs/>
                    <w:i/>
                    <w:color w:val="000000" w:themeColor="text1"/>
                    <w:sz w:val="20"/>
                    <w:szCs w:val="20"/>
                  </w:rPr>
                </w:rPrChange>
              </w:rPr>
            </w:pPr>
          </w:p>
        </w:tc>
      </w:tr>
      <w:tr w:rsidR="00561D9D" w:rsidRPr="00561D9D" w14:paraId="4EC158EA" w14:textId="77777777" w:rsidTr="00F26652">
        <w:trPr>
          <w:cantSplit/>
          <w:trHeight w:val="20"/>
        </w:trPr>
        <w:tc>
          <w:tcPr>
            <w:tcW w:w="765" w:type="pct"/>
            <w:vMerge w:val="restart"/>
            <w:tcBorders>
              <w:top w:val="single" w:sz="4" w:space="0" w:color="auto"/>
              <w:left w:val="single" w:sz="4" w:space="0" w:color="auto"/>
              <w:right w:val="single" w:sz="4" w:space="0" w:color="auto"/>
            </w:tcBorders>
            <w:vAlign w:val="center"/>
            <w:hideMark/>
          </w:tcPr>
          <w:p w14:paraId="66C2AB33" w14:textId="77777777" w:rsidR="00631BF4" w:rsidRPr="00561D9D" w:rsidRDefault="00631BF4" w:rsidP="00F26652">
            <w:pPr>
              <w:spacing w:line="240" w:lineRule="auto"/>
              <w:rPr>
                <w:rFonts w:asciiTheme="minorHAnsi" w:hAnsiTheme="minorHAnsi"/>
                <w:b/>
                <w:sz w:val="20"/>
                <w:szCs w:val="20"/>
                <w:rPrChange w:id="6670" w:author="Dr Mamadou SANOGO" w:date="2023-10-26T15:55:00Z">
                  <w:rPr>
                    <w:rFonts w:asciiTheme="minorHAnsi" w:hAnsiTheme="minorHAnsi"/>
                    <w:b/>
                    <w:color w:val="000000" w:themeColor="text1"/>
                    <w:sz w:val="20"/>
                    <w:szCs w:val="20"/>
                  </w:rPr>
                </w:rPrChange>
              </w:rPr>
            </w:pPr>
          </w:p>
          <w:p w14:paraId="552EAE13" w14:textId="77777777" w:rsidR="00631BF4" w:rsidRPr="00561D9D" w:rsidRDefault="00631BF4" w:rsidP="00F26652">
            <w:pPr>
              <w:spacing w:line="240" w:lineRule="auto"/>
              <w:rPr>
                <w:rFonts w:asciiTheme="minorHAnsi" w:hAnsiTheme="minorHAnsi"/>
                <w:b/>
                <w:sz w:val="20"/>
                <w:szCs w:val="20"/>
                <w:rPrChange w:id="6671" w:author="Dr Mamadou SANOGO" w:date="2023-10-26T15:55:00Z">
                  <w:rPr>
                    <w:rFonts w:asciiTheme="minorHAnsi" w:hAnsiTheme="minorHAnsi"/>
                    <w:b/>
                    <w:color w:val="000000" w:themeColor="text1"/>
                    <w:sz w:val="20"/>
                    <w:szCs w:val="20"/>
                  </w:rPr>
                </w:rPrChange>
              </w:rPr>
            </w:pPr>
            <w:r w:rsidRPr="00561D9D">
              <w:rPr>
                <w:rFonts w:asciiTheme="minorHAnsi" w:hAnsiTheme="minorHAnsi"/>
                <w:b/>
                <w:bCs/>
                <w:sz w:val="20"/>
                <w:szCs w:val="20"/>
                <w:rPrChange w:id="6672" w:author="Dr Mamadou SANOGO" w:date="2023-10-26T15:55:00Z">
                  <w:rPr>
                    <w:rFonts w:asciiTheme="minorHAnsi" w:hAnsiTheme="minorHAnsi"/>
                    <w:b/>
                    <w:bCs/>
                    <w:color w:val="000000" w:themeColor="text1"/>
                    <w:sz w:val="20"/>
                    <w:szCs w:val="20"/>
                  </w:rPr>
                </w:rPrChange>
              </w:rPr>
              <w:t>CL2203</w:t>
            </w:r>
          </w:p>
          <w:p w14:paraId="7AD8F3FA" w14:textId="77777777" w:rsidR="00631BF4" w:rsidRPr="00561D9D" w:rsidRDefault="00631BF4" w:rsidP="00F26652">
            <w:pPr>
              <w:spacing w:line="240" w:lineRule="auto"/>
              <w:rPr>
                <w:rFonts w:asciiTheme="minorHAnsi" w:hAnsiTheme="minorHAnsi"/>
                <w:b/>
                <w:sz w:val="20"/>
                <w:szCs w:val="20"/>
                <w:rPrChange w:id="6673"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674" w:author="Dr Mamadou SANOGO" w:date="2023-10-26T15:55:00Z">
                  <w:rPr>
                    <w:rFonts w:asciiTheme="minorHAnsi" w:hAnsiTheme="minorHAnsi"/>
                    <w:b/>
                    <w:color w:val="000000" w:themeColor="text1"/>
                    <w:sz w:val="20"/>
                    <w:szCs w:val="20"/>
                  </w:rPr>
                </w:rPrChange>
              </w:rPr>
              <w:t xml:space="preserve">Communication et langues  </w:t>
            </w:r>
          </w:p>
          <w:p w14:paraId="7014BF4B" w14:textId="77777777" w:rsidR="00631BF4" w:rsidRPr="00561D9D" w:rsidRDefault="00631BF4" w:rsidP="00F26652">
            <w:pPr>
              <w:spacing w:line="240" w:lineRule="auto"/>
              <w:rPr>
                <w:rFonts w:asciiTheme="minorHAnsi" w:hAnsiTheme="minorHAnsi"/>
                <w:b/>
                <w:sz w:val="20"/>
                <w:szCs w:val="20"/>
                <w:rPrChange w:id="6675" w:author="Dr Mamadou SANOGO" w:date="2023-10-26T15:55:00Z">
                  <w:rPr>
                    <w:rFonts w:asciiTheme="minorHAnsi" w:hAnsiTheme="minorHAnsi"/>
                    <w:b/>
                    <w:color w:val="000000" w:themeColor="text1"/>
                    <w:sz w:val="20"/>
                    <w:szCs w:val="20"/>
                  </w:rPr>
                </w:rPrChange>
              </w:rPr>
            </w:pPr>
          </w:p>
        </w:tc>
        <w:tc>
          <w:tcPr>
            <w:tcW w:w="226" w:type="pct"/>
            <w:vMerge w:val="restart"/>
            <w:tcBorders>
              <w:top w:val="single" w:sz="4" w:space="0" w:color="auto"/>
              <w:left w:val="single" w:sz="4" w:space="0" w:color="auto"/>
              <w:right w:val="single" w:sz="4" w:space="0" w:color="auto"/>
            </w:tcBorders>
            <w:vAlign w:val="center"/>
            <w:hideMark/>
          </w:tcPr>
          <w:p w14:paraId="66FB9BA7" w14:textId="77777777" w:rsidR="00631BF4" w:rsidRPr="00561D9D" w:rsidRDefault="00631BF4" w:rsidP="00F26652">
            <w:pPr>
              <w:spacing w:line="240" w:lineRule="auto"/>
              <w:jc w:val="center"/>
              <w:rPr>
                <w:rFonts w:asciiTheme="minorHAnsi" w:hAnsiTheme="minorHAnsi"/>
                <w:b/>
                <w:sz w:val="20"/>
                <w:szCs w:val="20"/>
                <w:rPrChange w:id="6676"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677" w:author="Dr Mamadou SANOGO" w:date="2023-10-26T15:55:00Z">
                  <w:rPr>
                    <w:rFonts w:asciiTheme="minorHAnsi" w:hAnsiTheme="minorHAnsi"/>
                    <w:b/>
                    <w:color w:val="000000" w:themeColor="text1"/>
                    <w:sz w:val="20"/>
                    <w:szCs w:val="20"/>
                  </w:rPr>
                </w:rPrChange>
              </w:rPr>
              <w:t>6</w:t>
            </w:r>
          </w:p>
        </w:tc>
        <w:tc>
          <w:tcPr>
            <w:tcW w:w="856" w:type="pct"/>
            <w:vMerge w:val="restart"/>
            <w:tcBorders>
              <w:top w:val="single" w:sz="4" w:space="0" w:color="auto"/>
              <w:left w:val="single" w:sz="4" w:space="0" w:color="auto"/>
              <w:right w:val="single" w:sz="4" w:space="0" w:color="auto"/>
            </w:tcBorders>
            <w:vAlign w:val="center"/>
            <w:hideMark/>
          </w:tcPr>
          <w:p w14:paraId="5D8F35CD"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78"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79" w:author="Dr Mamadou SANOGO" w:date="2023-10-26T15:55:00Z">
                  <w:rPr>
                    <w:rFonts w:asciiTheme="minorHAnsi" w:hAnsiTheme="minorHAnsi"/>
                    <w:bCs/>
                    <w:color w:val="000000" w:themeColor="text1"/>
                    <w:sz w:val="20"/>
                    <w:szCs w:val="20"/>
                  </w:rPr>
                </w:rPrChange>
              </w:rPr>
              <w:t>Utiliser les technologies de l’Information, de la Communication (TIC) et les langues pour sa profession</w:t>
            </w:r>
          </w:p>
        </w:tc>
        <w:tc>
          <w:tcPr>
            <w:tcW w:w="856" w:type="pct"/>
            <w:tcBorders>
              <w:top w:val="single" w:sz="4" w:space="0" w:color="auto"/>
              <w:left w:val="single" w:sz="4" w:space="0" w:color="auto"/>
              <w:bottom w:val="single" w:sz="4" w:space="0" w:color="auto"/>
              <w:right w:val="single" w:sz="4" w:space="0" w:color="auto"/>
            </w:tcBorders>
            <w:vAlign w:val="center"/>
            <w:hideMark/>
          </w:tcPr>
          <w:p w14:paraId="5A0FD509"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80"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81" w:author="Dr Mamadou SANOGO" w:date="2023-10-26T15:55:00Z">
                  <w:rPr>
                    <w:rFonts w:asciiTheme="minorHAnsi" w:hAnsiTheme="minorHAnsi"/>
                    <w:bCs/>
                    <w:color w:val="000000" w:themeColor="text1"/>
                    <w:sz w:val="20"/>
                    <w:szCs w:val="20"/>
                  </w:rPr>
                </w:rPrChange>
              </w:rPr>
              <w:t>Communication en santé</w:t>
            </w:r>
          </w:p>
        </w:tc>
        <w:tc>
          <w:tcPr>
            <w:tcW w:w="360" w:type="pct"/>
            <w:tcBorders>
              <w:top w:val="single" w:sz="4" w:space="0" w:color="auto"/>
              <w:left w:val="single" w:sz="4" w:space="0" w:color="auto"/>
              <w:bottom w:val="single" w:sz="4" w:space="0" w:color="auto"/>
              <w:right w:val="single" w:sz="4" w:space="0" w:color="auto"/>
            </w:tcBorders>
            <w:vAlign w:val="center"/>
            <w:hideMark/>
          </w:tcPr>
          <w:p w14:paraId="2C6C92C3"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82"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83" w:author="Dr Mamadou SANOGO" w:date="2023-10-26T15:55:00Z">
                  <w:rPr>
                    <w:rFonts w:asciiTheme="minorHAnsi" w:hAnsiTheme="minorHAnsi"/>
                    <w:bCs/>
                    <w:color w:val="000000" w:themeColor="text1"/>
                    <w:sz w:val="20"/>
                    <w:szCs w:val="20"/>
                  </w:rPr>
                </w:rPrChange>
              </w:rPr>
              <w:t>2</w:t>
            </w:r>
          </w:p>
        </w:tc>
        <w:tc>
          <w:tcPr>
            <w:tcW w:w="406" w:type="pct"/>
            <w:vMerge w:val="restart"/>
            <w:tcBorders>
              <w:top w:val="single" w:sz="4" w:space="0" w:color="auto"/>
              <w:left w:val="single" w:sz="4" w:space="0" w:color="auto"/>
              <w:right w:val="single" w:sz="4" w:space="0" w:color="auto"/>
            </w:tcBorders>
            <w:vAlign w:val="center"/>
            <w:hideMark/>
          </w:tcPr>
          <w:p w14:paraId="5C470A2C"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84"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85" w:author="Dr Mamadou SANOGO" w:date="2023-10-26T15:55:00Z">
                  <w:rPr>
                    <w:rFonts w:asciiTheme="minorHAnsi" w:hAnsiTheme="minorHAnsi"/>
                    <w:bCs/>
                    <w:color w:val="000000" w:themeColor="text1"/>
                    <w:sz w:val="20"/>
                    <w:szCs w:val="20"/>
                  </w:rPr>
                </w:rPrChange>
              </w:rPr>
              <w:t>40/60/20/00</w:t>
            </w:r>
          </w:p>
        </w:tc>
        <w:tc>
          <w:tcPr>
            <w:tcW w:w="900" w:type="pct"/>
            <w:vMerge w:val="restart"/>
            <w:tcBorders>
              <w:top w:val="single" w:sz="4" w:space="0" w:color="auto"/>
              <w:left w:val="single" w:sz="4" w:space="0" w:color="auto"/>
              <w:right w:val="single" w:sz="4" w:space="0" w:color="auto"/>
            </w:tcBorders>
            <w:vAlign w:val="center"/>
            <w:hideMark/>
          </w:tcPr>
          <w:p w14:paraId="2C5E10D4"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686" w:author="Dr Mamadou SANOGO" w:date="2023-10-26T15:55:00Z">
                  <w:rPr>
                    <w:rFonts w:asciiTheme="minorHAnsi" w:hAnsiTheme="minorHAnsi"/>
                    <w:bCs/>
                    <w:i/>
                    <w:color w:val="000000" w:themeColor="text1"/>
                    <w:sz w:val="20"/>
                    <w:szCs w:val="20"/>
                  </w:rPr>
                </w:rPrChange>
              </w:rPr>
              <w:t>Cours magistral, travaux dirigés, travaux pratiques, études de cas, exposés participatifs, mise en situation réelle de travail</w:t>
            </w:r>
          </w:p>
        </w:tc>
        <w:tc>
          <w:tcPr>
            <w:tcW w:w="631" w:type="pct"/>
            <w:vMerge w:val="restart"/>
            <w:tcBorders>
              <w:top w:val="single" w:sz="4" w:space="0" w:color="auto"/>
              <w:left w:val="single" w:sz="4" w:space="0" w:color="auto"/>
              <w:right w:val="single" w:sz="4" w:space="0" w:color="auto"/>
            </w:tcBorders>
            <w:vAlign w:val="center"/>
            <w:hideMark/>
          </w:tcPr>
          <w:p w14:paraId="2FB85C80"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687" w:author="Dr Mamadou SANOGO" w:date="2023-10-26T15:55:00Z">
                  <w:rPr>
                    <w:rFonts w:asciiTheme="minorHAnsi" w:hAnsiTheme="minorHAnsi"/>
                    <w:bCs/>
                    <w:i/>
                    <w:color w:val="000000" w:themeColor="text1"/>
                    <w:sz w:val="20"/>
                    <w:szCs w:val="20"/>
                  </w:rPr>
                </w:rPrChange>
              </w:rPr>
              <w:t>Contrôle continu écrit ou oral, cas pratiques, Mise en situation réelle de travail</w:t>
            </w:r>
          </w:p>
        </w:tc>
      </w:tr>
      <w:tr w:rsidR="00561D9D" w:rsidRPr="00561D9D" w14:paraId="49ACDF0C" w14:textId="77777777" w:rsidTr="00F26652">
        <w:trPr>
          <w:cantSplit/>
          <w:trHeight w:val="20"/>
        </w:trPr>
        <w:tc>
          <w:tcPr>
            <w:tcW w:w="765" w:type="pct"/>
            <w:vMerge/>
            <w:tcBorders>
              <w:left w:val="single" w:sz="4" w:space="0" w:color="auto"/>
              <w:right w:val="single" w:sz="4" w:space="0" w:color="auto"/>
            </w:tcBorders>
            <w:vAlign w:val="center"/>
          </w:tcPr>
          <w:p w14:paraId="6A7CEE9C" w14:textId="77777777" w:rsidR="00631BF4" w:rsidRPr="00561D9D" w:rsidRDefault="00631BF4" w:rsidP="00F26652">
            <w:pPr>
              <w:spacing w:line="240" w:lineRule="auto"/>
              <w:rPr>
                <w:rFonts w:asciiTheme="minorHAnsi" w:hAnsiTheme="minorHAnsi"/>
                <w:b/>
                <w:sz w:val="20"/>
                <w:szCs w:val="20"/>
                <w:rPrChange w:id="6688" w:author="Dr Mamadou SANOGO" w:date="2023-10-26T15:55:00Z">
                  <w:rPr>
                    <w:rFonts w:asciiTheme="minorHAnsi" w:hAnsiTheme="minorHAnsi"/>
                    <w:b/>
                    <w:color w:val="000000" w:themeColor="text1"/>
                    <w:sz w:val="20"/>
                    <w:szCs w:val="20"/>
                  </w:rPr>
                </w:rPrChange>
              </w:rPr>
            </w:pPr>
          </w:p>
        </w:tc>
        <w:tc>
          <w:tcPr>
            <w:tcW w:w="226" w:type="pct"/>
            <w:vMerge/>
            <w:tcBorders>
              <w:left w:val="single" w:sz="4" w:space="0" w:color="auto"/>
              <w:right w:val="single" w:sz="4" w:space="0" w:color="auto"/>
            </w:tcBorders>
            <w:vAlign w:val="center"/>
          </w:tcPr>
          <w:p w14:paraId="55DABC33" w14:textId="77777777" w:rsidR="00631BF4" w:rsidRPr="00561D9D" w:rsidRDefault="00631BF4" w:rsidP="00F26652">
            <w:pPr>
              <w:spacing w:line="240" w:lineRule="auto"/>
              <w:jc w:val="center"/>
              <w:rPr>
                <w:rFonts w:asciiTheme="minorHAnsi" w:hAnsiTheme="minorHAnsi"/>
                <w:b/>
                <w:sz w:val="20"/>
                <w:szCs w:val="20"/>
                <w:rPrChange w:id="6689" w:author="Dr Mamadou SANOGO" w:date="2023-10-26T15:55:00Z">
                  <w:rPr>
                    <w:rFonts w:asciiTheme="minorHAnsi" w:hAnsiTheme="minorHAnsi"/>
                    <w:b/>
                    <w:color w:val="000000" w:themeColor="text1"/>
                    <w:sz w:val="20"/>
                    <w:szCs w:val="20"/>
                  </w:rPr>
                </w:rPrChange>
              </w:rPr>
            </w:pPr>
          </w:p>
        </w:tc>
        <w:tc>
          <w:tcPr>
            <w:tcW w:w="856" w:type="pct"/>
            <w:vMerge/>
            <w:tcBorders>
              <w:left w:val="single" w:sz="4" w:space="0" w:color="auto"/>
              <w:right w:val="single" w:sz="4" w:space="0" w:color="auto"/>
            </w:tcBorders>
            <w:vAlign w:val="center"/>
          </w:tcPr>
          <w:p w14:paraId="4372CF16"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90"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67F61AD"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691"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92" w:author="Dr Mamadou SANOGO" w:date="2023-10-26T15:55:00Z">
                  <w:rPr>
                    <w:rFonts w:asciiTheme="minorHAnsi" w:hAnsiTheme="minorHAnsi"/>
                    <w:bCs/>
                    <w:color w:val="000000" w:themeColor="text1"/>
                    <w:sz w:val="20"/>
                    <w:szCs w:val="20"/>
                  </w:rPr>
                </w:rPrChange>
              </w:rPr>
              <w:t>Anglais</w:t>
            </w:r>
          </w:p>
        </w:tc>
        <w:tc>
          <w:tcPr>
            <w:tcW w:w="360" w:type="pct"/>
            <w:tcBorders>
              <w:top w:val="single" w:sz="4" w:space="0" w:color="auto"/>
              <w:left w:val="single" w:sz="4" w:space="0" w:color="auto"/>
              <w:bottom w:val="single" w:sz="4" w:space="0" w:color="auto"/>
              <w:right w:val="single" w:sz="4" w:space="0" w:color="auto"/>
            </w:tcBorders>
            <w:vAlign w:val="center"/>
            <w:hideMark/>
          </w:tcPr>
          <w:p w14:paraId="7FD2E5C9"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93"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694" w:author="Dr Mamadou SANOGO" w:date="2023-10-26T15:55:00Z">
                  <w:rPr>
                    <w:rFonts w:asciiTheme="minorHAnsi" w:hAnsiTheme="minorHAnsi"/>
                    <w:bCs/>
                    <w:color w:val="000000" w:themeColor="text1"/>
                    <w:sz w:val="20"/>
                    <w:szCs w:val="20"/>
                  </w:rPr>
                </w:rPrChange>
              </w:rPr>
              <w:t>2</w:t>
            </w:r>
          </w:p>
        </w:tc>
        <w:tc>
          <w:tcPr>
            <w:tcW w:w="406" w:type="pct"/>
            <w:vMerge/>
            <w:tcBorders>
              <w:left w:val="single" w:sz="4" w:space="0" w:color="auto"/>
              <w:right w:val="single" w:sz="4" w:space="0" w:color="auto"/>
            </w:tcBorders>
            <w:vAlign w:val="center"/>
          </w:tcPr>
          <w:p w14:paraId="58C65C36"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695" w:author="Dr Mamadou SANOGO" w:date="2023-10-26T15:55:00Z">
                  <w:rPr>
                    <w:rFonts w:asciiTheme="minorHAnsi" w:hAnsiTheme="minorHAnsi"/>
                    <w:bCs/>
                    <w:color w:val="000000" w:themeColor="text1"/>
                    <w:sz w:val="20"/>
                    <w:szCs w:val="20"/>
                  </w:rPr>
                </w:rPrChange>
              </w:rPr>
            </w:pPr>
          </w:p>
        </w:tc>
        <w:tc>
          <w:tcPr>
            <w:tcW w:w="900" w:type="pct"/>
            <w:vMerge/>
            <w:tcBorders>
              <w:left w:val="single" w:sz="4" w:space="0" w:color="auto"/>
              <w:right w:val="single" w:sz="4" w:space="0" w:color="auto"/>
            </w:tcBorders>
            <w:vAlign w:val="center"/>
            <w:hideMark/>
          </w:tcPr>
          <w:p w14:paraId="4CCC57C3"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696" w:author="Dr Mamadou SANOGO" w:date="2023-10-26T15:55:00Z">
                  <w:rPr>
                    <w:rFonts w:asciiTheme="minorHAnsi" w:hAnsiTheme="minorHAnsi"/>
                    <w:bCs/>
                    <w:i/>
                    <w:color w:val="000000" w:themeColor="text1"/>
                    <w:sz w:val="20"/>
                    <w:szCs w:val="20"/>
                  </w:rPr>
                </w:rPrChange>
              </w:rPr>
            </w:pPr>
          </w:p>
        </w:tc>
        <w:tc>
          <w:tcPr>
            <w:tcW w:w="631" w:type="pct"/>
            <w:vMerge/>
            <w:tcBorders>
              <w:left w:val="single" w:sz="4" w:space="0" w:color="auto"/>
              <w:right w:val="single" w:sz="4" w:space="0" w:color="auto"/>
            </w:tcBorders>
            <w:vAlign w:val="center"/>
            <w:hideMark/>
          </w:tcPr>
          <w:p w14:paraId="564FAD01"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697" w:author="Dr Mamadou SANOGO" w:date="2023-10-26T15:55:00Z">
                  <w:rPr>
                    <w:rFonts w:asciiTheme="minorHAnsi" w:hAnsiTheme="minorHAnsi"/>
                    <w:bCs/>
                    <w:i/>
                    <w:color w:val="000000" w:themeColor="text1"/>
                    <w:sz w:val="20"/>
                    <w:szCs w:val="20"/>
                  </w:rPr>
                </w:rPrChange>
              </w:rPr>
            </w:pPr>
          </w:p>
        </w:tc>
      </w:tr>
      <w:tr w:rsidR="00561D9D" w:rsidRPr="00561D9D" w14:paraId="1D1A761C" w14:textId="77777777" w:rsidTr="00F26652">
        <w:trPr>
          <w:cantSplit/>
          <w:trHeight w:val="20"/>
        </w:trPr>
        <w:tc>
          <w:tcPr>
            <w:tcW w:w="765" w:type="pct"/>
            <w:vMerge/>
            <w:tcBorders>
              <w:left w:val="single" w:sz="4" w:space="0" w:color="auto"/>
              <w:bottom w:val="single" w:sz="4" w:space="0" w:color="auto"/>
              <w:right w:val="single" w:sz="4" w:space="0" w:color="auto"/>
            </w:tcBorders>
            <w:vAlign w:val="center"/>
            <w:hideMark/>
          </w:tcPr>
          <w:p w14:paraId="07F5A77B" w14:textId="77777777" w:rsidR="00631BF4" w:rsidRPr="00561D9D" w:rsidRDefault="00631BF4" w:rsidP="00F26652">
            <w:pPr>
              <w:spacing w:line="240" w:lineRule="auto"/>
              <w:rPr>
                <w:rFonts w:asciiTheme="minorHAnsi" w:hAnsiTheme="minorHAnsi"/>
                <w:b/>
                <w:sz w:val="20"/>
                <w:szCs w:val="20"/>
                <w:rPrChange w:id="6698" w:author="Dr Mamadou SANOGO" w:date="2023-10-26T15:55:00Z">
                  <w:rPr>
                    <w:rFonts w:asciiTheme="minorHAnsi" w:hAnsiTheme="minorHAnsi"/>
                    <w:b/>
                    <w:color w:val="000000" w:themeColor="text1"/>
                    <w:sz w:val="20"/>
                    <w:szCs w:val="20"/>
                  </w:rPr>
                </w:rPrChange>
              </w:rPr>
            </w:pPr>
          </w:p>
        </w:tc>
        <w:tc>
          <w:tcPr>
            <w:tcW w:w="226" w:type="pct"/>
            <w:vMerge/>
            <w:tcBorders>
              <w:left w:val="single" w:sz="4" w:space="0" w:color="auto"/>
              <w:bottom w:val="single" w:sz="4" w:space="0" w:color="auto"/>
              <w:right w:val="single" w:sz="4" w:space="0" w:color="auto"/>
            </w:tcBorders>
            <w:vAlign w:val="center"/>
            <w:hideMark/>
          </w:tcPr>
          <w:p w14:paraId="7626BE2C" w14:textId="77777777" w:rsidR="00631BF4" w:rsidRPr="00561D9D" w:rsidRDefault="00631BF4" w:rsidP="00F26652">
            <w:pPr>
              <w:spacing w:line="240" w:lineRule="auto"/>
              <w:jc w:val="center"/>
              <w:rPr>
                <w:rFonts w:asciiTheme="minorHAnsi" w:hAnsiTheme="minorHAnsi"/>
                <w:b/>
                <w:sz w:val="20"/>
                <w:szCs w:val="20"/>
                <w:rPrChange w:id="6699" w:author="Dr Mamadou SANOGO" w:date="2023-10-26T15:55:00Z">
                  <w:rPr>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475A896E"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00"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77572D14"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01"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02" w:author="Dr Mamadou SANOGO" w:date="2023-10-26T15:55:00Z">
                  <w:rPr>
                    <w:rFonts w:asciiTheme="minorHAnsi" w:hAnsiTheme="minorHAnsi"/>
                    <w:bCs/>
                    <w:color w:val="000000" w:themeColor="text1"/>
                    <w:sz w:val="20"/>
                    <w:szCs w:val="20"/>
                  </w:rPr>
                </w:rPrChange>
              </w:rPr>
              <w:t>Espagnol</w:t>
            </w:r>
          </w:p>
        </w:tc>
        <w:tc>
          <w:tcPr>
            <w:tcW w:w="360" w:type="pct"/>
            <w:tcBorders>
              <w:top w:val="single" w:sz="4" w:space="0" w:color="auto"/>
              <w:left w:val="single" w:sz="4" w:space="0" w:color="auto"/>
              <w:bottom w:val="single" w:sz="4" w:space="0" w:color="auto"/>
              <w:right w:val="single" w:sz="4" w:space="0" w:color="auto"/>
            </w:tcBorders>
            <w:vAlign w:val="center"/>
            <w:hideMark/>
          </w:tcPr>
          <w:p w14:paraId="66695C96"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703"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04" w:author="Dr Mamadou SANOGO" w:date="2023-10-26T15:55:00Z">
                  <w:rPr>
                    <w:rFonts w:asciiTheme="minorHAnsi" w:hAnsiTheme="minorHAnsi"/>
                    <w:bCs/>
                    <w:color w:val="000000" w:themeColor="text1"/>
                    <w:sz w:val="20"/>
                    <w:szCs w:val="20"/>
                  </w:rPr>
                </w:rPrChange>
              </w:rPr>
              <w:t>2</w:t>
            </w:r>
          </w:p>
        </w:tc>
        <w:tc>
          <w:tcPr>
            <w:tcW w:w="406" w:type="pct"/>
            <w:vMerge/>
            <w:tcBorders>
              <w:left w:val="single" w:sz="4" w:space="0" w:color="auto"/>
              <w:bottom w:val="single" w:sz="4" w:space="0" w:color="auto"/>
              <w:right w:val="single" w:sz="4" w:space="0" w:color="auto"/>
            </w:tcBorders>
            <w:vAlign w:val="center"/>
            <w:hideMark/>
          </w:tcPr>
          <w:p w14:paraId="7311DE4D"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705" w:author="Dr Mamadou SANOGO" w:date="2023-10-26T15:55:00Z">
                  <w:rPr>
                    <w:rFonts w:asciiTheme="minorHAnsi" w:hAnsiTheme="minorHAnsi"/>
                    <w:bCs/>
                    <w:color w:val="000000" w:themeColor="text1"/>
                    <w:sz w:val="20"/>
                    <w:szCs w:val="20"/>
                  </w:rPr>
                </w:rPrChange>
              </w:rPr>
            </w:pPr>
          </w:p>
        </w:tc>
        <w:tc>
          <w:tcPr>
            <w:tcW w:w="900" w:type="pct"/>
            <w:vMerge/>
            <w:tcBorders>
              <w:left w:val="single" w:sz="4" w:space="0" w:color="auto"/>
              <w:bottom w:val="single" w:sz="4" w:space="0" w:color="auto"/>
              <w:right w:val="single" w:sz="4" w:space="0" w:color="auto"/>
            </w:tcBorders>
            <w:vAlign w:val="center"/>
            <w:hideMark/>
          </w:tcPr>
          <w:p w14:paraId="0F8A1AD3"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706" w:author="Dr Mamadou SANOGO" w:date="2023-10-26T15:55:00Z">
                  <w:rPr>
                    <w:rFonts w:asciiTheme="minorHAnsi" w:hAnsiTheme="minorHAnsi"/>
                    <w:bCs/>
                    <w:i/>
                    <w:color w:val="000000" w:themeColor="text1"/>
                    <w:sz w:val="20"/>
                    <w:szCs w:val="20"/>
                  </w:rPr>
                </w:rPrChange>
              </w:rPr>
            </w:pPr>
          </w:p>
        </w:tc>
        <w:tc>
          <w:tcPr>
            <w:tcW w:w="631" w:type="pct"/>
            <w:vMerge/>
            <w:tcBorders>
              <w:left w:val="single" w:sz="4" w:space="0" w:color="auto"/>
              <w:bottom w:val="single" w:sz="4" w:space="0" w:color="auto"/>
              <w:right w:val="single" w:sz="4" w:space="0" w:color="auto"/>
            </w:tcBorders>
            <w:vAlign w:val="center"/>
            <w:hideMark/>
          </w:tcPr>
          <w:p w14:paraId="4033C507"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707" w:author="Dr Mamadou SANOGO" w:date="2023-10-26T15:55:00Z">
                  <w:rPr>
                    <w:rFonts w:asciiTheme="minorHAnsi" w:hAnsiTheme="minorHAnsi"/>
                    <w:bCs/>
                    <w:i/>
                    <w:color w:val="000000" w:themeColor="text1"/>
                    <w:sz w:val="20"/>
                    <w:szCs w:val="20"/>
                  </w:rPr>
                </w:rPrChange>
              </w:rPr>
            </w:pPr>
          </w:p>
        </w:tc>
      </w:tr>
      <w:tr w:rsidR="00561D9D" w:rsidRPr="00561D9D" w14:paraId="6A6DE452" w14:textId="77777777" w:rsidTr="00F26652">
        <w:trPr>
          <w:cantSplit/>
          <w:trHeight w:val="20"/>
        </w:trPr>
        <w:tc>
          <w:tcPr>
            <w:tcW w:w="765" w:type="pct"/>
            <w:vMerge w:val="restart"/>
            <w:tcBorders>
              <w:top w:val="single" w:sz="4" w:space="0" w:color="auto"/>
              <w:left w:val="single" w:sz="4" w:space="0" w:color="auto"/>
              <w:bottom w:val="single" w:sz="4" w:space="0" w:color="auto"/>
              <w:right w:val="single" w:sz="4" w:space="0" w:color="auto"/>
            </w:tcBorders>
            <w:vAlign w:val="center"/>
            <w:hideMark/>
          </w:tcPr>
          <w:p w14:paraId="1B31DE79" w14:textId="77777777" w:rsidR="00631BF4" w:rsidRPr="00561D9D" w:rsidRDefault="00631BF4" w:rsidP="00F26652">
            <w:pPr>
              <w:spacing w:line="240" w:lineRule="auto"/>
              <w:rPr>
                <w:rFonts w:asciiTheme="minorHAnsi" w:hAnsiTheme="minorHAnsi"/>
                <w:b/>
                <w:sz w:val="20"/>
                <w:szCs w:val="20"/>
                <w:rPrChange w:id="6708" w:author="Dr Mamadou SANOGO" w:date="2023-10-26T15:55:00Z">
                  <w:rPr>
                    <w:rFonts w:asciiTheme="minorHAnsi" w:hAnsiTheme="minorHAnsi"/>
                    <w:b/>
                    <w:color w:val="000000" w:themeColor="text1"/>
                    <w:sz w:val="20"/>
                    <w:szCs w:val="20"/>
                  </w:rPr>
                </w:rPrChange>
              </w:rPr>
            </w:pPr>
            <w:r w:rsidRPr="00561D9D">
              <w:rPr>
                <w:rFonts w:asciiTheme="minorHAnsi" w:hAnsiTheme="minorHAnsi"/>
                <w:b/>
                <w:bCs/>
                <w:sz w:val="20"/>
                <w:szCs w:val="20"/>
                <w:rPrChange w:id="6709" w:author="Dr Mamadou SANOGO" w:date="2023-10-26T15:55:00Z">
                  <w:rPr>
                    <w:rFonts w:asciiTheme="minorHAnsi" w:hAnsiTheme="minorHAnsi"/>
                    <w:b/>
                    <w:bCs/>
                    <w:color w:val="000000" w:themeColor="text1"/>
                    <w:sz w:val="20"/>
                    <w:szCs w:val="20"/>
                  </w:rPr>
                </w:rPrChange>
              </w:rPr>
              <w:t>INF2204</w:t>
            </w:r>
          </w:p>
          <w:p w14:paraId="63309AAD" w14:textId="77777777" w:rsidR="00631BF4" w:rsidRPr="00561D9D" w:rsidRDefault="00631BF4" w:rsidP="00F26652">
            <w:pPr>
              <w:spacing w:line="240" w:lineRule="auto"/>
              <w:rPr>
                <w:rFonts w:asciiTheme="minorHAnsi" w:hAnsiTheme="minorHAnsi"/>
                <w:b/>
                <w:sz w:val="20"/>
                <w:szCs w:val="20"/>
                <w:rPrChange w:id="6710"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711" w:author="Dr Mamadou SANOGO" w:date="2023-10-26T15:55:00Z">
                  <w:rPr>
                    <w:rFonts w:asciiTheme="minorHAnsi" w:hAnsiTheme="minorHAnsi"/>
                    <w:b/>
                    <w:color w:val="000000" w:themeColor="text1"/>
                    <w:sz w:val="20"/>
                    <w:szCs w:val="20"/>
                  </w:rPr>
                </w:rPrChange>
              </w:rPr>
              <w:t xml:space="preserve">Informatique </w:t>
            </w:r>
          </w:p>
          <w:p w14:paraId="5AAACD11" w14:textId="77777777" w:rsidR="00631BF4" w:rsidRPr="00561D9D" w:rsidRDefault="00631BF4" w:rsidP="00F26652">
            <w:pPr>
              <w:spacing w:line="240" w:lineRule="auto"/>
              <w:rPr>
                <w:rFonts w:asciiTheme="minorHAnsi" w:hAnsiTheme="minorHAnsi"/>
                <w:b/>
                <w:sz w:val="20"/>
                <w:szCs w:val="20"/>
                <w:rPrChange w:id="6712" w:author="Dr Mamadou SANOGO" w:date="2023-10-26T15:55:00Z">
                  <w:rPr>
                    <w:rFonts w:asciiTheme="minorHAnsi" w:hAnsiTheme="minorHAnsi"/>
                    <w:b/>
                    <w:color w:val="000000" w:themeColor="text1"/>
                    <w:sz w:val="20"/>
                    <w:szCs w:val="20"/>
                  </w:rPr>
                </w:rPrChange>
              </w:rPr>
            </w:pPr>
          </w:p>
        </w:tc>
        <w:tc>
          <w:tcPr>
            <w:tcW w:w="226" w:type="pct"/>
            <w:vMerge w:val="restart"/>
            <w:tcBorders>
              <w:top w:val="single" w:sz="4" w:space="0" w:color="auto"/>
              <w:left w:val="single" w:sz="4" w:space="0" w:color="auto"/>
              <w:bottom w:val="single" w:sz="4" w:space="0" w:color="auto"/>
              <w:right w:val="single" w:sz="4" w:space="0" w:color="auto"/>
            </w:tcBorders>
            <w:vAlign w:val="center"/>
          </w:tcPr>
          <w:p w14:paraId="6589E66E" w14:textId="77777777" w:rsidR="00631BF4" w:rsidRPr="00561D9D" w:rsidRDefault="00631BF4" w:rsidP="00F26652">
            <w:pPr>
              <w:spacing w:line="240" w:lineRule="auto"/>
              <w:jc w:val="center"/>
              <w:rPr>
                <w:rFonts w:asciiTheme="minorHAnsi" w:hAnsiTheme="minorHAnsi"/>
                <w:b/>
                <w:sz w:val="20"/>
                <w:szCs w:val="20"/>
                <w:rPrChange w:id="6713"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714" w:author="Dr Mamadou SANOGO" w:date="2023-10-26T15:55:00Z">
                  <w:rPr>
                    <w:rFonts w:asciiTheme="minorHAnsi" w:hAnsiTheme="minorHAnsi"/>
                    <w:b/>
                    <w:color w:val="000000" w:themeColor="text1"/>
                    <w:sz w:val="20"/>
                    <w:szCs w:val="20"/>
                  </w:rPr>
                </w:rPrChange>
              </w:rPr>
              <w:t>6</w:t>
            </w:r>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765A0152"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15"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16" w:author="Dr Mamadou SANOGO" w:date="2023-10-26T15:55:00Z">
                  <w:rPr>
                    <w:rFonts w:asciiTheme="minorHAnsi" w:hAnsiTheme="minorHAnsi"/>
                    <w:bCs/>
                    <w:color w:val="000000" w:themeColor="text1"/>
                    <w:sz w:val="20"/>
                    <w:szCs w:val="20"/>
                  </w:rPr>
                </w:rPrChange>
              </w:rPr>
              <w:t>Utiliser les outils informatiques pour sa profession</w:t>
            </w:r>
          </w:p>
        </w:tc>
        <w:tc>
          <w:tcPr>
            <w:tcW w:w="856" w:type="pct"/>
            <w:tcBorders>
              <w:top w:val="single" w:sz="4" w:space="0" w:color="auto"/>
              <w:left w:val="single" w:sz="4" w:space="0" w:color="auto"/>
              <w:bottom w:val="single" w:sz="4" w:space="0" w:color="auto"/>
              <w:right w:val="single" w:sz="4" w:space="0" w:color="auto"/>
            </w:tcBorders>
            <w:vAlign w:val="center"/>
            <w:hideMark/>
          </w:tcPr>
          <w:p w14:paraId="75F18E30"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17"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18" w:author="Dr Mamadou SANOGO" w:date="2023-10-26T15:55:00Z">
                  <w:rPr>
                    <w:rFonts w:asciiTheme="minorHAnsi" w:hAnsiTheme="minorHAnsi"/>
                    <w:bCs/>
                    <w:color w:val="000000" w:themeColor="text1"/>
                    <w:sz w:val="20"/>
                    <w:szCs w:val="20"/>
                  </w:rPr>
                </w:rPrChange>
              </w:rPr>
              <w:t>MS Project</w:t>
            </w:r>
          </w:p>
        </w:tc>
        <w:tc>
          <w:tcPr>
            <w:tcW w:w="360" w:type="pct"/>
            <w:tcBorders>
              <w:top w:val="single" w:sz="4" w:space="0" w:color="auto"/>
              <w:left w:val="single" w:sz="4" w:space="0" w:color="auto"/>
              <w:bottom w:val="single" w:sz="4" w:space="0" w:color="auto"/>
              <w:right w:val="single" w:sz="4" w:space="0" w:color="auto"/>
            </w:tcBorders>
            <w:vAlign w:val="center"/>
            <w:hideMark/>
          </w:tcPr>
          <w:p w14:paraId="4EE8BAC0"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719"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20" w:author="Dr Mamadou SANOGO" w:date="2023-10-26T15:55:00Z">
                  <w:rPr>
                    <w:rFonts w:asciiTheme="minorHAnsi" w:hAnsiTheme="minorHAnsi"/>
                    <w:bCs/>
                    <w:color w:val="000000" w:themeColor="text1"/>
                    <w:sz w:val="20"/>
                    <w:szCs w:val="20"/>
                  </w:rPr>
                </w:rPrChange>
              </w:rPr>
              <w:t>2</w:t>
            </w:r>
          </w:p>
        </w:tc>
        <w:tc>
          <w:tcPr>
            <w:tcW w:w="406" w:type="pct"/>
            <w:vMerge w:val="restart"/>
            <w:tcBorders>
              <w:top w:val="single" w:sz="4" w:space="0" w:color="auto"/>
              <w:left w:val="single" w:sz="4" w:space="0" w:color="auto"/>
              <w:bottom w:val="single" w:sz="4" w:space="0" w:color="auto"/>
              <w:right w:val="single" w:sz="4" w:space="0" w:color="auto"/>
            </w:tcBorders>
            <w:vAlign w:val="center"/>
          </w:tcPr>
          <w:p w14:paraId="51514691"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721"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22" w:author="Dr Mamadou SANOGO" w:date="2023-10-26T15:55:00Z">
                  <w:rPr>
                    <w:rFonts w:asciiTheme="minorHAnsi" w:hAnsiTheme="minorHAnsi"/>
                    <w:bCs/>
                    <w:color w:val="000000" w:themeColor="text1"/>
                    <w:sz w:val="20"/>
                    <w:szCs w:val="20"/>
                  </w:rPr>
                </w:rPrChange>
              </w:rPr>
              <w:t>10/70/40/00</w:t>
            </w:r>
          </w:p>
        </w:tc>
        <w:tc>
          <w:tcPr>
            <w:tcW w:w="900" w:type="pct"/>
            <w:vMerge w:val="restart"/>
            <w:tcBorders>
              <w:top w:val="single" w:sz="4" w:space="0" w:color="auto"/>
              <w:left w:val="single" w:sz="4" w:space="0" w:color="auto"/>
              <w:bottom w:val="single" w:sz="4" w:space="0" w:color="auto"/>
              <w:right w:val="single" w:sz="4" w:space="0" w:color="auto"/>
            </w:tcBorders>
            <w:vAlign w:val="center"/>
            <w:hideMark/>
          </w:tcPr>
          <w:p w14:paraId="360D1B51"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723" w:author="Dr Mamadou SANOGO" w:date="2023-10-26T15:55:00Z">
                  <w:rPr>
                    <w:rFonts w:asciiTheme="minorHAnsi" w:hAnsiTheme="minorHAnsi"/>
                    <w:bCs/>
                    <w:i/>
                    <w:color w:val="000000" w:themeColor="text1"/>
                    <w:sz w:val="20"/>
                    <w:szCs w:val="20"/>
                  </w:rPr>
                </w:rPrChange>
              </w:rPr>
              <w:t>Cours magistral, travaux dirigés, travaux pratiques, études de cas, exposés participatifs, mise en situation réelle de travail</w:t>
            </w:r>
          </w:p>
        </w:tc>
        <w:tc>
          <w:tcPr>
            <w:tcW w:w="631" w:type="pct"/>
            <w:vMerge w:val="restart"/>
            <w:tcBorders>
              <w:top w:val="single" w:sz="4" w:space="0" w:color="auto"/>
              <w:left w:val="single" w:sz="4" w:space="0" w:color="auto"/>
              <w:bottom w:val="single" w:sz="4" w:space="0" w:color="auto"/>
              <w:right w:val="single" w:sz="4" w:space="0" w:color="auto"/>
            </w:tcBorders>
            <w:vAlign w:val="center"/>
            <w:hideMark/>
          </w:tcPr>
          <w:p w14:paraId="2FDDC8D2"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724" w:author="Dr Mamadou SANOGO" w:date="2023-10-26T15:55:00Z">
                  <w:rPr>
                    <w:rFonts w:asciiTheme="minorHAnsi" w:hAnsiTheme="minorHAnsi"/>
                    <w:bCs/>
                    <w:i/>
                    <w:color w:val="000000" w:themeColor="text1"/>
                    <w:sz w:val="20"/>
                    <w:szCs w:val="20"/>
                  </w:rPr>
                </w:rPrChange>
              </w:rPr>
              <w:t>Contrôle continu écrit ou oral, cas pratiques, Mise en situation réelle de travail</w:t>
            </w:r>
          </w:p>
        </w:tc>
      </w:tr>
      <w:tr w:rsidR="00561D9D" w:rsidRPr="00561D9D" w14:paraId="56C757FA" w14:textId="77777777" w:rsidTr="00F26652">
        <w:trPr>
          <w:cantSplit/>
          <w:trHeight w:val="20"/>
        </w:trPr>
        <w:tc>
          <w:tcPr>
            <w:tcW w:w="765" w:type="pct"/>
            <w:vMerge/>
            <w:tcBorders>
              <w:top w:val="single" w:sz="4" w:space="0" w:color="auto"/>
              <w:left w:val="single" w:sz="4" w:space="0" w:color="auto"/>
              <w:bottom w:val="single" w:sz="4" w:space="0" w:color="auto"/>
              <w:right w:val="single" w:sz="4" w:space="0" w:color="auto"/>
            </w:tcBorders>
            <w:vAlign w:val="center"/>
            <w:hideMark/>
          </w:tcPr>
          <w:p w14:paraId="14DD1B4C" w14:textId="77777777" w:rsidR="00631BF4" w:rsidRPr="00561D9D" w:rsidRDefault="00631BF4" w:rsidP="00F26652">
            <w:pPr>
              <w:spacing w:line="240" w:lineRule="auto"/>
              <w:rPr>
                <w:rFonts w:asciiTheme="minorHAnsi" w:hAnsiTheme="minorHAnsi"/>
                <w:b/>
                <w:sz w:val="20"/>
                <w:szCs w:val="20"/>
                <w:rPrChange w:id="6725" w:author="Dr Mamadou SANOGO" w:date="2023-10-26T15:55:00Z">
                  <w:rPr>
                    <w:rFonts w:asciiTheme="minorHAnsi" w:hAnsiTheme="minorHAnsi"/>
                    <w:b/>
                    <w:color w:val="000000" w:themeColor="text1"/>
                    <w:sz w:val="20"/>
                    <w:szCs w:val="20"/>
                  </w:rPr>
                </w:rPrChange>
              </w:rPr>
            </w:pPr>
          </w:p>
        </w:tc>
        <w:tc>
          <w:tcPr>
            <w:tcW w:w="226" w:type="pct"/>
            <w:vMerge/>
            <w:tcBorders>
              <w:top w:val="single" w:sz="4" w:space="0" w:color="auto"/>
              <w:left w:val="single" w:sz="4" w:space="0" w:color="auto"/>
              <w:bottom w:val="single" w:sz="4" w:space="0" w:color="auto"/>
              <w:right w:val="single" w:sz="4" w:space="0" w:color="auto"/>
            </w:tcBorders>
            <w:vAlign w:val="center"/>
            <w:hideMark/>
          </w:tcPr>
          <w:p w14:paraId="016CEF9B" w14:textId="77777777" w:rsidR="00631BF4" w:rsidRPr="00561D9D" w:rsidRDefault="00631BF4" w:rsidP="00F26652">
            <w:pPr>
              <w:spacing w:line="240" w:lineRule="auto"/>
              <w:jc w:val="center"/>
              <w:rPr>
                <w:rFonts w:asciiTheme="minorHAnsi" w:hAnsiTheme="minorHAnsi"/>
                <w:b/>
                <w:sz w:val="20"/>
                <w:szCs w:val="20"/>
                <w:rPrChange w:id="6726" w:author="Dr Mamadou SANOGO" w:date="2023-10-26T15:55:00Z">
                  <w:rPr>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B30BB3D"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27"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78BFA44"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28"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29" w:author="Dr Mamadou SANOGO" w:date="2023-10-26T15:55:00Z">
                  <w:rPr>
                    <w:rFonts w:asciiTheme="minorHAnsi" w:hAnsiTheme="minorHAnsi"/>
                    <w:bCs/>
                    <w:color w:val="000000" w:themeColor="text1"/>
                    <w:sz w:val="20"/>
                    <w:szCs w:val="20"/>
                  </w:rPr>
                </w:rPrChange>
              </w:rPr>
              <w:t>SPSS ou Epi Info</w:t>
            </w:r>
          </w:p>
        </w:tc>
        <w:tc>
          <w:tcPr>
            <w:tcW w:w="360" w:type="pct"/>
            <w:tcBorders>
              <w:top w:val="single" w:sz="4" w:space="0" w:color="auto"/>
              <w:left w:val="single" w:sz="4" w:space="0" w:color="auto"/>
              <w:bottom w:val="single" w:sz="4" w:space="0" w:color="auto"/>
              <w:right w:val="single" w:sz="4" w:space="0" w:color="auto"/>
            </w:tcBorders>
            <w:vAlign w:val="center"/>
            <w:hideMark/>
          </w:tcPr>
          <w:p w14:paraId="400CBF3F"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730"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31" w:author="Dr Mamadou SANOGO" w:date="2023-10-26T15:55:00Z">
                  <w:rPr>
                    <w:rFonts w:asciiTheme="minorHAnsi" w:hAnsiTheme="minorHAnsi"/>
                    <w:bCs/>
                    <w:color w:val="000000" w:themeColor="text1"/>
                    <w:sz w:val="20"/>
                    <w:szCs w:val="20"/>
                  </w:rPr>
                </w:rPrChange>
              </w:rPr>
              <w:t>2</w:t>
            </w:r>
          </w:p>
        </w:tc>
        <w:tc>
          <w:tcPr>
            <w:tcW w:w="406" w:type="pct"/>
            <w:vMerge/>
            <w:tcBorders>
              <w:top w:val="single" w:sz="4" w:space="0" w:color="auto"/>
              <w:left w:val="single" w:sz="4" w:space="0" w:color="auto"/>
              <w:bottom w:val="single" w:sz="4" w:space="0" w:color="auto"/>
              <w:right w:val="single" w:sz="4" w:space="0" w:color="auto"/>
            </w:tcBorders>
            <w:vAlign w:val="center"/>
            <w:hideMark/>
          </w:tcPr>
          <w:p w14:paraId="4411A4BC"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732" w:author="Dr Mamadou SANOGO" w:date="2023-10-26T15:55:00Z">
                  <w:rPr>
                    <w:rFonts w:asciiTheme="minorHAnsi" w:hAnsiTheme="minorHAnsi"/>
                    <w:bCs/>
                    <w:color w:val="000000" w:themeColor="text1"/>
                    <w:sz w:val="20"/>
                    <w:szCs w:val="20"/>
                  </w:rPr>
                </w:rPrChange>
              </w:rPr>
            </w:pPr>
          </w:p>
        </w:tc>
        <w:tc>
          <w:tcPr>
            <w:tcW w:w="900" w:type="pct"/>
            <w:vMerge/>
            <w:tcBorders>
              <w:top w:val="single" w:sz="4" w:space="0" w:color="auto"/>
              <w:left w:val="single" w:sz="4" w:space="0" w:color="auto"/>
              <w:bottom w:val="single" w:sz="4" w:space="0" w:color="auto"/>
              <w:right w:val="single" w:sz="4" w:space="0" w:color="auto"/>
            </w:tcBorders>
            <w:vAlign w:val="center"/>
            <w:hideMark/>
          </w:tcPr>
          <w:p w14:paraId="73E999C2"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733" w:author="Dr Mamadou SANOGO" w:date="2023-10-26T15:55:00Z">
                  <w:rPr>
                    <w:rFonts w:asciiTheme="minorHAnsi" w:hAnsiTheme="minorHAnsi"/>
                    <w:bCs/>
                    <w:i/>
                    <w:color w:val="000000" w:themeColor="text1"/>
                    <w:sz w:val="20"/>
                    <w:szCs w:val="20"/>
                  </w:rPr>
                </w:rPrChange>
              </w:rPr>
            </w:pPr>
          </w:p>
        </w:tc>
        <w:tc>
          <w:tcPr>
            <w:tcW w:w="631" w:type="pct"/>
            <w:vMerge/>
            <w:tcBorders>
              <w:top w:val="single" w:sz="4" w:space="0" w:color="auto"/>
              <w:left w:val="single" w:sz="4" w:space="0" w:color="auto"/>
              <w:bottom w:val="single" w:sz="4" w:space="0" w:color="auto"/>
              <w:right w:val="single" w:sz="4" w:space="0" w:color="auto"/>
            </w:tcBorders>
            <w:vAlign w:val="center"/>
            <w:hideMark/>
          </w:tcPr>
          <w:p w14:paraId="63BCA308"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734" w:author="Dr Mamadou SANOGO" w:date="2023-10-26T15:55:00Z">
                  <w:rPr>
                    <w:rFonts w:asciiTheme="minorHAnsi" w:hAnsiTheme="minorHAnsi"/>
                    <w:bCs/>
                    <w:i/>
                    <w:color w:val="000000" w:themeColor="text1"/>
                    <w:sz w:val="20"/>
                    <w:szCs w:val="20"/>
                  </w:rPr>
                </w:rPrChange>
              </w:rPr>
            </w:pPr>
          </w:p>
        </w:tc>
      </w:tr>
      <w:tr w:rsidR="00561D9D" w:rsidRPr="00561D9D" w14:paraId="758B50AA" w14:textId="77777777" w:rsidTr="00F26652">
        <w:trPr>
          <w:cantSplit/>
          <w:trHeight w:val="424"/>
        </w:trPr>
        <w:tc>
          <w:tcPr>
            <w:tcW w:w="765" w:type="pct"/>
            <w:vMerge/>
            <w:tcBorders>
              <w:top w:val="single" w:sz="4" w:space="0" w:color="auto"/>
              <w:left w:val="single" w:sz="4" w:space="0" w:color="auto"/>
              <w:bottom w:val="single" w:sz="4" w:space="0" w:color="auto"/>
              <w:right w:val="single" w:sz="4" w:space="0" w:color="auto"/>
            </w:tcBorders>
            <w:vAlign w:val="center"/>
            <w:hideMark/>
          </w:tcPr>
          <w:p w14:paraId="3886E524" w14:textId="77777777" w:rsidR="00631BF4" w:rsidRPr="00561D9D" w:rsidRDefault="00631BF4" w:rsidP="00F26652">
            <w:pPr>
              <w:spacing w:line="240" w:lineRule="auto"/>
              <w:rPr>
                <w:rFonts w:asciiTheme="minorHAnsi" w:hAnsiTheme="minorHAnsi"/>
                <w:b/>
                <w:sz w:val="20"/>
                <w:szCs w:val="20"/>
                <w:rPrChange w:id="6735" w:author="Dr Mamadou SANOGO" w:date="2023-10-26T15:55:00Z">
                  <w:rPr>
                    <w:rFonts w:asciiTheme="minorHAnsi" w:hAnsiTheme="minorHAnsi"/>
                    <w:b/>
                    <w:color w:val="000000" w:themeColor="text1"/>
                    <w:sz w:val="20"/>
                    <w:szCs w:val="20"/>
                  </w:rPr>
                </w:rPrChange>
              </w:rPr>
            </w:pPr>
          </w:p>
        </w:tc>
        <w:tc>
          <w:tcPr>
            <w:tcW w:w="226" w:type="pct"/>
            <w:vMerge/>
            <w:tcBorders>
              <w:top w:val="single" w:sz="4" w:space="0" w:color="auto"/>
              <w:left w:val="single" w:sz="4" w:space="0" w:color="auto"/>
              <w:bottom w:val="single" w:sz="4" w:space="0" w:color="auto"/>
              <w:right w:val="single" w:sz="4" w:space="0" w:color="auto"/>
            </w:tcBorders>
            <w:vAlign w:val="center"/>
            <w:hideMark/>
          </w:tcPr>
          <w:p w14:paraId="2A116F52" w14:textId="77777777" w:rsidR="00631BF4" w:rsidRPr="00561D9D" w:rsidRDefault="00631BF4" w:rsidP="00F26652">
            <w:pPr>
              <w:spacing w:line="240" w:lineRule="auto"/>
              <w:jc w:val="center"/>
              <w:rPr>
                <w:rFonts w:asciiTheme="minorHAnsi" w:hAnsiTheme="minorHAnsi"/>
                <w:b/>
                <w:sz w:val="20"/>
                <w:szCs w:val="20"/>
                <w:rPrChange w:id="6736" w:author="Dr Mamadou SANOGO" w:date="2023-10-26T15:55:00Z">
                  <w:rPr>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79E85D13"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37"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2479C42"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38"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39" w:author="Dr Mamadou SANOGO" w:date="2023-10-26T15:55:00Z">
                  <w:rPr>
                    <w:rFonts w:asciiTheme="minorHAnsi" w:hAnsiTheme="minorHAnsi"/>
                    <w:bCs/>
                    <w:color w:val="000000" w:themeColor="text1"/>
                    <w:sz w:val="20"/>
                    <w:szCs w:val="20"/>
                  </w:rPr>
                </w:rPrChange>
              </w:rPr>
              <w:t>ACCESS</w:t>
            </w:r>
          </w:p>
        </w:tc>
        <w:tc>
          <w:tcPr>
            <w:tcW w:w="360" w:type="pct"/>
            <w:tcBorders>
              <w:top w:val="single" w:sz="4" w:space="0" w:color="auto"/>
              <w:left w:val="single" w:sz="4" w:space="0" w:color="auto"/>
              <w:bottom w:val="single" w:sz="4" w:space="0" w:color="auto"/>
              <w:right w:val="single" w:sz="4" w:space="0" w:color="auto"/>
            </w:tcBorders>
            <w:vAlign w:val="center"/>
            <w:hideMark/>
          </w:tcPr>
          <w:p w14:paraId="704281A4"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740"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41" w:author="Dr Mamadou SANOGO" w:date="2023-10-26T15:55:00Z">
                  <w:rPr>
                    <w:rFonts w:asciiTheme="minorHAnsi" w:hAnsiTheme="minorHAnsi"/>
                    <w:bCs/>
                    <w:color w:val="000000" w:themeColor="text1"/>
                    <w:sz w:val="20"/>
                    <w:szCs w:val="20"/>
                  </w:rPr>
                </w:rPrChange>
              </w:rPr>
              <w:t>2</w:t>
            </w:r>
          </w:p>
        </w:tc>
        <w:tc>
          <w:tcPr>
            <w:tcW w:w="406" w:type="pct"/>
            <w:vMerge/>
            <w:tcBorders>
              <w:top w:val="single" w:sz="4" w:space="0" w:color="auto"/>
              <w:left w:val="single" w:sz="4" w:space="0" w:color="auto"/>
              <w:bottom w:val="single" w:sz="4" w:space="0" w:color="auto"/>
              <w:right w:val="single" w:sz="4" w:space="0" w:color="auto"/>
            </w:tcBorders>
            <w:vAlign w:val="center"/>
            <w:hideMark/>
          </w:tcPr>
          <w:p w14:paraId="42745F79"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742" w:author="Dr Mamadou SANOGO" w:date="2023-10-26T15:55:00Z">
                  <w:rPr>
                    <w:rFonts w:asciiTheme="minorHAnsi" w:hAnsiTheme="minorHAnsi"/>
                    <w:bCs/>
                    <w:color w:val="000000" w:themeColor="text1"/>
                    <w:sz w:val="20"/>
                    <w:szCs w:val="20"/>
                  </w:rPr>
                </w:rPrChange>
              </w:rPr>
            </w:pPr>
          </w:p>
        </w:tc>
        <w:tc>
          <w:tcPr>
            <w:tcW w:w="900" w:type="pct"/>
            <w:vMerge/>
            <w:tcBorders>
              <w:top w:val="single" w:sz="4" w:space="0" w:color="auto"/>
              <w:left w:val="single" w:sz="4" w:space="0" w:color="auto"/>
              <w:bottom w:val="single" w:sz="4" w:space="0" w:color="auto"/>
              <w:right w:val="single" w:sz="4" w:space="0" w:color="auto"/>
            </w:tcBorders>
            <w:vAlign w:val="center"/>
            <w:hideMark/>
          </w:tcPr>
          <w:p w14:paraId="057F7835"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743" w:author="Dr Mamadou SANOGO" w:date="2023-10-26T15:55:00Z">
                  <w:rPr>
                    <w:rFonts w:asciiTheme="minorHAnsi" w:hAnsiTheme="minorHAnsi"/>
                    <w:bCs/>
                    <w:i/>
                    <w:color w:val="000000" w:themeColor="text1"/>
                    <w:sz w:val="20"/>
                    <w:szCs w:val="20"/>
                  </w:rPr>
                </w:rPrChange>
              </w:rPr>
            </w:pPr>
          </w:p>
        </w:tc>
        <w:tc>
          <w:tcPr>
            <w:tcW w:w="631" w:type="pct"/>
            <w:vMerge/>
            <w:tcBorders>
              <w:top w:val="single" w:sz="4" w:space="0" w:color="auto"/>
              <w:left w:val="single" w:sz="4" w:space="0" w:color="auto"/>
              <w:bottom w:val="single" w:sz="4" w:space="0" w:color="auto"/>
              <w:right w:val="single" w:sz="4" w:space="0" w:color="auto"/>
            </w:tcBorders>
            <w:vAlign w:val="center"/>
            <w:hideMark/>
          </w:tcPr>
          <w:p w14:paraId="0633352A" w14:textId="77777777" w:rsidR="00631BF4" w:rsidRPr="00561D9D" w:rsidRDefault="00631BF4" w:rsidP="00F26652">
            <w:pPr>
              <w:tabs>
                <w:tab w:val="left" w:pos="567"/>
                <w:tab w:val="left" w:pos="1276"/>
                <w:tab w:val="left" w:pos="2127"/>
              </w:tabs>
              <w:spacing w:line="240" w:lineRule="auto"/>
              <w:rPr>
                <w:rFonts w:asciiTheme="minorHAnsi" w:hAnsiTheme="minorHAnsi"/>
                <w:bCs/>
                <w:i/>
                <w:sz w:val="20"/>
                <w:szCs w:val="20"/>
                <w:rPrChange w:id="6744" w:author="Dr Mamadou SANOGO" w:date="2023-10-26T15:55:00Z">
                  <w:rPr>
                    <w:rFonts w:asciiTheme="minorHAnsi" w:hAnsiTheme="minorHAnsi"/>
                    <w:bCs/>
                    <w:i/>
                    <w:color w:val="000000" w:themeColor="text1"/>
                    <w:sz w:val="20"/>
                    <w:szCs w:val="20"/>
                  </w:rPr>
                </w:rPrChange>
              </w:rPr>
            </w:pPr>
          </w:p>
        </w:tc>
      </w:tr>
      <w:tr w:rsidR="00561D9D" w:rsidRPr="00561D9D" w14:paraId="3ABA78C2" w14:textId="77777777" w:rsidTr="00F26652">
        <w:trPr>
          <w:cantSplit/>
          <w:trHeight w:val="20"/>
        </w:trPr>
        <w:tc>
          <w:tcPr>
            <w:tcW w:w="765" w:type="pct"/>
            <w:vMerge w:val="restart"/>
            <w:tcBorders>
              <w:top w:val="single" w:sz="4" w:space="0" w:color="auto"/>
              <w:left w:val="single" w:sz="4" w:space="0" w:color="auto"/>
              <w:bottom w:val="single" w:sz="4" w:space="0" w:color="auto"/>
              <w:right w:val="single" w:sz="4" w:space="0" w:color="auto"/>
            </w:tcBorders>
            <w:vAlign w:val="center"/>
            <w:hideMark/>
          </w:tcPr>
          <w:p w14:paraId="7CA283BD" w14:textId="77777777" w:rsidR="00631BF4" w:rsidRPr="00561D9D" w:rsidRDefault="00631BF4" w:rsidP="00F26652">
            <w:pPr>
              <w:spacing w:line="240" w:lineRule="auto"/>
              <w:rPr>
                <w:rFonts w:asciiTheme="minorHAnsi" w:hAnsiTheme="minorHAnsi"/>
                <w:b/>
                <w:bCs/>
                <w:sz w:val="20"/>
                <w:szCs w:val="20"/>
                <w:rPrChange w:id="6745" w:author="Dr Mamadou SANOGO" w:date="2023-10-26T15:55:00Z">
                  <w:rPr>
                    <w:rFonts w:asciiTheme="minorHAnsi" w:hAnsiTheme="minorHAnsi"/>
                    <w:b/>
                    <w:bCs/>
                    <w:color w:val="000000" w:themeColor="text1"/>
                    <w:sz w:val="20"/>
                    <w:szCs w:val="20"/>
                  </w:rPr>
                </w:rPrChange>
              </w:rPr>
            </w:pPr>
            <w:r w:rsidRPr="00561D9D">
              <w:rPr>
                <w:rFonts w:asciiTheme="minorHAnsi" w:hAnsiTheme="minorHAnsi"/>
                <w:b/>
                <w:bCs/>
                <w:sz w:val="20"/>
                <w:szCs w:val="20"/>
                <w:rPrChange w:id="6746" w:author="Dr Mamadou SANOGO" w:date="2023-10-26T15:55:00Z">
                  <w:rPr>
                    <w:rFonts w:asciiTheme="minorHAnsi" w:hAnsiTheme="minorHAnsi"/>
                    <w:b/>
                    <w:bCs/>
                    <w:color w:val="000000" w:themeColor="text1"/>
                    <w:sz w:val="20"/>
                    <w:szCs w:val="20"/>
                  </w:rPr>
                </w:rPrChange>
              </w:rPr>
              <w:t xml:space="preserve">MR2205 Méthodologie de la recherche   </w:t>
            </w:r>
          </w:p>
        </w:tc>
        <w:tc>
          <w:tcPr>
            <w:tcW w:w="226" w:type="pct"/>
            <w:vMerge w:val="restart"/>
            <w:tcBorders>
              <w:top w:val="single" w:sz="4" w:space="0" w:color="auto"/>
              <w:left w:val="single" w:sz="4" w:space="0" w:color="auto"/>
              <w:bottom w:val="single" w:sz="4" w:space="0" w:color="auto"/>
              <w:right w:val="single" w:sz="4" w:space="0" w:color="auto"/>
            </w:tcBorders>
            <w:vAlign w:val="center"/>
          </w:tcPr>
          <w:p w14:paraId="01A4DEC7" w14:textId="77777777" w:rsidR="00631BF4" w:rsidRPr="00561D9D" w:rsidRDefault="00631BF4" w:rsidP="00F26652">
            <w:pPr>
              <w:spacing w:line="240" w:lineRule="auto"/>
              <w:jc w:val="center"/>
              <w:rPr>
                <w:rFonts w:asciiTheme="minorHAnsi" w:hAnsiTheme="minorHAnsi"/>
                <w:b/>
                <w:sz w:val="20"/>
                <w:szCs w:val="20"/>
                <w:rPrChange w:id="6747" w:author="Dr Mamadou SANOGO" w:date="2023-10-26T15:55:00Z">
                  <w:rPr>
                    <w:rFonts w:asciiTheme="minorHAnsi" w:hAnsiTheme="minorHAnsi"/>
                    <w:b/>
                    <w:color w:val="000000" w:themeColor="text1"/>
                    <w:sz w:val="20"/>
                    <w:szCs w:val="20"/>
                  </w:rPr>
                </w:rPrChange>
              </w:rPr>
            </w:pPr>
          </w:p>
          <w:p w14:paraId="2D03282C" w14:textId="77777777" w:rsidR="00631BF4" w:rsidRPr="00561D9D" w:rsidRDefault="00631BF4" w:rsidP="00F26652">
            <w:pPr>
              <w:spacing w:line="240" w:lineRule="auto"/>
              <w:jc w:val="center"/>
              <w:rPr>
                <w:rFonts w:asciiTheme="minorHAnsi" w:hAnsiTheme="minorHAnsi"/>
                <w:b/>
                <w:sz w:val="20"/>
                <w:szCs w:val="20"/>
                <w:rPrChange w:id="6748" w:author="Dr Mamadou SANOGO" w:date="2023-10-26T15:55:00Z">
                  <w:rPr>
                    <w:rFonts w:asciiTheme="minorHAnsi" w:hAnsiTheme="minorHAnsi"/>
                    <w:b/>
                    <w:color w:val="000000" w:themeColor="text1"/>
                    <w:sz w:val="20"/>
                    <w:szCs w:val="20"/>
                  </w:rPr>
                </w:rPrChange>
              </w:rPr>
            </w:pPr>
            <w:r w:rsidRPr="00561D9D">
              <w:rPr>
                <w:rFonts w:asciiTheme="minorHAnsi" w:hAnsiTheme="minorHAnsi"/>
                <w:b/>
                <w:sz w:val="20"/>
                <w:szCs w:val="20"/>
                <w:rPrChange w:id="6749" w:author="Dr Mamadou SANOGO" w:date="2023-10-26T15:55:00Z">
                  <w:rPr>
                    <w:rFonts w:asciiTheme="minorHAnsi" w:hAnsiTheme="minorHAnsi"/>
                    <w:b/>
                    <w:color w:val="000000" w:themeColor="text1"/>
                    <w:sz w:val="20"/>
                    <w:szCs w:val="20"/>
                  </w:rPr>
                </w:rPrChange>
              </w:rPr>
              <w:t>6</w:t>
            </w:r>
          </w:p>
          <w:p w14:paraId="6D28FC72" w14:textId="77777777" w:rsidR="00631BF4" w:rsidRPr="00561D9D" w:rsidRDefault="00631BF4" w:rsidP="00F26652">
            <w:pPr>
              <w:spacing w:line="240" w:lineRule="auto"/>
              <w:jc w:val="center"/>
              <w:rPr>
                <w:rFonts w:asciiTheme="minorHAnsi" w:hAnsiTheme="minorHAnsi"/>
                <w:b/>
                <w:sz w:val="20"/>
                <w:szCs w:val="20"/>
                <w:rPrChange w:id="6750" w:author="Dr Mamadou SANOGO" w:date="2023-10-26T15:55:00Z">
                  <w:rPr>
                    <w:rFonts w:asciiTheme="minorHAnsi" w:hAnsiTheme="minorHAnsi"/>
                    <w:b/>
                    <w:color w:val="000000" w:themeColor="text1"/>
                    <w:sz w:val="20"/>
                    <w:szCs w:val="20"/>
                  </w:rPr>
                </w:rPrChange>
              </w:rPr>
            </w:pP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58698C4C"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51"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52" w:author="Dr Mamadou SANOGO" w:date="2023-10-26T15:55:00Z">
                  <w:rPr>
                    <w:rFonts w:asciiTheme="minorHAnsi" w:hAnsiTheme="minorHAnsi"/>
                    <w:bCs/>
                    <w:color w:val="000000" w:themeColor="text1"/>
                    <w:sz w:val="20"/>
                    <w:szCs w:val="20"/>
                  </w:rPr>
                </w:rPrChange>
              </w:rPr>
              <w:t xml:space="preserve">Appliquer la méthodologie de la recherche en santé </w:t>
            </w:r>
          </w:p>
          <w:p w14:paraId="643830F9"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53" w:author="Dr Mamadou SANOGO" w:date="2023-10-26T15:55:00Z">
                  <w:rPr>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hideMark/>
          </w:tcPr>
          <w:p w14:paraId="5ABBB9D7"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54"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55" w:author="Dr Mamadou SANOGO" w:date="2023-10-26T15:55:00Z">
                  <w:rPr>
                    <w:rFonts w:asciiTheme="minorHAnsi" w:hAnsiTheme="minorHAnsi"/>
                    <w:bCs/>
                    <w:color w:val="000000" w:themeColor="text1"/>
                    <w:sz w:val="20"/>
                    <w:szCs w:val="20"/>
                  </w:rPr>
                </w:rPrChange>
              </w:rPr>
              <w:t xml:space="preserve">Recherche en santé </w:t>
            </w:r>
          </w:p>
        </w:tc>
        <w:tc>
          <w:tcPr>
            <w:tcW w:w="360" w:type="pct"/>
            <w:tcBorders>
              <w:top w:val="single" w:sz="4" w:space="0" w:color="auto"/>
              <w:left w:val="single" w:sz="4" w:space="0" w:color="auto"/>
              <w:bottom w:val="single" w:sz="4" w:space="0" w:color="auto"/>
              <w:right w:val="single" w:sz="4" w:space="0" w:color="auto"/>
            </w:tcBorders>
            <w:vAlign w:val="center"/>
            <w:hideMark/>
          </w:tcPr>
          <w:p w14:paraId="6ED550D5"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756"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57" w:author="Dr Mamadou SANOGO" w:date="2023-10-26T15:55:00Z">
                  <w:rPr>
                    <w:rFonts w:asciiTheme="minorHAnsi" w:hAnsiTheme="minorHAnsi"/>
                    <w:bCs/>
                    <w:color w:val="000000" w:themeColor="text1"/>
                    <w:sz w:val="20"/>
                    <w:szCs w:val="20"/>
                  </w:rPr>
                </w:rPrChange>
              </w:rPr>
              <w:t>3</w:t>
            </w:r>
          </w:p>
        </w:tc>
        <w:tc>
          <w:tcPr>
            <w:tcW w:w="406" w:type="pct"/>
            <w:vMerge w:val="restart"/>
            <w:tcBorders>
              <w:top w:val="single" w:sz="4" w:space="0" w:color="auto"/>
              <w:left w:val="single" w:sz="4" w:space="0" w:color="auto"/>
              <w:bottom w:val="single" w:sz="4" w:space="0" w:color="auto"/>
              <w:right w:val="single" w:sz="4" w:space="0" w:color="auto"/>
            </w:tcBorders>
            <w:vAlign w:val="center"/>
          </w:tcPr>
          <w:p w14:paraId="088AF285"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758"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59" w:author="Dr Mamadou SANOGO" w:date="2023-10-26T15:55:00Z">
                  <w:rPr>
                    <w:rFonts w:asciiTheme="minorHAnsi" w:hAnsiTheme="minorHAnsi"/>
                    <w:bCs/>
                    <w:color w:val="000000" w:themeColor="text1"/>
                    <w:sz w:val="20"/>
                    <w:szCs w:val="20"/>
                  </w:rPr>
                </w:rPrChange>
              </w:rPr>
              <w:t>50/40/30/00</w:t>
            </w:r>
          </w:p>
        </w:tc>
        <w:tc>
          <w:tcPr>
            <w:tcW w:w="900" w:type="pct"/>
            <w:vMerge w:val="restart"/>
            <w:tcBorders>
              <w:top w:val="single" w:sz="4" w:space="0" w:color="auto"/>
              <w:left w:val="single" w:sz="4" w:space="0" w:color="auto"/>
              <w:bottom w:val="single" w:sz="4" w:space="0" w:color="auto"/>
              <w:right w:val="single" w:sz="4" w:space="0" w:color="auto"/>
            </w:tcBorders>
            <w:vAlign w:val="center"/>
            <w:hideMark/>
          </w:tcPr>
          <w:p w14:paraId="55868499"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760" w:author="Dr Mamadou SANOGO" w:date="2023-10-26T15:55:00Z">
                  <w:rPr>
                    <w:rFonts w:asciiTheme="minorHAnsi" w:hAnsiTheme="minorHAnsi"/>
                    <w:bCs/>
                    <w:i/>
                    <w:color w:val="000000" w:themeColor="text1"/>
                    <w:sz w:val="20"/>
                    <w:szCs w:val="20"/>
                  </w:rPr>
                </w:rPrChange>
              </w:rPr>
              <w:t>Cours magistral, travaux dirigés, travaux pratiques, études de cas, exposés participatifs, mise en situation réelle de travail</w:t>
            </w:r>
          </w:p>
        </w:tc>
        <w:tc>
          <w:tcPr>
            <w:tcW w:w="631" w:type="pct"/>
            <w:vMerge w:val="restart"/>
            <w:tcBorders>
              <w:top w:val="single" w:sz="4" w:space="0" w:color="auto"/>
              <w:left w:val="single" w:sz="4" w:space="0" w:color="auto"/>
              <w:bottom w:val="single" w:sz="4" w:space="0" w:color="auto"/>
              <w:right w:val="single" w:sz="4" w:space="0" w:color="auto"/>
            </w:tcBorders>
            <w:vAlign w:val="center"/>
            <w:hideMark/>
          </w:tcPr>
          <w:p w14:paraId="2499C8D6" w14:textId="77777777" w:rsidR="00631BF4" w:rsidRPr="00561D9D" w:rsidRDefault="00631BF4" w:rsidP="00F26652">
            <w:pPr>
              <w:spacing w:line="240" w:lineRule="auto"/>
              <w:rPr>
                <w:sz w:val="20"/>
                <w:szCs w:val="20"/>
              </w:rPr>
            </w:pPr>
            <w:r w:rsidRPr="00561D9D">
              <w:rPr>
                <w:rFonts w:asciiTheme="minorHAnsi" w:hAnsiTheme="minorHAnsi"/>
                <w:bCs/>
                <w:i/>
                <w:sz w:val="20"/>
                <w:szCs w:val="20"/>
                <w:rPrChange w:id="6761" w:author="Dr Mamadou SANOGO" w:date="2023-10-26T15:55:00Z">
                  <w:rPr>
                    <w:rFonts w:asciiTheme="minorHAnsi" w:hAnsiTheme="minorHAnsi"/>
                    <w:bCs/>
                    <w:i/>
                    <w:color w:val="000000" w:themeColor="text1"/>
                    <w:sz w:val="20"/>
                    <w:szCs w:val="20"/>
                  </w:rPr>
                </w:rPrChange>
              </w:rPr>
              <w:t>Contrôle continu écrit ou oral, cas pratiques, Mise en situation réelle de travail</w:t>
            </w:r>
          </w:p>
        </w:tc>
      </w:tr>
      <w:tr w:rsidR="00561D9D" w:rsidRPr="00561D9D" w14:paraId="426C701F" w14:textId="77777777" w:rsidTr="00F26652">
        <w:trPr>
          <w:cantSplit/>
          <w:trHeight w:val="20"/>
        </w:trPr>
        <w:tc>
          <w:tcPr>
            <w:tcW w:w="765" w:type="pct"/>
            <w:vMerge/>
            <w:tcBorders>
              <w:top w:val="single" w:sz="4" w:space="0" w:color="auto"/>
              <w:left w:val="single" w:sz="4" w:space="0" w:color="auto"/>
              <w:bottom w:val="single" w:sz="4" w:space="0" w:color="auto"/>
              <w:right w:val="single" w:sz="4" w:space="0" w:color="auto"/>
            </w:tcBorders>
            <w:vAlign w:val="center"/>
            <w:hideMark/>
          </w:tcPr>
          <w:p w14:paraId="1EB77B1A" w14:textId="77777777" w:rsidR="00631BF4" w:rsidRPr="00561D9D" w:rsidRDefault="00631BF4" w:rsidP="00F26652">
            <w:pPr>
              <w:spacing w:line="240" w:lineRule="auto"/>
              <w:rPr>
                <w:rFonts w:asciiTheme="minorHAnsi" w:hAnsiTheme="minorHAnsi"/>
                <w:b/>
                <w:sz w:val="20"/>
                <w:szCs w:val="20"/>
                <w:rPrChange w:id="6762" w:author="Dr Mamadou SANOGO" w:date="2023-10-26T15:55:00Z">
                  <w:rPr>
                    <w:rFonts w:asciiTheme="minorHAnsi" w:hAnsiTheme="minorHAnsi"/>
                    <w:b/>
                    <w:color w:val="000000" w:themeColor="text1"/>
                    <w:sz w:val="20"/>
                    <w:szCs w:val="20"/>
                  </w:rPr>
                </w:rPrChange>
              </w:rPr>
            </w:pPr>
          </w:p>
        </w:tc>
        <w:tc>
          <w:tcPr>
            <w:tcW w:w="226" w:type="pct"/>
            <w:vMerge/>
            <w:tcBorders>
              <w:top w:val="single" w:sz="4" w:space="0" w:color="auto"/>
              <w:left w:val="single" w:sz="4" w:space="0" w:color="auto"/>
              <w:bottom w:val="single" w:sz="4" w:space="0" w:color="auto"/>
              <w:right w:val="single" w:sz="4" w:space="0" w:color="auto"/>
            </w:tcBorders>
            <w:vAlign w:val="center"/>
            <w:hideMark/>
          </w:tcPr>
          <w:p w14:paraId="7FFA5900" w14:textId="77777777" w:rsidR="00631BF4" w:rsidRPr="00561D9D" w:rsidRDefault="00631BF4" w:rsidP="00F26652">
            <w:pPr>
              <w:spacing w:line="240" w:lineRule="auto"/>
              <w:rPr>
                <w:bCs/>
                <w:sz w:val="20"/>
                <w:szCs w:val="20"/>
                <w:u w:val="single"/>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2355CEC" w14:textId="77777777" w:rsidR="00631BF4" w:rsidRPr="00561D9D" w:rsidRDefault="00631BF4" w:rsidP="00F26652">
            <w:pPr>
              <w:spacing w:line="240" w:lineRule="auto"/>
              <w:rPr>
                <w:bCs/>
                <w:sz w:val="20"/>
                <w:szCs w:val="20"/>
                <w:u w:val="single"/>
                <w:lang w:eastAsia="en-US"/>
              </w:rPr>
            </w:pPr>
          </w:p>
        </w:tc>
        <w:tc>
          <w:tcPr>
            <w:tcW w:w="856" w:type="pct"/>
            <w:tcBorders>
              <w:top w:val="single" w:sz="4" w:space="0" w:color="auto"/>
              <w:left w:val="single" w:sz="4" w:space="0" w:color="auto"/>
              <w:bottom w:val="single" w:sz="4" w:space="0" w:color="auto"/>
              <w:right w:val="single" w:sz="4" w:space="0" w:color="auto"/>
            </w:tcBorders>
            <w:hideMark/>
          </w:tcPr>
          <w:p w14:paraId="143A9065" w14:textId="77777777" w:rsidR="00631BF4" w:rsidRPr="00561D9D" w:rsidRDefault="00631BF4" w:rsidP="00F26652">
            <w:pPr>
              <w:tabs>
                <w:tab w:val="left" w:pos="567"/>
                <w:tab w:val="left" w:pos="1276"/>
                <w:tab w:val="left" w:pos="2127"/>
              </w:tabs>
              <w:spacing w:line="240" w:lineRule="auto"/>
              <w:rPr>
                <w:rFonts w:asciiTheme="minorHAnsi" w:hAnsiTheme="minorHAnsi"/>
                <w:bCs/>
                <w:sz w:val="20"/>
                <w:szCs w:val="20"/>
                <w:rPrChange w:id="6763"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64" w:author="Dr Mamadou SANOGO" w:date="2023-10-26T15:55:00Z">
                  <w:rPr>
                    <w:rFonts w:asciiTheme="minorHAnsi" w:hAnsiTheme="minorHAnsi"/>
                    <w:bCs/>
                    <w:color w:val="000000" w:themeColor="text1"/>
                    <w:sz w:val="20"/>
                    <w:szCs w:val="20"/>
                  </w:rPr>
                </w:rPrChange>
              </w:rPr>
              <w:t xml:space="preserve">Principes de bases de la rédaction du mémoire </w:t>
            </w:r>
          </w:p>
        </w:tc>
        <w:tc>
          <w:tcPr>
            <w:tcW w:w="360" w:type="pct"/>
            <w:tcBorders>
              <w:top w:val="single" w:sz="4" w:space="0" w:color="auto"/>
              <w:left w:val="single" w:sz="4" w:space="0" w:color="auto"/>
              <w:bottom w:val="single" w:sz="4" w:space="0" w:color="auto"/>
              <w:right w:val="single" w:sz="4" w:space="0" w:color="auto"/>
            </w:tcBorders>
            <w:vAlign w:val="center"/>
            <w:hideMark/>
          </w:tcPr>
          <w:p w14:paraId="25C2312F" w14:textId="77777777" w:rsidR="00631BF4" w:rsidRPr="00561D9D" w:rsidRDefault="00631BF4" w:rsidP="00F26652">
            <w:pPr>
              <w:tabs>
                <w:tab w:val="left" w:pos="567"/>
                <w:tab w:val="left" w:pos="1276"/>
                <w:tab w:val="left" w:pos="2127"/>
              </w:tabs>
              <w:spacing w:line="240" w:lineRule="auto"/>
              <w:jc w:val="center"/>
              <w:rPr>
                <w:rFonts w:asciiTheme="minorHAnsi" w:hAnsiTheme="minorHAnsi"/>
                <w:bCs/>
                <w:sz w:val="20"/>
                <w:szCs w:val="20"/>
                <w:rPrChange w:id="6765" w:author="Dr Mamadou SANOGO" w:date="2023-10-26T15:55:00Z">
                  <w:rPr>
                    <w:rFonts w:asciiTheme="minorHAnsi" w:hAnsiTheme="minorHAnsi"/>
                    <w:bCs/>
                    <w:color w:val="000000" w:themeColor="text1"/>
                    <w:sz w:val="20"/>
                    <w:szCs w:val="20"/>
                  </w:rPr>
                </w:rPrChange>
              </w:rPr>
            </w:pPr>
            <w:r w:rsidRPr="00561D9D">
              <w:rPr>
                <w:rFonts w:asciiTheme="minorHAnsi" w:hAnsiTheme="minorHAnsi"/>
                <w:bCs/>
                <w:sz w:val="20"/>
                <w:szCs w:val="20"/>
                <w:rPrChange w:id="6766" w:author="Dr Mamadou SANOGO" w:date="2023-10-26T15:55:00Z">
                  <w:rPr>
                    <w:rFonts w:asciiTheme="minorHAnsi" w:hAnsiTheme="minorHAnsi"/>
                    <w:bCs/>
                    <w:color w:val="000000" w:themeColor="text1"/>
                    <w:sz w:val="20"/>
                    <w:szCs w:val="20"/>
                  </w:rPr>
                </w:rPrChange>
              </w:rPr>
              <w:t>3</w:t>
            </w:r>
          </w:p>
        </w:tc>
        <w:tc>
          <w:tcPr>
            <w:tcW w:w="406" w:type="pct"/>
            <w:vMerge/>
            <w:tcBorders>
              <w:top w:val="single" w:sz="4" w:space="0" w:color="auto"/>
              <w:left w:val="single" w:sz="4" w:space="0" w:color="auto"/>
              <w:bottom w:val="single" w:sz="4" w:space="0" w:color="auto"/>
              <w:right w:val="single" w:sz="4" w:space="0" w:color="auto"/>
            </w:tcBorders>
            <w:vAlign w:val="center"/>
            <w:hideMark/>
          </w:tcPr>
          <w:p w14:paraId="25E59E49" w14:textId="77777777" w:rsidR="00631BF4" w:rsidRPr="00561D9D" w:rsidRDefault="00631BF4" w:rsidP="00F26652">
            <w:pPr>
              <w:spacing w:line="240" w:lineRule="auto"/>
              <w:rPr>
                <w:sz w:val="20"/>
                <w:szCs w:val="20"/>
                <w:lang w:eastAsia="en-US"/>
              </w:rPr>
            </w:pPr>
          </w:p>
        </w:tc>
        <w:tc>
          <w:tcPr>
            <w:tcW w:w="900" w:type="pct"/>
            <w:vMerge/>
            <w:tcBorders>
              <w:top w:val="single" w:sz="4" w:space="0" w:color="auto"/>
              <w:left w:val="single" w:sz="4" w:space="0" w:color="auto"/>
              <w:bottom w:val="single" w:sz="4" w:space="0" w:color="auto"/>
              <w:right w:val="single" w:sz="4" w:space="0" w:color="auto"/>
            </w:tcBorders>
            <w:vAlign w:val="center"/>
            <w:hideMark/>
          </w:tcPr>
          <w:p w14:paraId="74F6118F" w14:textId="77777777" w:rsidR="00631BF4" w:rsidRPr="00561D9D" w:rsidRDefault="00631BF4" w:rsidP="00F26652">
            <w:pPr>
              <w:spacing w:line="240" w:lineRule="auto"/>
              <w:rPr>
                <w:bCs/>
                <w:sz w:val="20"/>
                <w:szCs w:val="20"/>
                <w:u w:val="single"/>
                <w:lang w:eastAsia="en-US"/>
              </w:rPr>
            </w:pPr>
          </w:p>
        </w:tc>
        <w:tc>
          <w:tcPr>
            <w:tcW w:w="631" w:type="pct"/>
            <w:vMerge/>
            <w:tcBorders>
              <w:top w:val="single" w:sz="4" w:space="0" w:color="auto"/>
              <w:left w:val="single" w:sz="4" w:space="0" w:color="auto"/>
              <w:bottom w:val="single" w:sz="4" w:space="0" w:color="auto"/>
              <w:right w:val="single" w:sz="4" w:space="0" w:color="auto"/>
            </w:tcBorders>
            <w:vAlign w:val="center"/>
            <w:hideMark/>
          </w:tcPr>
          <w:p w14:paraId="1F0CA040" w14:textId="77777777" w:rsidR="00631BF4" w:rsidRPr="00561D9D" w:rsidRDefault="00631BF4" w:rsidP="00F26652">
            <w:pPr>
              <w:spacing w:line="240" w:lineRule="auto"/>
              <w:rPr>
                <w:bCs/>
                <w:sz w:val="20"/>
                <w:szCs w:val="20"/>
                <w:u w:val="single"/>
                <w:lang w:eastAsia="en-US"/>
              </w:rPr>
            </w:pPr>
          </w:p>
        </w:tc>
      </w:tr>
      <w:tr w:rsidR="00561D9D" w:rsidRPr="00561D9D" w14:paraId="737640E3" w14:textId="77777777" w:rsidTr="00F26652">
        <w:trPr>
          <w:cantSplit/>
          <w:trHeight w:val="20"/>
        </w:trPr>
        <w:tc>
          <w:tcPr>
            <w:tcW w:w="765" w:type="pct"/>
            <w:tcBorders>
              <w:top w:val="single" w:sz="4" w:space="0" w:color="auto"/>
              <w:left w:val="single" w:sz="4" w:space="0" w:color="auto"/>
              <w:bottom w:val="single" w:sz="4" w:space="0" w:color="auto"/>
              <w:right w:val="single" w:sz="4" w:space="0" w:color="auto"/>
            </w:tcBorders>
            <w:vAlign w:val="center"/>
            <w:hideMark/>
          </w:tcPr>
          <w:p w14:paraId="551629EE" w14:textId="77777777" w:rsidR="00631BF4" w:rsidRPr="00561D9D" w:rsidRDefault="00631BF4" w:rsidP="00F26652">
            <w:pPr>
              <w:tabs>
                <w:tab w:val="left" w:pos="567"/>
                <w:tab w:val="left" w:pos="1276"/>
                <w:tab w:val="left" w:pos="2127"/>
              </w:tabs>
              <w:spacing w:line="240" w:lineRule="auto"/>
              <w:rPr>
                <w:rFonts w:asciiTheme="minorHAnsi" w:hAnsiTheme="minorHAnsi"/>
                <w:b/>
                <w:bCs/>
                <w:sz w:val="20"/>
                <w:szCs w:val="20"/>
                <w:rPrChange w:id="6767" w:author="Dr Mamadou SANOGO" w:date="2023-10-26T15:55:00Z">
                  <w:rPr>
                    <w:rFonts w:asciiTheme="minorHAnsi" w:hAnsiTheme="minorHAnsi"/>
                    <w:b/>
                    <w:bCs/>
                    <w:color w:val="000000" w:themeColor="text1"/>
                    <w:sz w:val="20"/>
                    <w:szCs w:val="20"/>
                  </w:rPr>
                </w:rPrChange>
              </w:rPr>
            </w:pPr>
            <w:r w:rsidRPr="00561D9D">
              <w:rPr>
                <w:rFonts w:asciiTheme="minorHAnsi" w:hAnsiTheme="minorHAnsi"/>
                <w:b/>
                <w:bCs/>
                <w:sz w:val="20"/>
                <w:szCs w:val="20"/>
                <w:rPrChange w:id="6768" w:author="Dr Mamadou SANOGO" w:date="2023-10-26T15:55:00Z">
                  <w:rPr>
                    <w:rFonts w:asciiTheme="minorHAnsi" w:hAnsiTheme="minorHAnsi"/>
                    <w:b/>
                    <w:bCs/>
                    <w:color w:val="000000" w:themeColor="text1"/>
                    <w:sz w:val="20"/>
                    <w:szCs w:val="20"/>
                  </w:rPr>
                </w:rPrChange>
              </w:rPr>
              <w:t>Total Semestre 2</w:t>
            </w:r>
          </w:p>
        </w:tc>
        <w:tc>
          <w:tcPr>
            <w:tcW w:w="226" w:type="pct"/>
            <w:tcBorders>
              <w:top w:val="single" w:sz="4" w:space="0" w:color="auto"/>
              <w:left w:val="single" w:sz="4" w:space="0" w:color="auto"/>
              <w:bottom w:val="single" w:sz="4" w:space="0" w:color="auto"/>
              <w:right w:val="single" w:sz="4" w:space="0" w:color="auto"/>
            </w:tcBorders>
            <w:vAlign w:val="center"/>
            <w:hideMark/>
          </w:tcPr>
          <w:p w14:paraId="4E53730A" w14:textId="77777777" w:rsidR="00631BF4" w:rsidRPr="00561D9D" w:rsidRDefault="00631BF4" w:rsidP="00F26652">
            <w:pPr>
              <w:tabs>
                <w:tab w:val="left" w:pos="567"/>
                <w:tab w:val="left" w:pos="1276"/>
                <w:tab w:val="left" w:pos="2127"/>
              </w:tabs>
              <w:spacing w:line="240" w:lineRule="auto"/>
              <w:rPr>
                <w:rFonts w:asciiTheme="minorHAnsi" w:hAnsiTheme="minorHAnsi"/>
                <w:b/>
                <w:bCs/>
                <w:sz w:val="20"/>
                <w:szCs w:val="20"/>
                <w:rPrChange w:id="6769" w:author="Dr Mamadou SANOGO" w:date="2023-10-26T15:55:00Z">
                  <w:rPr>
                    <w:rFonts w:asciiTheme="minorHAnsi" w:hAnsiTheme="minorHAnsi"/>
                    <w:b/>
                    <w:bCs/>
                    <w:color w:val="000000" w:themeColor="text1"/>
                    <w:sz w:val="20"/>
                    <w:szCs w:val="20"/>
                  </w:rPr>
                </w:rPrChange>
              </w:rPr>
            </w:pPr>
            <w:r w:rsidRPr="00561D9D">
              <w:rPr>
                <w:rFonts w:asciiTheme="minorHAnsi" w:hAnsiTheme="minorHAnsi"/>
                <w:b/>
                <w:bCs/>
                <w:sz w:val="20"/>
                <w:szCs w:val="20"/>
                <w:rPrChange w:id="6770" w:author="Dr Mamadou SANOGO" w:date="2023-10-26T15:55:00Z">
                  <w:rPr>
                    <w:rFonts w:asciiTheme="minorHAnsi" w:hAnsiTheme="minorHAnsi"/>
                    <w:b/>
                    <w:bCs/>
                    <w:color w:val="000000" w:themeColor="text1"/>
                    <w:sz w:val="20"/>
                    <w:szCs w:val="20"/>
                  </w:rPr>
                </w:rPrChange>
              </w:rPr>
              <w:t>30</w:t>
            </w:r>
          </w:p>
        </w:tc>
        <w:tc>
          <w:tcPr>
            <w:tcW w:w="171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712FD4" w14:textId="77777777" w:rsidR="00631BF4" w:rsidRPr="00561D9D" w:rsidRDefault="00631BF4" w:rsidP="00F26652">
            <w:pPr>
              <w:tabs>
                <w:tab w:val="left" w:pos="567"/>
                <w:tab w:val="left" w:pos="1276"/>
                <w:tab w:val="left" w:pos="2127"/>
              </w:tabs>
              <w:spacing w:line="240" w:lineRule="auto"/>
              <w:rPr>
                <w:b/>
                <w:bCs/>
                <w:sz w:val="20"/>
                <w:szCs w:val="20"/>
                <w:lang w:eastAsia="en-US"/>
              </w:rPr>
            </w:pPr>
          </w:p>
        </w:tc>
        <w:tc>
          <w:tcPr>
            <w:tcW w:w="360" w:type="pct"/>
            <w:tcBorders>
              <w:top w:val="single" w:sz="4" w:space="0" w:color="auto"/>
              <w:left w:val="single" w:sz="4" w:space="0" w:color="auto"/>
              <w:bottom w:val="single" w:sz="4" w:space="0" w:color="auto"/>
              <w:right w:val="single" w:sz="4" w:space="0" w:color="auto"/>
            </w:tcBorders>
            <w:vAlign w:val="center"/>
          </w:tcPr>
          <w:p w14:paraId="7B44D91D"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20"/>
                <w:szCs w:val="20"/>
                <w:rPrChange w:id="6771" w:author="Dr Mamadou SANOGO" w:date="2023-10-26T15:55:00Z">
                  <w:rPr>
                    <w:rFonts w:asciiTheme="minorHAnsi" w:hAnsiTheme="minorHAnsi"/>
                    <w:b/>
                    <w:bCs/>
                    <w:color w:val="000000" w:themeColor="text1"/>
                    <w:sz w:val="20"/>
                    <w:szCs w:val="20"/>
                  </w:rPr>
                </w:rPrChange>
              </w:rPr>
            </w:pPr>
            <w:r w:rsidRPr="00561D9D">
              <w:rPr>
                <w:rFonts w:asciiTheme="minorHAnsi" w:hAnsiTheme="minorHAnsi"/>
                <w:b/>
                <w:bCs/>
                <w:sz w:val="20"/>
                <w:szCs w:val="20"/>
                <w:rPrChange w:id="6772" w:author="Dr Mamadou SANOGO" w:date="2023-10-26T15:55:00Z">
                  <w:rPr>
                    <w:rFonts w:asciiTheme="minorHAnsi" w:hAnsiTheme="minorHAnsi"/>
                    <w:b/>
                    <w:bCs/>
                    <w:color w:val="000000" w:themeColor="text1"/>
                    <w:sz w:val="20"/>
                    <w:szCs w:val="20"/>
                  </w:rPr>
                </w:rPrChange>
              </w:rPr>
              <w:t>30</w:t>
            </w:r>
          </w:p>
        </w:tc>
        <w:tc>
          <w:tcPr>
            <w:tcW w:w="406" w:type="pct"/>
            <w:tcBorders>
              <w:top w:val="single" w:sz="4" w:space="0" w:color="auto"/>
              <w:left w:val="single" w:sz="4" w:space="0" w:color="auto"/>
              <w:bottom w:val="single" w:sz="4" w:space="0" w:color="auto"/>
              <w:right w:val="single" w:sz="4" w:space="0" w:color="auto"/>
            </w:tcBorders>
            <w:vAlign w:val="center"/>
            <w:hideMark/>
          </w:tcPr>
          <w:p w14:paraId="1B4A2C8B" w14:textId="77777777" w:rsidR="00631BF4" w:rsidRPr="00561D9D" w:rsidRDefault="00631BF4" w:rsidP="00F26652">
            <w:pPr>
              <w:tabs>
                <w:tab w:val="left" w:pos="567"/>
                <w:tab w:val="left" w:pos="1276"/>
                <w:tab w:val="left" w:pos="2127"/>
              </w:tabs>
              <w:spacing w:line="240" w:lineRule="auto"/>
              <w:jc w:val="center"/>
              <w:rPr>
                <w:rFonts w:asciiTheme="minorHAnsi" w:hAnsiTheme="minorHAnsi"/>
                <w:b/>
                <w:bCs/>
                <w:sz w:val="20"/>
                <w:szCs w:val="20"/>
                <w:rPrChange w:id="6773" w:author="Dr Mamadou SANOGO" w:date="2023-10-26T15:55:00Z">
                  <w:rPr>
                    <w:rFonts w:asciiTheme="minorHAnsi" w:hAnsiTheme="minorHAnsi"/>
                    <w:b/>
                    <w:bCs/>
                    <w:color w:val="000000" w:themeColor="text1"/>
                    <w:sz w:val="20"/>
                    <w:szCs w:val="20"/>
                  </w:rPr>
                </w:rPrChange>
              </w:rPr>
            </w:pPr>
            <w:r w:rsidRPr="00561D9D">
              <w:rPr>
                <w:rFonts w:asciiTheme="minorHAnsi" w:hAnsiTheme="minorHAnsi"/>
                <w:b/>
                <w:bCs/>
                <w:sz w:val="20"/>
                <w:szCs w:val="20"/>
                <w:rPrChange w:id="6774" w:author="Dr Mamadou SANOGO" w:date="2023-10-26T15:55:00Z">
                  <w:rPr>
                    <w:rFonts w:asciiTheme="minorHAnsi" w:hAnsiTheme="minorHAnsi"/>
                    <w:b/>
                    <w:bCs/>
                    <w:color w:val="000000" w:themeColor="text1"/>
                    <w:sz w:val="20"/>
                    <w:szCs w:val="20"/>
                  </w:rPr>
                </w:rPrChange>
              </w:rPr>
              <w:t>650</w:t>
            </w:r>
          </w:p>
        </w:tc>
        <w:tc>
          <w:tcPr>
            <w:tcW w:w="1531"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79B7F7B" w14:textId="77777777" w:rsidR="00631BF4" w:rsidRPr="00561D9D" w:rsidRDefault="00631BF4" w:rsidP="00F26652">
            <w:pPr>
              <w:tabs>
                <w:tab w:val="left" w:pos="567"/>
                <w:tab w:val="left" w:pos="1276"/>
                <w:tab w:val="left" w:pos="2127"/>
              </w:tabs>
              <w:spacing w:line="240" w:lineRule="auto"/>
              <w:rPr>
                <w:b/>
                <w:bCs/>
                <w:sz w:val="20"/>
                <w:szCs w:val="20"/>
                <w:lang w:eastAsia="en-US"/>
              </w:rPr>
            </w:pPr>
          </w:p>
        </w:tc>
      </w:tr>
    </w:tbl>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ins w:id="6775" w:author="Dr Mamadou SANOGO" w:date="2023-10-27T14:03:00Z"/>
          <w:rFonts w:ascii="Berlin Sans FB Demi" w:hAnsi="Berlin Sans FB Demi"/>
          <w:color w:val="000000" w:themeColor="text1"/>
        </w:rPr>
      </w:pPr>
    </w:p>
    <w:p w14:paraId="79929433" w14:textId="77777777" w:rsidR="006778CD" w:rsidRDefault="006778CD" w:rsidP="00561D9D">
      <w:pPr>
        <w:pStyle w:val="Titre"/>
        <w:rPr>
          <w:ins w:id="6776" w:author="Dr Mamadou SANOGO" w:date="2023-10-27T14:03:00Z"/>
          <w:rFonts w:ascii="Berlin Sans FB Demi" w:hAnsi="Berlin Sans FB Demi"/>
          <w:color w:val="000000" w:themeColor="text1"/>
        </w:rPr>
      </w:pPr>
    </w:p>
    <w:p w14:paraId="75B553AB" w14:textId="78128559" w:rsidR="00561D9D" w:rsidRDefault="00561D9D" w:rsidP="00561D9D">
      <w:pPr>
        <w:pStyle w:val="Titre"/>
        <w:rPr>
          <w:ins w:id="6777" w:author="Dr Mamadou SANOGO" w:date="2023-10-26T15:54:00Z"/>
          <w:rFonts w:ascii="Berlin Sans FB Demi" w:hAnsi="Berlin Sans FB Demi"/>
          <w:color w:val="000000" w:themeColor="text1"/>
        </w:rPr>
      </w:pPr>
      <w:ins w:id="6778" w:author="Dr Mamadou SANOGO" w:date="2023-10-26T15:54:00Z">
        <w:r w:rsidRPr="003C750F">
          <w:rPr>
            <w:rFonts w:ascii="Berlin Sans FB Demi" w:hAnsi="Berlin Sans FB Demi"/>
            <w:color w:val="000000" w:themeColor="text1"/>
          </w:rPr>
          <w:t>Semestre 3</w:t>
        </w:r>
      </w:ins>
    </w:p>
    <w:p w14:paraId="4857B93D" w14:textId="77777777" w:rsidR="00561D9D" w:rsidRDefault="00561D9D" w:rsidP="00561D9D">
      <w:pPr>
        <w:pStyle w:val="Titre"/>
        <w:rPr>
          <w:ins w:id="6779" w:author="Dr Mamadou SANOGO" w:date="2023-10-26T15:54:00Z"/>
          <w:rFonts w:asciiTheme="minorHAnsi" w:hAnsiTheme="minorHAnsi"/>
          <w:b w:val="0"/>
          <w:bCs/>
          <w:sz w:val="20"/>
        </w:rPr>
      </w:pPr>
      <w:ins w:id="6780" w:author="Dr Mamadou SANOGO" w:date="2023-10-26T15:54:00Z">
        <w:r w:rsidRPr="00735A3D">
          <w:rPr>
            <w:rFonts w:asciiTheme="minorHAnsi" w:hAnsiTheme="minorHAnsi"/>
            <w:sz w:val="20"/>
          </w:rPr>
          <w:t>CM :</w:t>
        </w:r>
        <w:r>
          <w:rPr>
            <w:rFonts w:asciiTheme="minorHAnsi" w:hAnsiTheme="minorHAnsi"/>
            <w:b w:val="0"/>
            <w:sz w:val="20"/>
          </w:rPr>
          <w:t xml:space="preserve"> Cours magistral</w:t>
        </w:r>
        <w:r w:rsidRPr="003476FF">
          <w:rPr>
            <w:rFonts w:asciiTheme="minorHAnsi" w:hAnsiTheme="minorHAnsi"/>
            <w:sz w:val="20"/>
          </w:rPr>
          <w:t xml:space="preserve"> </w:t>
        </w:r>
        <w:r>
          <w:rPr>
            <w:rFonts w:asciiTheme="minorHAnsi" w:hAnsiTheme="minorHAnsi"/>
            <w:sz w:val="20"/>
          </w:rPr>
          <w:t>/</w:t>
        </w:r>
        <w:r w:rsidRPr="008D1C88">
          <w:rPr>
            <w:rFonts w:asciiTheme="minorHAnsi" w:hAnsiTheme="minorHAnsi"/>
            <w:sz w:val="20"/>
          </w:rPr>
          <w:t>TD </w:t>
        </w:r>
        <w:r w:rsidRPr="00735A3D">
          <w:rPr>
            <w:rFonts w:asciiTheme="minorHAnsi" w:hAnsiTheme="minorHAnsi"/>
            <w:sz w:val="20"/>
          </w:rPr>
          <w:t>:</w:t>
        </w:r>
        <w:r>
          <w:rPr>
            <w:rFonts w:asciiTheme="minorHAnsi" w:hAnsiTheme="minorHAnsi"/>
            <w:b w:val="0"/>
            <w:sz w:val="20"/>
          </w:rPr>
          <w:t xml:space="preserve"> </w:t>
        </w:r>
        <w:r w:rsidRPr="002F0621">
          <w:rPr>
            <w:rFonts w:asciiTheme="minorHAnsi" w:hAnsiTheme="minorHAnsi"/>
            <w:b w:val="0"/>
            <w:sz w:val="20"/>
          </w:rPr>
          <w:t>Travaux dirigés</w:t>
        </w:r>
        <w:r w:rsidRPr="00735A3D">
          <w:rPr>
            <w:rFonts w:asciiTheme="minorHAnsi" w:hAnsiTheme="minorHAnsi"/>
            <w:b w:val="0"/>
            <w:sz w:val="20"/>
          </w:rPr>
          <w:t xml:space="preserve"> /</w:t>
        </w:r>
        <w:r>
          <w:rPr>
            <w:rFonts w:asciiTheme="minorHAnsi" w:hAnsiTheme="minorHAnsi"/>
            <w:b w:val="0"/>
            <w:sz w:val="20"/>
          </w:rPr>
          <w:t xml:space="preserve"> </w:t>
        </w:r>
        <w:r w:rsidRPr="00735A3D">
          <w:rPr>
            <w:rFonts w:asciiTheme="minorHAnsi" w:hAnsiTheme="minorHAnsi"/>
            <w:sz w:val="20"/>
          </w:rPr>
          <w:t>TP :</w:t>
        </w:r>
        <w:r>
          <w:rPr>
            <w:rFonts w:asciiTheme="minorHAnsi" w:hAnsiTheme="minorHAnsi"/>
            <w:b w:val="0"/>
            <w:sz w:val="20"/>
          </w:rPr>
          <w:t xml:space="preserve"> Travaux pratiques</w:t>
        </w:r>
        <w:r w:rsidRPr="00735A3D">
          <w:rPr>
            <w:rFonts w:asciiTheme="minorHAnsi" w:hAnsiTheme="minorHAnsi"/>
            <w:b w:val="0"/>
            <w:sz w:val="20"/>
          </w:rPr>
          <w:t>/</w:t>
        </w:r>
        <w:r>
          <w:rPr>
            <w:rFonts w:asciiTheme="minorHAnsi" w:hAnsiTheme="minorHAnsi"/>
            <w:b w:val="0"/>
            <w:sz w:val="20"/>
          </w:rPr>
          <w:t xml:space="preserve"> / </w:t>
        </w:r>
        <w:r>
          <w:rPr>
            <w:rFonts w:asciiTheme="minorHAnsi" w:hAnsiTheme="minorHAnsi"/>
            <w:sz w:val="20"/>
          </w:rPr>
          <w:t>S</w:t>
        </w:r>
        <w:r w:rsidRPr="008D1C88">
          <w:rPr>
            <w:rFonts w:asciiTheme="minorHAnsi" w:hAnsiTheme="minorHAnsi"/>
            <w:sz w:val="20"/>
          </w:rPr>
          <w:t> </w:t>
        </w:r>
        <w:r w:rsidRPr="00735A3D">
          <w:rPr>
            <w:rFonts w:asciiTheme="minorHAnsi" w:hAnsiTheme="minorHAnsi"/>
            <w:sz w:val="20"/>
          </w:rPr>
          <w:t>:</w:t>
        </w:r>
        <w:r>
          <w:rPr>
            <w:rFonts w:asciiTheme="minorHAnsi" w:hAnsiTheme="minorHAnsi"/>
            <w:b w:val="0"/>
            <w:sz w:val="20"/>
          </w:rPr>
          <w:t xml:space="preserve"> Stage</w:t>
        </w:r>
      </w:ins>
    </w:p>
    <w:p w14:paraId="686A2536" w14:textId="77777777" w:rsidR="00561D9D" w:rsidRDefault="00561D9D" w:rsidP="00561D9D">
      <w:pPr>
        <w:pStyle w:val="Titre"/>
        <w:rPr>
          <w:ins w:id="6781" w:author="Dr Mamadou SANOGO" w:date="2023-10-26T15:54:00Z"/>
          <w:rFonts w:asciiTheme="minorHAnsi" w:hAnsiTheme="minorHAnsi"/>
          <w:b w:val="0"/>
          <w:bCs/>
          <w:sz w:val="20"/>
        </w:rPr>
      </w:pPr>
      <w:ins w:id="6782" w:author="Dr Mamadou SANOGO" w:date="2023-10-26T15:54:00Z">
        <w:r>
          <w:rPr>
            <w:rFonts w:asciiTheme="minorHAnsi" w:hAnsiTheme="minorHAnsi"/>
            <w:sz w:val="20"/>
          </w:rPr>
          <w:t>4</w:t>
        </w:r>
        <w:r w:rsidRPr="00E34367">
          <w:rPr>
            <w:rFonts w:asciiTheme="minorHAnsi" w:hAnsiTheme="minorHAnsi"/>
            <w:sz w:val="20"/>
          </w:rPr>
          <w:t>5 heures de stage</w:t>
        </w:r>
        <w:r>
          <w:rPr>
            <w:rFonts w:asciiTheme="minorHAnsi" w:hAnsiTheme="minorHAnsi"/>
            <w:b w:val="0"/>
            <w:sz w:val="20"/>
          </w:rPr>
          <w:t xml:space="preserve">= 1 crédit, </w:t>
        </w:r>
        <w:r w:rsidRPr="00A33C45">
          <w:rPr>
            <w:rFonts w:asciiTheme="minorHAnsi" w:hAnsiTheme="minorHAnsi"/>
            <w:sz w:val="20"/>
          </w:rPr>
          <w:t xml:space="preserve">90 </w:t>
        </w:r>
        <w:r w:rsidRPr="00E34367">
          <w:rPr>
            <w:rFonts w:asciiTheme="minorHAnsi" w:hAnsiTheme="minorHAnsi"/>
            <w:sz w:val="20"/>
          </w:rPr>
          <w:t>heures de stage</w:t>
        </w:r>
        <w:r>
          <w:rPr>
            <w:rFonts w:asciiTheme="minorHAnsi" w:hAnsiTheme="minorHAnsi"/>
            <w:b w:val="0"/>
            <w:sz w:val="20"/>
          </w:rPr>
          <w:t>= 2 crédits</w:t>
        </w:r>
      </w:ins>
    </w:p>
    <w:p w14:paraId="4B227078" w14:textId="77777777" w:rsidR="00561D9D" w:rsidRDefault="00561D9D" w:rsidP="00561D9D">
      <w:pPr>
        <w:pStyle w:val="Titre"/>
        <w:rPr>
          <w:ins w:id="6783" w:author="Dr Mamadou SANOGO" w:date="2023-10-26T15:54:00Z"/>
          <w:rFonts w:asciiTheme="minorHAnsi" w:hAnsiTheme="minorHAnsi"/>
          <w:b w:val="0"/>
          <w:bCs/>
          <w:sz w:val="20"/>
        </w:rPr>
      </w:pPr>
    </w:p>
    <w:tbl>
      <w:tblPr>
        <w:tblW w:w="5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71"/>
        <w:gridCol w:w="757"/>
        <w:gridCol w:w="2125"/>
        <w:gridCol w:w="1972"/>
        <w:gridCol w:w="757"/>
        <w:gridCol w:w="1517"/>
        <w:gridCol w:w="1064"/>
        <w:gridCol w:w="1517"/>
      </w:tblGrid>
      <w:tr w:rsidR="00561D9D" w14:paraId="2AB81277" w14:textId="77777777" w:rsidTr="00D27EF1">
        <w:trPr>
          <w:cantSplit/>
          <w:trHeight w:val="845"/>
          <w:jc w:val="center"/>
          <w:ins w:id="6784" w:author="Dr Mamadou SANOGO" w:date="2023-10-26T15:54:00Z"/>
        </w:trPr>
        <w:tc>
          <w:tcPr>
            <w:tcW w:w="948" w:type="pct"/>
            <w:tcBorders>
              <w:top w:val="single" w:sz="4" w:space="0" w:color="auto"/>
              <w:left w:val="single" w:sz="4" w:space="0" w:color="auto"/>
              <w:bottom w:val="single" w:sz="4" w:space="0" w:color="auto"/>
              <w:right w:val="single" w:sz="4" w:space="0" w:color="auto"/>
            </w:tcBorders>
            <w:hideMark/>
          </w:tcPr>
          <w:p w14:paraId="03417BFF" w14:textId="77777777" w:rsidR="00561D9D" w:rsidRPr="006270A9" w:rsidRDefault="00561D9D" w:rsidP="00D27EF1">
            <w:pPr>
              <w:tabs>
                <w:tab w:val="left" w:pos="567"/>
                <w:tab w:val="left" w:pos="1276"/>
                <w:tab w:val="left" w:pos="2127"/>
              </w:tabs>
              <w:spacing w:before="100"/>
              <w:jc w:val="center"/>
              <w:rPr>
                <w:ins w:id="6785" w:author="Dr Mamadou SANOGO" w:date="2023-10-26T15:54:00Z"/>
                <w:rFonts w:asciiTheme="minorHAnsi" w:hAnsiTheme="minorHAnsi"/>
                <w:b/>
                <w:bCs/>
                <w:color w:val="000000" w:themeColor="text1"/>
                <w:sz w:val="18"/>
                <w:szCs w:val="18"/>
              </w:rPr>
            </w:pPr>
            <w:ins w:id="6786" w:author="Dr Mamadou SANOGO" w:date="2023-10-26T15:54:00Z">
              <w:r w:rsidRPr="006270A9">
                <w:rPr>
                  <w:rFonts w:asciiTheme="minorHAnsi" w:hAnsiTheme="minorHAnsi"/>
                  <w:b/>
                  <w:bCs/>
                  <w:color w:val="000000" w:themeColor="text1"/>
                  <w:sz w:val="18"/>
                  <w:szCs w:val="16"/>
                </w:rPr>
                <w:t>Unités d’Enseignement</w:t>
              </w:r>
            </w:ins>
          </w:p>
        </w:tc>
        <w:tc>
          <w:tcPr>
            <w:tcW w:w="316" w:type="pct"/>
            <w:tcBorders>
              <w:top w:val="single" w:sz="4" w:space="0" w:color="auto"/>
              <w:left w:val="single" w:sz="4" w:space="0" w:color="auto"/>
              <w:bottom w:val="single" w:sz="4" w:space="0" w:color="auto"/>
              <w:right w:val="single" w:sz="4" w:space="0" w:color="auto"/>
            </w:tcBorders>
            <w:hideMark/>
          </w:tcPr>
          <w:p w14:paraId="023E954C" w14:textId="77777777" w:rsidR="00561D9D" w:rsidRPr="006270A9" w:rsidRDefault="00561D9D" w:rsidP="00D27EF1">
            <w:pPr>
              <w:tabs>
                <w:tab w:val="left" w:pos="567"/>
                <w:tab w:val="left" w:pos="1276"/>
                <w:tab w:val="left" w:pos="2127"/>
              </w:tabs>
              <w:spacing w:before="100"/>
              <w:jc w:val="center"/>
              <w:rPr>
                <w:ins w:id="6787" w:author="Dr Mamadou SANOGO" w:date="2023-10-26T15:54:00Z"/>
                <w:rFonts w:asciiTheme="minorHAnsi" w:hAnsiTheme="minorHAnsi"/>
                <w:b/>
                <w:bCs/>
                <w:color w:val="000000" w:themeColor="text1"/>
                <w:sz w:val="18"/>
                <w:szCs w:val="18"/>
              </w:rPr>
            </w:pPr>
            <w:ins w:id="6788" w:author="Dr Mamadou SANOGO" w:date="2023-10-26T15:54:00Z">
              <w:r w:rsidRPr="006270A9">
                <w:rPr>
                  <w:rFonts w:asciiTheme="minorHAnsi" w:hAnsiTheme="minorHAnsi"/>
                  <w:b/>
                  <w:bCs/>
                  <w:color w:val="000000" w:themeColor="text1"/>
                  <w:sz w:val="18"/>
                  <w:szCs w:val="18"/>
                </w:rPr>
                <w:t>Crédits</w:t>
              </w:r>
            </w:ins>
          </w:p>
        </w:tc>
        <w:tc>
          <w:tcPr>
            <w:tcW w:w="887" w:type="pct"/>
            <w:tcBorders>
              <w:top w:val="single" w:sz="4" w:space="0" w:color="auto"/>
              <w:left w:val="single" w:sz="4" w:space="0" w:color="auto"/>
              <w:bottom w:val="single" w:sz="4" w:space="0" w:color="auto"/>
              <w:right w:val="single" w:sz="4" w:space="0" w:color="auto"/>
            </w:tcBorders>
            <w:hideMark/>
          </w:tcPr>
          <w:p w14:paraId="35F225CE" w14:textId="77777777" w:rsidR="00561D9D" w:rsidRPr="006270A9" w:rsidRDefault="00561D9D" w:rsidP="00D27EF1">
            <w:pPr>
              <w:tabs>
                <w:tab w:val="left" w:pos="567"/>
                <w:tab w:val="left" w:pos="1276"/>
                <w:tab w:val="left" w:pos="2127"/>
              </w:tabs>
              <w:jc w:val="center"/>
              <w:rPr>
                <w:ins w:id="6789" w:author="Dr Mamadou SANOGO" w:date="2023-10-26T15:54:00Z"/>
                <w:rFonts w:asciiTheme="minorHAnsi" w:hAnsiTheme="minorHAnsi"/>
                <w:b/>
                <w:bCs/>
                <w:color w:val="000000" w:themeColor="text1"/>
                <w:sz w:val="18"/>
                <w:szCs w:val="18"/>
              </w:rPr>
            </w:pPr>
            <w:ins w:id="6790" w:author="Dr Mamadou SANOGO" w:date="2023-10-26T15:54:00Z">
              <w:r w:rsidRPr="006270A9">
                <w:rPr>
                  <w:rFonts w:asciiTheme="minorHAnsi" w:hAnsiTheme="minorHAnsi"/>
                  <w:b/>
                  <w:bCs/>
                  <w:color w:val="000000" w:themeColor="text1"/>
                  <w:sz w:val="18"/>
                  <w:szCs w:val="18"/>
                </w:rPr>
                <w:t xml:space="preserve">Compétences </w:t>
              </w:r>
            </w:ins>
          </w:p>
          <w:p w14:paraId="25A12C38" w14:textId="77777777" w:rsidR="00561D9D" w:rsidRPr="006270A9" w:rsidRDefault="00561D9D" w:rsidP="00D27EF1">
            <w:pPr>
              <w:tabs>
                <w:tab w:val="left" w:pos="567"/>
                <w:tab w:val="left" w:pos="1276"/>
                <w:tab w:val="left" w:pos="2127"/>
              </w:tabs>
              <w:jc w:val="center"/>
              <w:rPr>
                <w:ins w:id="6791" w:author="Dr Mamadou SANOGO" w:date="2023-10-26T15:54:00Z"/>
                <w:rFonts w:asciiTheme="minorHAnsi" w:hAnsiTheme="minorHAnsi"/>
                <w:b/>
                <w:bCs/>
                <w:color w:val="000000" w:themeColor="text1"/>
                <w:sz w:val="18"/>
                <w:szCs w:val="18"/>
              </w:rPr>
            </w:pPr>
            <w:proofErr w:type="gramStart"/>
            <w:ins w:id="6792" w:author="Dr Mamadou SANOGO" w:date="2023-10-26T15:54:00Z">
              <w:r w:rsidRPr="006270A9">
                <w:rPr>
                  <w:rFonts w:asciiTheme="minorHAnsi" w:hAnsiTheme="minorHAnsi"/>
                  <w:b/>
                  <w:bCs/>
                  <w:color w:val="000000" w:themeColor="text1"/>
                  <w:sz w:val="18"/>
                  <w:szCs w:val="18"/>
                </w:rPr>
                <w:t>et</w:t>
              </w:r>
              <w:proofErr w:type="gramEnd"/>
              <w:r w:rsidRPr="006270A9">
                <w:rPr>
                  <w:rFonts w:asciiTheme="minorHAnsi" w:hAnsiTheme="minorHAnsi"/>
                  <w:b/>
                  <w:bCs/>
                  <w:color w:val="000000" w:themeColor="text1"/>
                  <w:sz w:val="18"/>
                  <w:szCs w:val="18"/>
                </w:rPr>
                <w:t>/ou</w:t>
              </w:r>
            </w:ins>
          </w:p>
          <w:p w14:paraId="332A311E" w14:textId="77777777" w:rsidR="00561D9D" w:rsidRPr="006270A9" w:rsidRDefault="00561D9D" w:rsidP="00D27EF1">
            <w:pPr>
              <w:tabs>
                <w:tab w:val="left" w:pos="567"/>
                <w:tab w:val="left" w:pos="1276"/>
                <w:tab w:val="left" w:pos="2127"/>
              </w:tabs>
              <w:jc w:val="center"/>
              <w:rPr>
                <w:ins w:id="6793" w:author="Dr Mamadou SANOGO" w:date="2023-10-26T15:54:00Z"/>
                <w:rFonts w:asciiTheme="minorHAnsi" w:hAnsiTheme="minorHAnsi"/>
                <w:b/>
                <w:bCs/>
                <w:color w:val="000000" w:themeColor="text1"/>
                <w:sz w:val="18"/>
                <w:szCs w:val="18"/>
              </w:rPr>
            </w:pPr>
            <w:ins w:id="6794" w:author="Dr Mamadou SANOGO" w:date="2023-10-26T15:54:00Z">
              <w:r w:rsidRPr="006270A9">
                <w:rPr>
                  <w:rFonts w:asciiTheme="minorHAnsi" w:hAnsiTheme="minorHAnsi"/>
                  <w:b/>
                  <w:bCs/>
                  <w:color w:val="000000" w:themeColor="text1"/>
                  <w:sz w:val="18"/>
                  <w:szCs w:val="18"/>
                </w:rPr>
                <w:t xml:space="preserve"> </w:t>
              </w:r>
              <w:proofErr w:type="gramStart"/>
              <w:r w:rsidRPr="006270A9">
                <w:rPr>
                  <w:rFonts w:asciiTheme="minorHAnsi" w:hAnsiTheme="minorHAnsi"/>
                  <w:b/>
                  <w:bCs/>
                  <w:color w:val="000000" w:themeColor="text1"/>
                  <w:sz w:val="18"/>
                  <w:szCs w:val="18"/>
                </w:rPr>
                <w:t>connaissances</w:t>
              </w:r>
              <w:proofErr w:type="gramEnd"/>
              <w:r w:rsidRPr="006270A9">
                <w:rPr>
                  <w:rFonts w:asciiTheme="minorHAnsi" w:hAnsiTheme="minorHAnsi"/>
                  <w:b/>
                  <w:bCs/>
                  <w:color w:val="000000" w:themeColor="text1"/>
                  <w:sz w:val="18"/>
                  <w:szCs w:val="18"/>
                </w:rPr>
                <w:t xml:space="preserve"> attendues</w:t>
              </w:r>
            </w:ins>
          </w:p>
        </w:tc>
        <w:tc>
          <w:tcPr>
            <w:tcW w:w="823" w:type="pct"/>
            <w:tcBorders>
              <w:top w:val="single" w:sz="4" w:space="0" w:color="auto"/>
              <w:left w:val="single" w:sz="4" w:space="0" w:color="auto"/>
              <w:bottom w:val="single" w:sz="4" w:space="0" w:color="auto"/>
              <w:right w:val="single" w:sz="4" w:space="0" w:color="auto"/>
            </w:tcBorders>
            <w:hideMark/>
          </w:tcPr>
          <w:p w14:paraId="74AB1E64" w14:textId="77777777" w:rsidR="00561D9D" w:rsidRPr="006270A9" w:rsidRDefault="00561D9D" w:rsidP="00D27EF1">
            <w:pPr>
              <w:tabs>
                <w:tab w:val="left" w:pos="567"/>
                <w:tab w:val="left" w:pos="1276"/>
                <w:tab w:val="left" w:pos="2127"/>
              </w:tabs>
              <w:spacing w:before="100"/>
              <w:jc w:val="center"/>
              <w:rPr>
                <w:ins w:id="6795" w:author="Dr Mamadou SANOGO" w:date="2023-10-26T15:54:00Z"/>
                <w:rFonts w:asciiTheme="minorHAnsi" w:hAnsiTheme="minorHAnsi"/>
                <w:b/>
                <w:bCs/>
                <w:color w:val="000000" w:themeColor="text1"/>
                <w:sz w:val="18"/>
                <w:szCs w:val="18"/>
              </w:rPr>
            </w:pPr>
            <w:ins w:id="6796" w:author="Dr Mamadou SANOGO" w:date="2023-10-26T15:54:00Z">
              <w:r w:rsidRPr="006270A9">
                <w:rPr>
                  <w:rFonts w:asciiTheme="minorHAnsi" w:hAnsiTheme="minorHAnsi"/>
                  <w:b/>
                  <w:bCs/>
                  <w:color w:val="000000" w:themeColor="text1"/>
                  <w:sz w:val="18"/>
                  <w:szCs w:val="18"/>
                </w:rPr>
                <w:t>Disciplines concernées</w:t>
              </w:r>
            </w:ins>
          </w:p>
        </w:tc>
        <w:tc>
          <w:tcPr>
            <w:tcW w:w="316" w:type="pct"/>
            <w:tcBorders>
              <w:top w:val="single" w:sz="4" w:space="0" w:color="auto"/>
              <w:left w:val="single" w:sz="4" w:space="0" w:color="auto"/>
              <w:bottom w:val="single" w:sz="4" w:space="0" w:color="auto"/>
              <w:right w:val="single" w:sz="4" w:space="0" w:color="auto"/>
            </w:tcBorders>
            <w:hideMark/>
          </w:tcPr>
          <w:p w14:paraId="63B9E201" w14:textId="77777777" w:rsidR="00561D9D" w:rsidRPr="006270A9" w:rsidRDefault="00561D9D" w:rsidP="00D27EF1">
            <w:pPr>
              <w:tabs>
                <w:tab w:val="left" w:pos="567"/>
                <w:tab w:val="left" w:pos="1276"/>
                <w:tab w:val="left" w:pos="2127"/>
              </w:tabs>
              <w:jc w:val="center"/>
              <w:rPr>
                <w:ins w:id="6797" w:author="Dr Mamadou SANOGO" w:date="2023-10-26T15:54:00Z"/>
                <w:rFonts w:asciiTheme="minorHAnsi" w:hAnsiTheme="minorHAnsi"/>
                <w:b/>
                <w:bCs/>
                <w:color w:val="000000" w:themeColor="text1"/>
                <w:sz w:val="18"/>
                <w:szCs w:val="18"/>
              </w:rPr>
            </w:pPr>
            <w:ins w:id="6798" w:author="Dr Mamadou SANOGO" w:date="2023-10-26T15:54:00Z">
              <w:r w:rsidRPr="006270A9">
                <w:rPr>
                  <w:rFonts w:asciiTheme="minorHAnsi" w:hAnsiTheme="minorHAnsi"/>
                  <w:b/>
                  <w:bCs/>
                  <w:color w:val="000000" w:themeColor="text1"/>
                  <w:sz w:val="18"/>
                  <w:szCs w:val="18"/>
                </w:rPr>
                <w:t>Crédits</w:t>
              </w:r>
            </w:ins>
          </w:p>
          <w:p w14:paraId="6D202DFB" w14:textId="77777777" w:rsidR="00561D9D" w:rsidRPr="006270A9" w:rsidRDefault="00561D9D" w:rsidP="00D27EF1">
            <w:pPr>
              <w:tabs>
                <w:tab w:val="left" w:pos="567"/>
                <w:tab w:val="left" w:pos="1276"/>
                <w:tab w:val="left" w:pos="2127"/>
              </w:tabs>
              <w:jc w:val="center"/>
              <w:rPr>
                <w:ins w:id="6799" w:author="Dr Mamadou SANOGO" w:date="2023-10-26T15:54:00Z"/>
                <w:rFonts w:asciiTheme="minorHAnsi" w:hAnsiTheme="minorHAnsi"/>
                <w:b/>
                <w:bCs/>
                <w:color w:val="000000" w:themeColor="text1"/>
                <w:sz w:val="18"/>
                <w:szCs w:val="18"/>
              </w:rPr>
            </w:pPr>
            <w:proofErr w:type="gramStart"/>
            <w:ins w:id="6800" w:author="Dr Mamadou SANOGO" w:date="2023-10-26T15:54:00Z">
              <w:r w:rsidRPr="006270A9">
                <w:rPr>
                  <w:rFonts w:asciiTheme="minorHAnsi" w:hAnsiTheme="minorHAnsi"/>
                  <w:b/>
                  <w:bCs/>
                  <w:color w:val="000000" w:themeColor="text1"/>
                  <w:sz w:val="18"/>
                  <w:szCs w:val="18"/>
                </w:rPr>
                <w:t>par</w:t>
              </w:r>
              <w:proofErr w:type="gramEnd"/>
              <w:r w:rsidRPr="006270A9">
                <w:rPr>
                  <w:rFonts w:asciiTheme="minorHAnsi" w:hAnsiTheme="minorHAnsi"/>
                  <w:b/>
                  <w:bCs/>
                  <w:color w:val="000000" w:themeColor="text1"/>
                  <w:sz w:val="18"/>
                  <w:szCs w:val="18"/>
                </w:rPr>
                <w:t xml:space="preserve"> discipline</w:t>
              </w:r>
            </w:ins>
          </w:p>
        </w:tc>
        <w:tc>
          <w:tcPr>
            <w:tcW w:w="633" w:type="pct"/>
            <w:tcBorders>
              <w:top w:val="single" w:sz="4" w:space="0" w:color="auto"/>
              <w:left w:val="single" w:sz="4" w:space="0" w:color="auto"/>
              <w:bottom w:val="single" w:sz="4" w:space="0" w:color="auto"/>
              <w:right w:val="single" w:sz="4" w:space="0" w:color="auto"/>
            </w:tcBorders>
            <w:hideMark/>
          </w:tcPr>
          <w:p w14:paraId="0690EC6D" w14:textId="77777777" w:rsidR="00561D9D" w:rsidRPr="006270A9" w:rsidRDefault="00561D9D" w:rsidP="00D27EF1">
            <w:pPr>
              <w:tabs>
                <w:tab w:val="left" w:pos="567"/>
                <w:tab w:val="left" w:pos="1276"/>
                <w:tab w:val="left" w:pos="2127"/>
              </w:tabs>
              <w:jc w:val="center"/>
              <w:rPr>
                <w:ins w:id="6801" w:author="Dr Mamadou SANOGO" w:date="2023-10-26T15:54:00Z"/>
                <w:rFonts w:asciiTheme="minorHAnsi" w:hAnsiTheme="minorHAnsi"/>
                <w:b/>
                <w:bCs/>
                <w:color w:val="000000" w:themeColor="text1"/>
                <w:sz w:val="18"/>
                <w:szCs w:val="18"/>
              </w:rPr>
            </w:pPr>
            <w:ins w:id="6802" w:author="Dr Mamadou SANOGO" w:date="2023-10-26T15:54:00Z">
              <w:r w:rsidRPr="006270A9">
                <w:rPr>
                  <w:rFonts w:asciiTheme="minorHAnsi" w:hAnsiTheme="minorHAnsi"/>
                  <w:b/>
                  <w:bCs/>
                  <w:color w:val="000000" w:themeColor="text1"/>
                  <w:sz w:val="18"/>
                  <w:szCs w:val="18"/>
                </w:rPr>
                <w:t xml:space="preserve">Durée totale </w:t>
              </w:r>
            </w:ins>
          </w:p>
          <w:p w14:paraId="00CAB6FE" w14:textId="77777777" w:rsidR="00561D9D" w:rsidRPr="006270A9" w:rsidRDefault="00561D9D" w:rsidP="00D27EF1">
            <w:pPr>
              <w:tabs>
                <w:tab w:val="left" w:pos="567"/>
                <w:tab w:val="left" w:pos="1276"/>
                <w:tab w:val="left" w:pos="2127"/>
              </w:tabs>
              <w:jc w:val="center"/>
              <w:rPr>
                <w:ins w:id="6803" w:author="Dr Mamadou SANOGO" w:date="2023-10-26T15:54:00Z"/>
                <w:rFonts w:asciiTheme="minorHAnsi" w:hAnsiTheme="minorHAnsi"/>
                <w:b/>
                <w:bCs/>
                <w:color w:val="000000" w:themeColor="text1"/>
                <w:sz w:val="18"/>
                <w:szCs w:val="18"/>
              </w:rPr>
            </w:pPr>
            <w:proofErr w:type="gramStart"/>
            <w:ins w:id="6804" w:author="Dr Mamadou SANOGO" w:date="2023-10-26T15:54:00Z">
              <w:r w:rsidRPr="006270A9">
                <w:rPr>
                  <w:rFonts w:asciiTheme="minorHAnsi" w:hAnsiTheme="minorHAnsi"/>
                  <w:b/>
                  <w:bCs/>
                  <w:color w:val="000000" w:themeColor="text1"/>
                  <w:sz w:val="18"/>
                  <w:szCs w:val="18"/>
                </w:rPr>
                <w:t>par</w:t>
              </w:r>
              <w:proofErr w:type="gramEnd"/>
              <w:r w:rsidRPr="006270A9">
                <w:rPr>
                  <w:rFonts w:asciiTheme="minorHAnsi" w:hAnsiTheme="minorHAnsi"/>
                  <w:b/>
                  <w:bCs/>
                  <w:color w:val="000000" w:themeColor="text1"/>
                  <w:sz w:val="18"/>
                  <w:szCs w:val="18"/>
                </w:rPr>
                <w:t xml:space="preserve"> étudiant              </w:t>
              </w:r>
              <w:r>
                <w:rPr>
                  <w:rFonts w:asciiTheme="minorHAnsi" w:hAnsiTheme="minorHAnsi"/>
                  <w:b/>
                  <w:bCs/>
                  <w:color w:val="000000" w:themeColor="text1"/>
                  <w:sz w:val="18"/>
                  <w:szCs w:val="18"/>
                </w:rPr>
                <w:t xml:space="preserve">   (en heures) CM/TD/TP/S</w:t>
              </w:r>
            </w:ins>
          </w:p>
        </w:tc>
        <w:tc>
          <w:tcPr>
            <w:tcW w:w="444" w:type="pct"/>
            <w:tcBorders>
              <w:top w:val="single" w:sz="4" w:space="0" w:color="auto"/>
              <w:left w:val="single" w:sz="4" w:space="0" w:color="auto"/>
              <w:bottom w:val="single" w:sz="4" w:space="0" w:color="auto"/>
              <w:right w:val="single" w:sz="4" w:space="0" w:color="auto"/>
            </w:tcBorders>
            <w:hideMark/>
          </w:tcPr>
          <w:p w14:paraId="7BDAD3E2" w14:textId="77777777" w:rsidR="00561D9D" w:rsidRPr="006270A9" w:rsidRDefault="00561D9D" w:rsidP="00D27EF1">
            <w:pPr>
              <w:tabs>
                <w:tab w:val="left" w:pos="567"/>
                <w:tab w:val="left" w:pos="1276"/>
                <w:tab w:val="left" w:pos="2127"/>
              </w:tabs>
              <w:spacing w:before="100"/>
              <w:jc w:val="center"/>
              <w:rPr>
                <w:ins w:id="6805" w:author="Dr Mamadou SANOGO" w:date="2023-10-26T15:54:00Z"/>
                <w:rFonts w:asciiTheme="minorHAnsi" w:hAnsiTheme="minorHAnsi"/>
                <w:b/>
                <w:bCs/>
                <w:color w:val="000000" w:themeColor="text1"/>
                <w:sz w:val="18"/>
                <w:szCs w:val="18"/>
              </w:rPr>
            </w:pPr>
            <w:ins w:id="6806" w:author="Dr Mamadou SANOGO" w:date="2023-10-26T15:54:00Z">
              <w:r w:rsidRPr="006270A9">
                <w:rPr>
                  <w:rFonts w:asciiTheme="minorHAnsi" w:hAnsiTheme="minorHAnsi"/>
                  <w:b/>
                  <w:bCs/>
                  <w:color w:val="000000" w:themeColor="text1"/>
                  <w:sz w:val="18"/>
                  <w:szCs w:val="18"/>
                </w:rPr>
                <w:t>Modalités d’enseignement</w:t>
              </w:r>
            </w:ins>
          </w:p>
        </w:tc>
        <w:tc>
          <w:tcPr>
            <w:tcW w:w="633" w:type="pct"/>
            <w:tcBorders>
              <w:top w:val="single" w:sz="4" w:space="0" w:color="auto"/>
              <w:left w:val="single" w:sz="4" w:space="0" w:color="auto"/>
              <w:bottom w:val="single" w:sz="4" w:space="0" w:color="auto"/>
              <w:right w:val="single" w:sz="4" w:space="0" w:color="auto"/>
            </w:tcBorders>
            <w:hideMark/>
          </w:tcPr>
          <w:p w14:paraId="14FF8C5A" w14:textId="77777777" w:rsidR="00561D9D" w:rsidRPr="006270A9" w:rsidRDefault="00561D9D" w:rsidP="00D27EF1">
            <w:pPr>
              <w:tabs>
                <w:tab w:val="left" w:pos="567"/>
                <w:tab w:val="left" w:pos="1276"/>
                <w:tab w:val="left" w:pos="2127"/>
              </w:tabs>
              <w:spacing w:before="100"/>
              <w:jc w:val="center"/>
              <w:rPr>
                <w:ins w:id="6807" w:author="Dr Mamadou SANOGO" w:date="2023-10-26T15:54:00Z"/>
                <w:rFonts w:asciiTheme="minorHAnsi" w:hAnsiTheme="minorHAnsi"/>
                <w:b/>
                <w:bCs/>
                <w:color w:val="000000" w:themeColor="text1"/>
                <w:sz w:val="18"/>
                <w:szCs w:val="18"/>
              </w:rPr>
            </w:pPr>
            <w:ins w:id="6808" w:author="Dr Mamadou SANOGO" w:date="2023-10-26T15:54:00Z">
              <w:r w:rsidRPr="006270A9">
                <w:rPr>
                  <w:rFonts w:asciiTheme="minorHAnsi" w:hAnsiTheme="minorHAnsi"/>
                  <w:b/>
                  <w:bCs/>
                  <w:color w:val="000000" w:themeColor="text1"/>
                  <w:sz w:val="18"/>
                  <w:szCs w:val="18"/>
                </w:rPr>
                <w:t>Modalités d’évaluation</w:t>
              </w:r>
            </w:ins>
          </w:p>
        </w:tc>
      </w:tr>
      <w:tr w:rsidR="00561D9D" w14:paraId="62443428" w14:textId="77777777" w:rsidTr="00D27EF1">
        <w:trPr>
          <w:cantSplit/>
          <w:trHeight w:val="20"/>
          <w:jc w:val="center"/>
          <w:ins w:id="6809" w:author="Dr Mamadou SANOGO" w:date="2023-10-26T15:54:00Z"/>
        </w:trPr>
        <w:tc>
          <w:tcPr>
            <w:tcW w:w="948" w:type="pct"/>
            <w:vMerge w:val="restart"/>
            <w:tcBorders>
              <w:top w:val="single" w:sz="4" w:space="0" w:color="auto"/>
              <w:left w:val="single" w:sz="4" w:space="0" w:color="auto"/>
              <w:right w:val="single" w:sz="4" w:space="0" w:color="auto"/>
            </w:tcBorders>
            <w:vAlign w:val="center"/>
            <w:hideMark/>
          </w:tcPr>
          <w:p w14:paraId="72A93ACA" w14:textId="77777777" w:rsidR="00561D9D" w:rsidRDefault="00561D9D" w:rsidP="00D27EF1">
            <w:pPr>
              <w:rPr>
                <w:ins w:id="6810" w:author="Dr Mamadou SANOGO" w:date="2023-10-26T15:54:00Z"/>
                <w:rFonts w:asciiTheme="minorHAnsi" w:hAnsiTheme="minorHAnsi"/>
                <w:b/>
                <w:color w:val="000000" w:themeColor="text1"/>
              </w:rPr>
            </w:pPr>
            <w:ins w:id="6811" w:author="Dr Mamadou SANOGO" w:date="2023-10-26T15:54:00Z">
              <w:r>
                <w:rPr>
                  <w:rFonts w:asciiTheme="minorHAnsi" w:hAnsiTheme="minorHAnsi"/>
                  <w:b/>
                  <w:color w:val="000000" w:themeColor="text1"/>
                </w:rPr>
                <w:t>MGO</w:t>
              </w:r>
              <w:r w:rsidRPr="002820AE">
                <w:rPr>
                  <w:rFonts w:asciiTheme="minorHAnsi" w:hAnsiTheme="minorHAnsi"/>
                  <w:b/>
                  <w:color w:val="000000" w:themeColor="text1"/>
                </w:rPr>
                <w:t xml:space="preserve">231 </w:t>
              </w:r>
            </w:ins>
          </w:p>
          <w:p w14:paraId="6141563C" w14:textId="77777777" w:rsidR="00561D9D" w:rsidRPr="00A425BB" w:rsidRDefault="00561D9D" w:rsidP="00D27EF1">
            <w:pPr>
              <w:rPr>
                <w:ins w:id="6812" w:author="Dr Mamadou SANOGO" w:date="2023-10-26T15:54:00Z"/>
                <w:rFonts w:asciiTheme="minorHAnsi" w:hAnsiTheme="minorHAnsi"/>
                <w:b/>
                <w:color w:val="000000" w:themeColor="text1"/>
              </w:rPr>
            </w:pPr>
            <w:ins w:id="6813" w:author="Dr Mamadou SANOGO" w:date="2023-10-26T15:54:00Z">
              <w:r>
                <w:rPr>
                  <w:rFonts w:asciiTheme="minorHAnsi" w:hAnsiTheme="minorHAnsi"/>
                  <w:b/>
                  <w:color w:val="000000" w:themeColor="text1"/>
                </w:rPr>
                <w:t>Législation et règlementation de la profession du spécialiste en gynécologie-obstétrique et de la SR/PF</w:t>
              </w:r>
            </w:ins>
          </w:p>
        </w:tc>
        <w:tc>
          <w:tcPr>
            <w:tcW w:w="316" w:type="pct"/>
            <w:vMerge w:val="restart"/>
            <w:tcBorders>
              <w:top w:val="single" w:sz="4" w:space="0" w:color="auto"/>
              <w:left w:val="single" w:sz="4" w:space="0" w:color="auto"/>
              <w:right w:val="single" w:sz="4" w:space="0" w:color="auto"/>
            </w:tcBorders>
            <w:vAlign w:val="center"/>
          </w:tcPr>
          <w:p w14:paraId="22962992" w14:textId="77777777" w:rsidR="00561D9D" w:rsidRPr="00325280" w:rsidRDefault="00561D9D" w:rsidP="00D27EF1">
            <w:pPr>
              <w:jc w:val="center"/>
              <w:rPr>
                <w:ins w:id="6814" w:author="Dr Mamadou SANOGO" w:date="2023-10-26T15:54:00Z"/>
                <w:rFonts w:asciiTheme="minorHAnsi" w:hAnsiTheme="minorHAnsi"/>
                <w:b/>
                <w:color w:val="000000" w:themeColor="text1"/>
              </w:rPr>
            </w:pPr>
            <w:ins w:id="6815" w:author="Dr Mamadou SANOGO" w:date="2023-10-26T15:54:00Z">
              <w:r>
                <w:rPr>
                  <w:rFonts w:asciiTheme="minorHAnsi" w:hAnsiTheme="minorHAnsi"/>
                  <w:b/>
                  <w:color w:val="000000" w:themeColor="text1"/>
                </w:rPr>
                <w:t>2</w:t>
              </w:r>
            </w:ins>
          </w:p>
        </w:tc>
        <w:tc>
          <w:tcPr>
            <w:tcW w:w="887" w:type="pct"/>
            <w:vMerge w:val="restart"/>
            <w:tcBorders>
              <w:top w:val="single" w:sz="4" w:space="0" w:color="auto"/>
              <w:left w:val="single" w:sz="4" w:space="0" w:color="auto"/>
              <w:right w:val="single" w:sz="4" w:space="0" w:color="auto"/>
            </w:tcBorders>
            <w:vAlign w:val="center"/>
          </w:tcPr>
          <w:p w14:paraId="75C57D7C" w14:textId="77777777" w:rsidR="00561D9D" w:rsidRDefault="00561D9D" w:rsidP="00D27EF1">
            <w:pPr>
              <w:tabs>
                <w:tab w:val="left" w:pos="567"/>
                <w:tab w:val="left" w:pos="1276"/>
                <w:tab w:val="left" w:pos="2127"/>
              </w:tabs>
              <w:spacing w:before="100"/>
              <w:rPr>
                <w:ins w:id="6816" w:author="Dr Mamadou SANOGO" w:date="2023-10-26T15:54:00Z"/>
                <w:rFonts w:asciiTheme="minorHAnsi" w:hAnsiTheme="minorHAnsi"/>
                <w:bCs/>
                <w:color w:val="000000" w:themeColor="text1"/>
                <w:sz w:val="18"/>
                <w:szCs w:val="18"/>
              </w:rPr>
            </w:pPr>
            <w:ins w:id="6817" w:author="Dr Mamadou SANOGO" w:date="2023-10-26T15:54:00Z">
              <w:r>
                <w:rPr>
                  <w:rFonts w:asciiTheme="minorHAnsi" w:hAnsiTheme="minorHAnsi"/>
                  <w:bCs/>
                  <w:color w:val="000000" w:themeColor="text1"/>
                  <w:sz w:val="18"/>
                  <w:szCs w:val="18"/>
                </w:rPr>
                <w:t>Décrire la profession du spécialiste en gynécologie-obstétrique</w:t>
              </w:r>
            </w:ins>
          </w:p>
          <w:p w14:paraId="346BE7C6" w14:textId="77777777" w:rsidR="00561D9D" w:rsidRPr="00922AE3" w:rsidRDefault="00561D9D" w:rsidP="00D27EF1">
            <w:pPr>
              <w:tabs>
                <w:tab w:val="left" w:pos="567"/>
                <w:tab w:val="left" w:pos="1276"/>
                <w:tab w:val="left" w:pos="2127"/>
              </w:tabs>
              <w:spacing w:before="100"/>
              <w:rPr>
                <w:ins w:id="6818" w:author="Dr Mamadou SANOGO" w:date="2023-10-26T15:54:00Z"/>
                <w:rFonts w:asciiTheme="minorHAnsi" w:hAnsiTheme="minorHAnsi"/>
                <w:bCs/>
                <w:color w:val="000000" w:themeColor="text1"/>
                <w:sz w:val="18"/>
                <w:szCs w:val="18"/>
              </w:rPr>
            </w:pPr>
            <w:ins w:id="6819" w:author="Dr Mamadou SANOGO" w:date="2023-10-26T15:54:00Z">
              <w:r w:rsidRPr="00922AE3">
                <w:rPr>
                  <w:rFonts w:asciiTheme="minorHAnsi" w:hAnsiTheme="minorHAnsi"/>
                  <w:bCs/>
                  <w:color w:val="000000" w:themeColor="text1"/>
                  <w:sz w:val="18"/>
                  <w:szCs w:val="18"/>
                </w:rPr>
                <w:t>Maîtriser la politique nationale e</w:t>
              </w:r>
              <w:r>
                <w:rPr>
                  <w:rFonts w:asciiTheme="minorHAnsi" w:hAnsiTheme="minorHAnsi"/>
                  <w:bCs/>
                  <w:color w:val="000000" w:themeColor="text1"/>
                  <w:sz w:val="18"/>
                  <w:szCs w:val="18"/>
                </w:rPr>
                <w:t>n matière de santé reproductive</w:t>
              </w:r>
            </w:ins>
          </w:p>
          <w:p w14:paraId="2AA755CC" w14:textId="77777777" w:rsidR="00561D9D" w:rsidRPr="00325280" w:rsidRDefault="00561D9D" w:rsidP="00D27EF1">
            <w:pPr>
              <w:tabs>
                <w:tab w:val="left" w:pos="567"/>
                <w:tab w:val="left" w:pos="1276"/>
                <w:tab w:val="left" w:pos="2127"/>
              </w:tabs>
              <w:spacing w:before="100"/>
              <w:rPr>
                <w:ins w:id="6820" w:author="Dr Mamadou SANOGO" w:date="2023-10-26T15:54:00Z"/>
                <w:rFonts w:asciiTheme="minorHAnsi" w:hAnsiTheme="minorHAnsi"/>
                <w:bCs/>
                <w:color w:val="000000" w:themeColor="text1"/>
                <w:sz w:val="18"/>
                <w:szCs w:val="18"/>
              </w:rPr>
            </w:pPr>
            <w:ins w:id="6821" w:author="Dr Mamadou SANOGO" w:date="2023-10-26T15:54:00Z">
              <w:r>
                <w:rPr>
                  <w:rFonts w:asciiTheme="minorHAnsi" w:hAnsiTheme="minorHAnsi"/>
                  <w:bCs/>
                  <w:color w:val="000000" w:themeColor="text1"/>
                  <w:sz w:val="18"/>
                  <w:szCs w:val="18"/>
                </w:rPr>
                <w:t>Maîtriser la législation en matière de santé reproductive</w:t>
              </w:r>
            </w:ins>
          </w:p>
        </w:tc>
        <w:tc>
          <w:tcPr>
            <w:tcW w:w="823" w:type="pct"/>
            <w:tcBorders>
              <w:top w:val="single" w:sz="4" w:space="0" w:color="auto"/>
              <w:left w:val="single" w:sz="4" w:space="0" w:color="auto"/>
              <w:bottom w:val="single" w:sz="4" w:space="0" w:color="auto"/>
              <w:right w:val="single" w:sz="4" w:space="0" w:color="auto"/>
            </w:tcBorders>
            <w:hideMark/>
          </w:tcPr>
          <w:p w14:paraId="709335CB" w14:textId="77777777" w:rsidR="00561D9D" w:rsidRPr="003A0B5F" w:rsidRDefault="00561D9D" w:rsidP="00D27EF1">
            <w:pPr>
              <w:tabs>
                <w:tab w:val="left" w:pos="567"/>
                <w:tab w:val="left" w:pos="1276"/>
                <w:tab w:val="left" w:pos="2127"/>
              </w:tabs>
              <w:spacing w:before="100"/>
              <w:rPr>
                <w:ins w:id="6822" w:author="Dr Mamadou SANOGO" w:date="2023-10-26T15:54:00Z"/>
                <w:rFonts w:asciiTheme="minorHAnsi" w:hAnsiTheme="minorHAnsi"/>
                <w:bCs/>
                <w:color w:val="000000" w:themeColor="text1"/>
                <w:szCs w:val="18"/>
              </w:rPr>
            </w:pPr>
            <w:ins w:id="6823" w:author="Dr Mamadou SANOGO" w:date="2023-10-26T15:54:00Z">
              <w:r w:rsidRPr="00831E26">
                <w:rPr>
                  <w:rFonts w:asciiTheme="minorHAnsi" w:hAnsiTheme="minorHAnsi"/>
                  <w:bCs/>
                  <w:color w:val="000000" w:themeColor="text1"/>
                  <w:szCs w:val="18"/>
                </w:rPr>
                <w:t>Profession du spécialiste en gynécologie-</w:t>
              </w:r>
              <w:r>
                <w:rPr>
                  <w:rFonts w:asciiTheme="minorHAnsi" w:hAnsiTheme="minorHAnsi"/>
                  <w:b/>
                  <w:color w:val="000000" w:themeColor="text1"/>
                </w:rPr>
                <w:t xml:space="preserve"> </w:t>
              </w:r>
              <w:r w:rsidRPr="00831E26">
                <w:rPr>
                  <w:rFonts w:asciiTheme="minorHAnsi" w:hAnsiTheme="minorHAnsi"/>
                  <w:color w:val="000000" w:themeColor="text1"/>
                </w:rPr>
                <w:t>obstétrique</w:t>
              </w:r>
            </w:ins>
          </w:p>
        </w:tc>
        <w:tc>
          <w:tcPr>
            <w:tcW w:w="316" w:type="pct"/>
            <w:tcBorders>
              <w:top w:val="single" w:sz="4" w:space="0" w:color="auto"/>
              <w:left w:val="single" w:sz="4" w:space="0" w:color="auto"/>
              <w:bottom w:val="single" w:sz="4" w:space="0" w:color="auto"/>
              <w:right w:val="single" w:sz="4" w:space="0" w:color="auto"/>
            </w:tcBorders>
            <w:vAlign w:val="center"/>
            <w:hideMark/>
          </w:tcPr>
          <w:p w14:paraId="5A839FE9" w14:textId="77777777" w:rsidR="00561D9D" w:rsidRPr="00325280" w:rsidRDefault="00561D9D" w:rsidP="00D27EF1">
            <w:pPr>
              <w:tabs>
                <w:tab w:val="left" w:pos="567"/>
                <w:tab w:val="left" w:pos="1276"/>
                <w:tab w:val="left" w:pos="2127"/>
              </w:tabs>
              <w:spacing w:before="100"/>
              <w:jc w:val="center"/>
              <w:rPr>
                <w:ins w:id="6824" w:author="Dr Mamadou SANOGO" w:date="2023-10-26T15:54:00Z"/>
                <w:rFonts w:asciiTheme="minorHAnsi" w:hAnsiTheme="minorHAnsi"/>
                <w:bCs/>
                <w:color w:val="000000" w:themeColor="text1"/>
                <w:szCs w:val="18"/>
              </w:rPr>
            </w:pPr>
            <w:ins w:id="6825" w:author="Dr Mamadou SANOGO" w:date="2023-10-26T15:54:00Z">
              <w:r>
                <w:rPr>
                  <w:rFonts w:asciiTheme="minorHAnsi" w:hAnsiTheme="minorHAnsi"/>
                  <w:bCs/>
                  <w:color w:val="000000" w:themeColor="text1"/>
                  <w:szCs w:val="18"/>
                </w:rPr>
                <w:t>1</w:t>
              </w:r>
            </w:ins>
          </w:p>
        </w:tc>
        <w:tc>
          <w:tcPr>
            <w:tcW w:w="633" w:type="pct"/>
            <w:vMerge w:val="restart"/>
            <w:tcBorders>
              <w:top w:val="single" w:sz="4" w:space="0" w:color="auto"/>
              <w:left w:val="single" w:sz="4" w:space="0" w:color="auto"/>
              <w:right w:val="single" w:sz="4" w:space="0" w:color="auto"/>
            </w:tcBorders>
            <w:vAlign w:val="center"/>
          </w:tcPr>
          <w:p w14:paraId="069A8E88" w14:textId="77777777" w:rsidR="00561D9D" w:rsidRPr="00325280" w:rsidRDefault="00561D9D" w:rsidP="00D27EF1">
            <w:pPr>
              <w:tabs>
                <w:tab w:val="left" w:pos="567"/>
                <w:tab w:val="left" w:pos="1276"/>
                <w:tab w:val="left" w:pos="2127"/>
              </w:tabs>
              <w:spacing w:before="100"/>
              <w:jc w:val="center"/>
              <w:rPr>
                <w:ins w:id="6826" w:author="Dr Mamadou SANOGO" w:date="2023-10-26T15:54:00Z"/>
                <w:rFonts w:asciiTheme="minorHAnsi" w:hAnsiTheme="minorHAnsi"/>
                <w:bCs/>
                <w:color w:val="000000" w:themeColor="text1"/>
                <w:szCs w:val="18"/>
              </w:rPr>
            </w:pPr>
            <w:ins w:id="6827" w:author="Dr Mamadou SANOGO" w:date="2023-10-26T15:54:00Z">
              <w:r>
                <w:rPr>
                  <w:rFonts w:asciiTheme="minorHAnsi" w:hAnsiTheme="minorHAnsi"/>
                  <w:bCs/>
                  <w:color w:val="000000" w:themeColor="text1"/>
                  <w:szCs w:val="18"/>
                </w:rPr>
                <w:t>40/00/0</w:t>
              </w:r>
              <w:r w:rsidRPr="00325280">
                <w:rPr>
                  <w:rFonts w:asciiTheme="minorHAnsi" w:hAnsiTheme="minorHAnsi"/>
                  <w:bCs/>
                  <w:color w:val="000000" w:themeColor="text1"/>
                  <w:szCs w:val="18"/>
                </w:rPr>
                <w:t>0</w:t>
              </w:r>
              <w:r>
                <w:rPr>
                  <w:rFonts w:asciiTheme="minorHAnsi" w:hAnsiTheme="minorHAnsi"/>
                  <w:bCs/>
                  <w:color w:val="000000" w:themeColor="text1"/>
                  <w:szCs w:val="18"/>
                </w:rPr>
                <w:t>/00</w:t>
              </w:r>
            </w:ins>
          </w:p>
        </w:tc>
        <w:tc>
          <w:tcPr>
            <w:tcW w:w="444" w:type="pct"/>
            <w:vMerge w:val="restart"/>
            <w:tcBorders>
              <w:top w:val="single" w:sz="4" w:space="0" w:color="auto"/>
              <w:left w:val="single" w:sz="4" w:space="0" w:color="auto"/>
              <w:right w:val="single" w:sz="4" w:space="0" w:color="auto"/>
            </w:tcBorders>
            <w:vAlign w:val="center"/>
            <w:hideMark/>
          </w:tcPr>
          <w:p w14:paraId="725AA58F" w14:textId="77777777" w:rsidR="00561D9D" w:rsidRDefault="00561D9D" w:rsidP="00D27EF1">
            <w:pPr>
              <w:rPr>
                <w:ins w:id="6828" w:author="Dr Mamadou SANOGO" w:date="2023-10-26T15:54:00Z"/>
              </w:rPr>
            </w:pPr>
            <w:ins w:id="6829" w:author="Dr Mamadou SANOGO" w:date="2023-10-26T15:54:00Z">
              <w:r>
                <w:rPr>
                  <w:rFonts w:asciiTheme="minorHAnsi" w:hAnsiTheme="minorHAnsi"/>
                  <w:bCs/>
                  <w:i/>
                  <w:color w:val="000000" w:themeColor="text1"/>
                  <w:sz w:val="16"/>
                  <w:szCs w:val="16"/>
                </w:rPr>
                <w:t xml:space="preserve">Cours magistral, </w:t>
              </w:r>
              <w:r w:rsidRPr="003F087C">
                <w:rPr>
                  <w:rFonts w:asciiTheme="minorHAnsi" w:hAnsiTheme="minorHAnsi"/>
                  <w:bCs/>
                  <w:i/>
                  <w:color w:val="000000" w:themeColor="text1"/>
                  <w:sz w:val="16"/>
                  <w:szCs w:val="16"/>
                </w:rPr>
                <w:t>études de cas, exposés participatifs, mise en situation réelle de travail</w:t>
              </w:r>
            </w:ins>
          </w:p>
        </w:tc>
        <w:tc>
          <w:tcPr>
            <w:tcW w:w="633" w:type="pct"/>
            <w:vMerge w:val="restart"/>
            <w:tcBorders>
              <w:top w:val="single" w:sz="4" w:space="0" w:color="auto"/>
              <w:left w:val="single" w:sz="4" w:space="0" w:color="auto"/>
              <w:right w:val="single" w:sz="4" w:space="0" w:color="auto"/>
            </w:tcBorders>
            <w:vAlign w:val="center"/>
            <w:hideMark/>
          </w:tcPr>
          <w:p w14:paraId="1A8E5AF5" w14:textId="77777777" w:rsidR="00561D9D" w:rsidRDefault="00561D9D" w:rsidP="00D27EF1">
            <w:pPr>
              <w:rPr>
                <w:ins w:id="6830" w:author="Dr Mamadou SANOGO" w:date="2023-10-26T15:54:00Z"/>
              </w:rPr>
            </w:pPr>
            <w:ins w:id="6831" w:author="Dr Mamadou SANOGO" w:date="2023-10-26T15:54:00Z">
              <w:r w:rsidRPr="0038664D">
                <w:rPr>
                  <w:rFonts w:asciiTheme="minorHAnsi" w:hAnsiTheme="minorHAnsi"/>
                  <w:bCs/>
                  <w:i/>
                  <w:color w:val="000000" w:themeColor="text1"/>
                  <w:sz w:val="16"/>
                  <w:szCs w:val="16"/>
                </w:rPr>
                <w:t>Co</w:t>
              </w:r>
              <w:r>
                <w:rPr>
                  <w:rFonts w:asciiTheme="minorHAnsi" w:hAnsiTheme="minorHAnsi"/>
                  <w:bCs/>
                  <w:i/>
                  <w:color w:val="000000" w:themeColor="text1"/>
                  <w:sz w:val="16"/>
                  <w:szCs w:val="16"/>
                </w:rPr>
                <w:t>ntrôle continu écrit ou oral, cas pratiques</w:t>
              </w:r>
              <w:r w:rsidRPr="0038664D">
                <w:rPr>
                  <w:rFonts w:asciiTheme="minorHAnsi" w:hAnsiTheme="minorHAnsi"/>
                  <w:bCs/>
                  <w:i/>
                  <w:color w:val="000000" w:themeColor="text1"/>
                  <w:sz w:val="16"/>
                  <w:szCs w:val="16"/>
                </w:rPr>
                <w:t>, Mise en situation réelle de travail</w:t>
              </w:r>
            </w:ins>
          </w:p>
        </w:tc>
      </w:tr>
      <w:tr w:rsidR="00561D9D" w14:paraId="51376B1E" w14:textId="77777777" w:rsidTr="00D27EF1">
        <w:trPr>
          <w:cantSplit/>
          <w:trHeight w:val="1122"/>
          <w:jc w:val="center"/>
          <w:ins w:id="6832" w:author="Dr Mamadou SANOGO" w:date="2023-10-26T15:54:00Z"/>
        </w:trPr>
        <w:tc>
          <w:tcPr>
            <w:tcW w:w="948" w:type="pct"/>
            <w:vMerge/>
            <w:tcBorders>
              <w:left w:val="single" w:sz="4" w:space="0" w:color="auto"/>
              <w:right w:val="single" w:sz="4" w:space="0" w:color="auto"/>
            </w:tcBorders>
            <w:vAlign w:val="center"/>
            <w:hideMark/>
          </w:tcPr>
          <w:p w14:paraId="6D91C37C" w14:textId="77777777" w:rsidR="00561D9D" w:rsidRPr="00A425BB" w:rsidRDefault="00561D9D" w:rsidP="00D27EF1">
            <w:pPr>
              <w:rPr>
                <w:ins w:id="6833" w:author="Dr Mamadou SANOGO" w:date="2023-10-26T15:54: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0C056DE7" w14:textId="77777777" w:rsidR="00561D9D" w:rsidRPr="00325280" w:rsidRDefault="00561D9D" w:rsidP="00D27EF1">
            <w:pPr>
              <w:jc w:val="center"/>
              <w:rPr>
                <w:ins w:id="6834" w:author="Dr Mamadou SANOGO" w:date="2023-10-26T15:54: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4755E227" w14:textId="77777777" w:rsidR="00561D9D" w:rsidRPr="00325280" w:rsidRDefault="00561D9D" w:rsidP="00D27EF1">
            <w:pPr>
              <w:tabs>
                <w:tab w:val="left" w:pos="567"/>
                <w:tab w:val="left" w:pos="1276"/>
                <w:tab w:val="left" w:pos="2127"/>
              </w:tabs>
              <w:spacing w:before="100"/>
              <w:rPr>
                <w:ins w:id="6835" w:author="Dr Mamadou SANOGO" w:date="2023-10-26T15:54: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44D1C497" w14:textId="77777777" w:rsidR="00561D9D" w:rsidRPr="003A0B5F" w:rsidRDefault="00561D9D" w:rsidP="00D27EF1">
            <w:pPr>
              <w:tabs>
                <w:tab w:val="left" w:pos="567"/>
                <w:tab w:val="left" w:pos="1276"/>
                <w:tab w:val="left" w:pos="2127"/>
              </w:tabs>
              <w:spacing w:before="100"/>
              <w:rPr>
                <w:ins w:id="6836" w:author="Dr Mamadou SANOGO" w:date="2023-10-26T15:54:00Z"/>
                <w:rFonts w:asciiTheme="minorHAnsi" w:hAnsiTheme="minorHAnsi"/>
                <w:bCs/>
                <w:color w:val="000000" w:themeColor="text1"/>
                <w:szCs w:val="18"/>
              </w:rPr>
            </w:pPr>
            <w:ins w:id="6837" w:author="Dr Mamadou SANOGO" w:date="2023-10-26T15:54:00Z">
              <w:r w:rsidRPr="003A0B5F">
                <w:rPr>
                  <w:rFonts w:asciiTheme="minorHAnsi" w:hAnsiTheme="minorHAnsi"/>
                  <w:bCs/>
                  <w:color w:val="000000" w:themeColor="text1"/>
                  <w:szCs w:val="18"/>
                </w:rPr>
                <w:t>Textes législatifs et réglementaires en SR/PF</w:t>
              </w:r>
            </w:ins>
          </w:p>
        </w:tc>
        <w:tc>
          <w:tcPr>
            <w:tcW w:w="316" w:type="pct"/>
            <w:tcBorders>
              <w:top w:val="single" w:sz="4" w:space="0" w:color="auto"/>
              <w:left w:val="single" w:sz="4" w:space="0" w:color="auto"/>
              <w:right w:val="single" w:sz="4" w:space="0" w:color="auto"/>
            </w:tcBorders>
            <w:vAlign w:val="center"/>
          </w:tcPr>
          <w:p w14:paraId="3E6FA734" w14:textId="77777777" w:rsidR="00561D9D" w:rsidRPr="00325280" w:rsidRDefault="00561D9D" w:rsidP="00D27EF1">
            <w:pPr>
              <w:tabs>
                <w:tab w:val="left" w:pos="567"/>
                <w:tab w:val="left" w:pos="1276"/>
                <w:tab w:val="left" w:pos="2127"/>
              </w:tabs>
              <w:spacing w:before="100"/>
              <w:jc w:val="center"/>
              <w:rPr>
                <w:ins w:id="6838" w:author="Dr Mamadou SANOGO" w:date="2023-10-26T15:54:00Z"/>
                <w:rFonts w:asciiTheme="minorHAnsi" w:hAnsiTheme="minorHAnsi"/>
                <w:bCs/>
                <w:color w:val="000000" w:themeColor="text1"/>
                <w:szCs w:val="18"/>
              </w:rPr>
            </w:pPr>
            <w:ins w:id="6839" w:author="Dr Mamadou SANOGO" w:date="2023-10-26T15:54:00Z">
              <w:r>
                <w:rPr>
                  <w:rFonts w:asciiTheme="minorHAnsi" w:hAnsiTheme="minorHAnsi"/>
                  <w:bCs/>
                  <w:color w:val="000000" w:themeColor="text1"/>
                  <w:szCs w:val="18"/>
                </w:rPr>
                <w:t>1</w:t>
              </w:r>
            </w:ins>
          </w:p>
        </w:tc>
        <w:tc>
          <w:tcPr>
            <w:tcW w:w="633" w:type="pct"/>
            <w:vMerge/>
            <w:tcBorders>
              <w:left w:val="single" w:sz="4" w:space="0" w:color="auto"/>
              <w:right w:val="single" w:sz="4" w:space="0" w:color="auto"/>
            </w:tcBorders>
            <w:vAlign w:val="center"/>
            <w:hideMark/>
          </w:tcPr>
          <w:p w14:paraId="5C6E4144" w14:textId="77777777" w:rsidR="00561D9D" w:rsidRPr="00325280" w:rsidRDefault="00561D9D" w:rsidP="00D27EF1">
            <w:pPr>
              <w:tabs>
                <w:tab w:val="left" w:pos="567"/>
                <w:tab w:val="left" w:pos="1276"/>
                <w:tab w:val="left" w:pos="2127"/>
              </w:tabs>
              <w:spacing w:before="100"/>
              <w:jc w:val="center"/>
              <w:rPr>
                <w:ins w:id="6840" w:author="Dr Mamadou SANOGO" w:date="2023-10-26T15:54: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0CCAC392" w14:textId="77777777" w:rsidR="00561D9D" w:rsidRPr="00325280" w:rsidRDefault="00561D9D" w:rsidP="00D27EF1">
            <w:pPr>
              <w:tabs>
                <w:tab w:val="left" w:pos="567"/>
                <w:tab w:val="left" w:pos="1276"/>
                <w:tab w:val="left" w:pos="2127"/>
              </w:tabs>
              <w:spacing w:before="100"/>
              <w:rPr>
                <w:ins w:id="6841" w:author="Dr Mamadou SANOGO" w:date="2023-10-26T15:54: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59BD60CC" w14:textId="77777777" w:rsidR="00561D9D" w:rsidRPr="00325280" w:rsidRDefault="00561D9D" w:rsidP="00D27EF1">
            <w:pPr>
              <w:tabs>
                <w:tab w:val="left" w:pos="567"/>
                <w:tab w:val="left" w:pos="1276"/>
                <w:tab w:val="left" w:pos="2127"/>
              </w:tabs>
              <w:spacing w:before="100"/>
              <w:rPr>
                <w:ins w:id="6842" w:author="Dr Mamadou SANOGO" w:date="2023-10-26T15:54:00Z"/>
                <w:rFonts w:asciiTheme="minorHAnsi" w:hAnsiTheme="minorHAnsi"/>
                <w:bCs/>
                <w:i/>
                <w:color w:val="000000" w:themeColor="text1"/>
                <w:sz w:val="16"/>
                <w:szCs w:val="16"/>
              </w:rPr>
            </w:pPr>
          </w:p>
        </w:tc>
      </w:tr>
      <w:tr w:rsidR="00561D9D" w14:paraId="44180F8B" w14:textId="77777777" w:rsidTr="00D27EF1">
        <w:trPr>
          <w:cantSplit/>
          <w:trHeight w:val="1833"/>
          <w:jc w:val="center"/>
          <w:ins w:id="6843" w:author="Dr Mamadou SANOGO" w:date="2023-10-26T15:54:00Z"/>
        </w:trPr>
        <w:tc>
          <w:tcPr>
            <w:tcW w:w="948" w:type="pct"/>
            <w:vMerge w:val="restart"/>
            <w:tcBorders>
              <w:left w:val="single" w:sz="4" w:space="0" w:color="auto"/>
              <w:right w:val="single" w:sz="4" w:space="0" w:color="auto"/>
            </w:tcBorders>
            <w:vAlign w:val="center"/>
          </w:tcPr>
          <w:p w14:paraId="56154526" w14:textId="77777777" w:rsidR="00561D9D" w:rsidRDefault="00561D9D" w:rsidP="00D27EF1">
            <w:pPr>
              <w:rPr>
                <w:ins w:id="6844" w:author="Dr Mamadou SANOGO" w:date="2023-10-26T15:54:00Z"/>
                <w:rFonts w:asciiTheme="minorHAnsi" w:hAnsiTheme="minorHAnsi"/>
                <w:b/>
                <w:color w:val="000000" w:themeColor="text1"/>
              </w:rPr>
            </w:pPr>
            <w:ins w:id="6845" w:author="Dr Mamadou SANOGO" w:date="2023-10-26T15:54:00Z">
              <w:r>
                <w:rPr>
                  <w:rFonts w:asciiTheme="minorHAnsi" w:hAnsiTheme="minorHAnsi"/>
                  <w:b/>
                  <w:color w:val="000000" w:themeColor="text1"/>
                </w:rPr>
                <w:t>MGO232</w:t>
              </w:r>
            </w:ins>
          </w:p>
          <w:p w14:paraId="090AA830" w14:textId="77777777" w:rsidR="00561D9D" w:rsidRPr="00A425BB" w:rsidRDefault="00561D9D" w:rsidP="00D27EF1">
            <w:pPr>
              <w:rPr>
                <w:ins w:id="6846" w:author="Dr Mamadou SANOGO" w:date="2023-10-26T15:54:00Z"/>
                <w:rFonts w:asciiTheme="minorHAnsi" w:hAnsiTheme="minorHAnsi"/>
                <w:b/>
                <w:color w:val="000000" w:themeColor="text1"/>
              </w:rPr>
            </w:pPr>
            <w:ins w:id="6847" w:author="Dr Mamadou SANOGO" w:date="2023-10-26T15:54:00Z">
              <w:r w:rsidRPr="000F030A">
                <w:rPr>
                  <w:rFonts w:asciiTheme="minorHAnsi" w:hAnsiTheme="minorHAnsi"/>
                  <w:b/>
                  <w:color w:val="000000" w:themeColor="text1"/>
                </w:rPr>
                <w:t>Politique et stratégies en SR/PF</w:t>
              </w:r>
            </w:ins>
          </w:p>
        </w:tc>
        <w:tc>
          <w:tcPr>
            <w:tcW w:w="316" w:type="pct"/>
            <w:vMerge w:val="restart"/>
            <w:tcBorders>
              <w:left w:val="single" w:sz="4" w:space="0" w:color="auto"/>
              <w:right w:val="single" w:sz="4" w:space="0" w:color="auto"/>
            </w:tcBorders>
            <w:vAlign w:val="center"/>
          </w:tcPr>
          <w:p w14:paraId="78E2E3B2" w14:textId="77777777" w:rsidR="00561D9D" w:rsidRPr="00325280" w:rsidRDefault="00561D9D" w:rsidP="00D27EF1">
            <w:pPr>
              <w:jc w:val="center"/>
              <w:rPr>
                <w:ins w:id="6848" w:author="Dr Mamadou SANOGO" w:date="2023-10-26T15:54:00Z"/>
                <w:rFonts w:asciiTheme="minorHAnsi" w:hAnsiTheme="minorHAnsi"/>
                <w:b/>
                <w:color w:val="000000" w:themeColor="text1"/>
              </w:rPr>
            </w:pPr>
            <w:ins w:id="6849" w:author="Dr Mamadou SANOGO" w:date="2023-10-26T15:54:00Z">
              <w:r>
                <w:rPr>
                  <w:rFonts w:asciiTheme="minorHAnsi" w:hAnsiTheme="minorHAnsi"/>
                  <w:b/>
                  <w:color w:val="000000" w:themeColor="text1"/>
                </w:rPr>
                <w:t>4</w:t>
              </w:r>
            </w:ins>
          </w:p>
        </w:tc>
        <w:tc>
          <w:tcPr>
            <w:tcW w:w="887" w:type="pct"/>
            <w:vMerge w:val="restart"/>
            <w:tcBorders>
              <w:left w:val="single" w:sz="4" w:space="0" w:color="auto"/>
              <w:right w:val="single" w:sz="4" w:space="0" w:color="auto"/>
            </w:tcBorders>
            <w:vAlign w:val="center"/>
          </w:tcPr>
          <w:p w14:paraId="33460E96" w14:textId="77777777" w:rsidR="00561D9D" w:rsidRPr="00922AE3" w:rsidRDefault="00561D9D" w:rsidP="00D27EF1">
            <w:pPr>
              <w:tabs>
                <w:tab w:val="left" w:pos="567"/>
                <w:tab w:val="left" w:pos="1276"/>
                <w:tab w:val="left" w:pos="2127"/>
              </w:tabs>
              <w:spacing w:before="100"/>
              <w:rPr>
                <w:ins w:id="6850" w:author="Dr Mamadou SANOGO" w:date="2023-10-26T15:54:00Z"/>
                <w:rFonts w:asciiTheme="minorHAnsi" w:hAnsiTheme="minorHAnsi"/>
                <w:bCs/>
                <w:color w:val="000000" w:themeColor="text1"/>
                <w:sz w:val="18"/>
                <w:szCs w:val="18"/>
              </w:rPr>
            </w:pPr>
            <w:ins w:id="6851" w:author="Dr Mamadou SANOGO" w:date="2023-10-26T15:54:00Z">
              <w:r w:rsidRPr="00922AE3">
                <w:rPr>
                  <w:rFonts w:asciiTheme="minorHAnsi" w:hAnsiTheme="minorHAnsi"/>
                  <w:bCs/>
                  <w:color w:val="000000" w:themeColor="text1"/>
                  <w:sz w:val="18"/>
                  <w:szCs w:val="18"/>
                </w:rPr>
                <w:t>Maîtriser la politique nationale e</w:t>
              </w:r>
              <w:r>
                <w:rPr>
                  <w:rFonts w:asciiTheme="minorHAnsi" w:hAnsiTheme="minorHAnsi"/>
                  <w:bCs/>
                  <w:color w:val="000000" w:themeColor="text1"/>
                  <w:sz w:val="18"/>
                  <w:szCs w:val="18"/>
                </w:rPr>
                <w:t>n matière de santé reproductive</w:t>
              </w:r>
            </w:ins>
          </w:p>
          <w:p w14:paraId="21AA7220" w14:textId="77777777" w:rsidR="00561D9D" w:rsidRDefault="00561D9D" w:rsidP="00D27EF1">
            <w:pPr>
              <w:tabs>
                <w:tab w:val="left" w:pos="567"/>
                <w:tab w:val="left" w:pos="1276"/>
                <w:tab w:val="left" w:pos="2127"/>
              </w:tabs>
              <w:spacing w:before="100"/>
              <w:rPr>
                <w:ins w:id="6852" w:author="Dr Mamadou SANOGO" w:date="2023-10-26T15:54:00Z"/>
                <w:rFonts w:asciiTheme="minorHAnsi" w:hAnsiTheme="minorHAnsi"/>
                <w:bCs/>
                <w:color w:val="000000" w:themeColor="text1"/>
                <w:sz w:val="18"/>
                <w:szCs w:val="18"/>
              </w:rPr>
            </w:pPr>
            <w:ins w:id="6853" w:author="Dr Mamadou SANOGO" w:date="2023-10-26T15:54:00Z">
              <w:r>
                <w:rPr>
                  <w:rFonts w:asciiTheme="minorHAnsi" w:hAnsiTheme="minorHAnsi"/>
                  <w:bCs/>
                  <w:color w:val="000000" w:themeColor="text1"/>
                  <w:sz w:val="18"/>
                  <w:szCs w:val="18"/>
                </w:rPr>
                <w:t>Maîtriser la législation en matière de santé reproductive</w:t>
              </w:r>
            </w:ins>
          </w:p>
          <w:p w14:paraId="22E9031A" w14:textId="77777777" w:rsidR="00561D9D" w:rsidRPr="00CE241E" w:rsidRDefault="00561D9D" w:rsidP="00D27EF1">
            <w:pPr>
              <w:tabs>
                <w:tab w:val="left" w:pos="567"/>
                <w:tab w:val="left" w:pos="1276"/>
                <w:tab w:val="left" w:pos="2127"/>
              </w:tabs>
              <w:spacing w:before="100"/>
              <w:rPr>
                <w:ins w:id="6854" w:author="Dr Mamadou SANOGO" w:date="2023-10-26T15:54:00Z"/>
                <w:rFonts w:asciiTheme="minorHAnsi" w:hAnsiTheme="minorHAnsi"/>
                <w:bCs/>
                <w:color w:val="000000" w:themeColor="text1"/>
                <w:sz w:val="18"/>
                <w:szCs w:val="18"/>
              </w:rPr>
            </w:pPr>
            <w:ins w:id="6855" w:author="Dr Mamadou SANOGO" w:date="2023-10-26T15:54:00Z">
              <w:r w:rsidRPr="00CE241E">
                <w:rPr>
                  <w:rFonts w:asciiTheme="minorHAnsi" w:hAnsiTheme="minorHAnsi"/>
                  <w:bCs/>
                  <w:color w:val="000000" w:themeColor="text1"/>
                  <w:sz w:val="18"/>
                  <w:szCs w:val="18"/>
                </w:rPr>
                <w:t>Gérer une unité de soins en santé reproductive</w:t>
              </w:r>
            </w:ins>
          </w:p>
          <w:p w14:paraId="6028CF3D" w14:textId="77777777" w:rsidR="00561D9D" w:rsidRPr="00CE241E" w:rsidRDefault="00561D9D" w:rsidP="00D27EF1">
            <w:pPr>
              <w:tabs>
                <w:tab w:val="left" w:pos="567"/>
                <w:tab w:val="left" w:pos="1276"/>
                <w:tab w:val="left" w:pos="2127"/>
              </w:tabs>
              <w:spacing w:before="100"/>
              <w:rPr>
                <w:ins w:id="6856" w:author="Dr Mamadou SANOGO" w:date="2023-10-26T15:54:00Z"/>
                <w:rFonts w:asciiTheme="minorHAnsi" w:hAnsiTheme="minorHAnsi"/>
                <w:bCs/>
                <w:color w:val="000000" w:themeColor="text1"/>
                <w:sz w:val="18"/>
                <w:szCs w:val="18"/>
              </w:rPr>
            </w:pPr>
            <w:ins w:id="6857" w:author="Dr Mamadou SANOGO" w:date="2023-10-26T15:54:00Z">
              <w:r w:rsidRPr="00CE241E">
                <w:rPr>
                  <w:rFonts w:asciiTheme="minorHAnsi" w:hAnsiTheme="minorHAnsi"/>
                  <w:bCs/>
                  <w:color w:val="000000" w:themeColor="text1"/>
                  <w:sz w:val="18"/>
                  <w:szCs w:val="18"/>
                </w:rPr>
                <w:t>Planifier les activités d’un service de santé reproductive</w:t>
              </w:r>
            </w:ins>
          </w:p>
          <w:p w14:paraId="18A34C5A" w14:textId="77777777" w:rsidR="00561D9D" w:rsidRPr="00CE241E" w:rsidRDefault="00561D9D" w:rsidP="00D27EF1">
            <w:pPr>
              <w:tabs>
                <w:tab w:val="left" w:pos="567"/>
                <w:tab w:val="left" w:pos="1276"/>
                <w:tab w:val="left" w:pos="2127"/>
              </w:tabs>
              <w:spacing w:before="100"/>
              <w:rPr>
                <w:ins w:id="6858" w:author="Dr Mamadou SANOGO" w:date="2023-10-26T15:54:00Z"/>
                <w:rFonts w:asciiTheme="minorHAnsi" w:hAnsiTheme="minorHAnsi"/>
                <w:bCs/>
                <w:color w:val="000000" w:themeColor="text1"/>
                <w:sz w:val="18"/>
                <w:szCs w:val="18"/>
              </w:rPr>
            </w:pPr>
            <w:ins w:id="6859" w:author="Dr Mamadou SANOGO" w:date="2023-10-26T15:54:00Z">
              <w:r>
                <w:rPr>
                  <w:rFonts w:asciiTheme="minorHAnsi" w:hAnsiTheme="minorHAnsi"/>
                  <w:bCs/>
                  <w:color w:val="000000" w:themeColor="text1"/>
                  <w:sz w:val="18"/>
                  <w:szCs w:val="18"/>
                </w:rPr>
                <w:t xml:space="preserve">Conduire un </w:t>
              </w:r>
              <w:r w:rsidRPr="00CE241E">
                <w:rPr>
                  <w:rFonts w:asciiTheme="minorHAnsi" w:hAnsiTheme="minorHAnsi"/>
                  <w:bCs/>
                  <w:color w:val="000000" w:themeColor="text1"/>
                  <w:sz w:val="18"/>
                  <w:szCs w:val="18"/>
                </w:rPr>
                <w:t>programme/projet en santé reproductive</w:t>
              </w:r>
            </w:ins>
          </w:p>
          <w:p w14:paraId="4BB4CF78" w14:textId="77777777" w:rsidR="00561D9D" w:rsidRPr="00EC3588" w:rsidRDefault="00561D9D" w:rsidP="00D27EF1">
            <w:pPr>
              <w:tabs>
                <w:tab w:val="left" w:pos="567"/>
                <w:tab w:val="left" w:pos="1276"/>
                <w:tab w:val="left" w:pos="2127"/>
              </w:tabs>
              <w:spacing w:before="100"/>
              <w:rPr>
                <w:ins w:id="6860" w:author="Dr Mamadou SANOGO" w:date="2023-10-26T15:54:00Z"/>
              </w:rPr>
            </w:pPr>
            <w:ins w:id="6861" w:author="Dr Mamadou SANOGO" w:date="2023-10-26T15:54:00Z">
              <w:r>
                <w:rPr>
                  <w:rFonts w:asciiTheme="minorHAnsi" w:hAnsiTheme="minorHAnsi"/>
                  <w:bCs/>
                  <w:color w:val="000000" w:themeColor="text1"/>
                  <w:sz w:val="18"/>
                  <w:szCs w:val="18"/>
                </w:rPr>
                <w:t xml:space="preserve">Assurer le suivi </w:t>
              </w:r>
              <w:r w:rsidRPr="00CE241E">
                <w:rPr>
                  <w:rFonts w:asciiTheme="minorHAnsi" w:hAnsiTheme="minorHAnsi"/>
                  <w:bCs/>
                  <w:color w:val="000000" w:themeColor="text1"/>
                  <w:sz w:val="18"/>
                  <w:szCs w:val="18"/>
                </w:rPr>
                <w:t>et l’évaluation des projets/programmes</w:t>
              </w:r>
              <w:r>
                <w:rPr>
                  <w:szCs w:val="24"/>
                </w:rPr>
                <w:t xml:space="preserve"> </w:t>
              </w:r>
            </w:ins>
          </w:p>
        </w:tc>
        <w:tc>
          <w:tcPr>
            <w:tcW w:w="823" w:type="pct"/>
            <w:tcBorders>
              <w:top w:val="single" w:sz="4" w:space="0" w:color="auto"/>
              <w:left w:val="single" w:sz="4" w:space="0" w:color="auto"/>
              <w:right w:val="single" w:sz="4" w:space="0" w:color="auto"/>
            </w:tcBorders>
            <w:vAlign w:val="center"/>
          </w:tcPr>
          <w:p w14:paraId="7287FFF7" w14:textId="77777777" w:rsidR="00561D9D" w:rsidRPr="003A0B5F" w:rsidRDefault="00561D9D" w:rsidP="00D27EF1">
            <w:pPr>
              <w:tabs>
                <w:tab w:val="left" w:pos="567"/>
                <w:tab w:val="left" w:pos="1276"/>
                <w:tab w:val="left" w:pos="2127"/>
              </w:tabs>
              <w:spacing w:before="100"/>
              <w:rPr>
                <w:ins w:id="6862" w:author="Dr Mamadou SANOGO" w:date="2023-10-26T15:54:00Z"/>
                <w:rFonts w:asciiTheme="minorHAnsi" w:hAnsiTheme="minorHAnsi"/>
                <w:bCs/>
                <w:color w:val="000000" w:themeColor="text1"/>
                <w:szCs w:val="18"/>
              </w:rPr>
            </w:pPr>
            <w:ins w:id="6863" w:author="Dr Mamadou SANOGO" w:date="2023-10-26T15:54:00Z">
              <w:r w:rsidRPr="003A0B5F">
                <w:rPr>
                  <w:rFonts w:asciiTheme="minorHAnsi" w:hAnsiTheme="minorHAnsi"/>
                  <w:bCs/>
                  <w:color w:val="000000" w:themeColor="text1"/>
                  <w:szCs w:val="18"/>
                </w:rPr>
                <w:t>Stratégies en SR/PF</w:t>
              </w:r>
            </w:ins>
          </w:p>
        </w:tc>
        <w:tc>
          <w:tcPr>
            <w:tcW w:w="316" w:type="pct"/>
            <w:tcBorders>
              <w:top w:val="single" w:sz="4" w:space="0" w:color="auto"/>
              <w:left w:val="single" w:sz="4" w:space="0" w:color="auto"/>
              <w:right w:val="single" w:sz="4" w:space="0" w:color="auto"/>
            </w:tcBorders>
            <w:vAlign w:val="center"/>
          </w:tcPr>
          <w:p w14:paraId="66738A9C" w14:textId="77777777" w:rsidR="00561D9D" w:rsidRDefault="00561D9D" w:rsidP="00D27EF1">
            <w:pPr>
              <w:tabs>
                <w:tab w:val="left" w:pos="567"/>
                <w:tab w:val="left" w:pos="1276"/>
                <w:tab w:val="left" w:pos="2127"/>
              </w:tabs>
              <w:spacing w:before="100"/>
              <w:jc w:val="center"/>
              <w:rPr>
                <w:ins w:id="6864" w:author="Dr Mamadou SANOGO" w:date="2023-10-26T15:54:00Z"/>
                <w:rFonts w:asciiTheme="minorHAnsi" w:hAnsiTheme="minorHAnsi"/>
                <w:bCs/>
                <w:color w:val="000000" w:themeColor="text1"/>
                <w:szCs w:val="18"/>
              </w:rPr>
            </w:pPr>
            <w:ins w:id="6865" w:author="Dr Mamadou SANOGO" w:date="2023-10-26T15:54:00Z">
              <w:r>
                <w:rPr>
                  <w:rFonts w:asciiTheme="minorHAnsi" w:hAnsiTheme="minorHAnsi"/>
                  <w:bCs/>
                  <w:color w:val="000000" w:themeColor="text1"/>
                  <w:szCs w:val="18"/>
                </w:rPr>
                <w:t>1</w:t>
              </w:r>
            </w:ins>
          </w:p>
        </w:tc>
        <w:tc>
          <w:tcPr>
            <w:tcW w:w="633" w:type="pct"/>
            <w:vMerge w:val="restart"/>
            <w:tcBorders>
              <w:left w:val="single" w:sz="4" w:space="0" w:color="auto"/>
              <w:right w:val="single" w:sz="4" w:space="0" w:color="auto"/>
            </w:tcBorders>
            <w:vAlign w:val="center"/>
          </w:tcPr>
          <w:p w14:paraId="79996174" w14:textId="77777777" w:rsidR="00561D9D" w:rsidRPr="00325280" w:rsidRDefault="00561D9D" w:rsidP="00D27EF1">
            <w:pPr>
              <w:tabs>
                <w:tab w:val="left" w:pos="567"/>
                <w:tab w:val="left" w:pos="1276"/>
                <w:tab w:val="left" w:pos="2127"/>
              </w:tabs>
              <w:spacing w:before="100"/>
              <w:jc w:val="center"/>
              <w:rPr>
                <w:ins w:id="6866" w:author="Dr Mamadou SANOGO" w:date="2023-10-26T15:54:00Z"/>
                <w:rFonts w:asciiTheme="minorHAnsi" w:hAnsiTheme="minorHAnsi"/>
                <w:bCs/>
                <w:color w:val="000000" w:themeColor="text1"/>
                <w:szCs w:val="18"/>
              </w:rPr>
            </w:pPr>
            <w:ins w:id="6867" w:author="Dr Mamadou SANOGO" w:date="2023-10-26T15:54:00Z">
              <w:r>
                <w:rPr>
                  <w:rFonts w:asciiTheme="minorHAnsi" w:hAnsiTheme="minorHAnsi"/>
                  <w:bCs/>
                  <w:color w:val="000000" w:themeColor="text1"/>
                  <w:szCs w:val="18"/>
                </w:rPr>
                <w:t>40/20/2</w:t>
              </w:r>
              <w:r w:rsidRPr="00325280">
                <w:rPr>
                  <w:rFonts w:asciiTheme="minorHAnsi" w:hAnsiTheme="minorHAnsi"/>
                  <w:bCs/>
                  <w:color w:val="000000" w:themeColor="text1"/>
                  <w:szCs w:val="18"/>
                </w:rPr>
                <w:t>0</w:t>
              </w:r>
              <w:r>
                <w:rPr>
                  <w:rFonts w:asciiTheme="minorHAnsi" w:hAnsiTheme="minorHAnsi"/>
                  <w:bCs/>
                  <w:color w:val="000000" w:themeColor="text1"/>
                  <w:szCs w:val="18"/>
                </w:rPr>
                <w:t>/00</w:t>
              </w:r>
            </w:ins>
          </w:p>
        </w:tc>
        <w:tc>
          <w:tcPr>
            <w:tcW w:w="444" w:type="pct"/>
            <w:vMerge w:val="restart"/>
            <w:tcBorders>
              <w:left w:val="single" w:sz="4" w:space="0" w:color="auto"/>
              <w:right w:val="single" w:sz="4" w:space="0" w:color="auto"/>
            </w:tcBorders>
            <w:vAlign w:val="center"/>
          </w:tcPr>
          <w:p w14:paraId="0C3C96BB" w14:textId="77777777" w:rsidR="00561D9D" w:rsidRPr="00325280" w:rsidRDefault="00561D9D" w:rsidP="00D27EF1">
            <w:pPr>
              <w:rPr>
                <w:ins w:id="6868" w:author="Dr Mamadou SANOGO" w:date="2023-10-26T15:54:00Z"/>
                <w:rFonts w:asciiTheme="minorHAnsi" w:hAnsiTheme="minorHAnsi"/>
                <w:bCs/>
                <w:i/>
                <w:color w:val="000000" w:themeColor="text1"/>
                <w:sz w:val="16"/>
                <w:szCs w:val="16"/>
              </w:rPr>
            </w:pPr>
            <w:ins w:id="6869" w:author="Dr Mamadou SANOGO" w:date="2023-10-26T15:54:00Z">
              <w:r>
                <w:rPr>
                  <w:rFonts w:asciiTheme="minorHAnsi" w:hAnsiTheme="minorHAnsi"/>
                  <w:bCs/>
                  <w:i/>
                  <w:color w:val="000000" w:themeColor="text1"/>
                  <w:sz w:val="16"/>
                  <w:szCs w:val="16"/>
                </w:rPr>
                <w:t>Cours magistral, travaux dirigés</w:t>
              </w:r>
              <w:r w:rsidRPr="003F087C">
                <w:rPr>
                  <w:rFonts w:asciiTheme="minorHAnsi" w:hAnsiTheme="minorHAnsi"/>
                  <w:bCs/>
                  <w:i/>
                  <w:color w:val="000000" w:themeColor="text1"/>
                  <w:sz w:val="16"/>
                  <w:szCs w:val="16"/>
                </w:rPr>
                <w:t>,</w:t>
              </w:r>
              <w:r>
                <w:rPr>
                  <w:rFonts w:asciiTheme="minorHAnsi" w:hAnsiTheme="minorHAnsi"/>
                  <w:bCs/>
                  <w:i/>
                  <w:color w:val="000000" w:themeColor="text1"/>
                  <w:sz w:val="16"/>
                  <w:szCs w:val="16"/>
                </w:rPr>
                <w:t xml:space="preserve"> travaux pratiques,</w:t>
              </w:r>
              <w:r w:rsidRPr="003F087C">
                <w:rPr>
                  <w:rFonts w:asciiTheme="minorHAnsi" w:hAnsiTheme="minorHAnsi"/>
                  <w:bCs/>
                  <w:i/>
                  <w:color w:val="000000" w:themeColor="text1"/>
                  <w:sz w:val="16"/>
                  <w:szCs w:val="16"/>
                </w:rPr>
                <w:t xml:space="preserve"> études de cas, exposés participatifs, mise en situation réelle de travail</w:t>
              </w:r>
            </w:ins>
          </w:p>
        </w:tc>
        <w:tc>
          <w:tcPr>
            <w:tcW w:w="633" w:type="pct"/>
            <w:vMerge w:val="restart"/>
            <w:tcBorders>
              <w:left w:val="single" w:sz="4" w:space="0" w:color="auto"/>
              <w:right w:val="single" w:sz="4" w:space="0" w:color="auto"/>
            </w:tcBorders>
            <w:vAlign w:val="center"/>
          </w:tcPr>
          <w:p w14:paraId="0B6F3384" w14:textId="77777777" w:rsidR="00561D9D" w:rsidRPr="00325280" w:rsidRDefault="00561D9D" w:rsidP="00D27EF1">
            <w:pPr>
              <w:rPr>
                <w:ins w:id="6870" w:author="Dr Mamadou SANOGO" w:date="2023-10-26T15:54:00Z"/>
                <w:rFonts w:asciiTheme="minorHAnsi" w:hAnsiTheme="minorHAnsi"/>
                <w:bCs/>
                <w:i/>
                <w:color w:val="000000" w:themeColor="text1"/>
                <w:sz w:val="16"/>
                <w:szCs w:val="16"/>
              </w:rPr>
            </w:pPr>
            <w:ins w:id="6871" w:author="Dr Mamadou SANOGO" w:date="2023-10-26T15:54:00Z">
              <w:r w:rsidRPr="0038664D">
                <w:rPr>
                  <w:rFonts w:asciiTheme="minorHAnsi" w:hAnsiTheme="minorHAnsi"/>
                  <w:bCs/>
                  <w:i/>
                  <w:color w:val="000000" w:themeColor="text1"/>
                  <w:sz w:val="16"/>
                  <w:szCs w:val="16"/>
                </w:rPr>
                <w:t>Co</w:t>
              </w:r>
              <w:r>
                <w:rPr>
                  <w:rFonts w:asciiTheme="minorHAnsi" w:hAnsiTheme="minorHAnsi"/>
                  <w:bCs/>
                  <w:i/>
                  <w:color w:val="000000" w:themeColor="text1"/>
                  <w:sz w:val="16"/>
                  <w:szCs w:val="16"/>
                </w:rPr>
                <w:t>ntrôle continu écrit ou oral, cas pratiques</w:t>
              </w:r>
              <w:r w:rsidRPr="0038664D">
                <w:rPr>
                  <w:rFonts w:asciiTheme="minorHAnsi" w:hAnsiTheme="minorHAnsi"/>
                  <w:bCs/>
                  <w:i/>
                  <w:color w:val="000000" w:themeColor="text1"/>
                  <w:sz w:val="16"/>
                  <w:szCs w:val="16"/>
                </w:rPr>
                <w:t>, Mise en situation réelle de travail</w:t>
              </w:r>
            </w:ins>
          </w:p>
        </w:tc>
      </w:tr>
      <w:tr w:rsidR="00561D9D" w14:paraId="1DC39BBC" w14:textId="77777777" w:rsidTr="00D27EF1">
        <w:trPr>
          <w:cantSplit/>
          <w:trHeight w:val="2527"/>
          <w:jc w:val="center"/>
          <w:ins w:id="6872" w:author="Dr Mamadou SANOGO" w:date="2023-10-26T15:54:00Z"/>
        </w:trPr>
        <w:tc>
          <w:tcPr>
            <w:tcW w:w="948" w:type="pct"/>
            <w:vMerge/>
            <w:tcBorders>
              <w:left w:val="single" w:sz="4" w:space="0" w:color="auto"/>
              <w:right w:val="single" w:sz="4" w:space="0" w:color="auto"/>
            </w:tcBorders>
            <w:vAlign w:val="center"/>
          </w:tcPr>
          <w:p w14:paraId="6A191100" w14:textId="77777777" w:rsidR="00561D9D" w:rsidRDefault="00561D9D" w:rsidP="00D27EF1">
            <w:pPr>
              <w:rPr>
                <w:ins w:id="6873" w:author="Dr Mamadou SANOGO" w:date="2023-10-26T15:54: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EAE0E1B" w14:textId="77777777" w:rsidR="00561D9D" w:rsidRPr="00325280" w:rsidRDefault="00561D9D" w:rsidP="00D27EF1">
            <w:pPr>
              <w:jc w:val="center"/>
              <w:rPr>
                <w:ins w:id="6874" w:author="Dr Mamadou SANOGO" w:date="2023-10-26T15:54: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56600B3B" w14:textId="77777777" w:rsidR="00561D9D" w:rsidRPr="00922AE3" w:rsidRDefault="00561D9D" w:rsidP="00D27EF1">
            <w:pPr>
              <w:tabs>
                <w:tab w:val="left" w:pos="567"/>
                <w:tab w:val="left" w:pos="1276"/>
                <w:tab w:val="left" w:pos="2127"/>
              </w:tabs>
              <w:spacing w:before="100"/>
              <w:rPr>
                <w:ins w:id="6875" w:author="Dr Mamadou SANOGO" w:date="2023-10-26T15:54: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vAlign w:val="center"/>
          </w:tcPr>
          <w:p w14:paraId="3D9BC614" w14:textId="77777777" w:rsidR="00561D9D" w:rsidRPr="003A0B5F" w:rsidRDefault="00561D9D" w:rsidP="00D27EF1">
            <w:pPr>
              <w:tabs>
                <w:tab w:val="left" w:pos="567"/>
                <w:tab w:val="left" w:pos="1276"/>
                <w:tab w:val="left" w:pos="2127"/>
              </w:tabs>
              <w:spacing w:before="100"/>
              <w:rPr>
                <w:ins w:id="6876" w:author="Dr Mamadou SANOGO" w:date="2023-10-26T15:54:00Z"/>
                <w:rFonts w:asciiTheme="minorHAnsi" w:hAnsiTheme="minorHAnsi"/>
                <w:bCs/>
                <w:color w:val="000000" w:themeColor="text1"/>
                <w:szCs w:val="18"/>
              </w:rPr>
            </w:pPr>
            <w:ins w:id="6877" w:author="Dr Mamadou SANOGO" w:date="2023-10-26T15:54:00Z">
              <w:r w:rsidRPr="003A0B5F">
                <w:rPr>
                  <w:rFonts w:asciiTheme="minorHAnsi" w:hAnsiTheme="minorHAnsi"/>
                  <w:bCs/>
                  <w:color w:val="000000" w:themeColor="text1"/>
                  <w:szCs w:val="18"/>
                </w:rPr>
                <w:t xml:space="preserve">Ingénierie et pilotage d'un service de SR/PF </w:t>
              </w:r>
            </w:ins>
          </w:p>
        </w:tc>
        <w:tc>
          <w:tcPr>
            <w:tcW w:w="316" w:type="pct"/>
            <w:tcBorders>
              <w:top w:val="single" w:sz="4" w:space="0" w:color="auto"/>
              <w:left w:val="single" w:sz="4" w:space="0" w:color="auto"/>
              <w:right w:val="single" w:sz="4" w:space="0" w:color="auto"/>
            </w:tcBorders>
            <w:vAlign w:val="center"/>
          </w:tcPr>
          <w:p w14:paraId="1C0AB978" w14:textId="77777777" w:rsidR="00561D9D" w:rsidRDefault="00561D9D" w:rsidP="00D27EF1">
            <w:pPr>
              <w:tabs>
                <w:tab w:val="left" w:pos="567"/>
                <w:tab w:val="left" w:pos="1276"/>
                <w:tab w:val="left" w:pos="2127"/>
              </w:tabs>
              <w:spacing w:before="100"/>
              <w:jc w:val="center"/>
              <w:rPr>
                <w:ins w:id="6878" w:author="Dr Mamadou SANOGO" w:date="2023-10-26T15:54:00Z"/>
                <w:rFonts w:asciiTheme="minorHAnsi" w:hAnsiTheme="minorHAnsi"/>
                <w:bCs/>
                <w:color w:val="000000" w:themeColor="text1"/>
                <w:szCs w:val="18"/>
              </w:rPr>
            </w:pPr>
            <w:ins w:id="6879" w:author="Dr Mamadou SANOGO" w:date="2023-10-26T15:54:00Z">
              <w:r>
                <w:rPr>
                  <w:rFonts w:asciiTheme="minorHAnsi" w:hAnsiTheme="minorHAnsi"/>
                  <w:bCs/>
                  <w:color w:val="000000" w:themeColor="text1"/>
                  <w:szCs w:val="18"/>
                </w:rPr>
                <w:t>3</w:t>
              </w:r>
            </w:ins>
          </w:p>
        </w:tc>
        <w:tc>
          <w:tcPr>
            <w:tcW w:w="633" w:type="pct"/>
            <w:vMerge/>
            <w:tcBorders>
              <w:left w:val="single" w:sz="4" w:space="0" w:color="auto"/>
              <w:right w:val="single" w:sz="4" w:space="0" w:color="auto"/>
            </w:tcBorders>
            <w:vAlign w:val="center"/>
          </w:tcPr>
          <w:p w14:paraId="627A0004" w14:textId="77777777" w:rsidR="00561D9D" w:rsidRPr="00325280" w:rsidRDefault="00561D9D" w:rsidP="00D27EF1">
            <w:pPr>
              <w:tabs>
                <w:tab w:val="left" w:pos="567"/>
                <w:tab w:val="left" w:pos="1276"/>
                <w:tab w:val="left" w:pos="2127"/>
              </w:tabs>
              <w:spacing w:before="100"/>
              <w:jc w:val="center"/>
              <w:rPr>
                <w:ins w:id="6880" w:author="Dr Mamadou SANOGO" w:date="2023-10-26T15:54: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D5F87F8" w14:textId="77777777" w:rsidR="00561D9D" w:rsidRPr="00325280" w:rsidRDefault="00561D9D" w:rsidP="00D27EF1">
            <w:pPr>
              <w:rPr>
                <w:ins w:id="6881" w:author="Dr Mamadou SANOGO" w:date="2023-10-26T15:54: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54F03239" w14:textId="77777777" w:rsidR="00561D9D" w:rsidRPr="00325280" w:rsidRDefault="00561D9D" w:rsidP="00D27EF1">
            <w:pPr>
              <w:rPr>
                <w:ins w:id="6882" w:author="Dr Mamadou SANOGO" w:date="2023-10-26T15:54:00Z"/>
                <w:rFonts w:asciiTheme="minorHAnsi" w:hAnsiTheme="minorHAnsi"/>
                <w:bCs/>
                <w:i/>
                <w:color w:val="000000" w:themeColor="text1"/>
                <w:sz w:val="16"/>
                <w:szCs w:val="16"/>
              </w:rPr>
            </w:pPr>
          </w:p>
        </w:tc>
      </w:tr>
      <w:tr w:rsidR="00561D9D" w14:paraId="6743C48E" w14:textId="77777777" w:rsidTr="00D27EF1">
        <w:trPr>
          <w:cantSplit/>
          <w:trHeight w:val="20"/>
          <w:jc w:val="center"/>
          <w:ins w:id="6883" w:author="Dr Mamadou SANOGO" w:date="2023-10-26T15:54:00Z"/>
        </w:trPr>
        <w:tc>
          <w:tcPr>
            <w:tcW w:w="948" w:type="pct"/>
            <w:vMerge w:val="restart"/>
            <w:tcBorders>
              <w:top w:val="single" w:sz="4" w:space="0" w:color="auto"/>
              <w:left w:val="single" w:sz="4" w:space="0" w:color="auto"/>
              <w:right w:val="single" w:sz="4" w:space="0" w:color="auto"/>
            </w:tcBorders>
            <w:vAlign w:val="center"/>
            <w:hideMark/>
          </w:tcPr>
          <w:p w14:paraId="743A4BC4" w14:textId="77777777" w:rsidR="00561D9D" w:rsidRDefault="00561D9D" w:rsidP="00D27EF1">
            <w:pPr>
              <w:rPr>
                <w:ins w:id="6884" w:author="Dr Mamadou SANOGO" w:date="2023-10-26T15:54:00Z"/>
                <w:rFonts w:asciiTheme="minorHAnsi" w:hAnsiTheme="minorHAnsi"/>
                <w:b/>
                <w:color w:val="000000" w:themeColor="text1"/>
              </w:rPr>
            </w:pPr>
            <w:ins w:id="6885" w:author="Dr Mamadou SANOGO" w:date="2023-10-26T15:54:00Z">
              <w:r>
                <w:rPr>
                  <w:rFonts w:asciiTheme="minorHAnsi" w:hAnsiTheme="minorHAnsi"/>
                  <w:b/>
                  <w:color w:val="000000" w:themeColor="text1"/>
                </w:rPr>
                <w:t>MGO233</w:t>
              </w:r>
            </w:ins>
          </w:p>
          <w:p w14:paraId="7B79A18D" w14:textId="77777777" w:rsidR="00561D9D" w:rsidRPr="00A425BB" w:rsidRDefault="00561D9D" w:rsidP="00D27EF1">
            <w:pPr>
              <w:rPr>
                <w:ins w:id="6886" w:author="Dr Mamadou SANOGO" w:date="2023-10-26T15:54:00Z"/>
                <w:rFonts w:asciiTheme="minorHAnsi" w:hAnsiTheme="minorHAnsi"/>
                <w:b/>
                <w:color w:val="000000" w:themeColor="text1"/>
              </w:rPr>
            </w:pPr>
            <w:ins w:id="6887" w:author="Dr Mamadou SANOGO" w:date="2023-10-26T15:54:00Z">
              <w:r w:rsidRPr="001060A1">
                <w:rPr>
                  <w:rFonts w:asciiTheme="minorHAnsi" w:hAnsiTheme="minorHAnsi"/>
                  <w:b/>
                  <w:color w:val="000000" w:themeColor="text1"/>
                </w:rPr>
                <w:t xml:space="preserve">Santé reproductive </w:t>
              </w:r>
              <w:proofErr w:type="gramStart"/>
              <w:r w:rsidRPr="001060A1">
                <w:rPr>
                  <w:rFonts w:asciiTheme="minorHAnsi" w:hAnsiTheme="minorHAnsi"/>
                  <w:b/>
                  <w:color w:val="000000" w:themeColor="text1"/>
                </w:rPr>
                <w:t>de  la</w:t>
              </w:r>
              <w:proofErr w:type="gramEnd"/>
              <w:r w:rsidRPr="001060A1">
                <w:rPr>
                  <w:rFonts w:asciiTheme="minorHAnsi" w:hAnsiTheme="minorHAnsi"/>
                  <w:b/>
                  <w:color w:val="000000" w:themeColor="text1"/>
                </w:rPr>
                <w:t xml:space="preserve"> mère </w:t>
              </w:r>
            </w:ins>
          </w:p>
        </w:tc>
        <w:tc>
          <w:tcPr>
            <w:tcW w:w="316" w:type="pct"/>
            <w:vMerge w:val="restart"/>
            <w:tcBorders>
              <w:top w:val="single" w:sz="4" w:space="0" w:color="auto"/>
              <w:left w:val="single" w:sz="4" w:space="0" w:color="auto"/>
              <w:right w:val="single" w:sz="4" w:space="0" w:color="auto"/>
            </w:tcBorders>
            <w:vAlign w:val="center"/>
            <w:hideMark/>
          </w:tcPr>
          <w:p w14:paraId="0437881A" w14:textId="77777777" w:rsidR="00561D9D" w:rsidRPr="00325280" w:rsidRDefault="00561D9D" w:rsidP="00D27EF1">
            <w:pPr>
              <w:jc w:val="center"/>
              <w:rPr>
                <w:ins w:id="6888" w:author="Dr Mamadou SANOGO" w:date="2023-10-26T15:54:00Z"/>
                <w:rFonts w:asciiTheme="minorHAnsi" w:hAnsiTheme="minorHAnsi"/>
                <w:b/>
                <w:color w:val="000000" w:themeColor="text1"/>
              </w:rPr>
            </w:pPr>
            <w:ins w:id="6889" w:author="Dr Mamadou SANOGO" w:date="2023-10-26T15:54:00Z">
              <w:r>
                <w:rPr>
                  <w:rFonts w:asciiTheme="minorHAnsi" w:hAnsiTheme="minorHAnsi"/>
                  <w:b/>
                  <w:color w:val="000000" w:themeColor="text1"/>
                </w:rPr>
                <w:t>6</w:t>
              </w:r>
            </w:ins>
          </w:p>
        </w:tc>
        <w:tc>
          <w:tcPr>
            <w:tcW w:w="887" w:type="pct"/>
            <w:vMerge w:val="restart"/>
            <w:tcBorders>
              <w:top w:val="single" w:sz="4" w:space="0" w:color="auto"/>
              <w:left w:val="single" w:sz="4" w:space="0" w:color="auto"/>
              <w:right w:val="single" w:sz="4" w:space="0" w:color="auto"/>
            </w:tcBorders>
            <w:vAlign w:val="center"/>
          </w:tcPr>
          <w:p w14:paraId="616CF3E2" w14:textId="77777777" w:rsidR="00561D9D" w:rsidRPr="00CE241E" w:rsidRDefault="00561D9D" w:rsidP="00D27EF1">
            <w:pPr>
              <w:tabs>
                <w:tab w:val="left" w:pos="567"/>
                <w:tab w:val="left" w:pos="1276"/>
                <w:tab w:val="left" w:pos="2127"/>
              </w:tabs>
              <w:spacing w:before="100"/>
              <w:rPr>
                <w:ins w:id="6890" w:author="Dr Mamadou SANOGO" w:date="2023-10-26T15:54:00Z"/>
                <w:rFonts w:asciiTheme="minorHAnsi" w:hAnsiTheme="minorHAnsi"/>
                <w:bCs/>
                <w:color w:val="000000" w:themeColor="text1"/>
                <w:sz w:val="18"/>
                <w:szCs w:val="18"/>
              </w:rPr>
            </w:pPr>
            <w:ins w:id="6891" w:author="Dr Mamadou SANOGO" w:date="2023-10-26T15:54:00Z">
              <w:r w:rsidRPr="00CE241E">
                <w:rPr>
                  <w:rFonts w:asciiTheme="minorHAnsi" w:hAnsiTheme="minorHAnsi"/>
                  <w:bCs/>
                  <w:color w:val="000000" w:themeColor="text1"/>
                  <w:sz w:val="18"/>
                  <w:szCs w:val="18"/>
                </w:rPr>
                <w:t>Diagnostiquer les pathologies gynécologiques et obstétricales courantes, les urgences gynécologiques, obstétricales et néonatales</w:t>
              </w:r>
            </w:ins>
          </w:p>
          <w:p w14:paraId="2BD505E9" w14:textId="77777777" w:rsidR="00561D9D" w:rsidRPr="00CE241E" w:rsidRDefault="00561D9D" w:rsidP="00D27EF1">
            <w:pPr>
              <w:tabs>
                <w:tab w:val="left" w:pos="567"/>
                <w:tab w:val="left" w:pos="1276"/>
                <w:tab w:val="left" w:pos="2127"/>
              </w:tabs>
              <w:spacing w:before="100"/>
              <w:rPr>
                <w:ins w:id="6892" w:author="Dr Mamadou SANOGO" w:date="2023-10-26T15:54:00Z"/>
                <w:rFonts w:asciiTheme="minorHAnsi" w:hAnsiTheme="minorHAnsi"/>
                <w:bCs/>
                <w:color w:val="000000" w:themeColor="text1"/>
                <w:sz w:val="18"/>
                <w:szCs w:val="18"/>
              </w:rPr>
            </w:pPr>
            <w:ins w:id="6893" w:author="Dr Mamadou SANOGO" w:date="2023-10-26T15:54:00Z">
              <w:r w:rsidRPr="00CE241E">
                <w:rPr>
                  <w:rFonts w:asciiTheme="minorHAnsi" w:hAnsiTheme="minorHAnsi"/>
                  <w:bCs/>
                  <w:color w:val="000000" w:themeColor="text1"/>
                  <w:sz w:val="18"/>
                  <w:szCs w:val="18"/>
                </w:rPr>
                <w:t>Traiter les pathologies gynécologiques et obst</w:t>
              </w:r>
              <w:r>
                <w:rPr>
                  <w:rFonts w:asciiTheme="minorHAnsi" w:hAnsiTheme="minorHAnsi"/>
                  <w:bCs/>
                  <w:color w:val="000000" w:themeColor="text1"/>
                  <w:sz w:val="18"/>
                  <w:szCs w:val="18"/>
                </w:rPr>
                <w:t xml:space="preserve">étricales </w:t>
              </w:r>
              <w:r w:rsidRPr="00CE241E">
                <w:rPr>
                  <w:rFonts w:asciiTheme="minorHAnsi" w:hAnsiTheme="minorHAnsi"/>
                  <w:bCs/>
                  <w:color w:val="000000" w:themeColor="text1"/>
                  <w:sz w:val="18"/>
                  <w:szCs w:val="18"/>
                </w:rPr>
                <w:t>courantes</w:t>
              </w:r>
            </w:ins>
          </w:p>
          <w:p w14:paraId="26508932" w14:textId="77777777" w:rsidR="00561D9D" w:rsidRPr="00CE241E" w:rsidRDefault="00561D9D" w:rsidP="00D27EF1">
            <w:pPr>
              <w:tabs>
                <w:tab w:val="left" w:pos="567"/>
                <w:tab w:val="left" w:pos="1276"/>
                <w:tab w:val="left" w:pos="2127"/>
              </w:tabs>
              <w:spacing w:before="100"/>
              <w:rPr>
                <w:ins w:id="6894" w:author="Dr Mamadou SANOGO" w:date="2023-10-26T15:54:00Z"/>
                <w:rFonts w:asciiTheme="minorHAnsi" w:hAnsiTheme="minorHAnsi"/>
                <w:bCs/>
                <w:color w:val="000000" w:themeColor="text1"/>
                <w:sz w:val="18"/>
                <w:szCs w:val="18"/>
              </w:rPr>
            </w:pPr>
            <w:ins w:id="6895" w:author="Dr Mamadou SANOGO" w:date="2023-10-26T15:54:00Z">
              <w:r w:rsidRPr="00CE241E">
                <w:rPr>
                  <w:rFonts w:asciiTheme="minorHAnsi" w:hAnsiTheme="minorHAnsi"/>
                  <w:bCs/>
                  <w:color w:val="000000" w:themeColor="text1"/>
                  <w:sz w:val="18"/>
                  <w:szCs w:val="18"/>
                </w:rPr>
                <w:t>Prodiguer des soins obstétricaux et néonataux d’urgence</w:t>
              </w:r>
            </w:ins>
          </w:p>
          <w:p w14:paraId="7AAC1CED" w14:textId="77777777" w:rsidR="00561D9D" w:rsidRPr="00325280" w:rsidRDefault="00561D9D" w:rsidP="00D27EF1">
            <w:pPr>
              <w:tabs>
                <w:tab w:val="left" w:pos="567"/>
                <w:tab w:val="left" w:pos="1276"/>
                <w:tab w:val="left" w:pos="2127"/>
              </w:tabs>
              <w:spacing w:before="100"/>
              <w:rPr>
                <w:ins w:id="6896" w:author="Dr Mamadou SANOGO" w:date="2023-10-26T15:54:00Z"/>
                <w:rFonts w:asciiTheme="minorHAnsi" w:hAnsiTheme="minorHAnsi"/>
                <w:bCs/>
                <w:color w:val="000000" w:themeColor="text1"/>
                <w:sz w:val="18"/>
                <w:szCs w:val="18"/>
              </w:rPr>
            </w:pPr>
            <w:ins w:id="6897" w:author="Dr Mamadou SANOGO" w:date="2023-10-26T15:54:00Z">
              <w:r>
                <w:rPr>
                  <w:rFonts w:asciiTheme="minorHAnsi" w:hAnsiTheme="minorHAnsi"/>
                  <w:bCs/>
                  <w:color w:val="000000" w:themeColor="text1"/>
                  <w:sz w:val="18"/>
                  <w:szCs w:val="18"/>
                </w:rPr>
                <w:t xml:space="preserve">Prévenir les </w:t>
              </w:r>
              <w:r w:rsidRPr="00CE241E">
                <w:rPr>
                  <w:rFonts w:asciiTheme="minorHAnsi" w:hAnsiTheme="minorHAnsi"/>
                  <w:bCs/>
                  <w:color w:val="000000" w:themeColor="text1"/>
                  <w:sz w:val="18"/>
                  <w:szCs w:val="18"/>
                </w:rPr>
                <w:t>affections gynécologiques</w:t>
              </w:r>
              <w:r>
                <w:rPr>
                  <w:rFonts w:asciiTheme="minorHAnsi" w:hAnsiTheme="minorHAnsi"/>
                  <w:bCs/>
                  <w:color w:val="000000" w:themeColor="text1"/>
                  <w:sz w:val="18"/>
                  <w:szCs w:val="18"/>
                </w:rPr>
                <w:t xml:space="preserve"> et obstétricales courantes</w:t>
              </w:r>
            </w:ins>
          </w:p>
        </w:tc>
        <w:tc>
          <w:tcPr>
            <w:tcW w:w="823" w:type="pct"/>
            <w:tcBorders>
              <w:top w:val="single" w:sz="4" w:space="0" w:color="auto"/>
              <w:left w:val="single" w:sz="4" w:space="0" w:color="auto"/>
              <w:bottom w:val="single" w:sz="4" w:space="0" w:color="auto"/>
              <w:right w:val="single" w:sz="4" w:space="0" w:color="auto"/>
            </w:tcBorders>
            <w:vAlign w:val="center"/>
            <w:hideMark/>
          </w:tcPr>
          <w:p w14:paraId="37DEA12A" w14:textId="77777777" w:rsidR="00561D9D" w:rsidRPr="004261F0" w:rsidRDefault="00561D9D" w:rsidP="00D27EF1">
            <w:pPr>
              <w:tabs>
                <w:tab w:val="left" w:pos="567"/>
                <w:tab w:val="left" w:pos="1276"/>
                <w:tab w:val="left" w:pos="2127"/>
              </w:tabs>
              <w:spacing w:before="100"/>
              <w:rPr>
                <w:ins w:id="6898" w:author="Dr Mamadou SANOGO" w:date="2023-10-26T15:54:00Z"/>
                <w:rFonts w:asciiTheme="minorHAnsi" w:hAnsiTheme="minorHAnsi"/>
                <w:bCs/>
                <w:color w:val="000000" w:themeColor="text1"/>
                <w:szCs w:val="18"/>
              </w:rPr>
            </w:pPr>
            <w:ins w:id="6899" w:author="Dr Mamadou SANOGO" w:date="2023-10-26T15:54:00Z">
              <w:r w:rsidRPr="004261F0">
                <w:rPr>
                  <w:rFonts w:asciiTheme="minorHAnsi" w:hAnsiTheme="minorHAnsi"/>
                  <w:bCs/>
                  <w:color w:val="000000" w:themeColor="text1"/>
                  <w:szCs w:val="18"/>
                </w:rPr>
                <w:t>Prise en charge des pathologies gynécologique</w:t>
              </w:r>
              <w:r>
                <w:rPr>
                  <w:rFonts w:asciiTheme="minorHAnsi" w:hAnsiTheme="minorHAnsi"/>
                  <w:bCs/>
                  <w:color w:val="000000" w:themeColor="text1"/>
                  <w:szCs w:val="18"/>
                </w:rPr>
                <w:t>s et</w:t>
              </w:r>
              <w:r w:rsidRPr="004261F0">
                <w:rPr>
                  <w:rFonts w:asciiTheme="minorHAnsi" w:hAnsiTheme="minorHAnsi"/>
                  <w:bCs/>
                  <w:color w:val="000000" w:themeColor="text1"/>
                  <w:szCs w:val="18"/>
                </w:rPr>
                <w:t xml:space="preserve"> obstétricale</w:t>
              </w:r>
              <w:r>
                <w:rPr>
                  <w:rFonts w:asciiTheme="minorHAnsi" w:hAnsiTheme="minorHAnsi"/>
                  <w:bCs/>
                  <w:color w:val="000000" w:themeColor="text1"/>
                  <w:szCs w:val="18"/>
                </w:rPr>
                <w:t>s</w:t>
              </w:r>
              <w:r w:rsidRPr="004261F0">
                <w:rPr>
                  <w:rFonts w:asciiTheme="minorHAnsi" w:hAnsiTheme="minorHAnsi"/>
                  <w:bCs/>
                  <w:color w:val="000000" w:themeColor="text1"/>
                  <w:szCs w:val="18"/>
                </w:rPr>
                <w:t xml:space="preserve"> </w:t>
              </w:r>
            </w:ins>
          </w:p>
        </w:tc>
        <w:tc>
          <w:tcPr>
            <w:tcW w:w="316" w:type="pct"/>
            <w:tcBorders>
              <w:top w:val="single" w:sz="4" w:space="0" w:color="auto"/>
              <w:left w:val="single" w:sz="4" w:space="0" w:color="auto"/>
              <w:bottom w:val="single" w:sz="4" w:space="0" w:color="auto"/>
              <w:right w:val="single" w:sz="4" w:space="0" w:color="auto"/>
            </w:tcBorders>
            <w:vAlign w:val="center"/>
            <w:hideMark/>
          </w:tcPr>
          <w:p w14:paraId="72D9A5D7" w14:textId="77777777" w:rsidR="00561D9D" w:rsidRPr="00325280" w:rsidRDefault="00561D9D" w:rsidP="00D27EF1">
            <w:pPr>
              <w:tabs>
                <w:tab w:val="left" w:pos="567"/>
                <w:tab w:val="left" w:pos="1276"/>
                <w:tab w:val="left" w:pos="2127"/>
              </w:tabs>
              <w:spacing w:before="100"/>
              <w:jc w:val="center"/>
              <w:rPr>
                <w:ins w:id="6900" w:author="Dr Mamadou SANOGO" w:date="2023-10-26T15:54:00Z"/>
                <w:rFonts w:asciiTheme="minorHAnsi" w:hAnsiTheme="minorHAnsi"/>
                <w:bCs/>
                <w:color w:val="000000" w:themeColor="text1"/>
                <w:szCs w:val="18"/>
              </w:rPr>
            </w:pPr>
            <w:ins w:id="6901" w:author="Dr Mamadou SANOGO" w:date="2023-10-26T15:54:00Z">
              <w:r>
                <w:rPr>
                  <w:rFonts w:asciiTheme="minorHAnsi" w:hAnsiTheme="minorHAnsi"/>
                  <w:bCs/>
                  <w:color w:val="000000" w:themeColor="text1"/>
                  <w:szCs w:val="18"/>
                </w:rPr>
                <w:t>2</w:t>
              </w:r>
            </w:ins>
          </w:p>
        </w:tc>
        <w:tc>
          <w:tcPr>
            <w:tcW w:w="633" w:type="pct"/>
            <w:vMerge w:val="restart"/>
            <w:tcBorders>
              <w:top w:val="single" w:sz="4" w:space="0" w:color="auto"/>
              <w:left w:val="single" w:sz="4" w:space="0" w:color="auto"/>
              <w:right w:val="single" w:sz="4" w:space="0" w:color="auto"/>
            </w:tcBorders>
            <w:vAlign w:val="center"/>
            <w:hideMark/>
          </w:tcPr>
          <w:p w14:paraId="22BC244A" w14:textId="77777777" w:rsidR="00561D9D" w:rsidRPr="00325280" w:rsidRDefault="00561D9D" w:rsidP="00D27EF1">
            <w:pPr>
              <w:tabs>
                <w:tab w:val="left" w:pos="567"/>
                <w:tab w:val="left" w:pos="1276"/>
                <w:tab w:val="left" w:pos="2127"/>
              </w:tabs>
              <w:spacing w:before="100"/>
              <w:jc w:val="center"/>
              <w:rPr>
                <w:ins w:id="6902" w:author="Dr Mamadou SANOGO" w:date="2023-10-26T15:54:00Z"/>
                <w:rFonts w:asciiTheme="minorHAnsi" w:hAnsiTheme="minorHAnsi"/>
                <w:bCs/>
                <w:color w:val="000000" w:themeColor="text1"/>
                <w:szCs w:val="18"/>
              </w:rPr>
            </w:pPr>
            <w:ins w:id="6903" w:author="Dr Mamadou SANOGO" w:date="2023-10-26T15:54:00Z">
              <w:r>
                <w:rPr>
                  <w:rFonts w:asciiTheme="minorHAnsi" w:hAnsiTheme="minorHAnsi"/>
                  <w:bCs/>
                  <w:color w:val="000000" w:themeColor="text1"/>
                  <w:szCs w:val="18"/>
                </w:rPr>
                <w:t>10/50/20/90</w:t>
              </w:r>
            </w:ins>
          </w:p>
        </w:tc>
        <w:tc>
          <w:tcPr>
            <w:tcW w:w="444" w:type="pct"/>
            <w:vMerge w:val="restart"/>
            <w:tcBorders>
              <w:top w:val="single" w:sz="4" w:space="0" w:color="auto"/>
              <w:left w:val="single" w:sz="4" w:space="0" w:color="auto"/>
              <w:right w:val="single" w:sz="4" w:space="0" w:color="auto"/>
            </w:tcBorders>
            <w:vAlign w:val="center"/>
            <w:hideMark/>
          </w:tcPr>
          <w:p w14:paraId="26C8F60A" w14:textId="77777777" w:rsidR="00561D9D" w:rsidRDefault="00561D9D" w:rsidP="00D27EF1">
            <w:pPr>
              <w:rPr>
                <w:ins w:id="6904" w:author="Dr Mamadou SANOGO" w:date="2023-10-26T15:54:00Z"/>
              </w:rPr>
            </w:pPr>
            <w:ins w:id="6905" w:author="Dr Mamadou SANOGO" w:date="2023-10-26T15:54:00Z">
              <w:r w:rsidRPr="003F087C">
                <w:rPr>
                  <w:rFonts w:asciiTheme="minorHAnsi" w:hAnsiTheme="minorHAnsi"/>
                  <w:bCs/>
                  <w:i/>
                  <w:color w:val="000000" w:themeColor="text1"/>
                  <w:sz w:val="16"/>
                  <w:szCs w:val="16"/>
                </w:rPr>
                <w:t>Co</w:t>
              </w:r>
              <w:r>
                <w:rPr>
                  <w:rFonts w:asciiTheme="minorHAnsi" w:hAnsiTheme="minorHAnsi"/>
                  <w:bCs/>
                  <w:i/>
                  <w:color w:val="000000" w:themeColor="text1"/>
                  <w:sz w:val="16"/>
                  <w:szCs w:val="16"/>
                </w:rPr>
                <w:t>urs magistral, travaux dirigés</w:t>
              </w:r>
              <w:r w:rsidRPr="003F087C">
                <w:rPr>
                  <w:rFonts w:asciiTheme="minorHAnsi" w:hAnsiTheme="minorHAnsi"/>
                  <w:bCs/>
                  <w:i/>
                  <w:color w:val="000000" w:themeColor="text1"/>
                  <w:sz w:val="16"/>
                  <w:szCs w:val="16"/>
                </w:rPr>
                <w:t xml:space="preserve">, </w:t>
              </w:r>
              <w:r>
                <w:rPr>
                  <w:rFonts w:asciiTheme="minorHAnsi" w:hAnsiTheme="minorHAnsi"/>
                  <w:bCs/>
                  <w:i/>
                  <w:color w:val="000000" w:themeColor="text1"/>
                  <w:sz w:val="16"/>
                  <w:szCs w:val="16"/>
                </w:rPr>
                <w:t xml:space="preserve">travaux </w:t>
              </w:r>
              <w:proofErr w:type="gramStart"/>
              <w:r>
                <w:rPr>
                  <w:rFonts w:asciiTheme="minorHAnsi" w:hAnsiTheme="minorHAnsi"/>
                  <w:bCs/>
                  <w:i/>
                  <w:color w:val="000000" w:themeColor="text1"/>
                  <w:sz w:val="16"/>
                  <w:szCs w:val="16"/>
                </w:rPr>
                <w:t>pratiques ,</w:t>
              </w:r>
              <w:proofErr w:type="gramEnd"/>
              <w:r>
                <w:rPr>
                  <w:rFonts w:asciiTheme="minorHAnsi" w:hAnsiTheme="minorHAnsi"/>
                  <w:bCs/>
                  <w:i/>
                  <w:color w:val="000000" w:themeColor="text1"/>
                  <w:sz w:val="16"/>
                  <w:szCs w:val="16"/>
                </w:rPr>
                <w:t xml:space="preserve"> </w:t>
              </w:r>
              <w:r w:rsidRPr="003F087C">
                <w:rPr>
                  <w:rFonts w:asciiTheme="minorHAnsi" w:hAnsiTheme="minorHAnsi"/>
                  <w:bCs/>
                  <w:i/>
                  <w:color w:val="000000" w:themeColor="text1"/>
                  <w:sz w:val="16"/>
                  <w:szCs w:val="16"/>
                </w:rPr>
                <w:t>études de cas, exposés participatifs, mise en situation réelle de travail</w:t>
              </w:r>
              <w:r>
                <w:rPr>
                  <w:rFonts w:asciiTheme="minorHAnsi" w:hAnsiTheme="minorHAnsi"/>
                  <w:bCs/>
                  <w:i/>
                  <w:color w:val="000000" w:themeColor="text1"/>
                  <w:sz w:val="16"/>
                  <w:szCs w:val="16"/>
                </w:rPr>
                <w:t>, stage</w:t>
              </w:r>
            </w:ins>
          </w:p>
        </w:tc>
        <w:tc>
          <w:tcPr>
            <w:tcW w:w="633" w:type="pct"/>
            <w:vMerge w:val="restart"/>
            <w:tcBorders>
              <w:top w:val="single" w:sz="4" w:space="0" w:color="auto"/>
              <w:left w:val="single" w:sz="4" w:space="0" w:color="auto"/>
              <w:right w:val="single" w:sz="4" w:space="0" w:color="auto"/>
            </w:tcBorders>
            <w:vAlign w:val="center"/>
            <w:hideMark/>
          </w:tcPr>
          <w:p w14:paraId="0693983B" w14:textId="77777777" w:rsidR="00561D9D" w:rsidRDefault="00561D9D" w:rsidP="00D27EF1">
            <w:pPr>
              <w:rPr>
                <w:ins w:id="6906" w:author="Dr Mamadou SANOGO" w:date="2023-10-26T15:54:00Z"/>
              </w:rPr>
            </w:pPr>
            <w:ins w:id="6907" w:author="Dr Mamadou SANOGO" w:date="2023-10-26T15:54:00Z">
              <w:r w:rsidRPr="002A624B">
                <w:rPr>
                  <w:rFonts w:asciiTheme="minorHAnsi" w:hAnsiTheme="minorHAnsi"/>
                  <w:bCs/>
                  <w:i/>
                  <w:color w:val="000000" w:themeColor="text1"/>
                  <w:sz w:val="16"/>
                  <w:szCs w:val="16"/>
                </w:rPr>
                <w:t>Contrôle continu écrit ou oral, cas pratiques, Mise en situation réelle de travail</w:t>
              </w:r>
            </w:ins>
          </w:p>
        </w:tc>
      </w:tr>
      <w:tr w:rsidR="00561D9D" w14:paraId="5A956AFA" w14:textId="77777777" w:rsidTr="00D27EF1">
        <w:trPr>
          <w:cantSplit/>
          <w:trHeight w:val="363"/>
          <w:jc w:val="center"/>
          <w:ins w:id="6908" w:author="Dr Mamadou SANOGO" w:date="2023-10-26T15:54:00Z"/>
        </w:trPr>
        <w:tc>
          <w:tcPr>
            <w:tcW w:w="948" w:type="pct"/>
            <w:vMerge/>
            <w:tcBorders>
              <w:left w:val="single" w:sz="4" w:space="0" w:color="auto"/>
              <w:right w:val="single" w:sz="4" w:space="0" w:color="auto"/>
            </w:tcBorders>
            <w:vAlign w:val="center"/>
          </w:tcPr>
          <w:p w14:paraId="2DD87379" w14:textId="77777777" w:rsidR="00561D9D" w:rsidRPr="00807E53" w:rsidRDefault="00561D9D" w:rsidP="00D27EF1">
            <w:pPr>
              <w:rPr>
                <w:ins w:id="6909" w:author="Dr Mamadou SANOGO" w:date="2023-10-26T15:54: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63D2B468" w14:textId="77777777" w:rsidR="00561D9D" w:rsidRDefault="00561D9D" w:rsidP="00D27EF1">
            <w:pPr>
              <w:jc w:val="center"/>
              <w:rPr>
                <w:ins w:id="6910" w:author="Dr Mamadou SANOGO" w:date="2023-10-26T15:54: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255FF69D" w14:textId="77777777" w:rsidR="00561D9D" w:rsidRPr="00325280" w:rsidRDefault="00561D9D" w:rsidP="00D27EF1">
            <w:pPr>
              <w:tabs>
                <w:tab w:val="left" w:pos="567"/>
                <w:tab w:val="left" w:pos="1276"/>
                <w:tab w:val="left" w:pos="2127"/>
              </w:tabs>
              <w:spacing w:before="100"/>
              <w:rPr>
                <w:ins w:id="6911" w:author="Dr Mamadou SANOGO" w:date="2023-10-26T15:54: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6D84B009" w14:textId="77777777" w:rsidR="00561D9D" w:rsidRPr="004261F0" w:rsidRDefault="00561D9D" w:rsidP="00D27EF1">
            <w:pPr>
              <w:tabs>
                <w:tab w:val="left" w:pos="567"/>
                <w:tab w:val="left" w:pos="1276"/>
                <w:tab w:val="left" w:pos="2127"/>
              </w:tabs>
              <w:spacing w:before="100"/>
              <w:rPr>
                <w:ins w:id="6912" w:author="Dr Mamadou SANOGO" w:date="2023-10-26T15:54:00Z"/>
                <w:rFonts w:asciiTheme="minorHAnsi" w:hAnsiTheme="minorHAnsi"/>
                <w:bCs/>
                <w:color w:val="000000" w:themeColor="text1"/>
                <w:szCs w:val="18"/>
              </w:rPr>
            </w:pPr>
            <w:ins w:id="6913" w:author="Dr Mamadou SANOGO" w:date="2023-10-26T15:54:00Z">
              <w:r w:rsidRPr="004261F0">
                <w:rPr>
                  <w:rFonts w:asciiTheme="minorHAnsi" w:hAnsiTheme="minorHAnsi"/>
                  <w:bCs/>
                  <w:color w:val="000000" w:themeColor="text1"/>
                  <w:szCs w:val="18"/>
                </w:rPr>
                <w:t>Stage de prise en charg</w:t>
              </w:r>
              <w:r>
                <w:rPr>
                  <w:rFonts w:asciiTheme="minorHAnsi" w:hAnsiTheme="minorHAnsi"/>
                  <w:bCs/>
                  <w:color w:val="000000" w:themeColor="text1"/>
                  <w:szCs w:val="18"/>
                </w:rPr>
                <w:t xml:space="preserve">e des pathologies gynécologiques et </w:t>
              </w:r>
              <w:r w:rsidRPr="004261F0">
                <w:rPr>
                  <w:rFonts w:asciiTheme="minorHAnsi" w:hAnsiTheme="minorHAnsi"/>
                  <w:bCs/>
                  <w:color w:val="000000" w:themeColor="text1"/>
                  <w:szCs w:val="18"/>
                </w:rPr>
                <w:t>obstétricale</w:t>
              </w:r>
              <w:r>
                <w:rPr>
                  <w:rFonts w:asciiTheme="minorHAnsi" w:hAnsiTheme="minorHAnsi"/>
                  <w:bCs/>
                  <w:color w:val="000000" w:themeColor="text1"/>
                  <w:szCs w:val="18"/>
                </w:rPr>
                <w:t>s</w:t>
              </w:r>
            </w:ins>
          </w:p>
        </w:tc>
        <w:tc>
          <w:tcPr>
            <w:tcW w:w="316" w:type="pct"/>
            <w:tcBorders>
              <w:top w:val="single" w:sz="4" w:space="0" w:color="auto"/>
              <w:left w:val="single" w:sz="4" w:space="0" w:color="auto"/>
              <w:bottom w:val="single" w:sz="4" w:space="0" w:color="auto"/>
              <w:right w:val="single" w:sz="4" w:space="0" w:color="auto"/>
            </w:tcBorders>
            <w:vAlign w:val="center"/>
          </w:tcPr>
          <w:p w14:paraId="166242A8" w14:textId="77777777" w:rsidR="00561D9D" w:rsidRDefault="00561D9D" w:rsidP="00D27EF1">
            <w:pPr>
              <w:tabs>
                <w:tab w:val="left" w:pos="567"/>
                <w:tab w:val="left" w:pos="1276"/>
                <w:tab w:val="left" w:pos="2127"/>
              </w:tabs>
              <w:spacing w:before="100"/>
              <w:jc w:val="center"/>
              <w:rPr>
                <w:ins w:id="6914" w:author="Dr Mamadou SANOGO" w:date="2023-10-26T15:54:00Z"/>
                <w:rFonts w:asciiTheme="minorHAnsi" w:hAnsiTheme="minorHAnsi"/>
                <w:bCs/>
                <w:color w:val="000000" w:themeColor="text1"/>
                <w:szCs w:val="18"/>
              </w:rPr>
            </w:pPr>
            <w:ins w:id="6915" w:author="Dr Mamadou SANOGO" w:date="2023-10-26T15:54:00Z">
              <w:r>
                <w:rPr>
                  <w:rFonts w:asciiTheme="minorHAnsi" w:hAnsiTheme="minorHAnsi"/>
                  <w:bCs/>
                  <w:color w:val="000000" w:themeColor="text1"/>
                  <w:szCs w:val="18"/>
                </w:rPr>
                <w:t>2</w:t>
              </w:r>
            </w:ins>
          </w:p>
        </w:tc>
        <w:tc>
          <w:tcPr>
            <w:tcW w:w="633" w:type="pct"/>
            <w:vMerge/>
            <w:tcBorders>
              <w:left w:val="single" w:sz="4" w:space="0" w:color="auto"/>
              <w:right w:val="single" w:sz="4" w:space="0" w:color="auto"/>
            </w:tcBorders>
            <w:vAlign w:val="center"/>
          </w:tcPr>
          <w:p w14:paraId="52A3E466" w14:textId="77777777" w:rsidR="00561D9D" w:rsidRDefault="00561D9D" w:rsidP="00D27EF1">
            <w:pPr>
              <w:tabs>
                <w:tab w:val="left" w:pos="567"/>
                <w:tab w:val="left" w:pos="1276"/>
                <w:tab w:val="left" w:pos="2127"/>
              </w:tabs>
              <w:spacing w:before="100"/>
              <w:jc w:val="center"/>
              <w:rPr>
                <w:ins w:id="6916" w:author="Dr Mamadou SANOGO" w:date="2023-10-26T15:54: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47DEDD3" w14:textId="77777777" w:rsidR="00561D9D" w:rsidRPr="003F087C" w:rsidRDefault="00561D9D" w:rsidP="00D27EF1">
            <w:pPr>
              <w:rPr>
                <w:ins w:id="6917" w:author="Dr Mamadou SANOGO" w:date="2023-10-26T15:54: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1E19B084" w14:textId="77777777" w:rsidR="00561D9D" w:rsidRPr="002A624B" w:rsidRDefault="00561D9D" w:rsidP="00D27EF1">
            <w:pPr>
              <w:rPr>
                <w:ins w:id="6918" w:author="Dr Mamadou SANOGO" w:date="2023-10-26T15:54:00Z"/>
                <w:rFonts w:asciiTheme="minorHAnsi" w:hAnsiTheme="minorHAnsi"/>
                <w:bCs/>
                <w:i/>
                <w:color w:val="000000" w:themeColor="text1"/>
                <w:sz w:val="16"/>
                <w:szCs w:val="16"/>
              </w:rPr>
            </w:pPr>
          </w:p>
        </w:tc>
      </w:tr>
      <w:tr w:rsidR="00561D9D" w14:paraId="12A9FBFF" w14:textId="77777777" w:rsidTr="00D27EF1">
        <w:trPr>
          <w:cantSplit/>
          <w:trHeight w:val="776"/>
          <w:jc w:val="center"/>
          <w:ins w:id="6919" w:author="Dr Mamadou SANOGO" w:date="2023-10-26T15:54:00Z"/>
        </w:trPr>
        <w:tc>
          <w:tcPr>
            <w:tcW w:w="948" w:type="pct"/>
            <w:vMerge/>
            <w:tcBorders>
              <w:left w:val="single" w:sz="4" w:space="0" w:color="auto"/>
              <w:bottom w:val="single" w:sz="4" w:space="0" w:color="auto"/>
              <w:right w:val="single" w:sz="4" w:space="0" w:color="auto"/>
            </w:tcBorders>
            <w:vAlign w:val="center"/>
          </w:tcPr>
          <w:p w14:paraId="3135ED69" w14:textId="77777777" w:rsidR="00561D9D" w:rsidRPr="00807E53" w:rsidRDefault="00561D9D" w:rsidP="00D27EF1">
            <w:pPr>
              <w:rPr>
                <w:ins w:id="6920" w:author="Dr Mamadou SANOGO" w:date="2023-10-26T15:54: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7CE1A0E5" w14:textId="77777777" w:rsidR="00561D9D" w:rsidRDefault="00561D9D" w:rsidP="00D27EF1">
            <w:pPr>
              <w:jc w:val="center"/>
              <w:rPr>
                <w:ins w:id="6921" w:author="Dr Mamadou SANOGO" w:date="2023-10-26T15:54: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76E66387" w14:textId="77777777" w:rsidR="00561D9D" w:rsidRPr="00325280" w:rsidRDefault="00561D9D" w:rsidP="00D27EF1">
            <w:pPr>
              <w:tabs>
                <w:tab w:val="left" w:pos="567"/>
                <w:tab w:val="left" w:pos="1276"/>
                <w:tab w:val="left" w:pos="2127"/>
              </w:tabs>
              <w:spacing w:before="100"/>
              <w:rPr>
                <w:ins w:id="6922" w:author="Dr Mamadou SANOGO" w:date="2023-10-26T15:54: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7F85396F" w14:textId="77777777" w:rsidR="00561D9D" w:rsidRPr="004261F0" w:rsidRDefault="00561D9D" w:rsidP="00D27EF1">
            <w:pPr>
              <w:tabs>
                <w:tab w:val="left" w:pos="567"/>
                <w:tab w:val="left" w:pos="1276"/>
                <w:tab w:val="left" w:pos="2127"/>
              </w:tabs>
              <w:spacing w:before="100"/>
              <w:rPr>
                <w:ins w:id="6923" w:author="Dr Mamadou SANOGO" w:date="2023-10-26T15:54:00Z"/>
                <w:rFonts w:asciiTheme="minorHAnsi" w:hAnsiTheme="minorHAnsi"/>
                <w:bCs/>
                <w:color w:val="000000" w:themeColor="text1"/>
                <w:szCs w:val="18"/>
              </w:rPr>
            </w:pPr>
            <w:ins w:id="6924" w:author="Dr Mamadou SANOGO" w:date="2023-10-26T15:54:00Z">
              <w:r w:rsidRPr="004261F0">
                <w:rPr>
                  <w:rFonts w:asciiTheme="minorHAnsi" w:hAnsiTheme="minorHAnsi"/>
                  <w:bCs/>
                  <w:color w:val="000000" w:themeColor="text1"/>
                  <w:szCs w:val="18"/>
                </w:rPr>
                <w:t xml:space="preserve">Urgences obstétricales et néonatales </w:t>
              </w:r>
            </w:ins>
          </w:p>
        </w:tc>
        <w:tc>
          <w:tcPr>
            <w:tcW w:w="316" w:type="pct"/>
            <w:tcBorders>
              <w:top w:val="single" w:sz="4" w:space="0" w:color="auto"/>
              <w:left w:val="single" w:sz="4" w:space="0" w:color="auto"/>
              <w:bottom w:val="single" w:sz="4" w:space="0" w:color="auto"/>
              <w:right w:val="single" w:sz="4" w:space="0" w:color="auto"/>
            </w:tcBorders>
            <w:vAlign w:val="center"/>
          </w:tcPr>
          <w:p w14:paraId="34F96038" w14:textId="77777777" w:rsidR="00561D9D" w:rsidRDefault="00561D9D" w:rsidP="00D27EF1">
            <w:pPr>
              <w:tabs>
                <w:tab w:val="left" w:pos="567"/>
                <w:tab w:val="left" w:pos="1276"/>
                <w:tab w:val="left" w:pos="2127"/>
              </w:tabs>
              <w:spacing w:before="100"/>
              <w:jc w:val="center"/>
              <w:rPr>
                <w:ins w:id="6925" w:author="Dr Mamadou SANOGO" w:date="2023-10-26T15:54:00Z"/>
                <w:rFonts w:asciiTheme="minorHAnsi" w:hAnsiTheme="minorHAnsi"/>
                <w:bCs/>
                <w:color w:val="000000" w:themeColor="text1"/>
                <w:szCs w:val="18"/>
              </w:rPr>
            </w:pPr>
            <w:ins w:id="6926" w:author="Dr Mamadou SANOGO" w:date="2023-10-26T15:54:00Z">
              <w:r>
                <w:rPr>
                  <w:rFonts w:asciiTheme="minorHAnsi" w:hAnsiTheme="minorHAnsi"/>
                  <w:bCs/>
                  <w:color w:val="000000" w:themeColor="text1"/>
                  <w:szCs w:val="18"/>
                </w:rPr>
                <w:t>2</w:t>
              </w:r>
            </w:ins>
          </w:p>
        </w:tc>
        <w:tc>
          <w:tcPr>
            <w:tcW w:w="633" w:type="pct"/>
            <w:vMerge/>
            <w:tcBorders>
              <w:left w:val="single" w:sz="4" w:space="0" w:color="auto"/>
              <w:bottom w:val="single" w:sz="4" w:space="0" w:color="auto"/>
              <w:right w:val="single" w:sz="4" w:space="0" w:color="auto"/>
            </w:tcBorders>
            <w:vAlign w:val="center"/>
          </w:tcPr>
          <w:p w14:paraId="5DED18C9" w14:textId="77777777" w:rsidR="00561D9D" w:rsidRDefault="00561D9D" w:rsidP="00D27EF1">
            <w:pPr>
              <w:tabs>
                <w:tab w:val="left" w:pos="567"/>
                <w:tab w:val="left" w:pos="1276"/>
                <w:tab w:val="left" w:pos="2127"/>
              </w:tabs>
              <w:spacing w:before="100"/>
              <w:jc w:val="center"/>
              <w:rPr>
                <w:ins w:id="6927" w:author="Dr Mamadou SANOGO" w:date="2023-10-26T15:54: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6BDCCC0E" w14:textId="77777777" w:rsidR="00561D9D" w:rsidRPr="003F087C" w:rsidRDefault="00561D9D" w:rsidP="00D27EF1">
            <w:pPr>
              <w:rPr>
                <w:ins w:id="6928" w:author="Dr Mamadou SANOGO" w:date="2023-10-26T15:54: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108D2AA7" w14:textId="77777777" w:rsidR="00561D9D" w:rsidRPr="002A624B" w:rsidRDefault="00561D9D" w:rsidP="00D27EF1">
            <w:pPr>
              <w:rPr>
                <w:ins w:id="6929" w:author="Dr Mamadou SANOGO" w:date="2023-10-26T15:54:00Z"/>
                <w:rFonts w:asciiTheme="minorHAnsi" w:hAnsiTheme="minorHAnsi"/>
                <w:bCs/>
                <w:i/>
                <w:color w:val="000000" w:themeColor="text1"/>
                <w:sz w:val="16"/>
                <w:szCs w:val="16"/>
              </w:rPr>
            </w:pPr>
          </w:p>
        </w:tc>
      </w:tr>
      <w:tr w:rsidR="00561D9D" w14:paraId="0F5FD74F" w14:textId="77777777" w:rsidTr="00D27EF1">
        <w:trPr>
          <w:cantSplit/>
          <w:trHeight w:val="1544"/>
          <w:jc w:val="center"/>
          <w:ins w:id="6930" w:author="Dr Mamadou SANOGO" w:date="2023-10-26T15:54:00Z"/>
        </w:trPr>
        <w:tc>
          <w:tcPr>
            <w:tcW w:w="948" w:type="pct"/>
            <w:vMerge w:val="restart"/>
            <w:tcBorders>
              <w:top w:val="single" w:sz="4" w:space="0" w:color="auto"/>
              <w:left w:val="single" w:sz="4" w:space="0" w:color="auto"/>
              <w:right w:val="single" w:sz="4" w:space="0" w:color="auto"/>
            </w:tcBorders>
            <w:vAlign w:val="center"/>
            <w:hideMark/>
          </w:tcPr>
          <w:p w14:paraId="1E352960" w14:textId="77777777" w:rsidR="00561D9D" w:rsidRPr="00A425BB" w:rsidRDefault="00561D9D" w:rsidP="00D27EF1">
            <w:pPr>
              <w:rPr>
                <w:ins w:id="6931" w:author="Dr Mamadou SANOGO" w:date="2023-10-26T15:54:00Z"/>
                <w:rFonts w:asciiTheme="minorHAnsi" w:hAnsiTheme="minorHAnsi"/>
                <w:b/>
                <w:color w:val="000000" w:themeColor="text1"/>
              </w:rPr>
            </w:pPr>
          </w:p>
          <w:p w14:paraId="78810324" w14:textId="77777777" w:rsidR="00561D9D" w:rsidRDefault="00561D9D" w:rsidP="00D27EF1">
            <w:pPr>
              <w:rPr>
                <w:ins w:id="6932" w:author="Dr Mamadou SANOGO" w:date="2023-10-26T15:54:00Z"/>
                <w:rFonts w:asciiTheme="minorHAnsi" w:hAnsiTheme="minorHAnsi"/>
                <w:b/>
                <w:color w:val="000000" w:themeColor="text1"/>
              </w:rPr>
            </w:pPr>
            <w:ins w:id="6933" w:author="Dr Mamadou SANOGO" w:date="2023-10-26T15:54:00Z">
              <w:r>
                <w:rPr>
                  <w:rFonts w:asciiTheme="minorHAnsi" w:hAnsiTheme="minorHAnsi"/>
                  <w:b/>
                  <w:color w:val="000000" w:themeColor="text1"/>
                </w:rPr>
                <w:t>MGO234</w:t>
              </w:r>
              <w:r w:rsidRPr="002820AE">
                <w:rPr>
                  <w:rFonts w:asciiTheme="minorHAnsi" w:hAnsiTheme="minorHAnsi"/>
                  <w:b/>
                  <w:color w:val="000000" w:themeColor="text1"/>
                </w:rPr>
                <w:t xml:space="preserve"> </w:t>
              </w:r>
            </w:ins>
          </w:p>
          <w:p w14:paraId="08626FEC" w14:textId="77777777" w:rsidR="00561D9D" w:rsidRPr="00A425BB" w:rsidRDefault="00561D9D" w:rsidP="00D27EF1">
            <w:pPr>
              <w:rPr>
                <w:ins w:id="6934" w:author="Dr Mamadou SANOGO" w:date="2023-10-26T15:54:00Z"/>
                <w:rFonts w:asciiTheme="minorHAnsi" w:hAnsiTheme="minorHAnsi"/>
                <w:b/>
                <w:color w:val="000000" w:themeColor="text1"/>
              </w:rPr>
            </w:pPr>
            <w:ins w:id="6935" w:author="Dr Mamadou SANOGO" w:date="2023-10-26T15:54:00Z">
              <w:r w:rsidRPr="00F238D2">
                <w:rPr>
                  <w:rFonts w:asciiTheme="minorHAnsi" w:hAnsiTheme="minorHAnsi"/>
                  <w:b/>
                  <w:color w:val="000000" w:themeColor="text1"/>
                </w:rPr>
                <w:t xml:space="preserve">Santé reproductive du nouveau-né </w:t>
              </w:r>
            </w:ins>
          </w:p>
        </w:tc>
        <w:tc>
          <w:tcPr>
            <w:tcW w:w="316" w:type="pct"/>
            <w:vMerge w:val="restart"/>
            <w:tcBorders>
              <w:top w:val="single" w:sz="4" w:space="0" w:color="auto"/>
              <w:left w:val="single" w:sz="4" w:space="0" w:color="auto"/>
              <w:right w:val="single" w:sz="4" w:space="0" w:color="auto"/>
            </w:tcBorders>
            <w:vAlign w:val="center"/>
            <w:hideMark/>
          </w:tcPr>
          <w:p w14:paraId="436C5D51" w14:textId="77777777" w:rsidR="00561D9D" w:rsidRPr="00325280" w:rsidRDefault="00561D9D" w:rsidP="00D27EF1">
            <w:pPr>
              <w:jc w:val="center"/>
              <w:rPr>
                <w:ins w:id="6936" w:author="Dr Mamadou SANOGO" w:date="2023-10-26T15:54:00Z"/>
                <w:rFonts w:asciiTheme="minorHAnsi" w:hAnsiTheme="minorHAnsi"/>
                <w:b/>
                <w:color w:val="000000" w:themeColor="text1"/>
              </w:rPr>
            </w:pPr>
            <w:ins w:id="6937" w:author="Dr Mamadou SANOGO" w:date="2023-10-26T15:54:00Z">
              <w:r>
                <w:rPr>
                  <w:rFonts w:asciiTheme="minorHAnsi" w:hAnsiTheme="minorHAnsi"/>
                  <w:b/>
                  <w:color w:val="000000" w:themeColor="text1"/>
                </w:rPr>
                <w:t>4</w:t>
              </w:r>
            </w:ins>
          </w:p>
        </w:tc>
        <w:tc>
          <w:tcPr>
            <w:tcW w:w="887" w:type="pct"/>
            <w:vMerge w:val="restart"/>
            <w:tcBorders>
              <w:top w:val="single" w:sz="4" w:space="0" w:color="auto"/>
              <w:left w:val="single" w:sz="4" w:space="0" w:color="auto"/>
              <w:right w:val="single" w:sz="4" w:space="0" w:color="auto"/>
            </w:tcBorders>
            <w:vAlign w:val="center"/>
            <w:hideMark/>
          </w:tcPr>
          <w:p w14:paraId="2F44C930" w14:textId="77777777" w:rsidR="00561D9D" w:rsidRPr="00D03EC1" w:rsidRDefault="00561D9D" w:rsidP="00D27EF1">
            <w:pPr>
              <w:tabs>
                <w:tab w:val="left" w:pos="567"/>
                <w:tab w:val="left" w:pos="1276"/>
                <w:tab w:val="left" w:pos="2127"/>
              </w:tabs>
              <w:spacing w:before="100"/>
              <w:rPr>
                <w:ins w:id="6938" w:author="Dr Mamadou SANOGO" w:date="2023-10-26T15:54:00Z"/>
                <w:rFonts w:asciiTheme="minorHAnsi" w:hAnsiTheme="minorHAnsi"/>
                <w:bCs/>
                <w:color w:val="000000" w:themeColor="text1"/>
                <w:sz w:val="18"/>
                <w:szCs w:val="18"/>
              </w:rPr>
            </w:pPr>
            <w:ins w:id="6939" w:author="Dr Mamadou SANOGO" w:date="2023-10-26T15:54:00Z">
              <w:r w:rsidRPr="00D03EC1">
                <w:rPr>
                  <w:rFonts w:asciiTheme="minorHAnsi" w:hAnsiTheme="minorHAnsi"/>
                  <w:bCs/>
                  <w:color w:val="000000" w:themeColor="text1"/>
                  <w:sz w:val="18"/>
                  <w:szCs w:val="18"/>
                </w:rPr>
                <w:t>Diagnostiquer les pathologies gynécologiques et obstétricales courantes, les urgences gynécologiques, obstétricales et néonatales</w:t>
              </w:r>
            </w:ins>
          </w:p>
          <w:p w14:paraId="7CE70B54" w14:textId="77777777" w:rsidR="00561D9D" w:rsidRDefault="00561D9D" w:rsidP="00D27EF1">
            <w:pPr>
              <w:tabs>
                <w:tab w:val="left" w:pos="567"/>
                <w:tab w:val="left" w:pos="1276"/>
                <w:tab w:val="left" w:pos="2127"/>
              </w:tabs>
              <w:spacing w:before="100"/>
              <w:rPr>
                <w:ins w:id="6940" w:author="Dr Mamadou SANOGO" w:date="2023-10-26T15:54:00Z"/>
                <w:rFonts w:asciiTheme="minorHAnsi" w:hAnsiTheme="minorHAnsi"/>
                <w:bCs/>
                <w:color w:val="000000" w:themeColor="text1"/>
                <w:sz w:val="18"/>
                <w:szCs w:val="18"/>
              </w:rPr>
            </w:pPr>
            <w:ins w:id="6941" w:author="Dr Mamadou SANOGO" w:date="2023-10-26T15:54:00Z">
              <w:r>
                <w:rPr>
                  <w:rFonts w:asciiTheme="minorHAnsi" w:hAnsiTheme="minorHAnsi"/>
                  <w:bCs/>
                  <w:color w:val="000000" w:themeColor="text1"/>
                  <w:sz w:val="18"/>
                  <w:szCs w:val="18"/>
                </w:rPr>
                <w:t>Prodiguer des soins obstétricaux et néonataux d’urgence</w:t>
              </w:r>
            </w:ins>
          </w:p>
          <w:p w14:paraId="46AA8E00" w14:textId="77777777" w:rsidR="00561D9D" w:rsidRPr="00325280" w:rsidRDefault="00561D9D" w:rsidP="00D27EF1">
            <w:pPr>
              <w:tabs>
                <w:tab w:val="left" w:pos="567"/>
                <w:tab w:val="left" w:pos="1276"/>
                <w:tab w:val="left" w:pos="2127"/>
              </w:tabs>
              <w:spacing w:before="100"/>
              <w:rPr>
                <w:ins w:id="6942" w:author="Dr Mamadou SANOGO" w:date="2023-10-26T15:54:00Z"/>
                <w:rFonts w:asciiTheme="minorHAnsi" w:hAnsiTheme="minorHAnsi"/>
                <w:bCs/>
                <w:color w:val="000000" w:themeColor="text1"/>
                <w:sz w:val="18"/>
                <w:szCs w:val="18"/>
              </w:rPr>
            </w:pPr>
            <w:ins w:id="6943" w:author="Dr Mamadou SANOGO" w:date="2023-10-26T15:54:00Z">
              <w:r>
                <w:rPr>
                  <w:rFonts w:asciiTheme="minorHAnsi" w:hAnsiTheme="minorHAnsi"/>
                  <w:bCs/>
                  <w:color w:val="000000" w:themeColor="text1"/>
                  <w:sz w:val="18"/>
                  <w:szCs w:val="18"/>
                </w:rPr>
                <w:t xml:space="preserve">Prévenir les affections </w:t>
              </w:r>
              <w:r w:rsidRPr="00AD1C05">
                <w:rPr>
                  <w:rFonts w:asciiTheme="minorHAnsi" w:hAnsiTheme="minorHAnsi"/>
                  <w:bCs/>
                  <w:color w:val="000000" w:themeColor="text1"/>
                  <w:sz w:val="18"/>
                  <w:szCs w:val="18"/>
                </w:rPr>
                <w:t>gynécologiques et</w:t>
              </w:r>
              <w:r>
                <w:rPr>
                  <w:rFonts w:asciiTheme="minorHAnsi" w:hAnsiTheme="minorHAnsi"/>
                  <w:bCs/>
                  <w:color w:val="000000" w:themeColor="text1"/>
                  <w:sz w:val="18"/>
                  <w:szCs w:val="18"/>
                </w:rPr>
                <w:t xml:space="preserve"> obstétricales courantes</w:t>
              </w:r>
            </w:ins>
          </w:p>
        </w:tc>
        <w:tc>
          <w:tcPr>
            <w:tcW w:w="823" w:type="pct"/>
            <w:tcBorders>
              <w:top w:val="single" w:sz="4" w:space="0" w:color="auto"/>
              <w:left w:val="single" w:sz="4" w:space="0" w:color="auto"/>
              <w:bottom w:val="single" w:sz="4" w:space="0" w:color="auto"/>
              <w:right w:val="single" w:sz="4" w:space="0" w:color="auto"/>
            </w:tcBorders>
            <w:hideMark/>
          </w:tcPr>
          <w:p w14:paraId="181672D7" w14:textId="77777777" w:rsidR="00561D9D" w:rsidRPr="00F238D2" w:rsidRDefault="00561D9D" w:rsidP="00D27EF1">
            <w:pPr>
              <w:tabs>
                <w:tab w:val="left" w:pos="567"/>
                <w:tab w:val="left" w:pos="1276"/>
                <w:tab w:val="left" w:pos="2127"/>
              </w:tabs>
              <w:spacing w:before="100"/>
              <w:rPr>
                <w:ins w:id="6944" w:author="Dr Mamadou SANOGO" w:date="2023-10-26T15:54:00Z"/>
                <w:rFonts w:asciiTheme="minorHAnsi" w:hAnsiTheme="minorHAnsi"/>
                <w:bCs/>
                <w:color w:val="000000" w:themeColor="text1"/>
                <w:szCs w:val="18"/>
              </w:rPr>
            </w:pPr>
            <w:ins w:id="6945" w:author="Dr Mamadou SANOGO" w:date="2023-10-26T15:54:00Z">
              <w:r w:rsidRPr="00F238D2">
                <w:rPr>
                  <w:rFonts w:asciiTheme="minorHAnsi" w:hAnsiTheme="minorHAnsi"/>
                  <w:bCs/>
                  <w:color w:val="000000" w:themeColor="text1"/>
                  <w:szCs w:val="18"/>
                </w:rPr>
                <w:t>Prise en charge des pathologies du nouveau-né</w:t>
              </w:r>
            </w:ins>
          </w:p>
        </w:tc>
        <w:tc>
          <w:tcPr>
            <w:tcW w:w="316" w:type="pct"/>
            <w:tcBorders>
              <w:top w:val="single" w:sz="4" w:space="0" w:color="auto"/>
              <w:left w:val="single" w:sz="4" w:space="0" w:color="auto"/>
              <w:bottom w:val="single" w:sz="4" w:space="0" w:color="auto"/>
              <w:right w:val="single" w:sz="4" w:space="0" w:color="auto"/>
            </w:tcBorders>
            <w:vAlign w:val="center"/>
            <w:hideMark/>
          </w:tcPr>
          <w:p w14:paraId="3040579B" w14:textId="77777777" w:rsidR="00561D9D" w:rsidRPr="00325280" w:rsidRDefault="00561D9D" w:rsidP="00D27EF1">
            <w:pPr>
              <w:tabs>
                <w:tab w:val="left" w:pos="567"/>
                <w:tab w:val="left" w:pos="1276"/>
                <w:tab w:val="left" w:pos="2127"/>
              </w:tabs>
              <w:spacing w:before="100"/>
              <w:jc w:val="center"/>
              <w:rPr>
                <w:ins w:id="6946" w:author="Dr Mamadou SANOGO" w:date="2023-10-26T15:54:00Z"/>
                <w:rFonts w:asciiTheme="minorHAnsi" w:hAnsiTheme="minorHAnsi"/>
                <w:bCs/>
                <w:color w:val="000000" w:themeColor="text1"/>
                <w:szCs w:val="18"/>
              </w:rPr>
            </w:pPr>
            <w:ins w:id="6947" w:author="Dr Mamadou SANOGO" w:date="2023-10-26T15:54:00Z">
              <w:r>
                <w:rPr>
                  <w:rFonts w:asciiTheme="minorHAnsi" w:hAnsiTheme="minorHAnsi"/>
                  <w:bCs/>
                  <w:color w:val="000000" w:themeColor="text1"/>
                  <w:szCs w:val="18"/>
                </w:rPr>
                <w:t>2</w:t>
              </w:r>
            </w:ins>
          </w:p>
        </w:tc>
        <w:tc>
          <w:tcPr>
            <w:tcW w:w="633" w:type="pct"/>
            <w:vMerge w:val="restart"/>
            <w:tcBorders>
              <w:top w:val="single" w:sz="4" w:space="0" w:color="auto"/>
              <w:left w:val="single" w:sz="4" w:space="0" w:color="auto"/>
              <w:right w:val="single" w:sz="4" w:space="0" w:color="auto"/>
            </w:tcBorders>
            <w:vAlign w:val="center"/>
            <w:hideMark/>
          </w:tcPr>
          <w:p w14:paraId="2F6DA34F" w14:textId="77777777" w:rsidR="00561D9D" w:rsidRPr="00325280" w:rsidRDefault="00561D9D" w:rsidP="00D27EF1">
            <w:pPr>
              <w:tabs>
                <w:tab w:val="left" w:pos="567"/>
                <w:tab w:val="left" w:pos="1276"/>
                <w:tab w:val="left" w:pos="2127"/>
              </w:tabs>
              <w:spacing w:before="100"/>
              <w:jc w:val="center"/>
              <w:rPr>
                <w:ins w:id="6948" w:author="Dr Mamadou SANOGO" w:date="2023-10-26T15:54:00Z"/>
                <w:rFonts w:asciiTheme="minorHAnsi" w:hAnsiTheme="minorHAnsi"/>
                <w:bCs/>
                <w:color w:val="000000" w:themeColor="text1"/>
                <w:szCs w:val="18"/>
              </w:rPr>
            </w:pPr>
            <w:ins w:id="6949" w:author="Dr Mamadou SANOGO" w:date="2023-10-26T15:54:00Z">
              <w:r>
                <w:rPr>
                  <w:rFonts w:asciiTheme="minorHAnsi" w:hAnsiTheme="minorHAnsi"/>
                  <w:bCs/>
                  <w:color w:val="000000" w:themeColor="text1"/>
                  <w:szCs w:val="18"/>
                </w:rPr>
                <w:t>00/40/2</w:t>
              </w:r>
              <w:r w:rsidRPr="00325280">
                <w:rPr>
                  <w:rFonts w:asciiTheme="minorHAnsi" w:hAnsiTheme="minorHAnsi"/>
                  <w:bCs/>
                  <w:color w:val="000000" w:themeColor="text1"/>
                  <w:szCs w:val="18"/>
                </w:rPr>
                <w:t>0</w:t>
              </w:r>
              <w:r>
                <w:rPr>
                  <w:rFonts w:asciiTheme="minorHAnsi" w:hAnsiTheme="minorHAnsi"/>
                  <w:bCs/>
                  <w:color w:val="000000" w:themeColor="text1"/>
                  <w:szCs w:val="18"/>
                </w:rPr>
                <w:t>/45</w:t>
              </w:r>
            </w:ins>
          </w:p>
        </w:tc>
        <w:tc>
          <w:tcPr>
            <w:tcW w:w="444" w:type="pct"/>
            <w:vMerge w:val="restart"/>
            <w:tcBorders>
              <w:top w:val="single" w:sz="4" w:space="0" w:color="auto"/>
              <w:left w:val="single" w:sz="4" w:space="0" w:color="auto"/>
              <w:right w:val="single" w:sz="4" w:space="0" w:color="auto"/>
            </w:tcBorders>
            <w:vAlign w:val="center"/>
            <w:hideMark/>
          </w:tcPr>
          <w:p w14:paraId="1C1EEAEA" w14:textId="77777777" w:rsidR="00561D9D" w:rsidRDefault="00561D9D" w:rsidP="00D27EF1">
            <w:pPr>
              <w:rPr>
                <w:ins w:id="6950" w:author="Dr Mamadou SANOGO" w:date="2023-10-26T15:54:00Z"/>
              </w:rPr>
            </w:pPr>
            <w:ins w:id="6951" w:author="Dr Mamadou SANOGO" w:date="2023-10-26T15:54:00Z">
              <w:r>
                <w:rPr>
                  <w:rFonts w:asciiTheme="minorHAnsi" w:hAnsiTheme="minorHAnsi"/>
                  <w:bCs/>
                  <w:i/>
                  <w:color w:val="000000" w:themeColor="text1"/>
                  <w:sz w:val="16"/>
                  <w:szCs w:val="16"/>
                </w:rPr>
                <w:t>Travaux dirigés</w:t>
              </w:r>
              <w:r w:rsidRPr="003F087C">
                <w:rPr>
                  <w:rFonts w:asciiTheme="minorHAnsi" w:hAnsiTheme="minorHAnsi"/>
                  <w:bCs/>
                  <w:i/>
                  <w:color w:val="000000" w:themeColor="text1"/>
                  <w:sz w:val="16"/>
                  <w:szCs w:val="16"/>
                </w:rPr>
                <w:t xml:space="preserve">, </w:t>
              </w:r>
              <w:r>
                <w:rPr>
                  <w:rFonts w:asciiTheme="minorHAnsi" w:hAnsiTheme="minorHAnsi"/>
                  <w:bCs/>
                  <w:i/>
                  <w:color w:val="000000" w:themeColor="text1"/>
                  <w:sz w:val="16"/>
                  <w:szCs w:val="16"/>
                </w:rPr>
                <w:t xml:space="preserve">travaux pratiques, </w:t>
              </w:r>
              <w:r w:rsidRPr="003F087C">
                <w:rPr>
                  <w:rFonts w:asciiTheme="minorHAnsi" w:hAnsiTheme="minorHAnsi"/>
                  <w:bCs/>
                  <w:i/>
                  <w:color w:val="000000" w:themeColor="text1"/>
                  <w:sz w:val="16"/>
                  <w:szCs w:val="16"/>
                </w:rPr>
                <w:t>études de cas, exposés participatifs, mise en situation réelle de travail</w:t>
              </w:r>
              <w:r>
                <w:rPr>
                  <w:rFonts w:asciiTheme="minorHAnsi" w:hAnsiTheme="minorHAnsi"/>
                  <w:bCs/>
                  <w:i/>
                  <w:color w:val="000000" w:themeColor="text1"/>
                  <w:sz w:val="16"/>
                  <w:szCs w:val="16"/>
                </w:rPr>
                <w:t>, stage</w:t>
              </w:r>
            </w:ins>
          </w:p>
        </w:tc>
        <w:tc>
          <w:tcPr>
            <w:tcW w:w="633" w:type="pct"/>
            <w:vMerge w:val="restart"/>
            <w:tcBorders>
              <w:top w:val="single" w:sz="4" w:space="0" w:color="auto"/>
              <w:left w:val="single" w:sz="4" w:space="0" w:color="auto"/>
              <w:right w:val="single" w:sz="4" w:space="0" w:color="auto"/>
            </w:tcBorders>
            <w:vAlign w:val="center"/>
            <w:hideMark/>
          </w:tcPr>
          <w:p w14:paraId="6926C4FC" w14:textId="77777777" w:rsidR="00561D9D" w:rsidRDefault="00561D9D" w:rsidP="00D27EF1">
            <w:pPr>
              <w:rPr>
                <w:ins w:id="6952" w:author="Dr Mamadou SANOGO" w:date="2023-10-26T15:54:00Z"/>
              </w:rPr>
            </w:pPr>
            <w:ins w:id="6953" w:author="Dr Mamadou SANOGO" w:date="2023-10-26T15:54:00Z">
              <w:r w:rsidRPr="002A624B">
                <w:rPr>
                  <w:rFonts w:asciiTheme="minorHAnsi" w:hAnsiTheme="minorHAnsi"/>
                  <w:bCs/>
                  <w:i/>
                  <w:color w:val="000000" w:themeColor="text1"/>
                  <w:sz w:val="16"/>
                  <w:szCs w:val="16"/>
                </w:rPr>
                <w:t>Contrôle continu écrit ou oral, cas pratiques, Mise en situation réelle de travail</w:t>
              </w:r>
            </w:ins>
          </w:p>
        </w:tc>
      </w:tr>
      <w:tr w:rsidR="00561D9D" w14:paraId="55F2744C" w14:textId="77777777" w:rsidTr="00D27EF1">
        <w:trPr>
          <w:cantSplit/>
          <w:trHeight w:val="1267"/>
          <w:jc w:val="center"/>
          <w:ins w:id="6954" w:author="Dr Mamadou SANOGO" w:date="2023-10-26T15:54:00Z"/>
        </w:trPr>
        <w:tc>
          <w:tcPr>
            <w:tcW w:w="948" w:type="pct"/>
            <w:vMerge/>
            <w:tcBorders>
              <w:left w:val="single" w:sz="4" w:space="0" w:color="auto"/>
              <w:right w:val="single" w:sz="4" w:space="0" w:color="auto"/>
            </w:tcBorders>
            <w:vAlign w:val="center"/>
          </w:tcPr>
          <w:p w14:paraId="6AD3AA6B" w14:textId="77777777" w:rsidR="00561D9D" w:rsidRPr="00A425BB" w:rsidRDefault="00561D9D" w:rsidP="00D27EF1">
            <w:pPr>
              <w:rPr>
                <w:ins w:id="6955" w:author="Dr Mamadou SANOGO" w:date="2023-10-26T15:54: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53DB7F7" w14:textId="77777777" w:rsidR="00561D9D" w:rsidRPr="00325280" w:rsidRDefault="00561D9D" w:rsidP="00D27EF1">
            <w:pPr>
              <w:jc w:val="center"/>
              <w:rPr>
                <w:ins w:id="6956" w:author="Dr Mamadou SANOGO" w:date="2023-10-26T15:54: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BC76A8E" w14:textId="77777777" w:rsidR="00561D9D" w:rsidRPr="00325280" w:rsidRDefault="00561D9D" w:rsidP="00D27EF1">
            <w:pPr>
              <w:tabs>
                <w:tab w:val="left" w:pos="567"/>
                <w:tab w:val="left" w:pos="1276"/>
                <w:tab w:val="left" w:pos="2127"/>
              </w:tabs>
              <w:spacing w:before="100"/>
              <w:rPr>
                <w:ins w:id="6957" w:author="Dr Mamadou SANOGO" w:date="2023-10-26T15:54: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6C4F8BAC" w14:textId="77777777" w:rsidR="00561D9D" w:rsidRPr="00F238D2" w:rsidRDefault="00561D9D" w:rsidP="00D27EF1">
            <w:pPr>
              <w:tabs>
                <w:tab w:val="left" w:pos="567"/>
                <w:tab w:val="left" w:pos="1276"/>
                <w:tab w:val="left" w:pos="2127"/>
              </w:tabs>
              <w:spacing w:before="100"/>
              <w:rPr>
                <w:ins w:id="6958" w:author="Dr Mamadou SANOGO" w:date="2023-10-26T15:54:00Z"/>
                <w:rFonts w:asciiTheme="minorHAnsi" w:hAnsiTheme="minorHAnsi"/>
                <w:bCs/>
                <w:color w:val="000000" w:themeColor="text1"/>
                <w:szCs w:val="18"/>
              </w:rPr>
            </w:pPr>
            <w:proofErr w:type="gramStart"/>
            <w:ins w:id="6959" w:author="Dr Mamadou SANOGO" w:date="2023-10-26T15:54:00Z">
              <w:r w:rsidRPr="00F238D2">
                <w:rPr>
                  <w:rFonts w:asciiTheme="minorHAnsi" w:hAnsiTheme="minorHAnsi"/>
                  <w:bCs/>
                  <w:color w:val="000000" w:themeColor="text1"/>
                  <w:szCs w:val="18"/>
                </w:rPr>
                <w:t>Stage  de</w:t>
              </w:r>
              <w:proofErr w:type="gramEnd"/>
              <w:r w:rsidRPr="00F238D2">
                <w:rPr>
                  <w:rFonts w:asciiTheme="minorHAnsi" w:hAnsiTheme="minorHAnsi"/>
                  <w:bCs/>
                  <w:color w:val="000000" w:themeColor="text1"/>
                  <w:szCs w:val="18"/>
                </w:rPr>
                <w:t xml:space="preserve"> prise en charge des pathologies du nouveau-né</w:t>
              </w:r>
            </w:ins>
          </w:p>
        </w:tc>
        <w:tc>
          <w:tcPr>
            <w:tcW w:w="316" w:type="pct"/>
            <w:tcBorders>
              <w:top w:val="single" w:sz="4" w:space="0" w:color="auto"/>
              <w:left w:val="single" w:sz="4" w:space="0" w:color="auto"/>
              <w:right w:val="single" w:sz="4" w:space="0" w:color="auto"/>
            </w:tcBorders>
            <w:vAlign w:val="center"/>
            <w:hideMark/>
          </w:tcPr>
          <w:p w14:paraId="42AE2744" w14:textId="77777777" w:rsidR="00561D9D" w:rsidRPr="00325280" w:rsidRDefault="00561D9D" w:rsidP="00D27EF1">
            <w:pPr>
              <w:tabs>
                <w:tab w:val="left" w:pos="567"/>
                <w:tab w:val="left" w:pos="1276"/>
                <w:tab w:val="left" w:pos="2127"/>
              </w:tabs>
              <w:spacing w:before="100"/>
              <w:jc w:val="center"/>
              <w:rPr>
                <w:ins w:id="6960" w:author="Dr Mamadou SANOGO" w:date="2023-10-26T15:54:00Z"/>
                <w:rFonts w:asciiTheme="minorHAnsi" w:hAnsiTheme="minorHAnsi"/>
                <w:bCs/>
                <w:color w:val="000000" w:themeColor="text1"/>
                <w:szCs w:val="18"/>
              </w:rPr>
            </w:pPr>
            <w:ins w:id="6961" w:author="Dr Mamadou SANOGO" w:date="2023-10-26T15:54:00Z">
              <w:r>
                <w:rPr>
                  <w:rFonts w:asciiTheme="minorHAnsi" w:hAnsiTheme="minorHAnsi"/>
                  <w:bCs/>
                  <w:color w:val="000000" w:themeColor="text1"/>
                  <w:szCs w:val="18"/>
                </w:rPr>
                <w:t>1</w:t>
              </w:r>
            </w:ins>
          </w:p>
          <w:p w14:paraId="2E253731" w14:textId="77777777" w:rsidR="00561D9D" w:rsidRPr="00325280" w:rsidRDefault="00561D9D" w:rsidP="00D27EF1">
            <w:pPr>
              <w:tabs>
                <w:tab w:val="left" w:pos="567"/>
                <w:tab w:val="left" w:pos="1276"/>
                <w:tab w:val="left" w:pos="2127"/>
              </w:tabs>
              <w:spacing w:before="100"/>
              <w:jc w:val="center"/>
              <w:rPr>
                <w:ins w:id="6962" w:author="Dr Mamadou SANOGO" w:date="2023-10-26T15:54:00Z"/>
                <w:rFonts w:asciiTheme="minorHAnsi" w:hAnsiTheme="minorHAnsi"/>
                <w:bCs/>
                <w:color w:val="000000" w:themeColor="text1"/>
                <w:szCs w:val="18"/>
              </w:rPr>
            </w:pPr>
          </w:p>
        </w:tc>
        <w:tc>
          <w:tcPr>
            <w:tcW w:w="633" w:type="pct"/>
            <w:vMerge/>
            <w:tcBorders>
              <w:left w:val="single" w:sz="4" w:space="0" w:color="auto"/>
              <w:right w:val="single" w:sz="4" w:space="0" w:color="auto"/>
            </w:tcBorders>
            <w:vAlign w:val="center"/>
          </w:tcPr>
          <w:p w14:paraId="64C32452" w14:textId="77777777" w:rsidR="00561D9D" w:rsidRPr="00325280" w:rsidRDefault="00561D9D" w:rsidP="00D27EF1">
            <w:pPr>
              <w:tabs>
                <w:tab w:val="left" w:pos="567"/>
                <w:tab w:val="left" w:pos="1276"/>
                <w:tab w:val="left" w:pos="2127"/>
              </w:tabs>
              <w:spacing w:before="100"/>
              <w:jc w:val="center"/>
              <w:rPr>
                <w:ins w:id="6963" w:author="Dr Mamadou SANOGO" w:date="2023-10-26T15:54: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2D554F9B" w14:textId="77777777" w:rsidR="00561D9D" w:rsidRPr="00325280" w:rsidRDefault="00561D9D" w:rsidP="00D27EF1">
            <w:pPr>
              <w:tabs>
                <w:tab w:val="left" w:pos="567"/>
                <w:tab w:val="left" w:pos="1276"/>
                <w:tab w:val="left" w:pos="2127"/>
              </w:tabs>
              <w:spacing w:before="100"/>
              <w:rPr>
                <w:ins w:id="6964" w:author="Dr Mamadou SANOGO" w:date="2023-10-26T15:54: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3CDBC3C7" w14:textId="77777777" w:rsidR="00561D9D" w:rsidRPr="00325280" w:rsidRDefault="00561D9D" w:rsidP="00D27EF1">
            <w:pPr>
              <w:tabs>
                <w:tab w:val="left" w:pos="567"/>
                <w:tab w:val="left" w:pos="1276"/>
                <w:tab w:val="left" w:pos="2127"/>
              </w:tabs>
              <w:spacing w:before="100"/>
              <w:rPr>
                <w:ins w:id="6965" w:author="Dr Mamadou SANOGO" w:date="2023-10-26T15:54:00Z"/>
                <w:rFonts w:asciiTheme="minorHAnsi" w:hAnsiTheme="minorHAnsi"/>
                <w:bCs/>
                <w:i/>
                <w:color w:val="000000" w:themeColor="text1"/>
                <w:sz w:val="16"/>
                <w:szCs w:val="16"/>
              </w:rPr>
            </w:pPr>
          </w:p>
        </w:tc>
      </w:tr>
      <w:tr w:rsidR="00561D9D" w14:paraId="755A6625" w14:textId="77777777" w:rsidTr="00D27EF1">
        <w:trPr>
          <w:cantSplit/>
          <w:trHeight w:val="204"/>
          <w:jc w:val="center"/>
          <w:ins w:id="6966" w:author="Dr Mamadou SANOGO" w:date="2023-10-26T15:54:00Z"/>
        </w:trPr>
        <w:tc>
          <w:tcPr>
            <w:tcW w:w="948" w:type="pct"/>
            <w:vMerge/>
            <w:tcBorders>
              <w:left w:val="single" w:sz="4" w:space="0" w:color="auto"/>
              <w:right w:val="single" w:sz="4" w:space="0" w:color="auto"/>
            </w:tcBorders>
            <w:vAlign w:val="center"/>
          </w:tcPr>
          <w:p w14:paraId="51645AA1" w14:textId="77777777" w:rsidR="00561D9D" w:rsidRPr="00A425BB" w:rsidRDefault="00561D9D" w:rsidP="00D27EF1">
            <w:pPr>
              <w:rPr>
                <w:ins w:id="6967" w:author="Dr Mamadou SANOGO" w:date="2023-10-26T15:54: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1F5B639" w14:textId="77777777" w:rsidR="00561D9D" w:rsidRPr="00325280" w:rsidRDefault="00561D9D" w:rsidP="00D27EF1">
            <w:pPr>
              <w:jc w:val="center"/>
              <w:rPr>
                <w:ins w:id="6968" w:author="Dr Mamadou SANOGO" w:date="2023-10-26T15:54: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1A5C531E" w14:textId="77777777" w:rsidR="00561D9D" w:rsidRPr="00325280" w:rsidRDefault="00561D9D" w:rsidP="00D27EF1">
            <w:pPr>
              <w:tabs>
                <w:tab w:val="left" w:pos="567"/>
                <w:tab w:val="left" w:pos="1276"/>
                <w:tab w:val="left" w:pos="2127"/>
              </w:tabs>
              <w:spacing w:before="100"/>
              <w:rPr>
                <w:ins w:id="6969" w:author="Dr Mamadou SANOGO" w:date="2023-10-26T15:54: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tcPr>
          <w:p w14:paraId="62ED7865" w14:textId="77777777" w:rsidR="00561D9D" w:rsidRPr="00F238D2" w:rsidRDefault="00561D9D" w:rsidP="00D27EF1">
            <w:pPr>
              <w:tabs>
                <w:tab w:val="left" w:pos="567"/>
                <w:tab w:val="left" w:pos="1276"/>
                <w:tab w:val="left" w:pos="2127"/>
              </w:tabs>
              <w:spacing w:before="100"/>
              <w:rPr>
                <w:ins w:id="6970" w:author="Dr Mamadou SANOGO" w:date="2023-10-26T15:54:00Z"/>
                <w:rFonts w:asciiTheme="minorHAnsi" w:hAnsiTheme="minorHAnsi"/>
                <w:bCs/>
                <w:color w:val="000000" w:themeColor="text1"/>
                <w:szCs w:val="18"/>
              </w:rPr>
            </w:pPr>
            <w:ins w:id="6971" w:author="Dr Mamadou SANOGO" w:date="2023-10-26T15:54:00Z">
              <w:r w:rsidRPr="00F238D2">
                <w:rPr>
                  <w:rFonts w:asciiTheme="minorHAnsi" w:hAnsiTheme="minorHAnsi"/>
                  <w:bCs/>
                  <w:color w:val="000000" w:themeColor="text1"/>
                  <w:szCs w:val="18"/>
                </w:rPr>
                <w:t xml:space="preserve">Prise en </w:t>
              </w:r>
              <w:proofErr w:type="gramStart"/>
              <w:r w:rsidRPr="00F238D2">
                <w:rPr>
                  <w:rFonts w:asciiTheme="minorHAnsi" w:hAnsiTheme="minorHAnsi"/>
                  <w:bCs/>
                  <w:color w:val="000000" w:themeColor="text1"/>
                  <w:szCs w:val="18"/>
                </w:rPr>
                <w:t>charge  des</w:t>
              </w:r>
              <w:proofErr w:type="gramEnd"/>
              <w:r w:rsidRPr="00F238D2">
                <w:rPr>
                  <w:rFonts w:asciiTheme="minorHAnsi" w:hAnsiTheme="minorHAnsi"/>
                  <w:bCs/>
                  <w:color w:val="000000" w:themeColor="text1"/>
                  <w:szCs w:val="18"/>
                </w:rPr>
                <w:t xml:space="preserve"> IST/VIH/SIDA </w:t>
              </w:r>
            </w:ins>
          </w:p>
        </w:tc>
        <w:tc>
          <w:tcPr>
            <w:tcW w:w="316" w:type="pct"/>
            <w:tcBorders>
              <w:top w:val="single" w:sz="4" w:space="0" w:color="auto"/>
              <w:left w:val="single" w:sz="4" w:space="0" w:color="auto"/>
              <w:right w:val="single" w:sz="4" w:space="0" w:color="auto"/>
            </w:tcBorders>
            <w:vAlign w:val="center"/>
          </w:tcPr>
          <w:p w14:paraId="4B309401" w14:textId="77777777" w:rsidR="00561D9D" w:rsidRDefault="00561D9D" w:rsidP="00D27EF1">
            <w:pPr>
              <w:tabs>
                <w:tab w:val="left" w:pos="567"/>
                <w:tab w:val="left" w:pos="1276"/>
                <w:tab w:val="left" w:pos="2127"/>
              </w:tabs>
              <w:spacing w:before="100"/>
              <w:jc w:val="center"/>
              <w:rPr>
                <w:ins w:id="6972" w:author="Dr Mamadou SANOGO" w:date="2023-10-26T15:54:00Z"/>
                <w:rFonts w:asciiTheme="minorHAnsi" w:hAnsiTheme="minorHAnsi"/>
                <w:bCs/>
                <w:color w:val="000000" w:themeColor="text1"/>
                <w:szCs w:val="18"/>
              </w:rPr>
            </w:pPr>
            <w:ins w:id="6973" w:author="Dr Mamadou SANOGO" w:date="2023-10-26T15:54:00Z">
              <w:r>
                <w:rPr>
                  <w:rFonts w:asciiTheme="minorHAnsi" w:hAnsiTheme="minorHAnsi"/>
                  <w:bCs/>
                  <w:color w:val="000000" w:themeColor="text1"/>
                  <w:szCs w:val="18"/>
                </w:rPr>
                <w:t>1</w:t>
              </w:r>
            </w:ins>
          </w:p>
        </w:tc>
        <w:tc>
          <w:tcPr>
            <w:tcW w:w="633" w:type="pct"/>
            <w:vMerge/>
            <w:tcBorders>
              <w:left w:val="single" w:sz="4" w:space="0" w:color="auto"/>
              <w:right w:val="single" w:sz="4" w:space="0" w:color="auto"/>
            </w:tcBorders>
            <w:vAlign w:val="center"/>
          </w:tcPr>
          <w:p w14:paraId="21AAD7FC" w14:textId="77777777" w:rsidR="00561D9D" w:rsidRPr="00325280" w:rsidRDefault="00561D9D" w:rsidP="00D27EF1">
            <w:pPr>
              <w:tabs>
                <w:tab w:val="left" w:pos="567"/>
                <w:tab w:val="left" w:pos="1276"/>
                <w:tab w:val="left" w:pos="2127"/>
              </w:tabs>
              <w:spacing w:before="100"/>
              <w:jc w:val="center"/>
              <w:rPr>
                <w:ins w:id="6974" w:author="Dr Mamadou SANOGO" w:date="2023-10-26T15:54: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322CAE6C" w14:textId="77777777" w:rsidR="00561D9D" w:rsidRPr="00325280" w:rsidRDefault="00561D9D" w:rsidP="00D27EF1">
            <w:pPr>
              <w:tabs>
                <w:tab w:val="left" w:pos="567"/>
                <w:tab w:val="left" w:pos="1276"/>
                <w:tab w:val="left" w:pos="2127"/>
              </w:tabs>
              <w:spacing w:before="100"/>
              <w:rPr>
                <w:ins w:id="6975" w:author="Dr Mamadou SANOGO" w:date="2023-10-26T15:54: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772C30D5" w14:textId="77777777" w:rsidR="00561D9D" w:rsidRPr="00325280" w:rsidRDefault="00561D9D" w:rsidP="00D27EF1">
            <w:pPr>
              <w:tabs>
                <w:tab w:val="left" w:pos="567"/>
                <w:tab w:val="left" w:pos="1276"/>
                <w:tab w:val="left" w:pos="2127"/>
              </w:tabs>
              <w:spacing w:before="100"/>
              <w:rPr>
                <w:ins w:id="6976" w:author="Dr Mamadou SANOGO" w:date="2023-10-26T15:54:00Z"/>
                <w:rFonts w:asciiTheme="minorHAnsi" w:hAnsiTheme="minorHAnsi"/>
                <w:bCs/>
                <w:i/>
                <w:color w:val="000000" w:themeColor="text1"/>
                <w:sz w:val="16"/>
                <w:szCs w:val="16"/>
              </w:rPr>
            </w:pPr>
          </w:p>
        </w:tc>
      </w:tr>
      <w:tr w:rsidR="00561D9D" w14:paraId="64825150" w14:textId="77777777" w:rsidTr="00D27EF1">
        <w:trPr>
          <w:cantSplit/>
          <w:trHeight w:val="1665"/>
          <w:jc w:val="center"/>
          <w:ins w:id="6977" w:author="Dr Mamadou SANOGO" w:date="2023-10-26T15:54:00Z"/>
        </w:trPr>
        <w:tc>
          <w:tcPr>
            <w:tcW w:w="948" w:type="pct"/>
            <w:vMerge w:val="restart"/>
            <w:tcBorders>
              <w:top w:val="single" w:sz="4" w:space="0" w:color="auto"/>
              <w:left w:val="single" w:sz="4" w:space="0" w:color="auto"/>
              <w:right w:val="single" w:sz="4" w:space="0" w:color="auto"/>
            </w:tcBorders>
            <w:vAlign w:val="center"/>
            <w:hideMark/>
          </w:tcPr>
          <w:p w14:paraId="280D8291" w14:textId="77777777" w:rsidR="00561D9D" w:rsidRDefault="00561D9D" w:rsidP="00D27EF1">
            <w:pPr>
              <w:rPr>
                <w:ins w:id="6978" w:author="Dr Mamadou SANOGO" w:date="2023-10-26T15:54:00Z"/>
                <w:rFonts w:asciiTheme="minorHAnsi" w:hAnsiTheme="minorHAnsi"/>
                <w:b/>
                <w:color w:val="000000" w:themeColor="text1"/>
              </w:rPr>
            </w:pPr>
            <w:ins w:id="6979" w:author="Dr Mamadou SANOGO" w:date="2023-10-26T15:54:00Z">
              <w:r>
                <w:rPr>
                  <w:rFonts w:asciiTheme="minorHAnsi" w:hAnsiTheme="minorHAnsi"/>
                  <w:b/>
                  <w:color w:val="000000" w:themeColor="text1"/>
                </w:rPr>
                <w:t>MGO235</w:t>
              </w:r>
            </w:ins>
          </w:p>
          <w:p w14:paraId="2956C886" w14:textId="77777777" w:rsidR="00561D9D" w:rsidRPr="00A425BB" w:rsidRDefault="00561D9D" w:rsidP="00D27EF1">
            <w:pPr>
              <w:rPr>
                <w:ins w:id="6980" w:author="Dr Mamadou SANOGO" w:date="2023-10-26T15:54:00Z"/>
                <w:rFonts w:asciiTheme="minorHAnsi" w:hAnsiTheme="minorHAnsi"/>
                <w:b/>
                <w:color w:val="000000" w:themeColor="text1"/>
              </w:rPr>
            </w:pPr>
            <w:ins w:id="6981" w:author="Dr Mamadou SANOGO" w:date="2023-10-26T15:54:00Z">
              <w:r w:rsidRPr="00270DE4">
                <w:rPr>
                  <w:rFonts w:asciiTheme="minorHAnsi" w:hAnsiTheme="minorHAnsi"/>
                  <w:b/>
                  <w:color w:val="000000" w:themeColor="text1"/>
                </w:rPr>
                <w:t xml:space="preserve">Santé reproductive des adolescents et des jeunes </w:t>
              </w:r>
            </w:ins>
          </w:p>
        </w:tc>
        <w:tc>
          <w:tcPr>
            <w:tcW w:w="316" w:type="pct"/>
            <w:vMerge w:val="restart"/>
            <w:tcBorders>
              <w:top w:val="single" w:sz="4" w:space="0" w:color="auto"/>
              <w:left w:val="single" w:sz="4" w:space="0" w:color="auto"/>
              <w:right w:val="single" w:sz="4" w:space="0" w:color="auto"/>
            </w:tcBorders>
            <w:vAlign w:val="center"/>
          </w:tcPr>
          <w:p w14:paraId="015779FA" w14:textId="77777777" w:rsidR="00561D9D" w:rsidRPr="00325280" w:rsidRDefault="00561D9D" w:rsidP="00D27EF1">
            <w:pPr>
              <w:jc w:val="center"/>
              <w:rPr>
                <w:ins w:id="6982" w:author="Dr Mamadou SANOGO" w:date="2023-10-26T15:54:00Z"/>
                <w:rFonts w:asciiTheme="minorHAnsi" w:hAnsiTheme="minorHAnsi"/>
                <w:b/>
                <w:color w:val="000000" w:themeColor="text1"/>
              </w:rPr>
            </w:pPr>
            <w:ins w:id="6983" w:author="Dr Mamadou SANOGO" w:date="2023-10-26T15:54:00Z">
              <w:r>
                <w:rPr>
                  <w:rFonts w:asciiTheme="minorHAnsi" w:hAnsiTheme="minorHAnsi"/>
                  <w:b/>
                  <w:color w:val="000000" w:themeColor="text1"/>
                </w:rPr>
                <w:t>4</w:t>
              </w:r>
            </w:ins>
          </w:p>
        </w:tc>
        <w:tc>
          <w:tcPr>
            <w:tcW w:w="887" w:type="pct"/>
            <w:vMerge w:val="restart"/>
            <w:tcBorders>
              <w:top w:val="single" w:sz="4" w:space="0" w:color="auto"/>
              <w:left w:val="single" w:sz="4" w:space="0" w:color="auto"/>
              <w:right w:val="single" w:sz="4" w:space="0" w:color="auto"/>
            </w:tcBorders>
            <w:vAlign w:val="center"/>
          </w:tcPr>
          <w:p w14:paraId="13EF0F44" w14:textId="77777777" w:rsidR="00561D9D" w:rsidRPr="00DD64CE" w:rsidRDefault="00561D9D" w:rsidP="00D27EF1">
            <w:pPr>
              <w:tabs>
                <w:tab w:val="left" w:pos="567"/>
                <w:tab w:val="left" w:pos="1276"/>
                <w:tab w:val="left" w:pos="2127"/>
              </w:tabs>
              <w:spacing w:before="100"/>
              <w:rPr>
                <w:ins w:id="6984" w:author="Dr Mamadou SANOGO" w:date="2023-10-26T15:54:00Z"/>
                <w:rFonts w:asciiTheme="minorHAnsi" w:hAnsiTheme="minorHAnsi"/>
                <w:bCs/>
                <w:color w:val="000000" w:themeColor="text1"/>
                <w:sz w:val="18"/>
                <w:szCs w:val="18"/>
              </w:rPr>
            </w:pPr>
            <w:ins w:id="6985" w:author="Dr Mamadou SANOGO" w:date="2023-10-26T15:54:00Z">
              <w:r w:rsidRPr="00DD64CE">
                <w:rPr>
                  <w:rFonts w:asciiTheme="minorHAnsi" w:hAnsiTheme="minorHAnsi"/>
                  <w:bCs/>
                  <w:color w:val="000000" w:themeColor="text1"/>
                  <w:sz w:val="18"/>
                  <w:szCs w:val="18"/>
                </w:rPr>
                <w:t>Identifier les besoins de l’individu, du couple, de la famille et de la communauté en matière de santé reproductive</w:t>
              </w:r>
            </w:ins>
          </w:p>
          <w:p w14:paraId="552953F5" w14:textId="77777777" w:rsidR="00561D9D" w:rsidRPr="00DD64CE" w:rsidRDefault="00561D9D" w:rsidP="00D27EF1">
            <w:pPr>
              <w:tabs>
                <w:tab w:val="left" w:pos="567"/>
                <w:tab w:val="left" w:pos="1276"/>
                <w:tab w:val="left" w:pos="2127"/>
              </w:tabs>
              <w:spacing w:before="100"/>
              <w:rPr>
                <w:ins w:id="6986" w:author="Dr Mamadou SANOGO" w:date="2023-10-26T15:54:00Z"/>
                <w:rFonts w:asciiTheme="minorHAnsi" w:hAnsiTheme="minorHAnsi"/>
                <w:bCs/>
                <w:color w:val="000000" w:themeColor="text1"/>
                <w:sz w:val="18"/>
                <w:szCs w:val="18"/>
              </w:rPr>
            </w:pPr>
            <w:ins w:id="6987" w:author="Dr Mamadou SANOGO" w:date="2023-10-26T15:54:00Z">
              <w:r w:rsidRPr="00DD64CE">
                <w:rPr>
                  <w:rFonts w:asciiTheme="minorHAnsi" w:hAnsiTheme="minorHAnsi"/>
                  <w:bCs/>
                  <w:color w:val="000000" w:themeColor="text1"/>
                  <w:sz w:val="18"/>
                  <w:szCs w:val="18"/>
                </w:rPr>
                <w:t>Analyser les besoins en matière de</w:t>
              </w:r>
              <w:r>
                <w:rPr>
                  <w:rFonts w:asciiTheme="minorHAnsi" w:hAnsiTheme="minorHAnsi"/>
                  <w:bCs/>
                  <w:color w:val="000000" w:themeColor="text1"/>
                  <w:sz w:val="18"/>
                  <w:szCs w:val="18"/>
                </w:rPr>
                <w:t xml:space="preserve"> santé reproductive </w:t>
              </w:r>
              <w:r w:rsidRPr="00DD64CE">
                <w:rPr>
                  <w:rFonts w:asciiTheme="minorHAnsi" w:hAnsiTheme="minorHAnsi"/>
                  <w:bCs/>
                  <w:color w:val="000000" w:themeColor="text1"/>
                  <w:sz w:val="18"/>
                  <w:szCs w:val="18"/>
                </w:rPr>
                <w:t xml:space="preserve">de l’individu, du couple, de la famille et de la communauté  </w:t>
              </w:r>
            </w:ins>
          </w:p>
          <w:p w14:paraId="2D86C272" w14:textId="77777777" w:rsidR="00561D9D" w:rsidRPr="00DD64CE" w:rsidRDefault="00561D9D" w:rsidP="00D27EF1">
            <w:pPr>
              <w:tabs>
                <w:tab w:val="left" w:pos="567"/>
                <w:tab w:val="left" w:pos="1276"/>
                <w:tab w:val="left" w:pos="2127"/>
              </w:tabs>
              <w:spacing w:before="100"/>
              <w:rPr>
                <w:ins w:id="6988" w:author="Dr Mamadou SANOGO" w:date="2023-10-26T15:54:00Z"/>
                <w:rFonts w:asciiTheme="minorHAnsi" w:hAnsiTheme="minorHAnsi"/>
                <w:bCs/>
                <w:color w:val="000000" w:themeColor="text1"/>
                <w:sz w:val="18"/>
                <w:szCs w:val="18"/>
              </w:rPr>
            </w:pPr>
            <w:ins w:id="6989" w:author="Dr Mamadou SANOGO" w:date="2023-10-26T15:54:00Z">
              <w:r w:rsidRPr="00DD64CE">
                <w:rPr>
                  <w:rFonts w:asciiTheme="minorHAnsi" w:hAnsiTheme="minorHAnsi"/>
                  <w:bCs/>
                  <w:color w:val="000000" w:themeColor="text1"/>
                  <w:sz w:val="18"/>
                  <w:szCs w:val="18"/>
                </w:rPr>
                <w:t>Planifier les interventions en matière de santé reproductive</w:t>
              </w:r>
            </w:ins>
          </w:p>
          <w:p w14:paraId="25DE68E1" w14:textId="77777777" w:rsidR="00561D9D" w:rsidRPr="00DD64CE" w:rsidRDefault="00561D9D" w:rsidP="00D27EF1">
            <w:pPr>
              <w:tabs>
                <w:tab w:val="left" w:pos="567"/>
                <w:tab w:val="left" w:pos="1276"/>
                <w:tab w:val="left" w:pos="2127"/>
              </w:tabs>
              <w:spacing w:before="100"/>
              <w:rPr>
                <w:ins w:id="6990" w:author="Dr Mamadou SANOGO" w:date="2023-10-26T15:54:00Z"/>
                <w:rFonts w:asciiTheme="minorHAnsi" w:hAnsiTheme="minorHAnsi"/>
                <w:bCs/>
                <w:color w:val="000000" w:themeColor="text1"/>
                <w:sz w:val="18"/>
                <w:szCs w:val="18"/>
              </w:rPr>
            </w:pPr>
            <w:ins w:id="6991" w:author="Dr Mamadou SANOGO" w:date="2023-10-26T15:54:00Z">
              <w:r w:rsidRPr="00DD64CE">
                <w:rPr>
                  <w:rFonts w:asciiTheme="minorHAnsi" w:hAnsiTheme="minorHAnsi"/>
                  <w:bCs/>
                  <w:color w:val="000000" w:themeColor="text1"/>
                  <w:sz w:val="18"/>
                  <w:szCs w:val="18"/>
                </w:rPr>
                <w:t>Mettre en œuvre les interventions en matière de santé reproductive</w:t>
              </w:r>
            </w:ins>
          </w:p>
          <w:p w14:paraId="606A54EE" w14:textId="77777777" w:rsidR="00561D9D" w:rsidRPr="00325280" w:rsidRDefault="00561D9D" w:rsidP="00D27EF1">
            <w:pPr>
              <w:tabs>
                <w:tab w:val="left" w:pos="567"/>
                <w:tab w:val="left" w:pos="1276"/>
                <w:tab w:val="left" w:pos="2127"/>
              </w:tabs>
              <w:spacing w:before="100"/>
              <w:rPr>
                <w:ins w:id="6992" w:author="Dr Mamadou SANOGO" w:date="2023-10-26T15:54:00Z"/>
                <w:rFonts w:asciiTheme="minorHAnsi" w:hAnsiTheme="minorHAnsi"/>
                <w:bCs/>
                <w:color w:val="000000" w:themeColor="text1"/>
                <w:sz w:val="18"/>
                <w:szCs w:val="18"/>
              </w:rPr>
            </w:pPr>
            <w:ins w:id="6993" w:author="Dr Mamadou SANOGO" w:date="2023-10-26T15:54:00Z">
              <w:r w:rsidRPr="00DD64CE">
                <w:rPr>
                  <w:rFonts w:asciiTheme="minorHAnsi" w:hAnsiTheme="minorHAnsi"/>
                  <w:bCs/>
                  <w:color w:val="000000" w:themeColor="text1"/>
                  <w:sz w:val="18"/>
                  <w:szCs w:val="18"/>
                </w:rPr>
                <w:t>Assurer le suivi et l’évaluation des interventions e</w:t>
              </w:r>
              <w:r>
                <w:rPr>
                  <w:rFonts w:asciiTheme="minorHAnsi" w:hAnsiTheme="minorHAnsi"/>
                  <w:bCs/>
                  <w:color w:val="000000" w:themeColor="text1"/>
                  <w:sz w:val="18"/>
                  <w:szCs w:val="18"/>
                </w:rPr>
                <w:t>n matière de santé reproductive</w:t>
              </w:r>
            </w:ins>
          </w:p>
        </w:tc>
        <w:tc>
          <w:tcPr>
            <w:tcW w:w="823" w:type="pct"/>
            <w:tcBorders>
              <w:top w:val="single" w:sz="4" w:space="0" w:color="auto"/>
              <w:left w:val="single" w:sz="4" w:space="0" w:color="auto"/>
              <w:right w:val="single" w:sz="4" w:space="0" w:color="auto"/>
            </w:tcBorders>
            <w:vAlign w:val="center"/>
            <w:hideMark/>
          </w:tcPr>
          <w:p w14:paraId="6A491C74" w14:textId="77777777" w:rsidR="00561D9D" w:rsidRPr="00645D0C" w:rsidRDefault="00561D9D" w:rsidP="00D27EF1">
            <w:pPr>
              <w:tabs>
                <w:tab w:val="left" w:pos="567"/>
                <w:tab w:val="left" w:pos="1276"/>
                <w:tab w:val="left" w:pos="2127"/>
              </w:tabs>
              <w:spacing w:before="100"/>
              <w:rPr>
                <w:ins w:id="6994" w:author="Dr Mamadou SANOGO" w:date="2023-10-26T15:54:00Z"/>
                <w:rFonts w:asciiTheme="minorHAnsi" w:hAnsiTheme="minorHAnsi"/>
                <w:bCs/>
                <w:color w:val="000000" w:themeColor="text1"/>
                <w:szCs w:val="18"/>
              </w:rPr>
            </w:pPr>
            <w:ins w:id="6995" w:author="Dr Mamadou SANOGO" w:date="2023-10-26T15:54:00Z">
              <w:r w:rsidRPr="00645D0C">
                <w:rPr>
                  <w:rFonts w:asciiTheme="minorHAnsi" w:hAnsiTheme="minorHAnsi"/>
                  <w:bCs/>
                  <w:color w:val="000000" w:themeColor="text1"/>
                  <w:szCs w:val="18"/>
                </w:rPr>
                <w:t xml:space="preserve">Besoins spécifiques des adolescents </w:t>
              </w:r>
              <w:r>
                <w:rPr>
                  <w:rFonts w:asciiTheme="minorHAnsi" w:hAnsiTheme="minorHAnsi"/>
                  <w:bCs/>
                  <w:color w:val="000000" w:themeColor="text1"/>
                  <w:szCs w:val="18"/>
                </w:rPr>
                <w:t xml:space="preserve">et des jeunes en matière de SR </w:t>
              </w:r>
            </w:ins>
          </w:p>
        </w:tc>
        <w:tc>
          <w:tcPr>
            <w:tcW w:w="316" w:type="pct"/>
            <w:tcBorders>
              <w:top w:val="single" w:sz="4" w:space="0" w:color="auto"/>
              <w:left w:val="single" w:sz="4" w:space="0" w:color="auto"/>
              <w:right w:val="single" w:sz="4" w:space="0" w:color="auto"/>
            </w:tcBorders>
            <w:vAlign w:val="center"/>
            <w:hideMark/>
          </w:tcPr>
          <w:p w14:paraId="11D580DC" w14:textId="77777777" w:rsidR="00561D9D" w:rsidRPr="00325280" w:rsidRDefault="00561D9D" w:rsidP="00D27EF1">
            <w:pPr>
              <w:tabs>
                <w:tab w:val="left" w:pos="567"/>
                <w:tab w:val="left" w:pos="1276"/>
                <w:tab w:val="left" w:pos="2127"/>
              </w:tabs>
              <w:spacing w:before="100"/>
              <w:jc w:val="center"/>
              <w:rPr>
                <w:ins w:id="6996" w:author="Dr Mamadou SANOGO" w:date="2023-10-26T15:54:00Z"/>
                <w:rFonts w:asciiTheme="minorHAnsi" w:hAnsiTheme="minorHAnsi"/>
                <w:bCs/>
                <w:color w:val="000000" w:themeColor="text1"/>
                <w:szCs w:val="18"/>
              </w:rPr>
            </w:pPr>
            <w:ins w:id="6997" w:author="Dr Mamadou SANOGO" w:date="2023-10-26T15:54:00Z">
              <w:r w:rsidRPr="00325280">
                <w:rPr>
                  <w:rFonts w:asciiTheme="minorHAnsi" w:hAnsiTheme="minorHAnsi"/>
                  <w:bCs/>
                  <w:color w:val="000000" w:themeColor="text1"/>
                  <w:szCs w:val="18"/>
                </w:rPr>
                <w:t>2</w:t>
              </w:r>
            </w:ins>
          </w:p>
          <w:p w14:paraId="46BD2EEB" w14:textId="77777777" w:rsidR="00561D9D" w:rsidRPr="00325280" w:rsidRDefault="00561D9D" w:rsidP="00D27EF1">
            <w:pPr>
              <w:tabs>
                <w:tab w:val="left" w:pos="567"/>
                <w:tab w:val="left" w:pos="1276"/>
                <w:tab w:val="left" w:pos="2127"/>
              </w:tabs>
              <w:spacing w:before="100"/>
              <w:jc w:val="center"/>
              <w:rPr>
                <w:ins w:id="6998" w:author="Dr Mamadou SANOGO" w:date="2023-10-26T15:54:00Z"/>
                <w:rFonts w:asciiTheme="minorHAnsi" w:hAnsiTheme="minorHAnsi"/>
                <w:bCs/>
                <w:color w:val="000000" w:themeColor="text1"/>
                <w:szCs w:val="18"/>
              </w:rPr>
            </w:pPr>
          </w:p>
        </w:tc>
        <w:tc>
          <w:tcPr>
            <w:tcW w:w="633" w:type="pct"/>
            <w:vMerge w:val="restart"/>
            <w:tcBorders>
              <w:top w:val="single" w:sz="4" w:space="0" w:color="auto"/>
              <w:left w:val="single" w:sz="4" w:space="0" w:color="auto"/>
              <w:right w:val="single" w:sz="4" w:space="0" w:color="auto"/>
            </w:tcBorders>
            <w:vAlign w:val="center"/>
          </w:tcPr>
          <w:p w14:paraId="62BDD3A5" w14:textId="77777777" w:rsidR="00561D9D" w:rsidRPr="00325280" w:rsidRDefault="00561D9D" w:rsidP="00D27EF1">
            <w:pPr>
              <w:tabs>
                <w:tab w:val="left" w:pos="567"/>
                <w:tab w:val="left" w:pos="1276"/>
                <w:tab w:val="left" w:pos="2127"/>
              </w:tabs>
              <w:spacing w:before="100"/>
              <w:jc w:val="center"/>
              <w:rPr>
                <w:ins w:id="6999" w:author="Dr Mamadou SANOGO" w:date="2023-10-26T15:54:00Z"/>
                <w:rFonts w:asciiTheme="minorHAnsi" w:hAnsiTheme="minorHAnsi"/>
                <w:bCs/>
                <w:color w:val="000000" w:themeColor="text1"/>
                <w:szCs w:val="18"/>
              </w:rPr>
            </w:pPr>
            <w:ins w:id="7000" w:author="Dr Mamadou SANOGO" w:date="2023-10-26T15:54:00Z">
              <w:r>
                <w:rPr>
                  <w:rFonts w:asciiTheme="minorHAnsi" w:hAnsiTheme="minorHAnsi"/>
                  <w:bCs/>
                  <w:color w:val="000000" w:themeColor="text1"/>
                  <w:szCs w:val="18"/>
                </w:rPr>
                <w:t>10/5</w:t>
              </w:r>
              <w:r w:rsidRPr="00325280">
                <w:rPr>
                  <w:rFonts w:asciiTheme="minorHAnsi" w:hAnsiTheme="minorHAnsi"/>
                  <w:bCs/>
                  <w:color w:val="000000" w:themeColor="text1"/>
                  <w:szCs w:val="18"/>
                </w:rPr>
                <w:t>0/</w:t>
              </w:r>
              <w:r>
                <w:rPr>
                  <w:rFonts w:asciiTheme="minorHAnsi" w:hAnsiTheme="minorHAnsi"/>
                  <w:bCs/>
                  <w:color w:val="000000" w:themeColor="text1"/>
                  <w:szCs w:val="18"/>
                </w:rPr>
                <w:t>0</w:t>
              </w:r>
              <w:r w:rsidRPr="00325280">
                <w:rPr>
                  <w:rFonts w:asciiTheme="minorHAnsi" w:hAnsiTheme="minorHAnsi"/>
                  <w:bCs/>
                  <w:color w:val="000000" w:themeColor="text1"/>
                  <w:szCs w:val="18"/>
                </w:rPr>
                <w:t>0</w:t>
              </w:r>
              <w:r>
                <w:rPr>
                  <w:rFonts w:asciiTheme="minorHAnsi" w:hAnsiTheme="minorHAnsi"/>
                  <w:bCs/>
                  <w:color w:val="000000" w:themeColor="text1"/>
                  <w:szCs w:val="18"/>
                </w:rPr>
                <w:t>/45</w:t>
              </w:r>
            </w:ins>
          </w:p>
        </w:tc>
        <w:tc>
          <w:tcPr>
            <w:tcW w:w="444" w:type="pct"/>
            <w:vMerge w:val="restart"/>
            <w:tcBorders>
              <w:top w:val="single" w:sz="4" w:space="0" w:color="auto"/>
              <w:left w:val="single" w:sz="4" w:space="0" w:color="auto"/>
              <w:right w:val="single" w:sz="4" w:space="0" w:color="auto"/>
            </w:tcBorders>
            <w:vAlign w:val="center"/>
            <w:hideMark/>
          </w:tcPr>
          <w:p w14:paraId="276D5ED3" w14:textId="77777777" w:rsidR="00561D9D" w:rsidRDefault="00561D9D" w:rsidP="00D27EF1">
            <w:pPr>
              <w:rPr>
                <w:ins w:id="7001" w:author="Dr Mamadou SANOGO" w:date="2023-10-26T15:54:00Z"/>
              </w:rPr>
            </w:pPr>
            <w:ins w:id="7002" w:author="Dr Mamadou SANOGO" w:date="2023-10-26T15:54:00Z">
              <w:r w:rsidRPr="003F087C">
                <w:rPr>
                  <w:rFonts w:asciiTheme="minorHAnsi" w:hAnsiTheme="minorHAnsi"/>
                  <w:bCs/>
                  <w:i/>
                  <w:color w:val="000000" w:themeColor="text1"/>
                  <w:sz w:val="16"/>
                  <w:szCs w:val="16"/>
                </w:rPr>
                <w:t>Co</w:t>
              </w:r>
              <w:r>
                <w:rPr>
                  <w:rFonts w:asciiTheme="minorHAnsi" w:hAnsiTheme="minorHAnsi"/>
                  <w:bCs/>
                  <w:i/>
                  <w:color w:val="000000" w:themeColor="text1"/>
                  <w:sz w:val="16"/>
                  <w:szCs w:val="16"/>
                </w:rPr>
                <w:t>urs magistral, travaux dirigés</w:t>
              </w:r>
              <w:r w:rsidRPr="003F087C">
                <w:rPr>
                  <w:rFonts w:asciiTheme="minorHAnsi" w:hAnsiTheme="minorHAnsi"/>
                  <w:bCs/>
                  <w:i/>
                  <w:color w:val="000000" w:themeColor="text1"/>
                  <w:sz w:val="16"/>
                  <w:szCs w:val="16"/>
                </w:rPr>
                <w:t>, études de cas, exposés participatifs, mise en situation réelle de travail</w:t>
              </w:r>
              <w:r>
                <w:rPr>
                  <w:rFonts w:asciiTheme="minorHAnsi" w:hAnsiTheme="minorHAnsi"/>
                  <w:bCs/>
                  <w:i/>
                  <w:color w:val="000000" w:themeColor="text1"/>
                  <w:sz w:val="16"/>
                  <w:szCs w:val="16"/>
                </w:rPr>
                <w:t>, stage</w:t>
              </w:r>
            </w:ins>
          </w:p>
        </w:tc>
        <w:tc>
          <w:tcPr>
            <w:tcW w:w="633" w:type="pct"/>
            <w:vMerge w:val="restart"/>
            <w:tcBorders>
              <w:top w:val="single" w:sz="4" w:space="0" w:color="auto"/>
              <w:left w:val="single" w:sz="4" w:space="0" w:color="auto"/>
              <w:right w:val="single" w:sz="4" w:space="0" w:color="auto"/>
            </w:tcBorders>
            <w:vAlign w:val="center"/>
            <w:hideMark/>
          </w:tcPr>
          <w:p w14:paraId="29DB7E20" w14:textId="77777777" w:rsidR="00561D9D" w:rsidRDefault="00561D9D" w:rsidP="00D27EF1">
            <w:pPr>
              <w:rPr>
                <w:ins w:id="7003" w:author="Dr Mamadou SANOGO" w:date="2023-10-26T15:54:00Z"/>
              </w:rPr>
            </w:pPr>
            <w:ins w:id="7004" w:author="Dr Mamadou SANOGO" w:date="2023-10-26T15:54:00Z">
              <w:r w:rsidRPr="002A624B">
                <w:rPr>
                  <w:rFonts w:asciiTheme="minorHAnsi" w:hAnsiTheme="minorHAnsi"/>
                  <w:bCs/>
                  <w:i/>
                  <w:color w:val="000000" w:themeColor="text1"/>
                  <w:sz w:val="16"/>
                  <w:szCs w:val="16"/>
                </w:rPr>
                <w:t>Contrôle continu écrit ou oral, cas pratiques, Mise en situation réelle de travail</w:t>
              </w:r>
            </w:ins>
          </w:p>
        </w:tc>
      </w:tr>
      <w:tr w:rsidR="00561D9D" w14:paraId="089F0412" w14:textId="77777777" w:rsidTr="00D27EF1">
        <w:trPr>
          <w:cantSplit/>
          <w:trHeight w:val="1687"/>
          <w:jc w:val="center"/>
          <w:ins w:id="7005" w:author="Dr Mamadou SANOGO" w:date="2023-10-26T15:54:00Z"/>
        </w:trPr>
        <w:tc>
          <w:tcPr>
            <w:tcW w:w="948" w:type="pct"/>
            <w:vMerge/>
            <w:tcBorders>
              <w:left w:val="single" w:sz="4" w:space="0" w:color="auto"/>
              <w:right w:val="single" w:sz="4" w:space="0" w:color="auto"/>
            </w:tcBorders>
            <w:vAlign w:val="center"/>
            <w:hideMark/>
          </w:tcPr>
          <w:p w14:paraId="76765309" w14:textId="77777777" w:rsidR="00561D9D" w:rsidRPr="00A425BB" w:rsidRDefault="00561D9D" w:rsidP="00D27EF1">
            <w:pPr>
              <w:rPr>
                <w:ins w:id="7006" w:author="Dr Mamadou SANOGO" w:date="2023-10-26T15:54: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345C6C78" w14:textId="77777777" w:rsidR="00561D9D" w:rsidRPr="00325280" w:rsidRDefault="00561D9D" w:rsidP="00D27EF1">
            <w:pPr>
              <w:jc w:val="center"/>
              <w:rPr>
                <w:ins w:id="7007" w:author="Dr Mamadou SANOGO" w:date="2023-10-26T15:54: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58B9F628" w14:textId="77777777" w:rsidR="00561D9D" w:rsidRPr="00325280" w:rsidRDefault="00561D9D" w:rsidP="00D27EF1">
            <w:pPr>
              <w:tabs>
                <w:tab w:val="left" w:pos="567"/>
                <w:tab w:val="left" w:pos="1276"/>
                <w:tab w:val="left" w:pos="2127"/>
              </w:tabs>
              <w:spacing w:before="100"/>
              <w:rPr>
                <w:ins w:id="7008" w:author="Dr Mamadou SANOGO" w:date="2023-10-26T15:54: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hideMark/>
          </w:tcPr>
          <w:p w14:paraId="71255011" w14:textId="77777777" w:rsidR="00561D9D" w:rsidRPr="00645D0C" w:rsidRDefault="00561D9D" w:rsidP="00D27EF1">
            <w:pPr>
              <w:tabs>
                <w:tab w:val="left" w:pos="567"/>
                <w:tab w:val="left" w:pos="1276"/>
                <w:tab w:val="left" w:pos="2127"/>
              </w:tabs>
              <w:spacing w:before="100"/>
              <w:rPr>
                <w:ins w:id="7009" w:author="Dr Mamadou SANOGO" w:date="2023-10-26T15:54:00Z"/>
                <w:rFonts w:asciiTheme="minorHAnsi" w:hAnsiTheme="minorHAnsi"/>
                <w:bCs/>
                <w:color w:val="000000" w:themeColor="text1"/>
                <w:szCs w:val="18"/>
              </w:rPr>
            </w:pPr>
            <w:ins w:id="7010" w:author="Dr Mamadou SANOGO" w:date="2023-10-26T15:54:00Z">
              <w:r w:rsidRPr="00645D0C">
                <w:rPr>
                  <w:rFonts w:asciiTheme="minorHAnsi" w:hAnsiTheme="minorHAnsi"/>
                  <w:bCs/>
                  <w:color w:val="000000" w:themeColor="text1"/>
                  <w:szCs w:val="18"/>
                </w:rPr>
                <w:t>Prise en charge des IST/VIH/SIDA chez les adolescents et les jeunes</w:t>
              </w:r>
            </w:ins>
          </w:p>
        </w:tc>
        <w:tc>
          <w:tcPr>
            <w:tcW w:w="316" w:type="pct"/>
            <w:tcBorders>
              <w:top w:val="single" w:sz="4" w:space="0" w:color="auto"/>
              <w:left w:val="single" w:sz="4" w:space="0" w:color="auto"/>
              <w:bottom w:val="single" w:sz="4" w:space="0" w:color="auto"/>
              <w:right w:val="single" w:sz="4" w:space="0" w:color="auto"/>
            </w:tcBorders>
            <w:vAlign w:val="center"/>
            <w:hideMark/>
          </w:tcPr>
          <w:p w14:paraId="3F7D9FD3" w14:textId="77777777" w:rsidR="00561D9D" w:rsidRPr="00325280" w:rsidRDefault="00561D9D" w:rsidP="00D27EF1">
            <w:pPr>
              <w:tabs>
                <w:tab w:val="left" w:pos="567"/>
                <w:tab w:val="left" w:pos="1276"/>
                <w:tab w:val="left" w:pos="2127"/>
              </w:tabs>
              <w:jc w:val="center"/>
              <w:rPr>
                <w:ins w:id="7011" w:author="Dr Mamadou SANOGO" w:date="2023-10-26T15:54:00Z"/>
                <w:rFonts w:asciiTheme="minorHAnsi" w:hAnsiTheme="minorHAnsi"/>
                <w:bCs/>
                <w:color w:val="000000" w:themeColor="text1"/>
                <w:szCs w:val="18"/>
              </w:rPr>
            </w:pPr>
            <w:ins w:id="7012" w:author="Dr Mamadou SANOGO" w:date="2023-10-26T15:54:00Z">
              <w:r>
                <w:rPr>
                  <w:rFonts w:asciiTheme="minorHAnsi" w:hAnsiTheme="minorHAnsi"/>
                  <w:bCs/>
                  <w:color w:val="000000" w:themeColor="text1"/>
                  <w:szCs w:val="18"/>
                </w:rPr>
                <w:t>1</w:t>
              </w:r>
            </w:ins>
          </w:p>
        </w:tc>
        <w:tc>
          <w:tcPr>
            <w:tcW w:w="633" w:type="pct"/>
            <w:vMerge/>
            <w:tcBorders>
              <w:left w:val="single" w:sz="4" w:space="0" w:color="auto"/>
              <w:right w:val="single" w:sz="4" w:space="0" w:color="auto"/>
            </w:tcBorders>
            <w:vAlign w:val="center"/>
            <w:hideMark/>
          </w:tcPr>
          <w:p w14:paraId="51694109" w14:textId="77777777" w:rsidR="00561D9D" w:rsidRPr="00325280" w:rsidRDefault="00561D9D" w:rsidP="00D27EF1">
            <w:pPr>
              <w:tabs>
                <w:tab w:val="left" w:pos="567"/>
                <w:tab w:val="left" w:pos="1276"/>
                <w:tab w:val="left" w:pos="2127"/>
              </w:tabs>
              <w:spacing w:before="100"/>
              <w:jc w:val="center"/>
              <w:rPr>
                <w:ins w:id="7013" w:author="Dr Mamadou SANOGO" w:date="2023-10-26T15:54: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4DF0D8E0" w14:textId="77777777" w:rsidR="00561D9D" w:rsidRPr="00325280" w:rsidRDefault="00561D9D" w:rsidP="00D27EF1">
            <w:pPr>
              <w:tabs>
                <w:tab w:val="left" w:pos="567"/>
                <w:tab w:val="left" w:pos="1276"/>
                <w:tab w:val="left" w:pos="2127"/>
              </w:tabs>
              <w:spacing w:before="100"/>
              <w:rPr>
                <w:ins w:id="7014" w:author="Dr Mamadou SANOGO" w:date="2023-10-26T15:54: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2BBCE4B7" w14:textId="77777777" w:rsidR="00561D9D" w:rsidRPr="00325280" w:rsidRDefault="00561D9D" w:rsidP="00D27EF1">
            <w:pPr>
              <w:tabs>
                <w:tab w:val="left" w:pos="567"/>
                <w:tab w:val="left" w:pos="1276"/>
                <w:tab w:val="left" w:pos="2127"/>
              </w:tabs>
              <w:spacing w:before="100"/>
              <w:rPr>
                <w:ins w:id="7015" w:author="Dr Mamadou SANOGO" w:date="2023-10-26T15:54:00Z"/>
                <w:rFonts w:asciiTheme="minorHAnsi" w:hAnsiTheme="minorHAnsi"/>
                <w:bCs/>
                <w:i/>
                <w:color w:val="000000" w:themeColor="text1"/>
                <w:sz w:val="16"/>
                <w:szCs w:val="16"/>
              </w:rPr>
            </w:pPr>
          </w:p>
        </w:tc>
      </w:tr>
      <w:tr w:rsidR="00561D9D" w14:paraId="6274BC85" w14:textId="77777777" w:rsidTr="00D27EF1">
        <w:trPr>
          <w:cantSplit/>
          <w:trHeight w:val="1555"/>
          <w:jc w:val="center"/>
          <w:ins w:id="7016" w:author="Dr Mamadou SANOGO" w:date="2023-10-26T15:54:00Z"/>
        </w:trPr>
        <w:tc>
          <w:tcPr>
            <w:tcW w:w="948" w:type="pct"/>
            <w:vMerge/>
            <w:tcBorders>
              <w:left w:val="single" w:sz="4" w:space="0" w:color="auto"/>
              <w:bottom w:val="single" w:sz="4" w:space="0" w:color="auto"/>
              <w:right w:val="single" w:sz="4" w:space="0" w:color="auto"/>
            </w:tcBorders>
            <w:vAlign w:val="center"/>
          </w:tcPr>
          <w:p w14:paraId="576BD3DF" w14:textId="77777777" w:rsidR="00561D9D" w:rsidRPr="00A425BB" w:rsidRDefault="00561D9D" w:rsidP="00D27EF1">
            <w:pPr>
              <w:rPr>
                <w:ins w:id="7017" w:author="Dr Mamadou SANOGO" w:date="2023-10-26T15:54: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5EABE7BA" w14:textId="77777777" w:rsidR="00561D9D" w:rsidRPr="00325280" w:rsidRDefault="00561D9D" w:rsidP="00D27EF1">
            <w:pPr>
              <w:jc w:val="center"/>
              <w:rPr>
                <w:ins w:id="7018" w:author="Dr Mamadou SANOGO" w:date="2023-10-26T15:54: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03E5C2FC" w14:textId="77777777" w:rsidR="00561D9D" w:rsidRPr="00325280" w:rsidRDefault="00561D9D" w:rsidP="00D27EF1">
            <w:pPr>
              <w:tabs>
                <w:tab w:val="left" w:pos="567"/>
                <w:tab w:val="left" w:pos="1276"/>
                <w:tab w:val="left" w:pos="2127"/>
              </w:tabs>
              <w:spacing w:before="100"/>
              <w:rPr>
                <w:ins w:id="7019" w:author="Dr Mamadou SANOGO" w:date="2023-10-26T15:54: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2075ED0E" w14:textId="77777777" w:rsidR="00561D9D" w:rsidRPr="00645D0C" w:rsidRDefault="00561D9D" w:rsidP="00D27EF1">
            <w:pPr>
              <w:tabs>
                <w:tab w:val="left" w:pos="567"/>
                <w:tab w:val="left" w:pos="1276"/>
                <w:tab w:val="left" w:pos="2127"/>
              </w:tabs>
              <w:spacing w:before="100"/>
              <w:rPr>
                <w:ins w:id="7020" w:author="Dr Mamadou SANOGO" w:date="2023-10-26T15:54:00Z"/>
                <w:rFonts w:asciiTheme="minorHAnsi" w:hAnsiTheme="minorHAnsi"/>
                <w:bCs/>
                <w:color w:val="000000" w:themeColor="text1"/>
                <w:szCs w:val="18"/>
              </w:rPr>
            </w:pPr>
            <w:ins w:id="7021" w:author="Dr Mamadou SANOGO" w:date="2023-10-26T15:54:00Z">
              <w:r w:rsidRPr="00645D0C">
                <w:rPr>
                  <w:rFonts w:asciiTheme="minorHAnsi" w:hAnsiTheme="minorHAnsi"/>
                  <w:bCs/>
                  <w:color w:val="000000" w:themeColor="text1"/>
                  <w:szCs w:val="18"/>
                </w:rPr>
                <w:t xml:space="preserve">Stage de prise en charge </w:t>
              </w:r>
              <w:r>
                <w:rPr>
                  <w:rFonts w:asciiTheme="minorHAnsi" w:hAnsiTheme="minorHAnsi"/>
                  <w:bCs/>
                  <w:color w:val="000000" w:themeColor="text1"/>
                  <w:szCs w:val="18"/>
                </w:rPr>
                <w:t xml:space="preserve">de </w:t>
              </w:r>
              <w:r w:rsidRPr="00645D0C">
                <w:rPr>
                  <w:rFonts w:asciiTheme="minorHAnsi" w:hAnsiTheme="minorHAnsi"/>
                  <w:bCs/>
                  <w:color w:val="000000" w:themeColor="text1"/>
                  <w:szCs w:val="18"/>
                </w:rPr>
                <w:t>la santé</w:t>
              </w:r>
              <w:r>
                <w:rPr>
                  <w:rFonts w:asciiTheme="minorHAnsi" w:hAnsiTheme="minorHAnsi"/>
                  <w:bCs/>
                  <w:color w:val="000000" w:themeColor="text1"/>
                  <w:szCs w:val="18"/>
                </w:rPr>
                <w:t xml:space="preserve"> reproductive</w:t>
              </w:r>
              <w:r w:rsidRPr="00645D0C">
                <w:rPr>
                  <w:rFonts w:asciiTheme="minorHAnsi" w:hAnsiTheme="minorHAnsi"/>
                  <w:bCs/>
                  <w:color w:val="000000" w:themeColor="text1"/>
                  <w:szCs w:val="18"/>
                </w:rPr>
                <w:t xml:space="preserve"> des adolescents et des jeunes</w:t>
              </w:r>
            </w:ins>
          </w:p>
        </w:tc>
        <w:tc>
          <w:tcPr>
            <w:tcW w:w="316" w:type="pct"/>
            <w:tcBorders>
              <w:top w:val="single" w:sz="4" w:space="0" w:color="auto"/>
              <w:left w:val="single" w:sz="4" w:space="0" w:color="auto"/>
              <w:bottom w:val="single" w:sz="4" w:space="0" w:color="auto"/>
              <w:right w:val="single" w:sz="4" w:space="0" w:color="auto"/>
            </w:tcBorders>
            <w:vAlign w:val="center"/>
          </w:tcPr>
          <w:p w14:paraId="6713EBB4" w14:textId="77777777" w:rsidR="00561D9D" w:rsidRDefault="00561D9D" w:rsidP="00D27EF1">
            <w:pPr>
              <w:tabs>
                <w:tab w:val="left" w:pos="567"/>
                <w:tab w:val="left" w:pos="1276"/>
                <w:tab w:val="left" w:pos="2127"/>
              </w:tabs>
              <w:jc w:val="center"/>
              <w:rPr>
                <w:ins w:id="7022" w:author="Dr Mamadou SANOGO" w:date="2023-10-26T15:54:00Z"/>
                <w:rFonts w:asciiTheme="minorHAnsi" w:hAnsiTheme="minorHAnsi"/>
                <w:bCs/>
                <w:color w:val="000000" w:themeColor="text1"/>
                <w:szCs w:val="18"/>
              </w:rPr>
            </w:pPr>
            <w:ins w:id="7023" w:author="Dr Mamadou SANOGO" w:date="2023-10-26T15:54:00Z">
              <w:r>
                <w:rPr>
                  <w:rFonts w:asciiTheme="minorHAnsi" w:hAnsiTheme="minorHAnsi"/>
                  <w:bCs/>
                  <w:color w:val="000000" w:themeColor="text1"/>
                  <w:szCs w:val="18"/>
                </w:rPr>
                <w:t>1</w:t>
              </w:r>
            </w:ins>
          </w:p>
        </w:tc>
        <w:tc>
          <w:tcPr>
            <w:tcW w:w="633" w:type="pct"/>
            <w:vMerge/>
            <w:tcBorders>
              <w:left w:val="single" w:sz="4" w:space="0" w:color="auto"/>
              <w:bottom w:val="single" w:sz="4" w:space="0" w:color="auto"/>
              <w:right w:val="single" w:sz="4" w:space="0" w:color="auto"/>
            </w:tcBorders>
            <w:vAlign w:val="center"/>
          </w:tcPr>
          <w:p w14:paraId="02464C62" w14:textId="77777777" w:rsidR="00561D9D" w:rsidRPr="00325280" w:rsidRDefault="00561D9D" w:rsidP="00D27EF1">
            <w:pPr>
              <w:tabs>
                <w:tab w:val="left" w:pos="567"/>
                <w:tab w:val="left" w:pos="1276"/>
                <w:tab w:val="left" w:pos="2127"/>
              </w:tabs>
              <w:spacing w:before="100"/>
              <w:jc w:val="center"/>
              <w:rPr>
                <w:ins w:id="7024" w:author="Dr Mamadou SANOGO" w:date="2023-10-26T15:54: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5DED05F8" w14:textId="77777777" w:rsidR="00561D9D" w:rsidRPr="00325280" w:rsidRDefault="00561D9D" w:rsidP="00D27EF1">
            <w:pPr>
              <w:tabs>
                <w:tab w:val="left" w:pos="567"/>
                <w:tab w:val="left" w:pos="1276"/>
                <w:tab w:val="left" w:pos="2127"/>
              </w:tabs>
              <w:spacing w:before="100"/>
              <w:rPr>
                <w:ins w:id="7025" w:author="Dr Mamadou SANOGO" w:date="2023-10-26T15:54: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690AE80A" w14:textId="77777777" w:rsidR="00561D9D" w:rsidRPr="00325280" w:rsidRDefault="00561D9D" w:rsidP="00D27EF1">
            <w:pPr>
              <w:tabs>
                <w:tab w:val="left" w:pos="567"/>
                <w:tab w:val="left" w:pos="1276"/>
                <w:tab w:val="left" w:pos="2127"/>
              </w:tabs>
              <w:spacing w:before="100"/>
              <w:rPr>
                <w:ins w:id="7026" w:author="Dr Mamadou SANOGO" w:date="2023-10-26T15:54:00Z"/>
                <w:rFonts w:asciiTheme="minorHAnsi" w:hAnsiTheme="minorHAnsi"/>
                <w:bCs/>
                <w:i/>
                <w:color w:val="000000" w:themeColor="text1"/>
                <w:sz w:val="16"/>
                <w:szCs w:val="16"/>
              </w:rPr>
            </w:pPr>
          </w:p>
        </w:tc>
      </w:tr>
      <w:tr w:rsidR="00561D9D" w14:paraId="2FC2E6B7" w14:textId="77777777" w:rsidTr="00D27EF1">
        <w:trPr>
          <w:cantSplit/>
          <w:trHeight w:val="20"/>
          <w:jc w:val="center"/>
          <w:ins w:id="7027" w:author="Dr Mamadou SANOGO" w:date="2023-10-26T15:54:00Z"/>
        </w:trPr>
        <w:tc>
          <w:tcPr>
            <w:tcW w:w="948" w:type="pct"/>
            <w:vMerge w:val="restart"/>
            <w:tcBorders>
              <w:top w:val="single" w:sz="4" w:space="0" w:color="auto"/>
              <w:left w:val="single" w:sz="4" w:space="0" w:color="auto"/>
              <w:right w:val="single" w:sz="4" w:space="0" w:color="auto"/>
            </w:tcBorders>
            <w:vAlign w:val="center"/>
            <w:hideMark/>
          </w:tcPr>
          <w:p w14:paraId="337121F1" w14:textId="77777777" w:rsidR="00561D9D" w:rsidRDefault="00561D9D" w:rsidP="00D27EF1">
            <w:pPr>
              <w:rPr>
                <w:ins w:id="7028" w:author="Dr Mamadou SANOGO" w:date="2023-10-26T15:54:00Z"/>
                <w:rFonts w:asciiTheme="minorHAnsi" w:hAnsiTheme="minorHAnsi"/>
                <w:b/>
                <w:color w:val="000000" w:themeColor="text1"/>
              </w:rPr>
            </w:pPr>
            <w:ins w:id="7029" w:author="Dr Mamadou SANOGO" w:date="2023-10-26T15:54:00Z">
              <w:r>
                <w:rPr>
                  <w:rFonts w:asciiTheme="minorHAnsi" w:hAnsiTheme="minorHAnsi"/>
                  <w:b/>
                  <w:color w:val="000000" w:themeColor="text1"/>
                </w:rPr>
                <w:t>MGO236</w:t>
              </w:r>
            </w:ins>
          </w:p>
          <w:p w14:paraId="162FFC69" w14:textId="77777777" w:rsidR="00561D9D" w:rsidRDefault="00561D9D" w:rsidP="00D27EF1">
            <w:pPr>
              <w:rPr>
                <w:ins w:id="7030" w:author="Dr Mamadou SANOGO" w:date="2023-10-26T15:54:00Z"/>
                <w:rFonts w:asciiTheme="minorHAnsi" w:hAnsiTheme="minorHAnsi"/>
                <w:b/>
                <w:color w:val="000000" w:themeColor="text1"/>
              </w:rPr>
            </w:pPr>
            <w:ins w:id="7031" w:author="Dr Mamadou SANOGO" w:date="2023-10-26T15:54:00Z">
              <w:r>
                <w:rPr>
                  <w:rFonts w:asciiTheme="minorHAnsi" w:hAnsiTheme="minorHAnsi"/>
                  <w:b/>
                  <w:color w:val="000000" w:themeColor="text1"/>
                </w:rPr>
                <w:t xml:space="preserve">Dysfonctionnement du système </w:t>
              </w:r>
              <w:r w:rsidRPr="007513AA">
                <w:rPr>
                  <w:rFonts w:asciiTheme="minorHAnsi" w:hAnsiTheme="minorHAnsi"/>
                  <w:b/>
                  <w:color w:val="000000" w:themeColor="text1"/>
                </w:rPr>
                <w:t>de reproduction</w:t>
              </w:r>
              <w:r w:rsidRPr="002820AE">
                <w:rPr>
                  <w:rFonts w:asciiTheme="minorHAnsi" w:hAnsiTheme="minorHAnsi"/>
                  <w:b/>
                  <w:color w:val="000000" w:themeColor="text1"/>
                </w:rPr>
                <w:t xml:space="preserve"> </w:t>
              </w:r>
              <w:r>
                <w:rPr>
                  <w:rFonts w:asciiTheme="minorHAnsi" w:hAnsiTheme="minorHAnsi"/>
                  <w:b/>
                  <w:color w:val="000000" w:themeColor="text1"/>
                </w:rPr>
                <w:t>chez la femme</w:t>
              </w:r>
            </w:ins>
          </w:p>
          <w:p w14:paraId="49F30429" w14:textId="77777777" w:rsidR="00561D9D" w:rsidRPr="00A425BB" w:rsidRDefault="00561D9D" w:rsidP="00D27EF1">
            <w:pPr>
              <w:rPr>
                <w:ins w:id="7032" w:author="Dr Mamadou SANOGO" w:date="2023-10-26T15:54: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0AF385B2" w14:textId="77777777" w:rsidR="00561D9D" w:rsidRPr="00325280" w:rsidRDefault="00561D9D" w:rsidP="00D27EF1">
            <w:pPr>
              <w:jc w:val="center"/>
              <w:rPr>
                <w:ins w:id="7033" w:author="Dr Mamadou SANOGO" w:date="2023-10-26T15:54:00Z"/>
                <w:rFonts w:asciiTheme="minorHAnsi" w:hAnsiTheme="minorHAnsi"/>
                <w:b/>
                <w:color w:val="000000" w:themeColor="text1"/>
              </w:rPr>
            </w:pPr>
          </w:p>
          <w:p w14:paraId="3B5CA740" w14:textId="77777777" w:rsidR="00561D9D" w:rsidRPr="00325280" w:rsidRDefault="00561D9D" w:rsidP="00D27EF1">
            <w:pPr>
              <w:jc w:val="center"/>
              <w:rPr>
                <w:ins w:id="7034" w:author="Dr Mamadou SANOGO" w:date="2023-10-26T15:54:00Z"/>
                <w:rFonts w:asciiTheme="minorHAnsi" w:hAnsiTheme="minorHAnsi"/>
                <w:b/>
                <w:color w:val="000000" w:themeColor="text1"/>
              </w:rPr>
            </w:pPr>
            <w:ins w:id="7035" w:author="Dr Mamadou SANOGO" w:date="2023-10-26T15:54:00Z">
              <w:r>
                <w:rPr>
                  <w:rFonts w:asciiTheme="minorHAnsi" w:hAnsiTheme="minorHAnsi"/>
                  <w:b/>
                  <w:color w:val="000000" w:themeColor="text1"/>
                </w:rPr>
                <w:t>5</w:t>
              </w:r>
            </w:ins>
          </w:p>
          <w:p w14:paraId="6C8914D2" w14:textId="77777777" w:rsidR="00561D9D" w:rsidRPr="00325280" w:rsidRDefault="00561D9D" w:rsidP="00D27EF1">
            <w:pPr>
              <w:jc w:val="center"/>
              <w:rPr>
                <w:ins w:id="7036" w:author="Dr Mamadou SANOGO" w:date="2023-10-26T15:54:00Z"/>
                <w:rFonts w:asciiTheme="minorHAnsi" w:hAnsiTheme="minorHAnsi"/>
                <w:b/>
                <w:color w:val="000000" w:themeColor="text1"/>
              </w:rPr>
            </w:pPr>
          </w:p>
        </w:tc>
        <w:tc>
          <w:tcPr>
            <w:tcW w:w="887" w:type="pct"/>
            <w:vMerge w:val="restart"/>
            <w:tcBorders>
              <w:top w:val="single" w:sz="4" w:space="0" w:color="auto"/>
              <w:left w:val="single" w:sz="4" w:space="0" w:color="auto"/>
              <w:right w:val="single" w:sz="4" w:space="0" w:color="auto"/>
            </w:tcBorders>
            <w:vAlign w:val="center"/>
            <w:hideMark/>
          </w:tcPr>
          <w:p w14:paraId="61F09C92" w14:textId="77777777" w:rsidR="00561D9D" w:rsidRPr="004E2851" w:rsidRDefault="00561D9D" w:rsidP="00D27EF1">
            <w:pPr>
              <w:tabs>
                <w:tab w:val="left" w:pos="567"/>
                <w:tab w:val="left" w:pos="1276"/>
                <w:tab w:val="left" w:pos="2127"/>
              </w:tabs>
              <w:spacing w:before="100"/>
              <w:rPr>
                <w:ins w:id="7037" w:author="Dr Mamadou SANOGO" w:date="2023-10-26T15:54:00Z"/>
                <w:rFonts w:asciiTheme="minorHAnsi" w:hAnsiTheme="minorHAnsi"/>
                <w:bCs/>
                <w:color w:val="000000" w:themeColor="text1"/>
                <w:sz w:val="18"/>
                <w:szCs w:val="18"/>
              </w:rPr>
            </w:pPr>
            <w:ins w:id="7038" w:author="Dr Mamadou SANOGO" w:date="2023-10-26T15:54:00Z">
              <w:r w:rsidRPr="004E2851">
                <w:rPr>
                  <w:rFonts w:asciiTheme="minorHAnsi" w:hAnsiTheme="minorHAnsi"/>
                  <w:bCs/>
                  <w:color w:val="000000" w:themeColor="text1"/>
                  <w:sz w:val="18"/>
                  <w:szCs w:val="18"/>
                </w:rPr>
                <w:t>Diagnostiquer les pathologies gynécologiques et obstétricales courantes, les urgences gynécologiques, obstétricales</w:t>
              </w:r>
            </w:ins>
          </w:p>
          <w:p w14:paraId="66B3769C" w14:textId="77777777" w:rsidR="00561D9D" w:rsidRPr="004E2851" w:rsidRDefault="00561D9D" w:rsidP="00D27EF1">
            <w:pPr>
              <w:tabs>
                <w:tab w:val="left" w:pos="567"/>
                <w:tab w:val="left" w:pos="1276"/>
                <w:tab w:val="left" w:pos="2127"/>
              </w:tabs>
              <w:spacing w:before="100"/>
              <w:rPr>
                <w:ins w:id="7039" w:author="Dr Mamadou SANOGO" w:date="2023-10-26T15:54:00Z"/>
                <w:rFonts w:asciiTheme="minorHAnsi" w:hAnsiTheme="minorHAnsi"/>
                <w:bCs/>
                <w:color w:val="000000" w:themeColor="text1"/>
                <w:sz w:val="18"/>
                <w:szCs w:val="18"/>
              </w:rPr>
            </w:pPr>
            <w:ins w:id="7040" w:author="Dr Mamadou SANOGO" w:date="2023-10-26T15:54:00Z">
              <w:r w:rsidRPr="004E2851">
                <w:rPr>
                  <w:rFonts w:asciiTheme="minorHAnsi" w:hAnsiTheme="minorHAnsi"/>
                  <w:bCs/>
                  <w:color w:val="000000" w:themeColor="text1"/>
                  <w:sz w:val="18"/>
                  <w:szCs w:val="18"/>
                </w:rPr>
                <w:t>Traiter les pathologies gynécologiques et obst</w:t>
              </w:r>
              <w:r>
                <w:rPr>
                  <w:rFonts w:asciiTheme="minorHAnsi" w:hAnsiTheme="minorHAnsi"/>
                  <w:bCs/>
                  <w:color w:val="000000" w:themeColor="text1"/>
                  <w:sz w:val="18"/>
                  <w:szCs w:val="18"/>
                </w:rPr>
                <w:t xml:space="preserve">étricales </w:t>
              </w:r>
              <w:r w:rsidRPr="004E2851">
                <w:rPr>
                  <w:rFonts w:asciiTheme="minorHAnsi" w:hAnsiTheme="minorHAnsi"/>
                  <w:bCs/>
                  <w:color w:val="000000" w:themeColor="text1"/>
                  <w:sz w:val="18"/>
                  <w:szCs w:val="18"/>
                </w:rPr>
                <w:t>courantes</w:t>
              </w:r>
            </w:ins>
          </w:p>
          <w:p w14:paraId="0DDA3C41" w14:textId="77777777" w:rsidR="00561D9D" w:rsidRPr="00325280" w:rsidRDefault="00561D9D" w:rsidP="00D27EF1">
            <w:pPr>
              <w:tabs>
                <w:tab w:val="left" w:pos="567"/>
                <w:tab w:val="left" w:pos="1276"/>
                <w:tab w:val="left" w:pos="2127"/>
              </w:tabs>
              <w:spacing w:before="100"/>
              <w:rPr>
                <w:ins w:id="7041" w:author="Dr Mamadou SANOGO" w:date="2023-10-26T15:54:00Z"/>
                <w:rFonts w:asciiTheme="minorHAnsi" w:hAnsiTheme="minorHAnsi"/>
                <w:bCs/>
                <w:color w:val="000000" w:themeColor="text1"/>
                <w:sz w:val="18"/>
                <w:szCs w:val="18"/>
              </w:rPr>
            </w:pPr>
            <w:ins w:id="7042" w:author="Dr Mamadou SANOGO" w:date="2023-10-26T15:54:00Z">
              <w:r w:rsidRPr="004E2851">
                <w:rPr>
                  <w:rFonts w:asciiTheme="minorHAnsi" w:hAnsiTheme="minorHAnsi"/>
                  <w:bCs/>
                  <w:color w:val="000000" w:themeColor="text1"/>
                  <w:sz w:val="18"/>
                  <w:szCs w:val="18"/>
                </w:rPr>
                <w:t>Prévenir les affections gynécologiques et obstétricales courantes</w:t>
              </w:r>
            </w:ins>
          </w:p>
        </w:tc>
        <w:tc>
          <w:tcPr>
            <w:tcW w:w="823" w:type="pct"/>
            <w:tcBorders>
              <w:top w:val="single" w:sz="4" w:space="0" w:color="auto"/>
              <w:left w:val="single" w:sz="4" w:space="0" w:color="auto"/>
              <w:bottom w:val="single" w:sz="4" w:space="0" w:color="auto"/>
              <w:right w:val="single" w:sz="4" w:space="0" w:color="auto"/>
            </w:tcBorders>
          </w:tcPr>
          <w:p w14:paraId="08464D94" w14:textId="77777777" w:rsidR="00561D9D" w:rsidRPr="00E512BB" w:rsidRDefault="00561D9D" w:rsidP="00D27EF1">
            <w:pPr>
              <w:tabs>
                <w:tab w:val="left" w:pos="567"/>
                <w:tab w:val="left" w:pos="1276"/>
                <w:tab w:val="left" w:pos="2127"/>
              </w:tabs>
              <w:spacing w:before="100"/>
              <w:rPr>
                <w:ins w:id="7043" w:author="Dr Mamadou SANOGO" w:date="2023-10-26T15:54:00Z"/>
                <w:rFonts w:asciiTheme="minorHAnsi" w:hAnsiTheme="minorHAnsi"/>
                <w:bCs/>
                <w:color w:val="000000" w:themeColor="text1"/>
                <w:szCs w:val="18"/>
              </w:rPr>
            </w:pPr>
            <w:proofErr w:type="gramStart"/>
            <w:ins w:id="7044" w:author="Dr Mamadou SANOGO" w:date="2023-10-26T15:54:00Z">
              <w:r w:rsidRPr="00E512BB">
                <w:rPr>
                  <w:rFonts w:asciiTheme="minorHAnsi" w:hAnsiTheme="minorHAnsi"/>
                  <w:bCs/>
                  <w:color w:val="000000" w:themeColor="text1"/>
                  <w:szCs w:val="18"/>
                </w:rPr>
                <w:t>Identifica</w:t>
              </w:r>
              <w:r>
                <w:rPr>
                  <w:rFonts w:asciiTheme="minorHAnsi" w:hAnsiTheme="minorHAnsi"/>
                  <w:bCs/>
                  <w:color w:val="000000" w:themeColor="text1"/>
                  <w:szCs w:val="18"/>
                </w:rPr>
                <w:t>tion  des</w:t>
              </w:r>
              <w:proofErr w:type="gramEnd"/>
              <w:r>
                <w:rPr>
                  <w:rFonts w:asciiTheme="minorHAnsi" w:hAnsiTheme="minorHAnsi"/>
                  <w:bCs/>
                  <w:color w:val="000000" w:themeColor="text1"/>
                  <w:szCs w:val="18"/>
                </w:rPr>
                <w:t xml:space="preserve"> dysfonctionnements de</w:t>
              </w:r>
              <w:r w:rsidRPr="00E512BB">
                <w:rPr>
                  <w:rFonts w:asciiTheme="minorHAnsi" w:hAnsiTheme="minorHAnsi"/>
                  <w:bCs/>
                  <w:color w:val="000000" w:themeColor="text1"/>
                  <w:szCs w:val="18"/>
                </w:rPr>
                <w:t xml:space="preserve"> </w:t>
              </w:r>
              <w:r>
                <w:rPr>
                  <w:rFonts w:asciiTheme="minorHAnsi" w:hAnsiTheme="minorHAnsi"/>
                  <w:bCs/>
                  <w:color w:val="000000" w:themeColor="text1"/>
                  <w:szCs w:val="18"/>
                </w:rPr>
                <w:t>l’appareil</w:t>
              </w:r>
              <w:r w:rsidRPr="00E512BB">
                <w:rPr>
                  <w:rFonts w:asciiTheme="minorHAnsi" w:hAnsiTheme="minorHAnsi"/>
                  <w:bCs/>
                  <w:color w:val="000000" w:themeColor="text1"/>
                  <w:szCs w:val="18"/>
                </w:rPr>
                <w:t xml:space="preserve"> de</w:t>
              </w:r>
              <w:r>
                <w:rPr>
                  <w:rFonts w:asciiTheme="minorHAnsi" w:hAnsiTheme="minorHAnsi"/>
                  <w:bCs/>
                  <w:color w:val="000000" w:themeColor="text1"/>
                  <w:szCs w:val="18"/>
                </w:rPr>
                <w:t xml:space="preserve"> </w:t>
              </w:r>
              <w:r w:rsidRPr="00E512BB">
                <w:rPr>
                  <w:rFonts w:asciiTheme="minorHAnsi" w:hAnsiTheme="minorHAnsi"/>
                  <w:bCs/>
                  <w:color w:val="000000" w:themeColor="text1"/>
                  <w:szCs w:val="18"/>
                </w:rPr>
                <w:t xml:space="preserve"> reproduction chez la femme </w:t>
              </w:r>
            </w:ins>
          </w:p>
        </w:tc>
        <w:tc>
          <w:tcPr>
            <w:tcW w:w="316" w:type="pct"/>
            <w:tcBorders>
              <w:top w:val="single" w:sz="4" w:space="0" w:color="auto"/>
              <w:left w:val="single" w:sz="4" w:space="0" w:color="auto"/>
              <w:bottom w:val="single" w:sz="4" w:space="0" w:color="auto"/>
              <w:right w:val="single" w:sz="4" w:space="0" w:color="auto"/>
            </w:tcBorders>
            <w:vAlign w:val="center"/>
            <w:hideMark/>
          </w:tcPr>
          <w:p w14:paraId="0C1AD094" w14:textId="77777777" w:rsidR="00561D9D" w:rsidRPr="00325280" w:rsidRDefault="00561D9D" w:rsidP="00D27EF1">
            <w:pPr>
              <w:tabs>
                <w:tab w:val="left" w:pos="567"/>
                <w:tab w:val="left" w:pos="1276"/>
                <w:tab w:val="left" w:pos="2127"/>
              </w:tabs>
              <w:spacing w:before="100"/>
              <w:jc w:val="center"/>
              <w:rPr>
                <w:ins w:id="7045" w:author="Dr Mamadou SANOGO" w:date="2023-10-26T15:54:00Z"/>
                <w:rFonts w:asciiTheme="minorHAnsi" w:hAnsiTheme="minorHAnsi"/>
                <w:bCs/>
                <w:color w:val="000000" w:themeColor="text1"/>
                <w:szCs w:val="18"/>
              </w:rPr>
            </w:pPr>
            <w:ins w:id="7046" w:author="Dr Mamadou SANOGO" w:date="2023-10-26T15:54:00Z">
              <w:r>
                <w:rPr>
                  <w:rFonts w:asciiTheme="minorHAnsi" w:hAnsiTheme="minorHAnsi"/>
                  <w:bCs/>
                  <w:color w:val="000000" w:themeColor="text1"/>
                  <w:szCs w:val="18"/>
                </w:rPr>
                <w:t>1</w:t>
              </w:r>
            </w:ins>
          </w:p>
        </w:tc>
        <w:tc>
          <w:tcPr>
            <w:tcW w:w="633" w:type="pct"/>
            <w:vMerge w:val="restart"/>
            <w:tcBorders>
              <w:top w:val="single" w:sz="4" w:space="0" w:color="auto"/>
              <w:left w:val="single" w:sz="4" w:space="0" w:color="auto"/>
              <w:right w:val="single" w:sz="4" w:space="0" w:color="auto"/>
            </w:tcBorders>
            <w:vAlign w:val="center"/>
          </w:tcPr>
          <w:p w14:paraId="7BC07EE0" w14:textId="77777777" w:rsidR="00561D9D" w:rsidRPr="00325280" w:rsidRDefault="00561D9D" w:rsidP="00D27EF1">
            <w:pPr>
              <w:tabs>
                <w:tab w:val="left" w:pos="567"/>
                <w:tab w:val="left" w:pos="1276"/>
                <w:tab w:val="left" w:pos="2127"/>
              </w:tabs>
              <w:spacing w:before="100"/>
              <w:jc w:val="center"/>
              <w:rPr>
                <w:ins w:id="7047" w:author="Dr Mamadou SANOGO" w:date="2023-10-26T15:54:00Z"/>
                <w:rFonts w:asciiTheme="minorHAnsi" w:hAnsiTheme="minorHAnsi"/>
                <w:bCs/>
                <w:color w:val="000000" w:themeColor="text1"/>
                <w:szCs w:val="18"/>
              </w:rPr>
            </w:pPr>
            <w:ins w:id="7048" w:author="Dr Mamadou SANOGO" w:date="2023-10-26T15:54:00Z">
              <w:r>
                <w:rPr>
                  <w:rFonts w:asciiTheme="minorHAnsi" w:hAnsiTheme="minorHAnsi"/>
                  <w:bCs/>
                  <w:color w:val="000000" w:themeColor="text1"/>
                  <w:szCs w:val="18"/>
                </w:rPr>
                <w:t>00/6</w:t>
              </w:r>
              <w:r w:rsidRPr="00325280">
                <w:rPr>
                  <w:rFonts w:asciiTheme="minorHAnsi" w:hAnsiTheme="minorHAnsi"/>
                  <w:bCs/>
                  <w:color w:val="000000" w:themeColor="text1"/>
                  <w:szCs w:val="18"/>
                </w:rPr>
                <w:t>0/</w:t>
              </w:r>
              <w:r>
                <w:rPr>
                  <w:rFonts w:asciiTheme="minorHAnsi" w:hAnsiTheme="minorHAnsi"/>
                  <w:bCs/>
                  <w:color w:val="000000" w:themeColor="text1"/>
                  <w:szCs w:val="18"/>
                </w:rPr>
                <w:t>20/45</w:t>
              </w:r>
            </w:ins>
          </w:p>
        </w:tc>
        <w:tc>
          <w:tcPr>
            <w:tcW w:w="444" w:type="pct"/>
            <w:vMerge w:val="restart"/>
            <w:tcBorders>
              <w:top w:val="single" w:sz="4" w:space="0" w:color="auto"/>
              <w:left w:val="single" w:sz="4" w:space="0" w:color="auto"/>
              <w:right w:val="single" w:sz="4" w:space="0" w:color="auto"/>
            </w:tcBorders>
            <w:vAlign w:val="center"/>
            <w:hideMark/>
          </w:tcPr>
          <w:p w14:paraId="22D051A9" w14:textId="77777777" w:rsidR="00561D9D" w:rsidRDefault="00561D9D" w:rsidP="00D27EF1">
            <w:pPr>
              <w:rPr>
                <w:ins w:id="7049" w:author="Dr Mamadou SANOGO" w:date="2023-10-26T15:54:00Z"/>
              </w:rPr>
            </w:pPr>
            <w:ins w:id="7050" w:author="Dr Mamadou SANOGO" w:date="2023-10-26T15:54:00Z">
              <w:r>
                <w:rPr>
                  <w:rFonts w:asciiTheme="minorHAnsi" w:hAnsiTheme="minorHAnsi"/>
                  <w:bCs/>
                  <w:i/>
                  <w:color w:val="000000" w:themeColor="text1"/>
                  <w:sz w:val="16"/>
                  <w:szCs w:val="16"/>
                </w:rPr>
                <w:t>Travaux dirigés</w:t>
              </w:r>
              <w:r w:rsidRPr="003F087C">
                <w:rPr>
                  <w:rFonts w:asciiTheme="minorHAnsi" w:hAnsiTheme="minorHAnsi"/>
                  <w:bCs/>
                  <w:i/>
                  <w:color w:val="000000" w:themeColor="text1"/>
                  <w:sz w:val="16"/>
                  <w:szCs w:val="16"/>
                </w:rPr>
                <w:t xml:space="preserve">, </w:t>
              </w:r>
              <w:r>
                <w:rPr>
                  <w:rFonts w:asciiTheme="minorHAnsi" w:hAnsiTheme="minorHAnsi"/>
                  <w:bCs/>
                  <w:i/>
                  <w:color w:val="000000" w:themeColor="text1"/>
                  <w:sz w:val="16"/>
                  <w:szCs w:val="16"/>
                </w:rPr>
                <w:t xml:space="preserve">travaux pratiques, </w:t>
              </w:r>
              <w:r w:rsidRPr="003F087C">
                <w:rPr>
                  <w:rFonts w:asciiTheme="minorHAnsi" w:hAnsiTheme="minorHAnsi"/>
                  <w:bCs/>
                  <w:i/>
                  <w:color w:val="000000" w:themeColor="text1"/>
                  <w:sz w:val="16"/>
                  <w:szCs w:val="16"/>
                </w:rPr>
                <w:t>études de cas, exposés participatifs, mise en situation réelle de travail</w:t>
              </w:r>
              <w:r>
                <w:rPr>
                  <w:rFonts w:asciiTheme="minorHAnsi" w:hAnsiTheme="minorHAnsi"/>
                  <w:bCs/>
                  <w:i/>
                  <w:color w:val="000000" w:themeColor="text1"/>
                  <w:sz w:val="16"/>
                  <w:szCs w:val="16"/>
                </w:rPr>
                <w:t>, stage</w:t>
              </w:r>
              <w:r w:rsidRPr="003F087C">
                <w:rPr>
                  <w:rFonts w:asciiTheme="minorHAnsi" w:hAnsiTheme="minorHAnsi"/>
                  <w:bCs/>
                  <w:i/>
                  <w:color w:val="000000" w:themeColor="text1"/>
                  <w:sz w:val="16"/>
                  <w:szCs w:val="16"/>
                </w:rPr>
                <w:t xml:space="preserve"> </w:t>
              </w:r>
            </w:ins>
          </w:p>
        </w:tc>
        <w:tc>
          <w:tcPr>
            <w:tcW w:w="633" w:type="pct"/>
            <w:vMerge w:val="restart"/>
            <w:tcBorders>
              <w:top w:val="single" w:sz="4" w:space="0" w:color="auto"/>
              <w:left w:val="single" w:sz="4" w:space="0" w:color="auto"/>
              <w:right w:val="single" w:sz="4" w:space="0" w:color="auto"/>
            </w:tcBorders>
            <w:vAlign w:val="center"/>
            <w:hideMark/>
          </w:tcPr>
          <w:p w14:paraId="2CD984A8" w14:textId="77777777" w:rsidR="00561D9D" w:rsidRDefault="00561D9D" w:rsidP="00D27EF1">
            <w:pPr>
              <w:rPr>
                <w:ins w:id="7051" w:author="Dr Mamadou SANOGO" w:date="2023-10-26T15:54:00Z"/>
              </w:rPr>
            </w:pPr>
            <w:ins w:id="7052" w:author="Dr Mamadou SANOGO" w:date="2023-10-26T15:54:00Z">
              <w:r w:rsidRPr="002A624B">
                <w:rPr>
                  <w:rFonts w:asciiTheme="minorHAnsi" w:hAnsiTheme="minorHAnsi"/>
                  <w:bCs/>
                  <w:i/>
                  <w:color w:val="000000" w:themeColor="text1"/>
                  <w:sz w:val="16"/>
                  <w:szCs w:val="16"/>
                </w:rPr>
                <w:t>Contrôle continu écrit ou oral, cas pratiques, Mise en situation réelle de travail</w:t>
              </w:r>
            </w:ins>
          </w:p>
        </w:tc>
      </w:tr>
      <w:tr w:rsidR="00561D9D" w14:paraId="758CA295" w14:textId="77777777" w:rsidTr="00D27EF1">
        <w:trPr>
          <w:cantSplit/>
          <w:trHeight w:val="20"/>
          <w:jc w:val="center"/>
          <w:ins w:id="7053" w:author="Dr Mamadou SANOGO" w:date="2023-10-26T15:54:00Z"/>
        </w:trPr>
        <w:tc>
          <w:tcPr>
            <w:tcW w:w="948" w:type="pct"/>
            <w:vMerge/>
            <w:tcBorders>
              <w:left w:val="single" w:sz="4" w:space="0" w:color="auto"/>
              <w:right w:val="single" w:sz="4" w:space="0" w:color="auto"/>
            </w:tcBorders>
            <w:vAlign w:val="center"/>
            <w:hideMark/>
          </w:tcPr>
          <w:p w14:paraId="6319D178" w14:textId="77777777" w:rsidR="00561D9D" w:rsidRPr="00A425BB" w:rsidRDefault="00561D9D" w:rsidP="00D27EF1">
            <w:pPr>
              <w:rPr>
                <w:ins w:id="7054" w:author="Dr Mamadou SANOGO" w:date="2023-10-26T15:54: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7085E45F" w14:textId="77777777" w:rsidR="00561D9D" w:rsidRDefault="00561D9D" w:rsidP="00D27EF1">
            <w:pPr>
              <w:spacing w:line="276" w:lineRule="auto"/>
              <w:rPr>
                <w:ins w:id="7055" w:author="Dr Mamadou SANOGO" w:date="2023-10-26T15:54:00Z"/>
                <w:bCs/>
                <w:szCs w:val="24"/>
                <w:u w:val="single"/>
                <w:lang w:eastAsia="en-US"/>
              </w:rPr>
            </w:pPr>
          </w:p>
        </w:tc>
        <w:tc>
          <w:tcPr>
            <w:tcW w:w="887" w:type="pct"/>
            <w:vMerge/>
            <w:tcBorders>
              <w:left w:val="single" w:sz="4" w:space="0" w:color="auto"/>
              <w:right w:val="single" w:sz="4" w:space="0" w:color="auto"/>
            </w:tcBorders>
            <w:vAlign w:val="center"/>
            <w:hideMark/>
          </w:tcPr>
          <w:p w14:paraId="5B971369" w14:textId="77777777" w:rsidR="00561D9D" w:rsidRDefault="00561D9D" w:rsidP="00D27EF1">
            <w:pPr>
              <w:spacing w:line="276" w:lineRule="auto"/>
              <w:rPr>
                <w:ins w:id="7056" w:author="Dr Mamadou SANOGO" w:date="2023-10-26T15:54: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4DD08992" w14:textId="77777777" w:rsidR="00561D9D" w:rsidRPr="00E512BB" w:rsidRDefault="00561D9D" w:rsidP="00D27EF1">
            <w:pPr>
              <w:tabs>
                <w:tab w:val="left" w:pos="567"/>
                <w:tab w:val="left" w:pos="1276"/>
                <w:tab w:val="left" w:pos="2127"/>
              </w:tabs>
              <w:spacing w:before="100"/>
              <w:rPr>
                <w:ins w:id="7057" w:author="Dr Mamadou SANOGO" w:date="2023-10-26T15:54:00Z"/>
                <w:rFonts w:asciiTheme="minorHAnsi" w:hAnsiTheme="minorHAnsi"/>
                <w:bCs/>
                <w:color w:val="000000" w:themeColor="text1"/>
                <w:szCs w:val="18"/>
              </w:rPr>
            </w:pPr>
            <w:ins w:id="7058" w:author="Dr Mamadou SANOGO" w:date="2023-10-26T15:54:00Z">
              <w:r w:rsidRPr="00E512BB">
                <w:rPr>
                  <w:rFonts w:asciiTheme="minorHAnsi" w:hAnsiTheme="minorHAnsi"/>
                  <w:bCs/>
                  <w:color w:val="000000" w:themeColor="text1"/>
                  <w:szCs w:val="18"/>
                </w:rPr>
                <w:t>Prise en charge des pathologies du système de reproduction de la femme</w:t>
              </w:r>
            </w:ins>
          </w:p>
        </w:tc>
        <w:tc>
          <w:tcPr>
            <w:tcW w:w="316" w:type="pct"/>
            <w:tcBorders>
              <w:top w:val="single" w:sz="4" w:space="0" w:color="auto"/>
              <w:left w:val="single" w:sz="4" w:space="0" w:color="auto"/>
              <w:bottom w:val="single" w:sz="4" w:space="0" w:color="auto"/>
              <w:right w:val="single" w:sz="4" w:space="0" w:color="auto"/>
            </w:tcBorders>
            <w:vAlign w:val="center"/>
            <w:hideMark/>
          </w:tcPr>
          <w:p w14:paraId="543A8B7E" w14:textId="77777777" w:rsidR="00561D9D" w:rsidRPr="00325280" w:rsidRDefault="00561D9D" w:rsidP="00D27EF1">
            <w:pPr>
              <w:tabs>
                <w:tab w:val="left" w:pos="567"/>
                <w:tab w:val="left" w:pos="1276"/>
                <w:tab w:val="left" w:pos="2127"/>
              </w:tabs>
              <w:spacing w:before="100"/>
              <w:jc w:val="center"/>
              <w:rPr>
                <w:ins w:id="7059" w:author="Dr Mamadou SANOGO" w:date="2023-10-26T15:54:00Z"/>
                <w:rFonts w:asciiTheme="minorHAnsi" w:hAnsiTheme="minorHAnsi"/>
                <w:bCs/>
                <w:color w:val="000000" w:themeColor="text1"/>
                <w:szCs w:val="18"/>
              </w:rPr>
            </w:pPr>
            <w:ins w:id="7060" w:author="Dr Mamadou SANOGO" w:date="2023-10-26T15:54:00Z">
              <w:r>
                <w:rPr>
                  <w:rFonts w:asciiTheme="minorHAnsi" w:hAnsiTheme="minorHAnsi"/>
                  <w:bCs/>
                  <w:color w:val="000000" w:themeColor="text1"/>
                  <w:szCs w:val="18"/>
                </w:rPr>
                <w:t>3</w:t>
              </w:r>
            </w:ins>
          </w:p>
        </w:tc>
        <w:tc>
          <w:tcPr>
            <w:tcW w:w="633" w:type="pct"/>
            <w:vMerge/>
            <w:tcBorders>
              <w:left w:val="single" w:sz="4" w:space="0" w:color="auto"/>
              <w:right w:val="single" w:sz="4" w:space="0" w:color="auto"/>
            </w:tcBorders>
            <w:vAlign w:val="center"/>
            <w:hideMark/>
          </w:tcPr>
          <w:p w14:paraId="6506385D" w14:textId="77777777" w:rsidR="00561D9D" w:rsidRDefault="00561D9D" w:rsidP="00D27EF1">
            <w:pPr>
              <w:spacing w:line="276" w:lineRule="auto"/>
              <w:rPr>
                <w:ins w:id="7061" w:author="Dr Mamadou SANOGO" w:date="2023-10-26T15:54:00Z"/>
                <w:szCs w:val="24"/>
                <w:lang w:eastAsia="en-US"/>
              </w:rPr>
            </w:pPr>
          </w:p>
        </w:tc>
        <w:tc>
          <w:tcPr>
            <w:tcW w:w="444" w:type="pct"/>
            <w:vMerge/>
            <w:tcBorders>
              <w:left w:val="single" w:sz="4" w:space="0" w:color="auto"/>
              <w:right w:val="single" w:sz="4" w:space="0" w:color="auto"/>
            </w:tcBorders>
            <w:vAlign w:val="center"/>
            <w:hideMark/>
          </w:tcPr>
          <w:p w14:paraId="3AAD2E96" w14:textId="77777777" w:rsidR="00561D9D" w:rsidRDefault="00561D9D" w:rsidP="00D27EF1">
            <w:pPr>
              <w:spacing w:line="276" w:lineRule="auto"/>
              <w:rPr>
                <w:ins w:id="7062" w:author="Dr Mamadou SANOGO" w:date="2023-10-26T15:54:00Z"/>
                <w:bCs/>
                <w:szCs w:val="24"/>
                <w:u w:val="single"/>
                <w:lang w:eastAsia="en-US"/>
              </w:rPr>
            </w:pPr>
          </w:p>
        </w:tc>
        <w:tc>
          <w:tcPr>
            <w:tcW w:w="633" w:type="pct"/>
            <w:vMerge/>
            <w:tcBorders>
              <w:left w:val="single" w:sz="4" w:space="0" w:color="auto"/>
              <w:right w:val="single" w:sz="4" w:space="0" w:color="auto"/>
            </w:tcBorders>
            <w:vAlign w:val="center"/>
            <w:hideMark/>
          </w:tcPr>
          <w:p w14:paraId="20E1126D" w14:textId="77777777" w:rsidR="00561D9D" w:rsidRDefault="00561D9D" w:rsidP="00D27EF1">
            <w:pPr>
              <w:spacing w:line="276" w:lineRule="auto"/>
              <w:rPr>
                <w:ins w:id="7063" w:author="Dr Mamadou SANOGO" w:date="2023-10-26T15:54:00Z"/>
                <w:bCs/>
                <w:szCs w:val="24"/>
                <w:u w:val="single"/>
                <w:lang w:eastAsia="en-US"/>
              </w:rPr>
            </w:pPr>
          </w:p>
        </w:tc>
      </w:tr>
      <w:tr w:rsidR="00561D9D" w14:paraId="2FF0705D" w14:textId="77777777" w:rsidTr="00D27EF1">
        <w:trPr>
          <w:cantSplit/>
          <w:trHeight w:val="552"/>
          <w:jc w:val="center"/>
          <w:ins w:id="7064" w:author="Dr Mamadou SANOGO" w:date="2023-10-26T15:54:00Z"/>
        </w:trPr>
        <w:tc>
          <w:tcPr>
            <w:tcW w:w="948" w:type="pct"/>
            <w:vMerge/>
            <w:tcBorders>
              <w:left w:val="single" w:sz="4" w:space="0" w:color="auto"/>
              <w:right w:val="single" w:sz="4" w:space="0" w:color="auto"/>
            </w:tcBorders>
            <w:vAlign w:val="center"/>
          </w:tcPr>
          <w:p w14:paraId="2F4616CE" w14:textId="77777777" w:rsidR="00561D9D" w:rsidRPr="00A425BB" w:rsidRDefault="00561D9D" w:rsidP="00D27EF1">
            <w:pPr>
              <w:rPr>
                <w:ins w:id="7065" w:author="Dr Mamadou SANOGO" w:date="2023-10-26T15:54: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2EE5AD3C" w14:textId="77777777" w:rsidR="00561D9D" w:rsidRDefault="00561D9D" w:rsidP="00D27EF1">
            <w:pPr>
              <w:spacing w:line="276" w:lineRule="auto"/>
              <w:rPr>
                <w:ins w:id="7066" w:author="Dr Mamadou SANOGO" w:date="2023-10-26T15:54:00Z"/>
                <w:bCs/>
                <w:szCs w:val="24"/>
                <w:u w:val="single"/>
                <w:lang w:eastAsia="en-US"/>
              </w:rPr>
            </w:pPr>
          </w:p>
        </w:tc>
        <w:tc>
          <w:tcPr>
            <w:tcW w:w="887" w:type="pct"/>
            <w:vMerge/>
            <w:tcBorders>
              <w:left w:val="single" w:sz="4" w:space="0" w:color="auto"/>
              <w:right w:val="single" w:sz="4" w:space="0" w:color="auto"/>
            </w:tcBorders>
            <w:vAlign w:val="center"/>
          </w:tcPr>
          <w:p w14:paraId="3C33ACD1" w14:textId="77777777" w:rsidR="00561D9D" w:rsidRDefault="00561D9D" w:rsidP="00D27EF1">
            <w:pPr>
              <w:spacing w:line="276" w:lineRule="auto"/>
              <w:rPr>
                <w:ins w:id="7067" w:author="Dr Mamadou SANOGO" w:date="2023-10-26T15:54: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2579957C" w14:textId="77777777" w:rsidR="00561D9D" w:rsidRPr="00BF4F49" w:rsidRDefault="00561D9D" w:rsidP="00D27EF1">
            <w:pPr>
              <w:tabs>
                <w:tab w:val="left" w:pos="567"/>
                <w:tab w:val="left" w:pos="1276"/>
                <w:tab w:val="left" w:pos="2127"/>
              </w:tabs>
              <w:spacing w:before="100"/>
              <w:rPr>
                <w:ins w:id="7068" w:author="Dr Mamadou SANOGO" w:date="2023-10-26T15:54:00Z"/>
                <w:rFonts w:asciiTheme="minorHAnsi" w:hAnsiTheme="minorHAnsi"/>
                <w:bCs/>
                <w:color w:val="000000" w:themeColor="text1"/>
                <w:szCs w:val="18"/>
              </w:rPr>
            </w:pPr>
            <w:ins w:id="7069" w:author="Dr Mamadou SANOGO" w:date="2023-10-26T15:54:00Z">
              <w:r w:rsidRPr="00645D0C">
                <w:rPr>
                  <w:rFonts w:asciiTheme="minorHAnsi" w:hAnsiTheme="minorHAnsi"/>
                  <w:bCs/>
                  <w:color w:val="000000" w:themeColor="text1"/>
                  <w:szCs w:val="18"/>
                </w:rPr>
                <w:t xml:space="preserve">Stage </w:t>
              </w:r>
            </w:ins>
          </w:p>
        </w:tc>
        <w:tc>
          <w:tcPr>
            <w:tcW w:w="316" w:type="pct"/>
            <w:tcBorders>
              <w:top w:val="single" w:sz="4" w:space="0" w:color="auto"/>
              <w:left w:val="single" w:sz="4" w:space="0" w:color="auto"/>
              <w:right w:val="single" w:sz="4" w:space="0" w:color="auto"/>
            </w:tcBorders>
            <w:vAlign w:val="center"/>
          </w:tcPr>
          <w:p w14:paraId="44687B6E" w14:textId="77777777" w:rsidR="00561D9D" w:rsidRDefault="00561D9D" w:rsidP="00D27EF1">
            <w:pPr>
              <w:tabs>
                <w:tab w:val="left" w:pos="567"/>
                <w:tab w:val="left" w:pos="1276"/>
                <w:tab w:val="left" w:pos="2127"/>
              </w:tabs>
              <w:spacing w:before="100"/>
              <w:jc w:val="center"/>
              <w:rPr>
                <w:ins w:id="7070" w:author="Dr Mamadou SANOGO" w:date="2023-10-26T15:54:00Z"/>
                <w:rFonts w:asciiTheme="minorHAnsi" w:hAnsiTheme="minorHAnsi"/>
                <w:bCs/>
                <w:color w:val="000000" w:themeColor="text1"/>
                <w:szCs w:val="18"/>
              </w:rPr>
            </w:pPr>
            <w:ins w:id="7071" w:author="Dr Mamadou SANOGO" w:date="2023-10-26T15:54:00Z">
              <w:r>
                <w:rPr>
                  <w:rFonts w:asciiTheme="minorHAnsi" w:hAnsiTheme="minorHAnsi"/>
                  <w:bCs/>
                  <w:color w:val="000000" w:themeColor="text1"/>
                  <w:szCs w:val="18"/>
                </w:rPr>
                <w:t>1</w:t>
              </w:r>
            </w:ins>
          </w:p>
        </w:tc>
        <w:tc>
          <w:tcPr>
            <w:tcW w:w="633" w:type="pct"/>
            <w:vMerge/>
            <w:tcBorders>
              <w:left w:val="single" w:sz="4" w:space="0" w:color="auto"/>
              <w:right w:val="single" w:sz="4" w:space="0" w:color="auto"/>
            </w:tcBorders>
            <w:vAlign w:val="center"/>
          </w:tcPr>
          <w:p w14:paraId="77540C71" w14:textId="77777777" w:rsidR="00561D9D" w:rsidRDefault="00561D9D" w:rsidP="00D27EF1">
            <w:pPr>
              <w:spacing w:line="276" w:lineRule="auto"/>
              <w:rPr>
                <w:ins w:id="7072" w:author="Dr Mamadou SANOGO" w:date="2023-10-26T15:54:00Z"/>
                <w:szCs w:val="24"/>
                <w:lang w:eastAsia="en-US"/>
              </w:rPr>
            </w:pPr>
          </w:p>
        </w:tc>
        <w:tc>
          <w:tcPr>
            <w:tcW w:w="444" w:type="pct"/>
            <w:vMerge/>
            <w:tcBorders>
              <w:left w:val="single" w:sz="4" w:space="0" w:color="auto"/>
              <w:right w:val="single" w:sz="4" w:space="0" w:color="auto"/>
            </w:tcBorders>
            <w:vAlign w:val="center"/>
          </w:tcPr>
          <w:p w14:paraId="6E6E30F3" w14:textId="77777777" w:rsidR="00561D9D" w:rsidRDefault="00561D9D" w:rsidP="00D27EF1">
            <w:pPr>
              <w:spacing w:line="276" w:lineRule="auto"/>
              <w:rPr>
                <w:ins w:id="7073" w:author="Dr Mamadou SANOGO" w:date="2023-10-26T15:54:00Z"/>
                <w:bCs/>
                <w:szCs w:val="24"/>
                <w:u w:val="single"/>
                <w:lang w:eastAsia="en-US"/>
              </w:rPr>
            </w:pPr>
          </w:p>
        </w:tc>
        <w:tc>
          <w:tcPr>
            <w:tcW w:w="633" w:type="pct"/>
            <w:vMerge/>
            <w:tcBorders>
              <w:left w:val="single" w:sz="4" w:space="0" w:color="auto"/>
              <w:right w:val="single" w:sz="4" w:space="0" w:color="auto"/>
            </w:tcBorders>
            <w:vAlign w:val="center"/>
          </w:tcPr>
          <w:p w14:paraId="1458DBAE" w14:textId="77777777" w:rsidR="00561D9D" w:rsidRDefault="00561D9D" w:rsidP="00D27EF1">
            <w:pPr>
              <w:spacing w:line="276" w:lineRule="auto"/>
              <w:rPr>
                <w:ins w:id="7074" w:author="Dr Mamadou SANOGO" w:date="2023-10-26T15:54:00Z"/>
                <w:bCs/>
                <w:szCs w:val="24"/>
                <w:u w:val="single"/>
                <w:lang w:eastAsia="en-US"/>
              </w:rPr>
            </w:pPr>
          </w:p>
        </w:tc>
      </w:tr>
      <w:tr w:rsidR="00561D9D" w14:paraId="325EA8FA" w14:textId="77777777" w:rsidTr="00D27EF1">
        <w:trPr>
          <w:cantSplit/>
          <w:trHeight w:val="1203"/>
          <w:jc w:val="center"/>
          <w:ins w:id="7075" w:author="Dr Mamadou SANOGO" w:date="2023-10-26T15:54:00Z"/>
        </w:trPr>
        <w:tc>
          <w:tcPr>
            <w:tcW w:w="948" w:type="pct"/>
            <w:vMerge w:val="restart"/>
            <w:tcBorders>
              <w:top w:val="single" w:sz="4" w:space="0" w:color="auto"/>
              <w:left w:val="single" w:sz="4" w:space="0" w:color="auto"/>
              <w:right w:val="single" w:sz="4" w:space="0" w:color="auto"/>
            </w:tcBorders>
            <w:vAlign w:val="center"/>
          </w:tcPr>
          <w:p w14:paraId="36136492" w14:textId="77777777" w:rsidR="00561D9D" w:rsidRDefault="00561D9D" w:rsidP="00D27EF1">
            <w:pPr>
              <w:rPr>
                <w:ins w:id="7076" w:author="Dr Mamadou SANOGO" w:date="2023-10-26T15:54:00Z"/>
                <w:rFonts w:asciiTheme="minorHAnsi" w:hAnsiTheme="minorHAnsi"/>
                <w:b/>
                <w:color w:val="000000" w:themeColor="text1"/>
              </w:rPr>
            </w:pPr>
            <w:ins w:id="7077" w:author="Dr Mamadou SANOGO" w:date="2023-10-26T15:54:00Z">
              <w:r>
                <w:rPr>
                  <w:rFonts w:asciiTheme="minorHAnsi" w:hAnsiTheme="minorHAnsi"/>
                  <w:b/>
                  <w:color w:val="000000" w:themeColor="text1"/>
                </w:rPr>
                <w:t>MGO237</w:t>
              </w:r>
            </w:ins>
          </w:p>
          <w:p w14:paraId="21060524" w14:textId="77777777" w:rsidR="00561D9D" w:rsidRDefault="00561D9D" w:rsidP="00D27EF1">
            <w:pPr>
              <w:rPr>
                <w:ins w:id="7078" w:author="Dr Mamadou SANOGO" w:date="2023-10-26T15:54:00Z"/>
                <w:rFonts w:asciiTheme="minorHAnsi" w:hAnsiTheme="minorHAnsi"/>
                <w:b/>
                <w:color w:val="000000" w:themeColor="text1"/>
              </w:rPr>
            </w:pPr>
            <w:ins w:id="7079" w:author="Dr Mamadou SANOGO" w:date="2023-10-26T15:54:00Z">
              <w:r>
                <w:rPr>
                  <w:rFonts w:asciiTheme="minorHAnsi" w:hAnsiTheme="minorHAnsi"/>
                  <w:b/>
                  <w:color w:val="000000" w:themeColor="text1"/>
                </w:rPr>
                <w:t xml:space="preserve">Dysfonctionnement du système </w:t>
              </w:r>
              <w:r w:rsidRPr="007513AA">
                <w:rPr>
                  <w:rFonts w:asciiTheme="minorHAnsi" w:hAnsiTheme="minorHAnsi"/>
                  <w:b/>
                  <w:color w:val="000000" w:themeColor="text1"/>
                </w:rPr>
                <w:t>de reproduction</w:t>
              </w:r>
              <w:r w:rsidRPr="002820AE">
                <w:rPr>
                  <w:rFonts w:asciiTheme="minorHAnsi" w:hAnsiTheme="minorHAnsi"/>
                  <w:b/>
                  <w:color w:val="000000" w:themeColor="text1"/>
                </w:rPr>
                <w:t xml:space="preserve"> </w:t>
              </w:r>
              <w:r>
                <w:rPr>
                  <w:rFonts w:asciiTheme="minorHAnsi" w:hAnsiTheme="minorHAnsi"/>
                  <w:b/>
                  <w:color w:val="000000" w:themeColor="text1"/>
                </w:rPr>
                <w:t>chez l’homme</w:t>
              </w:r>
            </w:ins>
          </w:p>
          <w:p w14:paraId="7EFFF038" w14:textId="77777777" w:rsidR="00561D9D" w:rsidRDefault="00561D9D" w:rsidP="00D27EF1">
            <w:pPr>
              <w:rPr>
                <w:ins w:id="7080" w:author="Dr Mamadou SANOGO" w:date="2023-10-26T15:54:00Z"/>
                <w:rFonts w:asciiTheme="minorHAnsi" w:hAnsiTheme="minorHAnsi"/>
                <w:b/>
                <w:color w:val="000000" w:themeColor="text1"/>
              </w:rPr>
            </w:pPr>
          </w:p>
          <w:p w14:paraId="3BAF92C0" w14:textId="77777777" w:rsidR="00561D9D" w:rsidRPr="00A425BB" w:rsidRDefault="00561D9D" w:rsidP="00D27EF1">
            <w:pPr>
              <w:rPr>
                <w:ins w:id="7081" w:author="Dr Mamadou SANOGO" w:date="2023-10-26T15:54: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599D93B5" w14:textId="77777777" w:rsidR="00561D9D" w:rsidRDefault="00561D9D" w:rsidP="00D27EF1">
            <w:pPr>
              <w:jc w:val="center"/>
              <w:rPr>
                <w:ins w:id="7082" w:author="Dr Mamadou SANOGO" w:date="2023-10-26T15:54:00Z"/>
                <w:bCs/>
                <w:szCs w:val="24"/>
                <w:u w:val="single"/>
                <w:lang w:eastAsia="en-US"/>
              </w:rPr>
            </w:pPr>
            <w:ins w:id="7083" w:author="Dr Mamadou SANOGO" w:date="2023-10-26T15:54:00Z">
              <w:r>
                <w:rPr>
                  <w:rFonts w:asciiTheme="minorHAnsi" w:hAnsiTheme="minorHAnsi"/>
                  <w:b/>
                  <w:color w:val="000000" w:themeColor="text1"/>
                </w:rPr>
                <w:t>5</w:t>
              </w:r>
            </w:ins>
          </w:p>
        </w:tc>
        <w:tc>
          <w:tcPr>
            <w:tcW w:w="887" w:type="pct"/>
            <w:vMerge w:val="restart"/>
            <w:tcBorders>
              <w:top w:val="single" w:sz="4" w:space="0" w:color="auto"/>
              <w:left w:val="single" w:sz="4" w:space="0" w:color="auto"/>
              <w:right w:val="single" w:sz="4" w:space="0" w:color="auto"/>
            </w:tcBorders>
            <w:vAlign w:val="center"/>
          </w:tcPr>
          <w:p w14:paraId="0D387D4B" w14:textId="77777777" w:rsidR="00561D9D" w:rsidRPr="004E2851" w:rsidRDefault="00561D9D" w:rsidP="00D27EF1">
            <w:pPr>
              <w:tabs>
                <w:tab w:val="left" w:pos="567"/>
                <w:tab w:val="left" w:pos="1276"/>
                <w:tab w:val="left" w:pos="2127"/>
              </w:tabs>
              <w:spacing w:before="100"/>
              <w:rPr>
                <w:ins w:id="7084" w:author="Dr Mamadou SANOGO" w:date="2023-10-26T15:54:00Z"/>
                <w:rFonts w:asciiTheme="minorHAnsi" w:hAnsiTheme="minorHAnsi"/>
                <w:bCs/>
                <w:color w:val="000000" w:themeColor="text1"/>
                <w:sz w:val="18"/>
                <w:szCs w:val="18"/>
              </w:rPr>
            </w:pPr>
            <w:ins w:id="7085" w:author="Dr Mamadou SANOGO" w:date="2023-10-26T15:54:00Z">
              <w:r w:rsidRPr="004E2851">
                <w:rPr>
                  <w:rFonts w:asciiTheme="minorHAnsi" w:hAnsiTheme="minorHAnsi"/>
                  <w:bCs/>
                  <w:color w:val="000000" w:themeColor="text1"/>
                  <w:sz w:val="18"/>
                  <w:szCs w:val="18"/>
                </w:rPr>
                <w:t>Diagnostiquer les pathologies courantes</w:t>
              </w:r>
              <w:r>
                <w:rPr>
                  <w:rFonts w:asciiTheme="minorHAnsi" w:hAnsiTheme="minorHAnsi"/>
                  <w:bCs/>
                  <w:color w:val="000000" w:themeColor="text1"/>
                  <w:sz w:val="18"/>
                  <w:szCs w:val="18"/>
                </w:rPr>
                <w:t xml:space="preserve"> de l’appareil reproducteur masculin</w:t>
              </w:r>
            </w:ins>
          </w:p>
          <w:p w14:paraId="4B2B675C" w14:textId="77777777" w:rsidR="00561D9D" w:rsidRPr="004E2851" w:rsidRDefault="00561D9D" w:rsidP="00D27EF1">
            <w:pPr>
              <w:tabs>
                <w:tab w:val="left" w:pos="567"/>
                <w:tab w:val="left" w:pos="1276"/>
                <w:tab w:val="left" w:pos="2127"/>
              </w:tabs>
              <w:spacing w:before="100"/>
              <w:rPr>
                <w:ins w:id="7086" w:author="Dr Mamadou SANOGO" w:date="2023-10-26T15:54:00Z"/>
                <w:rFonts w:asciiTheme="minorHAnsi" w:hAnsiTheme="minorHAnsi"/>
                <w:bCs/>
                <w:color w:val="000000" w:themeColor="text1"/>
                <w:sz w:val="18"/>
                <w:szCs w:val="18"/>
              </w:rPr>
            </w:pPr>
            <w:ins w:id="7087" w:author="Dr Mamadou SANOGO" w:date="2023-10-26T15:54:00Z">
              <w:r w:rsidRPr="004E2851">
                <w:rPr>
                  <w:rFonts w:asciiTheme="minorHAnsi" w:hAnsiTheme="minorHAnsi"/>
                  <w:bCs/>
                  <w:color w:val="000000" w:themeColor="text1"/>
                  <w:sz w:val="18"/>
                  <w:szCs w:val="18"/>
                </w:rPr>
                <w:t>Traiter les pathologies courantes</w:t>
              </w:r>
              <w:r>
                <w:rPr>
                  <w:rFonts w:asciiTheme="minorHAnsi" w:hAnsiTheme="minorHAnsi"/>
                  <w:bCs/>
                  <w:color w:val="000000" w:themeColor="text1"/>
                  <w:sz w:val="18"/>
                  <w:szCs w:val="18"/>
                </w:rPr>
                <w:t xml:space="preserve"> de l’appareil reproducteur masculin</w:t>
              </w:r>
            </w:ins>
          </w:p>
          <w:p w14:paraId="5B290857" w14:textId="77777777" w:rsidR="00561D9D" w:rsidRPr="004E2851" w:rsidRDefault="00561D9D" w:rsidP="00D27EF1">
            <w:pPr>
              <w:tabs>
                <w:tab w:val="left" w:pos="567"/>
                <w:tab w:val="left" w:pos="1276"/>
                <w:tab w:val="left" w:pos="2127"/>
              </w:tabs>
              <w:spacing w:before="100"/>
              <w:rPr>
                <w:ins w:id="7088" w:author="Dr Mamadou SANOGO" w:date="2023-10-26T15:54:00Z"/>
                <w:rFonts w:asciiTheme="minorHAnsi" w:hAnsiTheme="minorHAnsi"/>
                <w:bCs/>
                <w:color w:val="000000" w:themeColor="text1"/>
                <w:sz w:val="18"/>
                <w:szCs w:val="18"/>
              </w:rPr>
            </w:pPr>
          </w:p>
          <w:p w14:paraId="5031DC3A" w14:textId="77777777" w:rsidR="00561D9D" w:rsidRPr="00EC3588" w:rsidRDefault="00561D9D" w:rsidP="00D27EF1">
            <w:pPr>
              <w:tabs>
                <w:tab w:val="left" w:pos="567"/>
                <w:tab w:val="left" w:pos="1276"/>
                <w:tab w:val="left" w:pos="2127"/>
              </w:tabs>
              <w:spacing w:before="100"/>
              <w:rPr>
                <w:ins w:id="7089" w:author="Dr Mamadou SANOGO" w:date="2023-10-26T15:54:00Z"/>
                <w:rFonts w:asciiTheme="minorHAnsi" w:hAnsiTheme="minorHAnsi"/>
                <w:bCs/>
                <w:color w:val="000000" w:themeColor="text1"/>
                <w:sz w:val="18"/>
                <w:szCs w:val="18"/>
              </w:rPr>
            </w:pPr>
            <w:ins w:id="7090" w:author="Dr Mamadou SANOGO" w:date="2023-10-26T15:54:00Z">
              <w:r w:rsidRPr="004E2851">
                <w:rPr>
                  <w:rFonts w:asciiTheme="minorHAnsi" w:hAnsiTheme="minorHAnsi"/>
                  <w:bCs/>
                  <w:color w:val="000000" w:themeColor="text1"/>
                  <w:sz w:val="18"/>
                  <w:szCs w:val="18"/>
                </w:rPr>
                <w:t>Prévenir les affections courantes</w:t>
              </w:r>
              <w:r>
                <w:rPr>
                  <w:rFonts w:asciiTheme="minorHAnsi" w:hAnsiTheme="minorHAnsi"/>
                  <w:bCs/>
                  <w:color w:val="000000" w:themeColor="text1"/>
                  <w:sz w:val="18"/>
                  <w:szCs w:val="18"/>
                </w:rPr>
                <w:t xml:space="preserve"> de l’appareil reproducteur masculin</w:t>
              </w:r>
            </w:ins>
          </w:p>
        </w:tc>
        <w:tc>
          <w:tcPr>
            <w:tcW w:w="823" w:type="pct"/>
            <w:tcBorders>
              <w:top w:val="single" w:sz="4" w:space="0" w:color="auto"/>
              <w:left w:val="single" w:sz="4" w:space="0" w:color="auto"/>
              <w:bottom w:val="single" w:sz="4" w:space="0" w:color="auto"/>
              <w:right w:val="single" w:sz="4" w:space="0" w:color="auto"/>
            </w:tcBorders>
          </w:tcPr>
          <w:p w14:paraId="23DA891E" w14:textId="77777777" w:rsidR="00561D9D" w:rsidRPr="00E512BB" w:rsidRDefault="00561D9D" w:rsidP="00D27EF1">
            <w:pPr>
              <w:tabs>
                <w:tab w:val="left" w:pos="567"/>
                <w:tab w:val="left" w:pos="1276"/>
                <w:tab w:val="left" w:pos="2127"/>
              </w:tabs>
              <w:spacing w:before="100"/>
              <w:rPr>
                <w:ins w:id="7091" w:author="Dr Mamadou SANOGO" w:date="2023-10-26T15:54:00Z"/>
                <w:rFonts w:asciiTheme="minorHAnsi" w:hAnsiTheme="minorHAnsi"/>
                <w:bCs/>
                <w:color w:val="000000" w:themeColor="text1"/>
                <w:szCs w:val="18"/>
              </w:rPr>
            </w:pPr>
            <w:proofErr w:type="gramStart"/>
            <w:ins w:id="7092" w:author="Dr Mamadou SANOGO" w:date="2023-10-26T15:54:00Z">
              <w:r w:rsidRPr="00E512BB">
                <w:rPr>
                  <w:rFonts w:asciiTheme="minorHAnsi" w:hAnsiTheme="minorHAnsi"/>
                  <w:bCs/>
                  <w:color w:val="000000" w:themeColor="text1"/>
                  <w:szCs w:val="18"/>
                </w:rPr>
                <w:t>Identification  des</w:t>
              </w:r>
              <w:proofErr w:type="gramEnd"/>
              <w:r w:rsidRPr="00E512BB">
                <w:rPr>
                  <w:rFonts w:asciiTheme="minorHAnsi" w:hAnsiTheme="minorHAnsi"/>
                  <w:bCs/>
                  <w:color w:val="000000" w:themeColor="text1"/>
                  <w:szCs w:val="18"/>
                </w:rPr>
                <w:t xml:space="preserve"> </w:t>
              </w:r>
              <w:r>
                <w:rPr>
                  <w:rFonts w:asciiTheme="minorHAnsi" w:hAnsiTheme="minorHAnsi"/>
                  <w:bCs/>
                  <w:color w:val="000000" w:themeColor="text1"/>
                  <w:szCs w:val="18"/>
                </w:rPr>
                <w:t>dysfonctionnements de l’appareil</w:t>
              </w:r>
              <w:r w:rsidRPr="00E512BB">
                <w:rPr>
                  <w:rFonts w:asciiTheme="minorHAnsi" w:hAnsiTheme="minorHAnsi"/>
                  <w:bCs/>
                  <w:color w:val="000000" w:themeColor="text1"/>
                  <w:szCs w:val="18"/>
                </w:rPr>
                <w:t xml:space="preserve"> de reproduction chez l'homme </w:t>
              </w:r>
            </w:ins>
          </w:p>
        </w:tc>
        <w:tc>
          <w:tcPr>
            <w:tcW w:w="316" w:type="pct"/>
            <w:tcBorders>
              <w:top w:val="single" w:sz="4" w:space="0" w:color="auto"/>
              <w:left w:val="single" w:sz="4" w:space="0" w:color="auto"/>
              <w:bottom w:val="single" w:sz="4" w:space="0" w:color="auto"/>
              <w:right w:val="single" w:sz="4" w:space="0" w:color="auto"/>
            </w:tcBorders>
            <w:vAlign w:val="center"/>
          </w:tcPr>
          <w:p w14:paraId="11CB1AE5" w14:textId="77777777" w:rsidR="00561D9D" w:rsidRDefault="00561D9D" w:rsidP="00D27EF1">
            <w:pPr>
              <w:tabs>
                <w:tab w:val="left" w:pos="567"/>
                <w:tab w:val="left" w:pos="1276"/>
                <w:tab w:val="left" w:pos="2127"/>
              </w:tabs>
              <w:spacing w:before="100"/>
              <w:jc w:val="center"/>
              <w:rPr>
                <w:ins w:id="7093" w:author="Dr Mamadou SANOGO" w:date="2023-10-26T15:54:00Z"/>
                <w:rFonts w:asciiTheme="minorHAnsi" w:hAnsiTheme="minorHAnsi"/>
                <w:bCs/>
                <w:color w:val="000000" w:themeColor="text1"/>
                <w:szCs w:val="18"/>
              </w:rPr>
            </w:pPr>
            <w:ins w:id="7094" w:author="Dr Mamadou SANOGO" w:date="2023-10-26T15:54:00Z">
              <w:r>
                <w:rPr>
                  <w:rFonts w:asciiTheme="minorHAnsi" w:hAnsiTheme="minorHAnsi"/>
                  <w:bCs/>
                  <w:color w:val="000000" w:themeColor="text1"/>
                  <w:szCs w:val="18"/>
                </w:rPr>
                <w:t>1</w:t>
              </w:r>
            </w:ins>
          </w:p>
        </w:tc>
        <w:tc>
          <w:tcPr>
            <w:tcW w:w="633" w:type="pct"/>
            <w:vMerge w:val="restart"/>
            <w:tcBorders>
              <w:top w:val="single" w:sz="4" w:space="0" w:color="auto"/>
              <w:left w:val="single" w:sz="4" w:space="0" w:color="auto"/>
              <w:right w:val="single" w:sz="4" w:space="0" w:color="auto"/>
            </w:tcBorders>
            <w:vAlign w:val="center"/>
          </w:tcPr>
          <w:p w14:paraId="37D3723F" w14:textId="77777777" w:rsidR="00561D9D" w:rsidRDefault="00561D9D" w:rsidP="00D27EF1">
            <w:pPr>
              <w:tabs>
                <w:tab w:val="left" w:pos="567"/>
                <w:tab w:val="left" w:pos="1276"/>
                <w:tab w:val="left" w:pos="2127"/>
              </w:tabs>
              <w:spacing w:before="100"/>
              <w:jc w:val="center"/>
              <w:rPr>
                <w:ins w:id="7095" w:author="Dr Mamadou SANOGO" w:date="2023-10-26T15:54:00Z"/>
                <w:szCs w:val="24"/>
                <w:lang w:eastAsia="en-US"/>
              </w:rPr>
            </w:pPr>
            <w:ins w:id="7096" w:author="Dr Mamadou SANOGO" w:date="2023-10-26T15:54:00Z">
              <w:r>
                <w:rPr>
                  <w:rFonts w:asciiTheme="minorHAnsi" w:hAnsiTheme="minorHAnsi"/>
                  <w:bCs/>
                  <w:color w:val="000000" w:themeColor="text1"/>
                  <w:szCs w:val="18"/>
                </w:rPr>
                <w:t>00/60</w:t>
              </w:r>
              <w:r w:rsidRPr="00325280">
                <w:rPr>
                  <w:rFonts w:asciiTheme="minorHAnsi" w:hAnsiTheme="minorHAnsi"/>
                  <w:bCs/>
                  <w:color w:val="000000" w:themeColor="text1"/>
                  <w:szCs w:val="18"/>
                </w:rPr>
                <w:t>/</w:t>
              </w:r>
              <w:r>
                <w:rPr>
                  <w:rFonts w:asciiTheme="minorHAnsi" w:hAnsiTheme="minorHAnsi"/>
                  <w:bCs/>
                  <w:color w:val="000000" w:themeColor="text1"/>
                  <w:szCs w:val="18"/>
                </w:rPr>
                <w:t>20/45</w:t>
              </w:r>
            </w:ins>
          </w:p>
        </w:tc>
        <w:tc>
          <w:tcPr>
            <w:tcW w:w="444" w:type="pct"/>
            <w:vMerge w:val="restart"/>
            <w:tcBorders>
              <w:top w:val="single" w:sz="4" w:space="0" w:color="auto"/>
              <w:left w:val="single" w:sz="4" w:space="0" w:color="auto"/>
              <w:right w:val="single" w:sz="4" w:space="0" w:color="auto"/>
            </w:tcBorders>
            <w:vAlign w:val="center"/>
          </w:tcPr>
          <w:p w14:paraId="45D2B76C" w14:textId="77777777" w:rsidR="00561D9D" w:rsidRDefault="00561D9D" w:rsidP="00D27EF1">
            <w:pPr>
              <w:rPr>
                <w:ins w:id="7097" w:author="Dr Mamadou SANOGO" w:date="2023-10-26T15:54:00Z"/>
              </w:rPr>
            </w:pPr>
            <w:ins w:id="7098" w:author="Dr Mamadou SANOGO" w:date="2023-10-26T15:54:00Z">
              <w:r>
                <w:rPr>
                  <w:rFonts w:asciiTheme="minorHAnsi" w:hAnsiTheme="minorHAnsi"/>
                  <w:bCs/>
                  <w:i/>
                  <w:color w:val="000000" w:themeColor="text1"/>
                  <w:sz w:val="16"/>
                  <w:szCs w:val="16"/>
                </w:rPr>
                <w:t>T</w:t>
              </w:r>
              <w:r w:rsidRPr="003F087C">
                <w:rPr>
                  <w:rFonts w:asciiTheme="minorHAnsi" w:hAnsiTheme="minorHAnsi"/>
                  <w:bCs/>
                  <w:i/>
                  <w:color w:val="000000" w:themeColor="text1"/>
                  <w:sz w:val="16"/>
                  <w:szCs w:val="16"/>
                </w:rPr>
                <w:t>ravaux dirigés, travaux pratiques, études de cas, exposés participatifs, mise en situation réelle de travail</w:t>
              </w:r>
              <w:r>
                <w:rPr>
                  <w:rFonts w:asciiTheme="minorHAnsi" w:hAnsiTheme="minorHAnsi"/>
                  <w:bCs/>
                  <w:i/>
                  <w:color w:val="000000" w:themeColor="text1"/>
                  <w:sz w:val="16"/>
                  <w:szCs w:val="16"/>
                </w:rPr>
                <w:t>, stage</w:t>
              </w:r>
            </w:ins>
          </w:p>
        </w:tc>
        <w:tc>
          <w:tcPr>
            <w:tcW w:w="633" w:type="pct"/>
            <w:vMerge w:val="restart"/>
            <w:tcBorders>
              <w:top w:val="single" w:sz="4" w:space="0" w:color="auto"/>
              <w:left w:val="single" w:sz="4" w:space="0" w:color="auto"/>
              <w:right w:val="single" w:sz="4" w:space="0" w:color="auto"/>
            </w:tcBorders>
            <w:vAlign w:val="center"/>
          </w:tcPr>
          <w:p w14:paraId="3FD39096" w14:textId="77777777" w:rsidR="00561D9D" w:rsidRDefault="00561D9D" w:rsidP="00D27EF1">
            <w:pPr>
              <w:rPr>
                <w:ins w:id="7099" w:author="Dr Mamadou SANOGO" w:date="2023-10-26T15:54:00Z"/>
              </w:rPr>
            </w:pPr>
            <w:ins w:id="7100" w:author="Dr Mamadou SANOGO" w:date="2023-10-26T15:54:00Z">
              <w:r w:rsidRPr="002A624B">
                <w:rPr>
                  <w:rFonts w:asciiTheme="minorHAnsi" w:hAnsiTheme="minorHAnsi"/>
                  <w:bCs/>
                  <w:i/>
                  <w:color w:val="000000" w:themeColor="text1"/>
                  <w:sz w:val="16"/>
                  <w:szCs w:val="16"/>
                </w:rPr>
                <w:t>Contrôle continu écrit ou oral, cas pratiques, Mise en situation réelle de travail</w:t>
              </w:r>
            </w:ins>
          </w:p>
        </w:tc>
      </w:tr>
      <w:tr w:rsidR="00561D9D" w14:paraId="6BE2DE6A" w14:textId="77777777" w:rsidTr="00D27EF1">
        <w:trPr>
          <w:cantSplit/>
          <w:trHeight w:val="1124"/>
          <w:jc w:val="center"/>
          <w:ins w:id="7101" w:author="Dr Mamadou SANOGO" w:date="2023-10-26T15:54:00Z"/>
        </w:trPr>
        <w:tc>
          <w:tcPr>
            <w:tcW w:w="948" w:type="pct"/>
            <w:vMerge/>
            <w:tcBorders>
              <w:left w:val="single" w:sz="4" w:space="0" w:color="auto"/>
              <w:right w:val="single" w:sz="4" w:space="0" w:color="auto"/>
            </w:tcBorders>
            <w:vAlign w:val="center"/>
          </w:tcPr>
          <w:p w14:paraId="74855A88" w14:textId="77777777" w:rsidR="00561D9D" w:rsidRPr="002820AE" w:rsidRDefault="00561D9D" w:rsidP="00D27EF1">
            <w:pPr>
              <w:rPr>
                <w:ins w:id="7102" w:author="Dr Mamadou SANOGO" w:date="2023-10-26T15:54: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3AEEF9D5" w14:textId="77777777" w:rsidR="00561D9D" w:rsidRPr="002820AE" w:rsidRDefault="00561D9D" w:rsidP="00D27EF1">
            <w:pPr>
              <w:jc w:val="center"/>
              <w:rPr>
                <w:ins w:id="7103" w:author="Dr Mamadou SANOGO" w:date="2023-10-26T15:54: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7CF345E7" w14:textId="77777777" w:rsidR="00561D9D" w:rsidRDefault="00561D9D" w:rsidP="00D27EF1">
            <w:pPr>
              <w:tabs>
                <w:tab w:val="left" w:pos="567"/>
                <w:tab w:val="left" w:pos="1276"/>
                <w:tab w:val="left" w:pos="2127"/>
              </w:tabs>
              <w:spacing w:before="100"/>
              <w:rPr>
                <w:ins w:id="7104" w:author="Dr Mamadou SANOGO" w:date="2023-10-26T15:54: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1BCDB3D8" w14:textId="77777777" w:rsidR="00561D9D" w:rsidRPr="00E512BB" w:rsidRDefault="00561D9D" w:rsidP="00D27EF1">
            <w:pPr>
              <w:tabs>
                <w:tab w:val="left" w:pos="567"/>
                <w:tab w:val="left" w:pos="1276"/>
                <w:tab w:val="left" w:pos="2127"/>
              </w:tabs>
              <w:spacing w:before="100"/>
              <w:rPr>
                <w:ins w:id="7105" w:author="Dr Mamadou SANOGO" w:date="2023-10-26T15:54:00Z"/>
                <w:rFonts w:asciiTheme="minorHAnsi" w:hAnsiTheme="minorHAnsi"/>
                <w:bCs/>
                <w:color w:val="000000" w:themeColor="text1"/>
                <w:szCs w:val="18"/>
              </w:rPr>
            </w:pPr>
            <w:ins w:id="7106" w:author="Dr Mamadou SANOGO" w:date="2023-10-26T15:54:00Z">
              <w:r w:rsidRPr="00E512BB">
                <w:rPr>
                  <w:rFonts w:asciiTheme="minorHAnsi" w:hAnsiTheme="minorHAnsi"/>
                  <w:bCs/>
                  <w:color w:val="000000" w:themeColor="text1"/>
                  <w:szCs w:val="18"/>
                </w:rPr>
                <w:t xml:space="preserve">Prise en charge des pathologies </w:t>
              </w:r>
              <w:r>
                <w:rPr>
                  <w:rFonts w:asciiTheme="minorHAnsi" w:hAnsiTheme="minorHAnsi"/>
                  <w:bCs/>
                  <w:color w:val="000000" w:themeColor="text1"/>
                  <w:szCs w:val="18"/>
                </w:rPr>
                <w:t>du système de reproduction de l’homm</w:t>
              </w:r>
              <w:r w:rsidRPr="00E512BB">
                <w:rPr>
                  <w:rFonts w:asciiTheme="minorHAnsi" w:hAnsiTheme="minorHAnsi"/>
                  <w:bCs/>
                  <w:color w:val="000000" w:themeColor="text1"/>
                  <w:szCs w:val="18"/>
                </w:rPr>
                <w:t>e</w:t>
              </w:r>
            </w:ins>
          </w:p>
        </w:tc>
        <w:tc>
          <w:tcPr>
            <w:tcW w:w="316" w:type="pct"/>
            <w:tcBorders>
              <w:top w:val="single" w:sz="4" w:space="0" w:color="auto"/>
              <w:left w:val="single" w:sz="4" w:space="0" w:color="auto"/>
              <w:bottom w:val="single" w:sz="4" w:space="0" w:color="auto"/>
              <w:right w:val="single" w:sz="4" w:space="0" w:color="auto"/>
            </w:tcBorders>
            <w:vAlign w:val="center"/>
          </w:tcPr>
          <w:p w14:paraId="3D7921F0" w14:textId="77777777" w:rsidR="00561D9D" w:rsidRDefault="00561D9D" w:rsidP="00D27EF1">
            <w:pPr>
              <w:tabs>
                <w:tab w:val="left" w:pos="567"/>
                <w:tab w:val="left" w:pos="1276"/>
                <w:tab w:val="left" w:pos="2127"/>
              </w:tabs>
              <w:spacing w:before="100"/>
              <w:jc w:val="center"/>
              <w:rPr>
                <w:ins w:id="7107" w:author="Dr Mamadou SANOGO" w:date="2023-10-26T15:54:00Z"/>
                <w:rFonts w:asciiTheme="minorHAnsi" w:hAnsiTheme="minorHAnsi"/>
                <w:bCs/>
                <w:color w:val="000000" w:themeColor="text1"/>
                <w:szCs w:val="18"/>
              </w:rPr>
            </w:pPr>
            <w:ins w:id="7108" w:author="Dr Mamadou SANOGO" w:date="2023-10-26T15:54:00Z">
              <w:r>
                <w:rPr>
                  <w:rFonts w:asciiTheme="minorHAnsi" w:hAnsiTheme="minorHAnsi"/>
                  <w:bCs/>
                  <w:color w:val="000000" w:themeColor="text1"/>
                  <w:szCs w:val="18"/>
                </w:rPr>
                <w:t>3</w:t>
              </w:r>
            </w:ins>
          </w:p>
        </w:tc>
        <w:tc>
          <w:tcPr>
            <w:tcW w:w="633" w:type="pct"/>
            <w:vMerge/>
            <w:tcBorders>
              <w:left w:val="single" w:sz="4" w:space="0" w:color="auto"/>
              <w:right w:val="single" w:sz="4" w:space="0" w:color="auto"/>
            </w:tcBorders>
            <w:vAlign w:val="center"/>
          </w:tcPr>
          <w:p w14:paraId="6B17BE11" w14:textId="77777777" w:rsidR="00561D9D" w:rsidRDefault="00561D9D" w:rsidP="00D27EF1">
            <w:pPr>
              <w:tabs>
                <w:tab w:val="left" w:pos="567"/>
                <w:tab w:val="left" w:pos="1276"/>
                <w:tab w:val="left" w:pos="2127"/>
              </w:tabs>
              <w:spacing w:before="100"/>
              <w:jc w:val="center"/>
              <w:rPr>
                <w:ins w:id="7109" w:author="Dr Mamadou SANOGO" w:date="2023-10-26T15:54:00Z"/>
                <w:szCs w:val="24"/>
                <w:lang w:eastAsia="en-US"/>
              </w:rPr>
            </w:pPr>
          </w:p>
        </w:tc>
        <w:tc>
          <w:tcPr>
            <w:tcW w:w="444" w:type="pct"/>
            <w:vMerge/>
            <w:tcBorders>
              <w:left w:val="single" w:sz="4" w:space="0" w:color="auto"/>
              <w:right w:val="single" w:sz="4" w:space="0" w:color="auto"/>
            </w:tcBorders>
            <w:vAlign w:val="center"/>
          </w:tcPr>
          <w:p w14:paraId="08E36FC4" w14:textId="77777777" w:rsidR="00561D9D" w:rsidRDefault="00561D9D" w:rsidP="00D27EF1">
            <w:pPr>
              <w:rPr>
                <w:ins w:id="7110" w:author="Dr Mamadou SANOGO" w:date="2023-10-26T15:54:00Z"/>
                <w:bCs/>
                <w:szCs w:val="24"/>
                <w:u w:val="single"/>
                <w:lang w:eastAsia="en-US"/>
              </w:rPr>
            </w:pPr>
          </w:p>
        </w:tc>
        <w:tc>
          <w:tcPr>
            <w:tcW w:w="633" w:type="pct"/>
            <w:vMerge/>
            <w:tcBorders>
              <w:left w:val="single" w:sz="4" w:space="0" w:color="auto"/>
              <w:right w:val="single" w:sz="4" w:space="0" w:color="auto"/>
            </w:tcBorders>
            <w:vAlign w:val="center"/>
          </w:tcPr>
          <w:p w14:paraId="184360BD" w14:textId="77777777" w:rsidR="00561D9D" w:rsidRDefault="00561D9D" w:rsidP="00D27EF1">
            <w:pPr>
              <w:rPr>
                <w:ins w:id="7111" w:author="Dr Mamadou SANOGO" w:date="2023-10-26T15:54:00Z"/>
                <w:bCs/>
                <w:szCs w:val="24"/>
                <w:u w:val="single"/>
                <w:lang w:eastAsia="en-US"/>
              </w:rPr>
            </w:pPr>
          </w:p>
        </w:tc>
      </w:tr>
      <w:tr w:rsidR="00561D9D" w14:paraId="3603A3E1" w14:textId="77777777" w:rsidTr="00D27EF1">
        <w:trPr>
          <w:cantSplit/>
          <w:trHeight w:val="498"/>
          <w:jc w:val="center"/>
          <w:ins w:id="7112" w:author="Dr Mamadou SANOGO" w:date="2023-10-26T15:54:00Z"/>
        </w:trPr>
        <w:tc>
          <w:tcPr>
            <w:tcW w:w="948" w:type="pct"/>
            <w:vMerge/>
            <w:tcBorders>
              <w:left w:val="single" w:sz="4" w:space="0" w:color="auto"/>
              <w:right w:val="single" w:sz="4" w:space="0" w:color="auto"/>
            </w:tcBorders>
            <w:vAlign w:val="center"/>
          </w:tcPr>
          <w:p w14:paraId="797B8BB4" w14:textId="77777777" w:rsidR="00561D9D" w:rsidRPr="002820AE" w:rsidRDefault="00561D9D" w:rsidP="00D27EF1">
            <w:pPr>
              <w:rPr>
                <w:ins w:id="7113" w:author="Dr Mamadou SANOGO" w:date="2023-10-26T15:54: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3AB7AB2" w14:textId="77777777" w:rsidR="00561D9D" w:rsidRPr="002820AE" w:rsidRDefault="00561D9D" w:rsidP="00D27EF1">
            <w:pPr>
              <w:jc w:val="center"/>
              <w:rPr>
                <w:ins w:id="7114" w:author="Dr Mamadou SANOGO" w:date="2023-10-26T15:54: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48EAD58" w14:textId="77777777" w:rsidR="00561D9D" w:rsidRDefault="00561D9D" w:rsidP="00D27EF1">
            <w:pPr>
              <w:tabs>
                <w:tab w:val="left" w:pos="567"/>
                <w:tab w:val="left" w:pos="1276"/>
                <w:tab w:val="left" w:pos="2127"/>
              </w:tabs>
              <w:spacing w:before="100"/>
              <w:rPr>
                <w:ins w:id="7115" w:author="Dr Mamadou SANOGO" w:date="2023-10-26T15:54: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609CE906" w14:textId="77777777" w:rsidR="00561D9D" w:rsidRPr="00BF4F49" w:rsidRDefault="00561D9D" w:rsidP="00D27EF1">
            <w:pPr>
              <w:tabs>
                <w:tab w:val="left" w:pos="567"/>
                <w:tab w:val="left" w:pos="1276"/>
                <w:tab w:val="left" w:pos="2127"/>
              </w:tabs>
              <w:spacing w:before="100"/>
              <w:rPr>
                <w:ins w:id="7116" w:author="Dr Mamadou SANOGO" w:date="2023-10-26T15:54:00Z"/>
                <w:rFonts w:asciiTheme="minorHAnsi" w:hAnsiTheme="minorHAnsi"/>
                <w:bCs/>
                <w:color w:val="000000" w:themeColor="text1"/>
                <w:szCs w:val="18"/>
              </w:rPr>
            </w:pPr>
            <w:ins w:id="7117" w:author="Dr Mamadou SANOGO" w:date="2023-10-26T15:54:00Z">
              <w:r w:rsidRPr="00645D0C">
                <w:rPr>
                  <w:rFonts w:asciiTheme="minorHAnsi" w:hAnsiTheme="minorHAnsi"/>
                  <w:bCs/>
                  <w:color w:val="000000" w:themeColor="text1"/>
                  <w:szCs w:val="18"/>
                </w:rPr>
                <w:t xml:space="preserve">Stage </w:t>
              </w:r>
            </w:ins>
          </w:p>
        </w:tc>
        <w:tc>
          <w:tcPr>
            <w:tcW w:w="316" w:type="pct"/>
            <w:tcBorders>
              <w:top w:val="single" w:sz="4" w:space="0" w:color="auto"/>
              <w:left w:val="single" w:sz="4" w:space="0" w:color="auto"/>
              <w:right w:val="single" w:sz="4" w:space="0" w:color="auto"/>
            </w:tcBorders>
            <w:vAlign w:val="center"/>
          </w:tcPr>
          <w:p w14:paraId="7EA48622" w14:textId="77777777" w:rsidR="00561D9D" w:rsidRDefault="00561D9D" w:rsidP="00D27EF1">
            <w:pPr>
              <w:tabs>
                <w:tab w:val="left" w:pos="567"/>
                <w:tab w:val="left" w:pos="1276"/>
                <w:tab w:val="left" w:pos="2127"/>
              </w:tabs>
              <w:spacing w:before="100"/>
              <w:jc w:val="center"/>
              <w:rPr>
                <w:ins w:id="7118" w:author="Dr Mamadou SANOGO" w:date="2023-10-26T15:54:00Z"/>
                <w:rFonts w:asciiTheme="minorHAnsi" w:hAnsiTheme="minorHAnsi"/>
                <w:bCs/>
                <w:color w:val="000000" w:themeColor="text1"/>
                <w:szCs w:val="18"/>
              </w:rPr>
            </w:pPr>
            <w:ins w:id="7119" w:author="Dr Mamadou SANOGO" w:date="2023-10-26T15:54:00Z">
              <w:r>
                <w:rPr>
                  <w:rFonts w:asciiTheme="minorHAnsi" w:hAnsiTheme="minorHAnsi"/>
                  <w:bCs/>
                  <w:color w:val="000000" w:themeColor="text1"/>
                  <w:szCs w:val="18"/>
                </w:rPr>
                <w:t>1</w:t>
              </w:r>
            </w:ins>
          </w:p>
        </w:tc>
        <w:tc>
          <w:tcPr>
            <w:tcW w:w="633" w:type="pct"/>
            <w:vMerge/>
            <w:tcBorders>
              <w:left w:val="single" w:sz="4" w:space="0" w:color="auto"/>
              <w:right w:val="single" w:sz="4" w:space="0" w:color="auto"/>
            </w:tcBorders>
            <w:vAlign w:val="center"/>
          </w:tcPr>
          <w:p w14:paraId="08BAC954" w14:textId="77777777" w:rsidR="00561D9D" w:rsidRDefault="00561D9D" w:rsidP="00D27EF1">
            <w:pPr>
              <w:tabs>
                <w:tab w:val="left" w:pos="567"/>
                <w:tab w:val="left" w:pos="1276"/>
                <w:tab w:val="left" w:pos="2127"/>
              </w:tabs>
              <w:spacing w:before="100"/>
              <w:jc w:val="center"/>
              <w:rPr>
                <w:ins w:id="7120" w:author="Dr Mamadou SANOGO" w:date="2023-10-26T15:54:00Z"/>
                <w:szCs w:val="24"/>
                <w:lang w:eastAsia="en-US"/>
              </w:rPr>
            </w:pPr>
          </w:p>
        </w:tc>
        <w:tc>
          <w:tcPr>
            <w:tcW w:w="444" w:type="pct"/>
            <w:vMerge/>
            <w:tcBorders>
              <w:left w:val="single" w:sz="4" w:space="0" w:color="auto"/>
              <w:bottom w:val="single" w:sz="4" w:space="0" w:color="auto"/>
              <w:right w:val="single" w:sz="4" w:space="0" w:color="auto"/>
            </w:tcBorders>
            <w:vAlign w:val="center"/>
          </w:tcPr>
          <w:p w14:paraId="00CA627A" w14:textId="77777777" w:rsidR="00561D9D" w:rsidRDefault="00561D9D" w:rsidP="00D27EF1">
            <w:pPr>
              <w:rPr>
                <w:ins w:id="7121" w:author="Dr Mamadou SANOGO" w:date="2023-10-26T15:54:00Z"/>
                <w:bCs/>
                <w:szCs w:val="24"/>
                <w:u w:val="single"/>
                <w:lang w:eastAsia="en-US"/>
              </w:rPr>
            </w:pPr>
          </w:p>
        </w:tc>
        <w:tc>
          <w:tcPr>
            <w:tcW w:w="633" w:type="pct"/>
            <w:vMerge/>
            <w:tcBorders>
              <w:left w:val="single" w:sz="4" w:space="0" w:color="auto"/>
              <w:right w:val="single" w:sz="4" w:space="0" w:color="auto"/>
            </w:tcBorders>
            <w:vAlign w:val="center"/>
          </w:tcPr>
          <w:p w14:paraId="6F309651" w14:textId="77777777" w:rsidR="00561D9D" w:rsidRDefault="00561D9D" w:rsidP="00D27EF1">
            <w:pPr>
              <w:rPr>
                <w:ins w:id="7122" w:author="Dr Mamadou SANOGO" w:date="2023-10-26T15:54:00Z"/>
                <w:bCs/>
                <w:szCs w:val="24"/>
                <w:u w:val="single"/>
                <w:lang w:eastAsia="en-US"/>
              </w:rPr>
            </w:pPr>
          </w:p>
        </w:tc>
      </w:tr>
      <w:tr w:rsidR="00561D9D" w14:paraId="5203BA3F" w14:textId="77777777" w:rsidTr="00D27EF1">
        <w:trPr>
          <w:cantSplit/>
          <w:trHeight w:val="20"/>
          <w:jc w:val="center"/>
          <w:ins w:id="7123" w:author="Dr Mamadou SANOGO" w:date="2023-10-26T15:54:00Z"/>
        </w:trPr>
        <w:tc>
          <w:tcPr>
            <w:tcW w:w="948" w:type="pct"/>
            <w:tcBorders>
              <w:top w:val="single" w:sz="4" w:space="0" w:color="auto"/>
              <w:left w:val="single" w:sz="4" w:space="0" w:color="auto"/>
              <w:bottom w:val="single" w:sz="4" w:space="0" w:color="auto"/>
              <w:right w:val="single" w:sz="4" w:space="0" w:color="auto"/>
            </w:tcBorders>
            <w:vAlign w:val="center"/>
            <w:hideMark/>
          </w:tcPr>
          <w:p w14:paraId="44B2B6E5" w14:textId="77777777" w:rsidR="00561D9D" w:rsidRPr="002F6190" w:rsidRDefault="00561D9D" w:rsidP="00D27EF1">
            <w:pPr>
              <w:tabs>
                <w:tab w:val="left" w:pos="567"/>
                <w:tab w:val="left" w:pos="1276"/>
                <w:tab w:val="left" w:pos="2127"/>
              </w:tabs>
              <w:spacing w:before="100"/>
              <w:rPr>
                <w:ins w:id="7124" w:author="Dr Mamadou SANOGO" w:date="2023-10-26T15:54:00Z"/>
                <w:rFonts w:asciiTheme="minorHAnsi" w:hAnsiTheme="minorHAnsi"/>
                <w:b/>
                <w:bCs/>
                <w:color w:val="000000" w:themeColor="text1"/>
                <w:szCs w:val="16"/>
              </w:rPr>
            </w:pPr>
            <w:ins w:id="7125" w:author="Dr Mamadou SANOGO" w:date="2023-10-26T15:54:00Z">
              <w:r>
                <w:rPr>
                  <w:rFonts w:asciiTheme="minorHAnsi" w:hAnsiTheme="minorHAnsi"/>
                  <w:b/>
                  <w:bCs/>
                  <w:color w:val="000000" w:themeColor="text1"/>
                  <w:szCs w:val="16"/>
                </w:rPr>
                <w:t>Total Semestre 3</w:t>
              </w:r>
            </w:ins>
          </w:p>
        </w:tc>
        <w:tc>
          <w:tcPr>
            <w:tcW w:w="316" w:type="pct"/>
            <w:tcBorders>
              <w:top w:val="single" w:sz="4" w:space="0" w:color="auto"/>
              <w:left w:val="single" w:sz="4" w:space="0" w:color="auto"/>
              <w:bottom w:val="single" w:sz="4" w:space="0" w:color="auto"/>
              <w:right w:val="single" w:sz="4" w:space="0" w:color="auto"/>
            </w:tcBorders>
            <w:vAlign w:val="center"/>
            <w:hideMark/>
          </w:tcPr>
          <w:p w14:paraId="171F45F6" w14:textId="77777777" w:rsidR="00561D9D" w:rsidRPr="002F6190" w:rsidRDefault="00561D9D" w:rsidP="00D27EF1">
            <w:pPr>
              <w:tabs>
                <w:tab w:val="left" w:pos="567"/>
                <w:tab w:val="left" w:pos="1276"/>
                <w:tab w:val="left" w:pos="2127"/>
              </w:tabs>
              <w:spacing w:before="100"/>
              <w:rPr>
                <w:ins w:id="7126" w:author="Dr Mamadou SANOGO" w:date="2023-10-26T15:54:00Z"/>
                <w:rFonts w:asciiTheme="minorHAnsi" w:hAnsiTheme="minorHAnsi"/>
                <w:b/>
                <w:bCs/>
                <w:color w:val="000000" w:themeColor="text1"/>
                <w:szCs w:val="16"/>
              </w:rPr>
            </w:pPr>
            <w:ins w:id="7127" w:author="Dr Mamadou SANOGO" w:date="2023-10-26T15:54:00Z">
              <w:r w:rsidRPr="002F6190">
                <w:rPr>
                  <w:rFonts w:asciiTheme="minorHAnsi" w:hAnsiTheme="minorHAnsi"/>
                  <w:b/>
                  <w:bCs/>
                  <w:color w:val="000000" w:themeColor="text1"/>
                  <w:szCs w:val="16"/>
                </w:rPr>
                <w:t>30</w:t>
              </w:r>
            </w:ins>
          </w:p>
        </w:tc>
        <w:tc>
          <w:tcPr>
            <w:tcW w:w="171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5CBAEE2" w14:textId="77777777" w:rsidR="00561D9D" w:rsidRDefault="00561D9D" w:rsidP="00D27EF1">
            <w:pPr>
              <w:tabs>
                <w:tab w:val="left" w:pos="567"/>
                <w:tab w:val="left" w:pos="1276"/>
                <w:tab w:val="left" w:pos="2127"/>
              </w:tabs>
              <w:spacing w:line="276" w:lineRule="auto"/>
              <w:rPr>
                <w:ins w:id="7128" w:author="Dr Mamadou SANOGO" w:date="2023-10-26T15:54:00Z"/>
                <w:b/>
                <w:bCs/>
                <w:szCs w:val="24"/>
                <w:lang w:eastAsia="en-US"/>
              </w:rPr>
            </w:pPr>
          </w:p>
        </w:tc>
        <w:tc>
          <w:tcPr>
            <w:tcW w:w="316" w:type="pct"/>
            <w:tcBorders>
              <w:top w:val="single" w:sz="4" w:space="0" w:color="auto"/>
              <w:left w:val="single" w:sz="4" w:space="0" w:color="auto"/>
              <w:bottom w:val="single" w:sz="4" w:space="0" w:color="auto"/>
              <w:right w:val="single" w:sz="4" w:space="0" w:color="auto"/>
            </w:tcBorders>
            <w:vAlign w:val="center"/>
          </w:tcPr>
          <w:p w14:paraId="1200D6A4" w14:textId="77777777" w:rsidR="00561D9D" w:rsidRPr="00565626" w:rsidRDefault="00561D9D" w:rsidP="00D27EF1">
            <w:pPr>
              <w:tabs>
                <w:tab w:val="left" w:pos="567"/>
                <w:tab w:val="left" w:pos="1276"/>
                <w:tab w:val="left" w:pos="2127"/>
              </w:tabs>
              <w:spacing w:before="100"/>
              <w:jc w:val="center"/>
              <w:rPr>
                <w:ins w:id="7129" w:author="Dr Mamadou SANOGO" w:date="2023-10-26T15:54:00Z"/>
                <w:rFonts w:asciiTheme="minorHAnsi" w:hAnsiTheme="minorHAnsi"/>
                <w:b/>
                <w:bCs/>
                <w:color w:val="000000" w:themeColor="text1"/>
                <w:szCs w:val="16"/>
              </w:rPr>
            </w:pPr>
            <w:ins w:id="7130" w:author="Dr Mamadou SANOGO" w:date="2023-10-26T15:54:00Z">
              <w:r>
                <w:rPr>
                  <w:rFonts w:asciiTheme="minorHAnsi" w:hAnsiTheme="minorHAnsi"/>
                  <w:b/>
                  <w:bCs/>
                  <w:color w:val="000000" w:themeColor="text1"/>
                  <w:szCs w:val="16"/>
                </w:rPr>
                <w:t>30</w:t>
              </w:r>
            </w:ins>
          </w:p>
        </w:tc>
        <w:tc>
          <w:tcPr>
            <w:tcW w:w="633" w:type="pct"/>
            <w:tcBorders>
              <w:top w:val="single" w:sz="4" w:space="0" w:color="auto"/>
              <w:left w:val="single" w:sz="4" w:space="0" w:color="auto"/>
              <w:bottom w:val="single" w:sz="4" w:space="0" w:color="auto"/>
              <w:right w:val="single" w:sz="4" w:space="0" w:color="auto"/>
            </w:tcBorders>
            <w:vAlign w:val="center"/>
            <w:hideMark/>
          </w:tcPr>
          <w:p w14:paraId="45371071" w14:textId="77777777" w:rsidR="00561D9D" w:rsidRPr="00A939F9" w:rsidRDefault="00561D9D" w:rsidP="00D27EF1">
            <w:pPr>
              <w:tabs>
                <w:tab w:val="left" w:pos="567"/>
                <w:tab w:val="left" w:pos="1276"/>
                <w:tab w:val="left" w:pos="2127"/>
              </w:tabs>
              <w:spacing w:before="100"/>
              <w:jc w:val="center"/>
              <w:rPr>
                <w:ins w:id="7131" w:author="Dr Mamadou SANOGO" w:date="2023-10-26T15:54:00Z"/>
                <w:rFonts w:asciiTheme="minorHAnsi" w:hAnsiTheme="minorHAnsi"/>
                <w:b/>
                <w:bCs/>
                <w:color w:val="000000" w:themeColor="text1"/>
                <w:szCs w:val="16"/>
              </w:rPr>
            </w:pPr>
            <w:ins w:id="7132" w:author="Dr Mamadou SANOGO" w:date="2023-10-26T15:54:00Z">
              <w:r>
                <w:rPr>
                  <w:rFonts w:asciiTheme="minorHAnsi" w:hAnsiTheme="minorHAnsi"/>
                  <w:b/>
                  <w:bCs/>
                  <w:color w:val="000000" w:themeColor="text1"/>
                  <w:szCs w:val="16"/>
                </w:rPr>
                <w:t>750</w:t>
              </w:r>
            </w:ins>
          </w:p>
        </w:tc>
        <w:tc>
          <w:tcPr>
            <w:tcW w:w="107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EA819" w14:textId="77777777" w:rsidR="00561D9D" w:rsidRDefault="00561D9D" w:rsidP="00D27EF1">
            <w:pPr>
              <w:tabs>
                <w:tab w:val="left" w:pos="567"/>
                <w:tab w:val="left" w:pos="1276"/>
                <w:tab w:val="left" w:pos="2127"/>
              </w:tabs>
              <w:spacing w:line="276" w:lineRule="auto"/>
              <w:rPr>
                <w:ins w:id="7133" w:author="Dr Mamadou SANOGO" w:date="2023-10-26T15:54:00Z"/>
                <w:b/>
                <w:bCs/>
                <w:szCs w:val="24"/>
                <w:lang w:eastAsia="en-US"/>
              </w:rPr>
            </w:pPr>
          </w:p>
        </w:tc>
      </w:tr>
    </w:tbl>
    <w:p w14:paraId="740CE3C4" w14:textId="1D3BB3C2" w:rsidR="00561D9D" w:rsidRDefault="00561D9D" w:rsidP="00561D9D">
      <w:pPr>
        <w:pStyle w:val="Titre"/>
        <w:rPr>
          <w:ins w:id="7134" w:author="Dr Mamadou SANOGO" w:date="2023-10-27T11:39:00Z"/>
          <w:rFonts w:asciiTheme="minorHAnsi" w:hAnsiTheme="minorHAnsi"/>
          <w:b w:val="0"/>
          <w:bCs/>
          <w:sz w:val="20"/>
        </w:rPr>
      </w:pPr>
    </w:p>
    <w:p w14:paraId="166BCAEF" w14:textId="12127108" w:rsidR="00AD42F4" w:rsidRDefault="00AD42F4" w:rsidP="00561D9D">
      <w:pPr>
        <w:pStyle w:val="Titre"/>
        <w:rPr>
          <w:ins w:id="7135" w:author="Dr Mamadou SANOGO" w:date="2023-10-27T11:39:00Z"/>
          <w:rFonts w:asciiTheme="minorHAnsi" w:hAnsiTheme="minorHAnsi"/>
          <w:b w:val="0"/>
          <w:bCs/>
          <w:sz w:val="20"/>
        </w:rPr>
      </w:pPr>
    </w:p>
    <w:p w14:paraId="6886EAC3" w14:textId="5503AD83" w:rsidR="00AD42F4" w:rsidRDefault="00AD42F4" w:rsidP="00561D9D">
      <w:pPr>
        <w:pStyle w:val="Titre"/>
        <w:rPr>
          <w:ins w:id="7136" w:author="Dr Mamadou SANOGO" w:date="2023-10-27T11:39:00Z"/>
          <w:rFonts w:asciiTheme="minorHAnsi" w:hAnsiTheme="minorHAnsi"/>
          <w:b w:val="0"/>
          <w:bCs/>
          <w:sz w:val="20"/>
        </w:rPr>
      </w:pPr>
    </w:p>
    <w:p w14:paraId="092458EE" w14:textId="1568EA3A" w:rsidR="00AD42F4" w:rsidRDefault="00AD42F4" w:rsidP="00561D9D">
      <w:pPr>
        <w:pStyle w:val="Titre"/>
        <w:rPr>
          <w:ins w:id="7137" w:author="Dr Mamadou SANOGO" w:date="2023-10-27T11:39:00Z"/>
          <w:rFonts w:asciiTheme="minorHAnsi" w:hAnsiTheme="minorHAnsi"/>
          <w:b w:val="0"/>
          <w:bCs/>
          <w:sz w:val="20"/>
        </w:rPr>
      </w:pPr>
    </w:p>
    <w:p w14:paraId="74EE8078" w14:textId="720DAB15" w:rsidR="00AD42F4" w:rsidRDefault="00AD42F4" w:rsidP="00561D9D">
      <w:pPr>
        <w:pStyle w:val="Titre"/>
        <w:rPr>
          <w:ins w:id="7138" w:author="Dr Mamadou SANOGO" w:date="2023-10-27T11:39:00Z"/>
          <w:rFonts w:asciiTheme="minorHAnsi" w:hAnsiTheme="minorHAnsi"/>
          <w:b w:val="0"/>
          <w:bCs/>
          <w:sz w:val="20"/>
        </w:rPr>
      </w:pPr>
    </w:p>
    <w:p w14:paraId="11692FDB" w14:textId="7C180D8C" w:rsidR="00AD42F4" w:rsidRDefault="00AD42F4" w:rsidP="00561D9D">
      <w:pPr>
        <w:pStyle w:val="Titre"/>
        <w:rPr>
          <w:ins w:id="7139" w:author="Dr Mamadou SANOGO" w:date="2023-10-27T11:39:00Z"/>
          <w:rFonts w:asciiTheme="minorHAnsi" w:hAnsiTheme="minorHAnsi"/>
          <w:b w:val="0"/>
          <w:bCs/>
          <w:sz w:val="20"/>
        </w:rPr>
      </w:pPr>
    </w:p>
    <w:p w14:paraId="41CCAB12" w14:textId="6494CC59" w:rsidR="00AD42F4" w:rsidRDefault="00AD42F4" w:rsidP="00561D9D">
      <w:pPr>
        <w:pStyle w:val="Titre"/>
        <w:rPr>
          <w:ins w:id="7140" w:author="Dr Mamadou SANOGO" w:date="2023-10-27T11:39:00Z"/>
          <w:rFonts w:asciiTheme="minorHAnsi" w:hAnsiTheme="minorHAnsi"/>
          <w:b w:val="0"/>
          <w:bCs/>
          <w:sz w:val="20"/>
        </w:rPr>
      </w:pPr>
    </w:p>
    <w:p w14:paraId="3B706CEA" w14:textId="579746B3" w:rsidR="00AD42F4" w:rsidRDefault="00AD42F4" w:rsidP="00561D9D">
      <w:pPr>
        <w:pStyle w:val="Titre"/>
        <w:rPr>
          <w:ins w:id="7141" w:author="Dr Mamadou SANOGO" w:date="2023-10-27T11:39:00Z"/>
          <w:rFonts w:asciiTheme="minorHAnsi" w:hAnsiTheme="minorHAnsi"/>
          <w:b w:val="0"/>
          <w:bCs/>
          <w:sz w:val="20"/>
        </w:rPr>
      </w:pPr>
    </w:p>
    <w:p w14:paraId="61802368" w14:textId="68BF070D" w:rsidR="00AD42F4" w:rsidRDefault="00AD42F4" w:rsidP="00561D9D">
      <w:pPr>
        <w:pStyle w:val="Titre"/>
        <w:rPr>
          <w:ins w:id="7142" w:author="Dr Mamadou SANOGO" w:date="2023-10-27T11:39:00Z"/>
          <w:rFonts w:asciiTheme="minorHAnsi" w:hAnsiTheme="minorHAnsi"/>
          <w:b w:val="0"/>
          <w:bCs/>
          <w:sz w:val="20"/>
        </w:rPr>
      </w:pPr>
    </w:p>
    <w:p w14:paraId="037E5E89" w14:textId="5C9459CE" w:rsidR="00AD42F4" w:rsidRDefault="00AD42F4" w:rsidP="00561D9D">
      <w:pPr>
        <w:pStyle w:val="Titre"/>
        <w:rPr>
          <w:ins w:id="7143" w:author="Dr Mamadou SANOGO" w:date="2023-10-27T11:39:00Z"/>
          <w:rFonts w:asciiTheme="minorHAnsi" w:hAnsiTheme="minorHAnsi"/>
          <w:b w:val="0"/>
          <w:bCs/>
          <w:sz w:val="20"/>
        </w:rPr>
      </w:pPr>
    </w:p>
    <w:p w14:paraId="424614CB" w14:textId="755160E2" w:rsidR="00AD42F4" w:rsidRDefault="00AD42F4" w:rsidP="00561D9D">
      <w:pPr>
        <w:pStyle w:val="Titre"/>
        <w:rPr>
          <w:ins w:id="7144" w:author="Dr Mamadou SANOGO" w:date="2023-10-27T11:39:00Z"/>
          <w:rFonts w:asciiTheme="minorHAnsi" w:hAnsiTheme="minorHAnsi"/>
          <w:b w:val="0"/>
          <w:bCs/>
          <w:sz w:val="20"/>
        </w:rPr>
      </w:pPr>
    </w:p>
    <w:p w14:paraId="4DFEB743" w14:textId="78D78F9B" w:rsidR="00AD42F4" w:rsidRDefault="00AD42F4" w:rsidP="00561D9D">
      <w:pPr>
        <w:pStyle w:val="Titre"/>
        <w:rPr>
          <w:ins w:id="7145" w:author="Dr Mamadou SANOGO" w:date="2023-10-27T11:39:00Z"/>
          <w:rFonts w:asciiTheme="minorHAnsi" w:hAnsiTheme="minorHAnsi"/>
          <w:b w:val="0"/>
          <w:bCs/>
          <w:sz w:val="20"/>
        </w:rPr>
      </w:pPr>
    </w:p>
    <w:p w14:paraId="00AD1E14" w14:textId="27DC9285" w:rsidR="00AD42F4" w:rsidRDefault="00AD42F4" w:rsidP="00561D9D">
      <w:pPr>
        <w:pStyle w:val="Titre"/>
        <w:rPr>
          <w:ins w:id="7146" w:author="Dr Mamadou SANOGO" w:date="2023-10-27T11:39:00Z"/>
          <w:rFonts w:asciiTheme="minorHAnsi" w:hAnsiTheme="minorHAnsi"/>
          <w:b w:val="0"/>
          <w:bCs/>
          <w:sz w:val="20"/>
        </w:rPr>
      </w:pPr>
    </w:p>
    <w:p w14:paraId="53EDD035" w14:textId="315A2ED6" w:rsidR="00AD42F4" w:rsidRDefault="00AD42F4" w:rsidP="00561D9D">
      <w:pPr>
        <w:pStyle w:val="Titre"/>
        <w:rPr>
          <w:ins w:id="7147" w:author="Dr Mamadou SANOGO" w:date="2023-10-27T11:39:00Z"/>
          <w:rFonts w:asciiTheme="minorHAnsi" w:hAnsiTheme="minorHAnsi"/>
          <w:b w:val="0"/>
          <w:bCs/>
          <w:sz w:val="20"/>
        </w:rPr>
      </w:pPr>
    </w:p>
    <w:p w14:paraId="6BC3A34D" w14:textId="7AAF8774" w:rsidR="00AD42F4" w:rsidRDefault="00AD42F4" w:rsidP="00561D9D">
      <w:pPr>
        <w:pStyle w:val="Titre"/>
        <w:rPr>
          <w:ins w:id="7148" w:author="Dr Mamadou SANOGO" w:date="2023-10-27T11:39:00Z"/>
          <w:rFonts w:asciiTheme="minorHAnsi" w:hAnsiTheme="minorHAnsi"/>
          <w:b w:val="0"/>
          <w:bCs/>
          <w:sz w:val="20"/>
        </w:rPr>
      </w:pPr>
    </w:p>
    <w:p w14:paraId="3AEC5F68" w14:textId="034BE1B2" w:rsidR="00AD42F4" w:rsidRDefault="00AD42F4" w:rsidP="00561D9D">
      <w:pPr>
        <w:pStyle w:val="Titre"/>
        <w:rPr>
          <w:ins w:id="7149" w:author="Dr Mamadou SANOGO" w:date="2023-10-27T14:03:00Z"/>
          <w:rFonts w:asciiTheme="minorHAnsi" w:hAnsiTheme="minorHAnsi"/>
          <w:b w:val="0"/>
          <w:bCs/>
          <w:sz w:val="20"/>
        </w:rPr>
      </w:pPr>
    </w:p>
    <w:p w14:paraId="111E1C52" w14:textId="4414018E" w:rsidR="006778CD" w:rsidRDefault="006778CD" w:rsidP="00561D9D">
      <w:pPr>
        <w:pStyle w:val="Titre"/>
        <w:rPr>
          <w:ins w:id="7150" w:author="Dr Mamadou SANOGO" w:date="2023-10-27T14:03:00Z"/>
          <w:rFonts w:asciiTheme="minorHAnsi" w:hAnsiTheme="minorHAnsi"/>
          <w:b w:val="0"/>
          <w:bCs/>
          <w:sz w:val="20"/>
        </w:rPr>
      </w:pPr>
    </w:p>
    <w:p w14:paraId="4E8C83D2" w14:textId="786DFE59" w:rsidR="006778CD" w:rsidRDefault="006778CD" w:rsidP="00561D9D">
      <w:pPr>
        <w:pStyle w:val="Titre"/>
        <w:rPr>
          <w:ins w:id="7151" w:author="Dr Mamadou SANOGO" w:date="2023-10-27T14:03:00Z"/>
          <w:rFonts w:asciiTheme="minorHAnsi" w:hAnsiTheme="minorHAnsi"/>
          <w:b w:val="0"/>
          <w:bCs/>
          <w:sz w:val="20"/>
        </w:rPr>
      </w:pPr>
    </w:p>
    <w:p w14:paraId="2EC38D8D" w14:textId="50A610CB" w:rsidR="006778CD" w:rsidRDefault="006778CD" w:rsidP="00561D9D">
      <w:pPr>
        <w:pStyle w:val="Titre"/>
        <w:rPr>
          <w:ins w:id="7152" w:author="Dr Mamadou SANOGO" w:date="2023-10-27T14:03:00Z"/>
          <w:rFonts w:asciiTheme="minorHAnsi" w:hAnsiTheme="minorHAnsi"/>
          <w:b w:val="0"/>
          <w:bCs/>
          <w:sz w:val="20"/>
        </w:rPr>
      </w:pPr>
    </w:p>
    <w:p w14:paraId="0DDF2300" w14:textId="44CA2232" w:rsidR="006778CD" w:rsidRDefault="006778CD" w:rsidP="00561D9D">
      <w:pPr>
        <w:pStyle w:val="Titre"/>
        <w:rPr>
          <w:ins w:id="7153" w:author="Dr Mamadou SANOGO" w:date="2023-10-27T14:03:00Z"/>
          <w:rFonts w:asciiTheme="minorHAnsi" w:hAnsiTheme="minorHAnsi"/>
          <w:b w:val="0"/>
          <w:bCs/>
          <w:sz w:val="20"/>
        </w:rPr>
      </w:pPr>
    </w:p>
    <w:p w14:paraId="198EB933" w14:textId="0E5547CF" w:rsidR="006778CD" w:rsidRDefault="006778CD" w:rsidP="00561D9D">
      <w:pPr>
        <w:pStyle w:val="Titre"/>
        <w:rPr>
          <w:ins w:id="7154" w:author="Dr Mamadou SANOGO" w:date="2023-10-27T14:03:00Z"/>
          <w:rFonts w:asciiTheme="minorHAnsi" w:hAnsiTheme="minorHAnsi"/>
          <w:b w:val="0"/>
          <w:bCs/>
          <w:sz w:val="20"/>
        </w:rPr>
      </w:pPr>
    </w:p>
    <w:p w14:paraId="78B08DA3" w14:textId="1033AC73" w:rsidR="006778CD" w:rsidRDefault="006778CD" w:rsidP="00561D9D">
      <w:pPr>
        <w:pStyle w:val="Titre"/>
        <w:rPr>
          <w:ins w:id="7155" w:author="Dr Mamadou SANOGO" w:date="2023-10-27T14:03:00Z"/>
          <w:rFonts w:asciiTheme="minorHAnsi" w:hAnsiTheme="minorHAnsi"/>
          <w:b w:val="0"/>
          <w:bCs/>
          <w:sz w:val="20"/>
        </w:rPr>
      </w:pPr>
    </w:p>
    <w:p w14:paraId="296B6B7B" w14:textId="2679B656" w:rsidR="006778CD" w:rsidRDefault="006778CD" w:rsidP="00561D9D">
      <w:pPr>
        <w:pStyle w:val="Titre"/>
        <w:rPr>
          <w:ins w:id="7156" w:author="Dr Mamadou SANOGO" w:date="2023-10-27T14:03:00Z"/>
          <w:rFonts w:asciiTheme="minorHAnsi" w:hAnsiTheme="minorHAnsi"/>
          <w:b w:val="0"/>
          <w:bCs/>
          <w:sz w:val="20"/>
        </w:rPr>
      </w:pPr>
    </w:p>
    <w:p w14:paraId="2654C1FB" w14:textId="7365F26F" w:rsidR="006778CD" w:rsidRDefault="006778CD" w:rsidP="00561D9D">
      <w:pPr>
        <w:pStyle w:val="Titre"/>
        <w:rPr>
          <w:ins w:id="7157" w:author="Dr Mamadou SANOGO" w:date="2023-10-27T14:03:00Z"/>
          <w:rFonts w:asciiTheme="minorHAnsi" w:hAnsiTheme="minorHAnsi"/>
          <w:b w:val="0"/>
          <w:bCs/>
          <w:sz w:val="20"/>
        </w:rPr>
      </w:pPr>
    </w:p>
    <w:p w14:paraId="29127C1E" w14:textId="0AD53E2D" w:rsidR="006778CD" w:rsidRDefault="006778CD" w:rsidP="00561D9D">
      <w:pPr>
        <w:pStyle w:val="Titre"/>
        <w:rPr>
          <w:ins w:id="7158" w:author="Dr Mamadou SANOGO" w:date="2023-10-27T14:03:00Z"/>
          <w:rFonts w:asciiTheme="minorHAnsi" w:hAnsiTheme="minorHAnsi"/>
          <w:b w:val="0"/>
          <w:bCs/>
          <w:sz w:val="20"/>
        </w:rPr>
      </w:pPr>
    </w:p>
    <w:p w14:paraId="31BEFE45" w14:textId="501925E2" w:rsidR="006778CD" w:rsidRDefault="006778CD" w:rsidP="00561D9D">
      <w:pPr>
        <w:pStyle w:val="Titre"/>
        <w:rPr>
          <w:ins w:id="7159" w:author="Dr Mamadou SANOGO" w:date="2023-10-27T14:03:00Z"/>
          <w:rFonts w:asciiTheme="minorHAnsi" w:hAnsiTheme="minorHAnsi"/>
          <w:b w:val="0"/>
          <w:bCs/>
          <w:sz w:val="20"/>
        </w:rPr>
      </w:pPr>
    </w:p>
    <w:p w14:paraId="6FCF215F" w14:textId="37564911" w:rsidR="006778CD" w:rsidRDefault="006778CD" w:rsidP="00561D9D">
      <w:pPr>
        <w:pStyle w:val="Titre"/>
        <w:rPr>
          <w:ins w:id="7160" w:author="Dr Mamadou SANOGO" w:date="2023-10-27T14:03:00Z"/>
          <w:rFonts w:asciiTheme="minorHAnsi" w:hAnsiTheme="minorHAnsi"/>
          <w:b w:val="0"/>
          <w:bCs/>
          <w:sz w:val="20"/>
        </w:rPr>
      </w:pPr>
    </w:p>
    <w:p w14:paraId="043DE553" w14:textId="40A7F832" w:rsidR="006778CD" w:rsidRDefault="006778CD" w:rsidP="00561D9D">
      <w:pPr>
        <w:pStyle w:val="Titre"/>
        <w:rPr>
          <w:ins w:id="7161" w:author="Dr Mamadou SANOGO" w:date="2023-10-27T14:03:00Z"/>
          <w:rFonts w:asciiTheme="minorHAnsi" w:hAnsiTheme="minorHAnsi"/>
          <w:b w:val="0"/>
          <w:bCs/>
          <w:sz w:val="20"/>
        </w:rPr>
      </w:pPr>
    </w:p>
    <w:p w14:paraId="06E95A5A" w14:textId="672F074E" w:rsidR="006778CD" w:rsidRDefault="006778CD" w:rsidP="00561D9D">
      <w:pPr>
        <w:pStyle w:val="Titre"/>
        <w:rPr>
          <w:ins w:id="7162" w:author="Dr Mamadou SANOGO" w:date="2023-10-27T14:03:00Z"/>
          <w:rFonts w:asciiTheme="minorHAnsi" w:hAnsiTheme="minorHAnsi"/>
          <w:b w:val="0"/>
          <w:bCs/>
          <w:sz w:val="20"/>
        </w:rPr>
      </w:pPr>
    </w:p>
    <w:p w14:paraId="12382909" w14:textId="627BCA00" w:rsidR="006778CD" w:rsidRDefault="006778CD" w:rsidP="00561D9D">
      <w:pPr>
        <w:pStyle w:val="Titre"/>
        <w:rPr>
          <w:ins w:id="7163" w:author="Dr Mamadou SANOGO" w:date="2023-10-27T14:03:00Z"/>
          <w:rFonts w:asciiTheme="minorHAnsi" w:hAnsiTheme="minorHAnsi"/>
          <w:b w:val="0"/>
          <w:bCs/>
          <w:sz w:val="20"/>
        </w:rPr>
      </w:pPr>
    </w:p>
    <w:p w14:paraId="420146A1" w14:textId="3822BCBD" w:rsidR="006778CD" w:rsidRDefault="006778CD" w:rsidP="00561D9D">
      <w:pPr>
        <w:pStyle w:val="Titre"/>
        <w:rPr>
          <w:ins w:id="7164" w:author="Dr Mamadou SANOGO" w:date="2023-10-27T14:03:00Z"/>
          <w:rFonts w:asciiTheme="minorHAnsi" w:hAnsiTheme="minorHAnsi"/>
          <w:b w:val="0"/>
          <w:bCs/>
          <w:sz w:val="20"/>
        </w:rPr>
      </w:pPr>
    </w:p>
    <w:p w14:paraId="27AF7CB2" w14:textId="60BF29B6" w:rsidR="006778CD" w:rsidRDefault="006778CD" w:rsidP="00561D9D">
      <w:pPr>
        <w:pStyle w:val="Titre"/>
        <w:rPr>
          <w:ins w:id="7165" w:author="Dr Mamadou SANOGO" w:date="2023-10-27T14:03:00Z"/>
          <w:rFonts w:asciiTheme="minorHAnsi" w:hAnsiTheme="minorHAnsi"/>
          <w:b w:val="0"/>
          <w:bCs/>
          <w:sz w:val="20"/>
        </w:rPr>
      </w:pPr>
    </w:p>
    <w:p w14:paraId="20B00675" w14:textId="19696570" w:rsidR="006778CD" w:rsidRDefault="006778CD" w:rsidP="00561D9D">
      <w:pPr>
        <w:pStyle w:val="Titre"/>
        <w:rPr>
          <w:ins w:id="7166" w:author="Dr Mamadou SANOGO" w:date="2023-10-27T14:03:00Z"/>
          <w:rFonts w:asciiTheme="minorHAnsi" w:hAnsiTheme="minorHAnsi"/>
          <w:b w:val="0"/>
          <w:bCs/>
          <w:sz w:val="20"/>
        </w:rPr>
      </w:pPr>
    </w:p>
    <w:p w14:paraId="7B653E05" w14:textId="114FF5EC" w:rsidR="006778CD" w:rsidRDefault="006778CD" w:rsidP="00561D9D">
      <w:pPr>
        <w:pStyle w:val="Titre"/>
        <w:rPr>
          <w:ins w:id="7167" w:author="Dr Mamadou SANOGO" w:date="2023-10-27T14:03:00Z"/>
          <w:rFonts w:asciiTheme="minorHAnsi" w:hAnsiTheme="minorHAnsi"/>
          <w:b w:val="0"/>
          <w:bCs/>
          <w:sz w:val="20"/>
        </w:rPr>
      </w:pPr>
    </w:p>
    <w:p w14:paraId="439A2888" w14:textId="6DC7315A" w:rsidR="006778CD" w:rsidRDefault="006778CD" w:rsidP="00561D9D">
      <w:pPr>
        <w:pStyle w:val="Titre"/>
        <w:rPr>
          <w:ins w:id="7168" w:author="Dr Mamadou SANOGO" w:date="2023-10-27T14:03:00Z"/>
          <w:rFonts w:asciiTheme="minorHAnsi" w:hAnsiTheme="minorHAnsi"/>
          <w:b w:val="0"/>
          <w:bCs/>
          <w:sz w:val="20"/>
        </w:rPr>
      </w:pPr>
    </w:p>
    <w:p w14:paraId="0DBD2B41" w14:textId="77777777" w:rsidR="006778CD" w:rsidRDefault="006778CD" w:rsidP="00561D9D">
      <w:pPr>
        <w:pStyle w:val="Titre"/>
        <w:rPr>
          <w:ins w:id="7169" w:author="Dr Mamadou SANOGO" w:date="2023-10-26T15:54:00Z"/>
          <w:rFonts w:asciiTheme="minorHAnsi" w:hAnsiTheme="minorHAnsi"/>
          <w:b w:val="0"/>
          <w:bCs/>
          <w:sz w:val="20"/>
        </w:rPr>
      </w:pPr>
    </w:p>
    <w:p w14:paraId="2D8AD116" w14:textId="4815E1CD" w:rsidR="00561D9D" w:rsidRDefault="00561D9D" w:rsidP="00561D9D">
      <w:pPr>
        <w:rPr>
          <w:ins w:id="7170" w:author="Dr Mamadou SANOGO" w:date="2023-10-27T15:25:00Z"/>
          <w:color w:val="000000" w:themeColor="text1"/>
        </w:rPr>
      </w:pPr>
    </w:p>
    <w:p w14:paraId="0A844666" w14:textId="77777777" w:rsidR="00B40348" w:rsidRPr="003C750F" w:rsidRDefault="00B40348" w:rsidP="00561D9D">
      <w:pPr>
        <w:rPr>
          <w:ins w:id="7171" w:author="Dr Mamadou SANOGO" w:date="2023-10-26T15:54:00Z"/>
          <w:color w:val="000000" w:themeColor="text1"/>
        </w:rPr>
      </w:pPr>
    </w:p>
    <w:p w14:paraId="41840EA3" w14:textId="77777777" w:rsidR="00561D9D" w:rsidRDefault="00561D9D" w:rsidP="00561D9D">
      <w:pPr>
        <w:pStyle w:val="Titre"/>
        <w:rPr>
          <w:ins w:id="7172" w:author="Dr Mamadou SANOGO" w:date="2023-10-26T15:54:00Z"/>
          <w:rFonts w:ascii="Berlin Sans FB Demi" w:hAnsi="Berlin Sans FB Demi"/>
          <w:color w:val="000000" w:themeColor="text1"/>
        </w:rPr>
      </w:pPr>
      <w:ins w:id="7173" w:author="Dr Mamadou SANOGO" w:date="2023-10-26T15:54:00Z">
        <w:r w:rsidRPr="003C750F">
          <w:rPr>
            <w:rFonts w:ascii="Berlin Sans FB Demi" w:hAnsi="Berlin Sans FB Demi"/>
            <w:color w:val="000000" w:themeColor="text1"/>
          </w:rPr>
          <w:t>Semestre 4</w:t>
        </w:r>
      </w:ins>
    </w:p>
    <w:p w14:paraId="02324E4C" w14:textId="77777777" w:rsidR="00561D9D" w:rsidRDefault="00561D9D" w:rsidP="00561D9D">
      <w:pPr>
        <w:pStyle w:val="Titre"/>
        <w:rPr>
          <w:ins w:id="7174" w:author="Dr Mamadou SANOGO" w:date="2023-10-26T15:54:00Z"/>
          <w:rFonts w:asciiTheme="minorHAnsi" w:hAnsiTheme="minorHAnsi"/>
          <w:b w:val="0"/>
          <w:bCs/>
          <w:sz w:val="20"/>
        </w:rPr>
      </w:pPr>
      <w:ins w:id="7175" w:author="Dr Mamadou SANOGO" w:date="2023-10-26T15:54:00Z">
        <w:r w:rsidRPr="00735A3D">
          <w:rPr>
            <w:rFonts w:asciiTheme="minorHAnsi" w:hAnsiTheme="minorHAnsi"/>
            <w:sz w:val="20"/>
          </w:rPr>
          <w:t>CM :</w:t>
        </w:r>
        <w:r>
          <w:rPr>
            <w:rFonts w:asciiTheme="minorHAnsi" w:hAnsiTheme="minorHAnsi"/>
            <w:b w:val="0"/>
            <w:sz w:val="20"/>
          </w:rPr>
          <w:t xml:space="preserve"> Cours magistral</w:t>
        </w:r>
        <w:r w:rsidRPr="00735A3D">
          <w:rPr>
            <w:rFonts w:asciiTheme="minorHAnsi" w:hAnsiTheme="minorHAnsi"/>
            <w:b w:val="0"/>
            <w:sz w:val="20"/>
          </w:rPr>
          <w:t>/</w:t>
        </w:r>
        <w:r>
          <w:rPr>
            <w:rFonts w:asciiTheme="minorHAnsi" w:hAnsiTheme="minorHAnsi"/>
            <w:b w:val="0"/>
            <w:sz w:val="20"/>
          </w:rPr>
          <w:t xml:space="preserve"> </w:t>
        </w:r>
        <w:r w:rsidRPr="00A96560">
          <w:rPr>
            <w:rFonts w:asciiTheme="minorHAnsi" w:hAnsiTheme="minorHAnsi"/>
            <w:sz w:val="20"/>
          </w:rPr>
          <w:t>TD :</w:t>
        </w:r>
        <w:r>
          <w:rPr>
            <w:rFonts w:asciiTheme="minorHAnsi" w:hAnsiTheme="minorHAnsi"/>
            <w:b w:val="0"/>
            <w:sz w:val="20"/>
          </w:rPr>
          <w:t xml:space="preserve"> </w:t>
        </w:r>
        <w:r w:rsidRPr="002F0621">
          <w:rPr>
            <w:rFonts w:asciiTheme="minorHAnsi" w:hAnsiTheme="minorHAnsi"/>
            <w:b w:val="0"/>
            <w:sz w:val="20"/>
          </w:rPr>
          <w:t xml:space="preserve">Travaux dirigés </w:t>
        </w:r>
        <w:r>
          <w:rPr>
            <w:rFonts w:asciiTheme="minorHAnsi" w:hAnsiTheme="minorHAnsi"/>
            <w:b w:val="0"/>
            <w:sz w:val="20"/>
          </w:rPr>
          <w:t>/</w:t>
        </w:r>
        <w:r w:rsidRPr="00735A3D">
          <w:rPr>
            <w:rFonts w:asciiTheme="minorHAnsi" w:hAnsiTheme="minorHAnsi"/>
            <w:sz w:val="20"/>
          </w:rPr>
          <w:t>TP :</w:t>
        </w:r>
        <w:r>
          <w:rPr>
            <w:rFonts w:asciiTheme="minorHAnsi" w:hAnsiTheme="minorHAnsi"/>
            <w:b w:val="0"/>
            <w:sz w:val="20"/>
          </w:rPr>
          <w:t xml:space="preserve"> Travaux pratiques</w:t>
        </w:r>
        <w:r w:rsidRPr="00735A3D">
          <w:rPr>
            <w:rFonts w:asciiTheme="minorHAnsi" w:hAnsiTheme="minorHAnsi"/>
            <w:b w:val="0"/>
            <w:sz w:val="20"/>
          </w:rPr>
          <w:t>/</w:t>
        </w:r>
        <w:r>
          <w:rPr>
            <w:rFonts w:asciiTheme="minorHAnsi" w:hAnsiTheme="minorHAnsi"/>
            <w:b w:val="0"/>
            <w:sz w:val="20"/>
          </w:rPr>
          <w:t xml:space="preserve"> /</w:t>
        </w:r>
        <w:proofErr w:type="gramStart"/>
        <w:r w:rsidRPr="00250CEA">
          <w:rPr>
            <w:rFonts w:asciiTheme="minorHAnsi" w:hAnsiTheme="minorHAnsi"/>
            <w:sz w:val="20"/>
          </w:rPr>
          <w:t>S:</w:t>
        </w:r>
        <w:proofErr w:type="gramEnd"/>
        <w:r>
          <w:rPr>
            <w:rFonts w:asciiTheme="minorHAnsi" w:hAnsiTheme="minorHAnsi"/>
            <w:b w:val="0"/>
            <w:sz w:val="20"/>
          </w:rPr>
          <w:t xml:space="preserve"> Stage/ </w:t>
        </w:r>
        <w:r>
          <w:rPr>
            <w:rFonts w:asciiTheme="minorHAnsi" w:hAnsiTheme="minorHAnsi"/>
            <w:sz w:val="20"/>
          </w:rPr>
          <w:t>A</w:t>
        </w:r>
        <w:r>
          <w:rPr>
            <w:rFonts w:asciiTheme="minorHAnsi" w:hAnsiTheme="minorHAnsi"/>
            <w:b w:val="0"/>
            <w:sz w:val="20"/>
          </w:rPr>
          <w:t>: Autres</w:t>
        </w:r>
      </w:ins>
    </w:p>
    <w:p w14:paraId="5EF26D3C" w14:textId="77777777" w:rsidR="00561D9D" w:rsidRDefault="00561D9D" w:rsidP="00561D9D">
      <w:pPr>
        <w:pStyle w:val="Titre"/>
        <w:rPr>
          <w:ins w:id="7176" w:author="Dr Mamadou SANOGO" w:date="2023-10-26T15:54:00Z"/>
          <w:rFonts w:asciiTheme="minorHAnsi" w:hAnsiTheme="minorHAnsi"/>
          <w:b w:val="0"/>
          <w:bCs/>
          <w:sz w:val="20"/>
        </w:rPr>
      </w:pPr>
      <w:ins w:id="7177" w:author="Dr Mamadou SANOGO" w:date="2023-10-26T15:54:00Z">
        <w:r>
          <w:rPr>
            <w:rFonts w:asciiTheme="minorHAnsi" w:hAnsiTheme="minorHAnsi"/>
            <w:sz w:val="20"/>
          </w:rPr>
          <w:t>22,</w:t>
        </w:r>
        <w:r w:rsidRPr="00E34367">
          <w:rPr>
            <w:rFonts w:asciiTheme="minorHAnsi" w:hAnsiTheme="minorHAnsi"/>
            <w:sz w:val="20"/>
          </w:rPr>
          <w:t>5 heures de stage</w:t>
        </w:r>
        <w:r>
          <w:rPr>
            <w:rFonts w:asciiTheme="minorHAnsi" w:hAnsiTheme="minorHAnsi"/>
            <w:b w:val="0"/>
            <w:sz w:val="20"/>
          </w:rPr>
          <w:t>= 0,5 crédit /</w:t>
        </w:r>
        <w:r>
          <w:rPr>
            <w:rFonts w:asciiTheme="minorHAnsi" w:hAnsiTheme="minorHAnsi"/>
            <w:sz w:val="20"/>
          </w:rPr>
          <w:t>4</w:t>
        </w:r>
        <w:r w:rsidRPr="00E34367">
          <w:rPr>
            <w:rFonts w:asciiTheme="minorHAnsi" w:hAnsiTheme="minorHAnsi"/>
            <w:sz w:val="20"/>
          </w:rPr>
          <w:t>5 heures de stage</w:t>
        </w:r>
        <w:r>
          <w:rPr>
            <w:rFonts w:asciiTheme="minorHAnsi" w:hAnsiTheme="minorHAnsi"/>
            <w:b w:val="0"/>
            <w:sz w:val="20"/>
          </w:rPr>
          <w:t xml:space="preserve">= 1 crédit/ </w:t>
        </w:r>
        <w:r>
          <w:rPr>
            <w:rFonts w:asciiTheme="minorHAnsi" w:hAnsiTheme="minorHAnsi"/>
            <w:sz w:val="20"/>
          </w:rPr>
          <w:t>90</w:t>
        </w:r>
        <w:r w:rsidRPr="00E34367">
          <w:rPr>
            <w:rFonts w:asciiTheme="minorHAnsi" w:hAnsiTheme="minorHAnsi"/>
            <w:sz w:val="20"/>
          </w:rPr>
          <w:t xml:space="preserve"> heures de stage</w:t>
        </w:r>
        <w:r>
          <w:rPr>
            <w:rFonts w:asciiTheme="minorHAnsi" w:hAnsiTheme="minorHAnsi"/>
            <w:b w:val="0"/>
            <w:sz w:val="20"/>
          </w:rPr>
          <w:t>= 2 crédits</w:t>
        </w:r>
      </w:ins>
    </w:p>
    <w:p w14:paraId="15557669" w14:textId="77777777" w:rsidR="00561D9D" w:rsidRDefault="00561D9D" w:rsidP="00561D9D">
      <w:pPr>
        <w:pStyle w:val="Titre"/>
        <w:rPr>
          <w:ins w:id="7178" w:author="Dr Mamadou SANOGO" w:date="2023-10-26T15:54:00Z"/>
          <w:rFonts w:asciiTheme="minorHAnsi" w:hAnsiTheme="minorHAnsi"/>
          <w:b w:val="0"/>
          <w:bCs/>
          <w:sz w:val="20"/>
        </w:rPr>
      </w:pPr>
    </w:p>
    <w:tbl>
      <w:tblPr>
        <w:tblW w:w="6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4"/>
        <w:gridCol w:w="835"/>
        <w:gridCol w:w="1667"/>
        <w:gridCol w:w="1822"/>
        <w:gridCol w:w="910"/>
        <w:gridCol w:w="2123"/>
        <w:gridCol w:w="1516"/>
        <w:gridCol w:w="1213"/>
      </w:tblGrid>
      <w:tr w:rsidR="00561D9D" w14:paraId="336F126B" w14:textId="77777777" w:rsidTr="00D27EF1">
        <w:trPr>
          <w:cantSplit/>
          <w:trHeight w:val="845"/>
          <w:jc w:val="center"/>
          <w:ins w:id="7179" w:author="Dr Mamadou SANOGO" w:date="2023-10-26T15:54:00Z"/>
        </w:trPr>
        <w:tc>
          <w:tcPr>
            <w:tcW w:w="843" w:type="pct"/>
            <w:tcBorders>
              <w:top w:val="single" w:sz="4" w:space="0" w:color="auto"/>
              <w:left w:val="single" w:sz="4" w:space="0" w:color="auto"/>
              <w:bottom w:val="single" w:sz="4" w:space="0" w:color="auto"/>
              <w:right w:val="single" w:sz="4" w:space="0" w:color="auto"/>
            </w:tcBorders>
            <w:hideMark/>
          </w:tcPr>
          <w:p w14:paraId="0AAC5BEF" w14:textId="77777777" w:rsidR="00561D9D" w:rsidRPr="006270A9" w:rsidRDefault="00561D9D" w:rsidP="00D27EF1">
            <w:pPr>
              <w:tabs>
                <w:tab w:val="left" w:pos="567"/>
                <w:tab w:val="left" w:pos="1276"/>
                <w:tab w:val="left" w:pos="2127"/>
              </w:tabs>
              <w:spacing w:before="100"/>
              <w:jc w:val="center"/>
              <w:rPr>
                <w:ins w:id="7180" w:author="Dr Mamadou SANOGO" w:date="2023-10-26T15:54:00Z"/>
                <w:rFonts w:asciiTheme="minorHAnsi" w:hAnsiTheme="minorHAnsi"/>
                <w:b/>
                <w:bCs/>
                <w:color w:val="000000" w:themeColor="text1"/>
                <w:sz w:val="18"/>
                <w:szCs w:val="18"/>
              </w:rPr>
            </w:pPr>
            <w:ins w:id="7181" w:author="Dr Mamadou SANOGO" w:date="2023-10-26T15:54:00Z">
              <w:r w:rsidRPr="006270A9">
                <w:rPr>
                  <w:rFonts w:asciiTheme="minorHAnsi" w:hAnsiTheme="minorHAnsi"/>
                  <w:b/>
                  <w:bCs/>
                  <w:color w:val="000000" w:themeColor="text1"/>
                  <w:sz w:val="18"/>
                  <w:szCs w:val="16"/>
                </w:rPr>
                <w:t>Unités d’Enseignement</w:t>
              </w:r>
            </w:ins>
          </w:p>
        </w:tc>
        <w:tc>
          <w:tcPr>
            <w:tcW w:w="344" w:type="pct"/>
            <w:tcBorders>
              <w:top w:val="single" w:sz="4" w:space="0" w:color="auto"/>
              <w:left w:val="single" w:sz="4" w:space="0" w:color="auto"/>
              <w:bottom w:val="single" w:sz="4" w:space="0" w:color="auto"/>
              <w:right w:val="single" w:sz="4" w:space="0" w:color="auto"/>
            </w:tcBorders>
            <w:hideMark/>
          </w:tcPr>
          <w:p w14:paraId="114FA5BC" w14:textId="77777777" w:rsidR="00561D9D" w:rsidRPr="006270A9" w:rsidRDefault="00561D9D" w:rsidP="00D27EF1">
            <w:pPr>
              <w:tabs>
                <w:tab w:val="left" w:pos="567"/>
                <w:tab w:val="left" w:pos="1276"/>
                <w:tab w:val="left" w:pos="2127"/>
              </w:tabs>
              <w:spacing w:before="100"/>
              <w:jc w:val="center"/>
              <w:rPr>
                <w:ins w:id="7182" w:author="Dr Mamadou SANOGO" w:date="2023-10-26T15:54:00Z"/>
                <w:rFonts w:asciiTheme="minorHAnsi" w:hAnsiTheme="minorHAnsi"/>
                <w:b/>
                <w:bCs/>
                <w:color w:val="000000" w:themeColor="text1"/>
                <w:sz w:val="18"/>
                <w:szCs w:val="18"/>
              </w:rPr>
            </w:pPr>
            <w:ins w:id="7183" w:author="Dr Mamadou SANOGO" w:date="2023-10-26T15:54:00Z">
              <w:r w:rsidRPr="006270A9">
                <w:rPr>
                  <w:rFonts w:asciiTheme="minorHAnsi" w:hAnsiTheme="minorHAnsi"/>
                  <w:b/>
                  <w:bCs/>
                  <w:color w:val="000000" w:themeColor="text1"/>
                  <w:sz w:val="18"/>
                  <w:szCs w:val="18"/>
                </w:rPr>
                <w:t>Crédits</w:t>
              </w:r>
            </w:ins>
          </w:p>
        </w:tc>
        <w:tc>
          <w:tcPr>
            <w:tcW w:w="687" w:type="pct"/>
            <w:tcBorders>
              <w:top w:val="single" w:sz="4" w:space="0" w:color="auto"/>
              <w:left w:val="single" w:sz="4" w:space="0" w:color="auto"/>
              <w:bottom w:val="single" w:sz="4" w:space="0" w:color="auto"/>
              <w:right w:val="single" w:sz="4" w:space="0" w:color="auto"/>
            </w:tcBorders>
            <w:hideMark/>
          </w:tcPr>
          <w:p w14:paraId="3795E2D5" w14:textId="77777777" w:rsidR="00561D9D" w:rsidRPr="006270A9" w:rsidRDefault="00561D9D" w:rsidP="00D27EF1">
            <w:pPr>
              <w:tabs>
                <w:tab w:val="left" w:pos="567"/>
                <w:tab w:val="left" w:pos="1276"/>
                <w:tab w:val="left" w:pos="2127"/>
              </w:tabs>
              <w:jc w:val="center"/>
              <w:rPr>
                <w:ins w:id="7184" w:author="Dr Mamadou SANOGO" w:date="2023-10-26T15:54:00Z"/>
                <w:rFonts w:asciiTheme="minorHAnsi" w:hAnsiTheme="minorHAnsi"/>
                <w:b/>
                <w:bCs/>
                <w:color w:val="000000" w:themeColor="text1"/>
                <w:sz w:val="18"/>
                <w:szCs w:val="18"/>
              </w:rPr>
            </w:pPr>
            <w:ins w:id="7185" w:author="Dr Mamadou SANOGO" w:date="2023-10-26T15:54:00Z">
              <w:r w:rsidRPr="006270A9">
                <w:rPr>
                  <w:rFonts w:asciiTheme="minorHAnsi" w:hAnsiTheme="minorHAnsi"/>
                  <w:b/>
                  <w:bCs/>
                  <w:color w:val="000000" w:themeColor="text1"/>
                  <w:sz w:val="18"/>
                  <w:szCs w:val="18"/>
                </w:rPr>
                <w:t xml:space="preserve">Compétences </w:t>
              </w:r>
            </w:ins>
          </w:p>
          <w:p w14:paraId="0C2BCE70" w14:textId="77777777" w:rsidR="00561D9D" w:rsidRPr="006270A9" w:rsidRDefault="00561D9D" w:rsidP="00D27EF1">
            <w:pPr>
              <w:tabs>
                <w:tab w:val="left" w:pos="567"/>
                <w:tab w:val="left" w:pos="1276"/>
                <w:tab w:val="left" w:pos="2127"/>
              </w:tabs>
              <w:jc w:val="center"/>
              <w:rPr>
                <w:ins w:id="7186" w:author="Dr Mamadou SANOGO" w:date="2023-10-26T15:54:00Z"/>
                <w:rFonts w:asciiTheme="minorHAnsi" w:hAnsiTheme="minorHAnsi"/>
                <w:b/>
                <w:bCs/>
                <w:color w:val="000000" w:themeColor="text1"/>
                <w:sz w:val="18"/>
                <w:szCs w:val="18"/>
              </w:rPr>
            </w:pPr>
            <w:proofErr w:type="gramStart"/>
            <w:ins w:id="7187" w:author="Dr Mamadou SANOGO" w:date="2023-10-26T15:54:00Z">
              <w:r w:rsidRPr="006270A9">
                <w:rPr>
                  <w:rFonts w:asciiTheme="minorHAnsi" w:hAnsiTheme="minorHAnsi"/>
                  <w:b/>
                  <w:bCs/>
                  <w:color w:val="000000" w:themeColor="text1"/>
                  <w:sz w:val="18"/>
                  <w:szCs w:val="18"/>
                </w:rPr>
                <w:t>et</w:t>
              </w:r>
              <w:proofErr w:type="gramEnd"/>
              <w:r w:rsidRPr="006270A9">
                <w:rPr>
                  <w:rFonts w:asciiTheme="minorHAnsi" w:hAnsiTheme="minorHAnsi"/>
                  <w:b/>
                  <w:bCs/>
                  <w:color w:val="000000" w:themeColor="text1"/>
                  <w:sz w:val="18"/>
                  <w:szCs w:val="18"/>
                </w:rPr>
                <w:t>/ou</w:t>
              </w:r>
            </w:ins>
          </w:p>
          <w:p w14:paraId="079B55FD" w14:textId="77777777" w:rsidR="00561D9D" w:rsidRPr="006270A9" w:rsidRDefault="00561D9D" w:rsidP="00D27EF1">
            <w:pPr>
              <w:tabs>
                <w:tab w:val="left" w:pos="567"/>
                <w:tab w:val="left" w:pos="1276"/>
                <w:tab w:val="left" w:pos="2127"/>
              </w:tabs>
              <w:jc w:val="center"/>
              <w:rPr>
                <w:ins w:id="7188" w:author="Dr Mamadou SANOGO" w:date="2023-10-26T15:54:00Z"/>
                <w:rFonts w:asciiTheme="minorHAnsi" w:hAnsiTheme="minorHAnsi"/>
                <w:b/>
                <w:bCs/>
                <w:color w:val="000000" w:themeColor="text1"/>
                <w:sz w:val="18"/>
                <w:szCs w:val="18"/>
              </w:rPr>
            </w:pPr>
            <w:ins w:id="7189" w:author="Dr Mamadou SANOGO" w:date="2023-10-26T15:54:00Z">
              <w:r w:rsidRPr="006270A9">
                <w:rPr>
                  <w:rFonts w:asciiTheme="minorHAnsi" w:hAnsiTheme="minorHAnsi"/>
                  <w:b/>
                  <w:bCs/>
                  <w:color w:val="000000" w:themeColor="text1"/>
                  <w:sz w:val="18"/>
                  <w:szCs w:val="18"/>
                </w:rPr>
                <w:t xml:space="preserve"> </w:t>
              </w:r>
              <w:proofErr w:type="gramStart"/>
              <w:r w:rsidRPr="006270A9">
                <w:rPr>
                  <w:rFonts w:asciiTheme="minorHAnsi" w:hAnsiTheme="minorHAnsi"/>
                  <w:b/>
                  <w:bCs/>
                  <w:color w:val="000000" w:themeColor="text1"/>
                  <w:sz w:val="18"/>
                  <w:szCs w:val="18"/>
                </w:rPr>
                <w:t>connaissances</w:t>
              </w:r>
              <w:proofErr w:type="gramEnd"/>
              <w:r w:rsidRPr="006270A9">
                <w:rPr>
                  <w:rFonts w:asciiTheme="minorHAnsi" w:hAnsiTheme="minorHAnsi"/>
                  <w:b/>
                  <w:bCs/>
                  <w:color w:val="000000" w:themeColor="text1"/>
                  <w:sz w:val="18"/>
                  <w:szCs w:val="18"/>
                </w:rPr>
                <w:t xml:space="preserve"> attendues</w:t>
              </w:r>
            </w:ins>
          </w:p>
        </w:tc>
        <w:tc>
          <w:tcPr>
            <w:tcW w:w="751" w:type="pct"/>
            <w:tcBorders>
              <w:top w:val="single" w:sz="4" w:space="0" w:color="auto"/>
              <w:left w:val="single" w:sz="4" w:space="0" w:color="auto"/>
              <w:bottom w:val="single" w:sz="4" w:space="0" w:color="auto"/>
              <w:right w:val="single" w:sz="4" w:space="0" w:color="auto"/>
            </w:tcBorders>
            <w:hideMark/>
          </w:tcPr>
          <w:p w14:paraId="6D3E8055" w14:textId="77777777" w:rsidR="00561D9D" w:rsidRPr="006270A9" w:rsidRDefault="00561D9D" w:rsidP="00D27EF1">
            <w:pPr>
              <w:tabs>
                <w:tab w:val="left" w:pos="567"/>
                <w:tab w:val="left" w:pos="1276"/>
                <w:tab w:val="left" w:pos="2127"/>
              </w:tabs>
              <w:spacing w:before="100"/>
              <w:jc w:val="center"/>
              <w:rPr>
                <w:ins w:id="7190" w:author="Dr Mamadou SANOGO" w:date="2023-10-26T15:54:00Z"/>
                <w:rFonts w:asciiTheme="minorHAnsi" w:hAnsiTheme="minorHAnsi"/>
                <w:b/>
                <w:bCs/>
                <w:color w:val="000000" w:themeColor="text1"/>
                <w:sz w:val="18"/>
                <w:szCs w:val="18"/>
              </w:rPr>
            </w:pPr>
            <w:ins w:id="7191" w:author="Dr Mamadou SANOGO" w:date="2023-10-26T15:54:00Z">
              <w:r w:rsidRPr="006270A9">
                <w:rPr>
                  <w:rFonts w:asciiTheme="minorHAnsi" w:hAnsiTheme="minorHAnsi"/>
                  <w:b/>
                  <w:bCs/>
                  <w:color w:val="000000" w:themeColor="text1"/>
                  <w:sz w:val="18"/>
                  <w:szCs w:val="18"/>
                </w:rPr>
                <w:t>Disciplines concernées</w:t>
              </w:r>
            </w:ins>
          </w:p>
        </w:tc>
        <w:tc>
          <w:tcPr>
            <w:tcW w:w="375" w:type="pct"/>
            <w:tcBorders>
              <w:top w:val="single" w:sz="4" w:space="0" w:color="auto"/>
              <w:left w:val="single" w:sz="4" w:space="0" w:color="auto"/>
              <w:bottom w:val="single" w:sz="4" w:space="0" w:color="auto"/>
              <w:right w:val="single" w:sz="4" w:space="0" w:color="auto"/>
            </w:tcBorders>
            <w:hideMark/>
          </w:tcPr>
          <w:p w14:paraId="11CE2A47" w14:textId="77777777" w:rsidR="00561D9D" w:rsidRPr="006270A9" w:rsidRDefault="00561D9D" w:rsidP="00D27EF1">
            <w:pPr>
              <w:tabs>
                <w:tab w:val="left" w:pos="567"/>
                <w:tab w:val="left" w:pos="1276"/>
                <w:tab w:val="left" w:pos="2127"/>
              </w:tabs>
              <w:jc w:val="center"/>
              <w:rPr>
                <w:ins w:id="7192" w:author="Dr Mamadou SANOGO" w:date="2023-10-26T15:54:00Z"/>
                <w:rFonts w:asciiTheme="minorHAnsi" w:hAnsiTheme="minorHAnsi"/>
                <w:b/>
                <w:bCs/>
                <w:color w:val="000000" w:themeColor="text1"/>
                <w:sz w:val="18"/>
                <w:szCs w:val="18"/>
              </w:rPr>
            </w:pPr>
            <w:ins w:id="7193" w:author="Dr Mamadou SANOGO" w:date="2023-10-26T15:54:00Z">
              <w:r w:rsidRPr="006270A9">
                <w:rPr>
                  <w:rFonts w:asciiTheme="minorHAnsi" w:hAnsiTheme="minorHAnsi"/>
                  <w:b/>
                  <w:bCs/>
                  <w:color w:val="000000" w:themeColor="text1"/>
                  <w:sz w:val="18"/>
                  <w:szCs w:val="18"/>
                </w:rPr>
                <w:t>Crédits</w:t>
              </w:r>
            </w:ins>
          </w:p>
          <w:p w14:paraId="2D38A0C3" w14:textId="77777777" w:rsidR="00561D9D" w:rsidRPr="006270A9" w:rsidRDefault="00561D9D" w:rsidP="00D27EF1">
            <w:pPr>
              <w:tabs>
                <w:tab w:val="left" w:pos="567"/>
                <w:tab w:val="left" w:pos="1276"/>
                <w:tab w:val="left" w:pos="2127"/>
              </w:tabs>
              <w:jc w:val="center"/>
              <w:rPr>
                <w:ins w:id="7194" w:author="Dr Mamadou SANOGO" w:date="2023-10-26T15:54:00Z"/>
                <w:rFonts w:asciiTheme="minorHAnsi" w:hAnsiTheme="minorHAnsi"/>
                <w:b/>
                <w:bCs/>
                <w:color w:val="000000" w:themeColor="text1"/>
                <w:sz w:val="18"/>
                <w:szCs w:val="18"/>
              </w:rPr>
            </w:pPr>
            <w:proofErr w:type="gramStart"/>
            <w:ins w:id="7195" w:author="Dr Mamadou SANOGO" w:date="2023-10-26T15:54:00Z">
              <w:r w:rsidRPr="006270A9">
                <w:rPr>
                  <w:rFonts w:asciiTheme="minorHAnsi" w:hAnsiTheme="minorHAnsi"/>
                  <w:b/>
                  <w:bCs/>
                  <w:color w:val="000000" w:themeColor="text1"/>
                  <w:sz w:val="18"/>
                  <w:szCs w:val="18"/>
                </w:rPr>
                <w:t>par</w:t>
              </w:r>
              <w:proofErr w:type="gramEnd"/>
              <w:r w:rsidRPr="006270A9">
                <w:rPr>
                  <w:rFonts w:asciiTheme="minorHAnsi" w:hAnsiTheme="minorHAnsi"/>
                  <w:b/>
                  <w:bCs/>
                  <w:color w:val="000000" w:themeColor="text1"/>
                  <w:sz w:val="18"/>
                  <w:szCs w:val="18"/>
                </w:rPr>
                <w:t xml:space="preserve"> discipline</w:t>
              </w:r>
            </w:ins>
          </w:p>
        </w:tc>
        <w:tc>
          <w:tcPr>
            <w:tcW w:w="875" w:type="pct"/>
            <w:tcBorders>
              <w:top w:val="single" w:sz="4" w:space="0" w:color="auto"/>
              <w:left w:val="single" w:sz="4" w:space="0" w:color="auto"/>
              <w:bottom w:val="single" w:sz="4" w:space="0" w:color="auto"/>
              <w:right w:val="single" w:sz="4" w:space="0" w:color="auto"/>
            </w:tcBorders>
            <w:hideMark/>
          </w:tcPr>
          <w:p w14:paraId="707C30CE" w14:textId="77777777" w:rsidR="00561D9D" w:rsidRPr="006270A9" w:rsidRDefault="00561D9D" w:rsidP="00D27EF1">
            <w:pPr>
              <w:tabs>
                <w:tab w:val="left" w:pos="567"/>
                <w:tab w:val="left" w:pos="1276"/>
                <w:tab w:val="left" w:pos="2127"/>
              </w:tabs>
              <w:jc w:val="center"/>
              <w:rPr>
                <w:ins w:id="7196" w:author="Dr Mamadou SANOGO" w:date="2023-10-26T15:54:00Z"/>
                <w:rFonts w:asciiTheme="minorHAnsi" w:hAnsiTheme="minorHAnsi"/>
                <w:b/>
                <w:bCs/>
                <w:color w:val="000000" w:themeColor="text1"/>
                <w:sz w:val="18"/>
                <w:szCs w:val="18"/>
              </w:rPr>
            </w:pPr>
            <w:ins w:id="7197" w:author="Dr Mamadou SANOGO" w:date="2023-10-26T15:54:00Z">
              <w:r w:rsidRPr="006270A9">
                <w:rPr>
                  <w:rFonts w:asciiTheme="minorHAnsi" w:hAnsiTheme="minorHAnsi"/>
                  <w:b/>
                  <w:bCs/>
                  <w:color w:val="000000" w:themeColor="text1"/>
                  <w:sz w:val="18"/>
                  <w:szCs w:val="18"/>
                </w:rPr>
                <w:t xml:space="preserve">Durée totale </w:t>
              </w:r>
            </w:ins>
          </w:p>
          <w:p w14:paraId="6769321D" w14:textId="77777777" w:rsidR="00561D9D" w:rsidRPr="006270A9" w:rsidRDefault="00561D9D" w:rsidP="00D27EF1">
            <w:pPr>
              <w:tabs>
                <w:tab w:val="left" w:pos="567"/>
                <w:tab w:val="left" w:pos="1276"/>
                <w:tab w:val="left" w:pos="2127"/>
              </w:tabs>
              <w:jc w:val="center"/>
              <w:rPr>
                <w:ins w:id="7198" w:author="Dr Mamadou SANOGO" w:date="2023-10-26T15:54:00Z"/>
                <w:rFonts w:asciiTheme="minorHAnsi" w:hAnsiTheme="minorHAnsi"/>
                <w:b/>
                <w:bCs/>
                <w:color w:val="000000" w:themeColor="text1"/>
                <w:sz w:val="18"/>
                <w:szCs w:val="18"/>
              </w:rPr>
            </w:pPr>
            <w:proofErr w:type="gramStart"/>
            <w:ins w:id="7199" w:author="Dr Mamadou SANOGO" w:date="2023-10-26T15:54:00Z">
              <w:r w:rsidRPr="006270A9">
                <w:rPr>
                  <w:rFonts w:asciiTheme="minorHAnsi" w:hAnsiTheme="minorHAnsi"/>
                  <w:b/>
                  <w:bCs/>
                  <w:color w:val="000000" w:themeColor="text1"/>
                  <w:sz w:val="18"/>
                  <w:szCs w:val="18"/>
                </w:rPr>
                <w:t>par</w:t>
              </w:r>
              <w:proofErr w:type="gramEnd"/>
              <w:r w:rsidRPr="006270A9">
                <w:rPr>
                  <w:rFonts w:asciiTheme="minorHAnsi" w:hAnsiTheme="minorHAnsi"/>
                  <w:b/>
                  <w:bCs/>
                  <w:color w:val="000000" w:themeColor="text1"/>
                  <w:sz w:val="18"/>
                  <w:szCs w:val="18"/>
                </w:rPr>
                <w:t xml:space="preserve"> étudiant              </w:t>
              </w:r>
              <w:r>
                <w:rPr>
                  <w:rFonts w:asciiTheme="minorHAnsi" w:hAnsiTheme="minorHAnsi"/>
                  <w:b/>
                  <w:bCs/>
                  <w:color w:val="000000" w:themeColor="text1"/>
                  <w:sz w:val="18"/>
                  <w:szCs w:val="18"/>
                </w:rPr>
                <w:t xml:space="preserve">   (en heures) CM/TD/TP/S/A</w:t>
              </w:r>
            </w:ins>
          </w:p>
        </w:tc>
        <w:tc>
          <w:tcPr>
            <w:tcW w:w="625" w:type="pct"/>
            <w:tcBorders>
              <w:top w:val="single" w:sz="4" w:space="0" w:color="auto"/>
              <w:left w:val="single" w:sz="4" w:space="0" w:color="auto"/>
              <w:bottom w:val="single" w:sz="4" w:space="0" w:color="auto"/>
              <w:right w:val="single" w:sz="4" w:space="0" w:color="auto"/>
            </w:tcBorders>
            <w:hideMark/>
          </w:tcPr>
          <w:p w14:paraId="49B4764D" w14:textId="77777777" w:rsidR="00561D9D" w:rsidRPr="006270A9" w:rsidRDefault="00561D9D" w:rsidP="00D27EF1">
            <w:pPr>
              <w:tabs>
                <w:tab w:val="left" w:pos="567"/>
                <w:tab w:val="left" w:pos="1276"/>
                <w:tab w:val="left" w:pos="2127"/>
              </w:tabs>
              <w:spacing w:before="100"/>
              <w:jc w:val="center"/>
              <w:rPr>
                <w:ins w:id="7200" w:author="Dr Mamadou SANOGO" w:date="2023-10-26T15:54:00Z"/>
                <w:rFonts w:asciiTheme="minorHAnsi" w:hAnsiTheme="minorHAnsi"/>
                <w:b/>
                <w:bCs/>
                <w:color w:val="000000" w:themeColor="text1"/>
                <w:sz w:val="18"/>
                <w:szCs w:val="18"/>
              </w:rPr>
            </w:pPr>
            <w:ins w:id="7201" w:author="Dr Mamadou SANOGO" w:date="2023-10-26T15:54:00Z">
              <w:r w:rsidRPr="006270A9">
                <w:rPr>
                  <w:rFonts w:asciiTheme="minorHAnsi" w:hAnsiTheme="minorHAnsi"/>
                  <w:b/>
                  <w:bCs/>
                  <w:color w:val="000000" w:themeColor="text1"/>
                  <w:sz w:val="18"/>
                  <w:szCs w:val="18"/>
                </w:rPr>
                <w:t>Modalités d’enseignement</w:t>
              </w:r>
            </w:ins>
          </w:p>
        </w:tc>
        <w:tc>
          <w:tcPr>
            <w:tcW w:w="500" w:type="pct"/>
            <w:tcBorders>
              <w:top w:val="single" w:sz="4" w:space="0" w:color="auto"/>
              <w:left w:val="single" w:sz="4" w:space="0" w:color="auto"/>
              <w:bottom w:val="single" w:sz="4" w:space="0" w:color="auto"/>
              <w:right w:val="single" w:sz="4" w:space="0" w:color="auto"/>
            </w:tcBorders>
            <w:hideMark/>
          </w:tcPr>
          <w:p w14:paraId="2B2B33CD" w14:textId="77777777" w:rsidR="00561D9D" w:rsidRPr="006270A9" w:rsidRDefault="00561D9D" w:rsidP="00D27EF1">
            <w:pPr>
              <w:tabs>
                <w:tab w:val="left" w:pos="567"/>
                <w:tab w:val="left" w:pos="1276"/>
                <w:tab w:val="left" w:pos="2127"/>
              </w:tabs>
              <w:spacing w:before="100"/>
              <w:jc w:val="center"/>
              <w:rPr>
                <w:ins w:id="7202" w:author="Dr Mamadou SANOGO" w:date="2023-10-26T15:54:00Z"/>
                <w:rFonts w:asciiTheme="minorHAnsi" w:hAnsiTheme="minorHAnsi"/>
                <w:b/>
                <w:bCs/>
                <w:color w:val="000000" w:themeColor="text1"/>
                <w:sz w:val="18"/>
                <w:szCs w:val="18"/>
              </w:rPr>
            </w:pPr>
            <w:ins w:id="7203" w:author="Dr Mamadou SANOGO" w:date="2023-10-26T15:54:00Z">
              <w:r w:rsidRPr="006270A9">
                <w:rPr>
                  <w:rFonts w:asciiTheme="minorHAnsi" w:hAnsiTheme="minorHAnsi"/>
                  <w:b/>
                  <w:bCs/>
                  <w:color w:val="000000" w:themeColor="text1"/>
                  <w:sz w:val="18"/>
                  <w:szCs w:val="18"/>
                </w:rPr>
                <w:t>Modalités d’évaluation</w:t>
              </w:r>
            </w:ins>
          </w:p>
        </w:tc>
      </w:tr>
      <w:tr w:rsidR="00561D9D" w14:paraId="199E27FF" w14:textId="77777777" w:rsidTr="00D27EF1">
        <w:trPr>
          <w:cantSplit/>
          <w:trHeight w:val="20"/>
          <w:jc w:val="center"/>
          <w:ins w:id="7204" w:author="Dr Mamadou SANOGO" w:date="2023-10-26T15:54:00Z"/>
        </w:trPr>
        <w:tc>
          <w:tcPr>
            <w:tcW w:w="843" w:type="pct"/>
            <w:vMerge w:val="restart"/>
            <w:tcBorders>
              <w:top w:val="single" w:sz="4" w:space="0" w:color="auto"/>
              <w:left w:val="single" w:sz="4" w:space="0" w:color="auto"/>
              <w:right w:val="single" w:sz="4" w:space="0" w:color="auto"/>
            </w:tcBorders>
            <w:vAlign w:val="center"/>
            <w:hideMark/>
          </w:tcPr>
          <w:p w14:paraId="47226FA2" w14:textId="77777777" w:rsidR="00561D9D" w:rsidRDefault="00561D9D" w:rsidP="00D27EF1">
            <w:pPr>
              <w:rPr>
                <w:ins w:id="7205" w:author="Dr Mamadou SANOGO" w:date="2023-10-26T15:54:00Z"/>
                <w:rFonts w:asciiTheme="minorHAnsi" w:hAnsiTheme="minorHAnsi"/>
                <w:b/>
                <w:color w:val="000000" w:themeColor="text1"/>
              </w:rPr>
            </w:pPr>
            <w:ins w:id="7206" w:author="Dr Mamadou SANOGO" w:date="2023-10-26T15:54:00Z">
              <w:r>
                <w:rPr>
                  <w:rFonts w:asciiTheme="minorHAnsi" w:hAnsiTheme="minorHAnsi"/>
                  <w:b/>
                  <w:color w:val="000000" w:themeColor="text1"/>
                </w:rPr>
                <w:t>MCC241</w:t>
              </w:r>
            </w:ins>
          </w:p>
          <w:p w14:paraId="0F216EC0" w14:textId="77777777" w:rsidR="00561D9D" w:rsidRPr="00A425BB" w:rsidRDefault="00561D9D" w:rsidP="00D27EF1">
            <w:pPr>
              <w:rPr>
                <w:ins w:id="7207" w:author="Dr Mamadou SANOGO" w:date="2023-10-26T15:54:00Z"/>
                <w:rFonts w:asciiTheme="minorHAnsi" w:hAnsiTheme="minorHAnsi"/>
                <w:b/>
                <w:color w:val="000000" w:themeColor="text1"/>
              </w:rPr>
            </w:pPr>
            <w:ins w:id="7208" w:author="Dr Mamadou SANOGO" w:date="2023-10-26T15:54:00Z">
              <w:r w:rsidRPr="00FD088B">
                <w:rPr>
                  <w:rFonts w:asciiTheme="minorHAnsi" w:hAnsiTheme="minorHAnsi"/>
                  <w:b/>
                  <w:color w:val="000000" w:themeColor="text1"/>
                </w:rPr>
                <w:t>Mémoire de fin d’étude</w:t>
              </w:r>
              <w:r w:rsidRPr="0000003F">
                <w:rPr>
                  <w:szCs w:val="24"/>
                </w:rPr>
                <w:t xml:space="preserve"> </w:t>
              </w:r>
            </w:ins>
          </w:p>
        </w:tc>
        <w:tc>
          <w:tcPr>
            <w:tcW w:w="344" w:type="pct"/>
            <w:vMerge w:val="restart"/>
            <w:tcBorders>
              <w:top w:val="single" w:sz="4" w:space="0" w:color="auto"/>
              <w:left w:val="single" w:sz="4" w:space="0" w:color="auto"/>
              <w:right w:val="single" w:sz="4" w:space="0" w:color="auto"/>
            </w:tcBorders>
            <w:vAlign w:val="center"/>
          </w:tcPr>
          <w:p w14:paraId="10A26783" w14:textId="77777777" w:rsidR="00561D9D" w:rsidRPr="00325280" w:rsidRDefault="00561D9D" w:rsidP="00D27EF1">
            <w:pPr>
              <w:jc w:val="center"/>
              <w:rPr>
                <w:ins w:id="7209" w:author="Dr Mamadou SANOGO" w:date="2023-10-26T15:54:00Z"/>
                <w:rFonts w:asciiTheme="minorHAnsi" w:hAnsiTheme="minorHAnsi"/>
                <w:b/>
                <w:color w:val="000000" w:themeColor="text1"/>
              </w:rPr>
            </w:pPr>
            <w:ins w:id="7210" w:author="Dr Mamadou SANOGO" w:date="2023-10-26T15:54:00Z">
              <w:r w:rsidRPr="00325280">
                <w:rPr>
                  <w:rFonts w:asciiTheme="minorHAnsi" w:hAnsiTheme="minorHAnsi"/>
                  <w:b/>
                  <w:color w:val="000000" w:themeColor="text1"/>
                </w:rPr>
                <w:t>6</w:t>
              </w:r>
            </w:ins>
          </w:p>
        </w:tc>
        <w:tc>
          <w:tcPr>
            <w:tcW w:w="687" w:type="pct"/>
            <w:vMerge w:val="restart"/>
            <w:tcBorders>
              <w:top w:val="single" w:sz="4" w:space="0" w:color="auto"/>
              <w:left w:val="single" w:sz="4" w:space="0" w:color="auto"/>
              <w:right w:val="single" w:sz="4" w:space="0" w:color="auto"/>
            </w:tcBorders>
            <w:vAlign w:val="center"/>
          </w:tcPr>
          <w:p w14:paraId="4169C310" w14:textId="77777777" w:rsidR="00561D9D" w:rsidRDefault="00561D9D" w:rsidP="00D27EF1">
            <w:pPr>
              <w:tabs>
                <w:tab w:val="left" w:pos="567"/>
                <w:tab w:val="left" w:pos="1276"/>
                <w:tab w:val="left" w:pos="2127"/>
              </w:tabs>
              <w:spacing w:before="100"/>
              <w:rPr>
                <w:ins w:id="7211" w:author="Dr Mamadou SANOGO" w:date="2023-10-26T15:54:00Z"/>
                <w:rFonts w:asciiTheme="minorHAnsi" w:hAnsiTheme="minorHAnsi"/>
                <w:bCs/>
                <w:color w:val="000000" w:themeColor="text1"/>
                <w:sz w:val="18"/>
                <w:szCs w:val="18"/>
              </w:rPr>
            </w:pPr>
            <w:ins w:id="7212" w:author="Dr Mamadou SANOGO" w:date="2023-10-26T15:54:00Z">
              <w:r w:rsidRPr="00C91353">
                <w:rPr>
                  <w:rFonts w:asciiTheme="minorHAnsi" w:hAnsiTheme="minorHAnsi"/>
                  <w:bCs/>
                  <w:color w:val="000000" w:themeColor="text1"/>
                  <w:sz w:val="18"/>
                  <w:szCs w:val="18"/>
                </w:rPr>
                <w:t>Maîtriser la méthodologie de la rec</w:t>
              </w:r>
              <w:r>
                <w:rPr>
                  <w:rFonts w:asciiTheme="minorHAnsi" w:hAnsiTheme="minorHAnsi"/>
                  <w:bCs/>
                  <w:color w:val="000000" w:themeColor="text1"/>
                  <w:sz w:val="18"/>
                  <w:szCs w:val="18"/>
                </w:rPr>
                <w:t xml:space="preserve">herche </w:t>
              </w:r>
            </w:ins>
          </w:p>
          <w:p w14:paraId="116D18AE" w14:textId="77777777" w:rsidR="00561D9D" w:rsidRPr="00C91353" w:rsidRDefault="00561D9D" w:rsidP="00D27EF1">
            <w:pPr>
              <w:tabs>
                <w:tab w:val="left" w:pos="567"/>
                <w:tab w:val="left" w:pos="1276"/>
                <w:tab w:val="left" w:pos="2127"/>
              </w:tabs>
              <w:spacing w:before="100"/>
              <w:rPr>
                <w:ins w:id="7213" w:author="Dr Mamadou SANOGO" w:date="2023-10-26T15:54:00Z"/>
                <w:rFonts w:asciiTheme="minorHAnsi" w:hAnsiTheme="minorHAnsi"/>
                <w:bCs/>
                <w:color w:val="000000" w:themeColor="text1"/>
                <w:sz w:val="18"/>
                <w:szCs w:val="18"/>
              </w:rPr>
            </w:pPr>
            <w:ins w:id="7214" w:author="Dr Mamadou SANOGO" w:date="2023-10-26T15:54:00Z">
              <w:r w:rsidRPr="00C91353">
                <w:rPr>
                  <w:rFonts w:asciiTheme="minorHAnsi" w:hAnsiTheme="minorHAnsi"/>
                  <w:bCs/>
                  <w:color w:val="000000" w:themeColor="text1"/>
                  <w:sz w:val="18"/>
                  <w:szCs w:val="18"/>
                </w:rPr>
                <w:t xml:space="preserve">Appliquer les principes et les méthodes d’enseignement/apprentissage </w:t>
              </w:r>
            </w:ins>
          </w:p>
          <w:p w14:paraId="215872DA" w14:textId="77777777" w:rsidR="00561D9D" w:rsidRPr="00C91353" w:rsidRDefault="00561D9D" w:rsidP="00D27EF1">
            <w:pPr>
              <w:tabs>
                <w:tab w:val="left" w:pos="567"/>
                <w:tab w:val="left" w:pos="1276"/>
                <w:tab w:val="left" w:pos="2127"/>
              </w:tabs>
              <w:spacing w:before="100"/>
              <w:rPr>
                <w:ins w:id="7215" w:author="Dr Mamadou SANOGO" w:date="2023-10-26T15:54:00Z"/>
                <w:rFonts w:asciiTheme="minorHAnsi" w:hAnsiTheme="minorHAnsi"/>
                <w:bCs/>
                <w:color w:val="000000" w:themeColor="text1"/>
                <w:sz w:val="18"/>
                <w:szCs w:val="18"/>
              </w:rPr>
            </w:pPr>
            <w:ins w:id="7216" w:author="Dr Mamadou SANOGO" w:date="2023-10-26T15:54:00Z">
              <w:r w:rsidRPr="00C91353">
                <w:rPr>
                  <w:rFonts w:asciiTheme="minorHAnsi" w:hAnsiTheme="minorHAnsi"/>
                  <w:bCs/>
                  <w:color w:val="000000" w:themeColor="text1"/>
                  <w:sz w:val="18"/>
                  <w:szCs w:val="18"/>
                </w:rPr>
                <w:t>Encadrer les stagiaires et le personnel placé sous sa responsabilité</w:t>
              </w:r>
            </w:ins>
          </w:p>
          <w:p w14:paraId="593ACC0B" w14:textId="77777777" w:rsidR="00561D9D" w:rsidRPr="00325280" w:rsidRDefault="00561D9D" w:rsidP="00D27EF1">
            <w:pPr>
              <w:tabs>
                <w:tab w:val="left" w:pos="567"/>
                <w:tab w:val="left" w:pos="1276"/>
                <w:tab w:val="left" w:pos="2127"/>
              </w:tabs>
              <w:spacing w:before="100"/>
              <w:rPr>
                <w:ins w:id="7217" w:author="Dr Mamadou SANOGO" w:date="2023-10-26T15:54:00Z"/>
                <w:rFonts w:asciiTheme="minorHAnsi" w:hAnsiTheme="minorHAnsi"/>
                <w:bCs/>
                <w:color w:val="000000" w:themeColor="text1"/>
                <w:sz w:val="18"/>
                <w:szCs w:val="18"/>
              </w:rPr>
            </w:pPr>
            <w:ins w:id="7218" w:author="Dr Mamadou SANOGO" w:date="2023-10-26T15:54:00Z">
              <w:r w:rsidRPr="00C91353">
                <w:rPr>
                  <w:rFonts w:asciiTheme="minorHAnsi" w:hAnsiTheme="minorHAnsi"/>
                  <w:bCs/>
                  <w:color w:val="000000" w:themeColor="text1"/>
                  <w:sz w:val="18"/>
                  <w:szCs w:val="18"/>
                </w:rPr>
                <w:t>Rédi</w:t>
              </w:r>
              <w:r>
                <w:rPr>
                  <w:rFonts w:asciiTheme="minorHAnsi" w:hAnsiTheme="minorHAnsi"/>
                  <w:bCs/>
                  <w:color w:val="000000" w:themeColor="text1"/>
                  <w:sz w:val="18"/>
                  <w:szCs w:val="18"/>
                </w:rPr>
                <w:t xml:space="preserve">ger un mémoire de fin d’études </w:t>
              </w:r>
            </w:ins>
          </w:p>
        </w:tc>
        <w:tc>
          <w:tcPr>
            <w:tcW w:w="751" w:type="pct"/>
            <w:tcBorders>
              <w:top w:val="single" w:sz="4" w:space="0" w:color="auto"/>
              <w:left w:val="single" w:sz="4" w:space="0" w:color="auto"/>
              <w:bottom w:val="single" w:sz="4" w:space="0" w:color="auto"/>
              <w:right w:val="single" w:sz="4" w:space="0" w:color="auto"/>
            </w:tcBorders>
            <w:vAlign w:val="center"/>
            <w:hideMark/>
          </w:tcPr>
          <w:p w14:paraId="3FB29A56" w14:textId="77777777" w:rsidR="00561D9D" w:rsidRPr="00FD088B" w:rsidRDefault="00561D9D" w:rsidP="00D27EF1">
            <w:pPr>
              <w:tabs>
                <w:tab w:val="left" w:pos="567"/>
                <w:tab w:val="left" w:pos="1276"/>
                <w:tab w:val="left" w:pos="2127"/>
              </w:tabs>
              <w:spacing w:before="100"/>
              <w:rPr>
                <w:ins w:id="7219" w:author="Dr Mamadou SANOGO" w:date="2023-10-26T15:54:00Z"/>
                <w:rFonts w:asciiTheme="minorHAnsi" w:hAnsiTheme="minorHAnsi"/>
                <w:bCs/>
                <w:color w:val="000000" w:themeColor="text1"/>
                <w:szCs w:val="18"/>
              </w:rPr>
            </w:pPr>
            <w:ins w:id="7220" w:author="Dr Mamadou SANOGO" w:date="2023-10-26T15:54:00Z">
              <w:r w:rsidRPr="00FD088B">
                <w:rPr>
                  <w:rFonts w:asciiTheme="minorHAnsi" w:hAnsiTheme="minorHAnsi"/>
                  <w:bCs/>
                  <w:color w:val="000000" w:themeColor="text1"/>
                  <w:szCs w:val="18"/>
                </w:rPr>
                <w:t>Stage d’application</w:t>
              </w:r>
            </w:ins>
          </w:p>
        </w:tc>
        <w:tc>
          <w:tcPr>
            <w:tcW w:w="375" w:type="pct"/>
            <w:tcBorders>
              <w:top w:val="single" w:sz="4" w:space="0" w:color="auto"/>
              <w:left w:val="single" w:sz="4" w:space="0" w:color="auto"/>
              <w:bottom w:val="single" w:sz="4" w:space="0" w:color="auto"/>
              <w:right w:val="single" w:sz="4" w:space="0" w:color="auto"/>
            </w:tcBorders>
            <w:vAlign w:val="center"/>
            <w:hideMark/>
          </w:tcPr>
          <w:p w14:paraId="41D7B500" w14:textId="77777777" w:rsidR="00561D9D" w:rsidRPr="00325280" w:rsidRDefault="00561D9D" w:rsidP="00D27EF1">
            <w:pPr>
              <w:tabs>
                <w:tab w:val="left" w:pos="567"/>
                <w:tab w:val="left" w:pos="1276"/>
                <w:tab w:val="left" w:pos="2127"/>
              </w:tabs>
              <w:spacing w:before="100"/>
              <w:jc w:val="center"/>
              <w:rPr>
                <w:ins w:id="7221" w:author="Dr Mamadou SANOGO" w:date="2023-10-26T15:54:00Z"/>
                <w:rFonts w:asciiTheme="minorHAnsi" w:hAnsiTheme="minorHAnsi"/>
                <w:bCs/>
                <w:color w:val="000000" w:themeColor="text1"/>
                <w:szCs w:val="18"/>
              </w:rPr>
            </w:pPr>
            <w:ins w:id="7222" w:author="Dr Mamadou SANOGO" w:date="2023-10-26T15:54:00Z">
              <w:r>
                <w:rPr>
                  <w:rFonts w:asciiTheme="minorHAnsi" w:hAnsiTheme="minorHAnsi"/>
                  <w:bCs/>
                  <w:color w:val="000000" w:themeColor="text1"/>
                  <w:szCs w:val="18"/>
                </w:rPr>
                <w:t>12</w:t>
              </w:r>
            </w:ins>
          </w:p>
        </w:tc>
        <w:tc>
          <w:tcPr>
            <w:tcW w:w="875" w:type="pct"/>
            <w:vMerge w:val="restart"/>
            <w:tcBorders>
              <w:top w:val="single" w:sz="4" w:space="0" w:color="auto"/>
              <w:left w:val="single" w:sz="4" w:space="0" w:color="auto"/>
              <w:right w:val="single" w:sz="4" w:space="0" w:color="auto"/>
            </w:tcBorders>
            <w:vAlign w:val="center"/>
          </w:tcPr>
          <w:p w14:paraId="0B47A016" w14:textId="77777777" w:rsidR="00561D9D" w:rsidRPr="00325280" w:rsidRDefault="00561D9D" w:rsidP="00D27EF1">
            <w:pPr>
              <w:tabs>
                <w:tab w:val="left" w:pos="567"/>
                <w:tab w:val="left" w:pos="1276"/>
                <w:tab w:val="left" w:pos="2127"/>
              </w:tabs>
              <w:spacing w:before="100"/>
              <w:jc w:val="center"/>
              <w:rPr>
                <w:ins w:id="7223" w:author="Dr Mamadou SANOGO" w:date="2023-10-26T15:54:00Z"/>
                <w:rFonts w:asciiTheme="minorHAnsi" w:hAnsiTheme="minorHAnsi"/>
                <w:bCs/>
                <w:color w:val="000000" w:themeColor="text1"/>
                <w:szCs w:val="18"/>
              </w:rPr>
            </w:pPr>
            <w:ins w:id="7224" w:author="Dr Mamadou SANOGO" w:date="2023-10-26T15:54:00Z">
              <w:r>
                <w:rPr>
                  <w:rFonts w:asciiTheme="minorHAnsi" w:hAnsiTheme="minorHAnsi"/>
                  <w:bCs/>
                  <w:color w:val="000000" w:themeColor="text1"/>
                  <w:szCs w:val="18"/>
                </w:rPr>
                <w:t>00/40/4</w:t>
              </w:r>
              <w:r w:rsidRPr="00325280">
                <w:rPr>
                  <w:rFonts w:asciiTheme="minorHAnsi" w:hAnsiTheme="minorHAnsi"/>
                  <w:bCs/>
                  <w:color w:val="000000" w:themeColor="text1"/>
                  <w:szCs w:val="18"/>
                </w:rPr>
                <w:t>0</w:t>
              </w:r>
              <w:r>
                <w:rPr>
                  <w:rFonts w:asciiTheme="minorHAnsi" w:hAnsiTheme="minorHAnsi"/>
                  <w:bCs/>
                  <w:color w:val="000000" w:themeColor="text1"/>
                  <w:szCs w:val="18"/>
                </w:rPr>
                <w:t>/540/280</w:t>
              </w:r>
            </w:ins>
          </w:p>
        </w:tc>
        <w:tc>
          <w:tcPr>
            <w:tcW w:w="625" w:type="pct"/>
            <w:vMerge w:val="restart"/>
            <w:tcBorders>
              <w:top w:val="single" w:sz="4" w:space="0" w:color="auto"/>
              <w:left w:val="single" w:sz="4" w:space="0" w:color="auto"/>
              <w:right w:val="single" w:sz="4" w:space="0" w:color="auto"/>
            </w:tcBorders>
            <w:vAlign w:val="center"/>
            <w:hideMark/>
          </w:tcPr>
          <w:p w14:paraId="55D532B9" w14:textId="77777777" w:rsidR="00561D9D" w:rsidRDefault="00561D9D" w:rsidP="00D27EF1">
            <w:pPr>
              <w:rPr>
                <w:ins w:id="7225" w:author="Dr Mamadou SANOGO" w:date="2023-10-26T15:54:00Z"/>
              </w:rPr>
            </w:pPr>
            <w:ins w:id="7226" w:author="Dr Mamadou SANOGO" w:date="2023-10-26T15:54:00Z">
              <w:r>
                <w:rPr>
                  <w:rFonts w:asciiTheme="minorHAnsi" w:hAnsiTheme="minorHAnsi"/>
                  <w:bCs/>
                  <w:i/>
                  <w:color w:val="000000" w:themeColor="text1"/>
                  <w:sz w:val="16"/>
                  <w:szCs w:val="16"/>
                </w:rPr>
                <w:t>T</w:t>
              </w:r>
              <w:r w:rsidRPr="003F087C">
                <w:rPr>
                  <w:rFonts w:asciiTheme="minorHAnsi" w:hAnsiTheme="minorHAnsi"/>
                  <w:bCs/>
                  <w:i/>
                  <w:color w:val="000000" w:themeColor="text1"/>
                  <w:sz w:val="16"/>
                  <w:szCs w:val="16"/>
                </w:rPr>
                <w:t>ravaux dirigés, travaux pratiques, études de cas, exposés participatifs, mise en situation réelle de travail</w:t>
              </w:r>
              <w:r>
                <w:rPr>
                  <w:rFonts w:asciiTheme="minorHAnsi" w:hAnsiTheme="minorHAnsi"/>
                  <w:bCs/>
                  <w:i/>
                  <w:color w:val="000000" w:themeColor="text1"/>
                  <w:sz w:val="16"/>
                  <w:szCs w:val="16"/>
                </w:rPr>
                <w:t>, stage</w:t>
              </w:r>
            </w:ins>
          </w:p>
        </w:tc>
        <w:tc>
          <w:tcPr>
            <w:tcW w:w="500" w:type="pct"/>
            <w:vMerge w:val="restart"/>
            <w:tcBorders>
              <w:top w:val="single" w:sz="4" w:space="0" w:color="auto"/>
              <w:left w:val="single" w:sz="4" w:space="0" w:color="auto"/>
              <w:right w:val="single" w:sz="4" w:space="0" w:color="auto"/>
            </w:tcBorders>
            <w:vAlign w:val="center"/>
            <w:hideMark/>
          </w:tcPr>
          <w:p w14:paraId="6F07CF07" w14:textId="77777777" w:rsidR="00561D9D" w:rsidRDefault="00561D9D" w:rsidP="00D27EF1">
            <w:pPr>
              <w:rPr>
                <w:ins w:id="7227" w:author="Dr Mamadou SANOGO" w:date="2023-10-26T15:54:00Z"/>
              </w:rPr>
            </w:pPr>
            <w:ins w:id="7228" w:author="Dr Mamadou SANOGO" w:date="2023-10-26T15:54:00Z">
              <w:r w:rsidRPr="0038664D">
                <w:rPr>
                  <w:rFonts w:asciiTheme="minorHAnsi" w:hAnsiTheme="minorHAnsi"/>
                  <w:bCs/>
                  <w:i/>
                  <w:color w:val="000000" w:themeColor="text1"/>
                  <w:sz w:val="16"/>
                  <w:szCs w:val="16"/>
                </w:rPr>
                <w:t>Co</w:t>
              </w:r>
              <w:r>
                <w:rPr>
                  <w:rFonts w:asciiTheme="minorHAnsi" w:hAnsiTheme="minorHAnsi"/>
                  <w:bCs/>
                  <w:i/>
                  <w:color w:val="000000" w:themeColor="text1"/>
                  <w:sz w:val="16"/>
                  <w:szCs w:val="16"/>
                </w:rPr>
                <w:t>ntrôle continu écrit ou oral, cas pratiques</w:t>
              </w:r>
              <w:r w:rsidRPr="0038664D">
                <w:rPr>
                  <w:rFonts w:asciiTheme="minorHAnsi" w:hAnsiTheme="minorHAnsi"/>
                  <w:bCs/>
                  <w:i/>
                  <w:color w:val="000000" w:themeColor="text1"/>
                  <w:sz w:val="16"/>
                  <w:szCs w:val="16"/>
                </w:rPr>
                <w:t>, Mise en situation réelle de travail</w:t>
              </w:r>
            </w:ins>
          </w:p>
        </w:tc>
      </w:tr>
      <w:tr w:rsidR="00561D9D" w14:paraId="033F75D5" w14:textId="77777777" w:rsidTr="00D27EF1">
        <w:trPr>
          <w:cantSplit/>
          <w:trHeight w:val="162"/>
          <w:jc w:val="center"/>
          <w:ins w:id="7229" w:author="Dr Mamadou SANOGO" w:date="2023-10-26T15:54:00Z"/>
        </w:trPr>
        <w:tc>
          <w:tcPr>
            <w:tcW w:w="843" w:type="pct"/>
            <w:vMerge/>
            <w:tcBorders>
              <w:left w:val="single" w:sz="4" w:space="0" w:color="auto"/>
              <w:right w:val="single" w:sz="4" w:space="0" w:color="auto"/>
            </w:tcBorders>
            <w:vAlign w:val="center"/>
            <w:hideMark/>
          </w:tcPr>
          <w:p w14:paraId="63711D34" w14:textId="77777777" w:rsidR="00561D9D" w:rsidRPr="00A425BB" w:rsidRDefault="00561D9D" w:rsidP="00D27EF1">
            <w:pPr>
              <w:rPr>
                <w:ins w:id="7230" w:author="Dr Mamadou SANOGO" w:date="2023-10-26T15:54:00Z"/>
                <w:rFonts w:asciiTheme="minorHAnsi" w:hAnsiTheme="minorHAnsi"/>
                <w:b/>
                <w:color w:val="000000" w:themeColor="text1"/>
              </w:rPr>
            </w:pPr>
          </w:p>
        </w:tc>
        <w:tc>
          <w:tcPr>
            <w:tcW w:w="344" w:type="pct"/>
            <w:vMerge/>
            <w:tcBorders>
              <w:left w:val="single" w:sz="4" w:space="0" w:color="auto"/>
              <w:right w:val="single" w:sz="4" w:space="0" w:color="auto"/>
            </w:tcBorders>
            <w:vAlign w:val="center"/>
            <w:hideMark/>
          </w:tcPr>
          <w:p w14:paraId="057A3D3E" w14:textId="77777777" w:rsidR="00561D9D" w:rsidRPr="00325280" w:rsidRDefault="00561D9D" w:rsidP="00D27EF1">
            <w:pPr>
              <w:jc w:val="center"/>
              <w:rPr>
                <w:ins w:id="7231" w:author="Dr Mamadou SANOGO" w:date="2023-10-26T15:54:00Z"/>
                <w:rFonts w:asciiTheme="minorHAnsi" w:hAnsiTheme="minorHAnsi"/>
                <w:b/>
                <w:color w:val="000000" w:themeColor="text1"/>
              </w:rPr>
            </w:pPr>
          </w:p>
        </w:tc>
        <w:tc>
          <w:tcPr>
            <w:tcW w:w="687" w:type="pct"/>
            <w:vMerge/>
            <w:tcBorders>
              <w:left w:val="single" w:sz="4" w:space="0" w:color="auto"/>
              <w:right w:val="single" w:sz="4" w:space="0" w:color="auto"/>
            </w:tcBorders>
            <w:vAlign w:val="center"/>
            <w:hideMark/>
          </w:tcPr>
          <w:p w14:paraId="3D8C35D6" w14:textId="77777777" w:rsidR="00561D9D" w:rsidRPr="00325280" w:rsidRDefault="00561D9D" w:rsidP="00D27EF1">
            <w:pPr>
              <w:tabs>
                <w:tab w:val="left" w:pos="567"/>
                <w:tab w:val="left" w:pos="1276"/>
                <w:tab w:val="left" w:pos="2127"/>
              </w:tabs>
              <w:spacing w:before="100"/>
              <w:rPr>
                <w:ins w:id="7232" w:author="Dr Mamadou SANOGO" w:date="2023-10-26T15:54:00Z"/>
                <w:rFonts w:asciiTheme="minorHAnsi" w:hAnsiTheme="minorHAnsi"/>
                <w:bCs/>
                <w:color w:val="000000" w:themeColor="text1"/>
                <w:sz w:val="18"/>
                <w:szCs w:val="18"/>
              </w:rPr>
            </w:pPr>
          </w:p>
        </w:tc>
        <w:tc>
          <w:tcPr>
            <w:tcW w:w="751" w:type="pct"/>
            <w:tcBorders>
              <w:top w:val="single" w:sz="4" w:space="0" w:color="auto"/>
              <w:left w:val="single" w:sz="4" w:space="0" w:color="auto"/>
              <w:bottom w:val="single" w:sz="4" w:space="0" w:color="auto"/>
              <w:right w:val="single" w:sz="4" w:space="0" w:color="auto"/>
            </w:tcBorders>
            <w:vAlign w:val="center"/>
            <w:hideMark/>
          </w:tcPr>
          <w:p w14:paraId="46FA2311" w14:textId="77777777" w:rsidR="00561D9D" w:rsidRPr="00FD088B" w:rsidRDefault="00561D9D" w:rsidP="00D27EF1">
            <w:pPr>
              <w:tabs>
                <w:tab w:val="left" w:pos="567"/>
                <w:tab w:val="left" w:pos="1276"/>
                <w:tab w:val="left" w:pos="2127"/>
              </w:tabs>
              <w:spacing w:before="100"/>
              <w:rPr>
                <w:ins w:id="7233" w:author="Dr Mamadou SANOGO" w:date="2023-10-26T15:54:00Z"/>
                <w:rFonts w:asciiTheme="minorHAnsi" w:hAnsiTheme="minorHAnsi"/>
                <w:bCs/>
                <w:color w:val="000000" w:themeColor="text1"/>
                <w:szCs w:val="18"/>
              </w:rPr>
            </w:pPr>
            <w:ins w:id="7234" w:author="Dr Mamadou SANOGO" w:date="2023-10-26T15:54:00Z">
              <w:r w:rsidRPr="00FD088B">
                <w:rPr>
                  <w:rFonts w:asciiTheme="minorHAnsi" w:hAnsiTheme="minorHAnsi"/>
                  <w:bCs/>
                  <w:color w:val="000000" w:themeColor="text1"/>
                  <w:szCs w:val="18"/>
                </w:rPr>
                <w:t>Méthodologie de recherche</w:t>
              </w:r>
            </w:ins>
          </w:p>
        </w:tc>
        <w:tc>
          <w:tcPr>
            <w:tcW w:w="375" w:type="pct"/>
            <w:tcBorders>
              <w:top w:val="single" w:sz="4" w:space="0" w:color="auto"/>
              <w:left w:val="single" w:sz="4" w:space="0" w:color="auto"/>
              <w:bottom w:val="single" w:sz="4" w:space="0" w:color="auto"/>
              <w:right w:val="single" w:sz="4" w:space="0" w:color="auto"/>
            </w:tcBorders>
            <w:vAlign w:val="center"/>
          </w:tcPr>
          <w:p w14:paraId="0520123B" w14:textId="77777777" w:rsidR="00561D9D" w:rsidRPr="00325280" w:rsidRDefault="00561D9D" w:rsidP="00D27EF1">
            <w:pPr>
              <w:tabs>
                <w:tab w:val="left" w:pos="567"/>
                <w:tab w:val="left" w:pos="1276"/>
                <w:tab w:val="left" w:pos="2127"/>
              </w:tabs>
              <w:spacing w:before="100"/>
              <w:jc w:val="center"/>
              <w:rPr>
                <w:ins w:id="7235" w:author="Dr Mamadou SANOGO" w:date="2023-10-26T15:54:00Z"/>
                <w:rFonts w:asciiTheme="minorHAnsi" w:hAnsiTheme="minorHAnsi"/>
                <w:bCs/>
                <w:color w:val="000000" w:themeColor="text1"/>
                <w:szCs w:val="18"/>
              </w:rPr>
            </w:pPr>
            <w:ins w:id="7236" w:author="Dr Mamadou SANOGO" w:date="2023-10-26T15:54:00Z">
              <w:r>
                <w:rPr>
                  <w:rFonts w:asciiTheme="minorHAnsi" w:hAnsiTheme="minorHAnsi"/>
                  <w:bCs/>
                  <w:color w:val="000000" w:themeColor="text1"/>
                  <w:szCs w:val="18"/>
                </w:rPr>
                <w:t>4</w:t>
              </w:r>
            </w:ins>
          </w:p>
        </w:tc>
        <w:tc>
          <w:tcPr>
            <w:tcW w:w="875" w:type="pct"/>
            <w:vMerge/>
            <w:tcBorders>
              <w:left w:val="single" w:sz="4" w:space="0" w:color="auto"/>
              <w:right w:val="single" w:sz="4" w:space="0" w:color="auto"/>
            </w:tcBorders>
            <w:vAlign w:val="center"/>
            <w:hideMark/>
          </w:tcPr>
          <w:p w14:paraId="3A6806C0" w14:textId="77777777" w:rsidR="00561D9D" w:rsidRPr="00325280" w:rsidRDefault="00561D9D" w:rsidP="00D27EF1">
            <w:pPr>
              <w:tabs>
                <w:tab w:val="left" w:pos="567"/>
                <w:tab w:val="left" w:pos="1276"/>
                <w:tab w:val="left" w:pos="2127"/>
              </w:tabs>
              <w:spacing w:before="100"/>
              <w:jc w:val="center"/>
              <w:rPr>
                <w:ins w:id="7237" w:author="Dr Mamadou SANOGO" w:date="2023-10-26T15:54:00Z"/>
                <w:rFonts w:asciiTheme="minorHAnsi" w:hAnsiTheme="minorHAnsi"/>
                <w:bCs/>
                <w:color w:val="000000" w:themeColor="text1"/>
                <w:szCs w:val="18"/>
              </w:rPr>
            </w:pPr>
          </w:p>
        </w:tc>
        <w:tc>
          <w:tcPr>
            <w:tcW w:w="625" w:type="pct"/>
            <w:vMerge/>
            <w:tcBorders>
              <w:left w:val="single" w:sz="4" w:space="0" w:color="auto"/>
              <w:right w:val="single" w:sz="4" w:space="0" w:color="auto"/>
            </w:tcBorders>
            <w:vAlign w:val="center"/>
            <w:hideMark/>
          </w:tcPr>
          <w:p w14:paraId="43D7B8C2" w14:textId="77777777" w:rsidR="00561D9D" w:rsidRPr="00325280" w:rsidRDefault="00561D9D" w:rsidP="00D27EF1">
            <w:pPr>
              <w:tabs>
                <w:tab w:val="left" w:pos="567"/>
                <w:tab w:val="left" w:pos="1276"/>
                <w:tab w:val="left" w:pos="2127"/>
              </w:tabs>
              <w:spacing w:before="100"/>
              <w:rPr>
                <w:ins w:id="7238" w:author="Dr Mamadou SANOGO" w:date="2023-10-26T15:54:00Z"/>
                <w:rFonts w:asciiTheme="minorHAnsi" w:hAnsiTheme="minorHAnsi"/>
                <w:bCs/>
                <w:i/>
                <w:color w:val="000000" w:themeColor="text1"/>
                <w:sz w:val="16"/>
                <w:szCs w:val="16"/>
              </w:rPr>
            </w:pPr>
          </w:p>
        </w:tc>
        <w:tc>
          <w:tcPr>
            <w:tcW w:w="500" w:type="pct"/>
            <w:vMerge/>
            <w:tcBorders>
              <w:left w:val="single" w:sz="4" w:space="0" w:color="auto"/>
              <w:right w:val="single" w:sz="4" w:space="0" w:color="auto"/>
            </w:tcBorders>
            <w:vAlign w:val="center"/>
            <w:hideMark/>
          </w:tcPr>
          <w:p w14:paraId="45D7CF7B" w14:textId="77777777" w:rsidR="00561D9D" w:rsidRPr="00325280" w:rsidRDefault="00561D9D" w:rsidP="00D27EF1">
            <w:pPr>
              <w:tabs>
                <w:tab w:val="left" w:pos="567"/>
                <w:tab w:val="left" w:pos="1276"/>
                <w:tab w:val="left" w:pos="2127"/>
              </w:tabs>
              <w:spacing w:before="100"/>
              <w:rPr>
                <w:ins w:id="7239" w:author="Dr Mamadou SANOGO" w:date="2023-10-26T15:54:00Z"/>
                <w:rFonts w:asciiTheme="minorHAnsi" w:hAnsiTheme="minorHAnsi"/>
                <w:bCs/>
                <w:i/>
                <w:color w:val="000000" w:themeColor="text1"/>
                <w:sz w:val="16"/>
                <w:szCs w:val="16"/>
              </w:rPr>
            </w:pPr>
          </w:p>
        </w:tc>
      </w:tr>
      <w:tr w:rsidR="00561D9D" w14:paraId="335BD044" w14:textId="77777777" w:rsidTr="00D27EF1">
        <w:trPr>
          <w:cantSplit/>
          <w:trHeight w:val="943"/>
          <w:jc w:val="center"/>
          <w:ins w:id="7240" w:author="Dr Mamadou SANOGO" w:date="2023-10-26T15:54:00Z"/>
        </w:trPr>
        <w:tc>
          <w:tcPr>
            <w:tcW w:w="843" w:type="pct"/>
            <w:vMerge/>
            <w:tcBorders>
              <w:left w:val="single" w:sz="4" w:space="0" w:color="auto"/>
              <w:bottom w:val="single" w:sz="4" w:space="0" w:color="auto"/>
              <w:right w:val="single" w:sz="4" w:space="0" w:color="auto"/>
            </w:tcBorders>
            <w:vAlign w:val="center"/>
          </w:tcPr>
          <w:p w14:paraId="34981F2E" w14:textId="77777777" w:rsidR="00561D9D" w:rsidRPr="00A425BB" w:rsidRDefault="00561D9D" w:rsidP="00D27EF1">
            <w:pPr>
              <w:rPr>
                <w:ins w:id="7241" w:author="Dr Mamadou SANOGO" w:date="2023-10-26T15:54:00Z"/>
                <w:rFonts w:asciiTheme="minorHAnsi" w:hAnsiTheme="minorHAnsi"/>
                <w:b/>
                <w:color w:val="000000" w:themeColor="text1"/>
              </w:rPr>
            </w:pPr>
          </w:p>
        </w:tc>
        <w:tc>
          <w:tcPr>
            <w:tcW w:w="344" w:type="pct"/>
            <w:vMerge/>
            <w:tcBorders>
              <w:left w:val="single" w:sz="4" w:space="0" w:color="auto"/>
              <w:bottom w:val="single" w:sz="4" w:space="0" w:color="auto"/>
              <w:right w:val="single" w:sz="4" w:space="0" w:color="auto"/>
            </w:tcBorders>
            <w:vAlign w:val="center"/>
          </w:tcPr>
          <w:p w14:paraId="4AF10765" w14:textId="77777777" w:rsidR="00561D9D" w:rsidRPr="00325280" w:rsidRDefault="00561D9D" w:rsidP="00D27EF1">
            <w:pPr>
              <w:jc w:val="center"/>
              <w:rPr>
                <w:ins w:id="7242" w:author="Dr Mamadou SANOGO" w:date="2023-10-26T15:54:00Z"/>
                <w:rFonts w:asciiTheme="minorHAnsi" w:hAnsiTheme="minorHAnsi"/>
                <w:b/>
                <w:color w:val="000000" w:themeColor="text1"/>
              </w:rPr>
            </w:pPr>
          </w:p>
        </w:tc>
        <w:tc>
          <w:tcPr>
            <w:tcW w:w="687" w:type="pct"/>
            <w:vMerge/>
            <w:tcBorders>
              <w:left w:val="single" w:sz="4" w:space="0" w:color="auto"/>
              <w:bottom w:val="single" w:sz="4" w:space="0" w:color="auto"/>
              <w:right w:val="single" w:sz="4" w:space="0" w:color="auto"/>
            </w:tcBorders>
            <w:vAlign w:val="center"/>
          </w:tcPr>
          <w:p w14:paraId="1BB59CD0" w14:textId="77777777" w:rsidR="00561D9D" w:rsidRPr="00325280" w:rsidRDefault="00561D9D" w:rsidP="00D27EF1">
            <w:pPr>
              <w:tabs>
                <w:tab w:val="left" w:pos="567"/>
                <w:tab w:val="left" w:pos="1276"/>
                <w:tab w:val="left" w:pos="2127"/>
              </w:tabs>
              <w:spacing w:before="100"/>
              <w:rPr>
                <w:ins w:id="7243" w:author="Dr Mamadou SANOGO" w:date="2023-10-26T15:54:00Z"/>
                <w:rFonts w:asciiTheme="minorHAnsi" w:hAnsiTheme="minorHAnsi"/>
                <w:bCs/>
                <w:color w:val="000000" w:themeColor="text1"/>
                <w:sz w:val="18"/>
                <w:szCs w:val="18"/>
              </w:rPr>
            </w:pPr>
          </w:p>
        </w:tc>
        <w:tc>
          <w:tcPr>
            <w:tcW w:w="751" w:type="pct"/>
            <w:tcBorders>
              <w:top w:val="single" w:sz="4" w:space="0" w:color="auto"/>
              <w:left w:val="single" w:sz="4" w:space="0" w:color="auto"/>
              <w:right w:val="single" w:sz="4" w:space="0" w:color="auto"/>
            </w:tcBorders>
            <w:vAlign w:val="center"/>
          </w:tcPr>
          <w:p w14:paraId="214D995A" w14:textId="77777777" w:rsidR="00561D9D" w:rsidRPr="00FD088B" w:rsidRDefault="00561D9D" w:rsidP="00D27EF1">
            <w:pPr>
              <w:tabs>
                <w:tab w:val="left" w:pos="567"/>
                <w:tab w:val="left" w:pos="1276"/>
                <w:tab w:val="left" w:pos="2127"/>
              </w:tabs>
              <w:spacing w:before="100"/>
              <w:rPr>
                <w:ins w:id="7244" w:author="Dr Mamadou SANOGO" w:date="2023-10-26T15:54:00Z"/>
                <w:rFonts w:asciiTheme="minorHAnsi" w:hAnsiTheme="minorHAnsi"/>
                <w:bCs/>
                <w:color w:val="000000" w:themeColor="text1"/>
                <w:szCs w:val="18"/>
              </w:rPr>
            </w:pPr>
            <w:proofErr w:type="gramStart"/>
            <w:ins w:id="7245" w:author="Dr Mamadou SANOGO" w:date="2023-10-26T15:54:00Z">
              <w:r w:rsidRPr="00FD088B">
                <w:rPr>
                  <w:rFonts w:asciiTheme="minorHAnsi" w:hAnsiTheme="minorHAnsi"/>
                  <w:bCs/>
                  <w:color w:val="000000" w:themeColor="text1"/>
                  <w:szCs w:val="18"/>
                </w:rPr>
                <w:t>Rédaction  et</w:t>
              </w:r>
              <w:proofErr w:type="gramEnd"/>
              <w:r w:rsidRPr="00FD088B">
                <w:rPr>
                  <w:rFonts w:asciiTheme="minorHAnsi" w:hAnsiTheme="minorHAnsi"/>
                  <w:bCs/>
                  <w:color w:val="000000" w:themeColor="text1"/>
                  <w:szCs w:val="18"/>
                </w:rPr>
                <w:t xml:space="preserve"> soutenance de mémoire</w:t>
              </w:r>
            </w:ins>
          </w:p>
        </w:tc>
        <w:tc>
          <w:tcPr>
            <w:tcW w:w="375" w:type="pct"/>
            <w:tcBorders>
              <w:top w:val="single" w:sz="4" w:space="0" w:color="auto"/>
              <w:left w:val="single" w:sz="4" w:space="0" w:color="auto"/>
              <w:right w:val="single" w:sz="4" w:space="0" w:color="auto"/>
            </w:tcBorders>
            <w:vAlign w:val="center"/>
          </w:tcPr>
          <w:p w14:paraId="3900D79B" w14:textId="77777777" w:rsidR="00561D9D" w:rsidRPr="00325280" w:rsidRDefault="00561D9D" w:rsidP="00D27EF1">
            <w:pPr>
              <w:tabs>
                <w:tab w:val="left" w:pos="567"/>
                <w:tab w:val="left" w:pos="1276"/>
                <w:tab w:val="left" w:pos="2127"/>
              </w:tabs>
              <w:spacing w:before="100"/>
              <w:jc w:val="center"/>
              <w:rPr>
                <w:ins w:id="7246" w:author="Dr Mamadou SANOGO" w:date="2023-10-26T15:54:00Z"/>
                <w:rFonts w:asciiTheme="minorHAnsi" w:hAnsiTheme="minorHAnsi"/>
                <w:bCs/>
                <w:color w:val="000000" w:themeColor="text1"/>
                <w:szCs w:val="18"/>
              </w:rPr>
            </w:pPr>
            <w:ins w:id="7247" w:author="Dr Mamadou SANOGO" w:date="2023-10-26T15:54:00Z">
              <w:r>
                <w:rPr>
                  <w:rFonts w:asciiTheme="minorHAnsi" w:hAnsiTheme="minorHAnsi"/>
                  <w:bCs/>
                  <w:color w:val="000000" w:themeColor="text1"/>
                  <w:szCs w:val="18"/>
                </w:rPr>
                <w:t>14</w:t>
              </w:r>
            </w:ins>
          </w:p>
        </w:tc>
        <w:tc>
          <w:tcPr>
            <w:tcW w:w="875" w:type="pct"/>
            <w:vMerge/>
            <w:tcBorders>
              <w:left w:val="single" w:sz="4" w:space="0" w:color="auto"/>
              <w:bottom w:val="single" w:sz="4" w:space="0" w:color="auto"/>
              <w:right w:val="single" w:sz="4" w:space="0" w:color="auto"/>
            </w:tcBorders>
            <w:vAlign w:val="center"/>
          </w:tcPr>
          <w:p w14:paraId="705C1AD7" w14:textId="77777777" w:rsidR="00561D9D" w:rsidRPr="00325280" w:rsidRDefault="00561D9D" w:rsidP="00D27EF1">
            <w:pPr>
              <w:tabs>
                <w:tab w:val="left" w:pos="567"/>
                <w:tab w:val="left" w:pos="1276"/>
                <w:tab w:val="left" w:pos="2127"/>
              </w:tabs>
              <w:spacing w:before="100"/>
              <w:jc w:val="center"/>
              <w:rPr>
                <w:ins w:id="7248" w:author="Dr Mamadou SANOGO" w:date="2023-10-26T15:54:00Z"/>
                <w:rFonts w:asciiTheme="minorHAnsi" w:hAnsiTheme="minorHAnsi"/>
                <w:bCs/>
                <w:color w:val="000000" w:themeColor="text1"/>
                <w:szCs w:val="18"/>
              </w:rPr>
            </w:pPr>
          </w:p>
        </w:tc>
        <w:tc>
          <w:tcPr>
            <w:tcW w:w="625" w:type="pct"/>
            <w:vMerge/>
            <w:tcBorders>
              <w:left w:val="single" w:sz="4" w:space="0" w:color="auto"/>
              <w:bottom w:val="single" w:sz="4" w:space="0" w:color="auto"/>
              <w:right w:val="single" w:sz="4" w:space="0" w:color="auto"/>
            </w:tcBorders>
            <w:vAlign w:val="center"/>
          </w:tcPr>
          <w:p w14:paraId="187E9987" w14:textId="77777777" w:rsidR="00561D9D" w:rsidRPr="00325280" w:rsidRDefault="00561D9D" w:rsidP="00D27EF1">
            <w:pPr>
              <w:tabs>
                <w:tab w:val="left" w:pos="567"/>
                <w:tab w:val="left" w:pos="1276"/>
                <w:tab w:val="left" w:pos="2127"/>
              </w:tabs>
              <w:spacing w:before="100"/>
              <w:rPr>
                <w:ins w:id="7249" w:author="Dr Mamadou SANOGO" w:date="2023-10-26T15:54:00Z"/>
                <w:rFonts w:asciiTheme="minorHAnsi" w:hAnsiTheme="minorHAnsi"/>
                <w:bCs/>
                <w:i/>
                <w:color w:val="000000" w:themeColor="text1"/>
                <w:sz w:val="16"/>
                <w:szCs w:val="16"/>
              </w:rPr>
            </w:pPr>
          </w:p>
        </w:tc>
        <w:tc>
          <w:tcPr>
            <w:tcW w:w="500" w:type="pct"/>
            <w:vMerge/>
            <w:tcBorders>
              <w:left w:val="single" w:sz="4" w:space="0" w:color="auto"/>
              <w:bottom w:val="single" w:sz="4" w:space="0" w:color="auto"/>
              <w:right w:val="single" w:sz="4" w:space="0" w:color="auto"/>
            </w:tcBorders>
            <w:vAlign w:val="center"/>
          </w:tcPr>
          <w:p w14:paraId="4BD4876A" w14:textId="77777777" w:rsidR="00561D9D" w:rsidRPr="00325280" w:rsidRDefault="00561D9D" w:rsidP="00D27EF1">
            <w:pPr>
              <w:tabs>
                <w:tab w:val="left" w:pos="567"/>
                <w:tab w:val="left" w:pos="1276"/>
                <w:tab w:val="left" w:pos="2127"/>
              </w:tabs>
              <w:spacing w:before="100"/>
              <w:rPr>
                <w:ins w:id="7250" w:author="Dr Mamadou SANOGO" w:date="2023-10-26T15:54:00Z"/>
                <w:rFonts w:asciiTheme="minorHAnsi" w:hAnsiTheme="minorHAnsi"/>
                <w:bCs/>
                <w:i/>
                <w:color w:val="000000" w:themeColor="text1"/>
                <w:sz w:val="16"/>
                <w:szCs w:val="16"/>
              </w:rPr>
            </w:pPr>
          </w:p>
        </w:tc>
      </w:tr>
      <w:tr w:rsidR="00561D9D" w14:paraId="34C8406D" w14:textId="77777777" w:rsidTr="00D27EF1">
        <w:trPr>
          <w:cantSplit/>
          <w:trHeight w:val="20"/>
          <w:jc w:val="center"/>
          <w:ins w:id="7251" w:author="Dr Mamadou SANOGO" w:date="2023-10-26T15:54:00Z"/>
        </w:trPr>
        <w:tc>
          <w:tcPr>
            <w:tcW w:w="843" w:type="pct"/>
            <w:tcBorders>
              <w:top w:val="single" w:sz="4" w:space="0" w:color="auto"/>
              <w:left w:val="single" w:sz="4" w:space="0" w:color="auto"/>
              <w:bottom w:val="single" w:sz="4" w:space="0" w:color="auto"/>
              <w:right w:val="single" w:sz="4" w:space="0" w:color="auto"/>
            </w:tcBorders>
            <w:vAlign w:val="center"/>
            <w:hideMark/>
          </w:tcPr>
          <w:p w14:paraId="6451839D" w14:textId="77777777" w:rsidR="00561D9D" w:rsidRPr="002F6190" w:rsidRDefault="00561D9D" w:rsidP="00D27EF1">
            <w:pPr>
              <w:tabs>
                <w:tab w:val="left" w:pos="567"/>
                <w:tab w:val="left" w:pos="1276"/>
                <w:tab w:val="left" w:pos="2127"/>
              </w:tabs>
              <w:spacing w:before="100"/>
              <w:rPr>
                <w:ins w:id="7252" w:author="Dr Mamadou SANOGO" w:date="2023-10-26T15:54:00Z"/>
                <w:rFonts w:asciiTheme="minorHAnsi" w:hAnsiTheme="minorHAnsi"/>
                <w:b/>
                <w:bCs/>
                <w:color w:val="000000" w:themeColor="text1"/>
                <w:szCs w:val="16"/>
              </w:rPr>
            </w:pPr>
            <w:ins w:id="7253" w:author="Dr Mamadou SANOGO" w:date="2023-10-26T15:54:00Z">
              <w:r>
                <w:rPr>
                  <w:rFonts w:asciiTheme="minorHAnsi" w:hAnsiTheme="minorHAnsi"/>
                  <w:b/>
                  <w:bCs/>
                  <w:color w:val="000000" w:themeColor="text1"/>
                  <w:szCs w:val="16"/>
                </w:rPr>
                <w:t>Total Semestre 4</w:t>
              </w:r>
            </w:ins>
          </w:p>
        </w:tc>
        <w:tc>
          <w:tcPr>
            <w:tcW w:w="344" w:type="pct"/>
            <w:tcBorders>
              <w:top w:val="single" w:sz="4" w:space="0" w:color="auto"/>
              <w:left w:val="single" w:sz="4" w:space="0" w:color="auto"/>
              <w:bottom w:val="single" w:sz="4" w:space="0" w:color="auto"/>
              <w:right w:val="single" w:sz="4" w:space="0" w:color="auto"/>
            </w:tcBorders>
            <w:vAlign w:val="center"/>
            <w:hideMark/>
          </w:tcPr>
          <w:p w14:paraId="2632FFBE" w14:textId="77777777" w:rsidR="00561D9D" w:rsidRPr="002F6190" w:rsidRDefault="00561D9D" w:rsidP="00D27EF1">
            <w:pPr>
              <w:tabs>
                <w:tab w:val="left" w:pos="567"/>
                <w:tab w:val="left" w:pos="1276"/>
                <w:tab w:val="left" w:pos="2127"/>
              </w:tabs>
              <w:spacing w:before="100"/>
              <w:rPr>
                <w:ins w:id="7254" w:author="Dr Mamadou SANOGO" w:date="2023-10-26T15:54:00Z"/>
                <w:rFonts w:asciiTheme="minorHAnsi" w:hAnsiTheme="minorHAnsi"/>
                <w:b/>
                <w:bCs/>
                <w:color w:val="000000" w:themeColor="text1"/>
                <w:szCs w:val="16"/>
              </w:rPr>
            </w:pPr>
            <w:ins w:id="7255" w:author="Dr Mamadou SANOGO" w:date="2023-10-26T15:54:00Z">
              <w:r w:rsidRPr="002F6190">
                <w:rPr>
                  <w:rFonts w:asciiTheme="minorHAnsi" w:hAnsiTheme="minorHAnsi"/>
                  <w:b/>
                  <w:bCs/>
                  <w:color w:val="000000" w:themeColor="text1"/>
                  <w:szCs w:val="16"/>
                </w:rPr>
                <w:t>30</w:t>
              </w:r>
            </w:ins>
          </w:p>
        </w:tc>
        <w:tc>
          <w:tcPr>
            <w:tcW w:w="143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D89F079" w14:textId="77777777" w:rsidR="00561D9D" w:rsidRDefault="00561D9D" w:rsidP="00D27EF1">
            <w:pPr>
              <w:tabs>
                <w:tab w:val="left" w:pos="567"/>
                <w:tab w:val="left" w:pos="1276"/>
                <w:tab w:val="left" w:pos="2127"/>
              </w:tabs>
              <w:spacing w:line="276" w:lineRule="auto"/>
              <w:rPr>
                <w:ins w:id="7256" w:author="Dr Mamadou SANOGO" w:date="2023-10-26T15:54:00Z"/>
                <w:b/>
                <w:bCs/>
                <w:szCs w:val="24"/>
                <w:lang w:eastAsia="en-US"/>
              </w:rPr>
            </w:pPr>
          </w:p>
        </w:tc>
        <w:tc>
          <w:tcPr>
            <w:tcW w:w="375" w:type="pct"/>
            <w:tcBorders>
              <w:top w:val="single" w:sz="4" w:space="0" w:color="auto"/>
              <w:left w:val="single" w:sz="4" w:space="0" w:color="auto"/>
              <w:bottom w:val="single" w:sz="4" w:space="0" w:color="auto"/>
              <w:right w:val="single" w:sz="4" w:space="0" w:color="auto"/>
            </w:tcBorders>
            <w:vAlign w:val="center"/>
          </w:tcPr>
          <w:p w14:paraId="7FDAFA44" w14:textId="77777777" w:rsidR="00561D9D" w:rsidRPr="00565626" w:rsidRDefault="00561D9D" w:rsidP="00D27EF1">
            <w:pPr>
              <w:tabs>
                <w:tab w:val="left" w:pos="567"/>
                <w:tab w:val="left" w:pos="1276"/>
                <w:tab w:val="left" w:pos="2127"/>
              </w:tabs>
              <w:spacing w:before="100"/>
              <w:jc w:val="center"/>
              <w:rPr>
                <w:ins w:id="7257" w:author="Dr Mamadou SANOGO" w:date="2023-10-26T15:54:00Z"/>
                <w:rFonts w:asciiTheme="minorHAnsi" w:hAnsiTheme="minorHAnsi"/>
                <w:b/>
                <w:bCs/>
                <w:color w:val="000000" w:themeColor="text1"/>
                <w:szCs w:val="16"/>
              </w:rPr>
            </w:pPr>
            <w:ins w:id="7258" w:author="Dr Mamadou SANOGO" w:date="2023-10-26T15:54:00Z">
              <w:r>
                <w:rPr>
                  <w:rFonts w:asciiTheme="minorHAnsi" w:hAnsiTheme="minorHAnsi"/>
                  <w:b/>
                  <w:bCs/>
                  <w:color w:val="000000" w:themeColor="text1"/>
                  <w:szCs w:val="16"/>
                </w:rPr>
                <w:t>30</w:t>
              </w:r>
            </w:ins>
          </w:p>
        </w:tc>
        <w:tc>
          <w:tcPr>
            <w:tcW w:w="875" w:type="pct"/>
            <w:tcBorders>
              <w:top w:val="single" w:sz="4" w:space="0" w:color="auto"/>
              <w:left w:val="single" w:sz="4" w:space="0" w:color="auto"/>
              <w:bottom w:val="single" w:sz="4" w:space="0" w:color="auto"/>
              <w:right w:val="single" w:sz="4" w:space="0" w:color="auto"/>
            </w:tcBorders>
            <w:vAlign w:val="center"/>
            <w:hideMark/>
          </w:tcPr>
          <w:p w14:paraId="0EBFF845" w14:textId="77777777" w:rsidR="00561D9D" w:rsidRPr="00A939F9" w:rsidRDefault="00561D9D" w:rsidP="00D27EF1">
            <w:pPr>
              <w:tabs>
                <w:tab w:val="left" w:pos="567"/>
                <w:tab w:val="left" w:pos="1276"/>
                <w:tab w:val="left" w:pos="2127"/>
              </w:tabs>
              <w:spacing w:before="100"/>
              <w:jc w:val="center"/>
              <w:rPr>
                <w:ins w:id="7259" w:author="Dr Mamadou SANOGO" w:date="2023-10-26T15:54:00Z"/>
                <w:rFonts w:asciiTheme="minorHAnsi" w:hAnsiTheme="minorHAnsi"/>
                <w:b/>
                <w:bCs/>
                <w:color w:val="000000" w:themeColor="text1"/>
                <w:szCs w:val="16"/>
              </w:rPr>
            </w:pPr>
            <w:ins w:id="7260" w:author="Dr Mamadou SANOGO" w:date="2023-10-26T15:54:00Z">
              <w:r>
                <w:rPr>
                  <w:rFonts w:asciiTheme="minorHAnsi" w:hAnsiTheme="minorHAnsi"/>
                  <w:b/>
                  <w:bCs/>
                  <w:color w:val="000000" w:themeColor="text1"/>
                  <w:szCs w:val="16"/>
                </w:rPr>
                <w:t>900</w:t>
              </w:r>
            </w:ins>
          </w:p>
        </w:tc>
        <w:tc>
          <w:tcPr>
            <w:tcW w:w="112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42264" w14:textId="77777777" w:rsidR="00561D9D" w:rsidRDefault="00561D9D" w:rsidP="00D27EF1">
            <w:pPr>
              <w:tabs>
                <w:tab w:val="left" w:pos="567"/>
                <w:tab w:val="left" w:pos="1276"/>
                <w:tab w:val="left" w:pos="2127"/>
              </w:tabs>
              <w:spacing w:line="276" w:lineRule="auto"/>
              <w:rPr>
                <w:ins w:id="7261" w:author="Dr Mamadou SANOGO" w:date="2023-10-26T15:54:00Z"/>
                <w:b/>
                <w:bCs/>
                <w:szCs w:val="24"/>
                <w:lang w:eastAsia="en-US"/>
              </w:rPr>
            </w:pPr>
          </w:p>
        </w:tc>
      </w:tr>
      <w:bookmarkEnd w:id="6388"/>
    </w:tbl>
    <w:p w14:paraId="3944B72F" w14:textId="77777777" w:rsidR="00631BF4" w:rsidRPr="00683B98" w:rsidRDefault="00631BF4" w:rsidP="00631BF4">
      <w:pPr>
        <w:pStyle w:val="Titre"/>
        <w:spacing w:line="276" w:lineRule="auto"/>
        <w:rPr>
          <w:rFonts w:ascii="Berlin Sans FB Demi" w:hAnsi="Berlin Sans FB Demi"/>
          <w:color w:val="FF0000"/>
          <w:rPrChange w:id="7262" w:author="Dr Mamadou SANOGO" w:date="2023-10-26T15:46:00Z">
            <w:rPr>
              <w:rFonts w:ascii="Berlin Sans FB Demi" w:hAnsi="Berlin Sans FB Demi"/>
              <w:color w:val="000000" w:themeColor="text1"/>
            </w:rPr>
          </w:rPrChange>
        </w:rPr>
      </w:pPr>
    </w:p>
    <w:p w14:paraId="27A98B60" w14:textId="6E76CE6B" w:rsidR="00631BF4" w:rsidRPr="00683B98" w:rsidDel="00561D9D" w:rsidRDefault="00631BF4" w:rsidP="00631BF4">
      <w:pPr>
        <w:pStyle w:val="Titre"/>
        <w:spacing w:line="276" w:lineRule="auto"/>
        <w:rPr>
          <w:del w:id="7263" w:author="Dr Mamadou SANOGO" w:date="2023-10-26T15:54:00Z"/>
          <w:rFonts w:ascii="Berlin Sans FB Demi" w:hAnsi="Berlin Sans FB Demi"/>
          <w:color w:val="FF0000"/>
          <w:rPrChange w:id="7264" w:author="Dr Mamadou SANOGO" w:date="2023-10-26T15:46:00Z">
            <w:rPr>
              <w:del w:id="7265" w:author="Dr Mamadou SANOGO" w:date="2023-10-26T15:54:00Z"/>
              <w:rFonts w:ascii="Berlin Sans FB Demi" w:hAnsi="Berlin Sans FB Demi"/>
              <w:color w:val="000000" w:themeColor="text1"/>
            </w:rPr>
          </w:rPrChange>
        </w:rPr>
      </w:pPr>
      <w:del w:id="7266" w:author="Dr Mamadou SANOGO" w:date="2023-10-26T15:54:00Z">
        <w:r w:rsidRPr="00683B98" w:rsidDel="00561D9D">
          <w:rPr>
            <w:rFonts w:ascii="Berlin Sans FB Demi" w:hAnsi="Berlin Sans FB Demi"/>
            <w:color w:val="FF0000"/>
            <w:rPrChange w:id="7267" w:author="Dr Mamadou SANOGO" w:date="2023-10-26T15:46:00Z">
              <w:rPr>
                <w:rFonts w:ascii="Berlin Sans FB Demi" w:hAnsi="Berlin Sans FB Demi"/>
                <w:color w:val="000000" w:themeColor="text1"/>
              </w:rPr>
            </w:rPrChange>
          </w:rPr>
          <w:delText>Semestre 3</w:delText>
        </w:r>
      </w:del>
    </w:p>
    <w:p w14:paraId="2E54A1B7" w14:textId="50A343A4" w:rsidR="00631BF4" w:rsidRPr="00683B98" w:rsidDel="00561D9D" w:rsidRDefault="00631BF4" w:rsidP="00631BF4">
      <w:pPr>
        <w:pStyle w:val="Titre"/>
        <w:spacing w:line="276" w:lineRule="auto"/>
        <w:rPr>
          <w:del w:id="7268" w:author="Dr Mamadou SANOGO" w:date="2023-10-26T15:54:00Z"/>
          <w:rFonts w:asciiTheme="minorHAnsi" w:hAnsiTheme="minorHAnsi"/>
          <w:b w:val="0"/>
          <w:bCs/>
          <w:color w:val="FF0000"/>
          <w:sz w:val="20"/>
          <w:rPrChange w:id="7269" w:author="Dr Mamadou SANOGO" w:date="2023-10-26T15:46:00Z">
            <w:rPr>
              <w:del w:id="7270" w:author="Dr Mamadou SANOGO" w:date="2023-10-26T15:54:00Z"/>
              <w:rFonts w:asciiTheme="minorHAnsi" w:hAnsiTheme="minorHAnsi"/>
              <w:b w:val="0"/>
              <w:bCs/>
              <w:sz w:val="20"/>
            </w:rPr>
          </w:rPrChange>
        </w:rPr>
      </w:pPr>
      <w:del w:id="7271" w:author="Dr Mamadou SANOGO" w:date="2023-10-26T15:54:00Z">
        <w:r w:rsidRPr="00683B98" w:rsidDel="00561D9D">
          <w:rPr>
            <w:rFonts w:asciiTheme="minorHAnsi" w:hAnsiTheme="minorHAnsi"/>
            <w:bCs/>
            <w:color w:val="FF0000"/>
            <w:sz w:val="20"/>
            <w:rPrChange w:id="7272" w:author="Dr Mamadou SANOGO" w:date="2023-10-26T15:46:00Z">
              <w:rPr>
                <w:rFonts w:asciiTheme="minorHAnsi" w:hAnsiTheme="minorHAnsi"/>
                <w:bCs/>
                <w:sz w:val="20"/>
              </w:rPr>
            </w:rPrChange>
          </w:rPr>
          <w:delText>CM :</w:delText>
        </w:r>
        <w:r w:rsidRPr="00683B98" w:rsidDel="00561D9D">
          <w:rPr>
            <w:rFonts w:asciiTheme="minorHAnsi" w:hAnsiTheme="minorHAnsi"/>
            <w:b w:val="0"/>
            <w:bCs/>
            <w:color w:val="FF0000"/>
            <w:sz w:val="20"/>
            <w:rPrChange w:id="7273" w:author="Dr Mamadou SANOGO" w:date="2023-10-26T15:46:00Z">
              <w:rPr>
                <w:rFonts w:asciiTheme="minorHAnsi" w:hAnsiTheme="minorHAnsi"/>
                <w:b w:val="0"/>
                <w:bCs/>
                <w:sz w:val="20"/>
              </w:rPr>
            </w:rPrChange>
          </w:rPr>
          <w:delText xml:space="preserve"> Cours magistral</w:delText>
        </w:r>
        <w:r w:rsidRPr="00683B98" w:rsidDel="00561D9D">
          <w:rPr>
            <w:rFonts w:asciiTheme="minorHAnsi" w:hAnsiTheme="minorHAnsi"/>
            <w:bCs/>
            <w:color w:val="FF0000"/>
            <w:sz w:val="20"/>
            <w:rPrChange w:id="7274" w:author="Dr Mamadou SANOGO" w:date="2023-10-26T15:46:00Z">
              <w:rPr>
                <w:rFonts w:asciiTheme="minorHAnsi" w:hAnsiTheme="minorHAnsi"/>
                <w:bCs/>
                <w:sz w:val="20"/>
              </w:rPr>
            </w:rPrChange>
          </w:rPr>
          <w:delText xml:space="preserve"> /TD :</w:delText>
        </w:r>
        <w:r w:rsidRPr="00683B98" w:rsidDel="00561D9D">
          <w:rPr>
            <w:rFonts w:asciiTheme="minorHAnsi" w:hAnsiTheme="minorHAnsi"/>
            <w:b w:val="0"/>
            <w:bCs/>
            <w:color w:val="FF0000"/>
            <w:sz w:val="20"/>
            <w:rPrChange w:id="7275" w:author="Dr Mamadou SANOGO" w:date="2023-10-26T15:46:00Z">
              <w:rPr>
                <w:rFonts w:asciiTheme="minorHAnsi" w:hAnsiTheme="minorHAnsi"/>
                <w:b w:val="0"/>
                <w:bCs/>
                <w:sz w:val="20"/>
              </w:rPr>
            </w:rPrChange>
          </w:rPr>
          <w:delText xml:space="preserve"> Travaux dirigés / </w:delText>
        </w:r>
        <w:r w:rsidRPr="00683B98" w:rsidDel="00561D9D">
          <w:rPr>
            <w:rFonts w:asciiTheme="minorHAnsi" w:hAnsiTheme="minorHAnsi"/>
            <w:bCs/>
            <w:color w:val="FF0000"/>
            <w:sz w:val="20"/>
            <w:rPrChange w:id="7276" w:author="Dr Mamadou SANOGO" w:date="2023-10-26T15:46:00Z">
              <w:rPr>
                <w:rFonts w:asciiTheme="minorHAnsi" w:hAnsiTheme="minorHAnsi"/>
                <w:bCs/>
                <w:sz w:val="20"/>
              </w:rPr>
            </w:rPrChange>
          </w:rPr>
          <w:delText>TP :</w:delText>
        </w:r>
        <w:r w:rsidRPr="00683B98" w:rsidDel="00561D9D">
          <w:rPr>
            <w:rFonts w:asciiTheme="minorHAnsi" w:hAnsiTheme="minorHAnsi"/>
            <w:b w:val="0"/>
            <w:bCs/>
            <w:color w:val="FF0000"/>
            <w:sz w:val="20"/>
            <w:rPrChange w:id="7277" w:author="Dr Mamadou SANOGO" w:date="2023-10-26T15:46:00Z">
              <w:rPr>
                <w:rFonts w:asciiTheme="minorHAnsi" w:hAnsiTheme="minorHAnsi"/>
                <w:b w:val="0"/>
                <w:bCs/>
                <w:sz w:val="20"/>
              </w:rPr>
            </w:rPrChange>
          </w:rPr>
          <w:delText xml:space="preserve"> Travaux pratiques/ / </w:delText>
        </w:r>
        <w:r w:rsidRPr="00683B98" w:rsidDel="00561D9D">
          <w:rPr>
            <w:rFonts w:asciiTheme="minorHAnsi" w:hAnsiTheme="minorHAnsi"/>
            <w:bCs/>
            <w:color w:val="FF0000"/>
            <w:sz w:val="20"/>
            <w:rPrChange w:id="7278" w:author="Dr Mamadou SANOGO" w:date="2023-10-26T15:46:00Z">
              <w:rPr>
                <w:rFonts w:asciiTheme="minorHAnsi" w:hAnsiTheme="minorHAnsi"/>
                <w:bCs/>
                <w:sz w:val="20"/>
              </w:rPr>
            </w:rPrChange>
          </w:rPr>
          <w:delText>S :</w:delText>
        </w:r>
        <w:r w:rsidRPr="00683B98" w:rsidDel="00561D9D">
          <w:rPr>
            <w:rFonts w:asciiTheme="minorHAnsi" w:hAnsiTheme="minorHAnsi"/>
            <w:b w:val="0"/>
            <w:bCs/>
            <w:color w:val="FF0000"/>
            <w:sz w:val="20"/>
            <w:rPrChange w:id="7279" w:author="Dr Mamadou SANOGO" w:date="2023-10-26T15:46:00Z">
              <w:rPr>
                <w:rFonts w:asciiTheme="minorHAnsi" w:hAnsiTheme="minorHAnsi"/>
                <w:b w:val="0"/>
                <w:bCs/>
                <w:sz w:val="20"/>
              </w:rPr>
            </w:rPrChange>
          </w:rPr>
          <w:delText xml:space="preserve"> Stage</w:delText>
        </w:r>
      </w:del>
    </w:p>
    <w:p w14:paraId="7FCCBA06" w14:textId="30F6B143" w:rsidR="00631BF4" w:rsidRPr="00683B98" w:rsidDel="00561D9D" w:rsidRDefault="00631BF4" w:rsidP="00631BF4">
      <w:pPr>
        <w:pStyle w:val="Titre"/>
        <w:spacing w:line="276" w:lineRule="auto"/>
        <w:rPr>
          <w:del w:id="7280" w:author="Dr Mamadou SANOGO" w:date="2023-10-26T15:54:00Z"/>
          <w:rFonts w:asciiTheme="minorHAnsi" w:hAnsiTheme="minorHAnsi"/>
          <w:b w:val="0"/>
          <w:bCs/>
          <w:color w:val="FF0000"/>
          <w:sz w:val="20"/>
          <w:rPrChange w:id="7281" w:author="Dr Mamadou SANOGO" w:date="2023-10-26T15:46:00Z">
            <w:rPr>
              <w:del w:id="7282" w:author="Dr Mamadou SANOGO" w:date="2023-10-26T15:54:00Z"/>
              <w:rFonts w:asciiTheme="minorHAnsi" w:hAnsiTheme="minorHAnsi"/>
              <w:b w:val="0"/>
              <w:bCs/>
              <w:sz w:val="20"/>
            </w:rPr>
          </w:rPrChange>
        </w:rPr>
      </w:pPr>
      <w:del w:id="7283" w:author="Dr Mamadou SANOGO" w:date="2023-10-26T15:54:00Z">
        <w:r w:rsidRPr="00683B98" w:rsidDel="00561D9D">
          <w:rPr>
            <w:rFonts w:asciiTheme="minorHAnsi" w:hAnsiTheme="minorHAnsi"/>
            <w:bCs/>
            <w:color w:val="FF0000"/>
            <w:sz w:val="20"/>
            <w:rPrChange w:id="7284" w:author="Dr Mamadou SANOGO" w:date="2023-10-26T15:46:00Z">
              <w:rPr>
                <w:rFonts w:asciiTheme="minorHAnsi" w:hAnsiTheme="minorHAnsi"/>
                <w:bCs/>
                <w:sz w:val="20"/>
              </w:rPr>
            </w:rPrChange>
          </w:rPr>
          <w:delText>45 heures de stage</w:delText>
        </w:r>
        <w:r w:rsidRPr="00683B98" w:rsidDel="00561D9D">
          <w:rPr>
            <w:rFonts w:asciiTheme="minorHAnsi" w:hAnsiTheme="minorHAnsi"/>
            <w:b w:val="0"/>
            <w:bCs/>
            <w:color w:val="FF0000"/>
            <w:sz w:val="20"/>
            <w:rPrChange w:id="7285" w:author="Dr Mamadou SANOGO" w:date="2023-10-26T15:46:00Z">
              <w:rPr>
                <w:rFonts w:asciiTheme="minorHAnsi" w:hAnsiTheme="minorHAnsi"/>
                <w:b w:val="0"/>
                <w:bCs/>
                <w:sz w:val="20"/>
              </w:rPr>
            </w:rPrChange>
          </w:rPr>
          <w:delText>= 1 crédit</w:delText>
        </w:r>
      </w:del>
    </w:p>
    <w:p w14:paraId="6C09827F" w14:textId="02FB2E8F" w:rsidR="00631BF4" w:rsidRPr="00683B98" w:rsidDel="00561D9D" w:rsidRDefault="00631BF4" w:rsidP="00631BF4">
      <w:pPr>
        <w:pStyle w:val="Titre"/>
        <w:spacing w:line="276" w:lineRule="auto"/>
        <w:rPr>
          <w:del w:id="7286" w:author="Dr Mamadou SANOGO" w:date="2023-10-26T15:54:00Z"/>
          <w:rFonts w:asciiTheme="minorHAnsi" w:hAnsiTheme="minorHAnsi"/>
          <w:b w:val="0"/>
          <w:bCs/>
          <w:color w:val="FF0000"/>
          <w:sz w:val="20"/>
          <w:rPrChange w:id="7287" w:author="Dr Mamadou SANOGO" w:date="2023-10-26T15:46:00Z">
            <w:rPr>
              <w:del w:id="7288" w:author="Dr Mamadou SANOGO" w:date="2023-10-26T15:54:00Z"/>
              <w:rFonts w:asciiTheme="minorHAnsi" w:hAnsiTheme="minorHAnsi"/>
              <w:b w:val="0"/>
              <w:bCs/>
              <w:sz w:val="20"/>
            </w:rPr>
          </w:rPrChange>
        </w:rPr>
      </w:pPr>
    </w:p>
    <w:tbl>
      <w:tblPr>
        <w:tblW w:w="5663"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7"/>
        <w:gridCol w:w="566"/>
        <w:gridCol w:w="1779"/>
        <w:gridCol w:w="1809"/>
        <w:gridCol w:w="649"/>
        <w:gridCol w:w="847"/>
        <w:gridCol w:w="1882"/>
        <w:gridCol w:w="1413"/>
      </w:tblGrid>
      <w:tr w:rsidR="00683B98" w:rsidRPr="00683B98" w:rsidDel="00561D9D" w14:paraId="29A4A257" w14:textId="6FEDA908" w:rsidTr="00F26652">
        <w:trPr>
          <w:cantSplit/>
          <w:trHeight w:val="845"/>
          <w:del w:id="7289" w:author="Dr Mamadou SANOGO" w:date="2023-10-26T15:54:00Z"/>
        </w:trPr>
        <w:tc>
          <w:tcPr>
            <w:tcW w:w="797" w:type="pct"/>
            <w:tcBorders>
              <w:top w:val="single" w:sz="4" w:space="0" w:color="auto"/>
              <w:left w:val="single" w:sz="4" w:space="0" w:color="auto"/>
              <w:bottom w:val="single" w:sz="4" w:space="0" w:color="auto"/>
              <w:right w:val="single" w:sz="4" w:space="0" w:color="auto"/>
            </w:tcBorders>
            <w:hideMark/>
          </w:tcPr>
          <w:p w14:paraId="43E027F7" w14:textId="240EA5D2" w:rsidR="00631BF4" w:rsidRPr="00683B98" w:rsidDel="00561D9D" w:rsidRDefault="00631BF4" w:rsidP="00F26652">
            <w:pPr>
              <w:tabs>
                <w:tab w:val="left" w:pos="567"/>
                <w:tab w:val="left" w:pos="1276"/>
                <w:tab w:val="left" w:pos="2127"/>
              </w:tabs>
              <w:spacing w:line="240" w:lineRule="auto"/>
              <w:jc w:val="center"/>
              <w:rPr>
                <w:del w:id="7290" w:author="Dr Mamadou SANOGO" w:date="2023-10-26T15:54:00Z"/>
                <w:rFonts w:asciiTheme="minorHAnsi" w:hAnsiTheme="minorHAnsi"/>
                <w:b/>
                <w:bCs/>
                <w:color w:val="FF0000"/>
                <w:sz w:val="18"/>
                <w:szCs w:val="20"/>
                <w:rPrChange w:id="7291" w:author="Dr Mamadou SANOGO" w:date="2023-10-26T15:46:00Z">
                  <w:rPr>
                    <w:del w:id="7292" w:author="Dr Mamadou SANOGO" w:date="2023-10-26T15:54:00Z"/>
                    <w:rFonts w:asciiTheme="minorHAnsi" w:hAnsiTheme="minorHAnsi"/>
                    <w:b/>
                    <w:bCs/>
                    <w:color w:val="000000" w:themeColor="text1"/>
                    <w:sz w:val="18"/>
                    <w:szCs w:val="20"/>
                  </w:rPr>
                </w:rPrChange>
              </w:rPr>
            </w:pPr>
            <w:del w:id="7293" w:author="Dr Mamadou SANOGO" w:date="2023-10-26T15:54:00Z">
              <w:r w:rsidRPr="00683B98" w:rsidDel="00561D9D">
                <w:rPr>
                  <w:rFonts w:asciiTheme="minorHAnsi" w:hAnsiTheme="minorHAnsi"/>
                  <w:b/>
                  <w:bCs/>
                  <w:color w:val="FF0000"/>
                  <w:sz w:val="18"/>
                  <w:szCs w:val="20"/>
                  <w:rPrChange w:id="7294" w:author="Dr Mamadou SANOGO" w:date="2023-10-26T15:46:00Z">
                    <w:rPr>
                      <w:rFonts w:asciiTheme="minorHAnsi" w:hAnsiTheme="minorHAnsi"/>
                      <w:b/>
                      <w:bCs/>
                      <w:color w:val="000000" w:themeColor="text1"/>
                      <w:sz w:val="18"/>
                      <w:szCs w:val="20"/>
                    </w:rPr>
                  </w:rPrChange>
                </w:rPr>
                <w:delText>Unités d’Enseignement</w:delText>
              </w:r>
            </w:del>
          </w:p>
        </w:tc>
        <w:tc>
          <w:tcPr>
            <w:tcW w:w="266" w:type="pct"/>
            <w:tcBorders>
              <w:top w:val="single" w:sz="4" w:space="0" w:color="auto"/>
              <w:left w:val="single" w:sz="4" w:space="0" w:color="auto"/>
              <w:bottom w:val="single" w:sz="4" w:space="0" w:color="auto"/>
              <w:right w:val="single" w:sz="4" w:space="0" w:color="auto"/>
            </w:tcBorders>
            <w:hideMark/>
          </w:tcPr>
          <w:p w14:paraId="096A02E1" w14:textId="4868DD81" w:rsidR="00631BF4" w:rsidRPr="00683B98" w:rsidDel="00561D9D" w:rsidRDefault="00631BF4" w:rsidP="00F26652">
            <w:pPr>
              <w:tabs>
                <w:tab w:val="left" w:pos="567"/>
                <w:tab w:val="left" w:pos="1276"/>
                <w:tab w:val="left" w:pos="2127"/>
              </w:tabs>
              <w:spacing w:line="240" w:lineRule="auto"/>
              <w:jc w:val="center"/>
              <w:rPr>
                <w:del w:id="7295" w:author="Dr Mamadou SANOGO" w:date="2023-10-26T15:54:00Z"/>
                <w:rFonts w:asciiTheme="minorHAnsi" w:hAnsiTheme="minorHAnsi"/>
                <w:b/>
                <w:bCs/>
                <w:color w:val="FF0000"/>
                <w:sz w:val="18"/>
                <w:szCs w:val="20"/>
                <w:rPrChange w:id="7296" w:author="Dr Mamadou SANOGO" w:date="2023-10-26T15:46:00Z">
                  <w:rPr>
                    <w:del w:id="7297" w:author="Dr Mamadou SANOGO" w:date="2023-10-26T15:54:00Z"/>
                    <w:rFonts w:asciiTheme="minorHAnsi" w:hAnsiTheme="minorHAnsi"/>
                    <w:b/>
                    <w:bCs/>
                    <w:color w:val="000000" w:themeColor="text1"/>
                    <w:sz w:val="18"/>
                    <w:szCs w:val="20"/>
                  </w:rPr>
                </w:rPrChange>
              </w:rPr>
            </w:pPr>
            <w:del w:id="7298" w:author="Dr Mamadou SANOGO" w:date="2023-10-26T15:54:00Z">
              <w:r w:rsidRPr="00683B98" w:rsidDel="00561D9D">
                <w:rPr>
                  <w:rFonts w:asciiTheme="minorHAnsi" w:hAnsiTheme="minorHAnsi"/>
                  <w:b/>
                  <w:bCs/>
                  <w:color w:val="FF0000"/>
                  <w:sz w:val="18"/>
                  <w:szCs w:val="20"/>
                  <w:rPrChange w:id="7299" w:author="Dr Mamadou SANOGO" w:date="2023-10-26T15:46:00Z">
                    <w:rPr>
                      <w:rFonts w:asciiTheme="minorHAnsi" w:hAnsiTheme="minorHAnsi"/>
                      <w:b/>
                      <w:bCs/>
                      <w:color w:val="000000" w:themeColor="text1"/>
                      <w:sz w:val="18"/>
                      <w:szCs w:val="20"/>
                    </w:rPr>
                  </w:rPrChange>
                </w:rPr>
                <w:delText>Crédits</w:delText>
              </w:r>
            </w:del>
          </w:p>
        </w:tc>
        <w:tc>
          <w:tcPr>
            <w:tcW w:w="836" w:type="pct"/>
            <w:tcBorders>
              <w:top w:val="single" w:sz="4" w:space="0" w:color="auto"/>
              <w:left w:val="single" w:sz="4" w:space="0" w:color="auto"/>
              <w:bottom w:val="single" w:sz="4" w:space="0" w:color="auto"/>
              <w:right w:val="single" w:sz="4" w:space="0" w:color="auto"/>
            </w:tcBorders>
            <w:hideMark/>
          </w:tcPr>
          <w:p w14:paraId="42FD248A" w14:textId="67306EC8" w:rsidR="00631BF4" w:rsidRPr="00683B98" w:rsidDel="00561D9D" w:rsidRDefault="00631BF4" w:rsidP="00F26652">
            <w:pPr>
              <w:tabs>
                <w:tab w:val="left" w:pos="567"/>
                <w:tab w:val="left" w:pos="1276"/>
                <w:tab w:val="left" w:pos="2127"/>
              </w:tabs>
              <w:spacing w:line="240" w:lineRule="auto"/>
              <w:jc w:val="center"/>
              <w:rPr>
                <w:del w:id="7300" w:author="Dr Mamadou SANOGO" w:date="2023-10-26T15:54:00Z"/>
                <w:rFonts w:asciiTheme="minorHAnsi" w:hAnsiTheme="minorHAnsi"/>
                <w:b/>
                <w:bCs/>
                <w:color w:val="FF0000"/>
                <w:sz w:val="18"/>
                <w:szCs w:val="20"/>
                <w:rPrChange w:id="7301" w:author="Dr Mamadou SANOGO" w:date="2023-10-26T15:46:00Z">
                  <w:rPr>
                    <w:del w:id="7302" w:author="Dr Mamadou SANOGO" w:date="2023-10-26T15:54:00Z"/>
                    <w:rFonts w:asciiTheme="minorHAnsi" w:hAnsiTheme="minorHAnsi"/>
                    <w:b/>
                    <w:bCs/>
                    <w:color w:val="000000" w:themeColor="text1"/>
                    <w:sz w:val="18"/>
                    <w:szCs w:val="20"/>
                  </w:rPr>
                </w:rPrChange>
              </w:rPr>
            </w:pPr>
            <w:del w:id="7303" w:author="Dr Mamadou SANOGO" w:date="2023-10-26T15:54:00Z">
              <w:r w:rsidRPr="00683B98" w:rsidDel="00561D9D">
                <w:rPr>
                  <w:rFonts w:asciiTheme="minorHAnsi" w:hAnsiTheme="minorHAnsi"/>
                  <w:b/>
                  <w:bCs/>
                  <w:color w:val="FF0000"/>
                  <w:sz w:val="18"/>
                  <w:szCs w:val="20"/>
                  <w:rPrChange w:id="7304" w:author="Dr Mamadou SANOGO" w:date="2023-10-26T15:46:00Z">
                    <w:rPr>
                      <w:rFonts w:asciiTheme="minorHAnsi" w:hAnsiTheme="minorHAnsi"/>
                      <w:b/>
                      <w:bCs/>
                      <w:color w:val="000000" w:themeColor="text1"/>
                      <w:sz w:val="18"/>
                      <w:szCs w:val="20"/>
                    </w:rPr>
                  </w:rPrChange>
                </w:rPr>
                <w:delText xml:space="preserve">Compétences </w:delText>
              </w:r>
            </w:del>
          </w:p>
          <w:p w14:paraId="046FA1D2" w14:textId="30DC565B" w:rsidR="00631BF4" w:rsidRPr="00683B98" w:rsidDel="00561D9D" w:rsidRDefault="00631BF4" w:rsidP="00F26652">
            <w:pPr>
              <w:tabs>
                <w:tab w:val="left" w:pos="567"/>
                <w:tab w:val="left" w:pos="1276"/>
                <w:tab w:val="left" w:pos="2127"/>
              </w:tabs>
              <w:spacing w:line="240" w:lineRule="auto"/>
              <w:jc w:val="center"/>
              <w:rPr>
                <w:del w:id="7305" w:author="Dr Mamadou SANOGO" w:date="2023-10-26T15:54:00Z"/>
                <w:rFonts w:asciiTheme="minorHAnsi" w:hAnsiTheme="minorHAnsi"/>
                <w:b/>
                <w:bCs/>
                <w:color w:val="FF0000"/>
                <w:sz w:val="18"/>
                <w:szCs w:val="20"/>
                <w:rPrChange w:id="7306" w:author="Dr Mamadou SANOGO" w:date="2023-10-26T15:46:00Z">
                  <w:rPr>
                    <w:del w:id="7307" w:author="Dr Mamadou SANOGO" w:date="2023-10-26T15:54:00Z"/>
                    <w:rFonts w:asciiTheme="minorHAnsi" w:hAnsiTheme="minorHAnsi"/>
                    <w:b/>
                    <w:bCs/>
                    <w:color w:val="000000" w:themeColor="text1"/>
                    <w:sz w:val="18"/>
                    <w:szCs w:val="20"/>
                  </w:rPr>
                </w:rPrChange>
              </w:rPr>
            </w:pPr>
            <w:del w:id="7308" w:author="Dr Mamadou SANOGO" w:date="2023-10-26T15:54:00Z">
              <w:r w:rsidRPr="00683B98" w:rsidDel="00561D9D">
                <w:rPr>
                  <w:rFonts w:asciiTheme="minorHAnsi" w:hAnsiTheme="minorHAnsi"/>
                  <w:b/>
                  <w:bCs/>
                  <w:color w:val="FF0000"/>
                  <w:sz w:val="18"/>
                  <w:szCs w:val="20"/>
                  <w:rPrChange w:id="7309" w:author="Dr Mamadou SANOGO" w:date="2023-10-26T15:46:00Z">
                    <w:rPr>
                      <w:rFonts w:asciiTheme="minorHAnsi" w:hAnsiTheme="minorHAnsi"/>
                      <w:b/>
                      <w:bCs/>
                      <w:color w:val="000000" w:themeColor="text1"/>
                      <w:sz w:val="18"/>
                      <w:szCs w:val="20"/>
                    </w:rPr>
                  </w:rPrChange>
                </w:rPr>
                <w:delText>et/ou</w:delText>
              </w:r>
            </w:del>
          </w:p>
          <w:p w14:paraId="499FA70B" w14:textId="1418A237" w:rsidR="00631BF4" w:rsidRPr="00683B98" w:rsidDel="00561D9D" w:rsidRDefault="00631BF4" w:rsidP="00F26652">
            <w:pPr>
              <w:tabs>
                <w:tab w:val="left" w:pos="567"/>
                <w:tab w:val="left" w:pos="1276"/>
                <w:tab w:val="left" w:pos="2127"/>
              </w:tabs>
              <w:spacing w:line="240" w:lineRule="auto"/>
              <w:jc w:val="center"/>
              <w:rPr>
                <w:del w:id="7310" w:author="Dr Mamadou SANOGO" w:date="2023-10-26T15:54:00Z"/>
                <w:rFonts w:asciiTheme="minorHAnsi" w:hAnsiTheme="minorHAnsi"/>
                <w:b/>
                <w:bCs/>
                <w:color w:val="FF0000"/>
                <w:sz w:val="18"/>
                <w:szCs w:val="20"/>
                <w:rPrChange w:id="7311" w:author="Dr Mamadou SANOGO" w:date="2023-10-26T15:46:00Z">
                  <w:rPr>
                    <w:del w:id="7312" w:author="Dr Mamadou SANOGO" w:date="2023-10-26T15:54:00Z"/>
                    <w:rFonts w:asciiTheme="minorHAnsi" w:hAnsiTheme="minorHAnsi"/>
                    <w:b/>
                    <w:bCs/>
                    <w:color w:val="000000" w:themeColor="text1"/>
                    <w:sz w:val="18"/>
                    <w:szCs w:val="20"/>
                  </w:rPr>
                </w:rPrChange>
              </w:rPr>
            </w:pPr>
            <w:del w:id="7313" w:author="Dr Mamadou SANOGO" w:date="2023-10-26T15:54:00Z">
              <w:r w:rsidRPr="00683B98" w:rsidDel="00561D9D">
                <w:rPr>
                  <w:rFonts w:asciiTheme="minorHAnsi" w:hAnsiTheme="minorHAnsi"/>
                  <w:b/>
                  <w:bCs/>
                  <w:color w:val="FF0000"/>
                  <w:sz w:val="18"/>
                  <w:szCs w:val="20"/>
                  <w:rPrChange w:id="7314" w:author="Dr Mamadou SANOGO" w:date="2023-10-26T15:46:00Z">
                    <w:rPr>
                      <w:rFonts w:asciiTheme="minorHAnsi" w:hAnsiTheme="minorHAnsi"/>
                      <w:b/>
                      <w:bCs/>
                      <w:color w:val="000000" w:themeColor="text1"/>
                      <w:sz w:val="18"/>
                      <w:szCs w:val="20"/>
                    </w:rPr>
                  </w:rPrChange>
                </w:rPr>
                <w:delText xml:space="preserve"> connaissances attendues</w:delText>
              </w:r>
            </w:del>
          </w:p>
        </w:tc>
        <w:tc>
          <w:tcPr>
            <w:tcW w:w="850" w:type="pct"/>
            <w:tcBorders>
              <w:top w:val="single" w:sz="4" w:space="0" w:color="auto"/>
              <w:left w:val="single" w:sz="4" w:space="0" w:color="auto"/>
              <w:bottom w:val="single" w:sz="4" w:space="0" w:color="auto"/>
              <w:right w:val="single" w:sz="4" w:space="0" w:color="auto"/>
            </w:tcBorders>
            <w:hideMark/>
          </w:tcPr>
          <w:p w14:paraId="0CD81BDA" w14:textId="613AA724" w:rsidR="00631BF4" w:rsidRPr="00683B98" w:rsidDel="00561D9D" w:rsidRDefault="00631BF4" w:rsidP="00F26652">
            <w:pPr>
              <w:tabs>
                <w:tab w:val="left" w:pos="567"/>
                <w:tab w:val="left" w:pos="1276"/>
                <w:tab w:val="left" w:pos="2127"/>
              </w:tabs>
              <w:spacing w:line="240" w:lineRule="auto"/>
              <w:jc w:val="center"/>
              <w:rPr>
                <w:del w:id="7315" w:author="Dr Mamadou SANOGO" w:date="2023-10-26T15:54:00Z"/>
                <w:rFonts w:asciiTheme="minorHAnsi" w:hAnsiTheme="minorHAnsi"/>
                <w:b/>
                <w:bCs/>
                <w:color w:val="FF0000"/>
                <w:sz w:val="18"/>
                <w:szCs w:val="20"/>
                <w:rPrChange w:id="7316" w:author="Dr Mamadou SANOGO" w:date="2023-10-26T15:46:00Z">
                  <w:rPr>
                    <w:del w:id="7317" w:author="Dr Mamadou SANOGO" w:date="2023-10-26T15:54:00Z"/>
                    <w:rFonts w:asciiTheme="minorHAnsi" w:hAnsiTheme="minorHAnsi"/>
                    <w:b/>
                    <w:bCs/>
                    <w:color w:val="000000" w:themeColor="text1"/>
                    <w:sz w:val="18"/>
                    <w:szCs w:val="20"/>
                  </w:rPr>
                </w:rPrChange>
              </w:rPr>
            </w:pPr>
            <w:del w:id="7318" w:author="Dr Mamadou SANOGO" w:date="2023-10-26T15:54:00Z">
              <w:r w:rsidRPr="00683B98" w:rsidDel="00561D9D">
                <w:rPr>
                  <w:rFonts w:asciiTheme="minorHAnsi" w:hAnsiTheme="minorHAnsi"/>
                  <w:b/>
                  <w:bCs/>
                  <w:color w:val="FF0000"/>
                  <w:sz w:val="18"/>
                  <w:szCs w:val="20"/>
                  <w:rPrChange w:id="7319" w:author="Dr Mamadou SANOGO" w:date="2023-10-26T15:46:00Z">
                    <w:rPr>
                      <w:rFonts w:asciiTheme="minorHAnsi" w:hAnsiTheme="minorHAnsi"/>
                      <w:b/>
                      <w:bCs/>
                      <w:color w:val="000000" w:themeColor="text1"/>
                      <w:sz w:val="18"/>
                      <w:szCs w:val="20"/>
                    </w:rPr>
                  </w:rPrChange>
                </w:rPr>
                <w:delText>Disciplines concernées</w:delText>
              </w:r>
            </w:del>
          </w:p>
        </w:tc>
        <w:tc>
          <w:tcPr>
            <w:tcW w:w="305" w:type="pct"/>
            <w:tcBorders>
              <w:top w:val="single" w:sz="4" w:space="0" w:color="auto"/>
              <w:left w:val="single" w:sz="4" w:space="0" w:color="auto"/>
              <w:bottom w:val="single" w:sz="4" w:space="0" w:color="auto"/>
              <w:right w:val="single" w:sz="4" w:space="0" w:color="auto"/>
            </w:tcBorders>
            <w:hideMark/>
          </w:tcPr>
          <w:p w14:paraId="59B13F47" w14:textId="66C0C6FC" w:rsidR="00631BF4" w:rsidRPr="00683B98" w:rsidDel="00561D9D" w:rsidRDefault="00631BF4" w:rsidP="00F26652">
            <w:pPr>
              <w:tabs>
                <w:tab w:val="left" w:pos="567"/>
                <w:tab w:val="left" w:pos="1276"/>
                <w:tab w:val="left" w:pos="2127"/>
              </w:tabs>
              <w:spacing w:line="240" w:lineRule="auto"/>
              <w:jc w:val="center"/>
              <w:rPr>
                <w:del w:id="7320" w:author="Dr Mamadou SANOGO" w:date="2023-10-26T15:54:00Z"/>
                <w:rFonts w:asciiTheme="minorHAnsi" w:hAnsiTheme="minorHAnsi"/>
                <w:b/>
                <w:bCs/>
                <w:color w:val="FF0000"/>
                <w:sz w:val="18"/>
                <w:szCs w:val="20"/>
                <w:rPrChange w:id="7321" w:author="Dr Mamadou SANOGO" w:date="2023-10-26T15:46:00Z">
                  <w:rPr>
                    <w:del w:id="7322" w:author="Dr Mamadou SANOGO" w:date="2023-10-26T15:54:00Z"/>
                    <w:rFonts w:asciiTheme="minorHAnsi" w:hAnsiTheme="minorHAnsi"/>
                    <w:b/>
                    <w:bCs/>
                    <w:color w:val="000000" w:themeColor="text1"/>
                    <w:sz w:val="18"/>
                    <w:szCs w:val="20"/>
                  </w:rPr>
                </w:rPrChange>
              </w:rPr>
            </w:pPr>
            <w:del w:id="7323" w:author="Dr Mamadou SANOGO" w:date="2023-10-26T15:54:00Z">
              <w:r w:rsidRPr="00683B98" w:rsidDel="00561D9D">
                <w:rPr>
                  <w:rFonts w:asciiTheme="minorHAnsi" w:hAnsiTheme="minorHAnsi"/>
                  <w:b/>
                  <w:bCs/>
                  <w:color w:val="FF0000"/>
                  <w:sz w:val="18"/>
                  <w:szCs w:val="20"/>
                  <w:rPrChange w:id="7324" w:author="Dr Mamadou SANOGO" w:date="2023-10-26T15:46:00Z">
                    <w:rPr>
                      <w:rFonts w:asciiTheme="minorHAnsi" w:hAnsiTheme="minorHAnsi"/>
                      <w:b/>
                      <w:bCs/>
                      <w:color w:val="000000" w:themeColor="text1"/>
                      <w:sz w:val="18"/>
                      <w:szCs w:val="20"/>
                    </w:rPr>
                  </w:rPrChange>
                </w:rPr>
                <w:delText>Crédits</w:delText>
              </w:r>
            </w:del>
          </w:p>
          <w:p w14:paraId="7FD572C3" w14:textId="3C7B026D" w:rsidR="00631BF4" w:rsidRPr="00683B98" w:rsidDel="00561D9D" w:rsidRDefault="00631BF4" w:rsidP="00F26652">
            <w:pPr>
              <w:tabs>
                <w:tab w:val="left" w:pos="567"/>
                <w:tab w:val="left" w:pos="1276"/>
                <w:tab w:val="left" w:pos="2127"/>
              </w:tabs>
              <w:spacing w:line="240" w:lineRule="auto"/>
              <w:jc w:val="center"/>
              <w:rPr>
                <w:del w:id="7325" w:author="Dr Mamadou SANOGO" w:date="2023-10-26T15:54:00Z"/>
                <w:rFonts w:asciiTheme="minorHAnsi" w:hAnsiTheme="minorHAnsi"/>
                <w:b/>
                <w:bCs/>
                <w:color w:val="FF0000"/>
                <w:sz w:val="18"/>
                <w:szCs w:val="20"/>
                <w:rPrChange w:id="7326" w:author="Dr Mamadou SANOGO" w:date="2023-10-26T15:46:00Z">
                  <w:rPr>
                    <w:del w:id="7327" w:author="Dr Mamadou SANOGO" w:date="2023-10-26T15:54:00Z"/>
                    <w:rFonts w:asciiTheme="minorHAnsi" w:hAnsiTheme="minorHAnsi"/>
                    <w:b/>
                    <w:bCs/>
                    <w:color w:val="000000" w:themeColor="text1"/>
                    <w:sz w:val="18"/>
                    <w:szCs w:val="20"/>
                  </w:rPr>
                </w:rPrChange>
              </w:rPr>
            </w:pPr>
            <w:del w:id="7328" w:author="Dr Mamadou SANOGO" w:date="2023-10-26T15:54:00Z">
              <w:r w:rsidRPr="00683B98" w:rsidDel="00561D9D">
                <w:rPr>
                  <w:rFonts w:asciiTheme="minorHAnsi" w:hAnsiTheme="minorHAnsi"/>
                  <w:b/>
                  <w:bCs/>
                  <w:color w:val="FF0000"/>
                  <w:sz w:val="18"/>
                  <w:szCs w:val="20"/>
                  <w:rPrChange w:id="7329" w:author="Dr Mamadou SANOGO" w:date="2023-10-26T15:46:00Z">
                    <w:rPr>
                      <w:rFonts w:asciiTheme="minorHAnsi" w:hAnsiTheme="minorHAnsi"/>
                      <w:b/>
                      <w:bCs/>
                      <w:color w:val="000000" w:themeColor="text1"/>
                      <w:sz w:val="18"/>
                      <w:szCs w:val="20"/>
                    </w:rPr>
                  </w:rPrChange>
                </w:rPr>
                <w:delText>par discipline</w:delText>
              </w:r>
            </w:del>
          </w:p>
        </w:tc>
        <w:tc>
          <w:tcPr>
            <w:tcW w:w="398" w:type="pct"/>
            <w:tcBorders>
              <w:top w:val="single" w:sz="4" w:space="0" w:color="auto"/>
              <w:left w:val="single" w:sz="4" w:space="0" w:color="auto"/>
              <w:bottom w:val="single" w:sz="4" w:space="0" w:color="auto"/>
              <w:right w:val="single" w:sz="4" w:space="0" w:color="auto"/>
            </w:tcBorders>
            <w:hideMark/>
          </w:tcPr>
          <w:p w14:paraId="3AA0993A" w14:textId="143C0550" w:rsidR="00631BF4" w:rsidRPr="00683B98" w:rsidDel="00561D9D" w:rsidRDefault="00631BF4" w:rsidP="00F26652">
            <w:pPr>
              <w:tabs>
                <w:tab w:val="left" w:pos="567"/>
                <w:tab w:val="left" w:pos="1276"/>
                <w:tab w:val="left" w:pos="2127"/>
              </w:tabs>
              <w:spacing w:line="240" w:lineRule="auto"/>
              <w:jc w:val="center"/>
              <w:rPr>
                <w:del w:id="7330" w:author="Dr Mamadou SANOGO" w:date="2023-10-26T15:54:00Z"/>
                <w:rFonts w:asciiTheme="minorHAnsi" w:hAnsiTheme="minorHAnsi"/>
                <w:b/>
                <w:bCs/>
                <w:color w:val="FF0000"/>
                <w:sz w:val="18"/>
                <w:szCs w:val="20"/>
                <w:rPrChange w:id="7331" w:author="Dr Mamadou SANOGO" w:date="2023-10-26T15:46:00Z">
                  <w:rPr>
                    <w:del w:id="7332" w:author="Dr Mamadou SANOGO" w:date="2023-10-26T15:54:00Z"/>
                    <w:rFonts w:asciiTheme="minorHAnsi" w:hAnsiTheme="minorHAnsi"/>
                    <w:b/>
                    <w:bCs/>
                    <w:color w:val="000000" w:themeColor="text1"/>
                    <w:sz w:val="18"/>
                    <w:szCs w:val="20"/>
                  </w:rPr>
                </w:rPrChange>
              </w:rPr>
            </w:pPr>
            <w:del w:id="7333" w:author="Dr Mamadou SANOGO" w:date="2023-10-26T15:54:00Z">
              <w:r w:rsidRPr="00683B98" w:rsidDel="00561D9D">
                <w:rPr>
                  <w:rFonts w:asciiTheme="minorHAnsi" w:hAnsiTheme="minorHAnsi"/>
                  <w:b/>
                  <w:bCs/>
                  <w:color w:val="FF0000"/>
                  <w:sz w:val="18"/>
                  <w:szCs w:val="20"/>
                  <w:rPrChange w:id="7334" w:author="Dr Mamadou SANOGO" w:date="2023-10-26T15:46:00Z">
                    <w:rPr>
                      <w:rFonts w:asciiTheme="minorHAnsi" w:hAnsiTheme="minorHAnsi"/>
                      <w:b/>
                      <w:bCs/>
                      <w:color w:val="000000" w:themeColor="text1"/>
                      <w:sz w:val="18"/>
                      <w:szCs w:val="20"/>
                    </w:rPr>
                  </w:rPrChange>
                </w:rPr>
                <w:delText xml:space="preserve">Durée totale </w:delText>
              </w:r>
            </w:del>
          </w:p>
          <w:p w14:paraId="3E231F9C" w14:textId="0AA2E177" w:rsidR="00631BF4" w:rsidRPr="00683B98" w:rsidDel="00561D9D" w:rsidRDefault="00631BF4" w:rsidP="00F26652">
            <w:pPr>
              <w:tabs>
                <w:tab w:val="left" w:pos="567"/>
                <w:tab w:val="left" w:pos="1276"/>
                <w:tab w:val="left" w:pos="2127"/>
              </w:tabs>
              <w:spacing w:line="240" w:lineRule="auto"/>
              <w:jc w:val="center"/>
              <w:rPr>
                <w:del w:id="7335" w:author="Dr Mamadou SANOGO" w:date="2023-10-26T15:54:00Z"/>
                <w:rFonts w:asciiTheme="minorHAnsi" w:hAnsiTheme="minorHAnsi"/>
                <w:b/>
                <w:bCs/>
                <w:color w:val="FF0000"/>
                <w:sz w:val="18"/>
                <w:szCs w:val="20"/>
                <w:rPrChange w:id="7336" w:author="Dr Mamadou SANOGO" w:date="2023-10-26T15:46:00Z">
                  <w:rPr>
                    <w:del w:id="7337" w:author="Dr Mamadou SANOGO" w:date="2023-10-26T15:54:00Z"/>
                    <w:rFonts w:asciiTheme="minorHAnsi" w:hAnsiTheme="minorHAnsi"/>
                    <w:b/>
                    <w:bCs/>
                    <w:color w:val="000000" w:themeColor="text1"/>
                    <w:sz w:val="18"/>
                    <w:szCs w:val="20"/>
                  </w:rPr>
                </w:rPrChange>
              </w:rPr>
            </w:pPr>
            <w:del w:id="7338" w:author="Dr Mamadou SANOGO" w:date="2023-10-26T15:54:00Z">
              <w:r w:rsidRPr="00683B98" w:rsidDel="00561D9D">
                <w:rPr>
                  <w:rFonts w:asciiTheme="minorHAnsi" w:hAnsiTheme="minorHAnsi"/>
                  <w:b/>
                  <w:bCs/>
                  <w:color w:val="FF0000"/>
                  <w:sz w:val="18"/>
                  <w:szCs w:val="20"/>
                  <w:rPrChange w:id="7339" w:author="Dr Mamadou SANOGO" w:date="2023-10-26T15:46:00Z">
                    <w:rPr>
                      <w:rFonts w:asciiTheme="minorHAnsi" w:hAnsiTheme="minorHAnsi"/>
                      <w:b/>
                      <w:bCs/>
                      <w:color w:val="000000" w:themeColor="text1"/>
                      <w:sz w:val="18"/>
                      <w:szCs w:val="20"/>
                    </w:rPr>
                  </w:rPrChange>
                </w:rPr>
                <w:delText>par étudiant                 (en heures) CM/TD/TP/S</w:delText>
              </w:r>
            </w:del>
          </w:p>
        </w:tc>
        <w:tc>
          <w:tcPr>
            <w:tcW w:w="884" w:type="pct"/>
            <w:tcBorders>
              <w:top w:val="single" w:sz="4" w:space="0" w:color="auto"/>
              <w:left w:val="single" w:sz="4" w:space="0" w:color="auto"/>
              <w:bottom w:val="single" w:sz="4" w:space="0" w:color="auto"/>
              <w:right w:val="single" w:sz="4" w:space="0" w:color="auto"/>
            </w:tcBorders>
            <w:hideMark/>
          </w:tcPr>
          <w:p w14:paraId="64807FD5" w14:textId="759A4BFE" w:rsidR="00631BF4" w:rsidRPr="00683B98" w:rsidDel="00561D9D" w:rsidRDefault="00631BF4" w:rsidP="00F26652">
            <w:pPr>
              <w:tabs>
                <w:tab w:val="left" w:pos="567"/>
                <w:tab w:val="left" w:pos="1276"/>
                <w:tab w:val="left" w:pos="2127"/>
              </w:tabs>
              <w:spacing w:line="240" w:lineRule="auto"/>
              <w:jc w:val="center"/>
              <w:rPr>
                <w:del w:id="7340" w:author="Dr Mamadou SANOGO" w:date="2023-10-26T15:54:00Z"/>
                <w:rFonts w:asciiTheme="minorHAnsi" w:hAnsiTheme="minorHAnsi"/>
                <w:b/>
                <w:bCs/>
                <w:color w:val="FF0000"/>
                <w:sz w:val="18"/>
                <w:szCs w:val="20"/>
                <w:rPrChange w:id="7341" w:author="Dr Mamadou SANOGO" w:date="2023-10-26T15:46:00Z">
                  <w:rPr>
                    <w:del w:id="7342" w:author="Dr Mamadou SANOGO" w:date="2023-10-26T15:54:00Z"/>
                    <w:rFonts w:asciiTheme="minorHAnsi" w:hAnsiTheme="minorHAnsi"/>
                    <w:b/>
                    <w:bCs/>
                    <w:color w:val="000000" w:themeColor="text1"/>
                    <w:sz w:val="18"/>
                    <w:szCs w:val="20"/>
                  </w:rPr>
                </w:rPrChange>
              </w:rPr>
            </w:pPr>
            <w:del w:id="7343" w:author="Dr Mamadou SANOGO" w:date="2023-10-26T15:54:00Z">
              <w:r w:rsidRPr="00683B98" w:rsidDel="00561D9D">
                <w:rPr>
                  <w:rFonts w:asciiTheme="minorHAnsi" w:hAnsiTheme="minorHAnsi"/>
                  <w:b/>
                  <w:bCs/>
                  <w:color w:val="FF0000"/>
                  <w:sz w:val="18"/>
                  <w:szCs w:val="20"/>
                  <w:rPrChange w:id="7344" w:author="Dr Mamadou SANOGO" w:date="2023-10-26T15:46:00Z">
                    <w:rPr>
                      <w:rFonts w:asciiTheme="minorHAnsi" w:hAnsiTheme="minorHAnsi"/>
                      <w:b/>
                      <w:bCs/>
                      <w:color w:val="000000" w:themeColor="text1"/>
                      <w:sz w:val="18"/>
                      <w:szCs w:val="20"/>
                    </w:rPr>
                  </w:rPrChange>
                </w:rPr>
                <w:delText>Modalités d’enseignement</w:delText>
              </w:r>
            </w:del>
          </w:p>
        </w:tc>
        <w:tc>
          <w:tcPr>
            <w:tcW w:w="664" w:type="pct"/>
            <w:tcBorders>
              <w:top w:val="single" w:sz="4" w:space="0" w:color="auto"/>
              <w:left w:val="single" w:sz="4" w:space="0" w:color="auto"/>
              <w:bottom w:val="single" w:sz="4" w:space="0" w:color="auto"/>
              <w:right w:val="single" w:sz="4" w:space="0" w:color="auto"/>
            </w:tcBorders>
            <w:hideMark/>
          </w:tcPr>
          <w:p w14:paraId="30B4F841" w14:textId="4533D135" w:rsidR="00631BF4" w:rsidRPr="00683B98" w:rsidDel="00561D9D" w:rsidRDefault="00631BF4" w:rsidP="00F26652">
            <w:pPr>
              <w:tabs>
                <w:tab w:val="left" w:pos="567"/>
                <w:tab w:val="left" w:pos="1276"/>
                <w:tab w:val="left" w:pos="2127"/>
              </w:tabs>
              <w:spacing w:line="240" w:lineRule="auto"/>
              <w:jc w:val="center"/>
              <w:rPr>
                <w:del w:id="7345" w:author="Dr Mamadou SANOGO" w:date="2023-10-26T15:54:00Z"/>
                <w:rFonts w:asciiTheme="minorHAnsi" w:hAnsiTheme="minorHAnsi"/>
                <w:b/>
                <w:bCs/>
                <w:color w:val="FF0000"/>
                <w:sz w:val="18"/>
                <w:szCs w:val="20"/>
                <w:rPrChange w:id="7346" w:author="Dr Mamadou SANOGO" w:date="2023-10-26T15:46:00Z">
                  <w:rPr>
                    <w:del w:id="7347" w:author="Dr Mamadou SANOGO" w:date="2023-10-26T15:54:00Z"/>
                    <w:rFonts w:asciiTheme="minorHAnsi" w:hAnsiTheme="minorHAnsi"/>
                    <w:b/>
                    <w:bCs/>
                    <w:color w:val="000000" w:themeColor="text1"/>
                    <w:sz w:val="18"/>
                    <w:szCs w:val="20"/>
                  </w:rPr>
                </w:rPrChange>
              </w:rPr>
            </w:pPr>
            <w:del w:id="7348" w:author="Dr Mamadou SANOGO" w:date="2023-10-26T15:54:00Z">
              <w:r w:rsidRPr="00683B98" w:rsidDel="00561D9D">
                <w:rPr>
                  <w:rFonts w:asciiTheme="minorHAnsi" w:hAnsiTheme="minorHAnsi"/>
                  <w:b/>
                  <w:bCs/>
                  <w:color w:val="FF0000"/>
                  <w:sz w:val="18"/>
                  <w:szCs w:val="20"/>
                  <w:rPrChange w:id="7349"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7EC6EF3A" w14:textId="76055605" w:rsidTr="00F26652">
        <w:trPr>
          <w:cantSplit/>
          <w:trHeight w:val="20"/>
          <w:del w:id="7350"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2BF4BD72" w14:textId="7502ABC4" w:rsidR="00631BF4" w:rsidRPr="00683B98" w:rsidDel="00561D9D" w:rsidRDefault="00631BF4" w:rsidP="00F26652">
            <w:pPr>
              <w:spacing w:line="240" w:lineRule="auto"/>
              <w:rPr>
                <w:del w:id="7351" w:author="Dr Mamadou SANOGO" w:date="2023-10-26T15:54:00Z"/>
                <w:rFonts w:asciiTheme="minorHAnsi" w:hAnsiTheme="minorHAnsi"/>
                <w:b/>
                <w:color w:val="FF0000"/>
                <w:sz w:val="20"/>
                <w:szCs w:val="20"/>
                <w:rPrChange w:id="7352" w:author="Dr Mamadou SANOGO" w:date="2023-10-26T15:46:00Z">
                  <w:rPr>
                    <w:del w:id="7353" w:author="Dr Mamadou SANOGO" w:date="2023-10-26T15:54:00Z"/>
                    <w:rFonts w:asciiTheme="minorHAnsi" w:hAnsiTheme="minorHAnsi"/>
                    <w:b/>
                    <w:color w:val="000000" w:themeColor="text1"/>
                    <w:sz w:val="20"/>
                    <w:szCs w:val="20"/>
                  </w:rPr>
                </w:rPrChange>
              </w:rPr>
            </w:pPr>
            <w:del w:id="7354" w:author="Dr Mamadou SANOGO" w:date="2023-10-26T15:54:00Z">
              <w:r w:rsidRPr="00683B98" w:rsidDel="00561D9D">
                <w:rPr>
                  <w:rFonts w:asciiTheme="minorHAnsi" w:hAnsiTheme="minorHAnsi"/>
                  <w:b/>
                  <w:bCs/>
                  <w:color w:val="FF0000"/>
                  <w:sz w:val="20"/>
                  <w:szCs w:val="20"/>
                  <w:rPrChange w:id="7355" w:author="Dr Mamadou SANOGO" w:date="2023-10-26T15:46:00Z">
                    <w:rPr>
                      <w:rFonts w:asciiTheme="minorHAnsi" w:hAnsiTheme="minorHAnsi"/>
                      <w:b/>
                      <w:bCs/>
                      <w:color w:val="000000" w:themeColor="text1"/>
                      <w:sz w:val="20"/>
                      <w:szCs w:val="20"/>
                    </w:rPr>
                  </w:rPrChange>
                </w:rPr>
                <w:delText>FTE2301</w:delText>
              </w:r>
            </w:del>
          </w:p>
          <w:p w14:paraId="67149015" w14:textId="2F769304" w:rsidR="00631BF4" w:rsidRPr="00683B98" w:rsidDel="00561D9D" w:rsidRDefault="00631BF4" w:rsidP="00F26652">
            <w:pPr>
              <w:spacing w:line="240" w:lineRule="auto"/>
              <w:rPr>
                <w:del w:id="7356" w:author="Dr Mamadou SANOGO" w:date="2023-10-26T15:54:00Z"/>
                <w:rFonts w:asciiTheme="minorHAnsi" w:hAnsiTheme="minorHAnsi"/>
                <w:b/>
                <w:color w:val="FF0000"/>
                <w:sz w:val="20"/>
                <w:szCs w:val="20"/>
                <w:rPrChange w:id="7357" w:author="Dr Mamadou SANOGO" w:date="2023-10-26T15:46:00Z">
                  <w:rPr>
                    <w:del w:id="7358" w:author="Dr Mamadou SANOGO" w:date="2023-10-26T15:54:00Z"/>
                    <w:rFonts w:asciiTheme="minorHAnsi" w:hAnsiTheme="minorHAnsi"/>
                    <w:b/>
                    <w:color w:val="000000" w:themeColor="text1"/>
                    <w:sz w:val="20"/>
                    <w:szCs w:val="20"/>
                  </w:rPr>
                </w:rPrChange>
              </w:rPr>
            </w:pPr>
            <w:del w:id="7359" w:author="Dr Mamadou SANOGO" w:date="2023-10-26T15:54:00Z">
              <w:r w:rsidRPr="00683B98" w:rsidDel="00561D9D">
                <w:rPr>
                  <w:rFonts w:asciiTheme="minorHAnsi" w:hAnsiTheme="minorHAnsi"/>
                  <w:b/>
                  <w:color w:val="FF0000"/>
                  <w:sz w:val="20"/>
                  <w:szCs w:val="20"/>
                  <w:rPrChange w:id="7360" w:author="Dr Mamadou SANOGO" w:date="2023-10-26T15:46:00Z">
                    <w:rPr>
                      <w:rFonts w:asciiTheme="minorHAnsi" w:hAnsiTheme="minorHAnsi"/>
                      <w:b/>
                      <w:color w:val="000000" w:themeColor="text1"/>
                      <w:sz w:val="20"/>
                      <w:szCs w:val="20"/>
                    </w:rPr>
                  </w:rPrChange>
                </w:rPr>
                <w:delText xml:space="preserve">Fonction de travail de l’épidémiologiste </w:delText>
              </w:r>
            </w:del>
          </w:p>
        </w:tc>
        <w:tc>
          <w:tcPr>
            <w:tcW w:w="266" w:type="pct"/>
            <w:vMerge w:val="restart"/>
            <w:tcBorders>
              <w:top w:val="single" w:sz="4" w:space="0" w:color="auto"/>
              <w:left w:val="single" w:sz="4" w:space="0" w:color="auto"/>
              <w:right w:val="single" w:sz="4" w:space="0" w:color="auto"/>
            </w:tcBorders>
            <w:vAlign w:val="center"/>
          </w:tcPr>
          <w:p w14:paraId="1AE87562" w14:textId="676B91EA" w:rsidR="00631BF4" w:rsidRPr="00683B98" w:rsidDel="00561D9D" w:rsidRDefault="00631BF4" w:rsidP="00F26652">
            <w:pPr>
              <w:spacing w:line="240" w:lineRule="auto"/>
              <w:jc w:val="center"/>
              <w:rPr>
                <w:del w:id="7361" w:author="Dr Mamadou SANOGO" w:date="2023-10-26T15:54:00Z"/>
                <w:rFonts w:asciiTheme="minorHAnsi" w:hAnsiTheme="minorHAnsi"/>
                <w:b/>
                <w:color w:val="FF0000"/>
                <w:sz w:val="20"/>
                <w:szCs w:val="20"/>
                <w:rPrChange w:id="7362" w:author="Dr Mamadou SANOGO" w:date="2023-10-26T15:46:00Z">
                  <w:rPr>
                    <w:del w:id="7363" w:author="Dr Mamadou SANOGO" w:date="2023-10-26T15:54:00Z"/>
                    <w:rFonts w:asciiTheme="minorHAnsi" w:hAnsiTheme="minorHAnsi"/>
                    <w:b/>
                    <w:color w:val="000000" w:themeColor="text1"/>
                    <w:sz w:val="20"/>
                    <w:szCs w:val="20"/>
                  </w:rPr>
                </w:rPrChange>
              </w:rPr>
            </w:pPr>
            <w:del w:id="7364" w:author="Dr Mamadou SANOGO" w:date="2023-10-26T15:54:00Z">
              <w:r w:rsidRPr="00683B98" w:rsidDel="00561D9D">
                <w:rPr>
                  <w:rFonts w:asciiTheme="minorHAnsi" w:hAnsiTheme="minorHAnsi"/>
                  <w:b/>
                  <w:color w:val="FF0000"/>
                  <w:sz w:val="20"/>
                  <w:szCs w:val="20"/>
                  <w:rPrChange w:id="7365" w:author="Dr Mamadou SANOGO" w:date="2023-10-26T15:46:00Z">
                    <w:rPr>
                      <w:rFonts w:asciiTheme="minorHAnsi" w:hAnsiTheme="minorHAnsi"/>
                      <w:b/>
                      <w:color w:val="000000" w:themeColor="text1"/>
                      <w:sz w:val="20"/>
                      <w:szCs w:val="20"/>
                    </w:rPr>
                  </w:rPrChange>
                </w:rPr>
                <w:delText>2</w:delText>
              </w:r>
            </w:del>
          </w:p>
        </w:tc>
        <w:tc>
          <w:tcPr>
            <w:tcW w:w="836" w:type="pct"/>
            <w:vMerge w:val="restart"/>
            <w:tcBorders>
              <w:top w:val="single" w:sz="4" w:space="0" w:color="auto"/>
              <w:left w:val="single" w:sz="4" w:space="0" w:color="auto"/>
              <w:right w:val="single" w:sz="4" w:space="0" w:color="auto"/>
            </w:tcBorders>
            <w:vAlign w:val="center"/>
          </w:tcPr>
          <w:p w14:paraId="62EBFED3" w14:textId="66CD1ABE" w:rsidR="00631BF4" w:rsidRPr="00683B98" w:rsidDel="00561D9D" w:rsidRDefault="00631BF4" w:rsidP="00F26652">
            <w:pPr>
              <w:tabs>
                <w:tab w:val="left" w:pos="567"/>
                <w:tab w:val="left" w:pos="1276"/>
                <w:tab w:val="left" w:pos="2127"/>
              </w:tabs>
              <w:spacing w:line="240" w:lineRule="auto"/>
              <w:rPr>
                <w:del w:id="7366" w:author="Dr Mamadou SANOGO" w:date="2023-10-26T15:54:00Z"/>
                <w:rFonts w:asciiTheme="minorHAnsi" w:hAnsiTheme="minorHAnsi"/>
                <w:bCs/>
                <w:color w:val="FF0000"/>
                <w:sz w:val="20"/>
                <w:szCs w:val="20"/>
                <w:rPrChange w:id="7367" w:author="Dr Mamadou SANOGO" w:date="2023-10-26T15:46:00Z">
                  <w:rPr>
                    <w:del w:id="7368" w:author="Dr Mamadou SANOGO" w:date="2023-10-26T15:54:00Z"/>
                    <w:rFonts w:asciiTheme="minorHAnsi" w:hAnsiTheme="minorHAnsi"/>
                    <w:bCs/>
                    <w:color w:val="000000" w:themeColor="text1"/>
                    <w:sz w:val="20"/>
                    <w:szCs w:val="20"/>
                  </w:rPr>
                </w:rPrChange>
              </w:rPr>
            </w:pPr>
            <w:del w:id="7369" w:author="Dr Mamadou SANOGO" w:date="2023-10-26T15:54:00Z">
              <w:r w:rsidRPr="00683B98" w:rsidDel="00561D9D">
                <w:rPr>
                  <w:rFonts w:asciiTheme="minorHAnsi" w:hAnsiTheme="minorHAnsi"/>
                  <w:bCs/>
                  <w:color w:val="FF0000"/>
                  <w:sz w:val="20"/>
                  <w:szCs w:val="20"/>
                  <w:rPrChange w:id="7370" w:author="Dr Mamadou SANOGO" w:date="2023-10-26T15:46:00Z">
                    <w:rPr>
                      <w:rFonts w:asciiTheme="minorHAnsi" w:hAnsiTheme="minorHAnsi"/>
                      <w:bCs/>
                      <w:color w:val="000000" w:themeColor="text1"/>
                      <w:sz w:val="20"/>
                      <w:szCs w:val="20"/>
                    </w:rPr>
                  </w:rPrChange>
                </w:rPr>
                <w:delText>Maitriser la politique nationale en matière santé publique/épidémiologie ;Maîtriser la législation en matière de santé publique /épidémiologie ;Décrire la fonction de l’épidémiologiste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29BD6C5" w14:textId="1335A6CE" w:rsidR="00631BF4" w:rsidRPr="00683B98" w:rsidDel="00561D9D" w:rsidRDefault="00631BF4" w:rsidP="00F26652">
            <w:pPr>
              <w:tabs>
                <w:tab w:val="left" w:pos="567"/>
                <w:tab w:val="left" w:pos="1276"/>
                <w:tab w:val="left" w:pos="2127"/>
              </w:tabs>
              <w:spacing w:line="240" w:lineRule="auto"/>
              <w:rPr>
                <w:del w:id="7371" w:author="Dr Mamadou SANOGO" w:date="2023-10-26T15:54:00Z"/>
                <w:rFonts w:asciiTheme="minorHAnsi" w:hAnsiTheme="minorHAnsi"/>
                <w:bCs/>
                <w:color w:val="FF0000"/>
                <w:sz w:val="20"/>
                <w:szCs w:val="20"/>
                <w:rPrChange w:id="7372" w:author="Dr Mamadou SANOGO" w:date="2023-10-26T15:46:00Z">
                  <w:rPr>
                    <w:del w:id="7373" w:author="Dr Mamadou SANOGO" w:date="2023-10-26T15:54:00Z"/>
                    <w:rFonts w:asciiTheme="minorHAnsi" w:hAnsiTheme="minorHAnsi"/>
                    <w:bCs/>
                    <w:color w:val="000000" w:themeColor="text1"/>
                    <w:sz w:val="20"/>
                    <w:szCs w:val="20"/>
                  </w:rPr>
                </w:rPrChange>
              </w:rPr>
            </w:pPr>
            <w:del w:id="7374" w:author="Dr Mamadou SANOGO" w:date="2023-10-26T15:54:00Z">
              <w:r w:rsidRPr="00683B98" w:rsidDel="00561D9D">
                <w:rPr>
                  <w:rFonts w:asciiTheme="minorHAnsi" w:hAnsiTheme="minorHAnsi"/>
                  <w:bCs/>
                  <w:color w:val="FF0000"/>
                  <w:sz w:val="20"/>
                  <w:szCs w:val="20"/>
                  <w:rPrChange w:id="7375" w:author="Dr Mamadou SANOGO" w:date="2023-10-26T15:46:00Z">
                    <w:rPr>
                      <w:rFonts w:asciiTheme="minorHAnsi" w:hAnsiTheme="minorHAnsi"/>
                      <w:bCs/>
                      <w:color w:val="000000" w:themeColor="text1"/>
                      <w:sz w:val="20"/>
                      <w:szCs w:val="20"/>
                    </w:rPr>
                  </w:rPrChange>
                </w:rPr>
                <w:delText>Conditions d'exercice et tâches de l’épidémiologiste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F8B0F8A" w14:textId="7CE4479E" w:rsidR="00631BF4" w:rsidRPr="00683B98" w:rsidDel="00561D9D" w:rsidRDefault="00631BF4" w:rsidP="00F26652">
            <w:pPr>
              <w:tabs>
                <w:tab w:val="left" w:pos="567"/>
                <w:tab w:val="left" w:pos="1276"/>
                <w:tab w:val="left" w:pos="2127"/>
              </w:tabs>
              <w:spacing w:line="240" w:lineRule="auto"/>
              <w:jc w:val="center"/>
              <w:rPr>
                <w:del w:id="7376" w:author="Dr Mamadou SANOGO" w:date="2023-10-26T15:54:00Z"/>
                <w:rFonts w:asciiTheme="minorHAnsi" w:hAnsiTheme="minorHAnsi"/>
                <w:bCs/>
                <w:color w:val="FF0000"/>
                <w:sz w:val="20"/>
                <w:szCs w:val="20"/>
                <w:rPrChange w:id="7377" w:author="Dr Mamadou SANOGO" w:date="2023-10-26T15:46:00Z">
                  <w:rPr>
                    <w:del w:id="7378" w:author="Dr Mamadou SANOGO" w:date="2023-10-26T15:54:00Z"/>
                    <w:rFonts w:asciiTheme="minorHAnsi" w:hAnsiTheme="minorHAnsi"/>
                    <w:bCs/>
                    <w:color w:val="000000" w:themeColor="text1"/>
                    <w:sz w:val="20"/>
                    <w:szCs w:val="20"/>
                  </w:rPr>
                </w:rPrChange>
              </w:rPr>
            </w:pPr>
            <w:del w:id="7379" w:author="Dr Mamadou SANOGO" w:date="2023-10-26T15:54:00Z">
              <w:r w:rsidRPr="00683B98" w:rsidDel="00561D9D">
                <w:rPr>
                  <w:rFonts w:asciiTheme="minorHAnsi" w:hAnsiTheme="minorHAnsi"/>
                  <w:bCs/>
                  <w:color w:val="FF0000"/>
                  <w:sz w:val="20"/>
                  <w:szCs w:val="20"/>
                  <w:rPrChange w:id="7380"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14E02862" w14:textId="7A415850" w:rsidR="00631BF4" w:rsidRPr="00683B98" w:rsidDel="00561D9D" w:rsidRDefault="00631BF4" w:rsidP="00F26652">
            <w:pPr>
              <w:tabs>
                <w:tab w:val="left" w:pos="567"/>
                <w:tab w:val="left" w:pos="1276"/>
                <w:tab w:val="left" w:pos="2127"/>
              </w:tabs>
              <w:spacing w:line="240" w:lineRule="auto"/>
              <w:jc w:val="center"/>
              <w:rPr>
                <w:del w:id="7381" w:author="Dr Mamadou SANOGO" w:date="2023-10-26T15:54:00Z"/>
                <w:rFonts w:asciiTheme="minorHAnsi" w:hAnsiTheme="minorHAnsi"/>
                <w:bCs/>
                <w:color w:val="FF0000"/>
                <w:sz w:val="20"/>
                <w:szCs w:val="20"/>
                <w:rPrChange w:id="7382" w:author="Dr Mamadou SANOGO" w:date="2023-10-26T15:46:00Z">
                  <w:rPr>
                    <w:del w:id="7383" w:author="Dr Mamadou SANOGO" w:date="2023-10-26T15:54:00Z"/>
                    <w:rFonts w:asciiTheme="minorHAnsi" w:hAnsiTheme="minorHAnsi"/>
                    <w:bCs/>
                    <w:color w:val="000000" w:themeColor="text1"/>
                    <w:sz w:val="20"/>
                    <w:szCs w:val="20"/>
                  </w:rPr>
                </w:rPrChange>
              </w:rPr>
            </w:pPr>
            <w:del w:id="7384" w:author="Dr Mamadou SANOGO" w:date="2023-10-26T15:54:00Z">
              <w:r w:rsidRPr="00683B98" w:rsidDel="00561D9D">
                <w:rPr>
                  <w:rFonts w:asciiTheme="minorHAnsi" w:hAnsiTheme="minorHAnsi"/>
                  <w:bCs/>
                  <w:color w:val="FF0000"/>
                  <w:sz w:val="20"/>
                  <w:szCs w:val="20"/>
                  <w:rPrChange w:id="7385" w:author="Dr Mamadou SANOGO" w:date="2023-10-26T15:46:00Z">
                    <w:rPr>
                      <w:rFonts w:asciiTheme="minorHAnsi" w:hAnsiTheme="minorHAnsi"/>
                      <w:bCs/>
                      <w:color w:val="000000" w:themeColor="text1"/>
                      <w:sz w:val="20"/>
                      <w:szCs w:val="20"/>
                    </w:rPr>
                  </w:rPrChange>
                </w:rPr>
                <w:delText>40/00/00/00</w:delText>
              </w:r>
            </w:del>
          </w:p>
        </w:tc>
        <w:tc>
          <w:tcPr>
            <w:tcW w:w="884" w:type="pct"/>
            <w:vMerge w:val="restart"/>
            <w:tcBorders>
              <w:top w:val="single" w:sz="4" w:space="0" w:color="auto"/>
              <w:left w:val="single" w:sz="4" w:space="0" w:color="auto"/>
              <w:right w:val="single" w:sz="4" w:space="0" w:color="auto"/>
            </w:tcBorders>
            <w:vAlign w:val="center"/>
            <w:hideMark/>
          </w:tcPr>
          <w:p w14:paraId="7679E5D4" w14:textId="099ABF13" w:rsidR="00631BF4" w:rsidRPr="00683B98" w:rsidDel="00561D9D" w:rsidRDefault="00631BF4" w:rsidP="00F26652">
            <w:pPr>
              <w:spacing w:line="240" w:lineRule="auto"/>
              <w:rPr>
                <w:del w:id="7386" w:author="Dr Mamadou SANOGO" w:date="2023-10-26T15:54:00Z"/>
                <w:color w:val="FF0000"/>
                <w:sz w:val="20"/>
                <w:szCs w:val="20"/>
                <w:rPrChange w:id="7387" w:author="Dr Mamadou SANOGO" w:date="2023-10-26T15:46:00Z">
                  <w:rPr>
                    <w:del w:id="7388" w:author="Dr Mamadou SANOGO" w:date="2023-10-26T15:54:00Z"/>
                    <w:sz w:val="20"/>
                    <w:szCs w:val="20"/>
                  </w:rPr>
                </w:rPrChange>
              </w:rPr>
            </w:pPr>
            <w:del w:id="7389" w:author="Dr Mamadou SANOGO" w:date="2023-10-26T15:54:00Z">
              <w:r w:rsidRPr="00683B98" w:rsidDel="00561D9D">
                <w:rPr>
                  <w:rFonts w:asciiTheme="minorHAnsi" w:hAnsiTheme="minorHAnsi"/>
                  <w:bCs/>
                  <w:i/>
                  <w:color w:val="FF0000"/>
                  <w:sz w:val="20"/>
                  <w:szCs w:val="20"/>
                  <w:rPrChange w:id="7390" w:author="Dr Mamadou SANOGO" w:date="2023-10-26T15:46:00Z">
                    <w:rPr>
                      <w:rFonts w:asciiTheme="minorHAnsi" w:hAnsiTheme="minorHAnsi"/>
                      <w:bCs/>
                      <w:i/>
                      <w:color w:val="000000" w:themeColor="text1"/>
                      <w:sz w:val="20"/>
                      <w:szCs w:val="20"/>
                    </w:rPr>
                  </w:rPrChange>
                </w:rPr>
                <w:delText>Cours magistral,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D72F8FE" w14:textId="0A623E86" w:rsidR="00631BF4" w:rsidRPr="00683B98" w:rsidDel="00561D9D" w:rsidRDefault="00631BF4" w:rsidP="00F26652">
            <w:pPr>
              <w:spacing w:line="240" w:lineRule="auto"/>
              <w:rPr>
                <w:del w:id="7391" w:author="Dr Mamadou SANOGO" w:date="2023-10-26T15:54:00Z"/>
                <w:color w:val="FF0000"/>
                <w:sz w:val="20"/>
                <w:szCs w:val="20"/>
                <w:rPrChange w:id="7392" w:author="Dr Mamadou SANOGO" w:date="2023-10-26T15:46:00Z">
                  <w:rPr>
                    <w:del w:id="7393" w:author="Dr Mamadou SANOGO" w:date="2023-10-26T15:54:00Z"/>
                    <w:sz w:val="20"/>
                    <w:szCs w:val="20"/>
                  </w:rPr>
                </w:rPrChange>
              </w:rPr>
            </w:pPr>
            <w:del w:id="7394" w:author="Dr Mamadou SANOGO" w:date="2023-10-26T15:54:00Z">
              <w:r w:rsidRPr="00683B98" w:rsidDel="00561D9D">
                <w:rPr>
                  <w:rFonts w:asciiTheme="minorHAnsi" w:hAnsiTheme="minorHAnsi"/>
                  <w:bCs/>
                  <w:i/>
                  <w:color w:val="FF0000"/>
                  <w:sz w:val="20"/>
                  <w:szCs w:val="20"/>
                  <w:rPrChange w:id="7395"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9310C6" w14:textId="104EEC54" w:rsidTr="00F26652">
        <w:trPr>
          <w:cantSplit/>
          <w:trHeight w:val="1028"/>
          <w:del w:id="7396" w:author="Dr Mamadou SANOGO" w:date="2023-10-26T15:54:00Z"/>
        </w:trPr>
        <w:tc>
          <w:tcPr>
            <w:tcW w:w="797" w:type="pct"/>
            <w:vMerge/>
            <w:tcBorders>
              <w:left w:val="single" w:sz="4" w:space="0" w:color="auto"/>
              <w:right w:val="single" w:sz="4" w:space="0" w:color="auto"/>
            </w:tcBorders>
            <w:vAlign w:val="center"/>
            <w:hideMark/>
          </w:tcPr>
          <w:p w14:paraId="30D484CC" w14:textId="45C1F8A0" w:rsidR="00631BF4" w:rsidRPr="00683B98" w:rsidDel="00561D9D" w:rsidRDefault="00631BF4" w:rsidP="00F26652">
            <w:pPr>
              <w:spacing w:line="240" w:lineRule="auto"/>
              <w:rPr>
                <w:del w:id="7397" w:author="Dr Mamadou SANOGO" w:date="2023-10-26T15:54:00Z"/>
                <w:rFonts w:asciiTheme="minorHAnsi" w:hAnsiTheme="minorHAnsi"/>
                <w:b/>
                <w:color w:val="FF0000"/>
                <w:sz w:val="20"/>
                <w:szCs w:val="20"/>
                <w:rPrChange w:id="7398" w:author="Dr Mamadou SANOGO" w:date="2023-10-26T15:46:00Z">
                  <w:rPr>
                    <w:del w:id="739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63F76258" w14:textId="3D6BE0E0" w:rsidR="00631BF4" w:rsidRPr="00683B98" w:rsidDel="00561D9D" w:rsidRDefault="00631BF4" w:rsidP="00F26652">
            <w:pPr>
              <w:spacing w:line="240" w:lineRule="auto"/>
              <w:jc w:val="center"/>
              <w:rPr>
                <w:del w:id="7400" w:author="Dr Mamadou SANOGO" w:date="2023-10-26T15:54:00Z"/>
                <w:rFonts w:asciiTheme="minorHAnsi" w:hAnsiTheme="minorHAnsi"/>
                <w:b/>
                <w:color w:val="FF0000"/>
                <w:sz w:val="20"/>
                <w:szCs w:val="20"/>
                <w:rPrChange w:id="7401" w:author="Dr Mamadou SANOGO" w:date="2023-10-26T15:46:00Z">
                  <w:rPr>
                    <w:del w:id="7402"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2484BAD0" w14:textId="6E9EC78A" w:rsidR="00631BF4" w:rsidRPr="00683B98" w:rsidDel="00561D9D" w:rsidRDefault="00631BF4" w:rsidP="00F26652">
            <w:pPr>
              <w:tabs>
                <w:tab w:val="left" w:pos="567"/>
                <w:tab w:val="left" w:pos="1276"/>
                <w:tab w:val="left" w:pos="2127"/>
              </w:tabs>
              <w:spacing w:line="240" w:lineRule="auto"/>
              <w:rPr>
                <w:del w:id="7403" w:author="Dr Mamadou SANOGO" w:date="2023-10-26T15:54:00Z"/>
                <w:rFonts w:asciiTheme="minorHAnsi" w:hAnsiTheme="minorHAnsi"/>
                <w:bCs/>
                <w:color w:val="FF0000"/>
                <w:sz w:val="20"/>
                <w:szCs w:val="20"/>
                <w:rPrChange w:id="7404" w:author="Dr Mamadou SANOGO" w:date="2023-10-26T15:46:00Z">
                  <w:rPr>
                    <w:del w:id="7405"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12FF862C" w14:textId="0218717E" w:rsidR="00631BF4" w:rsidRPr="00683B98" w:rsidDel="00561D9D" w:rsidRDefault="00631BF4" w:rsidP="00F26652">
            <w:pPr>
              <w:tabs>
                <w:tab w:val="left" w:pos="567"/>
                <w:tab w:val="left" w:pos="1276"/>
                <w:tab w:val="left" w:pos="2127"/>
              </w:tabs>
              <w:spacing w:line="240" w:lineRule="auto"/>
              <w:rPr>
                <w:del w:id="7406" w:author="Dr Mamadou SANOGO" w:date="2023-10-26T15:54:00Z"/>
                <w:rFonts w:asciiTheme="minorHAnsi" w:hAnsiTheme="minorHAnsi"/>
                <w:bCs/>
                <w:color w:val="FF0000"/>
                <w:sz w:val="20"/>
                <w:szCs w:val="20"/>
                <w:rPrChange w:id="7407" w:author="Dr Mamadou SANOGO" w:date="2023-10-26T15:46:00Z">
                  <w:rPr>
                    <w:del w:id="7408" w:author="Dr Mamadou SANOGO" w:date="2023-10-26T15:54:00Z"/>
                    <w:rFonts w:asciiTheme="minorHAnsi" w:hAnsiTheme="minorHAnsi"/>
                    <w:bCs/>
                    <w:color w:val="000000" w:themeColor="text1"/>
                    <w:sz w:val="20"/>
                    <w:szCs w:val="20"/>
                  </w:rPr>
                </w:rPrChange>
              </w:rPr>
            </w:pPr>
            <w:del w:id="7409" w:author="Dr Mamadou SANOGO" w:date="2023-10-26T15:54:00Z">
              <w:r w:rsidRPr="00683B98" w:rsidDel="00561D9D">
                <w:rPr>
                  <w:rFonts w:asciiTheme="minorHAnsi" w:hAnsiTheme="minorHAnsi"/>
                  <w:bCs/>
                  <w:color w:val="FF0000"/>
                  <w:sz w:val="20"/>
                  <w:szCs w:val="20"/>
                  <w:rPrChange w:id="7410" w:author="Dr Mamadou SANOGO" w:date="2023-10-26T15:46:00Z">
                    <w:rPr>
                      <w:rFonts w:asciiTheme="minorHAnsi" w:hAnsiTheme="minorHAnsi"/>
                      <w:bCs/>
                      <w:color w:val="000000" w:themeColor="text1"/>
                      <w:sz w:val="20"/>
                      <w:szCs w:val="20"/>
                    </w:rPr>
                  </w:rPrChange>
                </w:rPr>
                <w:delText xml:space="preserve">Législation, habiletés et comportements nécessaires à l'exercice de la fonction d’épidémiologiste </w:delText>
              </w:r>
            </w:del>
          </w:p>
        </w:tc>
        <w:tc>
          <w:tcPr>
            <w:tcW w:w="305" w:type="pct"/>
            <w:tcBorders>
              <w:top w:val="single" w:sz="4" w:space="0" w:color="auto"/>
              <w:left w:val="single" w:sz="4" w:space="0" w:color="auto"/>
              <w:right w:val="single" w:sz="4" w:space="0" w:color="auto"/>
            </w:tcBorders>
            <w:vAlign w:val="center"/>
          </w:tcPr>
          <w:p w14:paraId="6FCAF9D5" w14:textId="2798886A" w:rsidR="00631BF4" w:rsidRPr="00683B98" w:rsidDel="00561D9D" w:rsidRDefault="00631BF4" w:rsidP="00F26652">
            <w:pPr>
              <w:tabs>
                <w:tab w:val="left" w:pos="567"/>
                <w:tab w:val="left" w:pos="1276"/>
                <w:tab w:val="left" w:pos="2127"/>
              </w:tabs>
              <w:spacing w:line="240" w:lineRule="auto"/>
              <w:jc w:val="center"/>
              <w:rPr>
                <w:del w:id="7411" w:author="Dr Mamadou SANOGO" w:date="2023-10-26T15:54:00Z"/>
                <w:rFonts w:asciiTheme="minorHAnsi" w:hAnsiTheme="minorHAnsi"/>
                <w:bCs/>
                <w:color w:val="FF0000"/>
                <w:sz w:val="20"/>
                <w:szCs w:val="20"/>
                <w:rPrChange w:id="7412" w:author="Dr Mamadou SANOGO" w:date="2023-10-26T15:46:00Z">
                  <w:rPr>
                    <w:del w:id="7413" w:author="Dr Mamadou SANOGO" w:date="2023-10-26T15:54:00Z"/>
                    <w:rFonts w:asciiTheme="minorHAnsi" w:hAnsiTheme="minorHAnsi"/>
                    <w:bCs/>
                    <w:color w:val="000000" w:themeColor="text1"/>
                    <w:sz w:val="20"/>
                    <w:szCs w:val="20"/>
                  </w:rPr>
                </w:rPrChange>
              </w:rPr>
            </w:pPr>
            <w:del w:id="7414" w:author="Dr Mamadou SANOGO" w:date="2023-10-26T15:54:00Z">
              <w:r w:rsidRPr="00683B98" w:rsidDel="00561D9D">
                <w:rPr>
                  <w:rFonts w:asciiTheme="minorHAnsi" w:hAnsiTheme="minorHAnsi"/>
                  <w:bCs/>
                  <w:color w:val="FF0000"/>
                  <w:sz w:val="20"/>
                  <w:szCs w:val="20"/>
                  <w:rPrChange w:id="7415"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58DF54E4" w14:textId="21B613B7" w:rsidR="00631BF4" w:rsidRPr="00683B98" w:rsidDel="00561D9D" w:rsidRDefault="00631BF4" w:rsidP="00F26652">
            <w:pPr>
              <w:tabs>
                <w:tab w:val="left" w:pos="567"/>
                <w:tab w:val="left" w:pos="1276"/>
                <w:tab w:val="left" w:pos="2127"/>
              </w:tabs>
              <w:spacing w:line="240" w:lineRule="auto"/>
              <w:jc w:val="center"/>
              <w:rPr>
                <w:del w:id="7416" w:author="Dr Mamadou SANOGO" w:date="2023-10-26T15:54:00Z"/>
                <w:rFonts w:asciiTheme="minorHAnsi" w:hAnsiTheme="minorHAnsi"/>
                <w:bCs/>
                <w:color w:val="FF0000"/>
                <w:sz w:val="20"/>
                <w:szCs w:val="20"/>
                <w:rPrChange w:id="7417" w:author="Dr Mamadou SANOGO" w:date="2023-10-26T15:46:00Z">
                  <w:rPr>
                    <w:del w:id="7418"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0AC89A0E" w14:textId="611F18B6" w:rsidR="00631BF4" w:rsidRPr="00683B98" w:rsidDel="00561D9D" w:rsidRDefault="00631BF4" w:rsidP="00F26652">
            <w:pPr>
              <w:tabs>
                <w:tab w:val="left" w:pos="567"/>
                <w:tab w:val="left" w:pos="1276"/>
                <w:tab w:val="left" w:pos="2127"/>
              </w:tabs>
              <w:spacing w:line="240" w:lineRule="auto"/>
              <w:rPr>
                <w:del w:id="7419" w:author="Dr Mamadou SANOGO" w:date="2023-10-26T15:54:00Z"/>
                <w:rFonts w:asciiTheme="minorHAnsi" w:hAnsiTheme="minorHAnsi"/>
                <w:bCs/>
                <w:i/>
                <w:color w:val="FF0000"/>
                <w:sz w:val="20"/>
                <w:szCs w:val="20"/>
                <w:rPrChange w:id="7420" w:author="Dr Mamadou SANOGO" w:date="2023-10-26T15:46:00Z">
                  <w:rPr>
                    <w:del w:id="7421"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4CCABBCA" w14:textId="0103F808" w:rsidR="00631BF4" w:rsidRPr="00683B98" w:rsidDel="00561D9D" w:rsidRDefault="00631BF4" w:rsidP="00F26652">
            <w:pPr>
              <w:tabs>
                <w:tab w:val="left" w:pos="567"/>
                <w:tab w:val="left" w:pos="1276"/>
                <w:tab w:val="left" w:pos="2127"/>
              </w:tabs>
              <w:spacing w:line="240" w:lineRule="auto"/>
              <w:rPr>
                <w:del w:id="7422" w:author="Dr Mamadou SANOGO" w:date="2023-10-26T15:54:00Z"/>
                <w:rFonts w:asciiTheme="minorHAnsi" w:hAnsiTheme="minorHAnsi"/>
                <w:bCs/>
                <w:i/>
                <w:color w:val="FF0000"/>
                <w:sz w:val="20"/>
                <w:szCs w:val="20"/>
                <w:rPrChange w:id="7423" w:author="Dr Mamadou SANOGO" w:date="2023-10-26T15:46:00Z">
                  <w:rPr>
                    <w:del w:id="7424" w:author="Dr Mamadou SANOGO" w:date="2023-10-26T15:54:00Z"/>
                    <w:rFonts w:asciiTheme="minorHAnsi" w:hAnsiTheme="minorHAnsi"/>
                    <w:bCs/>
                    <w:i/>
                    <w:color w:val="000000" w:themeColor="text1"/>
                    <w:sz w:val="20"/>
                    <w:szCs w:val="20"/>
                  </w:rPr>
                </w:rPrChange>
              </w:rPr>
            </w:pPr>
          </w:p>
        </w:tc>
      </w:tr>
      <w:tr w:rsidR="00683B98" w:rsidRPr="00683B98" w:rsidDel="00561D9D" w14:paraId="6D20ED4B" w14:textId="7BF3E759" w:rsidTr="00F26652">
        <w:trPr>
          <w:cantSplit/>
          <w:trHeight w:val="20"/>
          <w:del w:id="7425"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CF72DFB" w14:textId="5A7CFDAB" w:rsidR="00631BF4" w:rsidRPr="00683B98" w:rsidDel="00561D9D" w:rsidRDefault="00631BF4" w:rsidP="00F26652">
            <w:pPr>
              <w:spacing w:line="240" w:lineRule="auto"/>
              <w:rPr>
                <w:del w:id="7426" w:author="Dr Mamadou SANOGO" w:date="2023-10-26T15:54:00Z"/>
                <w:rFonts w:asciiTheme="minorHAnsi" w:hAnsiTheme="minorHAnsi"/>
                <w:b/>
                <w:color w:val="FF0000"/>
                <w:sz w:val="20"/>
                <w:szCs w:val="20"/>
                <w:rPrChange w:id="7427" w:author="Dr Mamadou SANOGO" w:date="2023-10-26T15:46:00Z">
                  <w:rPr>
                    <w:del w:id="7428" w:author="Dr Mamadou SANOGO" w:date="2023-10-26T15:54:00Z"/>
                    <w:rFonts w:asciiTheme="minorHAnsi" w:hAnsiTheme="minorHAnsi"/>
                    <w:b/>
                    <w:color w:val="000000" w:themeColor="text1"/>
                    <w:sz w:val="20"/>
                    <w:szCs w:val="20"/>
                  </w:rPr>
                </w:rPrChange>
              </w:rPr>
            </w:pPr>
            <w:del w:id="7429" w:author="Dr Mamadou SANOGO" w:date="2023-10-26T15:54:00Z">
              <w:r w:rsidRPr="00683B98" w:rsidDel="00561D9D">
                <w:rPr>
                  <w:rFonts w:asciiTheme="minorHAnsi" w:hAnsiTheme="minorHAnsi"/>
                  <w:b/>
                  <w:bCs/>
                  <w:color w:val="FF0000"/>
                  <w:sz w:val="20"/>
                  <w:szCs w:val="20"/>
                  <w:rPrChange w:id="7430" w:author="Dr Mamadou SANOGO" w:date="2023-10-26T15:46:00Z">
                    <w:rPr>
                      <w:rFonts w:asciiTheme="minorHAnsi" w:hAnsiTheme="minorHAnsi"/>
                      <w:b/>
                      <w:bCs/>
                      <w:color w:val="000000" w:themeColor="text1"/>
                      <w:sz w:val="20"/>
                      <w:szCs w:val="20"/>
                    </w:rPr>
                  </w:rPrChange>
                </w:rPr>
                <w:delText>QME2302</w:delText>
              </w:r>
            </w:del>
          </w:p>
          <w:p w14:paraId="11ABDCEA" w14:textId="4837B90F" w:rsidR="00631BF4" w:rsidRPr="00683B98" w:rsidDel="00561D9D" w:rsidRDefault="00631BF4" w:rsidP="00F26652">
            <w:pPr>
              <w:spacing w:line="240" w:lineRule="auto"/>
              <w:rPr>
                <w:del w:id="7431" w:author="Dr Mamadou SANOGO" w:date="2023-10-26T15:54:00Z"/>
                <w:rFonts w:asciiTheme="minorHAnsi" w:hAnsiTheme="minorHAnsi"/>
                <w:b/>
                <w:color w:val="FF0000"/>
                <w:sz w:val="20"/>
                <w:szCs w:val="20"/>
                <w:rPrChange w:id="7432" w:author="Dr Mamadou SANOGO" w:date="2023-10-26T15:46:00Z">
                  <w:rPr>
                    <w:del w:id="7433" w:author="Dr Mamadou SANOGO" w:date="2023-10-26T15:54:00Z"/>
                    <w:rFonts w:asciiTheme="minorHAnsi" w:hAnsiTheme="minorHAnsi"/>
                    <w:b/>
                    <w:color w:val="000000" w:themeColor="text1"/>
                    <w:sz w:val="20"/>
                    <w:szCs w:val="20"/>
                  </w:rPr>
                </w:rPrChange>
              </w:rPr>
            </w:pPr>
            <w:del w:id="7434" w:author="Dr Mamadou SANOGO" w:date="2023-10-26T15:54:00Z">
              <w:r w:rsidRPr="00683B98" w:rsidDel="00561D9D">
                <w:rPr>
                  <w:rFonts w:asciiTheme="minorHAnsi" w:hAnsiTheme="minorHAnsi"/>
                  <w:b/>
                  <w:color w:val="FF0000"/>
                  <w:sz w:val="20"/>
                  <w:szCs w:val="20"/>
                  <w:rPrChange w:id="7435" w:author="Dr Mamadou SANOGO" w:date="2023-10-26T15:46:00Z">
                    <w:rPr>
                      <w:rFonts w:asciiTheme="minorHAnsi" w:hAnsiTheme="minorHAnsi"/>
                      <w:b/>
                      <w:color w:val="000000" w:themeColor="text1"/>
                      <w:sz w:val="20"/>
                      <w:szCs w:val="20"/>
                    </w:rPr>
                  </w:rPrChange>
                </w:rPr>
                <w:delText xml:space="preserve">Qualités de la mesure en épidémiologie </w:delText>
              </w:r>
            </w:del>
          </w:p>
        </w:tc>
        <w:tc>
          <w:tcPr>
            <w:tcW w:w="266" w:type="pct"/>
            <w:vMerge w:val="restart"/>
            <w:tcBorders>
              <w:top w:val="single" w:sz="4" w:space="0" w:color="auto"/>
              <w:left w:val="single" w:sz="4" w:space="0" w:color="auto"/>
              <w:right w:val="single" w:sz="4" w:space="0" w:color="auto"/>
            </w:tcBorders>
            <w:vAlign w:val="center"/>
            <w:hideMark/>
          </w:tcPr>
          <w:p w14:paraId="0946B19C" w14:textId="0C6595A2" w:rsidR="00631BF4" w:rsidRPr="00683B98" w:rsidDel="00561D9D" w:rsidRDefault="00631BF4" w:rsidP="00F26652">
            <w:pPr>
              <w:spacing w:line="240" w:lineRule="auto"/>
              <w:jc w:val="center"/>
              <w:rPr>
                <w:del w:id="7436" w:author="Dr Mamadou SANOGO" w:date="2023-10-26T15:54:00Z"/>
                <w:rFonts w:asciiTheme="minorHAnsi" w:hAnsiTheme="minorHAnsi"/>
                <w:b/>
                <w:color w:val="FF0000"/>
                <w:sz w:val="20"/>
                <w:szCs w:val="20"/>
                <w:rPrChange w:id="7437" w:author="Dr Mamadou SANOGO" w:date="2023-10-26T15:46:00Z">
                  <w:rPr>
                    <w:del w:id="7438" w:author="Dr Mamadou SANOGO" w:date="2023-10-26T15:54:00Z"/>
                    <w:rFonts w:asciiTheme="minorHAnsi" w:hAnsiTheme="minorHAnsi"/>
                    <w:b/>
                    <w:color w:val="000000" w:themeColor="text1"/>
                    <w:sz w:val="20"/>
                    <w:szCs w:val="20"/>
                  </w:rPr>
                </w:rPrChange>
              </w:rPr>
            </w:pPr>
            <w:del w:id="7439" w:author="Dr Mamadou SANOGO" w:date="2023-10-26T15:54:00Z">
              <w:r w:rsidRPr="00683B98" w:rsidDel="00561D9D">
                <w:rPr>
                  <w:rFonts w:asciiTheme="minorHAnsi" w:hAnsiTheme="minorHAnsi"/>
                  <w:b/>
                  <w:color w:val="FF0000"/>
                  <w:sz w:val="20"/>
                  <w:szCs w:val="20"/>
                  <w:rPrChange w:id="7440" w:author="Dr Mamadou SANOGO" w:date="2023-10-26T15:46:00Z">
                    <w:rPr>
                      <w:rFonts w:asciiTheme="minorHAnsi" w:hAnsiTheme="minorHAnsi"/>
                      <w:b/>
                      <w:color w:val="000000" w:themeColor="text1"/>
                      <w:sz w:val="20"/>
                      <w:szCs w:val="20"/>
                    </w:rPr>
                  </w:rPrChange>
                </w:rPr>
                <w:delText>4</w:delText>
              </w:r>
            </w:del>
          </w:p>
        </w:tc>
        <w:tc>
          <w:tcPr>
            <w:tcW w:w="836" w:type="pct"/>
            <w:vMerge w:val="restart"/>
            <w:tcBorders>
              <w:top w:val="single" w:sz="4" w:space="0" w:color="auto"/>
              <w:left w:val="single" w:sz="4" w:space="0" w:color="auto"/>
              <w:right w:val="single" w:sz="4" w:space="0" w:color="auto"/>
            </w:tcBorders>
            <w:vAlign w:val="center"/>
          </w:tcPr>
          <w:p w14:paraId="781874C7" w14:textId="5DB73109" w:rsidR="00631BF4" w:rsidRPr="00683B98" w:rsidDel="00561D9D" w:rsidRDefault="00631BF4" w:rsidP="00F26652">
            <w:pPr>
              <w:tabs>
                <w:tab w:val="left" w:pos="567"/>
                <w:tab w:val="left" w:pos="1276"/>
                <w:tab w:val="left" w:pos="2127"/>
              </w:tabs>
              <w:spacing w:line="240" w:lineRule="auto"/>
              <w:rPr>
                <w:del w:id="7441" w:author="Dr Mamadou SANOGO" w:date="2023-10-26T15:54:00Z"/>
                <w:rFonts w:asciiTheme="minorHAnsi" w:hAnsiTheme="minorHAnsi"/>
                <w:bCs/>
                <w:color w:val="FF0000"/>
                <w:sz w:val="20"/>
                <w:szCs w:val="20"/>
                <w:rPrChange w:id="7442" w:author="Dr Mamadou SANOGO" w:date="2023-10-26T15:46:00Z">
                  <w:rPr>
                    <w:del w:id="7443" w:author="Dr Mamadou SANOGO" w:date="2023-10-26T15:54:00Z"/>
                    <w:rFonts w:asciiTheme="minorHAnsi" w:hAnsiTheme="minorHAnsi"/>
                    <w:bCs/>
                    <w:color w:val="000000" w:themeColor="text1"/>
                    <w:sz w:val="20"/>
                    <w:szCs w:val="20"/>
                  </w:rPr>
                </w:rPrChange>
              </w:rPr>
            </w:pPr>
            <w:del w:id="7444" w:author="Dr Mamadou SANOGO" w:date="2023-10-26T15:54:00Z">
              <w:r w:rsidRPr="00683B98" w:rsidDel="00561D9D">
                <w:rPr>
                  <w:rFonts w:asciiTheme="minorHAnsi" w:hAnsiTheme="minorHAnsi"/>
                  <w:bCs/>
                  <w:color w:val="FF0000"/>
                  <w:sz w:val="20"/>
                  <w:szCs w:val="20"/>
                  <w:rPrChange w:id="7445" w:author="Dr Mamadou SANOGO" w:date="2023-10-26T15:46:00Z">
                    <w:rPr>
                      <w:rFonts w:asciiTheme="minorHAnsi" w:hAnsiTheme="minorHAnsi"/>
                      <w:bCs/>
                      <w:color w:val="000000" w:themeColor="text1"/>
                      <w:sz w:val="20"/>
                      <w:szCs w:val="20"/>
                    </w:rPr>
                  </w:rPrChange>
                </w:rPr>
                <w:delText>Assurer le suivi des tendances des maladies ; Assurer la gestion d’une épidémie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5D44DE97" w14:textId="7B8B9820" w:rsidR="00631BF4" w:rsidRPr="00683B98" w:rsidDel="00561D9D" w:rsidRDefault="00631BF4" w:rsidP="00F26652">
            <w:pPr>
              <w:tabs>
                <w:tab w:val="left" w:pos="567"/>
                <w:tab w:val="left" w:pos="1276"/>
                <w:tab w:val="left" w:pos="2127"/>
              </w:tabs>
              <w:spacing w:line="240" w:lineRule="auto"/>
              <w:rPr>
                <w:del w:id="7446" w:author="Dr Mamadou SANOGO" w:date="2023-10-26T15:54:00Z"/>
                <w:rFonts w:asciiTheme="minorHAnsi" w:hAnsiTheme="minorHAnsi"/>
                <w:bCs/>
                <w:color w:val="FF0000"/>
                <w:sz w:val="20"/>
                <w:szCs w:val="20"/>
                <w:rPrChange w:id="7447" w:author="Dr Mamadou SANOGO" w:date="2023-10-26T15:46:00Z">
                  <w:rPr>
                    <w:del w:id="7448" w:author="Dr Mamadou SANOGO" w:date="2023-10-26T15:54:00Z"/>
                    <w:rFonts w:asciiTheme="minorHAnsi" w:hAnsiTheme="minorHAnsi"/>
                    <w:bCs/>
                    <w:color w:val="000000" w:themeColor="text1"/>
                    <w:sz w:val="20"/>
                    <w:szCs w:val="20"/>
                  </w:rPr>
                </w:rPrChange>
              </w:rPr>
            </w:pPr>
            <w:del w:id="7449" w:author="Dr Mamadou SANOGO" w:date="2023-10-26T15:54:00Z">
              <w:r w:rsidRPr="00683B98" w:rsidDel="00561D9D">
                <w:rPr>
                  <w:rFonts w:asciiTheme="minorHAnsi" w:hAnsiTheme="minorHAnsi"/>
                  <w:bCs/>
                  <w:color w:val="FF0000"/>
                  <w:sz w:val="20"/>
                  <w:szCs w:val="20"/>
                  <w:rPrChange w:id="7450" w:author="Dr Mamadou SANOGO" w:date="2023-10-26T15:46:00Z">
                    <w:rPr>
                      <w:rFonts w:asciiTheme="minorHAnsi" w:hAnsiTheme="minorHAnsi"/>
                      <w:bCs/>
                      <w:color w:val="000000" w:themeColor="text1"/>
                      <w:sz w:val="20"/>
                      <w:szCs w:val="20"/>
                    </w:rPr>
                  </w:rPrChange>
                </w:rPr>
                <w:delText>Notions de précision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61C4110" w14:textId="0DB720D5" w:rsidR="00631BF4" w:rsidRPr="00683B98" w:rsidDel="00561D9D" w:rsidRDefault="00631BF4" w:rsidP="00F26652">
            <w:pPr>
              <w:tabs>
                <w:tab w:val="left" w:pos="567"/>
                <w:tab w:val="left" w:pos="1276"/>
                <w:tab w:val="left" w:pos="2127"/>
              </w:tabs>
              <w:spacing w:line="240" w:lineRule="auto"/>
              <w:jc w:val="center"/>
              <w:rPr>
                <w:del w:id="7451" w:author="Dr Mamadou SANOGO" w:date="2023-10-26T15:54:00Z"/>
                <w:rFonts w:asciiTheme="minorHAnsi" w:hAnsiTheme="minorHAnsi"/>
                <w:bCs/>
                <w:color w:val="FF0000"/>
                <w:sz w:val="20"/>
                <w:szCs w:val="20"/>
                <w:rPrChange w:id="7452" w:author="Dr Mamadou SANOGO" w:date="2023-10-26T15:46:00Z">
                  <w:rPr>
                    <w:del w:id="7453" w:author="Dr Mamadou SANOGO" w:date="2023-10-26T15:54:00Z"/>
                    <w:rFonts w:asciiTheme="minorHAnsi" w:hAnsiTheme="minorHAnsi"/>
                    <w:bCs/>
                    <w:color w:val="000000" w:themeColor="text1"/>
                    <w:sz w:val="20"/>
                    <w:szCs w:val="20"/>
                  </w:rPr>
                </w:rPrChange>
              </w:rPr>
            </w:pPr>
            <w:del w:id="7454" w:author="Dr Mamadou SANOGO" w:date="2023-10-26T15:54:00Z">
              <w:r w:rsidRPr="00683B98" w:rsidDel="00561D9D">
                <w:rPr>
                  <w:rFonts w:asciiTheme="minorHAnsi" w:hAnsiTheme="minorHAnsi"/>
                  <w:bCs/>
                  <w:color w:val="FF0000"/>
                  <w:sz w:val="20"/>
                  <w:szCs w:val="20"/>
                  <w:rPrChange w:id="7455"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hideMark/>
          </w:tcPr>
          <w:p w14:paraId="74F8E677" w14:textId="73B4ACE8" w:rsidR="00631BF4" w:rsidRPr="00683B98" w:rsidDel="00561D9D" w:rsidRDefault="00631BF4" w:rsidP="00F26652">
            <w:pPr>
              <w:tabs>
                <w:tab w:val="left" w:pos="567"/>
                <w:tab w:val="left" w:pos="1276"/>
                <w:tab w:val="left" w:pos="2127"/>
              </w:tabs>
              <w:spacing w:line="240" w:lineRule="auto"/>
              <w:jc w:val="center"/>
              <w:rPr>
                <w:del w:id="7456" w:author="Dr Mamadou SANOGO" w:date="2023-10-26T15:54:00Z"/>
                <w:rFonts w:asciiTheme="minorHAnsi" w:hAnsiTheme="minorHAnsi"/>
                <w:bCs/>
                <w:color w:val="FF0000"/>
                <w:sz w:val="20"/>
                <w:szCs w:val="20"/>
                <w:rPrChange w:id="7457" w:author="Dr Mamadou SANOGO" w:date="2023-10-26T15:46:00Z">
                  <w:rPr>
                    <w:del w:id="7458" w:author="Dr Mamadou SANOGO" w:date="2023-10-26T15:54:00Z"/>
                    <w:rFonts w:asciiTheme="minorHAnsi" w:hAnsiTheme="minorHAnsi"/>
                    <w:bCs/>
                    <w:color w:val="000000" w:themeColor="text1"/>
                    <w:sz w:val="20"/>
                    <w:szCs w:val="20"/>
                  </w:rPr>
                </w:rPrChange>
              </w:rPr>
            </w:pPr>
            <w:del w:id="7459" w:author="Dr Mamadou SANOGO" w:date="2023-10-26T15:54:00Z">
              <w:r w:rsidRPr="00683B98" w:rsidDel="00561D9D">
                <w:rPr>
                  <w:rFonts w:asciiTheme="minorHAnsi" w:hAnsiTheme="minorHAnsi"/>
                  <w:bCs/>
                  <w:color w:val="FF0000"/>
                  <w:sz w:val="20"/>
                  <w:szCs w:val="20"/>
                  <w:rPrChange w:id="7460" w:author="Dr Mamadou SANOGO" w:date="2023-10-26T15:46:00Z">
                    <w:rPr>
                      <w:rFonts w:asciiTheme="minorHAnsi" w:hAnsiTheme="minorHAnsi"/>
                      <w:bCs/>
                      <w:color w:val="000000" w:themeColor="text1"/>
                      <w:sz w:val="20"/>
                      <w:szCs w:val="20"/>
                    </w:rPr>
                  </w:rPrChange>
                </w:rPr>
                <w:delText>60/20/00/00</w:delText>
              </w:r>
            </w:del>
          </w:p>
        </w:tc>
        <w:tc>
          <w:tcPr>
            <w:tcW w:w="884" w:type="pct"/>
            <w:vMerge w:val="restart"/>
            <w:tcBorders>
              <w:top w:val="single" w:sz="4" w:space="0" w:color="auto"/>
              <w:left w:val="single" w:sz="4" w:space="0" w:color="auto"/>
              <w:right w:val="single" w:sz="4" w:space="0" w:color="auto"/>
            </w:tcBorders>
            <w:vAlign w:val="center"/>
            <w:hideMark/>
          </w:tcPr>
          <w:p w14:paraId="0BAE5367" w14:textId="1F522A49" w:rsidR="00631BF4" w:rsidRPr="00683B98" w:rsidDel="00561D9D" w:rsidRDefault="00631BF4" w:rsidP="00F26652">
            <w:pPr>
              <w:spacing w:line="240" w:lineRule="auto"/>
              <w:rPr>
                <w:del w:id="7461" w:author="Dr Mamadou SANOGO" w:date="2023-10-26T15:54:00Z"/>
                <w:color w:val="FF0000"/>
                <w:sz w:val="20"/>
                <w:szCs w:val="20"/>
                <w:rPrChange w:id="7462" w:author="Dr Mamadou SANOGO" w:date="2023-10-26T15:46:00Z">
                  <w:rPr>
                    <w:del w:id="7463" w:author="Dr Mamadou SANOGO" w:date="2023-10-26T15:54:00Z"/>
                    <w:sz w:val="20"/>
                    <w:szCs w:val="20"/>
                  </w:rPr>
                </w:rPrChange>
              </w:rPr>
            </w:pPr>
            <w:del w:id="7464" w:author="Dr Mamadou SANOGO" w:date="2023-10-26T15:54:00Z">
              <w:r w:rsidRPr="00683B98" w:rsidDel="00561D9D">
                <w:rPr>
                  <w:rFonts w:asciiTheme="minorHAnsi" w:hAnsiTheme="minorHAnsi"/>
                  <w:bCs/>
                  <w:i/>
                  <w:color w:val="FF0000"/>
                  <w:sz w:val="20"/>
                  <w:szCs w:val="20"/>
                  <w:rPrChange w:id="7465"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9C246BF" w14:textId="0E8E1623" w:rsidR="00631BF4" w:rsidRPr="00683B98" w:rsidDel="00561D9D" w:rsidRDefault="00631BF4" w:rsidP="00F26652">
            <w:pPr>
              <w:spacing w:line="240" w:lineRule="auto"/>
              <w:rPr>
                <w:del w:id="7466" w:author="Dr Mamadou SANOGO" w:date="2023-10-26T15:54:00Z"/>
                <w:color w:val="FF0000"/>
                <w:sz w:val="20"/>
                <w:szCs w:val="20"/>
                <w:rPrChange w:id="7467" w:author="Dr Mamadou SANOGO" w:date="2023-10-26T15:46:00Z">
                  <w:rPr>
                    <w:del w:id="7468" w:author="Dr Mamadou SANOGO" w:date="2023-10-26T15:54:00Z"/>
                    <w:sz w:val="20"/>
                    <w:szCs w:val="20"/>
                  </w:rPr>
                </w:rPrChange>
              </w:rPr>
            </w:pPr>
            <w:del w:id="7469" w:author="Dr Mamadou SANOGO" w:date="2023-10-26T15:54:00Z">
              <w:r w:rsidRPr="00683B98" w:rsidDel="00561D9D">
                <w:rPr>
                  <w:rFonts w:asciiTheme="minorHAnsi" w:hAnsiTheme="minorHAnsi"/>
                  <w:bCs/>
                  <w:i/>
                  <w:color w:val="FF0000"/>
                  <w:sz w:val="20"/>
                  <w:szCs w:val="20"/>
                  <w:rPrChange w:id="7470"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69130B6D" w14:textId="7F7E21FE" w:rsidTr="00F26652">
        <w:trPr>
          <w:cantSplit/>
          <w:trHeight w:val="538"/>
          <w:del w:id="7471" w:author="Dr Mamadou SANOGO" w:date="2023-10-26T15:54:00Z"/>
        </w:trPr>
        <w:tc>
          <w:tcPr>
            <w:tcW w:w="797" w:type="pct"/>
            <w:vMerge/>
            <w:tcBorders>
              <w:left w:val="single" w:sz="4" w:space="0" w:color="auto"/>
              <w:bottom w:val="single" w:sz="4" w:space="0" w:color="auto"/>
              <w:right w:val="single" w:sz="4" w:space="0" w:color="auto"/>
            </w:tcBorders>
            <w:vAlign w:val="center"/>
          </w:tcPr>
          <w:p w14:paraId="233C4345" w14:textId="56FF28BB" w:rsidR="00631BF4" w:rsidRPr="00683B98" w:rsidDel="00561D9D" w:rsidRDefault="00631BF4" w:rsidP="00F26652">
            <w:pPr>
              <w:spacing w:line="240" w:lineRule="auto"/>
              <w:rPr>
                <w:del w:id="7472" w:author="Dr Mamadou SANOGO" w:date="2023-10-26T15:54:00Z"/>
                <w:rFonts w:asciiTheme="minorHAnsi" w:hAnsiTheme="minorHAnsi"/>
                <w:b/>
                <w:color w:val="FF0000"/>
                <w:sz w:val="20"/>
                <w:szCs w:val="20"/>
                <w:rPrChange w:id="7473" w:author="Dr Mamadou SANOGO" w:date="2023-10-26T15:46:00Z">
                  <w:rPr>
                    <w:del w:id="747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59ED6CA1" w14:textId="15CA8140" w:rsidR="00631BF4" w:rsidRPr="00683B98" w:rsidDel="00561D9D" w:rsidRDefault="00631BF4" w:rsidP="00F26652">
            <w:pPr>
              <w:spacing w:line="240" w:lineRule="auto"/>
              <w:jc w:val="center"/>
              <w:rPr>
                <w:del w:id="7475" w:author="Dr Mamadou SANOGO" w:date="2023-10-26T15:54:00Z"/>
                <w:rFonts w:asciiTheme="minorHAnsi" w:hAnsiTheme="minorHAnsi"/>
                <w:b/>
                <w:color w:val="FF0000"/>
                <w:sz w:val="20"/>
                <w:szCs w:val="20"/>
                <w:rPrChange w:id="7476" w:author="Dr Mamadou SANOGO" w:date="2023-10-26T15:46:00Z">
                  <w:rPr>
                    <w:del w:id="747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46D5008" w14:textId="14CD3CA2" w:rsidR="00631BF4" w:rsidRPr="00683B98" w:rsidDel="00561D9D" w:rsidRDefault="00631BF4" w:rsidP="00F26652">
            <w:pPr>
              <w:tabs>
                <w:tab w:val="left" w:pos="567"/>
                <w:tab w:val="left" w:pos="1276"/>
                <w:tab w:val="left" w:pos="2127"/>
              </w:tabs>
              <w:spacing w:line="240" w:lineRule="auto"/>
              <w:rPr>
                <w:del w:id="7478" w:author="Dr Mamadou SANOGO" w:date="2023-10-26T15:54:00Z"/>
                <w:rFonts w:asciiTheme="minorHAnsi" w:hAnsiTheme="minorHAnsi"/>
                <w:bCs/>
                <w:color w:val="FF0000"/>
                <w:sz w:val="20"/>
                <w:szCs w:val="20"/>
                <w:rPrChange w:id="7479" w:author="Dr Mamadou SANOGO" w:date="2023-10-26T15:46:00Z">
                  <w:rPr>
                    <w:del w:id="748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70A3F9D3" w14:textId="15C07769" w:rsidR="00631BF4" w:rsidRPr="00683B98" w:rsidDel="00561D9D" w:rsidRDefault="00631BF4" w:rsidP="00F26652">
            <w:pPr>
              <w:tabs>
                <w:tab w:val="left" w:pos="567"/>
                <w:tab w:val="left" w:pos="1276"/>
                <w:tab w:val="left" w:pos="2127"/>
              </w:tabs>
              <w:spacing w:line="240" w:lineRule="auto"/>
              <w:rPr>
                <w:del w:id="7481" w:author="Dr Mamadou SANOGO" w:date="2023-10-26T15:54:00Z"/>
                <w:rFonts w:asciiTheme="minorHAnsi" w:hAnsiTheme="minorHAnsi"/>
                <w:bCs/>
                <w:color w:val="FF0000"/>
                <w:sz w:val="20"/>
                <w:szCs w:val="20"/>
                <w:rPrChange w:id="7482" w:author="Dr Mamadou SANOGO" w:date="2023-10-26T15:46:00Z">
                  <w:rPr>
                    <w:del w:id="7483" w:author="Dr Mamadou SANOGO" w:date="2023-10-26T15:54:00Z"/>
                    <w:rFonts w:asciiTheme="minorHAnsi" w:hAnsiTheme="minorHAnsi"/>
                    <w:bCs/>
                    <w:color w:val="000000" w:themeColor="text1"/>
                    <w:sz w:val="20"/>
                    <w:szCs w:val="20"/>
                  </w:rPr>
                </w:rPrChange>
              </w:rPr>
            </w:pPr>
            <w:del w:id="7484" w:author="Dr Mamadou SANOGO" w:date="2023-10-26T15:54:00Z">
              <w:r w:rsidRPr="00683B98" w:rsidDel="00561D9D">
                <w:rPr>
                  <w:rFonts w:asciiTheme="minorHAnsi" w:hAnsiTheme="minorHAnsi"/>
                  <w:bCs/>
                  <w:color w:val="FF0000"/>
                  <w:sz w:val="20"/>
                  <w:szCs w:val="20"/>
                  <w:rPrChange w:id="7485" w:author="Dr Mamadou SANOGO" w:date="2023-10-26T15:46:00Z">
                    <w:rPr>
                      <w:rFonts w:asciiTheme="minorHAnsi" w:hAnsiTheme="minorHAnsi"/>
                      <w:bCs/>
                      <w:color w:val="000000" w:themeColor="text1"/>
                      <w:sz w:val="20"/>
                      <w:szCs w:val="20"/>
                    </w:rPr>
                  </w:rPrChange>
                </w:rPr>
                <w:delText xml:space="preserve">Notions de validité et de biais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5DB41953" w14:textId="24584B80" w:rsidR="00631BF4" w:rsidRPr="00683B98" w:rsidDel="00561D9D" w:rsidRDefault="00631BF4" w:rsidP="00F26652">
            <w:pPr>
              <w:tabs>
                <w:tab w:val="left" w:pos="567"/>
                <w:tab w:val="left" w:pos="1276"/>
                <w:tab w:val="left" w:pos="2127"/>
              </w:tabs>
              <w:spacing w:line="240" w:lineRule="auto"/>
              <w:jc w:val="center"/>
              <w:rPr>
                <w:del w:id="7486" w:author="Dr Mamadou SANOGO" w:date="2023-10-26T15:54:00Z"/>
                <w:rFonts w:asciiTheme="minorHAnsi" w:hAnsiTheme="minorHAnsi"/>
                <w:bCs/>
                <w:color w:val="FF0000"/>
                <w:sz w:val="20"/>
                <w:szCs w:val="20"/>
                <w:rPrChange w:id="7487" w:author="Dr Mamadou SANOGO" w:date="2023-10-26T15:46:00Z">
                  <w:rPr>
                    <w:del w:id="7488" w:author="Dr Mamadou SANOGO" w:date="2023-10-26T15:54:00Z"/>
                    <w:rFonts w:asciiTheme="minorHAnsi" w:hAnsiTheme="minorHAnsi"/>
                    <w:bCs/>
                    <w:color w:val="000000" w:themeColor="text1"/>
                    <w:sz w:val="20"/>
                    <w:szCs w:val="20"/>
                  </w:rPr>
                </w:rPrChange>
              </w:rPr>
            </w:pPr>
            <w:del w:id="7489" w:author="Dr Mamadou SANOGO" w:date="2023-10-26T15:54:00Z">
              <w:r w:rsidRPr="00683B98" w:rsidDel="00561D9D">
                <w:rPr>
                  <w:rFonts w:asciiTheme="minorHAnsi" w:hAnsiTheme="minorHAnsi"/>
                  <w:bCs/>
                  <w:color w:val="FF0000"/>
                  <w:sz w:val="20"/>
                  <w:szCs w:val="20"/>
                  <w:rPrChange w:id="7490"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bottom w:val="single" w:sz="4" w:space="0" w:color="auto"/>
              <w:right w:val="single" w:sz="4" w:space="0" w:color="auto"/>
            </w:tcBorders>
            <w:vAlign w:val="center"/>
          </w:tcPr>
          <w:p w14:paraId="613C60CA" w14:textId="6A553F18" w:rsidR="00631BF4" w:rsidRPr="00683B98" w:rsidDel="00561D9D" w:rsidRDefault="00631BF4" w:rsidP="00F26652">
            <w:pPr>
              <w:tabs>
                <w:tab w:val="left" w:pos="567"/>
                <w:tab w:val="left" w:pos="1276"/>
                <w:tab w:val="left" w:pos="2127"/>
              </w:tabs>
              <w:spacing w:line="240" w:lineRule="auto"/>
              <w:jc w:val="center"/>
              <w:rPr>
                <w:del w:id="7491" w:author="Dr Mamadou SANOGO" w:date="2023-10-26T15:54:00Z"/>
                <w:rFonts w:asciiTheme="minorHAnsi" w:hAnsiTheme="minorHAnsi"/>
                <w:bCs/>
                <w:color w:val="FF0000"/>
                <w:sz w:val="20"/>
                <w:szCs w:val="20"/>
                <w:rPrChange w:id="7492" w:author="Dr Mamadou SANOGO" w:date="2023-10-26T15:46:00Z">
                  <w:rPr>
                    <w:del w:id="749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645A04D7" w14:textId="63627480" w:rsidR="00631BF4" w:rsidRPr="00683B98" w:rsidDel="00561D9D" w:rsidRDefault="00631BF4" w:rsidP="00F26652">
            <w:pPr>
              <w:spacing w:line="240" w:lineRule="auto"/>
              <w:rPr>
                <w:del w:id="7494" w:author="Dr Mamadou SANOGO" w:date="2023-10-26T15:54:00Z"/>
                <w:rFonts w:asciiTheme="minorHAnsi" w:hAnsiTheme="minorHAnsi"/>
                <w:bCs/>
                <w:i/>
                <w:color w:val="FF0000"/>
                <w:sz w:val="20"/>
                <w:szCs w:val="20"/>
                <w:rPrChange w:id="7495" w:author="Dr Mamadou SANOGO" w:date="2023-10-26T15:46:00Z">
                  <w:rPr>
                    <w:del w:id="749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6C7895AD" w14:textId="531C4B35" w:rsidR="00631BF4" w:rsidRPr="00683B98" w:rsidDel="00561D9D" w:rsidRDefault="00631BF4" w:rsidP="00F26652">
            <w:pPr>
              <w:spacing w:line="240" w:lineRule="auto"/>
              <w:rPr>
                <w:del w:id="7497" w:author="Dr Mamadou SANOGO" w:date="2023-10-26T15:54:00Z"/>
                <w:rFonts w:asciiTheme="minorHAnsi" w:hAnsiTheme="minorHAnsi"/>
                <w:bCs/>
                <w:i/>
                <w:color w:val="FF0000"/>
                <w:sz w:val="20"/>
                <w:szCs w:val="20"/>
                <w:rPrChange w:id="7498" w:author="Dr Mamadou SANOGO" w:date="2023-10-26T15:46:00Z">
                  <w:rPr>
                    <w:del w:id="7499" w:author="Dr Mamadou SANOGO" w:date="2023-10-26T15:54:00Z"/>
                    <w:rFonts w:asciiTheme="minorHAnsi" w:hAnsiTheme="minorHAnsi"/>
                    <w:bCs/>
                    <w:i/>
                    <w:color w:val="000000" w:themeColor="text1"/>
                    <w:sz w:val="20"/>
                    <w:szCs w:val="20"/>
                  </w:rPr>
                </w:rPrChange>
              </w:rPr>
            </w:pPr>
          </w:p>
        </w:tc>
      </w:tr>
      <w:tr w:rsidR="00683B98" w:rsidRPr="00683B98" w:rsidDel="00561D9D" w14:paraId="527D39F4" w14:textId="6CE3CD21" w:rsidTr="00F26652">
        <w:trPr>
          <w:cantSplit/>
          <w:trHeight w:val="20"/>
          <w:del w:id="7500"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1AAA3EEC" w14:textId="66E424E9" w:rsidR="00631BF4" w:rsidRPr="00683B98" w:rsidDel="00561D9D" w:rsidRDefault="00631BF4" w:rsidP="00F26652">
            <w:pPr>
              <w:spacing w:line="240" w:lineRule="auto"/>
              <w:rPr>
                <w:del w:id="7501" w:author="Dr Mamadou SANOGO" w:date="2023-10-26T15:54:00Z"/>
                <w:rFonts w:asciiTheme="minorHAnsi" w:hAnsiTheme="minorHAnsi"/>
                <w:b/>
                <w:color w:val="FF0000"/>
                <w:sz w:val="20"/>
                <w:szCs w:val="20"/>
                <w:lang w:val="en-US"/>
                <w:rPrChange w:id="7502" w:author="Dr Mamadou SANOGO" w:date="2023-10-26T15:46:00Z">
                  <w:rPr>
                    <w:del w:id="7503" w:author="Dr Mamadou SANOGO" w:date="2023-10-26T15:54:00Z"/>
                    <w:rFonts w:asciiTheme="minorHAnsi" w:hAnsiTheme="minorHAnsi"/>
                    <w:b/>
                    <w:color w:val="000000" w:themeColor="text1"/>
                    <w:sz w:val="20"/>
                    <w:szCs w:val="20"/>
                    <w:lang w:val="en-US"/>
                  </w:rPr>
                </w:rPrChange>
              </w:rPr>
            </w:pPr>
            <w:del w:id="7504" w:author="Dr Mamadou SANOGO" w:date="2023-10-26T15:54:00Z">
              <w:r w:rsidRPr="00683B98" w:rsidDel="00561D9D">
                <w:rPr>
                  <w:rFonts w:asciiTheme="minorHAnsi" w:hAnsiTheme="minorHAnsi"/>
                  <w:b/>
                  <w:bCs/>
                  <w:color w:val="FF0000"/>
                  <w:sz w:val="20"/>
                  <w:szCs w:val="20"/>
                  <w:lang w:val="en-US"/>
                  <w:rPrChange w:id="7505" w:author="Dr Mamadou SANOGO" w:date="2023-10-26T15:46:00Z">
                    <w:rPr>
                      <w:rFonts w:asciiTheme="minorHAnsi" w:hAnsiTheme="minorHAnsi"/>
                      <w:b/>
                      <w:bCs/>
                      <w:color w:val="000000" w:themeColor="text1"/>
                      <w:sz w:val="20"/>
                      <w:szCs w:val="20"/>
                      <w:lang w:val="en-US"/>
                    </w:rPr>
                  </w:rPrChange>
                </w:rPr>
                <w:delText>TEE2303</w:delText>
              </w:r>
            </w:del>
          </w:p>
          <w:p w14:paraId="103CB3E9" w14:textId="2BFCFCE5" w:rsidR="00631BF4" w:rsidRPr="00683B98" w:rsidDel="00561D9D" w:rsidRDefault="00631BF4" w:rsidP="00F26652">
            <w:pPr>
              <w:spacing w:line="240" w:lineRule="auto"/>
              <w:rPr>
                <w:del w:id="7506" w:author="Dr Mamadou SANOGO" w:date="2023-10-26T15:54:00Z"/>
                <w:rFonts w:asciiTheme="minorHAnsi" w:hAnsiTheme="minorHAnsi"/>
                <w:b/>
                <w:color w:val="FF0000"/>
                <w:sz w:val="20"/>
                <w:szCs w:val="20"/>
                <w:rPrChange w:id="7507" w:author="Dr Mamadou SANOGO" w:date="2023-10-26T15:46:00Z">
                  <w:rPr>
                    <w:del w:id="7508" w:author="Dr Mamadou SANOGO" w:date="2023-10-26T15:54:00Z"/>
                    <w:rFonts w:asciiTheme="minorHAnsi" w:hAnsiTheme="minorHAnsi"/>
                    <w:b/>
                    <w:color w:val="000000" w:themeColor="text1"/>
                    <w:sz w:val="20"/>
                    <w:szCs w:val="20"/>
                  </w:rPr>
                </w:rPrChange>
              </w:rPr>
            </w:pPr>
            <w:del w:id="7509" w:author="Dr Mamadou SANOGO" w:date="2023-10-26T15:54:00Z">
              <w:r w:rsidRPr="00683B98" w:rsidDel="00561D9D">
                <w:rPr>
                  <w:rFonts w:asciiTheme="minorHAnsi" w:hAnsiTheme="minorHAnsi"/>
                  <w:b/>
                  <w:color w:val="FF0000"/>
                  <w:sz w:val="20"/>
                  <w:szCs w:val="20"/>
                  <w:rPrChange w:id="7510" w:author="Dr Mamadou SANOGO" w:date="2023-10-26T15:46:00Z">
                    <w:rPr>
                      <w:rFonts w:asciiTheme="minorHAnsi" w:hAnsiTheme="minorHAnsi"/>
                      <w:b/>
                      <w:color w:val="000000" w:themeColor="text1"/>
                      <w:sz w:val="20"/>
                      <w:szCs w:val="20"/>
                    </w:rPr>
                  </w:rPrChange>
                </w:rPr>
                <w:delText xml:space="preserve">Typologies d’études épidémiologiques </w:delText>
              </w:r>
            </w:del>
          </w:p>
        </w:tc>
        <w:tc>
          <w:tcPr>
            <w:tcW w:w="266" w:type="pct"/>
            <w:vMerge w:val="restart"/>
            <w:tcBorders>
              <w:top w:val="single" w:sz="4" w:space="0" w:color="auto"/>
              <w:left w:val="single" w:sz="4" w:space="0" w:color="auto"/>
              <w:right w:val="single" w:sz="4" w:space="0" w:color="auto"/>
            </w:tcBorders>
            <w:vAlign w:val="center"/>
            <w:hideMark/>
          </w:tcPr>
          <w:p w14:paraId="03CEB2C3" w14:textId="4B49CD3B" w:rsidR="00631BF4" w:rsidRPr="00683B98" w:rsidDel="00561D9D" w:rsidRDefault="00631BF4" w:rsidP="00F26652">
            <w:pPr>
              <w:spacing w:line="240" w:lineRule="auto"/>
              <w:jc w:val="center"/>
              <w:rPr>
                <w:del w:id="7511" w:author="Dr Mamadou SANOGO" w:date="2023-10-26T15:54:00Z"/>
                <w:rFonts w:asciiTheme="minorHAnsi" w:hAnsiTheme="minorHAnsi"/>
                <w:b/>
                <w:color w:val="FF0000"/>
                <w:sz w:val="20"/>
                <w:szCs w:val="20"/>
                <w:rPrChange w:id="7512" w:author="Dr Mamadou SANOGO" w:date="2023-10-26T15:46:00Z">
                  <w:rPr>
                    <w:del w:id="7513" w:author="Dr Mamadou SANOGO" w:date="2023-10-26T15:54:00Z"/>
                    <w:rFonts w:asciiTheme="minorHAnsi" w:hAnsiTheme="minorHAnsi"/>
                    <w:b/>
                    <w:color w:val="000000" w:themeColor="text1"/>
                    <w:sz w:val="20"/>
                    <w:szCs w:val="20"/>
                  </w:rPr>
                </w:rPrChange>
              </w:rPr>
            </w:pPr>
            <w:del w:id="7514" w:author="Dr Mamadou SANOGO" w:date="2023-10-26T15:54:00Z">
              <w:r w:rsidRPr="00683B98" w:rsidDel="00561D9D">
                <w:rPr>
                  <w:rFonts w:asciiTheme="minorHAnsi" w:hAnsiTheme="minorHAnsi"/>
                  <w:b/>
                  <w:color w:val="FF0000"/>
                  <w:sz w:val="20"/>
                  <w:szCs w:val="20"/>
                  <w:rPrChange w:id="7515"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2BAC9066" w14:textId="3602772E" w:rsidR="00631BF4" w:rsidRPr="00683B98" w:rsidDel="00561D9D" w:rsidRDefault="00631BF4" w:rsidP="00F26652">
            <w:pPr>
              <w:tabs>
                <w:tab w:val="left" w:pos="567"/>
                <w:tab w:val="left" w:pos="1276"/>
                <w:tab w:val="left" w:pos="2127"/>
              </w:tabs>
              <w:spacing w:line="240" w:lineRule="auto"/>
              <w:rPr>
                <w:del w:id="7516" w:author="Dr Mamadou SANOGO" w:date="2023-10-26T15:54:00Z"/>
                <w:rFonts w:asciiTheme="minorHAnsi" w:hAnsiTheme="minorHAnsi"/>
                <w:bCs/>
                <w:color w:val="FF0000"/>
                <w:sz w:val="20"/>
                <w:szCs w:val="20"/>
                <w:rPrChange w:id="7517" w:author="Dr Mamadou SANOGO" w:date="2023-10-26T15:46:00Z">
                  <w:rPr>
                    <w:del w:id="7518" w:author="Dr Mamadou SANOGO" w:date="2023-10-26T15:54:00Z"/>
                    <w:rFonts w:asciiTheme="minorHAnsi" w:hAnsiTheme="minorHAnsi"/>
                    <w:bCs/>
                    <w:color w:val="000000" w:themeColor="text1"/>
                    <w:sz w:val="20"/>
                    <w:szCs w:val="20"/>
                  </w:rPr>
                </w:rPrChange>
              </w:rPr>
            </w:pPr>
            <w:del w:id="7519" w:author="Dr Mamadou SANOGO" w:date="2023-10-26T15:54:00Z">
              <w:r w:rsidRPr="00683B98" w:rsidDel="00561D9D">
                <w:rPr>
                  <w:rFonts w:asciiTheme="minorHAnsi" w:hAnsiTheme="minorHAnsi"/>
                  <w:bCs/>
                  <w:color w:val="FF0000"/>
                  <w:sz w:val="20"/>
                  <w:szCs w:val="20"/>
                  <w:rPrChange w:id="7520"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62C5D51" w14:textId="6283056F" w:rsidR="00631BF4" w:rsidRPr="00683B98" w:rsidDel="00561D9D" w:rsidRDefault="00631BF4" w:rsidP="00F26652">
            <w:pPr>
              <w:tabs>
                <w:tab w:val="left" w:pos="567"/>
                <w:tab w:val="left" w:pos="1276"/>
                <w:tab w:val="left" w:pos="2127"/>
              </w:tabs>
              <w:spacing w:line="240" w:lineRule="auto"/>
              <w:rPr>
                <w:del w:id="7521" w:author="Dr Mamadou SANOGO" w:date="2023-10-26T15:54:00Z"/>
                <w:rFonts w:asciiTheme="minorHAnsi" w:hAnsiTheme="minorHAnsi"/>
                <w:bCs/>
                <w:color w:val="FF0000"/>
                <w:sz w:val="20"/>
                <w:szCs w:val="20"/>
                <w:rPrChange w:id="7522" w:author="Dr Mamadou SANOGO" w:date="2023-10-26T15:46:00Z">
                  <w:rPr>
                    <w:del w:id="7523" w:author="Dr Mamadou SANOGO" w:date="2023-10-26T15:54:00Z"/>
                    <w:rFonts w:asciiTheme="minorHAnsi" w:hAnsiTheme="minorHAnsi"/>
                    <w:bCs/>
                    <w:color w:val="000000" w:themeColor="text1"/>
                    <w:sz w:val="20"/>
                    <w:szCs w:val="20"/>
                  </w:rPr>
                </w:rPrChange>
              </w:rPr>
            </w:pPr>
            <w:del w:id="7524" w:author="Dr Mamadou SANOGO" w:date="2023-10-26T15:54:00Z">
              <w:r w:rsidRPr="00683B98" w:rsidDel="00561D9D">
                <w:rPr>
                  <w:rFonts w:asciiTheme="minorHAnsi" w:hAnsiTheme="minorHAnsi"/>
                  <w:bCs/>
                  <w:color w:val="FF0000"/>
                  <w:sz w:val="20"/>
                  <w:szCs w:val="20"/>
                  <w:rPrChange w:id="7525" w:author="Dr Mamadou SANOGO" w:date="2023-10-26T15:46:00Z">
                    <w:rPr>
                      <w:rFonts w:asciiTheme="minorHAnsi" w:hAnsiTheme="minorHAnsi"/>
                      <w:bCs/>
                      <w:color w:val="000000" w:themeColor="text1"/>
                      <w:sz w:val="20"/>
                      <w:szCs w:val="20"/>
                    </w:rPr>
                  </w:rPrChange>
                </w:rPr>
                <w:delText>Types d’études en épidémiologie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F04B21C" w14:textId="29333735" w:rsidR="00631BF4" w:rsidRPr="00683B98" w:rsidDel="00561D9D" w:rsidRDefault="00631BF4" w:rsidP="00F26652">
            <w:pPr>
              <w:tabs>
                <w:tab w:val="left" w:pos="567"/>
                <w:tab w:val="left" w:pos="1276"/>
                <w:tab w:val="left" w:pos="2127"/>
              </w:tabs>
              <w:spacing w:line="240" w:lineRule="auto"/>
              <w:jc w:val="center"/>
              <w:rPr>
                <w:del w:id="7526" w:author="Dr Mamadou SANOGO" w:date="2023-10-26T15:54:00Z"/>
                <w:rFonts w:asciiTheme="minorHAnsi" w:hAnsiTheme="minorHAnsi"/>
                <w:bCs/>
                <w:color w:val="FF0000"/>
                <w:sz w:val="20"/>
                <w:szCs w:val="20"/>
                <w:rPrChange w:id="7527" w:author="Dr Mamadou SANOGO" w:date="2023-10-26T15:46:00Z">
                  <w:rPr>
                    <w:del w:id="7528" w:author="Dr Mamadou SANOGO" w:date="2023-10-26T15:54:00Z"/>
                    <w:rFonts w:asciiTheme="minorHAnsi" w:hAnsiTheme="minorHAnsi"/>
                    <w:bCs/>
                    <w:color w:val="000000" w:themeColor="text1"/>
                    <w:sz w:val="20"/>
                    <w:szCs w:val="20"/>
                  </w:rPr>
                </w:rPrChange>
              </w:rPr>
            </w:pPr>
            <w:del w:id="7529" w:author="Dr Mamadou SANOGO" w:date="2023-10-26T15:54:00Z">
              <w:r w:rsidRPr="00683B98" w:rsidDel="00561D9D">
                <w:rPr>
                  <w:rFonts w:asciiTheme="minorHAnsi" w:hAnsiTheme="minorHAnsi"/>
                  <w:bCs/>
                  <w:color w:val="FF0000"/>
                  <w:sz w:val="20"/>
                  <w:szCs w:val="20"/>
                  <w:rPrChange w:id="7530" w:author="Dr Mamadou SANOGO" w:date="2023-10-26T15:46:00Z">
                    <w:rPr>
                      <w:rFonts w:asciiTheme="minorHAnsi" w:hAnsiTheme="minorHAnsi"/>
                      <w:bCs/>
                      <w:color w:val="000000" w:themeColor="text1"/>
                      <w:sz w:val="20"/>
                      <w:szCs w:val="20"/>
                    </w:rPr>
                  </w:rPrChange>
                </w:rPr>
                <w:delText>3</w:delText>
              </w:r>
            </w:del>
          </w:p>
        </w:tc>
        <w:tc>
          <w:tcPr>
            <w:tcW w:w="398" w:type="pct"/>
            <w:vMerge w:val="restart"/>
            <w:tcBorders>
              <w:top w:val="single" w:sz="4" w:space="0" w:color="auto"/>
              <w:left w:val="single" w:sz="4" w:space="0" w:color="auto"/>
              <w:right w:val="single" w:sz="4" w:space="0" w:color="auto"/>
            </w:tcBorders>
            <w:vAlign w:val="center"/>
            <w:hideMark/>
          </w:tcPr>
          <w:p w14:paraId="3231B32A" w14:textId="0A4B39F4" w:rsidR="00631BF4" w:rsidRPr="00683B98" w:rsidDel="00561D9D" w:rsidRDefault="00631BF4" w:rsidP="00F26652">
            <w:pPr>
              <w:tabs>
                <w:tab w:val="left" w:pos="567"/>
                <w:tab w:val="left" w:pos="1276"/>
                <w:tab w:val="left" w:pos="2127"/>
              </w:tabs>
              <w:spacing w:line="240" w:lineRule="auto"/>
              <w:jc w:val="center"/>
              <w:rPr>
                <w:del w:id="7531" w:author="Dr Mamadou SANOGO" w:date="2023-10-26T15:54:00Z"/>
                <w:rFonts w:asciiTheme="minorHAnsi" w:hAnsiTheme="minorHAnsi"/>
                <w:bCs/>
                <w:color w:val="FF0000"/>
                <w:sz w:val="20"/>
                <w:szCs w:val="20"/>
                <w:rPrChange w:id="7532" w:author="Dr Mamadou SANOGO" w:date="2023-10-26T15:46:00Z">
                  <w:rPr>
                    <w:del w:id="7533" w:author="Dr Mamadou SANOGO" w:date="2023-10-26T15:54:00Z"/>
                    <w:rFonts w:asciiTheme="minorHAnsi" w:hAnsiTheme="minorHAnsi"/>
                    <w:bCs/>
                    <w:color w:val="000000" w:themeColor="text1"/>
                    <w:sz w:val="20"/>
                    <w:szCs w:val="20"/>
                  </w:rPr>
                </w:rPrChange>
              </w:rPr>
            </w:pPr>
            <w:del w:id="7534" w:author="Dr Mamadou SANOGO" w:date="2023-10-26T15:54:00Z">
              <w:r w:rsidRPr="00683B98" w:rsidDel="00561D9D">
                <w:rPr>
                  <w:rFonts w:asciiTheme="minorHAnsi" w:hAnsiTheme="minorHAnsi"/>
                  <w:bCs/>
                  <w:color w:val="FF0000"/>
                  <w:sz w:val="20"/>
                  <w:szCs w:val="20"/>
                  <w:rPrChange w:id="7535"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37B327AD" w14:textId="7202BC42" w:rsidR="00631BF4" w:rsidRPr="00683B98" w:rsidDel="00561D9D" w:rsidRDefault="00631BF4" w:rsidP="00F26652">
            <w:pPr>
              <w:spacing w:line="240" w:lineRule="auto"/>
              <w:rPr>
                <w:del w:id="7536" w:author="Dr Mamadou SANOGO" w:date="2023-10-26T15:54:00Z"/>
                <w:color w:val="FF0000"/>
                <w:sz w:val="20"/>
                <w:szCs w:val="20"/>
                <w:rPrChange w:id="7537" w:author="Dr Mamadou SANOGO" w:date="2023-10-26T15:46:00Z">
                  <w:rPr>
                    <w:del w:id="7538" w:author="Dr Mamadou SANOGO" w:date="2023-10-26T15:54:00Z"/>
                    <w:sz w:val="20"/>
                    <w:szCs w:val="20"/>
                  </w:rPr>
                </w:rPrChange>
              </w:rPr>
            </w:pPr>
            <w:del w:id="7539" w:author="Dr Mamadou SANOGO" w:date="2023-10-26T15:54:00Z">
              <w:r w:rsidRPr="00683B98" w:rsidDel="00561D9D">
                <w:rPr>
                  <w:rFonts w:asciiTheme="minorHAnsi" w:hAnsiTheme="minorHAnsi"/>
                  <w:bCs/>
                  <w:i/>
                  <w:color w:val="FF0000"/>
                  <w:sz w:val="20"/>
                  <w:szCs w:val="20"/>
                  <w:rPrChange w:id="7540"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F05F462" w14:textId="20E42ECA" w:rsidR="00631BF4" w:rsidRPr="00683B98" w:rsidDel="00561D9D" w:rsidRDefault="00631BF4" w:rsidP="00F26652">
            <w:pPr>
              <w:spacing w:line="240" w:lineRule="auto"/>
              <w:rPr>
                <w:del w:id="7541" w:author="Dr Mamadou SANOGO" w:date="2023-10-26T15:54:00Z"/>
                <w:color w:val="FF0000"/>
                <w:sz w:val="20"/>
                <w:szCs w:val="20"/>
                <w:rPrChange w:id="7542" w:author="Dr Mamadou SANOGO" w:date="2023-10-26T15:46:00Z">
                  <w:rPr>
                    <w:del w:id="7543" w:author="Dr Mamadou SANOGO" w:date="2023-10-26T15:54:00Z"/>
                    <w:sz w:val="20"/>
                    <w:szCs w:val="20"/>
                  </w:rPr>
                </w:rPrChange>
              </w:rPr>
            </w:pPr>
            <w:del w:id="7544" w:author="Dr Mamadou SANOGO" w:date="2023-10-26T15:54:00Z">
              <w:r w:rsidRPr="00683B98" w:rsidDel="00561D9D">
                <w:rPr>
                  <w:rFonts w:asciiTheme="minorHAnsi" w:hAnsiTheme="minorHAnsi"/>
                  <w:bCs/>
                  <w:i/>
                  <w:color w:val="FF0000"/>
                  <w:sz w:val="20"/>
                  <w:szCs w:val="20"/>
                  <w:rPrChange w:id="7545"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93632D9" w14:textId="084F0063" w:rsidTr="00F26652">
        <w:trPr>
          <w:cantSplit/>
          <w:trHeight w:val="598"/>
          <w:del w:id="7546" w:author="Dr Mamadou SANOGO" w:date="2023-10-26T15:54:00Z"/>
        </w:trPr>
        <w:tc>
          <w:tcPr>
            <w:tcW w:w="797" w:type="pct"/>
            <w:vMerge/>
            <w:tcBorders>
              <w:left w:val="single" w:sz="4" w:space="0" w:color="auto"/>
              <w:right w:val="single" w:sz="4" w:space="0" w:color="auto"/>
            </w:tcBorders>
            <w:vAlign w:val="center"/>
          </w:tcPr>
          <w:p w14:paraId="29252447" w14:textId="7A414B58" w:rsidR="00631BF4" w:rsidRPr="00683B98" w:rsidDel="00561D9D" w:rsidRDefault="00631BF4" w:rsidP="00F26652">
            <w:pPr>
              <w:spacing w:line="240" w:lineRule="auto"/>
              <w:rPr>
                <w:del w:id="7547" w:author="Dr Mamadou SANOGO" w:date="2023-10-26T15:54:00Z"/>
                <w:rFonts w:asciiTheme="minorHAnsi" w:hAnsiTheme="minorHAnsi"/>
                <w:b/>
                <w:color w:val="FF0000"/>
                <w:sz w:val="20"/>
                <w:szCs w:val="20"/>
                <w:rPrChange w:id="7548" w:author="Dr Mamadou SANOGO" w:date="2023-10-26T15:46:00Z">
                  <w:rPr>
                    <w:del w:id="754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10ED7B15" w14:textId="35F45F96" w:rsidR="00631BF4" w:rsidRPr="00683B98" w:rsidDel="00561D9D" w:rsidRDefault="00631BF4" w:rsidP="00F26652">
            <w:pPr>
              <w:spacing w:line="240" w:lineRule="auto"/>
              <w:jc w:val="center"/>
              <w:rPr>
                <w:del w:id="7550" w:author="Dr Mamadou SANOGO" w:date="2023-10-26T15:54:00Z"/>
                <w:rFonts w:asciiTheme="minorHAnsi" w:hAnsiTheme="minorHAnsi"/>
                <w:b/>
                <w:color w:val="FF0000"/>
                <w:sz w:val="20"/>
                <w:szCs w:val="20"/>
                <w:rPrChange w:id="7551" w:author="Dr Mamadou SANOGO" w:date="2023-10-26T15:46:00Z">
                  <w:rPr>
                    <w:del w:id="7552"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1978C74" w14:textId="7B03D7A1" w:rsidR="00631BF4" w:rsidRPr="00683B98" w:rsidDel="00561D9D" w:rsidRDefault="00631BF4" w:rsidP="00F26652">
            <w:pPr>
              <w:tabs>
                <w:tab w:val="left" w:pos="567"/>
                <w:tab w:val="left" w:pos="1276"/>
                <w:tab w:val="left" w:pos="2127"/>
              </w:tabs>
              <w:spacing w:line="240" w:lineRule="auto"/>
              <w:rPr>
                <w:del w:id="7553" w:author="Dr Mamadou SANOGO" w:date="2023-10-26T15:54:00Z"/>
                <w:rFonts w:asciiTheme="minorHAnsi" w:hAnsiTheme="minorHAnsi"/>
                <w:bCs/>
                <w:color w:val="FF0000"/>
                <w:sz w:val="20"/>
                <w:szCs w:val="20"/>
                <w:rPrChange w:id="7554" w:author="Dr Mamadou SANOGO" w:date="2023-10-26T15:46:00Z">
                  <w:rPr>
                    <w:del w:id="7555"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2DF3FDFB" w14:textId="4C570753" w:rsidR="00631BF4" w:rsidRPr="00683B98" w:rsidDel="00561D9D" w:rsidRDefault="00631BF4" w:rsidP="00F26652">
            <w:pPr>
              <w:tabs>
                <w:tab w:val="left" w:pos="567"/>
                <w:tab w:val="left" w:pos="1276"/>
                <w:tab w:val="left" w:pos="2127"/>
              </w:tabs>
              <w:spacing w:line="240" w:lineRule="auto"/>
              <w:rPr>
                <w:del w:id="7556" w:author="Dr Mamadou SANOGO" w:date="2023-10-26T15:54:00Z"/>
                <w:rFonts w:asciiTheme="minorHAnsi" w:hAnsiTheme="minorHAnsi"/>
                <w:bCs/>
                <w:color w:val="FF0000"/>
                <w:sz w:val="20"/>
                <w:szCs w:val="20"/>
                <w:rPrChange w:id="7557" w:author="Dr Mamadou SANOGO" w:date="2023-10-26T15:46:00Z">
                  <w:rPr>
                    <w:del w:id="7558" w:author="Dr Mamadou SANOGO" w:date="2023-10-26T15:54:00Z"/>
                    <w:rFonts w:asciiTheme="minorHAnsi" w:hAnsiTheme="minorHAnsi"/>
                    <w:bCs/>
                    <w:color w:val="000000" w:themeColor="text1"/>
                    <w:sz w:val="20"/>
                    <w:szCs w:val="20"/>
                  </w:rPr>
                </w:rPrChange>
              </w:rPr>
            </w:pPr>
            <w:del w:id="7559" w:author="Dr Mamadou SANOGO" w:date="2023-10-26T15:54:00Z">
              <w:r w:rsidRPr="00683B98" w:rsidDel="00561D9D">
                <w:rPr>
                  <w:rFonts w:asciiTheme="minorHAnsi" w:hAnsiTheme="minorHAnsi"/>
                  <w:bCs/>
                  <w:color w:val="FF0000"/>
                  <w:sz w:val="20"/>
                  <w:szCs w:val="20"/>
                  <w:rPrChange w:id="7560" w:author="Dr Mamadou SANOGO" w:date="2023-10-26T15:46:00Z">
                    <w:rPr>
                      <w:rFonts w:asciiTheme="minorHAnsi" w:hAnsiTheme="minorHAnsi"/>
                      <w:bCs/>
                      <w:color w:val="000000" w:themeColor="text1"/>
                      <w:sz w:val="20"/>
                      <w:szCs w:val="20"/>
                    </w:rPr>
                  </w:rPrChange>
                </w:rPr>
                <w:delText>Essais cliniques</w:delText>
              </w:r>
            </w:del>
          </w:p>
        </w:tc>
        <w:tc>
          <w:tcPr>
            <w:tcW w:w="305" w:type="pct"/>
            <w:tcBorders>
              <w:top w:val="single" w:sz="4" w:space="0" w:color="auto"/>
              <w:left w:val="single" w:sz="4" w:space="0" w:color="auto"/>
              <w:right w:val="single" w:sz="4" w:space="0" w:color="auto"/>
            </w:tcBorders>
            <w:vAlign w:val="center"/>
            <w:hideMark/>
          </w:tcPr>
          <w:p w14:paraId="046356BD" w14:textId="1E4A7F5A" w:rsidR="00631BF4" w:rsidRPr="00683B98" w:rsidDel="00561D9D" w:rsidRDefault="00631BF4" w:rsidP="00F26652">
            <w:pPr>
              <w:tabs>
                <w:tab w:val="left" w:pos="567"/>
                <w:tab w:val="left" w:pos="1276"/>
                <w:tab w:val="left" w:pos="2127"/>
              </w:tabs>
              <w:spacing w:line="240" w:lineRule="auto"/>
              <w:jc w:val="center"/>
              <w:rPr>
                <w:del w:id="7561" w:author="Dr Mamadou SANOGO" w:date="2023-10-26T15:54:00Z"/>
                <w:rFonts w:asciiTheme="minorHAnsi" w:hAnsiTheme="minorHAnsi"/>
                <w:bCs/>
                <w:color w:val="FF0000"/>
                <w:sz w:val="20"/>
                <w:szCs w:val="20"/>
                <w:rPrChange w:id="7562" w:author="Dr Mamadou SANOGO" w:date="2023-10-26T15:46:00Z">
                  <w:rPr>
                    <w:del w:id="7563" w:author="Dr Mamadou SANOGO" w:date="2023-10-26T15:54:00Z"/>
                    <w:rFonts w:asciiTheme="minorHAnsi" w:hAnsiTheme="minorHAnsi"/>
                    <w:bCs/>
                    <w:color w:val="000000" w:themeColor="text1"/>
                    <w:sz w:val="20"/>
                    <w:szCs w:val="20"/>
                  </w:rPr>
                </w:rPrChange>
              </w:rPr>
            </w:pPr>
            <w:del w:id="7564" w:author="Dr Mamadou SANOGO" w:date="2023-10-26T15:54:00Z">
              <w:r w:rsidRPr="00683B98" w:rsidDel="00561D9D">
                <w:rPr>
                  <w:rFonts w:asciiTheme="minorHAnsi" w:hAnsiTheme="minorHAnsi"/>
                  <w:bCs/>
                  <w:color w:val="FF0000"/>
                  <w:sz w:val="20"/>
                  <w:szCs w:val="20"/>
                  <w:rPrChange w:id="7565"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72033363" w14:textId="2B0466BB" w:rsidR="00631BF4" w:rsidRPr="00683B98" w:rsidDel="00561D9D" w:rsidRDefault="00631BF4" w:rsidP="00F26652">
            <w:pPr>
              <w:tabs>
                <w:tab w:val="left" w:pos="567"/>
                <w:tab w:val="left" w:pos="1276"/>
                <w:tab w:val="left" w:pos="2127"/>
              </w:tabs>
              <w:spacing w:line="240" w:lineRule="auto"/>
              <w:jc w:val="center"/>
              <w:rPr>
                <w:del w:id="7566" w:author="Dr Mamadou SANOGO" w:date="2023-10-26T15:54:00Z"/>
                <w:rFonts w:asciiTheme="minorHAnsi" w:hAnsiTheme="minorHAnsi"/>
                <w:bCs/>
                <w:color w:val="FF0000"/>
                <w:sz w:val="20"/>
                <w:szCs w:val="20"/>
                <w:rPrChange w:id="7567" w:author="Dr Mamadou SANOGO" w:date="2023-10-26T15:46:00Z">
                  <w:rPr>
                    <w:del w:id="7568"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FD7514A" w14:textId="62E5CEE6" w:rsidR="00631BF4" w:rsidRPr="00683B98" w:rsidDel="00561D9D" w:rsidRDefault="00631BF4" w:rsidP="00F26652">
            <w:pPr>
              <w:tabs>
                <w:tab w:val="left" w:pos="567"/>
                <w:tab w:val="left" w:pos="1276"/>
                <w:tab w:val="left" w:pos="2127"/>
              </w:tabs>
              <w:spacing w:line="240" w:lineRule="auto"/>
              <w:rPr>
                <w:del w:id="7569" w:author="Dr Mamadou SANOGO" w:date="2023-10-26T15:54:00Z"/>
                <w:rFonts w:asciiTheme="minorHAnsi" w:hAnsiTheme="minorHAnsi"/>
                <w:bCs/>
                <w:i/>
                <w:color w:val="FF0000"/>
                <w:sz w:val="20"/>
                <w:szCs w:val="20"/>
                <w:rPrChange w:id="7570" w:author="Dr Mamadou SANOGO" w:date="2023-10-26T15:46:00Z">
                  <w:rPr>
                    <w:del w:id="7571"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025670E8" w14:textId="253F4BE3" w:rsidR="00631BF4" w:rsidRPr="00683B98" w:rsidDel="00561D9D" w:rsidRDefault="00631BF4" w:rsidP="00F26652">
            <w:pPr>
              <w:tabs>
                <w:tab w:val="left" w:pos="567"/>
                <w:tab w:val="left" w:pos="1276"/>
                <w:tab w:val="left" w:pos="2127"/>
              </w:tabs>
              <w:spacing w:line="240" w:lineRule="auto"/>
              <w:rPr>
                <w:del w:id="7572" w:author="Dr Mamadou SANOGO" w:date="2023-10-26T15:54:00Z"/>
                <w:rFonts w:asciiTheme="minorHAnsi" w:hAnsiTheme="minorHAnsi"/>
                <w:bCs/>
                <w:i/>
                <w:color w:val="FF0000"/>
                <w:sz w:val="20"/>
                <w:szCs w:val="20"/>
                <w:rPrChange w:id="7573" w:author="Dr Mamadou SANOGO" w:date="2023-10-26T15:46:00Z">
                  <w:rPr>
                    <w:del w:id="7574" w:author="Dr Mamadou SANOGO" w:date="2023-10-26T15:54:00Z"/>
                    <w:rFonts w:asciiTheme="minorHAnsi" w:hAnsiTheme="minorHAnsi"/>
                    <w:bCs/>
                    <w:i/>
                    <w:color w:val="000000" w:themeColor="text1"/>
                    <w:sz w:val="20"/>
                    <w:szCs w:val="20"/>
                  </w:rPr>
                </w:rPrChange>
              </w:rPr>
            </w:pPr>
          </w:p>
        </w:tc>
      </w:tr>
      <w:tr w:rsidR="00683B98" w:rsidRPr="00683B98" w:rsidDel="00561D9D" w14:paraId="04B977C4" w14:textId="0E68DD29" w:rsidTr="00F26652">
        <w:trPr>
          <w:cantSplit/>
          <w:trHeight w:val="204"/>
          <w:del w:id="7575" w:author="Dr Mamadou SANOGO" w:date="2023-10-26T15:54:00Z"/>
        </w:trPr>
        <w:tc>
          <w:tcPr>
            <w:tcW w:w="797" w:type="pct"/>
            <w:vMerge/>
            <w:tcBorders>
              <w:left w:val="single" w:sz="4" w:space="0" w:color="auto"/>
              <w:right w:val="single" w:sz="4" w:space="0" w:color="auto"/>
            </w:tcBorders>
            <w:vAlign w:val="center"/>
          </w:tcPr>
          <w:p w14:paraId="3F497C03" w14:textId="59CE7CED" w:rsidR="00631BF4" w:rsidRPr="00683B98" w:rsidDel="00561D9D" w:rsidRDefault="00631BF4" w:rsidP="00F26652">
            <w:pPr>
              <w:spacing w:line="240" w:lineRule="auto"/>
              <w:rPr>
                <w:del w:id="7576" w:author="Dr Mamadou SANOGO" w:date="2023-10-26T15:54:00Z"/>
                <w:rFonts w:asciiTheme="minorHAnsi" w:hAnsiTheme="minorHAnsi"/>
                <w:b/>
                <w:color w:val="FF0000"/>
                <w:sz w:val="20"/>
                <w:szCs w:val="20"/>
                <w:rPrChange w:id="7577" w:author="Dr Mamadou SANOGO" w:date="2023-10-26T15:46:00Z">
                  <w:rPr>
                    <w:del w:id="7578"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01274D05" w14:textId="619B7B51" w:rsidR="00631BF4" w:rsidRPr="00683B98" w:rsidDel="00561D9D" w:rsidRDefault="00631BF4" w:rsidP="00F26652">
            <w:pPr>
              <w:spacing w:line="240" w:lineRule="auto"/>
              <w:jc w:val="center"/>
              <w:rPr>
                <w:del w:id="7579" w:author="Dr Mamadou SANOGO" w:date="2023-10-26T15:54:00Z"/>
                <w:rFonts w:asciiTheme="minorHAnsi" w:hAnsiTheme="minorHAnsi"/>
                <w:b/>
                <w:color w:val="FF0000"/>
                <w:sz w:val="20"/>
                <w:szCs w:val="20"/>
                <w:rPrChange w:id="7580" w:author="Dr Mamadou SANOGO" w:date="2023-10-26T15:46:00Z">
                  <w:rPr>
                    <w:del w:id="7581"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5BC268B2" w14:textId="24D6CFDC" w:rsidR="00631BF4" w:rsidRPr="00683B98" w:rsidDel="00561D9D" w:rsidRDefault="00631BF4" w:rsidP="00F26652">
            <w:pPr>
              <w:tabs>
                <w:tab w:val="left" w:pos="567"/>
                <w:tab w:val="left" w:pos="1276"/>
                <w:tab w:val="left" w:pos="2127"/>
              </w:tabs>
              <w:spacing w:line="240" w:lineRule="auto"/>
              <w:rPr>
                <w:del w:id="7582" w:author="Dr Mamadou SANOGO" w:date="2023-10-26T15:54:00Z"/>
                <w:rFonts w:asciiTheme="minorHAnsi" w:hAnsiTheme="minorHAnsi"/>
                <w:bCs/>
                <w:color w:val="FF0000"/>
                <w:sz w:val="20"/>
                <w:szCs w:val="20"/>
                <w:rPrChange w:id="7583" w:author="Dr Mamadou SANOGO" w:date="2023-10-26T15:46:00Z">
                  <w:rPr>
                    <w:del w:id="7584"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tcPr>
          <w:p w14:paraId="4C375120" w14:textId="36F27C55" w:rsidR="00631BF4" w:rsidRPr="00683B98" w:rsidDel="00561D9D" w:rsidRDefault="00631BF4" w:rsidP="00F26652">
            <w:pPr>
              <w:tabs>
                <w:tab w:val="left" w:pos="567"/>
                <w:tab w:val="left" w:pos="1276"/>
                <w:tab w:val="left" w:pos="2127"/>
              </w:tabs>
              <w:spacing w:line="240" w:lineRule="auto"/>
              <w:rPr>
                <w:del w:id="7585" w:author="Dr Mamadou SANOGO" w:date="2023-10-26T15:54:00Z"/>
                <w:rFonts w:asciiTheme="minorHAnsi" w:hAnsiTheme="minorHAnsi"/>
                <w:bCs/>
                <w:color w:val="FF0000"/>
                <w:sz w:val="20"/>
                <w:szCs w:val="20"/>
                <w:rPrChange w:id="7586" w:author="Dr Mamadou SANOGO" w:date="2023-10-26T15:46:00Z">
                  <w:rPr>
                    <w:del w:id="7587" w:author="Dr Mamadou SANOGO" w:date="2023-10-26T15:54:00Z"/>
                    <w:rFonts w:asciiTheme="minorHAnsi" w:hAnsiTheme="minorHAnsi"/>
                    <w:bCs/>
                    <w:color w:val="000000" w:themeColor="text1"/>
                    <w:sz w:val="20"/>
                    <w:szCs w:val="20"/>
                  </w:rPr>
                </w:rPrChange>
              </w:rPr>
            </w:pPr>
            <w:del w:id="7588" w:author="Dr Mamadou SANOGO" w:date="2023-10-26T15:54:00Z">
              <w:r w:rsidRPr="00683B98" w:rsidDel="00561D9D">
                <w:rPr>
                  <w:rFonts w:asciiTheme="minorHAnsi" w:hAnsiTheme="minorHAnsi"/>
                  <w:bCs/>
                  <w:color w:val="FF0000"/>
                  <w:sz w:val="20"/>
                  <w:szCs w:val="20"/>
                  <w:rPrChange w:id="7589"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right w:val="single" w:sz="4" w:space="0" w:color="auto"/>
            </w:tcBorders>
            <w:vAlign w:val="center"/>
          </w:tcPr>
          <w:p w14:paraId="0130237A" w14:textId="69D5EA7C" w:rsidR="00631BF4" w:rsidRPr="00683B98" w:rsidDel="00561D9D" w:rsidRDefault="00631BF4" w:rsidP="00F26652">
            <w:pPr>
              <w:tabs>
                <w:tab w:val="left" w:pos="567"/>
                <w:tab w:val="left" w:pos="1276"/>
                <w:tab w:val="left" w:pos="2127"/>
              </w:tabs>
              <w:spacing w:line="240" w:lineRule="auto"/>
              <w:jc w:val="center"/>
              <w:rPr>
                <w:del w:id="7590" w:author="Dr Mamadou SANOGO" w:date="2023-10-26T15:54:00Z"/>
                <w:rFonts w:asciiTheme="minorHAnsi" w:hAnsiTheme="minorHAnsi"/>
                <w:bCs/>
                <w:color w:val="FF0000"/>
                <w:sz w:val="20"/>
                <w:szCs w:val="20"/>
                <w:rPrChange w:id="7591" w:author="Dr Mamadou SANOGO" w:date="2023-10-26T15:46:00Z">
                  <w:rPr>
                    <w:del w:id="7592" w:author="Dr Mamadou SANOGO" w:date="2023-10-26T15:54:00Z"/>
                    <w:rFonts w:asciiTheme="minorHAnsi" w:hAnsiTheme="minorHAnsi"/>
                    <w:bCs/>
                    <w:color w:val="000000" w:themeColor="text1"/>
                    <w:sz w:val="20"/>
                    <w:szCs w:val="20"/>
                  </w:rPr>
                </w:rPrChange>
              </w:rPr>
            </w:pPr>
            <w:del w:id="7593" w:author="Dr Mamadou SANOGO" w:date="2023-10-26T15:54:00Z">
              <w:r w:rsidRPr="00683B98" w:rsidDel="00561D9D">
                <w:rPr>
                  <w:rFonts w:asciiTheme="minorHAnsi" w:hAnsiTheme="minorHAnsi"/>
                  <w:bCs/>
                  <w:color w:val="FF0000"/>
                  <w:sz w:val="20"/>
                  <w:szCs w:val="20"/>
                  <w:rPrChange w:id="7594"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2ECDB38C" w14:textId="4E918484" w:rsidR="00631BF4" w:rsidRPr="00683B98" w:rsidDel="00561D9D" w:rsidRDefault="00631BF4" w:rsidP="00F26652">
            <w:pPr>
              <w:tabs>
                <w:tab w:val="left" w:pos="567"/>
                <w:tab w:val="left" w:pos="1276"/>
                <w:tab w:val="left" w:pos="2127"/>
              </w:tabs>
              <w:spacing w:line="240" w:lineRule="auto"/>
              <w:jc w:val="center"/>
              <w:rPr>
                <w:del w:id="7595" w:author="Dr Mamadou SANOGO" w:date="2023-10-26T15:54:00Z"/>
                <w:rFonts w:asciiTheme="minorHAnsi" w:hAnsiTheme="minorHAnsi"/>
                <w:bCs/>
                <w:color w:val="FF0000"/>
                <w:sz w:val="20"/>
                <w:szCs w:val="20"/>
                <w:rPrChange w:id="7596" w:author="Dr Mamadou SANOGO" w:date="2023-10-26T15:46:00Z">
                  <w:rPr>
                    <w:del w:id="7597"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tcPr>
          <w:p w14:paraId="246DCC7E" w14:textId="3F95A441" w:rsidR="00631BF4" w:rsidRPr="00683B98" w:rsidDel="00561D9D" w:rsidRDefault="00631BF4" w:rsidP="00F26652">
            <w:pPr>
              <w:tabs>
                <w:tab w:val="left" w:pos="567"/>
                <w:tab w:val="left" w:pos="1276"/>
                <w:tab w:val="left" w:pos="2127"/>
              </w:tabs>
              <w:spacing w:line="240" w:lineRule="auto"/>
              <w:rPr>
                <w:del w:id="7598" w:author="Dr Mamadou SANOGO" w:date="2023-10-26T15:54:00Z"/>
                <w:rFonts w:asciiTheme="minorHAnsi" w:hAnsiTheme="minorHAnsi"/>
                <w:bCs/>
                <w:i/>
                <w:color w:val="FF0000"/>
                <w:sz w:val="20"/>
                <w:szCs w:val="20"/>
                <w:rPrChange w:id="7599" w:author="Dr Mamadou SANOGO" w:date="2023-10-26T15:46:00Z">
                  <w:rPr>
                    <w:del w:id="7600"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tcPr>
          <w:p w14:paraId="234AB975" w14:textId="6ACB2575" w:rsidR="00631BF4" w:rsidRPr="00683B98" w:rsidDel="00561D9D" w:rsidRDefault="00631BF4" w:rsidP="00F26652">
            <w:pPr>
              <w:tabs>
                <w:tab w:val="left" w:pos="567"/>
                <w:tab w:val="left" w:pos="1276"/>
                <w:tab w:val="left" w:pos="2127"/>
              </w:tabs>
              <w:spacing w:line="240" w:lineRule="auto"/>
              <w:rPr>
                <w:del w:id="7601" w:author="Dr Mamadou SANOGO" w:date="2023-10-26T15:54:00Z"/>
                <w:rFonts w:asciiTheme="minorHAnsi" w:hAnsiTheme="minorHAnsi"/>
                <w:bCs/>
                <w:i/>
                <w:color w:val="FF0000"/>
                <w:sz w:val="20"/>
                <w:szCs w:val="20"/>
                <w:rPrChange w:id="7602" w:author="Dr Mamadou SANOGO" w:date="2023-10-26T15:46:00Z">
                  <w:rPr>
                    <w:del w:id="7603" w:author="Dr Mamadou SANOGO" w:date="2023-10-26T15:54:00Z"/>
                    <w:rFonts w:asciiTheme="minorHAnsi" w:hAnsiTheme="minorHAnsi"/>
                    <w:bCs/>
                    <w:i/>
                    <w:color w:val="000000" w:themeColor="text1"/>
                    <w:sz w:val="20"/>
                    <w:szCs w:val="20"/>
                  </w:rPr>
                </w:rPrChange>
              </w:rPr>
            </w:pPr>
          </w:p>
        </w:tc>
      </w:tr>
      <w:tr w:rsidR="00683B98" w:rsidRPr="00683B98" w:rsidDel="00561D9D" w14:paraId="7A25B8AF" w14:textId="03D773B7" w:rsidTr="00F26652">
        <w:trPr>
          <w:cantSplit/>
          <w:trHeight w:val="1132"/>
          <w:del w:id="7604"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A344326" w14:textId="5EE06462" w:rsidR="00631BF4" w:rsidRPr="00683B98" w:rsidDel="00561D9D" w:rsidRDefault="00631BF4" w:rsidP="00F26652">
            <w:pPr>
              <w:spacing w:line="240" w:lineRule="auto"/>
              <w:rPr>
                <w:del w:id="7605" w:author="Dr Mamadou SANOGO" w:date="2023-10-26T15:54:00Z"/>
                <w:rFonts w:asciiTheme="minorHAnsi" w:hAnsiTheme="minorHAnsi"/>
                <w:b/>
                <w:color w:val="FF0000"/>
                <w:sz w:val="20"/>
                <w:szCs w:val="20"/>
                <w:rPrChange w:id="7606" w:author="Dr Mamadou SANOGO" w:date="2023-10-26T15:46:00Z">
                  <w:rPr>
                    <w:del w:id="7607" w:author="Dr Mamadou SANOGO" w:date="2023-10-26T15:54:00Z"/>
                    <w:rFonts w:asciiTheme="minorHAnsi" w:hAnsiTheme="minorHAnsi"/>
                    <w:b/>
                    <w:color w:val="000000" w:themeColor="text1"/>
                    <w:sz w:val="20"/>
                    <w:szCs w:val="20"/>
                  </w:rPr>
                </w:rPrChange>
              </w:rPr>
            </w:pPr>
            <w:del w:id="7608" w:author="Dr Mamadou SANOGO" w:date="2023-10-26T15:54:00Z">
              <w:r w:rsidRPr="00683B98" w:rsidDel="00561D9D">
                <w:rPr>
                  <w:rFonts w:asciiTheme="minorHAnsi" w:hAnsiTheme="minorHAnsi"/>
                  <w:b/>
                  <w:bCs/>
                  <w:color w:val="FF0000"/>
                  <w:sz w:val="20"/>
                  <w:szCs w:val="20"/>
                  <w:rPrChange w:id="7609" w:author="Dr Mamadou SANOGO" w:date="2023-10-26T15:46:00Z">
                    <w:rPr>
                      <w:rFonts w:asciiTheme="minorHAnsi" w:hAnsiTheme="minorHAnsi"/>
                      <w:b/>
                      <w:bCs/>
                      <w:color w:val="000000" w:themeColor="text1"/>
                      <w:sz w:val="20"/>
                      <w:szCs w:val="20"/>
                    </w:rPr>
                  </w:rPrChange>
                </w:rPr>
                <w:delText>RAE2304</w:delText>
              </w:r>
            </w:del>
          </w:p>
          <w:p w14:paraId="2201000E" w14:textId="52D81749" w:rsidR="00631BF4" w:rsidRPr="00683B98" w:rsidDel="00561D9D" w:rsidRDefault="00631BF4" w:rsidP="00F26652">
            <w:pPr>
              <w:spacing w:line="240" w:lineRule="auto"/>
              <w:rPr>
                <w:del w:id="7610" w:author="Dr Mamadou SANOGO" w:date="2023-10-26T15:54:00Z"/>
                <w:rFonts w:asciiTheme="minorHAnsi" w:hAnsiTheme="minorHAnsi"/>
                <w:b/>
                <w:color w:val="FF0000"/>
                <w:sz w:val="20"/>
                <w:szCs w:val="20"/>
                <w:rPrChange w:id="7611" w:author="Dr Mamadou SANOGO" w:date="2023-10-26T15:46:00Z">
                  <w:rPr>
                    <w:del w:id="7612" w:author="Dr Mamadou SANOGO" w:date="2023-10-26T15:54:00Z"/>
                    <w:rFonts w:asciiTheme="minorHAnsi" w:hAnsiTheme="minorHAnsi"/>
                    <w:b/>
                    <w:color w:val="000000" w:themeColor="text1"/>
                    <w:sz w:val="20"/>
                    <w:szCs w:val="20"/>
                  </w:rPr>
                </w:rPrChange>
              </w:rPr>
            </w:pPr>
            <w:del w:id="7613" w:author="Dr Mamadou SANOGO" w:date="2023-10-26T15:54:00Z">
              <w:r w:rsidRPr="00683B98" w:rsidDel="00561D9D">
                <w:rPr>
                  <w:rFonts w:asciiTheme="minorHAnsi" w:hAnsiTheme="minorHAnsi"/>
                  <w:b/>
                  <w:color w:val="FF0000"/>
                  <w:sz w:val="20"/>
                  <w:szCs w:val="20"/>
                  <w:rPrChange w:id="7614" w:author="Dr Mamadou SANOGO" w:date="2023-10-26T15:46:00Z">
                    <w:rPr>
                      <w:rFonts w:asciiTheme="minorHAnsi" w:hAnsiTheme="minorHAnsi"/>
                      <w:b/>
                      <w:color w:val="000000" w:themeColor="text1"/>
                      <w:sz w:val="20"/>
                      <w:szCs w:val="20"/>
                    </w:rPr>
                  </w:rPrChange>
                </w:rPr>
                <w:delText xml:space="preserve">Risques et associations en Epidémiologie </w:delText>
              </w:r>
            </w:del>
          </w:p>
          <w:p w14:paraId="1B6BE2D1" w14:textId="470228F4" w:rsidR="00631BF4" w:rsidRPr="00683B98" w:rsidDel="00561D9D" w:rsidRDefault="00631BF4" w:rsidP="00F26652">
            <w:pPr>
              <w:spacing w:line="240" w:lineRule="auto"/>
              <w:rPr>
                <w:del w:id="7615" w:author="Dr Mamadou SANOGO" w:date="2023-10-26T15:54:00Z"/>
                <w:rFonts w:asciiTheme="minorHAnsi" w:hAnsiTheme="minorHAnsi"/>
                <w:b/>
                <w:color w:val="FF0000"/>
                <w:sz w:val="20"/>
                <w:szCs w:val="20"/>
                <w:rPrChange w:id="7616" w:author="Dr Mamadou SANOGO" w:date="2023-10-26T15:46:00Z">
                  <w:rPr>
                    <w:del w:id="7617"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14E93B94" w14:textId="04F0A8DD" w:rsidR="00631BF4" w:rsidRPr="00683B98" w:rsidDel="00561D9D" w:rsidRDefault="00631BF4" w:rsidP="00F26652">
            <w:pPr>
              <w:spacing w:line="240" w:lineRule="auto"/>
              <w:jc w:val="center"/>
              <w:rPr>
                <w:del w:id="7618" w:author="Dr Mamadou SANOGO" w:date="2023-10-26T15:54:00Z"/>
                <w:rFonts w:asciiTheme="minorHAnsi" w:hAnsiTheme="minorHAnsi"/>
                <w:b/>
                <w:color w:val="FF0000"/>
                <w:sz w:val="20"/>
                <w:szCs w:val="20"/>
                <w:rPrChange w:id="7619" w:author="Dr Mamadou SANOGO" w:date="2023-10-26T15:46:00Z">
                  <w:rPr>
                    <w:del w:id="7620" w:author="Dr Mamadou SANOGO" w:date="2023-10-26T15:54:00Z"/>
                    <w:rFonts w:asciiTheme="minorHAnsi" w:hAnsiTheme="minorHAnsi"/>
                    <w:b/>
                    <w:color w:val="000000" w:themeColor="text1"/>
                    <w:sz w:val="20"/>
                    <w:szCs w:val="20"/>
                  </w:rPr>
                </w:rPrChange>
              </w:rPr>
            </w:pPr>
            <w:del w:id="7621" w:author="Dr Mamadou SANOGO" w:date="2023-10-26T15:54:00Z">
              <w:r w:rsidRPr="00683B98" w:rsidDel="00561D9D">
                <w:rPr>
                  <w:rFonts w:asciiTheme="minorHAnsi" w:hAnsiTheme="minorHAnsi"/>
                  <w:b/>
                  <w:color w:val="FF0000"/>
                  <w:sz w:val="20"/>
                  <w:szCs w:val="20"/>
                  <w:rPrChange w:id="7622"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529F5376" w14:textId="2DC53485" w:rsidR="00631BF4" w:rsidRPr="00683B98" w:rsidDel="00561D9D" w:rsidRDefault="00631BF4" w:rsidP="00F26652">
            <w:pPr>
              <w:tabs>
                <w:tab w:val="left" w:pos="567"/>
                <w:tab w:val="left" w:pos="1276"/>
                <w:tab w:val="left" w:pos="2127"/>
              </w:tabs>
              <w:spacing w:line="240" w:lineRule="auto"/>
              <w:rPr>
                <w:del w:id="7623" w:author="Dr Mamadou SANOGO" w:date="2023-10-26T15:54:00Z"/>
                <w:rFonts w:asciiTheme="minorHAnsi" w:hAnsiTheme="minorHAnsi"/>
                <w:bCs/>
                <w:color w:val="FF0000"/>
                <w:sz w:val="20"/>
                <w:szCs w:val="20"/>
                <w:rPrChange w:id="7624" w:author="Dr Mamadou SANOGO" w:date="2023-10-26T15:46:00Z">
                  <w:rPr>
                    <w:del w:id="7625" w:author="Dr Mamadou SANOGO" w:date="2023-10-26T15:54:00Z"/>
                    <w:rFonts w:asciiTheme="minorHAnsi" w:hAnsiTheme="minorHAnsi"/>
                    <w:bCs/>
                    <w:color w:val="000000" w:themeColor="text1"/>
                    <w:sz w:val="20"/>
                    <w:szCs w:val="20"/>
                  </w:rPr>
                </w:rPrChange>
              </w:rPr>
            </w:pPr>
            <w:del w:id="7626" w:author="Dr Mamadou SANOGO" w:date="2023-10-26T15:54:00Z">
              <w:r w:rsidRPr="00683B98" w:rsidDel="00561D9D">
                <w:rPr>
                  <w:rFonts w:asciiTheme="minorHAnsi" w:hAnsiTheme="minorHAnsi"/>
                  <w:bCs/>
                  <w:color w:val="FF0000"/>
                  <w:sz w:val="20"/>
                  <w:szCs w:val="20"/>
                  <w:rPrChange w:id="7627" w:author="Dr Mamadou SANOGO" w:date="2023-10-26T15:46:00Z">
                    <w:rPr>
                      <w:rFonts w:asciiTheme="minorHAnsi" w:hAnsiTheme="minorHAnsi"/>
                      <w:bCs/>
                      <w:color w:val="000000" w:themeColor="text1"/>
                      <w:sz w:val="20"/>
                      <w:szCs w:val="20"/>
                    </w:rPr>
                  </w:rPrChange>
                </w:rPr>
                <w:delText>Assurer le suivi des tendances des maladies</w:delText>
              </w:r>
            </w:del>
          </w:p>
          <w:p w14:paraId="4551C6A2" w14:textId="261375A5" w:rsidR="00631BF4" w:rsidRPr="00683B98" w:rsidDel="00561D9D" w:rsidRDefault="00631BF4" w:rsidP="00F26652">
            <w:pPr>
              <w:tabs>
                <w:tab w:val="left" w:pos="567"/>
                <w:tab w:val="left" w:pos="1276"/>
                <w:tab w:val="left" w:pos="2127"/>
              </w:tabs>
              <w:spacing w:line="240" w:lineRule="auto"/>
              <w:rPr>
                <w:del w:id="7628" w:author="Dr Mamadou SANOGO" w:date="2023-10-26T15:54:00Z"/>
                <w:rFonts w:asciiTheme="minorHAnsi" w:hAnsiTheme="minorHAnsi"/>
                <w:bCs/>
                <w:color w:val="FF0000"/>
                <w:sz w:val="20"/>
                <w:szCs w:val="20"/>
                <w:rPrChange w:id="7629" w:author="Dr Mamadou SANOGO" w:date="2023-10-26T15:46:00Z">
                  <w:rPr>
                    <w:del w:id="7630" w:author="Dr Mamadou SANOGO" w:date="2023-10-26T15:54:00Z"/>
                    <w:rFonts w:asciiTheme="minorHAnsi" w:hAnsiTheme="minorHAnsi"/>
                    <w:bCs/>
                    <w:color w:val="000000" w:themeColor="text1"/>
                    <w:sz w:val="20"/>
                    <w:szCs w:val="20"/>
                  </w:rPr>
                </w:rPrChange>
              </w:rPr>
            </w:pPr>
            <w:del w:id="7631" w:author="Dr Mamadou SANOGO" w:date="2023-10-26T15:54:00Z">
              <w:r w:rsidRPr="00683B98" w:rsidDel="00561D9D">
                <w:rPr>
                  <w:rFonts w:asciiTheme="minorHAnsi" w:hAnsiTheme="minorHAnsi"/>
                  <w:bCs/>
                  <w:color w:val="FF0000"/>
                  <w:sz w:val="20"/>
                  <w:szCs w:val="20"/>
                  <w:rPrChange w:id="7632" w:author="Dr Mamadou SANOGO" w:date="2023-10-26T15:46:00Z">
                    <w:rPr>
                      <w:rFonts w:asciiTheme="minorHAnsi" w:hAnsiTheme="minorHAnsi"/>
                      <w:bCs/>
                      <w:color w:val="000000" w:themeColor="text1"/>
                      <w:sz w:val="20"/>
                      <w:szCs w:val="20"/>
                    </w:rPr>
                  </w:rPrChange>
                </w:rPr>
                <w:delText xml:space="preserve">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6D3E1CD9" w14:textId="18510515" w:rsidR="00631BF4" w:rsidRPr="00683B98" w:rsidDel="00561D9D" w:rsidRDefault="00631BF4" w:rsidP="00F26652">
            <w:pPr>
              <w:tabs>
                <w:tab w:val="left" w:pos="567"/>
                <w:tab w:val="left" w:pos="1276"/>
                <w:tab w:val="left" w:pos="2127"/>
              </w:tabs>
              <w:spacing w:line="240" w:lineRule="auto"/>
              <w:rPr>
                <w:del w:id="7633" w:author="Dr Mamadou SANOGO" w:date="2023-10-26T15:54:00Z"/>
                <w:rFonts w:asciiTheme="minorHAnsi" w:hAnsiTheme="minorHAnsi"/>
                <w:bCs/>
                <w:color w:val="FF0000"/>
                <w:sz w:val="20"/>
                <w:szCs w:val="20"/>
                <w:rPrChange w:id="7634" w:author="Dr Mamadou SANOGO" w:date="2023-10-26T15:46:00Z">
                  <w:rPr>
                    <w:del w:id="7635" w:author="Dr Mamadou SANOGO" w:date="2023-10-26T15:54:00Z"/>
                    <w:rFonts w:asciiTheme="minorHAnsi" w:hAnsiTheme="minorHAnsi"/>
                    <w:bCs/>
                    <w:color w:val="000000" w:themeColor="text1"/>
                    <w:sz w:val="20"/>
                    <w:szCs w:val="20"/>
                  </w:rPr>
                </w:rPrChange>
              </w:rPr>
            </w:pPr>
            <w:del w:id="7636" w:author="Dr Mamadou SANOGO" w:date="2023-10-26T15:54:00Z">
              <w:r w:rsidRPr="00683B98" w:rsidDel="00561D9D">
                <w:rPr>
                  <w:rFonts w:asciiTheme="minorHAnsi" w:hAnsiTheme="minorHAnsi"/>
                  <w:bCs/>
                  <w:color w:val="FF0000"/>
                  <w:sz w:val="20"/>
                  <w:szCs w:val="20"/>
                  <w:rPrChange w:id="7637" w:author="Dr Mamadou SANOGO" w:date="2023-10-26T15:46:00Z">
                    <w:rPr>
                      <w:rFonts w:asciiTheme="minorHAnsi" w:hAnsiTheme="minorHAnsi"/>
                      <w:bCs/>
                      <w:color w:val="000000" w:themeColor="text1"/>
                      <w:sz w:val="20"/>
                      <w:szCs w:val="20"/>
                    </w:rPr>
                  </w:rPrChange>
                </w:rPr>
                <w:delText xml:space="preserve">Mesures d’impact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02E5B589" w14:textId="71759004" w:rsidR="00631BF4" w:rsidRPr="00683B98" w:rsidDel="00561D9D" w:rsidRDefault="00631BF4" w:rsidP="00F26652">
            <w:pPr>
              <w:tabs>
                <w:tab w:val="left" w:pos="567"/>
                <w:tab w:val="left" w:pos="1276"/>
                <w:tab w:val="left" w:pos="2127"/>
              </w:tabs>
              <w:spacing w:line="240" w:lineRule="auto"/>
              <w:jc w:val="center"/>
              <w:rPr>
                <w:del w:id="7638" w:author="Dr Mamadou SANOGO" w:date="2023-10-26T15:54:00Z"/>
                <w:rFonts w:asciiTheme="minorHAnsi" w:hAnsiTheme="minorHAnsi"/>
                <w:bCs/>
                <w:color w:val="FF0000"/>
                <w:sz w:val="20"/>
                <w:szCs w:val="20"/>
                <w:rPrChange w:id="7639" w:author="Dr Mamadou SANOGO" w:date="2023-10-26T15:46:00Z">
                  <w:rPr>
                    <w:del w:id="7640" w:author="Dr Mamadou SANOGO" w:date="2023-10-26T15:54:00Z"/>
                    <w:rFonts w:asciiTheme="minorHAnsi" w:hAnsiTheme="minorHAnsi"/>
                    <w:bCs/>
                    <w:color w:val="000000" w:themeColor="text1"/>
                    <w:sz w:val="20"/>
                    <w:szCs w:val="20"/>
                  </w:rPr>
                </w:rPrChange>
              </w:rPr>
            </w:pPr>
            <w:del w:id="7641" w:author="Dr Mamadou SANOGO" w:date="2023-10-26T15:54:00Z">
              <w:r w:rsidRPr="00683B98" w:rsidDel="00561D9D">
                <w:rPr>
                  <w:rFonts w:asciiTheme="minorHAnsi" w:hAnsiTheme="minorHAnsi"/>
                  <w:bCs/>
                  <w:color w:val="FF0000"/>
                  <w:sz w:val="20"/>
                  <w:szCs w:val="20"/>
                  <w:rPrChange w:id="7642"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4171F042" w14:textId="41EC807D" w:rsidR="00631BF4" w:rsidRPr="00683B98" w:rsidDel="00561D9D" w:rsidRDefault="00631BF4" w:rsidP="00F26652">
            <w:pPr>
              <w:tabs>
                <w:tab w:val="left" w:pos="567"/>
                <w:tab w:val="left" w:pos="1276"/>
                <w:tab w:val="left" w:pos="2127"/>
              </w:tabs>
              <w:spacing w:line="240" w:lineRule="auto"/>
              <w:jc w:val="center"/>
              <w:rPr>
                <w:del w:id="7643" w:author="Dr Mamadou SANOGO" w:date="2023-10-26T15:54:00Z"/>
                <w:rFonts w:asciiTheme="minorHAnsi" w:hAnsiTheme="minorHAnsi"/>
                <w:bCs/>
                <w:color w:val="FF0000"/>
                <w:sz w:val="20"/>
                <w:szCs w:val="20"/>
                <w:rPrChange w:id="7644" w:author="Dr Mamadou SANOGO" w:date="2023-10-26T15:46:00Z">
                  <w:rPr>
                    <w:del w:id="7645" w:author="Dr Mamadou SANOGO" w:date="2023-10-26T15:54:00Z"/>
                    <w:rFonts w:asciiTheme="minorHAnsi" w:hAnsiTheme="minorHAnsi"/>
                    <w:bCs/>
                    <w:color w:val="000000" w:themeColor="text1"/>
                    <w:sz w:val="20"/>
                    <w:szCs w:val="20"/>
                  </w:rPr>
                </w:rPrChange>
              </w:rPr>
            </w:pPr>
            <w:del w:id="7646" w:author="Dr Mamadou SANOGO" w:date="2023-10-26T15:54:00Z">
              <w:r w:rsidRPr="00683B98" w:rsidDel="00561D9D">
                <w:rPr>
                  <w:rFonts w:asciiTheme="minorHAnsi" w:hAnsiTheme="minorHAnsi"/>
                  <w:bCs/>
                  <w:color w:val="FF0000"/>
                  <w:sz w:val="20"/>
                  <w:szCs w:val="20"/>
                  <w:rPrChange w:id="7647" w:author="Dr Mamadou SANOGO" w:date="2023-10-26T15:46:00Z">
                    <w:rPr>
                      <w:rFonts w:asciiTheme="minorHAnsi" w:hAnsiTheme="minorHAnsi"/>
                      <w:bCs/>
                      <w:color w:val="000000" w:themeColor="text1"/>
                      <w:sz w:val="20"/>
                      <w:szCs w:val="20"/>
                    </w:rPr>
                  </w:rPrChange>
                </w:rPr>
                <w:delText>50/50/00/45</w:delText>
              </w:r>
            </w:del>
          </w:p>
        </w:tc>
        <w:tc>
          <w:tcPr>
            <w:tcW w:w="884" w:type="pct"/>
            <w:vMerge w:val="restart"/>
            <w:tcBorders>
              <w:top w:val="single" w:sz="4" w:space="0" w:color="auto"/>
              <w:left w:val="single" w:sz="4" w:space="0" w:color="auto"/>
              <w:right w:val="single" w:sz="4" w:space="0" w:color="auto"/>
            </w:tcBorders>
            <w:vAlign w:val="center"/>
            <w:hideMark/>
          </w:tcPr>
          <w:p w14:paraId="4B1AE341" w14:textId="7BA93523" w:rsidR="00631BF4" w:rsidRPr="00683B98" w:rsidDel="00561D9D" w:rsidRDefault="00631BF4" w:rsidP="00F26652">
            <w:pPr>
              <w:spacing w:line="240" w:lineRule="auto"/>
              <w:rPr>
                <w:del w:id="7648" w:author="Dr Mamadou SANOGO" w:date="2023-10-26T15:54:00Z"/>
                <w:color w:val="FF0000"/>
                <w:sz w:val="20"/>
                <w:szCs w:val="20"/>
                <w:rPrChange w:id="7649" w:author="Dr Mamadou SANOGO" w:date="2023-10-26T15:46:00Z">
                  <w:rPr>
                    <w:del w:id="7650" w:author="Dr Mamadou SANOGO" w:date="2023-10-26T15:54:00Z"/>
                    <w:sz w:val="20"/>
                    <w:szCs w:val="20"/>
                  </w:rPr>
                </w:rPrChange>
              </w:rPr>
            </w:pPr>
            <w:del w:id="7651" w:author="Dr Mamadou SANOGO" w:date="2023-10-26T15:54:00Z">
              <w:r w:rsidRPr="00683B98" w:rsidDel="00561D9D">
                <w:rPr>
                  <w:rFonts w:asciiTheme="minorHAnsi" w:hAnsiTheme="minorHAnsi"/>
                  <w:bCs/>
                  <w:i/>
                  <w:color w:val="FF0000"/>
                  <w:sz w:val="20"/>
                  <w:szCs w:val="20"/>
                  <w:rPrChange w:id="7652"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18D05D5" w14:textId="33C41146" w:rsidR="00631BF4" w:rsidRPr="00683B98" w:rsidDel="00561D9D" w:rsidRDefault="00631BF4" w:rsidP="00F26652">
            <w:pPr>
              <w:spacing w:line="240" w:lineRule="auto"/>
              <w:rPr>
                <w:del w:id="7653" w:author="Dr Mamadou SANOGO" w:date="2023-10-26T15:54:00Z"/>
                <w:color w:val="FF0000"/>
                <w:sz w:val="20"/>
                <w:szCs w:val="20"/>
                <w:rPrChange w:id="7654" w:author="Dr Mamadou SANOGO" w:date="2023-10-26T15:46:00Z">
                  <w:rPr>
                    <w:del w:id="7655" w:author="Dr Mamadou SANOGO" w:date="2023-10-26T15:54:00Z"/>
                    <w:sz w:val="20"/>
                    <w:szCs w:val="20"/>
                  </w:rPr>
                </w:rPrChange>
              </w:rPr>
            </w:pPr>
            <w:del w:id="7656" w:author="Dr Mamadou SANOGO" w:date="2023-10-26T15:54:00Z">
              <w:r w:rsidRPr="00683B98" w:rsidDel="00561D9D">
                <w:rPr>
                  <w:rFonts w:asciiTheme="minorHAnsi" w:hAnsiTheme="minorHAnsi"/>
                  <w:bCs/>
                  <w:i/>
                  <w:color w:val="FF0000"/>
                  <w:sz w:val="20"/>
                  <w:szCs w:val="20"/>
                  <w:rPrChange w:id="7657"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5C58A13" w14:textId="5EE42D13" w:rsidTr="00F26652">
        <w:trPr>
          <w:cantSplit/>
          <w:trHeight w:val="20"/>
          <w:del w:id="7658" w:author="Dr Mamadou SANOGO" w:date="2023-10-26T15:54:00Z"/>
        </w:trPr>
        <w:tc>
          <w:tcPr>
            <w:tcW w:w="797" w:type="pct"/>
            <w:vMerge/>
            <w:tcBorders>
              <w:left w:val="single" w:sz="4" w:space="0" w:color="auto"/>
              <w:right w:val="single" w:sz="4" w:space="0" w:color="auto"/>
            </w:tcBorders>
            <w:vAlign w:val="center"/>
            <w:hideMark/>
          </w:tcPr>
          <w:p w14:paraId="142AF887" w14:textId="7B7ED951" w:rsidR="00631BF4" w:rsidRPr="00683B98" w:rsidDel="00561D9D" w:rsidRDefault="00631BF4" w:rsidP="00F26652">
            <w:pPr>
              <w:spacing w:line="240" w:lineRule="auto"/>
              <w:rPr>
                <w:del w:id="7659" w:author="Dr Mamadou SANOGO" w:date="2023-10-26T15:54:00Z"/>
                <w:rFonts w:asciiTheme="minorHAnsi" w:hAnsiTheme="minorHAnsi"/>
                <w:b/>
                <w:color w:val="FF0000"/>
                <w:sz w:val="20"/>
                <w:szCs w:val="20"/>
                <w:rPrChange w:id="7660" w:author="Dr Mamadou SANOGO" w:date="2023-10-26T15:46:00Z">
                  <w:rPr>
                    <w:del w:id="7661"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4F8D1CB2" w14:textId="4C63EE36" w:rsidR="00631BF4" w:rsidRPr="00683B98" w:rsidDel="00561D9D" w:rsidRDefault="00631BF4" w:rsidP="00F26652">
            <w:pPr>
              <w:spacing w:line="240" w:lineRule="auto"/>
              <w:jc w:val="center"/>
              <w:rPr>
                <w:del w:id="7662" w:author="Dr Mamadou SANOGO" w:date="2023-10-26T15:54:00Z"/>
                <w:rFonts w:asciiTheme="minorHAnsi" w:hAnsiTheme="minorHAnsi"/>
                <w:b/>
                <w:color w:val="FF0000"/>
                <w:sz w:val="20"/>
                <w:szCs w:val="20"/>
                <w:rPrChange w:id="7663" w:author="Dr Mamadou SANOGO" w:date="2023-10-26T15:46:00Z">
                  <w:rPr>
                    <w:del w:id="7664"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392C7B4" w14:textId="30B67C23" w:rsidR="00631BF4" w:rsidRPr="00683B98" w:rsidDel="00561D9D" w:rsidRDefault="00631BF4" w:rsidP="00F26652">
            <w:pPr>
              <w:tabs>
                <w:tab w:val="left" w:pos="567"/>
                <w:tab w:val="left" w:pos="1276"/>
                <w:tab w:val="left" w:pos="2127"/>
              </w:tabs>
              <w:spacing w:line="240" w:lineRule="auto"/>
              <w:rPr>
                <w:del w:id="7665" w:author="Dr Mamadou SANOGO" w:date="2023-10-26T15:54:00Z"/>
                <w:rFonts w:asciiTheme="minorHAnsi" w:hAnsiTheme="minorHAnsi"/>
                <w:bCs/>
                <w:color w:val="FF0000"/>
                <w:sz w:val="20"/>
                <w:szCs w:val="20"/>
                <w:rPrChange w:id="7666" w:author="Dr Mamadou SANOGO" w:date="2023-10-26T15:46:00Z">
                  <w:rPr>
                    <w:del w:id="7667"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61044BEF" w14:textId="1CA25290" w:rsidR="00631BF4" w:rsidRPr="00683B98" w:rsidDel="00561D9D" w:rsidRDefault="00631BF4" w:rsidP="00F26652">
            <w:pPr>
              <w:tabs>
                <w:tab w:val="left" w:pos="567"/>
                <w:tab w:val="left" w:pos="1276"/>
                <w:tab w:val="left" w:pos="2127"/>
              </w:tabs>
              <w:spacing w:line="240" w:lineRule="auto"/>
              <w:rPr>
                <w:del w:id="7668" w:author="Dr Mamadou SANOGO" w:date="2023-10-26T15:54:00Z"/>
                <w:rFonts w:asciiTheme="minorHAnsi" w:hAnsiTheme="minorHAnsi"/>
                <w:bCs/>
                <w:color w:val="FF0000"/>
                <w:sz w:val="20"/>
                <w:szCs w:val="20"/>
                <w:rPrChange w:id="7669" w:author="Dr Mamadou SANOGO" w:date="2023-10-26T15:46:00Z">
                  <w:rPr>
                    <w:del w:id="7670" w:author="Dr Mamadou SANOGO" w:date="2023-10-26T15:54:00Z"/>
                    <w:rFonts w:asciiTheme="minorHAnsi" w:hAnsiTheme="minorHAnsi"/>
                    <w:bCs/>
                    <w:color w:val="000000" w:themeColor="text1"/>
                    <w:sz w:val="20"/>
                    <w:szCs w:val="20"/>
                  </w:rPr>
                </w:rPrChange>
              </w:rPr>
            </w:pPr>
            <w:del w:id="7671" w:author="Dr Mamadou SANOGO" w:date="2023-10-26T15:54:00Z">
              <w:r w:rsidRPr="00683B98" w:rsidDel="00561D9D">
                <w:rPr>
                  <w:rFonts w:asciiTheme="minorHAnsi" w:hAnsiTheme="minorHAnsi"/>
                  <w:bCs/>
                  <w:color w:val="FF0000"/>
                  <w:sz w:val="20"/>
                  <w:szCs w:val="20"/>
                  <w:rPrChange w:id="7672" w:author="Dr Mamadou SANOGO" w:date="2023-10-26T15:46:00Z">
                    <w:rPr>
                      <w:rFonts w:asciiTheme="minorHAnsi" w:hAnsiTheme="minorHAnsi"/>
                      <w:bCs/>
                      <w:color w:val="000000" w:themeColor="text1"/>
                      <w:sz w:val="20"/>
                      <w:szCs w:val="20"/>
                    </w:rPr>
                  </w:rPrChange>
                </w:rPr>
                <w:delText>Mesures d’association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CE2004A" w14:textId="0F670A10" w:rsidR="00631BF4" w:rsidRPr="00683B98" w:rsidDel="00561D9D" w:rsidRDefault="00631BF4" w:rsidP="00F26652">
            <w:pPr>
              <w:tabs>
                <w:tab w:val="left" w:pos="567"/>
                <w:tab w:val="left" w:pos="1276"/>
                <w:tab w:val="left" w:pos="2127"/>
              </w:tabs>
              <w:spacing w:line="240" w:lineRule="auto"/>
              <w:jc w:val="center"/>
              <w:rPr>
                <w:del w:id="7673" w:author="Dr Mamadou SANOGO" w:date="2023-10-26T15:54:00Z"/>
                <w:rFonts w:asciiTheme="minorHAnsi" w:hAnsiTheme="minorHAnsi"/>
                <w:bCs/>
                <w:color w:val="FF0000"/>
                <w:sz w:val="20"/>
                <w:szCs w:val="20"/>
                <w:rPrChange w:id="7674" w:author="Dr Mamadou SANOGO" w:date="2023-10-26T15:46:00Z">
                  <w:rPr>
                    <w:del w:id="7675" w:author="Dr Mamadou SANOGO" w:date="2023-10-26T15:54:00Z"/>
                    <w:rFonts w:asciiTheme="minorHAnsi" w:hAnsiTheme="minorHAnsi"/>
                    <w:bCs/>
                    <w:color w:val="000000" w:themeColor="text1"/>
                    <w:sz w:val="20"/>
                    <w:szCs w:val="20"/>
                  </w:rPr>
                </w:rPrChange>
              </w:rPr>
            </w:pPr>
            <w:del w:id="7676" w:author="Dr Mamadou SANOGO" w:date="2023-10-26T15:54:00Z">
              <w:r w:rsidRPr="00683B98" w:rsidDel="00561D9D">
                <w:rPr>
                  <w:rFonts w:asciiTheme="minorHAnsi" w:hAnsiTheme="minorHAnsi"/>
                  <w:bCs/>
                  <w:color w:val="FF0000"/>
                  <w:sz w:val="20"/>
                  <w:szCs w:val="20"/>
                  <w:rPrChange w:id="7677"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05320961" w14:textId="7EF9CA7F" w:rsidR="00631BF4" w:rsidRPr="00683B98" w:rsidDel="00561D9D" w:rsidRDefault="00631BF4" w:rsidP="00F26652">
            <w:pPr>
              <w:tabs>
                <w:tab w:val="left" w:pos="567"/>
                <w:tab w:val="left" w:pos="1276"/>
                <w:tab w:val="left" w:pos="2127"/>
              </w:tabs>
              <w:spacing w:line="240" w:lineRule="auto"/>
              <w:jc w:val="center"/>
              <w:rPr>
                <w:del w:id="7678" w:author="Dr Mamadou SANOGO" w:date="2023-10-26T15:54:00Z"/>
                <w:rFonts w:asciiTheme="minorHAnsi" w:hAnsiTheme="minorHAnsi"/>
                <w:bCs/>
                <w:color w:val="FF0000"/>
                <w:sz w:val="20"/>
                <w:szCs w:val="20"/>
                <w:rPrChange w:id="7679" w:author="Dr Mamadou SANOGO" w:date="2023-10-26T15:46:00Z">
                  <w:rPr>
                    <w:del w:id="7680"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6B9E7054" w14:textId="4FDA5D4D" w:rsidR="00631BF4" w:rsidRPr="00683B98" w:rsidDel="00561D9D" w:rsidRDefault="00631BF4" w:rsidP="00F26652">
            <w:pPr>
              <w:tabs>
                <w:tab w:val="left" w:pos="567"/>
                <w:tab w:val="left" w:pos="1276"/>
                <w:tab w:val="left" w:pos="2127"/>
              </w:tabs>
              <w:spacing w:line="240" w:lineRule="auto"/>
              <w:rPr>
                <w:del w:id="7681" w:author="Dr Mamadou SANOGO" w:date="2023-10-26T15:54:00Z"/>
                <w:rFonts w:asciiTheme="minorHAnsi" w:hAnsiTheme="minorHAnsi"/>
                <w:bCs/>
                <w:i/>
                <w:color w:val="FF0000"/>
                <w:sz w:val="20"/>
                <w:szCs w:val="20"/>
                <w:rPrChange w:id="7682" w:author="Dr Mamadou SANOGO" w:date="2023-10-26T15:46:00Z">
                  <w:rPr>
                    <w:del w:id="7683"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38483928" w14:textId="073A33DC" w:rsidR="00631BF4" w:rsidRPr="00683B98" w:rsidDel="00561D9D" w:rsidRDefault="00631BF4" w:rsidP="00F26652">
            <w:pPr>
              <w:tabs>
                <w:tab w:val="left" w:pos="567"/>
                <w:tab w:val="left" w:pos="1276"/>
                <w:tab w:val="left" w:pos="2127"/>
              </w:tabs>
              <w:spacing w:line="240" w:lineRule="auto"/>
              <w:rPr>
                <w:del w:id="7684" w:author="Dr Mamadou SANOGO" w:date="2023-10-26T15:54:00Z"/>
                <w:rFonts w:asciiTheme="minorHAnsi" w:hAnsiTheme="minorHAnsi"/>
                <w:bCs/>
                <w:i/>
                <w:color w:val="FF0000"/>
                <w:sz w:val="20"/>
                <w:szCs w:val="20"/>
                <w:rPrChange w:id="7685" w:author="Dr Mamadou SANOGO" w:date="2023-10-26T15:46:00Z">
                  <w:rPr>
                    <w:del w:id="7686" w:author="Dr Mamadou SANOGO" w:date="2023-10-26T15:54:00Z"/>
                    <w:rFonts w:asciiTheme="minorHAnsi" w:hAnsiTheme="minorHAnsi"/>
                    <w:bCs/>
                    <w:i/>
                    <w:color w:val="000000" w:themeColor="text1"/>
                    <w:sz w:val="20"/>
                    <w:szCs w:val="20"/>
                  </w:rPr>
                </w:rPrChange>
              </w:rPr>
            </w:pPr>
          </w:p>
        </w:tc>
      </w:tr>
      <w:tr w:rsidR="00683B98" w:rsidRPr="00683B98" w:rsidDel="00561D9D" w14:paraId="29B65676" w14:textId="013FCC2B" w:rsidTr="00F26652">
        <w:trPr>
          <w:cantSplit/>
          <w:trHeight w:val="1687"/>
          <w:del w:id="7687" w:author="Dr Mamadou SANOGO" w:date="2023-10-26T15:54:00Z"/>
        </w:trPr>
        <w:tc>
          <w:tcPr>
            <w:tcW w:w="797" w:type="pct"/>
            <w:vMerge/>
            <w:tcBorders>
              <w:left w:val="single" w:sz="4" w:space="0" w:color="auto"/>
              <w:right w:val="single" w:sz="4" w:space="0" w:color="auto"/>
            </w:tcBorders>
            <w:vAlign w:val="center"/>
            <w:hideMark/>
          </w:tcPr>
          <w:p w14:paraId="464ECCE0" w14:textId="72A22DE8" w:rsidR="00631BF4" w:rsidRPr="00683B98" w:rsidDel="00561D9D" w:rsidRDefault="00631BF4" w:rsidP="00F26652">
            <w:pPr>
              <w:spacing w:line="240" w:lineRule="auto"/>
              <w:rPr>
                <w:del w:id="7688" w:author="Dr Mamadou SANOGO" w:date="2023-10-26T15:54:00Z"/>
                <w:rFonts w:asciiTheme="minorHAnsi" w:hAnsiTheme="minorHAnsi"/>
                <w:b/>
                <w:color w:val="FF0000"/>
                <w:sz w:val="20"/>
                <w:szCs w:val="20"/>
                <w:rPrChange w:id="7689" w:author="Dr Mamadou SANOGO" w:date="2023-10-26T15:46:00Z">
                  <w:rPr>
                    <w:del w:id="769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58167C46" w14:textId="52C80EB9" w:rsidR="00631BF4" w:rsidRPr="00683B98" w:rsidDel="00561D9D" w:rsidRDefault="00631BF4" w:rsidP="00F26652">
            <w:pPr>
              <w:spacing w:line="240" w:lineRule="auto"/>
              <w:jc w:val="center"/>
              <w:rPr>
                <w:del w:id="7691" w:author="Dr Mamadou SANOGO" w:date="2023-10-26T15:54:00Z"/>
                <w:rFonts w:asciiTheme="minorHAnsi" w:hAnsiTheme="minorHAnsi"/>
                <w:b/>
                <w:color w:val="FF0000"/>
                <w:sz w:val="20"/>
                <w:szCs w:val="20"/>
                <w:rPrChange w:id="7692" w:author="Dr Mamadou SANOGO" w:date="2023-10-26T15:46:00Z">
                  <w:rPr>
                    <w:del w:id="7693"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1AA6D88" w14:textId="5FE9A958" w:rsidR="00631BF4" w:rsidRPr="00683B98" w:rsidDel="00561D9D" w:rsidRDefault="00631BF4" w:rsidP="00F26652">
            <w:pPr>
              <w:tabs>
                <w:tab w:val="left" w:pos="567"/>
                <w:tab w:val="left" w:pos="1276"/>
                <w:tab w:val="left" w:pos="2127"/>
              </w:tabs>
              <w:spacing w:line="240" w:lineRule="auto"/>
              <w:rPr>
                <w:del w:id="7694" w:author="Dr Mamadou SANOGO" w:date="2023-10-26T15:54:00Z"/>
                <w:rFonts w:asciiTheme="minorHAnsi" w:hAnsiTheme="minorHAnsi"/>
                <w:bCs/>
                <w:color w:val="FF0000"/>
                <w:sz w:val="20"/>
                <w:szCs w:val="20"/>
                <w:rPrChange w:id="7695" w:author="Dr Mamadou SANOGO" w:date="2023-10-26T15:46:00Z">
                  <w:rPr>
                    <w:del w:id="7696"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3238EE06" w14:textId="3B25CADC" w:rsidR="00631BF4" w:rsidRPr="00683B98" w:rsidDel="00561D9D" w:rsidRDefault="00631BF4" w:rsidP="00F26652">
            <w:pPr>
              <w:tabs>
                <w:tab w:val="left" w:pos="567"/>
                <w:tab w:val="left" w:pos="1276"/>
                <w:tab w:val="left" w:pos="2127"/>
              </w:tabs>
              <w:spacing w:line="240" w:lineRule="auto"/>
              <w:rPr>
                <w:del w:id="7697" w:author="Dr Mamadou SANOGO" w:date="2023-10-26T15:54:00Z"/>
                <w:rFonts w:asciiTheme="minorHAnsi" w:hAnsiTheme="minorHAnsi"/>
                <w:bCs/>
                <w:color w:val="FF0000"/>
                <w:sz w:val="20"/>
                <w:szCs w:val="20"/>
                <w:rPrChange w:id="7698" w:author="Dr Mamadou SANOGO" w:date="2023-10-26T15:46:00Z">
                  <w:rPr>
                    <w:del w:id="7699" w:author="Dr Mamadou SANOGO" w:date="2023-10-26T15:54:00Z"/>
                    <w:rFonts w:asciiTheme="minorHAnsi" w:hAnsiTheme="minorHAnsi"/>
                    <w:bCs/>
                    <w:color w:val="000000" w:themeColor="text1"/>
                    <w:sz w:val="20"/>
                    <w:szCs w:val="20"/>
                  </w:rPr>
                </w:rPrChange>
              </w:rPr>
            </w:pPr>
            <w:del w:id="7700" w:author="Dr Mamadou SANOGO" w:date="2023-10-26T15:54:00Z">
              <w:r w:rsidRPr="00683B98" w:rsidDel="00561D9D">
                <w:rPr>
                  <w:rFonts w:asciiTheme="minorHAnsi" w:hAnsiTheme="minorHAnsi"/>
                  <w:bCs/>
                  <w:color w:val="FF0000"/>
                  <w:sz w:val="20"/>
                  <w:szCs w:val="20"/>
                  <w:rPrChange w:id="7701" w:author="Dr Mamadou SANOGO" w:date="2023-10-26T15:46:00Z">
                    <w:rPr>
                      <w:rFonts w:asciiTheme="minorHAnsi" w:hAnsiTheme="minorHAnsi"/>
                      <w:bCs/>
                      <w:color w:val="000000" w:themeColor="text1"/>
                      <w:sz w:val="20"/>
                      <w:szCs w:val="20"/>
                    </w:rPr>
                  </w:rPrChange>
                </w:rPr>
                <w:delText>Notion de causalité</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4D101A25" w14:textId="531E82F8" w:rsidR="00631BF4" w:rsidRPr="00683B98" w:rsidDel="00561D9D" w:rsidRDefault="00631BF4" w:rsidP="00F26652">
            <w:pPr>
              <w:tabs>
                <w:tab w:val="left" w:pos="567"/>
                <w:tab w:val="left" w:pos="1276"/>
                <w:tab w:val="left" w:pos="2127"/>
              </w:tabs>
              <w:spacing w:line="240" w:lineRule="auto"/>
              <w:jc w:val="center"/>
              <w:rPr>
                <w:del w:id="7702" w:author="Dr Mamadou SANOGO" w:date="2023-10-26T15:54:00Z"/>
                <w:rFonts w:asciiTheme="minorHAnsi" w:hAnsiTheme="minorHAnsi"/>
                <w:bCs/>
                <w:color w:val="FF0000"/>
                <w:sz w:val="20"/>
                <w:szCs w:val="20"/>
                <w:rPrChange w:id="7703" w:author="Dr Mamadou SANOGO" w:date="2023-10-26T15:46:00Z">
                  <w:rPr>
                    <w:del w:id="7704" w:author="Dr Mamadou SANOGO" w:date="2023-10-26T15:54:00Z"/>
                    <w:rFonts w:asciiTheme="minorHAnsi" w:hAnsiTheme="minorHAnsi"/>
                    <w:bCs/>
                    <w:color w:val="000000" w:themeColor="text1"/>
                    <w:sz w:val="20"/>
                    <w:szCs w:val="20"/>
                  </w:rPr>
                </w:rPrChange>
              </w:rPr>
            </w:pPr>
            <w:del w:id="7705" w:author="Dr Mamadou SANOGO" w:date="2023-10-26T15:54:00Z">
              <w:r w:rsidRPr="00683B98" w:rsidDel="00561D9D">
                <w:rPr>
                  <w:rFonts w:asciiTheme="minorHAnsi" w:hAnsiTheme="minorHAnsi"/>
                  <w:bCs/>
                  <w:color w:val="FF0000"/>
                  <w:sz w:val="20"/>
                  <w:szCs w:val="20"/>
                  <w:rPrChange w:id="7706"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7DC7DF98" w14:textId="549350BD" w:rsidR="00631BF4" w:rsidRPr="00683B98" w:rsidDel="00561D9D" w:rsidRDefault="00631BF4" w:rsidP="00F26652">
            <w:pPr>
              <w:tabs>
                <w:tab w:val="left" w:pos="567"/>
                <w:tab w:val="left" w:pos="1276"/>
                <w:tab w:val="left" w:pos="2127"/>
              </w:tabs>
              <w:spacing w:line="240" w:lineRule="auto"/>
              <w:jc w:val="center"/>
              <w:rPr>
                <w:del w:id="7707" w:author="Dr Mamadou SANOGO" w:date="2023-10-26T15:54:00Z"/>
                <w:rFonts w:asciiTheme="minorHAnsi" w:hAnsiTheme="minorHAnsi"/>
                <w:bCs/>
                <w:color w:val="FF0000"/>
                <w:sz w:val="20"/>
                <w:szCs w:val="20"/>
                <w:rPrChange w:id="7708" w:author="Dr Mamadou SANOGO" w:date="2023-10-26T15:46:00Z">
                  <w:rPr>
                    <w:del w:id="7709"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7D9C878" w14:textId="328D4B09" w:rsidR="00631BF4" w:rsidRPr="00683B98" w:rsidDel="00561D9D" w:rsidRDefault="00631BF4" w:rsidP="00F26652">
            <w:pPr>
              <w:tabs>
                <w:tab w:val="left" w:pos="567"/>
                <w:tab w:val="left" w:pos="1276"/>
                <w:tab w:val="left" w:pos="2127"/>
              </w:tabs>
              <w:spacing w:line="240" w:lineRule="auto"/>
              <w:rPr>
                <w:del w:id="7710" w:author="Dr Mamadou SANOGO" w:date="2023-10-26T15:54:00Z"/>
                <w:rFonts w:asciiTheme="minorHAnsi" w:hAnsiTheme="minorHAnsi"/>
                <w:bCs/>
                <w:i/>
                <w:color w:val="FF0000"/>
                <w:sz w:val="20"/>
                <w:szCs w:val="20"/>
                <w:rPrChange w:id="7711" w:author="Dr Mamadou SANOGO" w:date="2023-10-26T15:46:00Z">
                  <w:rPr>
                    <w:del w:id="7712"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78ECA657" w14:textId="71847314" w:rsidR="00631BF4" w:rsidRPr="00683B98" w:rsidDel="00561D9D" w:rsidRDefault="00631BF4" w:rsidP="00F26652">
            <w:pPr>
              <w:tabs>
                <w:tab w:val="left" w:pos="567"/>
                <w:tab w:val="left" w:pos="1276"/>
                <w:tab w:val="left" w:pos="2127"/>
              </w:tabs>
              <w:spacing w:line="240" w:lineRule="auto"/>
              <w:rPr>
                <w:del w:id="7713" w:author="Dr Mamadou SANOGO" w:date="2023-10-26T15:54:00Z"/>
                <w:rFonts w:asciiTheme="minorHAnsi" w:hAnsiTheme="minorHAnsi"/>
                <w:bCs/>
                <w:i/>
                <w:color w:val="FF0000"/>
                <w:sz w:val="20"/>
                <w:szCs w:val="20"/>
                <w:rPrChange w:id="7714" w:author="Dr Mamadou SANOGO" w:date="2023-10-26T15:46:00Z">
                  <w:rPr>
                    <w:del w:id="7715" w:author="Dr Mamadou SANOGO" w:date="2023-10-26T15:54:00Z"/>
                    <w:rFonts w:asciiTheme="minorHAnsi" w:hAnsiTheme="minorHAnsi"/>
                    <w:bCs/>
                    <w:i/>
                    <w:color w:val="000000" w:themeColor="text1"/>
                    <w:sz w:val="20"/>
                    <w:szCs w:val="20"/>
                  </w:rPr>
                </w:rPrChange>
              </w:rPr>
            </w:pPr>
          </w:p>
        </w:tc>
      </w:tr>
      <w:tr w:rsidR="00683B98" w:rsidRPr="00683B98" w:rsidDel="00561D9D" w14:paraId="0E39E847" w14:textId="5399D1B4" w:rsidTr="00F26652">
        <w:trPr>
          <w:cantSplit/>
          <w:trHeight w:val="58"/>
          <w:del w:id="7716" w:author="Dr Mamadou SANOGO" w:date="2023-10-26T15:54:00Z"/>
        </w:trPr>
        <w:tc>
          <w:tcPr>
            <w:tcW w:w="797" w:type="pct"/>
            <w:vMerge/>
            <w:tcBorders>
              <w:left w:val="single" w:sz="4" w:space="0" w:color="auto"/>
              <w:bottom w:val="single" w:sz="4" w:space="0" w:color="auto"/>
              <w:right w:val="single" w:sz="4" w:space="0" w:color="auto"/>
            </w:tcBorders>
            <w:vAlign w:val="center"/>
          </w:tcPr>
          <w:p w14:paraId="531FB446" w14:textId="07883184" w:rsidR="00631BF4" w:rsidRPr="00683B98" w:rsidDel="00561D9D" w:rsidRDefault="00631BF4" w:rsidP="00F26652">
            <w:pPr>
              <w:spacing w:line="240" w:lineRule="auto"/>
              <w:rPr>
                <w:del w:id="7717" w:author="Dr Mamadou SANOGO" w:date="2023-10-26T15:54:00Z"/>
                <w:rFonts w:asciiTheme="minorHAnsi" w:hAnsiTheme="minorHAnsi"/>
                <w:b/>
                <w:color w:val="FF0000"/>
                <w:sz w:val="20"/>
                <w:szCs w:val="20"/>
                <w:rPrChange w:id="7718" w:author="Dr Mamadou SANOGO" w:date="2023-10-26T15:46:00Z">
                  <w:rPr>
                    <w:del w:id="771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0253BF3E" w14:textId="0EE048A8" w:rsidR="00631BF4" w:rsidRPr="00683B98" w:rsidDel="00561D9D" w:rsidRDefault="00631BF4" w:rsidP="00F26652">
            <w:pPr>
              <w:spacing w:line="240" w:lineRule="auto"/>
              <w:jc w:val="center"/>
              <w:rPr>
                <w:del w:id="7720" w:author="Dr Mamadou SANOGO" w:date="2023-10-26T15:54:00Z"/>
                <w:rFonts w:asciiTheme="minorHAnsi" w:hAnsiTheme="minorHAnsi"/>
                <w:b/>
                <w:color w:val="FF0000"/>
                <w:sz w:val="20"/>
                <w:szCs w:val="20"/>
                <w:rPrChange w:id="7721" w:author="Dr Mamadou SANOGO" w:date="2023-10-26T15:46:00Z">
                  <w:rPr>
                    <w:del w:id="7722"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61DC70E2" w14:textId="4D5020BF" w:rsidR="00631BF4" w:rsidRPr="00683B98" w:rsidDel="00561D9D" w:rsidRDefault="00631BF4" w:rsidP="00F26652">
            <w:pPr>
              <w:tabs>
                <w:tab w:val="left" w:pos="567"/>
                <w:tab w:val="left" w:pos="1276"/>
                <w:tab w:val="left" w:pos="2127"/>
              </w:tabs>
              <w:spacing w:line="240" w:lineRule="auto"/>
              <w:rPr>
                <w:del w:id="7723" w:author="Dr Mamadou SANOGO" w:date="2023-10-26T15:54:00Z"/>
                <w:rFonts w:asciiTheme="minorHAnsi" w:hAnsiTheme="minorHAnsi"/>
                <w:bCs/>
                <w:color w:val="FF0000"/>
                <w:sz w:val="20"/>
                <w:szCs w:val="20"/>
                <w:rPrChange w:id="7724" w:author="Dr Mamadou SANOGO" w:date="2023-10-26T15:46:00Z">
                  <w:rPr>
                    <w:del w:id="7725"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60E37341" w14:textId="5CEC0489" w:rsidR="00631BF4" w:rsidRPr="00683B98" w:rsidDel="00561D9D" w:rsidRDefault="00631BF4" w:rsidP="00F26652">
            <w:pPr>
              <w:tabs>
                <w:tab w:val="left" w:pos="567"/>
                <w:tab w:val="left" w:pos="1276"/>
                <w:tab w:val="left" w:pos="2127"/>
              </w:tabs>
              <w:spacing w:line="240" w:lineRule="auto"/>
              <w:rPr>
                <w:del w:id="7726" w:author="Dr Mamadou SANOGO" w:date="2023-10-26T15:54:00Z"/>
                <w:rFonts w:asciiTheme="minorHAnsi" w:hAnsiTheme="minorHAnsi"/>
                <w:bCs/>
                <w:color w:val="FF0000"/>
                <w:sz w:val="20"/>
                <w:szCs w:val="20"/>
                <w:rPrChange w:id="7727" w:author="Dr Mamadou SANOGO" w:date="2023-10-26T15:46:00Z">
                  <w:rPr>
                    <w:del w:id="7728" w:author="Dr Mamadou SANOGO" w:date="2023-10-26T15:54:00Z"/>
                    <w:rFonts w:asciiTheme="minorHAnsi" w:hAnsiTheme="minorHAnsi"/>
                    <w:bCs/>
                    <w:color w:val="000000" w:themeColor="text1"/>
                    <w:sz w:val="20"/>
                    <w:szCs w:val="20"/>
                  </w:rPr>
                </w:rPrChange>
              </w:rPr>
            </w:pPr>
            <w:del w:id="7729" w:author="Dr Mamadou SANOGO" w:date="2023-10-26T15:54:00Z">
              <w:r w:rsidRPr="00683B98" w:rsidDel="00561D9D">
                <w:rPr>
                  <w:rFonts w:asciiTheme="minorHAnsi" w:hAnsiTheme="minorHAnsi"/>
                  <w:bCs/>
                  <w:color w:val="FF0000"/>
                  <w:sz w:val="20"/>
                  <w:szCs w:val="20"/>
                  <w:rPrChange w:id="7730"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0C97DB3" w14:textId="1C7481C2" w:rsidR="00631BF4" w:rsidRPr="00683B98" w:rsidDel="00561D9D" w:rsidRDefault="00631BF4" w:rsidP="00F26652">
            <w:pPr>
              <w:tabs>
                <w:tab w:val="left" w:pos="567"/>
                <w:tab w:val="left" w:pos="1276"/>
                <w:tab w:val="left" w:pos="2127"/>
              </w:tabs>
              <w:spacing w:line="240" w:lineRule="auto"/>
              <w:jc w:val="center"/>
              <w:rPr>
                <w:del w:id="7731" w:author="Dr Mamadou SANOGO" w:date="2023-10-26T15:54:00Z"/>
                <w:rFonts w:asciiTheme="minorHAnsi" w:hAnsiTheme="minorHAnsi"/>
                <w:bCs/>
                <w:color w:val="FF0000"/>
                <w:sz w:val="20"/>
                <w:szCs w:val="20"/>
                <w:rPrChange w:id="7732" w:author="Dr Mamadou SANOGO" w:date="2023-10-26T15:46:00Z">
                  <w:rPr>
                    <w:del w:id="7733" w:author="Dr Mamadou SANOGO" w:date="2023-10-26T15:54:00Z"/>
                    <w:rFonts w:asciiTheme="minorHAnsi" w:hAnsiTheme="minorHAnsi"/>
                    <w:bCs/>
                    <w:color w:val="000000" w:themeColor="text1"/>
                    <w:sz w:val="20"/>
                    <w:szCs w:val="20"/>
                  </w:rPr>
                </w:rPrChange>
              </w:rPr>
            </w:pPr>
            <w:del w:id="7734" w:author="Dr Mamadou SANOGO" w:date="2023-10-26T15:54:00Z">
              <w:r w:rsidRPr="00683B98" w:rsidDel="00561D9D">
                <w:rPr>
                  <w:rFonts w:asciiTheme="minorHAnsi" w:hAnsiTheme="minorHAnsi"/>
                  <w:bCs/>
                  <w:color w:val="FF0000"/>
                  <w:sz w:val="20"/>
                  <w:szCs w:val="20"/>
                  <w:rPrChange w:id="7735"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CE803E3" w14:textId="3CA2B17D" w:rsidR="00631BF4" w:rsidRPr="00683B98" w:rsidDel="00561D9D" w:rsidRDefault="00631BF4" w:rsidP="00F26652">
            <w:pPr>
              <w:tabs>
                <w:tab w:val="left" w:pos="567"/>
                <w:tab w:val="left" w:pos="1276"/>
                <w:tab w:val="left" w:pos="2127"/>
              </w:tabs>
              <w:spacing w:line="240" w:lineRule="auto"/>
              <w:jc w:val="center"/>
              <w:rPr>
                <w:del w:id="7736" w:author="Dr Mamadou SANOGO" w:date="2023-10-26T15:54:00Z"/>
                <w:rFonts w:asciiTheme="minorHAnsi" w:hAnsiTheme="minorHAnsi"/>
                <w:bCs/>
                <w:color w:val="FF0000"/>
                <w:sz w:val="20"/>
                <w:szCs w:val="20"/>
                <w:rPrChange w:id="7737" w:author="Dr Mamadou SANOGO" w:date="2023-10-26T15:46:00Z">
                  <w:rPr>
                    <w:del w:id="7738"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0BE9D65D" w14:textId="487FE339" w:rsidR="00631BF4" w:rsidRPr="00683B98" w:rsidDel="00561D9D" w:rsidRDefault="00631BF4" w:rsidP="00F26652">
            <w:pPr>
              <w:tabs>
                <w:tab w:val="left" w:pos="567"/>
                <w:tab w:val="left" w:pos="1276"/>
                <w:tab w:val="left" w:pos="2127"/>
              </w:tabs>
              <w:spacing w:line="240" w:lineRule="auto"/>
              <w:rPr>
                <w:del w:id="7739" w:author="Dr Mamadou SANOGO" w:date="2023-10-26T15:54:00Z"/>
                <w:rFonts w:asciiTheme="minorHAnsi" w:hAnsiTheme="minorHAnsi"/>
                <w:bCs/>
                <w:i/>
                <w:color w:val="FF0000"/>
                <w:sz w:val="20"/>
                <w:szCs w:val="20"/>
                <w:rPrChange w:id="7740" w:author="Dr Mamadou SANOGO" w:date="2023-10-26T15:46:00Z">
                  <w:rPr>
                    <w:del w:id="7741"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24D1586C" w14:textId="6D3CE13D" w:rsidR="00631BF4" w:rsidRPr="00683B98" w:rsidDel="00561D9D" w:rsidRDefault="00631BF4" w:rsidP="00F26652">
            <w:pPr>
              <w:tabs>
                <w:tab w:val="left" w:pos="567"/>
                <w:tab w:val="left" w:pos="1276"/>
                <w:tab w:val="left" w:pos="2127"/>
              </w:tabs>
              <w:spacing w:line="240" w:lineRule="auto"/>
              <w:rPr>
                <w:del w:id="7742" w:author="Dr Mamadou SANOGO" w:date="2023-10-26T15:54:00Z"/>
                <w:rFonts w:asciiTheme="minorHAnsi" w:hAnsiTheme="minorHAnsi"/>
                <w:bCs/>
                <w:i/>
                <w:color w:val="FF0000"/>
                <w:sz w:val="20"/>
                <w:szCs w:val="20"/>
                <w:rPrChange w:id="7743" w:author="Dr Mamadou SANOGO" w:date="2023-10-26T15:46:00Z">
                  <w:rPr>
                    <w:del w:id="7744" w:author="Dr Mamadou SANOGO" w:date="2023-10-26T15:54:00Z"/>
                    <w:rFonts w:asciiTheme="minorHAnsi" w:hAnsiTheme="minorHAnsi"/>
                    <w:bCs/>
                    <w:i/>
                    <w:color w:val="000000" w:themeColor="text1"/>
                    <w:sz w:val="20"/>
                    <w:szCs w:val="20"/>
                  </w:rPr>
                </w:rPrChange>
              </w:rPr>
            </w:pPr>
          </w:p>
        </w:tc>
      </w:tr>
      <w:tr w:rsidR="00683B98" w:rsidRPr="00683B98" w:rsidDel="00561D9D" w14:paraId="092BBFCF" w14:textId="47D04E88" w:rsidTr="00F26652">
        <w:trPr>
          <w:cantSplit/>
          <w:trHeight w:val="20"/>
          <w:del w:id="7745"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E909261" w14:textId="02F4747D" w:rsidR="00631BF4" w:rsidRPr="00683B98" w:rsidDel="00561D9D" w:rsidRDefault="00631BF4" w:rsidP="00F26652">
            <w:pPr>
              <w:spacing w:line="240" w:lineRule="auto"/>
              <w:rPr>
                <w:del w:id="7746" w:author="Dr Mamadou SANOGO" w:date="2023-10-26T15:54:00Z"/>
                <w:rFonts w:asciiTheme="minorHAnsi" w:hAnsiTheme="minorHAnsi"/>
                <w:b/>
                <w:color w:val="FF0000"/>
                <w:sz w:val="20"/>
                <w:szCs w:val="20"/>
                <w:lang w:val="fr-ML"/>
                <w:rPrChange w:id="7747" w:author="Dr Mamadou SANOGO" w:date="2023-10-26T15:46:00Z">
                  <w:rPr>
                    <w:del w:id="7748" w:author="Dr Mamadou SANOGO" w:date="2023-10-26T15:54:00Z"/>
                    <w:rFonts w:asciiTheme="minorHAnsi" w:hAnsiTheme="minorHAnsi"/>
                    <w:b/>
                    <w:color w:val="000000" w:themeColor="text1"/>
                    <w:sz w:val="20"/>
                    <w:szCs w:val="20"/>
                    <w:lang w:val="fr-ML"/>
                  </w:rPr>
                </w:rPrChange>
              </w:rPr>
            </w:pPr>
            <w:del w:id="7749" w:author="Dr Mamadou SANOGO" w:date="2023-10-26T15:54:00Z">
              <w:r w:rsidRPr="00683B98" w:rsidDel="00561D9D">
                <w:rPr>
                  <w:rFonts w:asciiTheme="minorHAnsi" w:hAnsiTheme="minorHAnsi"/>
                  <w:b/>
                  <w:bCs/>
                  <w:color w:val="FF0000"/>
                  <w:sz w:val="20"/>
                  <w:szCs w:val="20"/>
                  <w:lang w:val="fr-ML"/>
                  <w:rPrChange w:id="7750" w:author="Dr Mamadou SANOGO" w:date="2023-10-26T15:46:00Z">
                    <w:rPr>
                      <w:rFonts w:asciiTheme="minorHAnsi" w:hAnsiTheme="minorHAnsi"/>
                      <w:b/>
                      <w:bCs/>
                      <w:color w:val="000000" w:themeColor="text1"/>
                      <w:sz w:val="20"/>
                      <w:szCs w:val="20"/>
                      <w:lang w:val="fr-ML"/>
                    </w:rPr>
                  </w:rPrChange>
                </w:rPr>
                <w:delText>GEC2305</w:delText>
              </w:r>
            </w:del>
          </w:p>
          <w:p w14:paraId="6B4C81FB" w14:textId="7A0A82E8" w:rsidR="00631BF4" w:rsidRPr="00683B98" w:rsidDel="00561D9D" w:rsidRDefault="00631BF4" w:rsidP="00F26652">
            <w:pPr>
              <w:spacing w:line="240" w:lineRule="auto"/>
              <w:rPr>
                <w:del w:id="7751" w:author="Dr Mamadou SANOGO" w:date="2023-10-26T15:54:00Z"/>
                <w:rFonts w:asciiTheme="minorHAnsi" w:hAnsiTheme="minorHAnsi"/>
                <w:b/>
                <w:color w:val="FF0000"/>
                <w:sz w:val="20"/>
                <w:szCs w:val="20"/>
                <w:rPrChange w:id="7752" w:author="Dr Mamadou SANOGO" w:date="2023-10-26T15:46:00Z">
                  <w:rPr>
                    <w:del w:id="7753" w:author="Dr Mamadou SANOGO" w:date="2023-10-26T15:54:00Z"/>
                    <w:rFonts w:asciiTheme="minorHAnsi" w:hAnsiTheme="minorHAnsi"/>
                    <w:b/>
                    <w:color w:val="000000" w:themeColor="text1"/>
                    <w:sz w:val="20"/>
                    <w:szCs w:val="20"/>
                  </w:rPr>
                </w:rPrChange>
              </w:rPr>
            </w:pPr>
            <w:del w:id="7754" w:author="Dr Mamadou SANOGO" w:date="2023-10-26T15:54:00Z">
              <w:r w:rsidRPr="00683B98" w:rsidDel="00561D9D">
                <w:rPr>
                  <w:rFonts w:asciiTheme="minorHAnsi" w:hAnsiTheme="minorHAnsi"/>
                  <w:b/>
                  <w:color w:val="FF0000"/>
                  <w:sz w:val="20"/>
                  <w:szCs w:val="20"/>
                  <w:rPrChange w:id="7755" w:author="Dr Mamadou SANOGO" w:date="2023-10-26T15:46:00Z">
                    <w:rPr>
                      <w:rFonts w:asciiTheme="minorHAnsi" w:hAnsiTheme="minorHAnsi"/>
                      <w:b/>
                      <w:color w:val="000000" w:themeColor="text1"/>
                      <w:sz w:val="20"/>
                      <w:szCs w:val="20"/>
                    </w:rPr>
                  </w:rPrChange>
                </w:rPr>
                <w:delText xml:space="preserve">Gestion d’une épidémie/Catastrophe </w:delText>
              </w:r>
            </w:del>
          </w:p>
          <w:p w14:paraId="712365DA" w14:textId="004D0A7A" w:rsidR="00631BF4" w:rsidRPr="00683B98" w:rsidDel="00561D9D" w:rsidRDefault="00631BF4" w:rsidP="00F26652">
            <w:pPr>
              <w:spacing w:line="240" w:lineRule="auto"/>
              <w:rPr>
                <w:del w:id="7756" w:author="Dr Mamadou SANOGO" w:date="2023-10-26T15:54:00Z"/>
                <w:rFonts w:asciiTheme="minorHAnsi" w:hAnsiTheme="minorHAnsi"/>
                <w:b/>
                <w:color w:val="FF0000"/>
                <w:sz w:val="20"/>
                <w:szCs w:val="20"/>
                <w:rPrChange w:id="7757" w:author="Dr Mamadou SANOGO" w:date="2023-10-26T15:46:00Z">
                  <w:rPr>
                    <w:del w:id="7758"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6075D25" w14:textId="20B2F69D" w:rsidR="00631BF4" w:rsidRPr="00683B98" w:rsidDel="00561D9D" w:rsidRDefault="00631BF4" w:rsidP="00F26652">
            <w:pPr>
              <w:spacing w:line="240" w:lineRule="auto"/>
              <w:jc w:val="center"/>
              <w:rPr>
                <w:del w:id="7759" w:author="Dr Mamadou SANOGO" w:date="2023-10-26T15:54:00Z"/>
                <w:rFonts w:asciiTheme="minorHAnsi" w:hAnsiTheme="minorHAnsi"/>
                <w:b/>
                <w:color w:val="FF0000"/>
                <w:sz w:val="20"/>
                <w:szCs w:val="20"/>
                <w:rPrChange w:id="7760" w:author="Dr Mamadou SANOGO" w:date="2023-10-26T15:46:00Z">
                  <w:rPr>
                    <w:del w:id="7761" w:author="Dr Mamadou SANOGO" w:date="2023-10-26T15:54:00Z"/>
                    <w:rFonts w:asciiTheme="minorHAnsi" w:hAnsiTheme="minorHAnsi"/>
                    <w:b/>
                    <w:color w:val="000000" w:themeColor="text1"/>
                    <w:sz w:val="20"/>
                    <w:szCs w:val="20"/>
                  </w:rPr>
                </w:rPrChange>
              </w:rPr>
            </w:pPr>
            <w:del w:id="7762" w:author="Dr Mamadou SANOGO" w:date="2023-10-26T15:54:00Z">
              <w:r w:rsidRPr="00683B98" w:rsidDel="00561D9D">
                <w:rPr>
                  <w:rFonts w:asciiTheme="minorHAnsi" w:hAnsiTheme="minorHAnsi"/>
                  <w:b/>
                  <w:color w:val="FF0000"/>
                  <w:sz w:val="20"/>
                  <w:szCs w:val="20"/>
                  <w:rPrChange w:id="7763"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138D4583" w14:textId="310EC858" w:rsidR="00631BF4" w:rsidRPr="00683B98" w:rsidDel="00561D9D" w:rsidRDefault="00631BF4" w:rsidP="00F26652">
            <w:pPr>
              <w:tabs>
                <w:tab w:val="left" w:pos="567"/>
                <w:tab w:val="left" w:pos="1276"/>
                <w:tab w:val="left" w:pos="2127"/>
              </w:tabs>
              <w:spacing w:line="240" w:lineRule="auto"/>
              <w:rPr>
                <w:del w:id="7764" w:author="Dr Mamadou SANOGO" w:date="2023-10-26T15:54:00Z"/>
                <w:rFonts w:asciiTheme="minorHAnsi" w:hAnsiTheme="minorHAnsi"/>
                <w:bCs/>
                <w:color w:val="FF0000"/>
                <w:sz w:val="20"/>
                <w:szCs w:val="20"/>
                <w:rPrChange w:id="7765" w:author="Dr Mamadou SANOGO" w:date="2023-10-26T15:46:00Z">
                  <w:rPr>
                    <w:del w:id="7766" w:author="Dr Mamadou SANOGO" w:date="2023-10-26T15:54:00Z"/>
                    <w:rFonts w:asciiTheme="minorHAnsi" w:hAnsiTheme="minorHAnsi"/>
                    <w:bCs/>
                    <w:color w:val="000000" w:themeColor="text1"/>
                    <w:sz w:val="20"/>
                    <w:szCs w:val="20"/>
                  </w:rPr>
                </w:rPrChange>
              </w:rPr>
            </w:pPr>
            <w:del w:id="7767" w:author="Dr Mamadou SANOGO" w:date="2023-10-26T15:54:00Z">
              <w:r w:rsidRPr="00683B98" w:rsidDel="00561D9D">
                <w:rPr>
                  <w:rFonts w:asciiTheme="minorHAnsi" w:hAnsiTheme="minorHAnsi"/>
                  <w:bCs/>
                  <w:color w:val="FF0000"/>
                  <w:sz w:val="20"/>
                  <w:szCs w:val="20"/>
                  <w:rPrChange w:id="7768"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2DB069D0" w14:textId="1A4BAC47" w:rsidR="00631BF4" w:rsidRPr="00683B98" w:rsidDel="00561D9D" w:rsidRDefault="00631BF4" w:rsidP="00F26652">
            <w:pPr>
              <w:tabs>
                <w:tab w:val="left" w:pos="567"/>
                <w:tab w:val="left" w:pos="1276"/>
                <w:tab w:val="left" w:pos="2127"/>
              </w:tabs>
              <w:spacing w:line="240" w:lineRule="auto"/>
              <w:rPr>
                <w:del w:id="7769" w:author="Dr Mamadou SANOGO" w:date="2023-10-26T15:54:00Z"/>
                <w:rFonts w:asciiTheme="minorHAnsi" w:hAnsiTheme="minorHAnsi"/>
                <w:bCs/>
                <w:color w:val="FF0000"/>
                <w:sz w:val="20"/>
                <w:szCs w:val="20"/>
                <w:rPrChange w:id="7770" w:author="Dr Mamadou SANOGO" w:date="2023-10-26T15:46:00Z">
                  <w:rPr>
                    <w:del w:id="7771" w:author="Dr Mamadou SANOGO" w:date="2023-10-26T15:54:00Z"/>
                    <w:rFonts w:asciiTheme="minorHAnsi" w:hAnsiTheme="minorHAnsi"/>
                    <w:bCs/>
                    <w:color w:val="000000" w:themeColor="text1"/>
                    <w:sz w:val="20"/>
                    <w:szCs w:val="20"/>
                  </w:rPr>
                </w:rPrChange>
              </w:rPr>
            </w:pPr>
            <w:del w:id="7772" w:author="Dr Mamadou SANOGO" w:date="2023-10-26T15:54:00Z">
              <w:r w:rsidRPr="00683B98" w:rsidDel="00561D9D">
                <w:rPr>
                  <w:rFonts w:asciiTheme="minorHAnsi" w:hAnsiTheme="minorHAnsi"/>
                  <w:bCs/>
                  <w:color w:val="FF0000"/>
                  <w:sz w:val="20"/>
                  <w:szCs w:val="20"/>
                  <w:rPrChange w:id="7773" w:author="Dr Mamadou SANOGO" w:date="2023-10-26T15:46:00Z">
                    <w:rPr>
                      <w:rFonts w:asciiTheme="minorHAnsi" w:hAnsiTheme="minorHAnsi"/>
                      <w:bCs/>
                      <w:color w:val="000000" w:themeColor="text1"/>
                      <w:sz w:val="20"/>
                      <w:szCs w:val="20"/>
                    </w:rPr>
                  </w:rPrChange>
                </w:rPr>
                <w:delText>Système de surveillance épidémiologique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3D82561" w14:textId="4473E69D" w:rsidR="00631BF4" w:rsidRPr="00683B98" w:rsidDel="00561D9D" w:rsidRDefault="00631BF4" w:rsidP="00F26652">
            <w:pPr>
              <w:tabs>
                <w:tab w:val="left" w:pos="567"/>
                <w:tab w:val="left" w:pos="1276"/>
                <w:tab w:val="left" w:pos="2127"/>
              </w:tabs>
              <w:spacing w:line="240" w:lineRule="auto"/>
              <w:jc w:val="center"/>
              <w:rPr>
                <w:del w:id="7774" w:author="Dr Mamadou SANOGO" w:date="2023-10-26T15:54:00Z"/>
                <w:rFonts w:asciiTheme="minorHAnsi" w:hAnsiTheme="minorHAnsi"/>
                <w:bCs/>
                <w:color w:val="FF0000"/>
                <w:sz w:val="20"/>
                <w:szCs w:val="20"/>
                <w:rPrChange w:id="7775" w:author="Dr Mamadou SANOGO" w:date="2023-10-26T15:46:00Z">
                  <w:rPr>
                    <w:del w:id="7776" w:author="Dr Mamadou SANOGO" w:date="2023-10-26T15:54:00Z"/>
                    <w:rFonts w:asciiTheme="minorHAnsi" w:hAnsiTheme="minorHAnsi"/>
                    <w:bCs/>
                    <w:color w:val="000000" w:themeColor="text1"/>
                    <w:sz w:val="20"/>
                    <w:szCs w:val="20"/>
                  </w:rPr>
                </w:rPrChange>
              </w:rPr>
            </w:pPr>
            <w:del w:id="7777" w:author="Dr Mamadou SANOGO" w:date="2023-10-26T15:54:00Z">
              <w:r w:rsidRPr="00683B98" w:rsidDel="00561D9D">
                <w:rPr>
                  <w:rFonts w:asciiTheme="minorHAnsi" w:hAnsiTheme="minorHAnsi"/>
                  <w:bCs/>
                  <w:color w:val="FF0000"/>
                  <w:sz w:val="20"/>
                  <w:szCs w:val="20"/>
                  <w:rPrChange w:id="7778"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761EEBC0" w14:textId="4675E46D" w:rsidR="00631BF4" w:rsidRPr="00683B98" w:rsidDel="00561D9D" w:rsidRDefault="00631BF4" w:rsidP="00F26652">
            <w:pPr>
              <w:tabs>
                <w:tab w:val="left" w:pos="567"/>
                <w:tab w:val="left" w:pos="1276"/>
                <w:tab w:val="left" w:pos="2127"/>
              </w:tabs>
              <w:spacing w:line="240" w:lineRule="auto"/>
              <w:jc w:val="center"/>
              <w:rPr>
                <w:del w:id="7779" w:author="Dr Mamadou SANOGO" w:date="2023-10-26T15:54:00Z"/>
                <w:rFonts w:asciiTheme="minorHAnsi" w:hAnsiTheme="minorHAnsi"/>
                <w:bCs/>
                <w:color w:val="FF0000"/>
                <w:sz w:val="20"/>
                <w:szCs w:val="20"/>
                <w:rPrChange w:id="7780" w:author="Dr Mamadou SANOGO" w:date="2023-10-26T15:46:00Z">
                  <w:rPr>
                    <w:del w:id="7781" w:author="Dr Mamadou SANOGO" w:date="2023-10-26T15:54:00Z"/>
                    <w:rFonts w:asciiTheme="minorHAnsi" w:hAnsiTheme="minorHAnsi"/>
                    <w:bCs/>
                    <w:color w:val="000000" w:themeColor="text1"/>
                    <w:sz w:val="20"/>
                    <w:szCs w:val="20"/>
                  </w:rPr>
                </w:rPrChange>
              </w:rPr>
            </w:pPr>
            <w:del w:id="7782" w:author="Dr Mamadou SANOGO" w:date="2023-10-26T15:54:00Z">
              <w:r w:rsidRPr="00683B98" w:rsidDel="00561D9D">
                <w:rPr>
                  <w:rFonts w:asciiTheme="minorHAnsi" w:hAnsiTheme="minorHAnsi"/>
                  <w:bCs/>
                  <w:color w:val="FF0000"/>
                  <w:sz w:val="20"/>
                  <w:szCs w:val="20"/>
                  <w:rPrChange w:id="7783"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1B472C13" w14:textId="441F5422" w:rsidR="00631BF4" w:rsidRPr="00683B98" w:rsidDel="00561D9D" w:rsidRDefault="00631BF4" w:rsidP="00F26652">
            <w:pPr>
              <w:spacing w:line="240" w:lineRule="auto"/>
              <w:rPr>
                <w:del w:id="7784" w:author="Dr Mamadou SANOGO" w:date="2023-10-26T15:54:00Z"/>
                <w:color w:val="FF0000"/>
                <w:sz w:val="20"/>
                <w:szCs w:val="20"/>
                <w:rPrChange w:id="7785" w:author="Dr Mamadou SANOGO" w:date="2023-10-26T15:46:00Z">
                  <w:rPr>
                    <w:del w:id="7786" w:author="Dr Mamadou SANOGO" w:date="2023-10-26T15:54:00Z"/>
                    <w:sz w:val="20"/>
                    <w:szCs w:val="20"/>
                  </w:rPr>
                </w:rPrChange>
              </w:rPr>
            </w:pPr>
            <w:del w:id="7787" w:author="Dr Mamadou SANOGO" w:date="2023-10-26T15:54:00Z">
              <w:r w:rsidRPr="00683B98" w:rsidDel="00561D9D">
                <w:rPr>
                  <w:rFonts w:asciiTheme="minorHAnsi" w:hAnsiTheme="minorHAnsi"/>
                  <w:bCs/>
                  <w:i/>
                  <w:color w:val="FF0000"/>
                  <w:sz w:val="20"/>
                  <w:szCs w:val="20"/>
                  <w:rPrChange w:id="7788" w:author="Dr Mamadou SANOGO" w:date="2023-10-26T15:46:00Z">
                    <w:rPr>
                      <w:rFonts w:asciiTheme="minorHAnsi" w:hAnsiTheme="minorHAnsi"/>
                      <w:bCs/>
                      <w:i/>
                      <w:color w:val="000000" w:themeColor="text1"/>
                      <w:sz w:val="20"/>
                      <w:szCs w:val="20"/>
                    </w:rPr>
                  </w:rPrChange>
                </w:rPr>
                <w:delText xml:space="preserve">Cours magistral, travaux dirigés, études de cas, exposés participatifs, mise en situation réelle de travail, stage </w:delText>
              </w:r>
            </w:del>
          </w:p>
        </w:tc>
        <w:tc>
          <w:tcPr>
            <w:tcW w:w="664" w:type="pct"/>
            <w:vMerge w:val="restart"/>
            <w:tcBorders>
              <w:top w:val="single" w:sz="4" w:space="0" w:color="auto"/>
              <w:left w:val="single" w:sz="4" w:space="0" w:color="auto"/>
              <w:right w:val="single" w:sz="4" w:space="0" w:color="auto"/>
            </w:tcBorders>
            <w:vAlign w:val="center"/>
            <w:hideMark/>
          </w:tcPr>
          <w:p w14:paraId="14728A2E" w14:textId="62789A9C" w:rsidR="00631BF4" w:rsidRPr="00683B98" w:rsidDel="00561D9D" w:rsidRDefault="00631BF4" w:rsidP="00F26652">
            <w:pPr>
              <w:spacing w:line="240" w:lineRule="auto"/>
              <w:rPr>
                <w:del w:id="7789" w:author="Dr Mamadou SANOGO" w:date="2023-10-26T15:54:00Z"/>
                <w:color w:val="FF0000"/>
                <w:sz w:val="20"/>
                <w:szCs w:val="20"/>
                <w:rPrChange w:id="7790" w:author="Dr Mamadou SANOGO" w:date="2023-10-26T15:46:00Z">
                  <w:rPr>
                    <w:del w:id="7791" w:author="Dr Mamadou SANOGO" w:date="2023-10-26T15:54:00Z"/>
                    <w:sz w:val="20"/>
                    <w:szCs w:val="20"/>
                  </w:rPr>
                </w:rPrChange>
              </w:rPr>
            </w:pPr>
            <w:del w:id="7792" w:author="Dr Mamadou SANOGO" w:date="2023-10-26T15:54:00Z">
              <w:r w:rsidRPr="00683B98" w:rsidDel="00561D9D">
                <w:rPr>
                  <w:rFonts w:asciiTheme="minorHAnsi" w:hAnsiTheme="minorHAnsi"/>
                  <w:bCs/>
                  <w:i/>
                  <w:color w:val="FF0000"/>
                  <w:sz w:val="20"/>
                  <w:szCs w:val="20"/>
                  <w:rPrChange w:id="7793"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3CDFE8AD" w14:textId="0AF63394" w:rsidTr="00F26652">
        <w:trPr>
          <w:cantSplit/>
          <w:trHeight w:val="20"/>
          <w:del w:id="7794" w:author="Dr Mamadou SANOGO" w:date="2023-10-26T15:54:00Z"/>
        </w:trPr>
        <w:tc>
          <w:tcPr>
            <w:tcW w:w="797" w:type="pct"/>
            <w:vMerge/>
            <w:tcBorders>
              <w:left w:val="single" w:sz="4" w:space="0" w:color="auto"/>
              <w:right w:val="single" w:sz="4" w:space="0" w:color="auto"/>
            </w:tcBorders>
            <w:vAlign w:val="center"/>
            <w:hideMark/>
          </w:tcPr>
          <w:p w14:paraId="6E6A2B68" w14:textId="1D618004" w:rsidR="00631BF4" w:rsidRPr="00683B98" w:rsidDel="00561D9D" w:rsidRDefault="00631BF4" w:rsidP="00F26652">
            <w:pPr>
              <w:spacing w:line="240" w:lineRule="auto"/>
              <w:rPr>
                <w:del w:id="7795" w:author="Dr Mamadou SANOGO" w:date="2023-10-26T15:54:00Z"/>
                <w:rFonts w:asciiTheme="minorHAnsi" w:hAnsiTheme="minorHAnsi"/>
                <w:b/>
                <w:color w:val="FF0000"/>
                <w:sz w:val="20"/>
                <w:szCs w:val="20"/>
                <w:rPrChange w:id="7796" w:author="Dr Mamadou SANOGO" w:date="2023-10-26T15:46:00Z">
                  <w:rPr>
                    <w:del w:id="779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7A10325C" w14:textId="4078CD4E" w:rsidR="00631BF4" w:rsidRPr="00683B98" w:rsidDel="00561D9D" w:rsidRDefault="00631BF4" w:rsidP="00F26652">
            <w:pPr>
              <w:spacing w:line="240" w:lineRule="auto"/>
              <w:rPr>
                <w:del w:id="7798" w:author="Dr Mamadou SANOGO" w:date="2023-10-26T15:54:00Z"/>
                <w:bCs/>
                <w:color w:val="FF0000"/>
                <w:sz w:val="20"/>
                <w:szCs w:val="20"/>
                <w:u w:val="single"/>
                <w:lang w:eastAsia="en-US"/>
                <w:rPrChange w:id="7799" w:author="Dr Mamadou SANOGO" w:date="2023-10-26T15:46:00Z">
                  <w:rPr>
                    <w:del w:id="7800"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hideMark/>
          </w:tcPr>
          <w:p w14:paraId="5A68DDBE" w14:textId="7568F77C" w:rsidR="00631BF4" w:rsidRPr="00683B98" w:rsidDel="00561D9D" w:rsidRDefault="00631BF4" w:rsidP="00F26652">
            <w:pPr>
              <w:spacing w:line="240" w:lineRule="auto"/>
              <w:rPr>
                <w:del w:id="7801" w:author="Dr Mamadou SANOGO" w:date="2023-10-26T15:54:00Z"/>
                <w:bCs/>
                <w:color w:val="FF0000"/>
                <w:sz w:val="20"/>
                <w:szCs w:val="20"/>
                <w:u w:val="single"/>
                <w:lang w:eastAsia="en-US"/>
                <w:rPrChange w:id="7802" w:author="Dr Mamadou SANOGO" w:date="2023-10-26T15:46:00Z">
                  <w:rPr>
                    <w:del w:id="7803"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040FB8A4" w14:textId="194ABD6A" w:rsidR="00631BF4" w:rsidRPr="00683B98" w:rsidDel="00561D9D" w:rsidRDefault="00631BF4" w:rsidP="00F26652">
            <w:pPr>
              <w:tabs>
                <w:tab w:val="left" w:pos="567"/>
                <w:tab w:val="left" w:pos="1276"/>
                <w:tab w:val="left" w:pos="2127"/>
              </w:tabs>
              <w:spacing w:line="240" w:lineRule="auto"/>
              <w:rPr>
                <w:del w:id="7804" w:author="Dr Mamadou SANOGO" w:date="2023-10-26T15:54:00Z"/>
                <w:rFonts w:asciiTheme="minorHAnsi" w:hAnsiTheme="minorHAnsi"/>
                <w:bCs/>
                <w:color w:val="FF0000"/>
                <w:sz w:val="20"/>
                <w:szCs w:val="20"/>
                <w:rPrChange w:id="7805" w:author="Dr Mamadou SANOGO" w:date="2023-10-26T15:46:00Z">
                  <w:rPr>
                    <w:del w:id="7806" w:author="Dr Mamadou SANOGO" w:date="2023-10-26T15:54:00Z"/>
                    <w:rFonts w:asciiTheme="minorHAnsi" w:hAnsiTheme="minorHAnsi"/>
                    <w:bCs/>
                    <w:color w:val="000000" w:themeColor="text1"/>
                    <w:sz w:val="20"/>
                    <w:szCs w:val="20"/>
                  </w:rPr>
                </w:rPrChange>
              </w:rPr>
            </w:pPr>
            <w:del w:id="7807" w:author="Dr Mamadou SANOGO" w:date="2023-10-26T15:54:00Z">
              <w:r w:rsidRPr="00683B98" w:rsidDel="00561D9D">
                <w:rPr>
                  <w:rFonts w:asciiTheme="minorHAnsi" w:hAnsiTheme="minorHAnsi"/>
                  <w:bCs/>
                  <w:color w:val="FF0000"/>
                  <w:sz w:val="20"/>
                  <w:szCs w:val="20"/>
                  <w:rPrChange w:id="7808" w:author="Dr Mamadou SANOGO" w:date="2023-10-26T15:46:00Z">
                    <w:rPr>
                      <w:rFonts w:asciiTheme="minorHAnsi" w:hAnsiTheme="minorHAnsi"/>
                      <w:bCs/>
                      <w:color w:val="000000" w:themeColor="text1"/>
                      <w:sz w:val="20"/>
                      <w:szCs w:val="20"/>
                    </w:rPr>
                  </w:rPrChange>
                </w:rPr>
                <w:delText xml:space="preserve">Investigation d’une épidémie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A2B0D4B" w14:textId="420097A8" w:rsidR="00631BF4" w:rsidRPr="00683B98" w:rsidDel="00561D9D" w:rsidRDefault="00631BF4" w:rsidP="00F26652">
            <w:pPr>
              <w:tabs>
                <w:tab w:val="left" w:pos="567"/>
                <w:tab w:val="left" w:pos="1276"/>
                <w:tab w:val="left" w:pos="2127"/>
              </w:tabs>
              <w:spacing w:line="240" w:lineRule="auto"/>
              <w:jc w:val="center"/>
              <w:rPr>
                <w:del w:id="7809" w:author="Dr Mamadou SANOGO" w:date="2023-10-26T15:54:00Z"/>
                <w:rFonts w:asciiTheme="minorHAnsi" w:hAnsiTheme="minorHAnsi"/>
                <w:bCs/>
                <w:color w:val="FF0000"/>
                <w:sz w:val="20"/>
                <w:szCs w:val="20"/>
                <w:rPrChange w:id="7810" w:author="Dr Mamadou SANOGO" w:date="2023-10-26T15:46:00Z">
                  <w:rPr>
                    <w:del w:id="7811" w:author="Dr Mamadou SANOGO" w:date="2023-10-26T15:54:00Z"/>
                    <w:rFonts w:asciiTheme="minorHAnsi" w:hAnsiTheme="minorHAnsi"/>
                    <w:bCs/>
                    <w:color w:val="000000" w:themeColor="text1"/>
                    <w:sz w:val="20"/>
                    <w:szCs w:val="20"/>
                  </w:rPr>
                </w:rPrChange>
              </w:rPr>
            </w:pPr>
            <w:del w:id="7812" w:author="Dr Mamadou SANOGO" w:date="2023-10-26T15:54:00Z">
              <w:r w:rsidRPr="00683B98" w:rsidDel="00561D9D">
                <w:rPr>
                  <w:rFonts w:asciiTheme="minorHAnsi" w:hAnsiTheme="minorHAnsi"/>
                  <w:bCs/>
                  <w:color w:val="FF0000"/>
                  <w:sz w:val="20"/>
                  <w:szCs w:val="20"/>
                  <w:rPrChange w:id="7813"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10A9EC69" w14:textId="2BC6CCAB" w:rsidR="00631BF4" w:rsidRPr="00683B98" w:rsidDel="00561D9D" w:rsidRDefault="00631BF4" w:rsidP="00F26652">
            <w:pPr>
              <w:spacing w:line="240" w:lineRule="auto"/>
              <w:rPr>
                <w:del w:id="7814" w:author="Dr Mamadou SANOGO" w:date="2023-10-26T15:54:00Z"/>
                <w:color w:val="FF0000"/>
                <w:sz w:val="20"/>
                <w:szCs w:val="20"/>
                <w:lang w:eastAsia="en-US"/>
                <w:rPrChange w:id="7815" w:author="Dr Mamadou SANOGO" w:date="2023-10-26T15:46:00Z">
                  <w:rPr>
                    <w:del w:id="7816"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hideMark/>
          </w:tcPr>
          <w:p w14:paraId="61DF3CC7" w14:textId="04A67E49" w:rsidR="00631BF4" w:rsidRPr="00683B98" w:rsidDel="00561D9D" w:rsidRDefault="00631BF4" w:rsidP="00F26652">
            <w:pPr>
              <w:spacing w:line="240" w:lineRule="auto"/>
              <w:rPr>
                <w:del w:id="7817" w:author="Dr Mamadou SANOGO" w:date="2023-10-26T15:54:00Z"/>
                <w:bCs/>
                <w:color w:val="FF0000"/>
                <w:sz w:val="20"/>
                <w:szCs w:val="20"/>
                <w:u w:val="single"/>
                <w:lang w:eastAsia="en-US"/>
                <w:rPrChange w:id="7818" w:author="Dr Mamadou SANOGO" w:date="2023-10-26T15:46:00Z">
                  <w:rPr>
                    <w:del w:id="7819"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hideMark/>
          </w:tcPr>
          <w:p w14:paraId="4C2B86D1" w14:textId="024778E9" w:rsidR="00631BF4" w:rsidRPr="00683B98" w:rsidDel="00561D9D" w:rsidRDefault="00631BF4" w:rsidP="00F26652">
            <w:pPr>
              <w:spacing w:line="240" w:lineRule="auto"/>
              <w:rPr>
                <w:del w:id="7820" w:author="Dr Mamadou SANOGO" w:date="2023-10-26T15:54:00Z"/>
                <w:bCs/>
                <w:color w:val="FF0000"/>
                <w:sz w:val="20"/>
                <w:szCs w:val="20"/>
                <w:u w:val="single"/>
                <w:lang w:eastAsia="en-US"/>
                <w:rPrChange w:id="7821" w:author="Dr Mamadou SANOGO" w:date="2023-10-26T15:46:00Z">
                  <w:rPr>
                    <w:del w:id="7822" w:author="Dr Mamadou SANOGO" w:date="2023-10-26T15:54:00Z"/>
                    <w:bCs/>
                    <w:sz w:val="20"/>
                    <w:szCs w:val="20"/>
                    <w:u w:val="single"/>
                    <w:lang w:eastAsia="en-US"/>
                  </w:rPr>
                </w:rPrChange>
              </w:rPr>
            </w:pPr>
          </w:p>
        </w:tc>
      </w:tr>
      <w:tr w:rsidR="00683B98" w:rsidRPr="00683B98" w:rsidDel="00561D9D" w14:paraId="4B663EE4" w14:textId="041D441C" w:rsidTr="00F26652">
        <w:trPr>
          <w:cantSplit/>
          <w:trHeight w:val="20"/>
          <w:del w:id="7823" w:author="Dr Mamadou SANOGO" w:date="2023-10-26T15:54:00Z"/>
        </w:trPr>
        <w:tc>
          <w:tcPr>
            <w:tcW w:w="797" w:type="pct"/>
            <w:vMerge/>
            <w:tcBorders>
              <w:left w:val="single" w:sz="4" w:space="0" w:color="auto"/>
              <w:right w:val="single" w:sz="4" w:space="0" w:color="auto"/>
            </w:tcBorders>
            <w:vAlign w:val="center"/>
          </w:tcPr>
          <w:p w14:paraId="74EE0C23" w14:textId="22255956" w:rsidR="00631BF4" w:rsidRPr="00683B98" w:rsidDel="00561D9D" w:rsidRDefault="00631BF4" w:rsidP="00F26652">
            <w:pPr>
              <w:spacing w:line="240" w:lineRule="auto"/>
              <w:rPr>
                <w:del w:id="7824" w:author="Dr Mamadou SANOGO" w:date="2023-10-26T15:54:00Z"/>
                <w:rFonts w:asciiTheme="minorHAnsi" w:hAnsiTheme="minorHAnsi"/>
                <w:b/>
                <w:color w:val="FF0000"/>
                <w:sz w:val="20"/>
                <w:szCs w:val="20"/>
                <w:rPrChange w:id="7825" w:author="Dr Mamadou SANOGO" w:date="2023-10-26T15:46:00Z">
                  <w:rPr>
                    <w:del w:id="7826"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B548C01" w14:textId="0DE0F4EE" w:rsidR="00631BF4" w:rsidRPr="00683B98" w:rsidDel="00561D9D" w:rsidRDefault="00631BF4" w:rsidP="00F26652">
            <w:pPr>
              <w:spacing w:line="240" w:lineRule="auto"/>
              <w:rPr>
                <w:del w:id="7827" w:author="Dr Mamadou SANOGO" w:date="2023-10-26T15:54:00Z"/>
                <w:bCs/>
                <w:color w:val="FF0000"/>
                <w:sz w:val="20"/>
                <w:szCs w:val="20"/>
                <w:u w:val="single"/>
                <w:lang w:eastAsia="en-US"/>
                <w:rPrChange w:id="7828" w:author="Dr Mamadou SANOGO" w:date="2023-10-26T15:46:00Z">
                  <w:rPr>
                    <w:del w:id="7829"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8BF4C8" w14:textId="0A20F7A3" w:rsidR="00631BF4" w:rsidRPr="00683B98" w:rsidDel="00561D9D" w:rsidRDefault="00631BF4" w:rsidP="00F26652">
            <w:pPr>
              <w:spacing w:line="240" w:lineRule="auto"/>
              <w:rPr>
                <w:del w:id="7830" w:author="Dr Mamadou SANOGO" w:date="2023-10-26T15:54:00Z"/>
                <w:bCs/>
                <w:color w:val="FF0000"/>
                <w:sz w:val="20"/>
                <w:szCs w:val="20"/>
                <w:u w:val="single"/>
                <w:lang w:eastAsia="en-US"/>
                <w:rPrChange w:id="7831" w:author="Dr Mamadou SANOGO" w:date="2023-10-26T15:46:00Z">
                  <w:rPr>
                    <w:del w:id="7832"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53A5E39" w14:textId="0F6B6259" w:rsidR="00631BF4" w:rsidRPr="00683B98" w:rsidDel="00561D9D" w:rsidRDefault="00631BF4" w:rsidP="00F26652">
            <w:pPr>
              <w:tabs>
                <w:tab w:val="left" w:pos="567"/>
                <w:tab w:val="left" w:pos="1276"/>
                <w:tab w:val="left" w:pos="2127"/>
              </w:tabs>
              <w:spacing w:line="240" w:lineRule="auto"/>
              <w:rPr>
                <w:del w:id="7833" w:author="Dr Mamadou SANOGO" w:date="2023-10-26T15:54:00Z"/>
                <w:rFonts w:asciiTheme="minorHAnsi" w:hAnsiTheme="minorHAnsi"/>
                <w:bCs/>
                <w:color w:val="FF0000"/>
                <w:sz w:val="20"/>
                <w:szCs w:val="20"/>
                <w:rPrChange w:id="7834" w:author="Dr Mamadou SANOGO" w:date="2023-10-26T15:46:00Z">
                  <w:rPr>
                    <w:del w:id="7835" w:author="Dr Mamadou SANOGO" w:date="2023-10-26T15:54:00Z"/>
                    <w:rFonts w:asciiTheme="minorHAnsi" w:hAnsiTheme="minorHAnsi"/>
                    <w:bCs/>
                    <w:color w:val="000000" w:themeColor="text1"/>
                    <w:sz w:val="20"/>
                    <w:szCs w:val="20"/>
                  </w:rPr>
                </w:rPrChange>
              </w:rPr>
            </w:pPr>
            <w:del w:id="7836" w:author="Dr Mamadou SANOGO" w:date="2023-10-26T15:54:00Z">
              <w:r w:rsidRPr="00683B98" w:rsidDel="00561D9D">
                <w:rPr>
                  <w:rFonts w:asciiTheme="minorHAnsi" w:hAnsiTheme="minorHAnsi"/>
                  <w:bCs/>
                  <w:color w:val="FF0000"/>
                  <w:sz w:val="20"/>
                  <w:szCs w:val="20"/>
                  <w:rPrChange w:id="7837" w:author="Dr Mamadou SANOGO" w:date="2023-10-26T15:46:00Z">
                    <w:rPr>
                      <w:rFonts w:asciiTheme="minorHAnsi" w:hAnsiTheme="minorHAnsi"/>
                      <w:bCs/>
                      <w:color w:val="000000" w:themeColor="text1"/>
                      <w:sz w:val="20"/>
                      <w:szCs w:val="20"/>
                    </w:rPr>
                  </w:rPrChange>
                </w:rPr>
                <w:delText>Epidémies et catastrophes</w:delText>
              </w:r>
            </w:del>
          </w:p>
        </w:tc>
        <w:tc>
          <w:tcPr>
            <w:tcW w:w="305" w:type="pct"/>
            <w:tcBorders>
              <w:top w:val="single" w:sz="4" w:space="0" w:color="auto"/>
              <w:left w:val="single" w:sz="4" w:space="0" w:color="auto"/>
              <w:bottom w:val="single" w:sz="4" w:space="0" w:color="auto"/>
              <w:right w:val="single" w:sz="4" w:space="0" w:color="auto"/>
            </w:tcBorders>
            <w:vAlign w:val="center"/>
          </w:tcPr>
          <w:p w14:paraId="2B3D61B6" w14:textId="53AAC666" w:rsidR="00631BF4" w:rsidRPr="00683B98" w:rsidDel="00561D9D" w:rsidRDefault="00631BF4" w:rsidP="00F26652">
            <w:pPr>
              <w:tabs>
                <w:tab w:val="left" w:pos="567"/>
                <w:tab w:val="left" w:pos="1276"/>
                <w:tab w:val="left" w:pos="2127"/>
              </w:tabs>
              <w:spacing w:line="240" w:lineRule="auto"/>
              <w:jc w:val="center"/>
              <w:rPr>
                <w:del w:id="7838" w:author="Dr Mamadou SANOGO" w:date="2023-10-26T15:54:00Z"/>
                <w:rFonts w:asciiTheme="minorHAnsi" w:hAnsiTheme="minorHAnsi"/>
                <w:bCs/>
                <w:color w:val="FF0000"/>
                <w:sz w:val="20"/>
                <w:szCs w:val="20"/>
                <w:rPrChange w:id="7839" w:author="Dr Mamadou SANOGO" w:date="2023-10-26T15:46:00Z">
                  <w:rPr>
                    <w:del w:id="7840" w:author="Dr Mamadou SANOGO" w:date="2023-10-26T15:54:00Z"/>
                    <w:rFonts w:asciiTheme="minorHAnsi" w:hAnsiTheme="minorHAnsi"/>
                    <w:bCs/>
                    <w:color w:val="000000" w:themeColor="text1"/>
                    <w:sz w:val="20"/>
                    <w:szCs w:val="20"/>
                  </w:rPr>
                </w:rPrChange>
              </w:rPr>
            </w:pPr>
            <w:del w:id="7841" w:author="Dr Mamadou SANOGO" w:date="2023-10-26T15:54:00Z">
              <w:r w:rsidRPr="00683B98" w:rsidDel="00561D9D">
                <w:rPr>
                  <w:rFonts w:asciiTheme="minorHAnsi" w:hAnsiTheme="minorHAnsi"/>
                  <w:bCs/>
                  <w:color w:val="FF0000"/>
                  <w:sz w:val="20"/>
                  <w:szCs w:val="20"/>
                  <w:rPrChange w:id="7842"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6CDA5503" w14:textId="598A108E" w:rsidR="00631BF4" w:rsidRPr="00683B98" w:rsidDel="00561D9D" w:rsidRDefault="00631BF4" w:rsidP="00F26652">
            <w:pPr>
              <w:spacing w:line="240" w:lineRule="auto"/>
              <w:rPr>
                <w:del w:id="7843" w:author="Dr Mamadou SANOGO" w:date="2023-10-26T15:54:00Z"/>
                <w:color w:val="FF0000"/>
                <w:sz w:val="20"/>
                <w:szCs w:val="20"/>
                <w:lang w:eastAsia="en-US"/>
                <w:rPrChange w:id="7844" w:author="Dr Mamadou SANOGO" w:date="2023-10-26T15:46:00Z">
                  <w:rPr>
                    <w:del w:id="7845"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0EFC4263" w14:textId="20AA037C" w:rsidR="00631BF4" w:rsidRPr="00683B98" w:rsidDel="00561D9D" w:rsidRDefault="00631BF4" w:rsidP="00F26652">
            <w:pPr>
              <w:spacing w:line="240" w:lineRule="auto"/>
              <w:rPr>
                <w:del w:id="7846" w:author="Dr Mamadou SANOGO" w:date="2023-10-26T15:54:00Z"/>
                <w:bCs/>
                <w:color w:val="FF0000"/>
                <w:sz w:val="20"/>
                <w:szCs w:val="20"/>
                <w:u w:val="single"/>
                <w:lang w:eastAsia="en-US"/>
                <w:rPrChange w:id="7847" w:author="Dr Mamadou SANOGO" w:date="2023-10-26T15:46:00Z">
                  <w:rPr>
                    <w:del w:id="7848"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7E8B91D3" w14:textId="3554751A" w:rsidR="00631BF4" w:rsidRPr="00683B98" w:rsidDel="00561D9D" w:rsidRDefault="00631BF4" w:rsidP="00F26652">
            <w:pPr>
              <w:spacing w:line="240" w:lineRule="auto"/>
              <w:rPr>
                <w:del w:id="7849" w:author="Dr Mamadou SANOGO" w:date="2023-10-26T15:54:00Z"/>
                <w:bCs/>
                <w:color w:val="FF0000"/>
                <w:sz w:val="20"/>
                <w:szCs w:val="20"/>
                <w:u w:val="single"/>
                <w:lang w:eastAsia="en-US"/>
                <w:rPrChange w:id="7850" w:author="Dr Mamadou SANOGO" w:date="2023-10-26T15:46:00Z">
                  <w:rPr>
                    <w:del w:id="7851" w:author="Dr Mamadou SANOGO" w:date="2023-10-26T15:54:00Z"/>
                    <w:bCs/>
                    <w:sz w:val="20"/>
                    <w:szCs w:val="20"/>
                    <w:u w:val="single"/>
                    <w:lang w:eastAsia="en-US"/>
                  </w:rPr>
                </w:rPrChange>
              </w:rPr>
            </w:pPr>
          </w:p>
        </w:tc>
      </w:tr>
      <w:tr w:rsidR="00683B98" w:rsidRPr="00683B98" w:rsidDel="00561D9D" w14:paraId="1AF7E3D5" w14:textId="3D6008A6" w:rsidTr="00F26652">
        <w:trPr>
          <w:cantSplit/>
          <w:trHeight w:val="578"/>
          <w:del w:id="7852" w:author="Dr Mamadou SANOGO" w:date="2023-10-26T15:54:00Z"/>
        </w:trPr>
        <w:tc>
          <w:tcPr>
            <w:tcW w:w="797" w:type="pct"/>
            <w:vMerge/>
            <w:tcBorders>
              <w:left w:val="single" w:sz="4" w:space="0" w:color="auto"/>
              <w:right w:val="single" w:sz="4" w:space="0" w:color="auto"/>
            </w:tcBorders>
            <w:vAlign w:val="center"/>
          </w:tcPr>
          <w:p w14:paraId="2C8798C1" w14:textId="71CA9B98" w:rsidR="00631BF4" w:rsidRPr="00683B98" w:rsidDel="00561D9D" w:rsidRDefault="00631BF4" w:rsidP="00F26652">
            <w:pPr>
              <w:spacing w:line="240" w:lineRule="auto"/>
              <w:rPr>
                <w:del w:id="7853" w:author="Dr Mamadou SANOGO" w:date="2023-10-26T15:54:00Z"/>
                <w:rFonts w:asciiTheme="minorHAnsi" w:hAnsiTheme="minorHAnsi"/>
                <w:b/>
                <w:color w:val="FF0000"/>
                <w:sz w:val="20"/>
                <w:szCs w:val="20"/>
                <w:rPrChange w:id="7854" w:author="Dr Mamadou SANOGO" w:date="2023-10-26T15:46:00Z">
                  <w:rPr>
                    <w:del w:id="785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8FBFB7A" w14:textId="04C0039E" w:rsidR="00631BF4" w:rsidRPr="00683B98" w:rsidDel="00561D9D" w:rsidRDefault="00631BF4" w:rsidP="00F26652">
            <w:pPr>
              <w:spacing w:line="240" w:lineRule="auto"/>
              <w:rPr>
                <w:del w:id="7856" w:author="Dr Mamadou SANOGO" w:date="2023-10-26T15:54:00Z"/>
                <w:bCs/>
                <w:color w:val="FF0000"/>
                <w:sz w:val="20"/>
                <w:szCs w:val="20"/>
                <w:u w:val="single"/>
                <w:lang w:eastAsia="en-US"/>
                <w:rPrChange w:id="7857" w:author="Dr Mamadou SANOGO" w:date="2023-10-26T15:46:00Z">
                  <w:rPr>
                    <w:del w:id="7858"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EB6F95" w14:textId="55577F5E" w:rsidR="00631BF4" w:rsidRPr="00683B98" w:rsidDel="00561D9D" w:rsidRDefault="00631BF4" w:rsidP="00F26652">
            <w:pPr>
              <w:spacing w:line="240" w:lineRule="auto"/>
              <w:rPr>
                <w:del w:id="7859" w:author="Dr Mamadou SANOGO" w:date="2023-10-26T15:54:00Z"/>
                <w:bCs/>
                <w:color w:val="FF0000"/>
                <w:sz w:val="20"/>
                <w:szCs w:val="20"/>
                <w:u w:val="single"/>
                <w:lang w:eastAsia="en-US"/>
                <w:rPrChange w:id="7860" w:author="Dr Mamadou SANOGO" w:date="2023-10-26T15:46:00Z">
                  <w:rPr>
                    <w:del w:id="7861"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54246F0F" w14:textId="4EA368D1" w:rsidR="00631BF4" w:rsidRPr="00683B98" w:rsidDel="00561D9D" w:rsidRDefault="00631BF4" w:rsidP="00F26652">
            <w:pPr>
              <w:tabs>
                <w:tab w:val="left" w:pos="567"/>
                <w:tab w:val="left" w:pos="1276"/>
                <w:tab w:val="left" w:pos="2127"/>
              </w:tabs>
              <w:spacing w:line="240" w:lineRule="auto"/>
              <w:rPr>
                <w:del w:id="7862" w:author="Dr Mamadou SANOGO" w:date="2023-10-26T15:54:00Z"/>
                <w:rFonts w:asciiTheme="minorHAnsi" w:hAnsiTheme="minorHAnsi"/>
                <w:bCs/>
                <w:color w:val="FF0000"/>
                <w:sz w:val="20"/>
                <w:szCs w:val="20"/>
                <w:rPrChange w:id="7863" w:author="Dr Mamadou SANOGO" w:date="2023-10-26T15:46:00Z">
                  <w:rPr>
                    <w:del w:id="7864" w:author="Dr Mamadou SANOGO" w:date="2023-10-26T15:54:00Z"/>
                    <w:rFonts w:asciiTheme="minorHAnsi" w:hAnsiTheme="minorHAnsi"/>
                    <w:bCs/>
                    <w:color w:val="000000" w:themeColor="text1"/>
                    <w:sz w:val="20"/>
                    <w:szCs w:val="20"/>
                  </w:rPr>
                </w:rPrChange>
              </w:rPr>
            </w:pPr>
            <w:del w:id="7865" w:author="Dr Mamadou SANOGO" w:date="2023-10-26T15:54:00Z">
              <w:r w:rsidRPr="00683B98" w:rsidDel="00561D9D">
                <w:rPr>
                  <w:rFonts w:asciiTheme="minorHAnsi" w:hAnsiTheme="minorHAnsi"/>
                  <w:bCs/>
                  <w:color w:val="FF0000"/>
                  <w:sz w:val="20"/>
                  <w:szCs w:val="20"/>
                  <w:rPrChange w:id="7866" w:author="Dr Mamadou SANOGO" w:date="2023-10-26T15:46:00Z">
                    <w:rPr>
                      <w:rFonts w:asciiTheme="minorHAnsi" w:hAnsiTheme="minorHAnsi"/>
                      <w:bCs/>
                      <w:color w:val="000000" w:themeColor="text1"/>
                      <w:sz w:val="20"/>
                      <w:szCs w:val="20"/>
                    </w:rPr>
                  </w:rPrChange>
                </w:rPr>
                <w:delText>Evaluation d’un test de dépistage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4C57AAD" w14:textId="00CC6D7A" w:rsidR="00631BF4" w:rsidRPr="00683B98" w:rsidDel="00561D9D" w:rsidRDefault="00631BF4" w:rsidP="00F26652">
            <w:pPr>
              <w:tabs>
                <w:tab w:val="left" w:pos="567"/>
                <w:tab w:val="left" w:pos="1276"/>
                <w:tab w:val="left" w:pos="2127"/>
              </w:tabs>
              <w:spacing w:line="240" w:lineRule="auto"/>
              <w:jc w:val="center"/>
              <w:rPr>
                <w:del w:id="7867" w:author="Dr Mamadou SANOGO" w:date="2023-10-26T15:54:00Z"/>
                <w:rFonts w:asciiTheme="minorHAnsi" w:hAnsiTheme="minorHAnsi"/>
                <w:bCs/>
                <w:color w:val="FF0000"/>
                <w:sz w:val="20"/>
                <w:szCs w:val="20"/>
                <w:rPrChange w:id="7868" w:author="Dr Mamadou SANOGO" w:date="2023-10-26T15:46:00Z">
                  <w:rPr>
                    <w:del w:id="7869" w:author="Dr Mamadou SANOGO" w:date="2023-10-26T15:54:00Z"/>
                    <w:rFonts w:asciiTheme="minorHAnsi" w:hAnsiTheme="minorHAnsi"/>
                    <w:bCs/>
                    <w:color w:val="000000" w:themeColor="text1"/>
                    <w:sz w:val="20"/>
                    <w:szCs w:val="20"/>
                  </w:rPr>
                </w:rPrChange>
              </w:rPr>
            </w:pPr>
            <w:del w:id="7870" w:author="Dr Mamadou SANOGO" w:date="2023-10-26T15:54:00Z">
              <w:r w:rsidRPr="00683B98" w:rsidDel="00561D9D">
                <w:rPr>
                  <w:rFonts w:asciiTheme="minorHAnsi" w:hAnsiTheme="minorHAnsi"/>
                  <w:bCs/>
                  <w:color w:val="FF0000"/>
                  <w:sz w:val="20"/>
                  <w:szCs w:val="20"/>
                  <w:rPrChange w:id="7871"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77000BB9" w14:textId="3D909219" w:rsidR="00631BF4" w:rsidRPr="00683B98" w:rsidDel="00561D9D" w:rsidRDefault="00631BF4" w:rsidP="00F26652">
            <w:pPr>
              <w:spacing w:line="240" w:lineRule="auto"/>
              <w:rPr>
                <w:del w:id="7872" w:author="Dr Mamadou SANOGO" w:date="2023-10-26T15:54:00Z"/>
                <w:color w:val="FF0000"/>
                <w:sz w:val="20"/>
                <w:szCs w:val="20"/>
                <w:lang w:eastAsia="en-US"/>
                <w:rPrChange w:id="7873" w:author="Dr Mamadou SANOGO" w:date="2023-10-26T15:46:00Z">
                  <w:rPr>
                    <w:del w:id="7874"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57CE9FFB" w14:textId="6E41AC70" w:rsidR="00631BF4" w:rsidRPr="00683B98" w:rsidDel="00561D9D" w:rsidRDefault="00631BF4" w:rsidP="00F26652">
            <w:pPr>
              <w:spacing w:line="240" w:lineRule="auto"/>
              <w:rPr>
                <w:del w:id="7875" w:author="Dr Mamadou SANOGO" w:date="2023-10-26T15:54:00Z"/>
                <w:bCs/>
                <w:color w:val="FF0000"/>
                <w:sz w:val="20"/>
                <w:szCs w:val="20"/>
                <w:u w:val="single"/>
                <w:lang w:eastAsia="en-US"/>
                <w:rPrChange w:id="7876" w:author="Dr Mamadou SANOGO" w:date="2023-10-26T15:46:00Z">
                  <w:rPr>
                    <w:del w:id="7877"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2CDC500E" w14:textId="68812472" w:rsidR="00631BF4" w:rsidRPr="00683B98" w:rsidDel="00561D9D" w:rsidRDefault="00631BF4" w:rsidP="00F26652">
            <w:pPr>
              <w:spacing w:line="240" w:lineRule="auto"/>
              <w:rPr>
                <w:del w:id="7878" w:author="Dr Mamadou SANOGO" w:date="2023-10-26T15:54:00Z"/>
                <w:bCs/>
                <w:color w:val="FF0000"/>
                <w:sz w:val="20"/>
                <w:szCs w:val="20"/>
                <w:u w:val="single"/>
                <w:lang w:eastAsia="en-US"/>
                <w:rPrChange w:id="7879" w:author="Dr Mamadou SANOGO" w:date="2023-10-26T15:46:00Z">
                  <w:rPr>
                    <w:del w:id="7880" w:author="Dr Mamadou SANOGO" w:date="2023-10-26T15:54:00Z"/>
                    <w:bCs/>
                    <w:sz w:val="20"/>
                    <w:szCs w:val="20"/>
                    <w:u w:val="single"/>
                    <w:lang w:eastAsia="en-US"/>
                  </w:rPr>
                </w:rPrChange>
              </w:rPr>
            </w:pPr>
          </w:p>
        </w:tc>
      </w:tr>
      <w:tr w:rsidR="00683B98" w:rsidRPr="00683B98" w:rsidDel="00561D9D" w14:paraId="1093011B" w14:textId="45E7ED97" w:rsidTr="00F26652">
        <w:trPr>
          <w:cantSplit/>
          <w:trHeight w:val="226"/>
          <w:del w:id="7881" w:author="Dr Mamadou SANOGO" w:date="2023-10-26T15:54:00Z"/>
        </w:trPr>
        <w:tc>
          <w:tcPr>
            <w:tcW w:w="797" w:type="pct"/>
            <w:vMerge/>
            <w:tcBorders>
              <w:left w:val="single" w:sz="4" w:space="0" w:color="auto"/>
              <w:bottom w:val="single" w:sz="4" w:space="0" w:color="auto"/>
              <w:right w:val="single" w:sz="4" w:space="0" w:color="auto"/>
            </w:tcBorders>
            <w:vAlign w:val="center"/>
          </w:tcPr>
          <w:p w14:paraId="32EC2571" w14:textId="28389CFA" w:rsidR="00631BF4" w:rsidRPr="00683B98" w:rsidDel="00561D9D" w:rsidRDefault="00631BF4" w:rsidP="00F26652">
            <w:pPr>
              <w:spacing w:line="240" w:lineRule="auto"/>
              <w:rPr>
                <w:del w:id="7882" w:author="Dr Mamadou SANOGO" w:date="2023-10-26T15:54:00Z"/>
                <w:rFonts w:asciiTheme="minorHAnsi" w:hAnsiTheme="minorHAnsi"/>
                <w:b/>
                <w:color w:val="FF0000"/>
                <w:sz w:val="20"/>
                <w:szCs w:val="20"/>
                <w:rPrChange w:id="7883" w:author="Dr Mamadou SANOGO" w:date="2023-10-26T15:46:00Z">
                  <w:rPr>
                    <w:del w:id="788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28652955" w14:textId="1EEAE00A" w:rsidR="00631BF4" w:rsidRPr="00683B98" w:rsidDel="00561D9D" w:rsidRDefault="00631BF4" w:rsidP="00F26652">
            <w:pPr>
              <w:spacing w:line="240" w:lineRule="auto"/>
              <w:rPr>
                <w:del w:id="7885" w:author="Dr Mamadou SANOGO" w:date="2023-10-26T15:54:00Z"/>
                <w:bCs/>
                <w:color w:val="FF0000"/>
                <w:sz w:val="20"/>
                <w:szCs w:val="20"/>
                <w:u w:val="single"/>
                <w:lang w:eastAsia="en-US"/>
                <w:rPrChange w:id="7886" w:author="Dr Mamadou SANOGO" w:date="2023-10-26T15:46:00Z">
                  <w:rPr>
                    <w:del w:id="7887" w:author="Dr Mamadou SANOGO" w:date="2023-10-26T15:54:00Z"/>
                    <w:bCs/>
                    <w:sz w:val="20"/>
                    <w:szCs w:val="20"/>
                    <w:u w:val="single"/>
                    <w:lang w:eastAsia="en-US"/>
                  </w:rPr>
                </w:rPrChange>
              </w:rPr>
            </w:pPr>
          </w:p>
        </w:tc>
        <w:tc>
          <w:tcPr>
            <w:tcW w:w="836" w:type="pct"/>
            <w:vMerge/>
            <w:tcBorders>
              <w:left w:val="single" w:sz="4" w:space="0" w:color="auto"/>
              <w:bottom w:val="single" w:sz="4" w:space="0" w:color="auto"/>
              <w:right w:val="single" w:sz="4" w:space="0" w:color="auto"/>
            </w:tcBorders>
            <w:vAlign w:val="center"/>
          </w:tcPr>
          <w:p w14:paraId="4BEF6E15" w14:textId="33A1A278" w:rsidR="00631BF4" w:rsidRPr="00683B98" w:rsidDel="00561D9D" w:rsidRDefault="00631BF4" w:rsidP="00F26652">
            <w:pPr>
              <w:spacing w:line="240" w:lineRule="auto"/>
              <w:rPr>
                <w:del w:id="7888" w:author="Dr Mamadou SANOGO" w:date="2023-10-26T15:54:00Z"/>
                <w:bCs/>
                <w:color w:val="FF0000"/>
                <w:sz w:val="20"/>
                <w:szCs w:val="20"/>
                <w:u w:val="single"/>
                <w:lang w:eastAsia="en-US"/>
                <w:rPrChange w:id="7889" w:author="Dr Mamadou SANOGO" w:date="2023-10-26T15:46:00Z">
                  <w:rPr>
                    <w:del w:id="7890"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3B5EEB0E" w14:textId="45938572" w:rsidR="00631BF4" w:rsidRPr="00683B98" w:rsidDel="00561D9D" w:rsidRDefault="00631BF4" w:rsidP="00F26652">
            <w:pPr>
              <w:tabs>
                <w:tab w:val="left" w:pos="567"/>
                <w:tab w:val="left" w:pos="1276"/>
                <w:tab w:val="left" w:pos="2127"/>
              </w:tabs>
              <w:spacing w:line="240" w:lineRule="auto"/>
              <w:rPr>
                <w:del w:id="7891" w:author="Dr Mamadou SANOGO" w:date="2023-10-26T15:54:00Z"/>
                <w:rFonts w:asciiTheme="minorHAnsi" w:hAnsiTheme="minorHAnsi"/>
                <w:bCs/>
                <w:color w:val="FF0000"/>
                <w:sz w:val="20"/>
                <w:szCs w:val="20"/>
                <w:rPrChange w:id="7892" w:author="Dr Mamadou SANOGO" w:date="2023-10-26T15:46:00Z">
                  <w:rPr>
                    <w:del w:id="7893" w:author="Dr Mamadou SANOGO" w:date="2023-10-26T15:54:00Z"/>
                    <w:rFonts w:asciiTheme="minorHAnsi" w:hAnsiTheme="minorHAnsi"/>
                    <w:bCs/>
                    <w:color w:val="000000" w:themeColor="text1"/>
                    <w:sz w:val="20"/>
                    <w:szCs w:val="20"/>
                  </w:rPr>
                </w:rPrChange>
              </w:rPr>
            </w:pPr>
            <w:del w:id="7894" w:author="Dr Mamadou SANOGO" w:date="2023-10-26T15:54:00Z">
              <w:r w:rsidRPr="00683B98" w:rsidDel="00561D9D">
                <w:rPr>
                  <w:rFonts w:asciiTheme="minorHAnsi" w:hAnsiTheme="minorHAnsi"/>
                  <w:bCs/>
                  <w:color w:val="FF0000"/>
                  <w:sz w:val="20"/>
                  <w:szCs w:val="20"/>
                  <w:rPrChange w:id="7895"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36C403E" w14:textId="29BA2334" w:rsidR="00631BF4" w:rsidRPr="00683B98" w:rsidDel="00561D9D" w:rsidRDefault="00631BF4" w:rsidP="00F26652">
            <w:pPr>
              <w:tabs>
                <w:tab w:val="left" w:pos="567"/>
                <w:tab w:val="left" w:pos="1276"/>
                <w:tab w:val="left" w:pos="2127"/>
              </w:tabs>
              <w:spacing w:line="240" w:lineRule="auto"/>
              <w:jc w:val="center"/>
              <w:rPr>
                <w:del w:id="7896" w:author="Dr Mamadou SANOGO" w:date="2023-10-26T15:54:00Z"/>
                <w:rFonts w:asciiTheme="minorHAnsi" w:hAnsiTheme="minorHAnsi"/>
                <w:bCs/>
                <w:color w:val="FF0000"/>
                <w:sz w:val="20"/>
                <w:szCs w:val="20"/>
                <w:rPrChange w:id="7897" w:author="Dr Mamadou SANOGO" w:date="2023-10-26T15:46:00Z">
                  <w:rPr>
                    <w:del w:id="7898" w:author="Dr Mamadou SANOGO" w:date="2023-10-26T15:54:00Z"/>
                    <w:rFonts w:asciiTheme="minorHAnsi" w:hAnsiTheme="minorHAnsi"/>
                    <w:bCs/>
                    <w:color w:val="000000" w:themeColor="text1"/>
                    <w:sz w:val="20"/>
                    <w:szCs w:val="20"/>
                  </w:rPr>
                </w:rPrChange>
              </w:rPr>
            </w:pPr>
            <w:del w:id="7899" w:author="Dr Mamadou SANOGO" w:date="2023-10-26T15:54:00Z">
              <w:r w:rsidRPr="00683B98" w:rsidDel="00561D9D">
                <w:rPr>
                  <w:rFonts w:asciiTheme="minorHAnsi" w:hAnsiTheme="minorHAnsi"/>
                  <w:bCs/>
                  <w:color w:val="FF0000"/>
                  <w:sz w:val="20"/>
                  <w:szCs w:val="20"/>
                  <w:rPrChange w:id="790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2AE9614B" w14:textId="64E549BF" w:rsidR="00631BF4" w:rsidRPr="00683B98" w:rsidDel="00561D9D" w:rsidRDefault="00631BF4" w:rsidP="00F26652">
            <w:pPr>
              <w:spacing w:line="240" w:lineRule="auto"/>
              <w:rPr>
                <w:del w:id="7901" w:author="Dr Mamadou SANOGO" w:date="2023-10-26T15:54:00Z"/>
                <w:color w:val="FF0000"/>
                <w:sz w:val="20"/>
                <w:szCs w:val="20"/>
                <w:lang w:eastAsia="en-US"/>
                <w:rPrChange w:id="7902" w:author="Dr Mamadou SANOGO" w:date="2023-10-26T15:46:00Z">
                  <w:rPr>
                    <w:del w:id="7903"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6463AC2" w14:textId="4B4B05A5" w:rsidR="00631BF4" w:rsidRPr="00683B98" w:rsidDel="00561D9D" w:rsidRDefault="00631BF4" w:rsidP="00F26652">
            <w:pPr>
              <w:spacing w:line="240" w:lineRule="auto"/>
              <w:rPr>
                <w:del w:id="7904" w:author="Dr Mamadou SANOGO" w:date="2023-10-26T15:54:00Z"/>
                <w:bCs/>
                <w:color w:val="FF0000"/>
                <w:sz w:val="20"/>
                <w:szCs w:val="20"/>
                <w:u w:val="single"/>
                <w:lang w:eastAsia="en-US"/>
                <w:rPrChange w:id="7905" w:author="Dr Mamadou SANOGO" w:date="2023-10-26T15:46:00Z">
                  <w:rPr>
                    <w:del w:id="7906"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F490D60" w14:textId="18245BF1" w:rsidR="00631BF4" w:rsidRPr="00683B98" w:rsidDel="00561D9D" w:rsidRDefault="00631BF4" w:rsidP="00F26652">
            <w:pPr>
              <w:spacing w:line="240" w:lineRule="auto"/>
              <w:rPr>
                <w:del w:id="7907" w:author="Dr Mamadou SANOGO" w:date="2023-10-26T15:54:00Z"/>
                <w:bCs/>
                <w:color w:val="FF0000"/>
                <w:sz w:val="20"/>
                <w:szCs w:val="20"/>
                <w:u w:val="single"/>
                <w:lang w:eastAsia="en-US"/>
                <w:rPrChange w:id="7908" w:author="Dr Mamadou SANOGO" w:date="2023-10-26T15:46:00Z">
                  <w:rPr>
                    <w:del w:id="7909" w:author="Dr Mamadou SANOGO" w:date="2023-10-26T15:54:00Z"/>
                    <w:bCs/>
                    <w:sz w:val="20"/>
                    <w:szCs w:val="20"/>
                    <w:u w:val="single"/>
                    <w:lang w:eastAsia="en-US"/>
                  </w:rPr>
                </w:rPrChange>
              </w:rPr>
            </w:pPr>
          </w:p>
        </w:tc>
      </w:tr>
      <w:tr w:rsidR="00683B98" w:rsidRPr="00683B98" w:rsidDel="00561D9D" w14:paraId="6E0E8D16" w14:textId="7265281B" w:rsidTr="00F26652">
        <w:trPr>
          <w:cantSplit/>
          <w:trHeight w:val="241"/>
          <w:del w:id="7910" w:author="Dr Mamadou SANOGO" w:date="2023-10-26T15:54:00Z"/>
        </w:trPr>
        <w:tc>
          <w:tcPr>
            <w:tcW w:w="797" w:type="pct"/>
            <w:vMerge w:val="restart"/>
            <w:tcBorders>
              <w:top w:val="single" w:sz="4" w:space="0" w:color="auto"/>
              <w:left w:val="single" w:sz="4" w:space="0" w:color="auto"/>
              <w:right w:val="single" w:sz="4" w:space="0" w:color="auto"/>
            </w:tcBorders>
            <w:vAlign w:val="center"/>
          </w:tcPr>
          <w:p w14:paraId="729E2B7E" w14:textId="294A7B95" w:rsidR="00631BF4" w:rsidRPr="00683B98" w:rsidDel="00561D9D" w:rsidRDefault="00631BF4" w:rsidP="00F26652">
            <w:pPr>
              <w:spacing w:line="240" w:lineRule="auto"/>
              <w:rPr>
                <w:del w:id="7911" w:author="Dr Mamadou SANOGO" w:date="2023-10-26T15:54:00Z"/>
                <w:rFonts w:asciiTheme="minorHAnsi" w:hAnsiTheme="minorHAnsi"/>
                <w:b/>
                <w:color w:val="FF0000"/>
                <w:sz w:val="20"/>
                <w:szCs w:val="20"/>
                <w:lang w:val="fr-ML"/>
                <w:rPrChange w:id="7912" w:author="Dr Mamadou SANOGO" w:date="2023-10-26T15:46:00Z">
                  <w:rPr>
                    <w:del w:id="7913" w:author="Dr Mamadou SANOGO" w:date="2023-10-26T15:54:00Z"/>
                    <w:rFonts w:asciiTheme="minorHAnsi" w:hAnsiTheme="minorHAnsi"/>
                    <w:b/>
                    <w:color w:val="000000" w:themeColor="text1"/>
                    <w:sz w:val="20"/>
                    <w:szCs w:val="20"/>
                    <w:lang w:val="fr-ML"/>
                  </w:rPr>
                </w:rPrChange>
              </w:rPr>
            </w:pPr>
            <w:del w:id="7914" w:author="Dr Mamadou SANOGO" w:date="2023-10-26T15:54:00Z">
              <w:r w:rsidRPr="00683B98" w:rsidDel="00561D9D">
                <w:rPr>
                  <w:rFonts w:asciiTheme="minorHAnsi" w:hAnsiTheme="minorHAnsi"/>
                  <w:b/>
                  <w:bCs/>
                  <w:color w:val="FF0000"/>
                  <w:sz w:val="20"/>
                  <w:szCs w:val="20"/>
                  <w:lang w:val="fr-ML"/>
                  <w:rPrChange w:id="7915" w:author="Dr Mamadou SANOGO" w:date="2023-10-26T15:46:00Z">
                    <w:rPr>
                      <w:rFonts w:asciiTheme="minorHAnsi" w:hAnsiTheme="minorHAnsi"/>
                      <w:b/>
                      <w:bCs/>
                      <w:color w:val="000000" w:themeColor="text1"/>
                      <w:sz w:val="20"/>
                      <w:szCs w:val="20"/>
                      <w:lang w:val="fr-ML"/>
                    </w:rPr>
                  </w:rPrChange>
                </w:rPr>
                <w:delText>GDE2306</w:delText>
              </w:r>
            </w:del>
          </w:p>
          <w:p w14:paraId="38F773F0" w14:textId="59E30AF1" w:rsidR="00631BF4" w:rsidRPr="00683B98" w:rsidDel="00561D9D" w:rsidRDefault="00631BF4" w:rsidP="00F26652">
            <w:pPr>
              <w:spacing w:line="240" w:lineRule="auto"/>
              <w:rPr>
                <w:del w:id="7916" w:author="Dr Mamadou SANOGO" w:date="2023-10-26T15:54:00Z"/>
                <w:rFonts w:asciiTheme="minorHAnsi" w:hAnsiTheme="minorHAnsi"/>
                <w:b/>
                <w:color w:val="FF0000"/>
                <w:sz w:val="20"/>
                <w:szCs w:val="20"/>
                <w:rPrChange w:id="7917" w:author="Dr Mamadou SANOGO" w:date="2023-10-26T15:46:00Z">
                  <w:rPr>
                    <w:del w:id="7918" w:author="Dr Mamadou SANOGO" w:date="2023-10-26T15:54:00Z"/>
                    <w:rFonts w:asciiTheme="minorHAnsi" w:hAnsiTheme="minorHAnsi"/>
                    <w:b/>
                    <w:color w:val="000000" w:themeColor="text1"/>
                    <w:sz w:val="20"/>
                    <w:szCs w:val="20"/>
                  </w:rPr>
                </w:rPrChange>
              </w:rPr>
            </w:pPr>
            <w:del w:id="7919" w:author="Dr Mamadou SANOGO" w:date="2023-10-26T15:54:00Z">
              <w:r w:rsidRPr="00683B98" w:rsidDel="00561D9D">
                <w:rPr>
                  <w:rFonts w:asciiTheme="minorHAnsi" w:hAnsiTheme="minorHAnsi"/>
                  <w:b/>
                  <w:color w:val="FF0000"/>
                  <w:sz w:val="20"/>
                  <w:szCs w:val="20"/>
                  <w:rPrChange w:id="7920" w:author="Dr Mamadou SANOGO" w:date="2023-10-26T15:46:00Z">
                    <w:rPr>
                      <w:rFonts w:asciiTheme="minorHAnsi" w:hAnsiTheme="minorHAnsi"/>
                      <w:b/>
                      <w:color w:val="000000" w:themeColor="text1"/>
                      <w:sz w:val="20"/>
                      <w:szCs w:val="20"/>
                    </w:rPr>
                  </w:rPrChange>
                </w:rPr>
                <w:delText>Gestion des données épidémiologiques</w:delText>
              </w:r>
            </w:del>
          </w:p>
          <w:p w14:paraId="08279F13" w14:textId="7627A154" w:rsidR="00631BF4" w:rsidRPr="00683B98" w:rsidDel="00561D9D" w:rsidRDefault="00631BF4" w:rsidP="00F26652">
            <w:pPr>
              <w:spacing w:line="240" w:lineRule="auto"/>
              <w:rPr>
                <w:del w:id="7921" w:author="Dr Mamadou SANOGO" w:date="2023-10-26T15:54:00Z"/>
                <w:rFonts w:asciiTheme="minorHAnsi" w:hAnsiTheme="minorHAnsi"/>
                <w:b/>
                <w:color w:val="FF0000"/>
                <w:sz w:val="20"/>
                <w:szCs w:val="20"/>
                <w:rPrChange w:id="7922" w:author="Dr Mamadou SANOGO" w:date="2023-10-26T15:46:00Z">
                  <w:rPr>
                    <w:del w:id="7923"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30E4A0E" w14:textId="65EEA8CC" w:rsidR="00631BF4" w:rsidRPr="00683B98" w:rsidDel="00561D9D" w:rsidRDefault="00631BF4" w:rsidP="00F26652">
            <w:pPr>
              <w:spacing w:line="240" w:lineRule="auto"/>
              <w:jc w:val="center"/>
              <w:rPr>
                <w:del w:id="7924" w:author="Dr Mamadou SANOGO" w:date="2023-10-26T15:54:00Z"/>
                <w:bCs/>
                <w:color w:val="FF0000"/>
                <w:sz w:val="20"/>
                <w:szCs w:val="20"/>
                <w:u w:val="single"/>
                <w:lang w:eastAsia="en-US"/>
                <w:rPrChange w:id="7925" w:author="Dr Mamadou SANOGO" w:date="2023-10-26T15:46:00Z">
                  <w:rPr>
                    <w:del w:id="7926" w:author="Dr Mamadou SANOGO" w:date="2023-10-26T15:54:00Z"/>
                    <w:bCs/>
                    <w:sz w:val="20"/>
                    <w:szCs w:val="20"/>
                    <w:u w:val="single"/>
                    <w:lang w:eastAsia="en-US"/>
                  </w:rPr>
                </w:rPrChange>
              </w:rPr>
            </w:pPr>
            <w:del w:id="7927" w:author="Dr Mamadou SANOGO" w:date="2023-10-26T15:54:00Z">
              <w:r w:rsidRPr="00683B98" w:rsidDel="00561D9D">
                <w:rPr>
                  <w:rFonts w:asciiTheme="minorHAnsi" w:hAnsiTheme="minorHAnsi"/>
                  <w:b/>
                  <w:color w:val="FF0000"/>
                  <w:sz w:val="20"/>
                  <w:szCs w:val="20"/>
                  <w:rPrChange w:id="7928"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063BF719" w14:textId="0278F275" w:rsidR="00631BF4" w:rsidRPr="00683B98" w:rsidDel="00561D9D" w:rsidRDefault="00631BF4" w:rsidP="00F26652">
            <w:pPr>
              <w:tabs>
                <w:tab w:val="left" w:pos="567"/>
                <w:tab w:val="left" w:pos="1276"/>
                <w:tab w:val="left" w:pos="2127"/>
              </w:tabs>
              <w:spacing w:line="240" w:lineRule="auto"/>
              <w:rPr>
                <w:del w:id="7929" w:author="Dr Mamadou SANOGO" w:date="2023-10-26T15:54:00Z"/>
                <w:rFonts w:asciiTheme="minorHAnsi" w:hAnsiTheme="minorHAnsi"/>
                <w:bCs/>
                <w:color w:val="FF0000"/>
                <w:sz w:val="20"/>
                <w:szCs w:val="20"/>
                <w:rPrChange w:id="7930" w:author="Dr Mamadou SANOGO" w:date="2023-10-26T15:46:00Z">
                  <w:rPr>
                    <w:del w:id="7931" w:author="Dr Mamadou SANOGO" w:date="2023-10-26T15:54:00Z"/>
                    <w:rFonts w:asciiTheme="minorHAnsi" w:hAnsiTheme="minorHAnsi"/>
                    <w:bCs/>
                    <w:color w:val="000000" w:themeColor="text1"/>
                    <w:sz w:val="20"/>
                    <w:szCs w:val="20"/>
                  </w:rPr>
                </w:rPrChange>
              </w:rPr>
            </w:pPr>
            <w:del w:id="7932" w:author="Dr Mamadou SANOGO" w:date="2023-10-26T15:54:00Z">
              <w:r w:rsidRPr="00683B98" w:rsidDel="00561D9D">
                <w:rPr>
                  <w:rFonts w:asciiTheme="minorHAnsi" w:hAnsiTheme="minorHAnsi"/>
                  <w:bCs/>
                  <w:color w:val="FF0000"/>
                  <w:sz w:val="20"/>
                  <w:szCs w:val="20"/>
                  <w:rPrChange w:id="7933" w:author="Dr Mamadou SANOGO" w:date="2023-10-26T15:46:00Z">
                    <w:rPr>
                      <w:rFonts w:asciiTheme="minorHAnsi" w:hAnsiTheme="minorHAnsi"/>
                      <w:bCs/>
                      <w:color w:val="000000" w:themeColor="text1"/>
                      <w:sz w:val="20"/>
                      <w:szCs w:val="20"/>
                    </w:rPr>
                  </w:rPrChange>
                </w:rPr>
                <w:delText>Utiliser les logiciels de gestion des données épidémiologiques</w:delText>
              </w:r>
            </w:del>
          </w:p>
          <w:p w14:paraId="45831EDF" w14:textId="39DDD363" w:rsidR="00631BF4" w:rsidRPr="00683B98" w:rsidDel="00561D9D" w:rsidRDefault="00631BF4" w:rsidP="00F26652">
            <w:pPr>
              <w:tabs>
                <w:tab w:val="left" w:pos="567"/>
                <w:tab w:val="left" w:pos="1276"/>
                <w:tab w:val="left" w:pos="2127"/>
              </w:tabs>
              <w:spacing w:line="240" w:lineRule="auto"/>
              <w:rPr>
                <w:del w:id="7934" w:author="Dr Mamadou SANOGO" w:date="2023-10-26T15:54:00Z"/>
                <w:rFonts w:asciiTheme="minorHAnsi" w:hAnsiTheme="minorHAnsi"/>
                <w:bCs/>
                <w:color w:val="FF0000"/>
                <w:sz w:val="20"/>
                <w:szCs w:val="20"/>
                <w:rPrChange w:id="7935" w:author="Dr Mamadou SANOGO" w:date="2023-10-26T15:46:00Z">
                  <w:rPr>
                    <w:del w:id="7936" w:author="Dr Mamadou SANOGO" w:date="2023-10-26T15:54:00Z"/>
                    <w:rFonts w:asciiTheme="minorHAnsi" w:hAnsiTheme="minorHAnsi"/>
                    <w:bCs/>
                    <w:color w:val="000000" w:themeColor="text1"/>
                    <w:sz w:val="20"/>
                    <w:szCs w:val="20"/>
                  </w:rPr>
                </w:rPrChange>
              </w:rPr>
            </w:pPr>
            <w:del w:id="7937" w:author="Dr Mamadou SANOGO" w:date="2023-10-26T15:54:00Z">
              <w:r w:rsidRPr="00683B98" w:rsidDel="00561D9D">
                <w:rPr>
                  <w:rFonts w:asciiTheme="minorHAnsi" w:hAnsiTheme="minorHAnsi"/>
                  <w:bCs/>
                  <w:color w:val="FF0000"/>
                  <w:sz w:val="20"/>
                  <w:szCs w:val="20"/>
                  <w:rPrChange w:id="7938" w:author="Dr Mamadou SANOGO" w:date="2023-10-26T15:46:00Z">
                    <w:rPr>
                      <w:rFonts w:asciiTheme="minorHAnsi" w:hAnsiTheme="minorHAnsi"/>
                      <w:bCs/>
                      <w:color w:val="000000" w:themeColor="text1"/>
                      <w:sz w:val="20"/>
                      <w:szCs w:val="20"/>
                    </w:rPr>
                  </w:rPrChange>
                </w:rPr>
                <w:delText xml:space="preserve">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tcPr>
          <w:p w14:paraId="524431F8" w14:textId="300C3B2F" w:rsidR="00631BF4" w:rsidRPr="00683B98" w:rsidDel="00561D9D" w:rsidRDefault="00631BF4" w:rsidP="00F26652">
            <w:pPr>
              <w:tabs>
                <w:tab w:val="left" w:pos="567"/>
                <w:tab w:val="left" w:pos="1276"/>
                <w:tab w:val="left" w:pos="2127"/>
              </w:tabs>
              <w:spacing w:line="240" w:lineRule="auto"/>
              <w:rPr>
                <w:del w:id="7939" w:author="Dr Mamadou SANOGO" w:date="2023-10-26T15:54:00Z"/>
                <w:rFonts w:asciiTheme="minorHAnsi" w:hAnsiTheme="minorHAnsi"/>
                <w:bCs/>
                <w:color w:val="FF0000"/>
                <w:sz w:val="20"/>
                <w:szCs w:val="20"/>
                <w:rPrChange w:id="7940" w:author="Dr Mamadou SANOGO" w:date="2023-10-26T15:46:00Z">
                  <w:rPr>
                    <w:del w:id="7941" w:author="Dr Mamadou SANOGO" w:date="2023-10-26T15:54:00Z"/>
                    <w:rFonts w:asciiTheme="minorHAnsi" w:hAnsiTheme="minorHAnsi"/>
                    <w:bCs/>
                    <w:color w:val="000000" w:themeColor="text1"/>
                    <w:sz w:val="20"/>
                    <w:szCs w:val="20"/>
                  </w:rPr>
                </w:rPrChange>
              </w:rPr>
            </w:pPr>
            <w:del w:id="7942" w:author="Dr Mamadou SANOGO" w:date="2023-10-26T15:54:00Z">
              <w:r w:rsidRPr="00683B98" w:rsidDel="00561D9D">
                <w:rPr>
                  <w:rFonts w:asciiTheme="minorHAnsi" w:hAnsiTheme="minorHAnsi"/>
                  <w:bCs/>
                  <w:color w:val="FF0000"/>
                  <w:sz w:val="20"/>
                  <w:szCs w:val="20"/>
                  <w:rPrChange w:id="7943" w:author="Dr Mamadou SANOGO" w:date="2023-10-26T15:46:00Z">
                    <w:rPr>
                      <w:rFonts w:asciiTheme="minorHAnsi" w:hAnsiTheme="minorHAnsi"/>
                      <w:bCs/>
                      <w:color w:val="000000" w:themeColor="text1"/>
                      <w:sz w:val="20"/>
                      <w:szCs w:val="20"/>
                    </w:rPr>
                  </w:rPrChange>
                </w:rPr>
                <w:delText xml:space="preserve">Elaboration de formulaires (masques) de saisie des données d’enquêtes épidémiologiques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D3DD295" w14:textId="28A229C1" w:rsidR="00631BF4" w:rsidRPr="00683B98" w:rsidDel="00561D9D" w:rsidRDefault="00631BF4" w:rsidP="00F26652">
            <w:pPr>
              <w:tabs>
                <w:tab w:val="left" w:pos="567"/>
                <w:tab w:val="left" w:pos="1276"/>
                <w:tab w:val="left" w:pos="2127"/>
              </w:tabs>
              <w:spacing w:line="240" w:lineRule="auto"/>
              <w:jc w:val="center"/>
              <w:rPr>
                <w:del w:id="7944" w:author="Dr Mamadou SANOGO" w:date="2023-10-26T15:54:00Z"/>
                <w:rFonts w:asciiTheme="minorHAnsi" w:hAnsiTheme="minorHAnsi"/>
                <w:bCs/>
                <w:color w:val="FF0000"/>
                <w:sz w:val="20"/>
                <w:szCs w:val="20"/>
                <w:rPrChange w:id="7945" w:author="Dr Mamadou SANOGO" w:date="2023-10-26T15:46:00Z">
                  <w:rPr>
                    <w:del w:id="7946" w:author="Dr Mamadou SANOGO" w:date="2023-10-26T15:54:00Z"/>
                    <w:rFonts w:asciiTheme="minorHAnsi" w:hAnsiTheme="minorHAnsi"/>
                    <w:bCs/>
                    <w:color w:val="000000" w:themeColor="text1"/>
                    <w:sz w:val="20"/>
                    <w:szCs w:val="20"/>
                  </w:rPr>
                </w:rPrChange>
              </w:rPr>
            </w:pPr>
            <w:del w:id="7947" w:author="Dr Mamadou SANOGO" w:date="2023-10-26T15:54:00Z">
              <w:r w:rsidRPr="00683B98" w:rsidDel="00561D9D">
                <w:rPr>
                  <w:rFonts w:asciiTheme="minorHAnsi" w:hAnsiTheme="minorHAnsi"/>
                  <w:bCs/>
                  <w:color w:val="FF0000"/>
                  <w:sz w:val="20"/>
                  <w:szCs w:val="20"/>
                  <w:rPrChange w:id="7948"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67C46FA6" w14:textId="6110FCE2" w:rsidR="00631BF4" w:rsidRPr="00683B98" w:rsidDel="00561D9D" w:rsidRDefault="00631BF4" w:rsidP="00F26652">
            <w:pPr>
              <w:tabs>
                <w:tab w:val="left" w:pos="567"/>
                <w:tab w:val="left" w:pos="1276"/>
                <w:tab w:val="left" w:pos="2127"/>
              </w:tabs>
              <w:spacing w:line="240" w:lineRule="auto"/>
              <w:jc w:val="center"/>
              <w:rPr>
                <w:del w:id="7949" w:author="Dr Mamadou SANOGO" w:date="2023-10-26T15:54:00Z"/>
                <w:color w:val="FF0000"/>
                <w:sz w:val="20"/>
                <w:szCs w:val="20"/>
                <w:lang w:eastAsia="en-US"/>
                <w:rPrChange w:id="7950" w:author="Dr Mamadou SANOGO" w:date="2023-10-26T15:46:00Z">
                  <w:rPr>
                    <w:del w:id="7951" w:author="Dr Mamadou SANOGO" w:date="2023-10-26T15:54:00Z"/>
                    <w:sz w:val="20"/>
                    <w:szCs w:val="20"/>
                    <w:lang w:eastAsia="en-US"/>
                  </w:rPr>
                </w:rPrChange>
              </w:rPr>
            </w:pPr>
            <w:del w:id="7952" w:author="Dr Mamadou SANOGO" w:date="2023-10-26T15:54:00Z">
              <w:r w:rsidRPr="00683B98" w:rsidDel="00561D9D">
                <w:rPr>
                  <w:rFonts w:asciiTheme="minorHAnsi" w:hAnsiTheme="minorHAnsi"/>
                  <w:bCs/>
                  <w:color w:val="FF0000"/>
                  <w:sz w:val="20"/>
                  <w:szCs w:val="20"/>
                  <w:rPrChange w:id="7953" w:author="Dr Mamadou SANOGO" w:date="2023-10-26T15:46:00Z">
                    <w:rPr>
                      <w:rFonts w:asciiTheme="minorHAnsi" w:hAnsiTheme="minorHAnsi"/>
                      <w:bCs/>
                      <w:color w:val="000000" w:themeColor="text1"/>
                      <w:sz w:val="20"/>
                      <w:szCs w:val="20"/>
                    </w:rPr>
                  </w:rPrChange>
                </w:rPr>
                <w:delText>30/40/30/45</w:delText>
              </w:r>
            </w:del>
          </w:p>
        </w:tc>
        <w:tc>
          <w:tcPr>
            <w:tcW w:w="884" w:type="pct"/>
            <w:vMerge w:val="restart"/>
            <w:tcBorders>
              <w:top w:val="single" w:sz="4" w:space="0" w:color="auto"/>
              <w:left w:val="single" w:sz="4" w:space="0" w:color="auto"/>
              <w:right w:val="single" w:sz="4" w:space="0" w:color="auto"/>
            </w:tcBorders>
            <w:vAlign w:val="center"/>
          </w:tcPr>
          <w:p w14:paraId="75FC251E" w14:textId="5B7033CA" w:rsidR="00631BF4" w:rsidRPr="00683B98" w:rsidDel="00561D9D" w:rsidRDefault="00631BF4" w:rsidP="00F26652">
            <w:pPr>
              <w:spacing w:line="240" w:lineRule="auto"/>
              <w:rPr>
                <w:del w:id="7954" w:author="Dr Mamadou SANOGO" w:date="2023-10-26T15:54:00Z"/>
                <w:color w:val="FF0000"/>
                <w:sz w:val="20"/>
                <w:szCs w:val="20"/>
                <w:rPrChange w:id="7955" w:author="Dr Mamadou SANOGO" w:date="2023-10-26T15:46:00Z">
                  <w:rPr>
                    <w:del w:id="7956" w:author="Dr Mamadou SANOGO" w:date="2023-10-26T15:54:00Z"/>
                    <w:sz w:val="20"/>
                    <w:szCs w:val="20"/>
                  </w:rPr>
                </w:rPrChange>
              </w:rPr>
            </w:pPr>
            <w:del w:id="7957" w:author="Dr Mamadou SANOGO" w:date="2023-10-26T15:54:00Z">
              <w:r w:rsidRPr="00683B98" w:rsidDel="00561D9D">
                <w:rPr>
                  <w:rFonts w:asciiTheme="minorHAnsi" w:hAnsiTheme="minorHAnsi"/>
                  <w:bCs/>
                  <w:i/>
                  <w:color w:val="FF0000"/>
                  <w:sz w:val="20"/>
                  <w:szCs w:val="20"/>
                  <w:rPrChange w:id="7958" w:author="Dr Mamadou SANOGO" w:date="2023-10-26T15:46: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tcPr>
          <w:p w14:paraId="6528ECBA" w14:textId="120F5CBB" w:rsidR="00631BF4" w:rsidRPr="00683B98" w:rsidDel="00561D9D" w:rsidRDefault="00631BF4" w:rsidP="00F26652">
            <w:pPr>
              <w:spacing w:line="240" w:lineRule="auto"/>
              <w:rPr>
                <w:del w:id="7959" w:author="Dr Mamadou SANOGO" w:date="2023-10-26T15:54:00Z"/>
                <w:color w:val="FF0000"/>
                <w:sz w:val="20"/>
                <w:szCs w:val="20"/>
                <w:rPrChange w:id="7960" w:author="Dr Mamadou SANOGO" w:date="2023-10-26T15:46:00Z">
                  <w:rPr>
                    <w:del w:id="7961" w:author="Dr Mamadou SANOGO" w:date="2023-10-26T15:54:00Z"/>
                    <w:sz w:val="20"/>
                    <w:szCs w:val="20"/>
                  </w:rPr>
                </w:rPrChange>
              </w:rPr>
            </w:pPr>
            <w:del w:id="7962" w:author="Dr Mamadou SANOGO" w:date="2023-10-26T15:54:00Z">
              <w:r w:rsidRPr="00683B98" w:rsidDel="00561D9D">
                <w:rPr>
                  <w:rFonts w:asciiTheme="minorHAnsi" w:hAnsiTheme="minorHAnsi"/>
                  <w:bCs/>
                  <w:i/>
                  <w:color w:val="FF0000"/>
                  <w:sz w:val="20"/>
                  <w:szCs w:val="20"/>
                  <w:rPrChange w:id="7963"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5596C105" w14:textId="6E041F4D" w:rsidTr="00F26652">
        <w:trPr>
          <w:cantSplit/>
          <w:trHeight w:val="20"/>
          <w:del w:id="7964" w:author="Dr Mamadou SANOGO" w:date="2023-10-26T15:54:00Z"/>
        </w:trPr>
        <w:tc>
          <w:tcPr>
            <w:tcW w:w="797" w:type="pct"/>
            <w:vMerge/>
            <w:tcBorders>
              <w:left w:val="single" w:sz="4" w:space="0" w:color="auto"/>
              <w:right w:val="single" w:sz="4" w:space="0" w:color="auto"/>
            </w:tcBorders>
            <w:vAlign w:val="center"/>
          </w:tcPr>
          <w:p w14:paraId="3F4765F3" w14:textId="2DC07A29" w:rsidR="00631BF4" w:rsidRPr="00683B98" w:rsidDel="00561D9D" w:rsidRDefault="00631BF4" w:rsidP="00F26652">
            <w:pPr>
              <w:spacing w:line="240" w:lineRule="auto"/>
              <w:rPr>
                <w:del w:id="7965" w:author="Dr Mamadou SANOGO" w:date="2023-10-26T15:54:00Z"/>
                <w:rFonts w:asciiTheme="minorHAnsi" w:hAnsiTheme="minorHAnsi"/>
                <w:b/>
                <w:color w:val="FF0000"/>
                <w:sz w:val="20"/>
                <w:szCs w:val="20"/>
                <w:rPrChange w:id="7966" w:author="Dr Mamadou SANOGO" w:date="2023-10-26T15:46:00Z">
                  <w:rPr>
                    <w:del w:id="796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311EF6EA" w14:textId="4C1B5587" w:rsidR="00631BF4" w:rsidRPr="00683B98" w:rsidDel="00561D9D" w:rsidRDefault="00631BF4" w:rsidP="00F26652">
            <w:pPr>
              <w:spacing w:line="240" w:lineRule="auto"/>
              <w:jc w:val="center"/>
              <w:rPr>
                <w:del w:id="7968" w:author="Dr Mamadou SANOGO" w:date="2023-10-26T15:54:00Z"/>
                <w:rFonts w:asciiTheme="minorHAnsi" w:hAnsiTheme="minorHAnsi"/>
                <w:b/>
                <w:color w:val="FF0000"/>
                <w:sz w:val="20"/>
                <w:szCs w:val="20"/>
                <w:rPrChange w:id="7969" w:author="Dr Mamadou SANOGO" w:date="2023-10-26T15:46:00Z">
                  <w:rPr>
                    <w:del w:id="7970"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BF34E78" w14:textId="4FAD05B1" w:rsidR="00631BF4" w:rsidRPr="00683B98" w:rsidDel="00561D9D" w:rsidRDefault="00631BF4" w:rsidP="00F26652">
            <w:pPr>
              <w:tabs>
                <w:tab w:val="left" w:pos="567"/>
                <w:tab w:val="left" w:pos="1276"/>
                <w:tab w:val="left" w:pos="2127"/>
              </w:tabs>
              <w:spacing w:line="240" w:lineRule="auto"/>
              <w:rPr>
                <w:del w:id="7971" w:author="Dr Mamadou SANOGO" w:date="2023-10-26T15:54:00Z"/>
                <w:bCs/>
                <w:color w:val="FF0000"/>
                <w:sz w:val="20"/>
                <w:szCs w:val="20"/>
                <w:u w:val="single"/>
                <w:lang w:eastAsia="en-US"/>
                <w:rPrChange w:id="7972" w:author="Dr Mamadou SANOGO" w:date="2023-10-26T15:46:00Z">
                  <w:rPr>
                    <w:del w:id="7973"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101614CF" w14:textId="57D0BC3F" w:rsidR="00631BF4" w:rsidRPr="00683B98" w:rsidDel="00561D9D" w:rsidRDefault="00631BF4" w:rsidP="00F26652">
            <w:pPr>
              <w:tabs>
                <w:tab w:val="left" w:pos="567"/>
                <w:tab w:val="left" w:pos="1276"/>
                <w:tab w:val="left" w:pos="2127"/>
              </w:tabs>
              <w:spacing w:line="240" w:lineRule="auto"/>
              <w:rPr>
                <w:del w:id="7974" w:author="Dr Mamadou SANOGO" w:date="2023-10-26T15:54:00Z"/>
                <w:rFonts w:asciiTheme="minorHAnsi" w:hAnsiTheme="minorHAnsi"/>
                <w:bCs/>
                <w:color w:val="FF0000"/>
                <w:sz w:val="20"/>
                <w:szCs w:val="20"/>
                <w:rPrChange w:id="7975" w:author="Dr Mamadou SANOGO" w:date="2023-10-26T15:46:00Z">
                  <w:rPr>
                    <w:del w:id="7976" w:author="Dr Mamadou SANOGO" w:date="2023-10-26T15:54:00Z"/>
                    <w:rFonts w:asciiTheme="minorHAnsi" w:hAnsiTheme="minorHAnsi"/>
                    <w:bCs/>
                    <w:color w:val="000000" w:themeColor="text1"/>
                    <w:sz w:val="20"/>
                    <w:szCs w:val="20"/>
                  </w:rPr>
                </w:rPrChange>
              </w:rPr>
            </w:pPr>
            <w:del w:id="7977" w:author="Dr Mamadou SANOGO" w:date="2023-10-26T15:54:00Z">
              <w:r w:rsidRPr="00683B98" w:rsidDel="00561D9D">
                <w:rPr>
                  <w:rFonts w:asciiTheme="minorHAnsi" w:hAnsiTheme="minorHAnsi"/>
                  <w:bCs/>
                  <w:color w:val="FF0000"/>
                  <w:sz w:val="20"/>
                  <w:szCs w:val="20"/>
                  <w:rPrChange w:id="7978" w:author="Dr Mamadou SANOGO" w:date="2023-10-26T15:46:00Z">
                    <w:rPr>
                      <w:rFonts w:asciiTheme="minorHAnsi" w:hAnsiTheme="minorHAnsi"/>
                      <w:bCs/>
                      <w:color w:val="000000" w:themeColor="text1"/>
                      <w:sz w:val="20"/>
                      <w:szCs w:val="20"/>
                    </w:rPr>
                  </w:rPrChange>
                </w:rPr>
                <w:delText xml:space="preserve">Saisie des données dans les logiciels de gestion de données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3A28FA0E" w14:textId="17487D11" w:rsidR="00631BF4" w:rsidRPr="00683B98" w:rsidDel="00561D9D" w:rsidRDefault="00631BF4" w:rsidP="00F26652">
            <w:pPr>
              <w:tabs>
                <w:tab w:val="left" w:pos="567"/>
                <w:tab w:val="left" w:pos="1276"/>
                <w:tab w:val="left" w:pos="2127"/>
              </w:tabs>
              <w:spacing w:line="240" w:lineRule="auto"/>
              <w:jc w:val="center"/>
              <w:rPr>
                <w:del w:id="7979" w:author="Dr Mamadou SANOGO" w:date="2023-10-26T15:54:00Z"/>
                <w:rFonts w:asciiTheme="minorHAnsi" w:hAnsiTheme="minorHAnsi"/>
                <w:bCs/>
                <w:color w:val="FF0000"/>
                <w:sz w:val="20"/>
                <w:szCs w:val="20"/>
                <w:rPrChange w:id="7980" w:author="Dr Mamadou SANOGO" w:date="2023-10-26T15:46:00Z">
                  <w:rPr>
                    <w:del w:id="7981" w:author="Dr Mamadou SANOGO" w:date="2023-10-26T15:54:00Z"/>
                    <w:rFonts w:asciiTheme="minorHAnsi" w:hAnsiTheme="minorHAnsi"/>
                    <w:bCs/>
                    <w:color w:val="000000" w:themeColor="text1"/>
                    <w:sz w:val="20"/>
                    <w:szCs w:val="20"/>
                  </w:rPr>
                </w:rPrChange>
              </w:rPr>
            </w:pPr>
            <w:del w:id="7982" w:author="Dr Mamadou SANOGO" w:date="2023-10-26T15:54:00Z">
              <w:r w:rsidRPr="00683B98" w:rsidDel="00561D9D">
                <w:rPr>
                  <w:rFonts w:asciiTheme="minorHAnsi" w:hAnsiTheme="minorHAnsi"/>
                  <w:bCs/>
                  <w:color w:val="FF0000"/>
                  <w:sz w:val="20"/>
                  <w:szCs w:val="20"/>
                  <w:rPrChange w:id="7983"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510DAF0C" w14:textId="52F2B4A4" w:rsidR="00631BF4" w:rsidRPr="00683B98" w:rsidDel="00561D9D" w:rsidRDefault="00631BF4" w:rsidP="00F26652">
            <w:pPr>
              <w:tabs>
                <w:tab w:val="left" w:pos="567"/>
                <w:tab w:val="left" w:pos="1276"/>
                <w:tab w:val="left" w:pos="2127"/>
              </w:tabs>
              <w:spacing w:line="240" w:lineRule="auto"/>
              <w:jc w:val="center"/>
              <w:rPr>
                <w:del w:id="7984" w:author="Dr Mamadou SANOGO" w:date="2023-10-26T15:54:00Z"/>
                <w:color w:val="FF0000"/>
                <w:sz w:val="20"/>
                <w:szCs w:val="20"/>
                <w:lang w:eastAsia="en-US"/>
                <w:rPrChange w:id="7985" w:author="Dr Mamadou SANOGO" w:date="2023-10-26T15:46:00Z">
                  <w:rPr>
                    <w:del w:id="7986"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15012F89" w14:textId="4408CBA6" w:rsidR="00631BF4" w:rsidRPr="00683B98" w:rsidDel="00561D9D" w:rsidRDefault="00631BF4" w:rsidP="00F26652">
            <w:pPr>
              <w:spacing w:line="240" w:lineRule="auto"/>
              <w:rPr>
                <w:del w:id="7987" w:author="Dr Mamadou SANOGO" w:date="2023-10-26T15:54:00Z"/>
                <w:bCs/>
                <w:color w:val="FF0000"/>
                <w:sz w:val="20"/>
                <w:szCs w:val="20"/>
                <w:u w:val="single"/>
                <w:lang w:eastAsia="en-US"/>
                <w:rPrChange w:id="7988" w:author="Dr Mamadou SANOGO" w:date="2023-10-26T15:46:00Z">
                  <w:rPr>
                    <w:del w:id="7989"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69895BE1" w14:textId="20797181" w:rsidR="00631BF4" w:rsidRPr="00683B98" w:rsidDel="00561D9D" w:rsidRDefault="00631BF4" w:rsidP="00F26652">
            <w:pPr>
              <w:spacing w:line="240" w:lineRule="auto"/>
              <w:rPr>
                <w:del w:id="7990" w:author="Dr Mamadou SANOGO" w:date="2023-10-26T15:54:00Z"/>
                <w:bCs/>
                <w:color w:val="FF0000"/>
                <w:sz w:val="20"/>
                <w:szCs w:val="20"/>
                <w:u w:val="single"/>
                <w:lang w:eastAsia="en-US"/>
                <w:rPrChange w:id="7991" w:author="Dr Mamadou SANOGO" w:date="2023-10-26T15:46:00Z">
                  <w:rPr>
                    <w:del w:id="7992" w:author="Dr Mamadou SANOGO" w:date="2023-10-26T15:54:00Z"/>
                    <w:bCs/>
                    <w:sz w:val="20"/>
                    <w:szCs w:val="20"/>
                    <w:u w:val="single"/>
                    <w:lang w:eastAsia="en-US"/>
                  </w:rPr>
                </w:rPrChange>
              </w:rPr>
            </w:pPr>
          </w:p>
        </w:tc>
      </w:tr>
      <w:tr w:rsidR="00683B98" w:rsidRPr="00683B98" w:rsidDel="00561D9D" w14:paraId="2089B9B4" w14:textId="5C6910F7" w:rsidTr="00F26652">
        <w:trPr>
          <w:cantSplit/>
          <w:trHeight w:val="543"/>
          <w:del w:id="7993" w:author="Dr Mamadou SANOGO" w:date="2023-10-26T15:54:00Z"/>
        </w:trPr>
        <w:tc>
          <w:tcPr>
            <w:tcW w:w="797" w:type="pct"/>
            <w:vMerge/>
            <w:tcBorders>
              <w:left w:val="single" w:sz="4" w:space="0" w:color="auto"/>
              <w:right w:val="single" w:sz="4" w:space="0" w:color="auto"/>
            </w:tcBorders>
            <w:vAlign w:val="center"/>
          </w:tcPr>
          <w:p w14:paraId="1377C771" w14:textId="2F31CB14" w:rsidR="00631BF4" w:rsidRPr="00683B98" w:rsidDel="00561D9D" w:rsidRDefault="00631BF4" w:rsidP="00F26652">
            <w:pPr>
              <w:spacing w:line="240" w:lineRule="auto"/>
              <w:rPr>
                <w:del w:id="7994" w:author="Dr Mamadou SANOGO" w:date="2023-10-26T15:54:00Z"/>
                <w:rFonts w:asciiTheme="minorHAnsi" w:hAnsiTheme="minorHAnsi"/>
                <w:b/>
                <w:color w:val="FF0000"/>
                <w:sz w:val="20"/>
                <w:szCs w:val="20"/>
                <w:rPrChange w:id="7995" w:author="Dr Mamadou SANOGO" w:date="2023-10-26T15:46:00Z">
                  <w:rPr>
                    <w:del w:id="7996"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752AFFBB" w14:textId="24488CB8" w:rsidR="00631BF4" w:rsidRPr="00683B98" w:rsidDel="00561D9D" w:rsidRDefault="00631BF4" w:rsidP="00F26652">
            <w:pPr>
              <w:spacing w:line="240" w:lineRule="auto"/>
              <w:jc w:val="center"/>
              <w:rPr>
                <w:del w:id="7997" w:author="Dr Mamadou SANOGO" w:date="2023-10-26T15:54:00Z"/>
                <w:rFonts w:asciiTheme="minorHAnsi" w:hAnsiTheme="minorHAnsi"/>
                <w:b/>
                <w:color w:val="FF0000"/>
                <w:sz w:val="20"/>
                <w:szCs w:val="20"/>
                <w:rPrChange w:id="7998" w:author="Dr Mamadou SANOGO" w:date="2023-10-26T15:46:00Z">
                  <w:rPr>
                    <w:del w:id="7999"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DA1A64B" w14:textId="0E4B2924" w:rsidR="00631BF4" w:rsidRPr="00683B98" w:rsidDel="00561D9D" w:rsidRDefault="00631BF4" w:rsidP="00F26652">
            <w:pPr>
              <w:tabs>
                <w:tab w:val="left" w:pos="567"/>
                <w:tab w:val="left" w:pos="1276"/>
                <w:tab w:val="left" w:pos="2127"/>
              </w:tabs>
              <w:spacing w:line="240" w:lineRule="auto"/>
              <w:rPr>
                <w:del w:id="8000" w:author="Dr Mamadou SANOGO" w:date="2023-10-26T15:54:00Z"/>
                <w:bCs/>
                <w:color w:val="FF0000"/>
                <w:sz w:val="20"/>
                <w:szCs w:val="20"/>
                <w:u w:val="single"/>
                <w:lang w:eastAsia="en-US"/>
                <w:rPrChange w:id="8001" w:author="Dr Mamadou SANOGO" w:date="2023-10-26T15:46:00Z">
                  <w:rPr>
                    <w:del w:id="8002"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D753A61" w14:textId="6F5EAD4E" w:rsidR="00631BF4" w:rsidRPr="00683B98" w:rsidDel="00561D9D" w:rsidRDefault="00631BF4" w:rsidP="00F26652">
            <w:pPr>
              <w:tabs>
                <w:tab w:val="left" w:pos="567"/>
                <w:tab w:val="left" w:pos="1276"/>
                <w:tab w:val="left" w:pos="2127"/>
              </w:tabs>
              <w:spacing w:line="240" w:lineRule="auto"/>
              <w:rPr>
                <w:del w:id="8003" w:author="Dr Mamadou SANOGO" w:date="2023-10-26T15:54:00Z"/>
                <w:rFonts w:asciiTheme="minorHAnsi" w:hAnsiTheme="minorHAnsi"/>
                <w:bCs/>
                <w:color w:val="FF0000"/>
                <w:sz w:val="20"/>
                <w:szCs w:val="20"/>
                <w:rPrChange w:id="8004" w:author="Dr Mamadou SANOGO" w:date="2023-10-26T15:46:00Z">
                  <w:rPr>
                    <w:del w:id="8005" w:author="Dr Mamadou SANOGO" w:date="2023-10-26T15:54:00Z"/>
                    <w:rFonts w:asciiTheme="minorHAnsi" w:hAnsiTheme="minorHAnsi"/>
                    <w:bCs/>
                    <w:color w:val="000000" w:themeColor="text1"/>
                    <w:sz w:val="20"/>
                    <w:szCs w:val="20"/>
                  </w:rPr>
                </w:rPrChange>
              </w:rPr>
            </w:pPr>
            <w:del w:id="8006" w:author="Dr Mamadou SANOGO" w:date="2023-10-26T15:54:00Z">
              <w:r w:rsidRPr="00683B98" w:rsidDel="00561D9D">
                <w:rPr>
                  <w:rFonts w:asciiTheme="minorHAnsi" w:hAnsiTheme="minorHAnsi"/>
                  <w:bCs/>
                  <w:color w:val="FF0000"/>
                  <w:sz w:val="20"/>
                  <w:szCs w:val="20"/>
                  <w:rPrChange w:id="8007" w:author="Dr Mamadou SANOGO" w:date="2023-10-26T15:46:00Z">
                    <w:rPr>
                      <w:rFonts w:asciiTheme="minorHAnsi" w:hAnsiTheme="minorHAnsi"/>
                      <w:bCs/>
                      <w:color w:val="000000" w:themeColor="text1"/>
                      <w:sz w:val="20"/>
                      <w:szCs w:val="20"/>
                    </w:rPr>
                  </w:rPrChange>
                </w:rPr>
                <w:delText>Elaboration de programme d’analyse de données d’enquêtes épidémiologiques (analyse descriptive, bivariée et multivariée)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654D5861" w14:textId="04E6E04D" w:rsidR="00631BF4" w:rsidRPr="00683B98" w:rsidDel="00561D9D" w:rsidRDefault="00631BF4" w:rsidP="00F26652">
            <w:pPr>
              <w:tabs>
                <w:tab w:val="left" w:pos="567"/>
                <w:tab w:val="left" w:pos="1276"/>
                <w:tab w:val="left" w:pos="2127"/>
              </w:tabs>
              <w:spacing w:line="240" w:lineRule="auto"/>
              <w:jc w:val="center"/>
              <w:rPr>
                <w:del w:id="8008" w:author="Dr Mamadou SANOGO" w:date="2023-10-26T15:54:00Z"/>
                <w:rFonts w:asciiTheme="minorHAnsi" w:hAnsiTheme="minorHAnsi"/>
                <w:bCs/>
                <w:color w:val="FF0000"/>
                <w:sz w:val="20"/>
                <w:szCs w:val="20"/>
                <w:rPrChange w:id="8009" w:author="Dr Mamadou SANOGO" w:date="2023-10-26T15:46:00Z">
                  <w:rPr>
                    <w:del w:id="8010" w:author="Dr Mamadou SANOGO" w:date="2023-10-26T15:54:00Z"/>
                    <w:rFonts w:asciiTheme="minorHAnsi" w:hAnsiTheme="minorHAnsi"/>
                    <w:bCs/>
                    <w:color w:val="000000" w:themeColor="text1"/>
                    <w:sz w:val="20"/>
                    <w:szCs w:val="20"/>
                  </w:rPr>
                </w:rPrChange>
              </w:rPr>
            </w:pPr>
            <w:del w:id="8011" w:author="Dr Mamadou SANOGO" w:date="2023-10-26T15:54:00Z">
              <w:r w:rsidRPr="00683B98" w:rsidDel="00561D9D">
                <w:rPr>
                  <w:rFonts w:asciiTheme="minorHAnsi" w:hAnsiTheme="minorHAnsi"/>
                  <w:bCs/>
                  <w:color w:val="FF0000"/>
                  <w:sz w:val="20"/>
                  <w:szCs w:val="20"/>
                  <w:rPrChange w:id="8012"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63446378" w14:textId="28379B47" w:rsidR="00631BF4" w:rsidRPr="00683B98" w:rsidDel="00561D9D" w:rsidRDefault="00631BF4" w:rsidP="00F26652">
            <w:pPr>
              <w:tabs>
                <w:tab w:val="left" w:pos="567"/>
                <w:tab w:val="left" w:pos="1276"/>
                <w:tab w:val="left" w:pos="2127"/>
              </w:tabs>
              <w:spacing w:line="240" w:lineRule="auto"/>
              <w:jc w:val="center"/>
              <w:rPr>
                <w:del w:id="8013" w:author="Dr Mamadou SANOGO" w:date="2023-10-26T15:54:00Z"/>
                <w:color w:val="FF0000"/>
                <w:sz w:val="20"/>
                <w:szCs w:val="20"/>
                <w:lang w:eastAsia="en-US"/>
                <w:rPrChange w:id="8014" w:author="Dr Mamadou SANOGO" w:date="2023-10-26T15:46:00Z">
                  <w:rPr>
                    <w:del w:id="8015"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1A8D174" w14:textId="784CBA32" w:rsidR="00631BF4" w:rsidRPr="00683B98" w:rsidDel="00561D9D" w:rsidRDefault="00631BF4" w:rsidP="00F26652">
            <w:pPr>
              <w:spacing w:line="240" w:lineRule="auto"/>
              <w:rPr>
                <w:del w:id="8016" w:author="Dr Mamadou SANOGO" w:date="2023-10-26T15:54:00Z"/>
                <w:bCs/>
                <w:color w:val="FF0000"/>
                <w:sz w:val="20"/>
                <w:szCs w:val="20"/>
                <w:u w:val="single"/>
                <w:lang w:eastAsia="en-US"/>
                <w:rPrChange w:id="8017" w:author="Dr Mamadou SANOGO" w:date="2023-10-26T15:46:00Z">
                  <w:rPr>
                    <w:del w:id="8018"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4782755" w14:textId="32901457" w:rsidR="00631BF4" w:rsidRPr="00683B98" w:rsidDel="00561D9D" w:rsidRDefault="00631BF4" w:rsidP="00F26652">
            <w:pPr>
              <w:spacing w:line="240" w:lineRule="auto"/>
              <w:rPr>
                <w:del w:id="8019" w:author="Dr Mamadou SANOGO" w:date="2023-10-26T15:54:00Z"/>
                <w:bCs/>
                <w:color w:val="FF0000"/>
                <w:sz w:val="20"/>
                <w:szCs w:val="20"/>
                <w:u w:val="single"/>
                <w:lang w:eastAsia="en-US"/>
                <w:rPrChange w:id="8020" w:author="Dr Mamadou SANOGO" w:date="2023-10-26T15:46:00Z">
                  <w:rPr>
                    <w:del w:id="8021" w:author="Dr Mamadou SANOGO" w:date="2023-10-26T15:54:00Z"/>
                    <w:bCs/>
                    <w:sz w:val="20"/>
                    <w:szCs w:val="20"/>
                    <w:u w:val="single"/>
                    <w:lang w:eastAsia="en-US"/>
                  </w:rPr>
                </w:rPrChange>
              </w:rPr>
            </w:pPr>
          </w:p>
        </w:tc>
      </w:tr>
      <w:tr w:rsidR="00683B98" w:rsidRPr="00683B98" w:rsidDel="00561D9D" w14:paraId="68F4E2F9" w14:textId="2C8E1776" w:rsidTr="00F26652">
        <w:trPr>
          <w:cantSplit/>
          <w:trHeight w:val="150"/>
          <w:del w:id="8022" w:author="Dr Mamadou SANOGO" w:date="2023-10-26T15:54:00Z"/>
        </w:trPr>
        <w:tc>
          <w:tcPr>
            <w:tcW w:w="797" w:type="pct"/>
            <w:vMerge/>
            <w:tcBorders>
              <w:left w:val="single" w:sz="4" w:space="0" w:color="auto"/>
              <w:bottom w:val="single" w:sz="4" w:space="0" w:color="auto"/>
              <w:right w:val="single" w:sz="4" w:space="0" w:color="auto"/>
            </w:tcBorders>
            <w:vAlign w:val="center"/>
          </w:tcPr>
          <w:p w14:paraId="5EA5EF5A" w14:textId="45BCB8E2" w:rsidR="00631BF4" w:rsidRPr="00683B98" w:rsidDel="00561D9D" w:rsidRDefault="00631BF4" w:rsidP="00F26652">
            <w:pPr>
              <w:spacing w:line="240" w:lineRule="auto"/>
              <w:rPr>
                <w:del w:id="8023" w:author="Dr Mamadou SANOGO" w:date="2023-10-26T15:54:00Z"/>
                <w:rFonts w:asciiTheme="minorHAnsi" w:hAnsiTheme="minorHAnsi"/>
                <w:b/>
                <w:color w:val="FF0000"/>
                <w:sz w:val="20"/>
                <w:szCs w:val="20"/>
                <w:rPrChange w:id="8024" w:author="Dr Mamadou SANOGO" w:date="2023-10-26T15:46:00Z">
                  <w:rPr>
                    <w:del w:id="802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1EDC3C0B" w14:textId="740D982E" w:rsidR="00631BF4" w:rsidRPr="00683B98" w:rsidDel="00561D9D" w:rsidRDefault="00631BF4" w:rsidP="00F26652">
            <w:pPr>
              <w:spacing w:line="240" w:lineRule="auto"/>
              <w:jc w:val="center"/>
              <w:rPr>
                <w:del w:id="8026" w:author="Dr Mamadou SANOGO" w:date="2023-10-26T15:54:00Z"/>
                <w:rFonts w:asciiTheme="minorHAnsi" w:hAnsiTheme="minorHAnsi"/>
                <w:b/>
                <w:color w:val="FF0000"/>
                <w:sz w:val="20"/>
                <w:szCs w:val="20"/>
                <w:rPrChange w:id="8027" w:author="Dr Mamadou SANOGO" w:date="2023-10-26T15:46:00Z">
                  <w:rPr>
                    <w:del w:id="8028"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1F83E81" w14:textId="489413FF" w:rsidR="00631BF4" w:rsidRPr="00683B98" w:rsidDel="00561D9D" w:rsidRDefault="00631BF4" w:rsidP="00F26652">
            <w:pPr>
              <w:tabs>
                <w:tab w:val="left" w:pos="567"/>
                <w:tab w:val="left" w:pos="1276"/>
                <w:tab w:val="left" w:pos="2127"/>
              </w:tabs>
              <w:spacing w:line="240" w:lineRule="auto"/>
              <w:rPr>
                <w:del w:id="8029" w:author="Dr Mamadou SANOGO" w:date="2023-10-26T15:54:00Z"/>
                <w:bCs/>
                <w:color w:val="FF0000"/>
                <w:sz w:val="20"/>
                <w:szCs w:val="20"/>
                <w:u w:val="single"/>
                <w:lang w:eastAsia="en-US"/>
                <w:rPrChange w:id="8030" w:author="Dr Mamadou SANOGO" w:date="2023-10-26T15:46:00Z">
                  <w:rPr>
                    <w:del w:id="8031"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2B827970" w14:textId="0D52C99D" w:rsidR="00631BF4" w:rsidRPr="00683B98" w:rsidDel="00561D9D" w:rsidRDefault="00631BF4" w:rsidP="00F26652">
            <w:pPr>
              <w:tabs>
                <w:tab w:val="left" w:pos="567"/>
                <w:tab w:val="left" w:pos="1276"/>
                <w:tab w:val="left" w:pos="2127"/>
              </w:tabs>
              <w:spacing w:line="240" w:lineRule="auto"/>
              <w:rPr>
                <w:del w:id="8032" w:author="Dr Mamadou SANOGO" w:date="2023-10-26T15:54:00Z"/>
                <w:rFonts w:asciiTheme="minorHAnsi" w:hAnsiTheme="minorHAnsi"/>
                <w:bCs/>
                <w:color w:val="FF0000"/>
                <w:sz w:val="20"/>
                <w:szCs w:val="20"/>
                <w:rPrChange w:id="8033" w:author="Dr Mamadou SANOGO" w:date="2023-10-26T15:46:00Z">
                  <w:rPr>
                    <w:del w:id="8034" w:author="Dr Mamadou SANOGO" w:date="2023-10-26T15:54:00Z"/>
                    <w:rFonts w:asciiTheme="minorHAnsi" w:hAnsiTheme="minorHAnsi"/>
                    <w:bCs/>
                    <w:color w:val="000000" w:themeColor="text1"/>
                    <w:sz w:val="20"/>
                    <w:szCs w:val="20"/>
                  </w:rPr>
                </w:rPrChange>
              </w:rPr>
            </w:pPr>
            <w:del w:id="8035" w:author="Dr Mamadou SANOGO" w:date="2023-10-26T15:54:00Z">
              <w:r w:rsidRPr="00683B98" w:rsidDel="00561D9D">
                <w:rPr>
                  <w:rFonts w:asciiTheme="minorHAnsi" w:hAnsiTheme="minorHAnsi"/>
                  <w:bCs/>
                  <w:color w:val="FF0000"/>
                  <w:sz w:val="20"/>
                  <w:szCs w:val="20"/>
                  <w:rPrChange w:id="8036"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779755D" w14:textId="6663B291" w:rsidR="00631BF4" w:rsidRPr="00683B98" w:rsidDel="00561D9D" w:rsidRDefault="00631BF4" w:rsidP="00F26652">
            <w:pPr>
              <w:tabs>
                <w:tab w:val="left" w:pos="567"/>
                <w:tab w:val="left" w:pos="1276"/>
                <w:tab w:val="left" w:pos="2127"/>
              </w:tabs>
              <w:spacing w:line="240" w:lineRule="auto"/>
              <w:jc w:val="center"/>
              <w:rPr>
                <w:del w:id="8037" w:author="Dr Mamadou SANOGO" w:date="2023-10-26T15:54:00Z"/>
                <w:rFonts w:asciiTheme="minorHAnsi" w:hAnsiTheme="minorHAnsi"/>
                <w:bCs/>
                <w:color w:val="FF0000"/>
                <w:sz w:val="20"/>
                <w:szCs w:val="20"/>
                <w:rPrChange w:id="8038" w:author="Dr Mamadou SANOGO" w:date="2023-10-26T15:46:00Z">
                  <w:rPr>
                    <w:del w:id="8039" w:author="Dr Mamadou SANOGO" w:date="2023-10-26T15:54:00Z"/>
                    <w:rFonts w:asciiTheme="minorHAnsi" w:hAnsiTheme="minorHAnsi"/>
                    <w:bCs/>
                    <w:color w:val="000000" w:themeColor="text1"/>
                    <w:sz w:val="20"/>
                    <w:szCs w:val="20"/>
                  </w:rPr>
                </w:rPrChange>
              </w:rPr>
            </w:pPr>
            <w:del w:id="8040" w:author="Dr Mamadou SANOGO" w:date="2023-10-26T15:54:00Z">
              <w:r w:rsidRPr="00683B98" w:rsidDel="00561D9D">
                <w:rPr>
                  <w:rFonts w:asciiTheme="minorHAnsi" w:hAnsiTheme="minorHAnsi"/>
                  <w:bCs/>
                  <w:color w:val="FF0000"/>
                  <w:sz w:val="20"/>
                  <w:szCs w:val="20"/>
                  <w:rPrChange w:id="8041"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99839B1" w14:textId="19C64B8E" w:rsidR="00631BF4" w:rsidRPr="00683B98" w:rsidDel="00561D9D" w:rsidRDefault="00631BF4" w:rsidP="00F26652">
            <w:pPr>
              <w:tabs>
                <w:tab w:val="left" w:pos="567"/>
                <w:tab w:val="left" w:pos="1276"/>
                <w:tab w:val="left" w:pos="2127"/>
              </w:tabs>
              <w:spacing w:line="240" w:lineRule="auto"/>
              <w:jc w:val="center"/>
              <w:rPr>
                <w:del w:id="8042" w:author="Dr Mamadou SANOGO" w:date="2023-10-26T15:54:00Z"/>
                <w:color w:val="FF0000"/>
                <w:sz w:val="20"/>
                <w:szCs w:val="20"/>
                <w:lang w:eastAsia="en-US"/>
                <w:rPrChange w:id="8043" w:author="Dr Mamadou SANOGO" w:date="2023-10-26T15:46:00Z">
                  <w:rPr>
                    <w:del w:id="8044" w:author="Dr Mamadou SANOGO" w:date="2023-10-26T15:54:00Z"/>
                    <w:sz w:val="20"/>
                    <w:szCs w:val="20"/>
                    <w:lang w:eastAsia="en-US"/>
                  </w:rPr>
                </w:rPrChange>
              </w:rPr>
            </w:pPr>
          </w:p>
        </w:tc>
        <w:tc>
          <w:tcPr>
            <w:tcW w:w="884" w:type="pct"/>
            <w:tcBorders>
              <w:left w:val="single" w:sz="4" w:space="0" w:color="auto"/>
              <w:bottom w:val="single" w:sz="4" w:space="0" w:color="auto"/>
              <w:right w:val="single" w:sz="4" w:space="0" w:color="auto"/>
            </w:tcBorders>
            <w:vAlign w:val="center"/>
          </w:tcPr>
          <w:p w14:paraId="7FEA0B05" w14:textId="674D491F" w:rsidR="00631BF4" w:rsidRPr="00683B98" w:rsidDel="00561D9D" w:rsidRDefault="00631BF4" w:rsidP="00F26652">
            <w:pPr>
              <w:spacing w:line="240" w:lineRule="auto"/>
              <w:rPr>
                <w:del w:id="8045" w:author="Dr Mamadou SANOGO" w:date="2023-10-26T15:54:00Z"/>
                <w:bCs/>
                <w:color w:val="FF0000"/>
                <w:sz w:val="20"/>
                <w:szCs w:val="20"/>
                <w:u w:val="single"/>
                <w:lang w:eastAsia="en-US"/>
                <w:rPrChange w:id="8046" w:author="Dr Mamadou SANOGO" w:date="2023-10-26T15:46:00Z">
                  <w:rPr>
                    <w:del w:id="8047" w:author="Dr Mamadou SANOGO" w:date="2023-10-26T15:54:00Z"/>
                    <w:bCs/>
                    <w:sz w:val="20"/>
                    <w:szCs w:val="20"/>
                    <w:u w:val="single"/>
                    <w:lang w:eastAsia="en-US"/>
                  </w:rPr>
                </w:rPrChange>
              </w:rPr>
            </w:pPr>
          </w:p>
        </w:tc>
        <w:tc>
          <w:tcPr>
            <w:tcW w:w="664" w:type="pct"/>
            <w:tcBorders>
              <w:left w:val="single" w:sz="4" w:space="0" w:color="auto"/>
              <w:bottom w:val="single" w:sz="4" w:space="0" w:color="auto"/>
              <w:right w:val="single" w:sz="4" w:space="0" w:color="auto"/>
            </w:tcBorders>
            <w:vAlign w:val="center"/>
          </w:tcPr>
          <w:p w14:paraId="50B5C935" w14:textId="1AFB0F7E" w:rsidR="00631BF4" w:rsidRPr="00683B98" w:rsidDel="00561D9D" w:rsidRDefault="00631BF4" w:rsidP="00F26652">
            <w:pPr>
              <w:spacing w:line="240" w:lineRule="auto"/>
              <w:rPr>
                <w:del w:id="8048" w:author="Dr Mamadou SANOGO" w:date="2023-10-26T15:54:00Z"/>
                <w:bCs/>
                <w:color w:val="FF0000"/>
                <w:sz w:val="20"/>
                <w:szCs w:val="20"/>
                <w:u w:val="single"/>
                <w:lang w:eastAsia="en-US"/>
                <w:rPrChange w:id="8049" w:author="Dr Mamadou SANOGO" w:date="2023-10-26T15:46:00Z">
                  <w:rPr>
                    <w:del w:id="8050" w:author="Dr Mamadou SANOGO" w:date="2023-10-26T15:54:00Z"/>
                    <w:bCs/>
                    <w:sz w:val="20"/>
                    <w:szCs w:val="20"/>
                    <w:u w:val="single"/>
                    <w:lang w:eastAsia="en-US"/>
                  </w:rPr>
                </w:rPrChange>
              </w:rPr>
            </w:pPr>
          </w:p>
        </w:tc>
      </w:tr>
      <w:tr w:rsidR="00683B98" w:rsidRPr="00683B98" w:rsidDel="00561D9D" w14:paraId="49AADFFF" w14:textId="7A4D0001" w:rsidTr="00F26652">
        <w:trPr>
          <w:cantSplit/>
          <w:trHeight w:val="20"/>
          <w:del w:id="8051" w:author="Dr Mamadou SANOGO" w:date="2023-10-26T15:54:00Z"/>
        </w:trPr>
        <w:tc>
          <w:tcPr>
            <w:tcW w:w="797" w:type="pct"/>
            <w:tcBorders>
              <w:top w:val="single" w:sz="4" w:space="0" w:color="auto"/>
              <w:left w:val="single" w:sz="4" w:space="0" w:color="auto"/>
              <w:bottom w:val="single" w:sz="4" w:space="0" w:color="auto"/>
              <w:right w:val="single" w:sz="4" w:space="0" w:color="auto"/>
            </w:tcBorders>
            <w:vAlign w:val="center"/>
            <w:hideMark/>
          </w:tcPr>
          <w:p w14:paraId="15B459CE" w14:textId="07063EEF" w:rsidR="00631BF4" w:rsidRPr="00683B98" w:rsidDel="00561D9D" w:rsidRDefault="00631BF4" w:rsidP="00F26652">
            <w:pPr>
              <w:tabs>
                <w:tab w:val="left" w:pos="567"/>
                <w:tab w:val="left" w:pos="1276"/>
                <w:tab w:val="left" w:pos="2127"/>
              </w:tabs>
              <w:spacing w:line="240" w:lineRule="auto"/>
              <w:rPr>
                <w:del w:id="8052" w:author="Dr Mamadou SANOGO" w:date="2023-10-26T15:54:00Z"/>
                <w:rFonts w:asciiTheme="minorHAnsi" w:hAnsiTheme="minorHAnsi"/>
                <w:b/>
                <w:bCs/>
                <w:color w:val="FF0000"/>
                <w:sz w:val="20"/>
                <w:szCs w:val="20"/>
                <w:rPrChange w:id="8053" w:author="Dr Mamadou SANOGO" w:date="2023-10-26T15:46:00Z">
                  <w:rPr>
                    <w:del w:id="8054" w:author="Dr Mamadou SANOGO" w:date="2023-10-26T15:54:00Z"/>
                    <w:rFonts w:asciiTheme="minorHAnsi" w:hAnsiTheme="minorHAnsi"/>
                    <w:b/>
                    <w:bCs/>
                    <w:color w:val="000000" w:themeColor="text1"/>
                    <w:sz w:val="20"/>
                    <w:szCs w:val="20"/>
                  </w:rPr>
                </w:rPrChange>
              </w:rPr>
            </w:pPr>
            <w:del w:id="8055" w:author="Dr Mamadou SANOGO" w:date="2023-10-26T15:54:00Z">
              <w:r w:rsidRPr="00683B98" w:rsidDel="00561D9D">
                <w:rPr>
                  <w:rFonts w:asciiTheme="minorHAnsi" w:hAnsiTheme="minorHAnsi"/>
                  <w:b/>
                  <w:bCs/>
                  <w:color w:val="FF0000"/>
                  <w:sz w:val="20"/>
                  <w:szCs w:val="20"/>
                  <w:rPrChange w:id="8056" w:author="Dr Mamadou SANOGO" w:date="2023-10-26T15:46:00Z">
                    <w:rPr>
                      <w:rFonts w:asciiTheme="minorHAnsi" w:hAnsiTheme="minorHAnsi"/>
                      <w:b/>
                      <w:bCs/>
                      <w:color w:val="000000" w:themeColor="text1"/>
                      <w:sz w:val="20"/>
                      <w:szCs w:val="20"/>
                    </w:rPr>
                  </w:rPrChange>
                </w:rPr>
                <w:delText>Total Semestre 3</w:delText>
              </w:r>
            </w:del>
          </w:p>
        </w:tc>
        <w:tc>
          <w:tcPr>
            <w:tcW w:w="266" w:type="pct"/>
            <w:tcBorders>
              <w:top w:val="single" w:sz="4" w:space="0" w:color="auto"/>
              <w:left w:val="single" w:sz="4" w:space="0" w:color="auto"/>
              <w:bottom w:val="single" w:sz="4" w:space="0" w:color="auto"/>
              <w:right w:val="single" w:sz="4" w:space="0" w:color="auto"/>
            </w:tcBorders>
            <w:vAlign w:val="center"/>
            <w:hideMark/>
          </w:tcPr>
          <w:p w14:paraId="42E5E42A" w14:textId="0F2592DB" w:rsidR="00631BF4" w:rsidRPr="00683B98" w:rsidDel="00561D9D" w:rsidRDefault="00631BF4" w:rsidP="00F26652">
            <w:pPr>
              <w:tabs>
                <w:tab w:val="left" w:pos="567"/>
                <w:tab w:val="left" w:pos="1276"/>
                <w:tab w:val="left" w:pos="2127"/>
              </w:tabs>
              <w:spacing w:line="240" w:lineRule="auto"/>
              <w:rPr>
                <w:del w:id="8057" w:author="Dr Mamadou SANOGO" w:date="2023-10-26T15:54:00Z"/>
                <w:rFonts w:asciiTheme="minorHAnsi" w:hAnsiTheme="minorHAnsi"/>
                <w:b/>
                <w:bCs/>
                <w:color w:val="FF0000"/>
                <w:sz w:val="20"/>
                <w:szCs w:val="20"/>
                <w:rPrChange w:id="8058" w:author="Dr Mamadou SANOGO" w:date="2023-10-26T15:46:00Z">
                  <w:rPr>
                    <w:del w:id="8059" w:author="Dr Mamadou SANOGO" w:date="2023-10-26T15:54:00Z"/>
                    <w:rFonts w:asciiTheme="minorHAnsi" w:hAnsiTheme="minorHAnsi"/>
                    <w:b/>
                    <w:bCs/>
                    <w:color w:val="000000" w:themeColor="text1"/>
                    <w:sz w:val="20"/>
                    <w:szCs w:val="20"/>
                  </w:rPr>
                </w:rPrChange>
              </w:rPr>
            </w:pPr>
            <w:del w:id="8060" w:author="Dr Mamadou SANOGO" w:date="2023-10-26T15:54:00Z">
              <w:r w:rsidRPr="00683B98" w:rsidDel="00561D9D">
                <w:rPr>
                  <w:rFonts w:asciiTheme="minorHAnsi" w:hAnsiTheme="minorHAnsi"/>
                  <w:b/>
                  <w:bCs/>
                  <w:color w:val="FF0000"/>
                  <w:sz w:val="20"/>
                  <w:szCs w:val="20"/>
                  <w:rPrChange w:id="8061" w:author="Dr Mamadou SANOGO" w:date="2023-10-26T15:46:00Z">
                    <w:rPr>
                      <w:rFonts w:asciiTheme="minorHAnsi" w:hAnsiTheme="minorHAnsi"/>
                      <w:b/>
                      <w:bCs/>
                      <w:color w:val="000000" w:themeColor="text1"/>
                      <w:sz w:val="20"/>
                      <w:szCs w:val="20"/>
                    </w:rPr>
                  </w:rPrChange>
                </w:rPr>
                <w:delText>30</w:delText>
              </w:r>
            </w:del>
          </w:p>
        </w:tc>
        <w:tc>
          <w:tcPr>
            <w:tcW w:w="168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EFF2B" w14:textId="2F7FA643" w:rsidR="00631BF4" w:rsidRPr="00683B98" w:rsidDel="00561D9D" w:rsidRDefault="00631BF4" w:rsidP="00F26652">
            <w:pPr>
              <w:tabs>
                <w:tab w:val="left" w:pos="567"/>
                <w:tab w:val="left" w:pos="1276"/>
                <w:tab w:val="left" w:pos="2127"/>
              </w:tabs>
              <w:spacing w:line="240" w:lineRule="auto"/>
              <w:rPr>
                <w:del w:id="8062" w:author="Dr Mamadou SANOGO" w:date="2023-10-26T15:54:00Z"/>
                <w:b/>
                <w:bCs/>
                <w:color w:val="FF0000"/>
                <w:sz w:val="20"/>
                <w:szCs w:val="20"/>
                <w:lang w:eastAsia="en-US"/>
                <w:rPrChange w:id="8063" w:author="Dr Mamadou SANOGO" w:date="2023-10-26T15:46:00Z">
                  <w:rPr>
                    <w:del w:id="8064" w:author="Dr Mamadou SANOGO" w:date="2023-10-26T15:54:00Z"/>
                    <w:b/>
                    <w:bCs/>
                    <w:sz w:val="20"/>
                    <w:szCs w:val="20"/>
                    <w:lang w:eastAsia="en-US"/>
                  </w:rPr>
                </w:rPrChange>
              </w:rPr>
            </w:pPr>
          </w:p>
        </w:tc>
        <w:tc>
          <w:tcPr>
            <w:tcW w:w="305" w:type="pct"/>
            <w:tcBorders>
              <w:top w:val="single" w:sz="4" w:space="0" w:color="auto"/>
              <w:left w:val="single" w:sz="4" w:space="0" w:color="auto"/>
              <w:bottom w:val="single" w:sz="4" w:space="0" w:color="auto"/>
              <w:right w:val="single" w:sz="4" w:space="0" w:color="auto"/>
            </w:tcBorders>
            <w:vAlign w:val="center"/>
          </w:tcPr>
          <w:p w14:paraId="253FDB48" w14:textId="3B90BA0C" w:rsidR="00631BF4" w:rsidRPr="00683B98" w:rsidDel="00561D9D" w:rsidRDefault="00631BF4" w:rsidP="00F26652">
            <w:pPr>
              <w:tabs>
                <w:tab w:val="left" w:pos="567"/>
                <w:tab w:val="left" w:pos="1276"/>
                <w:tab w:val="left" w:pos="2127"/>
              </w:tabs>
              <w:spacing w:line="240" w:lineRule="auto"/>
              <w:jc w:val="center"/>
              <w:rPr>
                <w:del w:id="8065" w:author="Dr Mamadou SANOGO" w:date="2023-10-26T15:54:00Z"/>
                <w:rFonts w:asciiTheme="minorHAnsi" w:hAnsiTheme="minorHAnsi"/>
                <w:b/>
                <w:bCs/>
                <w:color w:val="FF0000"/>
                <w:sz w:val="20"/>
                <w:szCs w:val="20"/>
                <w:rPrChange w:id="8066" w:author="Dr Mamadou SANOGO" w:date="2023-10-26T15:46:00Z">
                  <w:rPr>
                    <w:del w:id="8067" w:author="Dr Mamadou SANOGO" w:date="2023-10-26T15:54:00Z"/>
                    <w:rFonts w:asciiTheme="minorHAnsi" w:hAnsiTheme="minorHAnsi"/>
                    <w:b/>
                    <w:bCs/>
                    <w:color w:val="000000" w:themeColor="text1"/>
                    <w:sz w:val="20"/>
                    <w:szCs w:val="20"/>
                  </w:rPr>
                </w:rPrChange>
              </w:rPr>
            </w:pPr>
            <w:del w:id="8068" w:author="Dr Mamadou SANOGO" w:date="2023-10-26T15:54:00Z">
              <w:r w:rsidRPr="00683B98" w:rsidDel="00561D9D">
                <w:rPr>
                  <w:rFonts w:asciiTheme="minorHAnsi" w:hAnsiTheme="minorHAnsi"/>
                  <w:b/>
                  <w:bCs/>
                  <w:color w:val="FF0000"/>
                  <w:sz w:val="20"/>
                  <w:szCs w:val="20"/>
                  <w:rPrChange w:id="8069" w:author="Dr Mamadou SANOGO" w:date="2023-10-26T15:46:00Z">
                    <w:rPr>
                      <w:rFonts w:asciiTheme="minorHAnsi" w:hAnsiTheme="minorHAnsi"/>
                      <w:b/>
                      <w:bCs/>
                      <w:color w:val="000000" w:themeColor="text1"/>
                      <w:sz w:val="20"/>
                      <w:szCs w:val="20"/>
                    </w:rPr>
                  </w:rPrChange>
                </w:rPr>
                <w:delText>30</w:delText>
              </w:r>
            </w:del>
          </w:p>
        </w:tc>
        <w:tc>
          <w:tcPr>
            <w:tcW w:w="398" w:type="pct"/>
            <w:tcBorders>
              <w:top w:val="single" w:sz="4" w:space="0" w:color="auto"/>
              <w:left w:val="single" w:sz="4" w:space="0" w:color="auto"/>
              <w:bottom w:val="single" w:sz="4" w:space="0" w:color="auto"/>
              <w:right w:val="single" w:sz="4" w:space="0" w:color="auto"/>
            </w:tcBorders>
            <w:vAlign w:val="center"/>
            <w:hideMark/>
          </w:tcPr>
          <w:p w14:paraId="1DCC17A6" w14:textId="7E69806E" w:rsidR="00631BF4" w:rsidRPr="00683B98" w:rsidDel="00561D9D" w:rsidRDefault="00631BF4" w:rsidP="00F26652">
            <w:pPr>
              <w:tabs>
                <w:tab w:val="left" w:pos="567"/>
                <w:tab w:val="left" w:pos="1276"/>
                <w:tab w:val="left" w:pos="2127"/>
              </w:tabs>
              <w:spacing w:line="240" w:lineRule="auto"/>
              <w:jc w:val="center"/>
              <w:rPr>
                <w:del w:id="8070" w:author="Dr Mamadou SANOGO" w:date="2023-10-26T15:54:00Z"/>
                <w:rFonts w:asciiTheme="minorHAnsi" w:hAnsiTheme="minorHAnsi"/>
                <w:b/>
                <w:bCs/>
                <w:color w:val="FF0000"/>
                <w:sz w:val="20"/>
                <w:szCs w:val="20"/>
                <w:rPrChange w:id="8071" w:author="Dr Mamadou SANOGO" w:date="2023-10-26T15:46:00Z">
                  <w:rPr>
                    <w:del w:id="8072" w:author="Dr Mamadou SANOGO" w:date="2023-10-26T15:54:00Z"/>
                    <w:rFonts w:asciiTheme="minorHAnsi" w:hAnsiTheme="minorHAnsi"/>
                    <w:b/>
                    <w:bCs/>
                    <w:color w:val="000000" w:themeColor="text1"/>
                    <w:sz w:val="20"/>
                    <w:szCs w:val="20"/>
                  </w:rPr>
                </w:rPrChange>
              </w:rPr>
            </w:pPr>
            <w:del w:id="8073" w:author="Dr Mamadou SANOGO" w:date="2023-10-26T15:54:00Z">
              <w:r w:rsidRPr="00683B98" w:rsidDel="00561D9D">
                <w:rPr>
                  <w:rFonts w:asciiTheme="minorHAnsi" w:hAnsiTheme="minorHAnsi"/>
                  <w:b/>
                  <w:bCs/>
                  <w:color w:val="FF0000"/>
                  <w:sz w:val="20"/>
                  <w:szCs w:val="20"/>
                  <w:rPrChange w:id="8074" w:author="Dr Mamadou SANOGO" w:date="2023-10-26T15:46:00Z">
                    <w:rPr>
                      <w:rFonts w:asciiTheme="minorHAnsi" w:hAnsiTheme="minorHAnsi"/>
                      <w:b/>
                      <w:bCs/>
                      <w:color w:val="000000" w:themeColor="text1"/>
                      <w:sz w:val="20"/>
                      <w:szCs w:val="20"/>
                    </w:rPr>
                  </w:rPrChange>
                </w:rPr>
                <w:delText>760</w:delText>
              </w:r>
            </w:del>
          </w:p>
        </w:tc>
        <w:tc>
          <w:tcPr>
            <w:tcW w:w="154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9B40183" w14:textId="30710156" w:rsidR="00631BF4" w:rsidRPr="00683B98" w:rsidDel="00561D9D" w:rsidRDefault="00631BF4" w:rsidP="00F26652">
            <w:pPr>
              <w:tabs>
                <w:tab w:val="left" w:pos="567"/>
                <w:tab w:val="left" w:pos="1276"/>
                <w:tab w:val="left" w:pos="2127"/>
              </w:tabs>
              <w:spacing w:line="240" w:lineRule="auto"/>
              <w:rPr>
                <w:del w:id="8075" w:author="Dr Mamadou SANOGO" w:date="2023-10-26T15:54:00Z"/>
                <w:b/>
                <w:bCs/>
                <w:color w:val="FF0000"/>
                <w:sz w:val="20"/>
                <w:szCs w:val="20"/>
                <w:lang w:eastAsia="en-US"/>
                <w:rPrChange w:id="8076" w:author="Dr Mamadou SANOGO" w:date="2023-10-26T15:46:00Z">
                  <w:rPr>
                    <w:del w:id="8077" w:author="Dr Mamadou SANOGO" w:date="2023-10-26T15:54:00Z"/>
                    <w:b/>
                    <w:bCs/>
                    <w:sz w:val="20"/>
                    <w:szCs w:val="20"/>
                    <w:lang w:eastAsia="en-US"/>
                  </w:rPr>
                </w:rPrChange>
              </w:rPr>
            </w:pPr>
          </w:p>
        </w:tc>
      </w:tr>
    </w:tbl>
    <w:p w14:paraId="3B601892" w14:textId="7706164E" w:rsidR="00631BF4" w:rsidRPr="00683B98" w:rsidDel="00561D9D" w:rsidRDefault="00631BF4" w:rsidP="00631BF4">
      <w:pPr>
        <w:pStyle w:val="Titre"/>
        <w:spacing w:line="276" w:lineRule="auto"/>
        <w:rPr>
          <w:del w:id="8078" w:author="Dr Mamadou SANOGO" w:date="2023-10-26T15:54:00Z"/>
          <w:rFonts w:asciiTheme="minorHAnsi" w:hAnsiTheme="minorHAnsi"/>
          <w:b w:val="0"/>
          <w:bCs/>
          <w:color w:val="FF0000"/>
          <w:sz w:val="20"/>
          <w:rPrChange w:id="8079" w:author="Dr Mamadou SANOGO" w:date="2023-10-26T15:46:00Z">
            <w:rPr>
              <w:del w:id="8080" w:author="Dr Mamadou SANOGO" w:date="2023-10-26T15:54:00Z"/>
              <w:rFonts w:asciiTheme="minorHAnsi" w:hAnsiTheme="minorHAnsi"/>
              <w:b w:val="0"/>
              <w:bCs/>
              <w:sz w:val="20"/>
            </w:rPr>
          </w:rPrChange>
        </w:rPr>
      </w:pPr>
    </w:p>
    <w:p w14:paraId="709B7832" w14:textId="77777777" w:rsidR="00631BF4" w:rsidRPr="00683B98" w:rsidDel="006350A6" w:rsidRDefault="00631BF4" w:rsidP="00631BF4">
      <w:pPr>
        <w:pStyle w:val="Titre"/>
        <w:spacing w:line="276" w:lineRule="auto"/>
        <w:rPr>
          <w:del w:id="8081" w:author="Dr Mamadou SANOGO" w:date="2023-10-25T14:38:00Z"/>
          <w:rFonts w:asciiTheme="minorHAnsi" w:hAnsiTheme="minorHAnsi"/>
          <w:b w:val="0"/>
          <w:bCs/>
          <w:color w:val="FF0000"/>
          <w:sz w:val="20"/>
          <w:rPrChange w:id="8082" w:author="Dr Mamadou SANOGO" w:date="2023-10-26T15:46:00Z">
            <w:rPr>
              <w:del w:id="8083" w:author="Dr Mamadou SANOGO" w:date="2023-10-25T14:38:00Z"/>
              <w:rFonts w:asciiTheme="minorHAnsi" w:hAnsiTheme="minorHAnsi"/>
              <w:b w:val="0"/>
              <w:bCs/>
              <w:sz w:val="20"/>
            </w:rPr>
          </w:rPrChange>
        </w:rPr>
      </w:pPr>
    </w:p>
    <w:p w14:paraId="175F0A3B" w14:textId="77777777" w:rsidR="00631BF4" w:rsidRPr="00683B98" w:rsidDel="006350A6" w:rsidRDefault="00631BF4" w:rsidP="00631BF4">
      <w:pPr>
        <w:pStyle w:val="Titre"/>
        <w:spacing w:line="276" w:lineRule="auto"/>
        <w:rPr>
          <w:del w:id="8084" w:author="Dr Mamadou SANOGO" w:date="2023-10-25T14:38:00Z"/>
          <w:rFonts w:asciiTheme="minorHAnsi" w:hAnsiTheme="minorHAnsi"/>
          <w:b w:val="0"/>
          <w:bCs/>
          <w:color w:val="FF0000"/>
          <w:sz w:val="20"/>
          <w:rPrChange w:id="8085" w:author="Dr Mamadou SANOGO" w:date="2023-10-26T15:46:00Z">
            <w:rPr>
              <w:del w:id="8086" w:author="Dr Mamadou SANOGO" w:date="2023-10-25T14:38:00Z"/>
              <w:rFonts w:asciiTheme="minorHAnsi" w:hAnsiTheme="minorHAnsi"/>
              <w:b w:val="0"/>
              <w:bCs/>
              <w:sz w:val="20"/>
            </w:rPr>
          </w:rPrChange>
        </w:rPr>
      </w:pPr>
    </w:p>
    <w:p w14:paraId="34183AD9" w14:textId="77777777" w:rsidR="00631BF4" w:rsidRPr="00683B98" w:rsidDel="006350A6" w:rsidRDefault="00631BF4" w:rsidP="00631BF4">
      <w:pPr>
        <w:pStyle w:val="Titre"/>
        <w:spacing w:line="276" w:lineRule="auto"/>
        <w:rPr>
          <w:del w:id="8087" w:author="Dr Mamadou SANOGO" w:date="2023-10-25T14:38:00Z"/>
          <w:rFonts w:asciiTheme="minorHAnsi" w:hAnsiTheme="minorHAnsi"/>
          <w:b w:val="0"/>
          <w:bCs/>
          <w:color w:val="FF0000"/>
          <w:sz w:val="20"/>
          <w:rPrChange w:id="8088" w:author="Dr Mamadou SANOGO" w:date="2023-10-26T15:46:00Z">
            <w:rPr>
              <w:del w:id="8089" w:author="Dr Mamadou SANOGO" w:date="2023-10-25T14:38:00Z"/>
              <w:rFonts w:asciiTheme="minorHAnsi" w:hAnsiTheme="minorHAnsi"/>
              <w:b w:val="0"/>
              <w:bCs/>
              <w:sz w:val="20"/>
            </w:rPr>
          </w:rPrChange>
        </w:rPr>
      </w:pPr>
    </w:p>
    <w:p w14:paraId="20966044" w14:textId="3F929690" w:rsidR="00631BF4" w:rsidRPr="00683B98" w:rsidDel="00561D9D" w:rsidRDefault="00631BF4">
      <w:pPr>
        <w:pStyle w:val="Titre"/>
        <w:spacing w:line="276" w:lineRule="auto"/>
        <w:jc w:val="left"/>
        <w:rPr>
          <w:del w:id="8090" w:author="Dr Mamadou SANOGO" w:date="2023-10-26T15:54:00Z"/>
          <w:rFonts w:asciiTheme="minorHAnsi" w:hAnsiTheme="minorHAnsi"/>
          <w:b w:val="0"/>
          <w:bCs/>
          <w:color w:val="FF0000"/>
          <w:sz w:val="20"/>
          <w:rPrChange w:id="8091" w:author="Dr Mamadou SANOGO" w:date="2023-10-26T15:46:00Z">
            <w:rPr>
              <w:del w:id="8092" w:author="Dr Mamadou SANOGO" w:date="2023-10-26T15:54:00Z"/>
              <w:rFonts w:asciiTheme="minorHAnsi" w:hAnsiTheme="minorHAnsi"/>
              <w:b w:val="0"/>
              <w:bCs/>
              <w:sz w:val="20"/>
            </w:rPr>
          </w:rPrChange>
        </w:rPr>
        <w:pPrChange w:id="8093" w:author="Dr Mamadou SANOGO" w:date="2023-10-25T14:38:00Z">
          <w:pPr>
            <w:pStyle w:val="Titre"/>
            <w:spacing w:line="276" w:lineRule="auto"/>
          </w:pPr>
        </w:pPrChange>
      </w:pPr>
    </w:p>
    <w:p w14:paraId="43F7C47B" w14:textId="1DCFFC16" w:rsidR="00631BF4" w:rsidRPr="00683B98" w:rsidDel="00561D9D" w:rsidRDefault="00631BF4" w:rsidP="00631BF4">
      <w:pPr>
        <w:pStyle w:val="Titre"/>
        <w:spacing w:line="276" w:lineRule="auto"/>
        <w:rPr>
          <w:del w:id="8094" w:author="Dr Mamadou SANOGO" w:date="2023-10-26T15:54:00Z"/>
          <w:rFonts w:ascii="Berlin Sans FB Demi" w:hAnsi="Berlin Sans FB Demi"/>
          <w:color w:val="FF0000"/>
          <w:rPrChange w:id="8095" w:author="Dr Mamadou SANOGO" w:date="2023-10-26T15:46:00Z">
            <w:rPr>
              <w:del w:id="8096" w:author="Dr Mamadou SANOGO" w:date="2023-10-26T15:54:00Z"/>
              <w:rFonts w:ascii="Berlin Sans FB Demi" w:hAnsi="Berlin Sans FB Demi"/>
              <w:color w:val="000000" w:themeColor="text1"/>
            </w:rPr>
          </w:rPrChange>
        </w:rPr>
      </w:pPr>
      <w:del w:id="8097" w:author="Dr Mamadou SANOGO" w:date="2023-10-26T15:54:00Z">
        <w:r w:rsidRPr="00683B98" w:rsidDel="00561D9D">
          <w:rPr>
            <w:rFonts w:ascii="Berlin Sans FB Demi" w:hAnsi="Berlin Sans FB Demi"/>
            <w:color w:val="FF0000"/>
            <w:rPrChange w:id="8098" w:author="Dr Mamadou SANOGO" w:date="2023-10-26T15:46:00Z">
              <w:rPr>
                <w:rFonts w:ascii="Berlin Sans FB Demi" w:hAnsi="Berlin Sans FB Demi"/>
                <w:color w:val="000000" w:themeColor="text1"/>
              </w:rPr>
            </w:rPrChange>
          </w:rPr>
          <w:delText>Semestre 4</w:delText>
        </w:r>
      </w:del>
    </w:p>
    <w:p w14:paraId="133969DE" w14:textId="576528BC" w:rsidR="00631BF4" w:rsidRPr="00683B98" w:rsidDel="00561D9D" w:rsidRDefault="00631BF4" w:rsidP="00631BF4">
      <w:pPr>
        <w:pStyle w:val="Titre"/>
        <w:spacing w:line="276" w:lineRule="auto"/>
        <w:rPr>
          <w:del w:id="8099" w:author="Dr Mamadou SANOGO" w:date="2023-10-26T15:54:00Z"/>
          <w:rFonts w:asciiTheme="minorHAnsi" w:hAnsiTheme="minorHAnsi"/>
          <w:b w:val="0"/>
          <w:bCs/>
          <w:color w:val="FF0000"/>
          <w:sz w:val="20"/>
          <w:rPrChange w:id="8100" w:author="Dr Mamadou SANOGO" w:date="2023-10-26T15:46:00Z">
            <w:rPr>
              <w:del w:id="8101" w:author="Dr Mamadou SANOGO" w:date="2023-10-26T15:54:00Z"/>
              <w:rFonts w:asciiTheme="minorHAnsi" w:hAnsiTheme="minorHAnsi"/>
              <w:b w:val="0"/>
              <w:bCs/>
              <w:sz w:val="20"/>
            </w:rPr>
          </w:rPrChange>
        </w:rPr>
      </w:pPr>
      <w:del w:id="8102" w:author="Dr Mamadou SANOGO" w:date="2023-10-26T15:54:00Z">
        <w:r w:rsidRPr="00683B98" w:rsidDel="00561D9D">
          <w:rPr>
            <w:rFonts w:asciiTheme="minorHAnsi" w:hAnsiTheme="minorHAnsi"/>
            <w:color w:val="FF0000"/>
            <w:sz w:val="20"/>
            <w:rPrChange w:id="8103" w:author="Dr Mamadou SANOGO" w:date="2023-10-26T15:46:00Z">
              <w:rPr>
                <w:rFonts w:asciiTheme="minorHAnsi" w:hAnsiTheme="minorHAnsi"/>
                <w:sz w:val="20"/>
              </w:rPr>
            </w:rPrChange>
          </w:rPr>
          <w:delText>CM :</w:delText>
        </w:r>
        <w:r w:rsidRPr="00683B98" w:rsidDel="00561D9D">
          <w:rPr>
            <w:rFonts w:asciiTheme="minorHAnsi" w:hAnsiTheme="minorHAnsi"/>
            <w:b w:val="0"/>
            <w:color w:val="FF0000"/>
            <w:sz w:val="20"/>
            <w:rPrChange w:id="8104" w:author="Dr Mamadou SANOGO" w:date="2023-10-26T15:46:00Z">
              <w:rPr>
                <w:rFonts w:asciiTheme="minorHAnsi" w:hAnsiTheme="minorHAnsi"/>
                <w:b w:val="0"/>
                <w:sz w:val="20"/>
              </w:rPr>
            </w:rPrChange>
          </w:rPr>
          <w:delText xml:space="preserve"> Cours magistral/ </w:delText>
        </w:r>
        <w:r w:rsidRPr="00683B98" w:rsidDel="00561D9D">
          <w:rPr>
            <w:rFonts w:asciiTheme="minorHAnsi" w:hAnsiTheme="minorHAnsi"/>
            <w:color w:val="FF0000"/>
            <w:sz w:val="20"/>
            <w:rPrChange w:id="8105" w:author="Dr Mamadou SANOGO" w:date="2023-10-26T15:46:00Z">
              <w:rPr>
                <w:rFonts w:asciiTheme="minorHAnsi" w:hAnsiTheme="minorHAnsi"/>
                <w:sz w:val="20"/>
              </w:rPr>
            </w:rPrChange>
          </w:rPr>
          <w:delText>TD :</w:delText>
        </w:r>
        <w:r w:rsidRPr="00683B98" w:rsidDel="00561D9D">
          <w:rPr>
            <w:rFonts w:asciiTheme="minorHAnsi" w:hAnsiTheme="minorHAnsi"/>
            <w:b w:val="0"/>
            <w:color w:val="FF0000"/>
            <w:sz w:val="20"/>
            <w:rPrChange w:id="8106" w:author="Dr Mamadou SANOGO" w:date="2023-10-26T15:46:00Z">
              <w:rPr>
                <w:rFonts w:asciiTheme="minorHAnsi" w:hAnsiTheme="minorHAnsi"/>
                <w:b w:val="0"/>
                <w:sz w:val="20"/>
              </w:rPr>
            </w:rPrChange>
          </w:rPr>
          <w:delText xml:space="preserve"> Travaux dirigés /</w:delText>
        </w:r>
        <w:r w:rsidRPr="00683B98" w:rsidDel="00561D9D">
          <w:rPr>
            <w:rFonts w:asciiTheme="minorHAnsi" w:hAnsiTheme="minorHAnsi"/>
            <w:color w:val="FF0000"/>
            <w:sz w:val="20"/>
            <w:rPrChange w:id="8107" w:author="Dr Mamadou SANOGO" w:date="2023-10-26T15:46:00Z">
              <w:rPr>
                <w:rFonts w:asciiTheme="minorHAnsi" w:hAnsiTheme="minorHAnsi"/>
                <w:sz w:val="20"/>
              </w:rPr>
            </w:rPrChange>
          </w:rPr>
          <w:delText>TP :</w:delText>
        </w:r>
        <w:r w:rsidRPr="00683B98" w:rsidDel="00561D9D">
          <w:rPr>
            <w:rFonts w:asciiTheme="minorHAnsi" w:hAnsiTheme="minorHAnsi"/>
            <w:b w:val="0"/>
            <w:color w:val="FF0000"/>
            <w:sz w:val="20"/>
            <w:rPrChange w:id="8108" w:author="Dr Mamadou SANOGO" w:date="2023-10-26T15:46:00Z">
              <w:rPr>
                <w:rFonts w:asciiTheme="minorHAnsi" w:hAnsiTheme="minorHAnsi"/>
                <w:b w:val="0"/>
                <w:sz w:val="20"/>
              </w:rPr>
            </w:rPrChange>
          </w:rPr>
          <w:delText xml:space="preserve"> Travaux pratiques/ /</w:delText>
        </w:r>
        <w:r w:rsidRPr="00683B98" w:rsidDel="00561D9D">
          <w:rPr>
            <w:rFonts w:asciiTheme="minorHAnsi" w:hAnsiTheme="minorHAnsi"/>
            <w:color w:val="FF0000"/>
            <w:sz w:val="20"/>
            <w:rPrChange w:id="8109" w:author="Dr Mamadou SANOGO" w:date="2023-10-26T15:46:00Z">
              <w:rPr>
                <w:rFonts w:asciiTheme="minorHAnsi" w:hAnsiTheme="minorHAnsi"/>
                <w:sz w:val="20"/>
              </w:rPr>
            </w:rPrChange>
          </w:rPr>
          <w:delText>S:</w:delText>
        </w:r>
        <w:r w:rsidRPr="00683B98" w:rsidDel="00561D9D">
          <w:rPr>
            <w:rFonts w:asciiTheme="minorHAnsi" w:hAnsiTheme="minorHAnsi"/>
            <w:b w:val="0"/>
            <w:color w:val="FF0000"/>
            <w:sz w:val="20"/>
            <w:rPrChange w:id="8110" w:author="Dr Mamadou SANOGO" w:date="2023-10-26T15:46:00Z">
              <w:rPr>
                <w:rFonts w:asciiTheme="minorHAnsi" w:hAnsiTheme="minorHAnsi"/>
                <w:b w:val="0"/>
                <w:sz w:val="20"/>
              </w:rPr>
            </w:rPrChange>
          </w:rPr>
          <w:delText xml:space="preserve"> Stage/ </w:delText>
        </w:r>
        <w:r w:rsidRPr="00683B98" w:rsidDel="00561D9D">
          <w:rPr>
            <w:rFonts w:asciiTheme="minorHAnsi" w:hAnsiTheme="minorHAnsi"/>
            <w:color w:val="FF0000"/>
            <w:sz w:val="20"/>
            <w:rPrChange w:id="8111" w:author="Dr Mamadou SANOGO" w:date="2023-10-26T15:46:00Z">
              <w:rPr>
                <w:rFonts w:asciiTheme="minorHAnsi" w:hAnsiTheme="minorHAnsi"/>
                <w:sz w:val="20"/>
              </w:rPr>
            </w:rPrChange>
          </w:rPr>
          <w:delText>A</w:delText>
        </w:r>
        <w:r w:rsidRPr="00683B98" w:rsidDel="00561D9D">
          <w:rPr>
            <w:rFonts w:asciiTheme="minorHAnsi" w:hAnsiTheme="minorHAnsi"/>
            <w:b w:val="0"/>
            <w:color w:val="FF0000"/>
            <w:sz w:val="20"/>
            <w:rPrChange w:id="8112" w:author="Dr Mamadou SANOGO" w:date="2023-10-26T15:46:00Z">
              <w:rPr>
                <w:rFonts w:asciiTheme="minorHAnsi" w:hAnsiTheme="minorHAnsi"/>
                <w:b w:val="0"/>
                <w:sz w:val="20"/>
              </w:rPr>
            </w:rPrChange>
          </w:rPr>
          <w:delText>: Autres</w:delText>
        </w:r>
      </w:del>
    </w:p>
    <w:p w14:paraId="1C9F328E" w14:textId="4F3028B6" w:rsidR="00631BF4" w:rsidRPr="00683B98" w:rsidDel="00561D9D" w:rsidRDefault="00631BF4" w:rsidP="00631BF4">
      <w:pPr>
        <w:pStyle w:val="Titre"/>
        <w:spacing w:line="276" w:lineRule="auto"/>
        <w:rPr>
          <w:del w:id="8113" w:author="Dr Mamadou SANOGO" w:date="2023-10-26T15:54:00Z"/>
          <w:rFonts w:asciiTheme="minorHAnsi" w:hAnsiTheme="minorHAnsi"/>
          <w:b w:val="0"/>
          <w:bCs/>
          <w:color w:val="FF0000"/>
          <w:sz w:val="20"/>
          <w:rPrChange w:id="8114" w:author="Dr Mamadou SANOGO" w:date="2023-10-26T15:46:00Z">
            <w:rPr>
              <w:del w:id="8115" w:author="Dr Mamadou SANOGO" w:date="2023-10-26T15:54:00Z"/>
              <w:rFonts w:asciiTheme="minorHAnsi" w:hAnsiTheme="minorHAnsi"/>
              <w:b w:val="0"/>
              <w:bCs/>
              <w:sz w:val="20"/>
            </w:rPr>
          </w:rPrChange>
        </w:rPr>
      </w:pPr>
      <w:del w:id="8116" w:author="Dr Mamadou SANOGO" w:date="2023-10-26T15:54:00Z">
        <w:r w:rsidRPr="00683B98" w:rsidDel="00561D9D">
          <w:rPr>
            <w:rFonts w:asciiTheme="minorHAnsi" w:hAnsiTheme="minorHAnsi"/>
            <w:color w:val="FF0000"/>
            <w:sz w:val="20"/>
            <w:rPrChange w:id="8117" w:author="Dr Mamadou SANOGO" w:date="2023-10-26T15:46:00Z">
              <w:rPr>
                <w:rFonts w:asciiTheme="minorHAnsi" w:hAnsiTheme="minorHAnsi"/>
                <w:sz w:val="20"/>
              </w:rPr>
            </w:rPrChange>
          </w:rPr>
          <w:delText>22,5 heures de stage</w:delText>
        </w:r>
        <w:r w:rsidRPr="00683B98" w:rsidDel="00561D9D">
          <w:rPr>
            <w:rFonts w:asciiTheme="minorHAnsi" w:hAnsiTheme="minorHAnsi"/>
            <w:b w:val="0"/>
            <w:color w:val="FF0000"/>
            <w:sz w:val="20"/>
            <w:rPrChange w:id="8118" w:author="Dr Mamadou SANOGO" w:date="2023-10-26T15:46:00Z">
              <w:rPr>
                <w:rFonts w:asciiTheme="minorHAnsi" w:hAnsiTheme="minorHAnsi"/>
                <w:b w:val="0"/>
                <w:sz w:val="20"/>
              </w:rPr>
            </w:rPrChange>
          </w:rPr>
          <w:delText>= 0,5 crédit /</w:delText>
        </w:r>
        <w:r w:rsidRPr="00683B98" w:rsidDel="00561D9D">
          <w:rPr>
            <w:rFonts w:asciiTheme="minorHAnsi" w:hAnsiTheme="minorHAnsi"/>
            <w:color w:val="FF0000"/>
            <w:sz w:val="20"/>
            <w:rPrChange w:id="8119" w:author="Dr Mamadou SANOGO" w:date="2023-10-26T15:46:00Z">
              <w:rPr>
                <w:rFonts w:asciiTheme="minorHAnsi" w:hAnsiTheme="minorHAnsi"/>
                <w:sz w:val="20"/>
              </w:rPr>
            </w:rPrChange>
          </w:rPr>
          <w:delText>45 heures de stage</w:delText>
        </w:r>
        <w:r w:rsidRPr="00683B98" w:rsidDel="00561D9D">
          <w:rPr>
            <w:rFonts w:asciiTheme="minorHAnsi" w:hAnsiTheme="minorHAnsi"/>
            <w:b w:val="0"/>
            <w:color w:val="FF0000"/>
            <w:sz w:val="20"/>
            <w:rPrChange w:id="8120" w:author="Dr Mamadou SANOGO" w:date="2023-10-26T15:46:00Z">
              <w:rPr>
                <w:rFonts w:asciiTheme="minorHAnsi" w:hAnsiTheme="minorHAnsi"/>
                <w:b w:val="0"/>
                <w:sz w:val="20"/>
              </w:rPr>
            </w:rPrChange>
          </w:rPr>
          <w:delText xml:space="preserve">= 1 crédit/ </w:delText>
        </w:r>
        <w:r w:rsidRPr="00683B98" w:rsidDel="00561D9D">
          <w:rPr>
            <w:rFonts w:asciiTheme="minorHAnsi" w:hAnsiTheme="minorHAnsi"/>
            <w:color w:val="FF0000"/>
            <w:sz w:val="20"/>
            <w:rPrChange w:id="8121" w:author="Dr Mamadou SANOGO" w:date="2023-10-26T15:46:00Z">
              <w:rPr>
                <w:rFonts w:asciiTheme="minorHAnsi" w:hAnsiTheme="minorHAnsi"/>
                <w:sz w:val="20"/>
              </w:rPr>
            </w:rPrChange>
          </w:rPr>
          <w:delText>90 heures de stage</w:delText>
        </w:r>
        <w:r w:rsidRPr="00683B98" w:rsidDel="00561D9D">
          <w:rPr>
            <w:rFonts w:asciiTheme="minorHAnsi" w:hAnsiTheme="minorHAnsi"/>
            <w:b w:val="0"/>
            <w:color w:val="FF0000"/>
            <w:sz w:val="20"/>
            <w:rPrChange w:id="8122" w:author="Dr Mamadou SANOGO" w:date="2023-10-26T15:46:00Z">
              <w:rPr>
                <w:rFonts w:asciiTheme="minorHAnsi" w:hAnsiTheme="minorHAnsi"/>
                <w:b w:val="0"/>
                <w:sz w:val="20"/>
              </w:rPr>
            </w:rPrChange>
          </w:rPr>
          <w:delText>= 2 crédits</w:delText>
        </w:r>
      </w:del>
    </w:p>
    <w:p w14:paraId="22634150" w14:textId="0596A989" w:rsidR="00631BF4" w:rsidRPr="00683B98" w:rsidDel="00561D9D" w:rsidRDefault="00631BF4" w:rsidP="00631BF4">
      <w:pPr>
        <w:pStyle w:val="Titre"/>
        <w:spacing w:line="276" w:lineRule="auto"/>
        <w:rPr>
          <w:del w:id="8123" w:author="Dr Mamadou SANOGO" w:date="2023-10-26T15:54:00Z"/>
          <w:rFonts w:asciiTheme="minorHAnsi" w:hAnsiTheme="minorHAnsi"/>
          <w:b w:val="0"/>
          <w:bCs/>
          <w:color w:val="FF0000"/>
          <w:sz w:val="20"/>
          <w:rPrChange w:id="8124" w:author="Dr Mamadou SANOGO" w:date="2023-10-26T15:46:00Z">
            <w:rPr>
              <w:del w:id="8125" w:author="Dr Mamadou SANOGO" w:date="2023-10-26T15:54:00Z"/>
              <w:rFonts w:asciiTheme="minorHAnsi" w:hAnsiTheme="minorHAnsi"/>
              <w:b w:val="0"/>
              <w:bCs/>
              <w:sz w:val="20"/>
            </w:rPr>
          </w:rPrChange>
        </w:rPr>
      </w:pPr>
    </w:p>
    <w:tbl>
      <w:tblPr>
        <w:tblW w:w="5595" w:type="pct"/>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01"/>
        <w:gridCol w:w="566"/>
        <w:gridCol w:w="1789"/>
        <w:gridCol w:w="1789"/>
        <w:gridCol w:w="660"/>
        <w:gridCol w:w="873"/>
        <w:gridCol w:w="1857"/>
        <w:gridCol w:w="1379"/>
      </w:tblGrid>
      <w:tr w:rsidR="00683B98" w:rsidRPr="00683B98" w:rsidDel="00561D9D" w14:paraId="227ABC2A" w14:textId="2ACA5BAE" w:rsidTr="00F26652">
        <w:trPr>
          <w:cantSplit/>
          <w:trHeight w:val="845"/>
          <w:del w:id="8126"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54CD57BA" w14:textId="17AFFCF2" w:rsidR="00631BF4" w:rsidRPr="00683B98" w:rsidDel="00561D9D" w:rsidRDefault="00631BF4" w:rsidP="00F26652">
            <w:pPr>
              <w:tabs>
                <w:tab w:val="left" w:pos="567"/>
                <w:tab w:val="left" w:pos="1276"/>
                <w:tab w:val="left" w:pos="2127"/>
              </w:tabs>
              <w:spacing w:line="240" w:lineRule="auto"/>
              <w:jc w:val="center"/>
              <w:rPr>
                <w:del w:id="8127" w:author="Dr Mamadou SANOGO" w:date="2023-10-26T15:54:00Z"/>
                <w:rFonts w:asciiTheme="minorHAnsi" w:hAnsiTheme="minorHAnsi"/>
                <w:b/>
                <w:bCs/>
                <w:color w:val="FF0000"/>
                <w:sz w:val="18"/>
                <w:szCs w:val="20"/>
                <w:rPrChange w:id="8128" w:author="Dr Mamadou SANOGO" w:date="2023-10-26T15:46:00Z">
                  <w:rPr>
                    <w:del w:id="8129" w:author="Dr Mamadou SANOGO" w:date="2023-10-26T15:54:00Z"/>
                    <w:rFonts w:asciiTheme="minorHAnsi" w:hAnsiTheme="minorHAnsi"/>
                    <w:b/>
                    <w:bCs/>
                    <w:color w:val="000000" w:themeColor="text1"/>
                    <w:sz w:val="18"/>
                    <w:szCs w:val="20"/>
                  </w:rPr>
                </w:rPrChange>
              </w:rPr>
            </w:pPr>
            <w:del w:id="8130" w:author="Dr Mamadou SANOGO" w:date="2023-10-26T15:54:00Z">
              <w:r w:rsidRPr="00683B98" w:rsidDel="00561D9D">
                <w:rPr>
                  <w:rFonts w:asciiTheme="minorHAnsi" w:hAnsiTheme="minorHAnsi"/>
                  <w:b/>
                  <w:bCs/>
                  <w:color w:val="FF0000"/>
                  <w:sz w:val="18"/>
                  <w:szCs w:val="20"/>
                  <w:rPrChange w:id="8131" w:author="Dr Mamadou SANOGO" w:date="2023-10-26T15:46:00Z">
                    <w:rPr>
                      <w:rFonts w:asciiTheme="minorHAnsi" w:hAnsiTheme="minorHAnsi"/>
                      <w:b/>
                      <w:bCs/>
                      <w:color w:val="000000" w:themeColor="text1"/>
                      <w:sz w:val="18"/>
                      <w:szCs w:val="20"/>
                    </w:rPr>
                  </w:rPrChange>
                </w:rPr>
                <w:delText>Unités d’Enseignement</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4AB6737" w14:textId="4A3E6B35" w:rsidR="00631BF4" w:rsidRPr="00683B98" w:rsidDel="00561D9D" w:rsidRDefault="00631BF4" w:rsidP="00F26652">
            <w:pPr>
              <w:tabs>
                <w:tab w:val="left" w:pos="567"/>
                <w:tab w:val="left" w:pos="1276"/>
                <w:tab w:val="left" w:pos="2127"/>
              </w:tabs>
              <w:spacing w:line="240" w:lineRule="auto"/>
              <w:jc w:val="center"/>
              <w:rPr>
                <w:del w:id="8132" w:author="Dr Mamadou SANOGO" w:date="2023-10-26T15:54:00Z"/>
                <w:rFonts w:asciiTheme="minorHAnsi" w:hAnsiTheme="minorHAnsi"/>
                <w:b/>
                <w:bCs/>
                <w:color w:val="FF0000"/>
                <w:sz w:val="18"/>
                <w:szCs w:val="20"/>
                <w:rPrChange w:id="8133" w:author="Dr Mamadou SANOGO" w:date="2023-10-26T15:46:00Z">
                  <w:rPr>
                    <w:del w:id="8134" w:author="Dr Mamadou SANOGO" w:date="2023-10-26T15:54:00Z"/>
                    <w:rFonts w:asciiTheme="minorHAnsi" w:hAnsiTheme="minorHAnsi"/>
                    <w:b/>
                    <w:bCs/>
                    <w:color w:val="000000" w:themeColor="text1"/>
                    <w:sz w:val="18"/>
                    <w:szCs w:val="20"/>
                  </w:rPr>
                </w:rPrChange>
              </w:rPr>
            </w:pPr>
            <w:del w:id="8135" w:author="Dr Mamadou SANOGO" w:date="2023-10-26T15:54:00Z">
              <w:r w:rsidRPr="00683B98" w:rsidDel="00561D9D">
                <w:rPr>
                  <w:rFonts w:asciiTheme="minorHAnsi" w:hAnsiTheme="minorHAnsi"/>
                  <w:b/>
                  <w:bCs/>
                  <w:color w:val="FF0000"/>
                  <w:sz w:val="18"/>
                  <w:szCs w:val="20"/>
                  <w:rPrChange w:id="8136" w:author="Dr Mamadou SANOGO" w:date="2023-10-26T15:46:00Z">
                    <w:rPr>
                      <w:rFonts w:asciiTheme="minorHAnsi" w:hAnsiTheme="minorHAnsi"/>
                      <w:b/>
                      <w:bCs/>
                      <w:color w:val="000000" w:themeColor="text1"/>
                      <w:sz w:val="18"/>
                      <w:szCs w:val="20"/>
                    </w:rPr>
                  </w:rPrChange>
                </w:rPr>
                <w:delText>Crédits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A3915C" w14:textId="3D95E2D2" w:rsidR="00631BF4" w:rsidRPr="00683B98" w:rsidDel="00561D9D" w:rsidRDefault="00631BF4" w:rsidP="00F26652">
            <w:pPr>
              <w:tabs>
                <w:tab w:val="left" w:pos="567"/>
                <w:tab w:val="left" w:pos="1276"/>
                <w:tab w:val="left" w:pos="2127"/>
              </w:tabs>
              <w:spacing w:line="240" w:lineRule="auto"/>
              <w:jc w:val="center"/>
              <w:rPr>
                <w:del w:id="8137" w:author="Dr Mamadou SANOGO" w:date="2023-10-26T15:54:00Z"/>
                <w:rFonts w:asciiTheme="minorHAnsi" w:hAnsiTheme="minorHAnsi"/>
                <w:b/>
                <w:bCs/>
                <w:color w:val="FF0000"/>
                <w:sz w:val="18"/>
                <w:szCs w:val="20"/>
                <w:rPrChange w:id="8138" w:author="Dr Mamadou SANOGO" w:date="2023-10-26T15:46:00Z">
                  <w:rPr>
                    <w:del w:id="8139" w:author="Dr Mamadou SANOGO" w:date="2023-10-26T15:54:00Z"/>
                    <w:rFonts w:asciiTheme="minorHAnsi" w:hAnsiTheme="minorHAnsi"/>
                    <w:b/>
                    <w:bCs/>
                    <w:color w:val="000000" w:themeColor="text1"/>
                    <w:sz w:val="18"/>
                    <w:szCs w:val="20"/>
                  </w:rPr>
                </w:rPrChange>
              </w:rPr>
            </w:pPr>
            <w:del w:id="8140" w:author="Dr Mamadou SANOGO" w:date="2023-10-26T15:54:00Z">
              <w:r w:rsidRPr="00683B98" w:rsidDel="00561D9D">
                <w:rPr>
                  <w:rFonts w:asciiTheme="minorHAnsi" w:hAnsiTheme="minorHAnsi"/>
                  <w:b/>
                  <w:bCs/>
                  <w:color w:val="FF0000"/>
                  <w:sz w:val="18"/>
                  <w:szCs w:val="20"/>
                  <w:rPrChange w:id="8141" w:author="Dr Mamadou SANOGO" w:date="2023-10-26T15:46:00Z">
                    <w:rPr>
                      <w:rFonts w:asciiTheme="minorHAnsi" w:hAnsiTheme="minorHAnsi"/>
                      <w:b/>
                      <w:bCs/>
                      <w:color w:val="000000" w:themeColor="text1"/>
                      <w:sz w:val="18"/>
                      <w:szCs w:val="20"/>
                    </w:rPr>
                  </w:rPrChange>
                </w:rPr>
                <w:delText>Compétences</w:delText>
              </w:r>
            </w:del>
          </w:p>
          <w:p w14:paraId="040C2AE0" w14:textId="2F197D13" w:rsidR="00631BF4" w:rsidRPr="00683B98" w:rsidDel="00561D9D" w:rsidRDefault="00631BF4" w:rsidP="00F26652">
            <w:pPr>
              <w:tabs>
                <w:tab w:val="left" w:pos="567"/>
                <w:tab w:val="left" w:pos="1276"/>
                <w:tab w:val="left" w:pos="2127"/>
              </w:tabs>
              <w:spacing w:line="240" w:lineRule="auto"/>
              <w:jc w:val="center"/>
              <w:rPr>
                <w:del w:id="8142" w:author="Dr Mamadou SANOGO" w:date="2023-10-26T15:54:00Z"/>
                <w:rFonts w:asciiTheme="minorHAnsi" w:hAnsiTheme="minorHAnsi"/>
                <w:b/>
                <w:bCs/>
                <w:color w:val="FF0000"/>
                <w:sz w:val="18"/>
                <w:szCs w:val="20"/>
                <w:rPrChange w:id="8143" w:author="Dr Mamadou SANOGO" w:date="2023-10-26T15:46:00Z">
                  <w:rPr>
                    <w:del w:id="8144" w:author="Dr Mamadou SANOGO" w:date="2023-10-26T15:54:00Z"/>
                    <w:rFonts w:asciiTheme="minorHAnsi" w:hAnsiTheme="minorHAnsi"/>
                    <w:b/>
                    <w:bCs/>
                    <w:color w:val="000000" w:themeColor="text1"/>
                    <w:sz w:val="18"/>
                    <w:szCs w:val="20"/>
                  </w:rPr>
                </w:rPrChange>
              </w:rPr>
            </w:pPr>
            <w:del w:id="8145" w:author="Dr Mamadou SANOGO" w:date="2023-10-26T15:54:00Z">
              <w:r w:rsidRPr="00683B98" w:rsidDel="00561D9D">
                <w:rPr>
                  <w:rFonts w:asciiTheme="minorHAnsi" w:hAnsiTheme="minorHAnsi"/>
                  <w:b/>
                  <w:bCs/>
                  <w:color w:val="FF0000"/>
                  <w:sz w:val="18"/>
                  <w:szCs w:val="20"/>
                  <w:rPrChange w:id="8146" w:author="Dr Mamadou SANOGO" w:date="2023-10-26T15:46:00Z">
                    <w:rPr>
                      <w:rFonts w:asciiTheme="minorHAnsi" w:hAnsiTheme="minorHAnsi"/>
                      <w:b/>
                      <w:bCs/>
                      <w:color w:val="000000" w:themeColor="text1"/>
                      <w:sz w:val="18"/>
                      <w:szCs w:val="20"/>
                    </w:rPr>
                  </w:rPrChange>
                </w:rPr>
                <w:delText>et/ou</w:delText>
              </w:r>
            </w:del>
          </w:p>
          <w:p w14:paraId="61D58C8B" w14:textId="52A9644D" w:rsidR="00631BF4" w:rsidRPr="00683B98" w:rsidDel="00561D9D" w:rsidRDefault="00631BF4" w:rsidP="00F26652">
            <w:pPr>
              <w:tabs>
                <w:tab w:val="left" w:pos="567"/>
                <w:tab w:val="left" w:pos="1276"/>
                <w:tab w:val="left" w:pos="2127"/>
              </w:tabs>
              <w:spacing w:line="240" w:lineRule="auto"/>
              <w:jc w:val="center"/>
              <w:rPr>
                <w:del w:id="8147" w:author="Dr Mamadou SANOGO" w:date="2023-10-26T15:54:00Z"/>
                <w:rFonts w:asciiTheme="minorHAnsi" w:hAnsiTheme="minorHAnsi"/>
                <w:b/>
                <w:bCs/>
                <w:color w:val="FF0000"/>
                <w:sz w:val="18"/>
                <w:szCs w:val="20"/>
                <w:rPrChange w:id="8148" w:author="Dr Mamadou SANOGO" w:date="2023-10-26T15:46:00Z">
                  <w:rPr>
                    <w:del w:id="8149" w:author="Dr Mamadou SANOGO" w:date="2023-10-26T15:54:00Z"/>
                    <w:rFonts w:asciiTheme="minorHAnsi" w:hAnsiTheme="minorHAnsi"/>
                    <w:b/>
                    <w:bCs/>
                    <w:color w:val="000000" w:themeColor="text1"/>
                    <w:sz w:val="18"/>
                    <w:szCs w:val="20"/>
                  </w:rPr>
                </w:rPrChange>
              </w:rPr>
            </w:pPr>
            <w:del w:id="8150" w:author="Dr Mamadou SANOGO" w:date="2023-10-26T15:54:00Z">
              <w:r w:rsidRPr="00683B98" w:rsidDel="00561D9D">
                <w:rPr>
                  <w:rFonts w:asciiTheme="minorHAnsi" w:hAnsiTheme="minorHAnsi"/>
                  <w:b/>
                  <w:bCs/>
                  <w:color w:val="FF0000"/>
                  <w:sz w:val="18"/>
                  <w:szCs w:val="20"/>
                  <w:rPrChange w:id="8151" w:author="Dr Mamadou SANOGO" w:date="2023-10-26T15:46:00Z">
                    <w:rPr>
                      <w:rFonts w:asciiTheme="minorHAnsi" w:hAnsiTheme="minorHAnsi"/>
                      <w:b/>
                      <w:bCs/>
                      <w:color w:val="000000" w:themeColor="text1"/>
                      <w:sz w:val="18"/>
                      <w:szCs w:val="20"/>
                    </w:rPr>
                  </w:rPrChange>
                </w:rPr>
                <w:delText>connaissances attendues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587DA10A" w14:textId="226285B0" w:rsidR="00631BF4" w:rsidRPr="00683B98" w:rsidDel="00561D9D" w:rsidRDefault="00631BF4" w:rsidP="00F26652">
            <w:pPr>
              <w:tabs>
                <w:tab w:val="left" w:pos="567"/>
                <w:tab w:val="left" w:pos="1276"/>
                <w:tab w:val="left" w:pos="2127"/>
              </w:tabs>
              <w:spacing w:line="240" w:lineRule="auto"/>
              <w:jc w:val="center"/>
              <w:rPr>
                <w:del w:id="8152" w:author="Dr Mamadou SANOGO" w:date="2023-10-26T15:54:00Z"/>
                <w:rFonts w:asciiTheme="minorHAnsi" w:hAnsiTheme="minorHAnsi"/>
                <w:b/>
                <w:bCs/>
                <w:color w:val="FF0000"/>
                <w:sz w:val="18"/>
                <w:szCs w:val="20"/>
                <w:rPrChange w:id="8153" w:author="Dr Mamadou SANOGO" w:date="2023-10-26T15:46:00Z">
                  <w:rPr>
                    <w:del w:id="8154" w:author="Dr Mamadou SANOGO" w:date="2023-10-26T15:54:00Z"/>
                    <w:rFonts w:asciiTheme="minorHAnsi" w:hAnsiTheme="minorHAnsi"/>
                    <w:b/>
                    <w:bCs/>
                    <w:color w:val="000000" w:themeColor="text1"/>
                    <w:sz w:val="18"/>
                    <w:szCs w:val="20"/>
                  </w:rPr>
                </w:rPrChange>
              </w:rPr>
            </w:pPr>
            <w:del w:id="8155" w:author="Dr Mamadou SANOGO" w:date="2023-10-26T15:54:00Z">
              <w:r w:rsidRPr="00683B98" w:rsidDel="00561D9D">
                <w:rPr>
                  <w:rFonts w:asciiTheme="minorHAnsi" w:hAnsiTheme="minorHAnsi"/>
                  <w:b/>
                  <w:bCs/>
                  <w:color w:val="FF0000"/>
                  <w:sz w:val="18"/>
                  <w:szCs w:val="20"/>
                  <w:rPrChange w:id="8156" w:author="Dr Mamadou SANOGO" w:date="2023-10-26T15:46:00Z">
                    <w:rPr>
                      <w:rFonts w:asciiTheme="minorHAnsi" w:hAnsiTheme="minorHAnsi"/>
                      <w:b/>
                      <w:bCs/>
                      <w:color w:val="000000" w:themeColor="text1"/>
                      <w:sz w:val="18"/>
                      <w:szCs w:val="20"/>
                    </w:rPr>
                  </w:rPrChange>
                </w:rPr>
                <w:delText>Disciplines concernées</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697CFBA" w14:textId="3C97BD93" w:rsidR="00631BF4" w:rsidRPr="00683B98" w:rsidDel="00561D9D" w:rsidRDefault="00631BF4" w:rsidP="00F26652">
            <w:pPr>
              <w:tabs>
                <w:tab w:val="left" w:pos="567"/>
                <w:tab w:val="left" w:pos="1276"/>
                <w:tab w:val="left" w:pos="2127"/>
              </w:tabs>
              <w:spacing w:line="240" w:lineRule="auto"/>
              <w:jc w:val="center"/>
              <w:rPr>
                <w:del w:id="8157" w:author="Dr Mamadou SANOGO" w:date="2023-10-26T15:54:00Z"/>
                <w:rFonts w:asciiTheme="minorHAnsi" w:hAnsiTheme="minorHAnsi"/>
                <w:b/>
                <w:bCs/>
                <w:color w:val="FF0000"/>
                <w:sz w:val="18"/>
                <w:szCs w:val="20"/>
                <w:rPrChange w:id="8158" w:author="Dr Mamadou SANOGO" w:date="2023-10-26T15:46:00Z">
                  <w:rPr>
                    <w:del w:id="8159" w:author="Dr Mamadou SANOGO" w:date="2023-10-26T15:54:00Z"/>
                    <w:rFonts w:asciiTheme="minorHAnsi" w:hAnsiTheme="minorHAnsi"/>
                    <w:b/>
                    <w:bCs/>
                    <w:color w:val="000000" w:themeColor="text1"/>
                    <w:sz w:val="18"/>
                    <w:szCs w:val="20"/>
                  </w:rPr>
                </w:rPrChange>
              </w:rPr>
            </w:pPr>
            <w:del w:id="8160" w:author="Dr Mamadou SANOGO" w:date="2023-10-26T15:54:00Z">
              <w:r w:rsidRPr="00683B98" w:rsidDel="00561D9D">
                <w:rPr>
                  <w:rFonts w:asciiTheme="minorHAnsi" w:hAnsiTheme="minorHAnsi"/>
                  <w:b/>
                  <w:bCs/>
                  <w:color w:val="FF0000"/>
                  <w:sz w:val="18"/>
                  <w:szCs w:val="20"/>
                  <w:rPrChange w:id="8161" w:author="Dr Mamadou SANOGO" w:date="2023-10-26T15:46:00Z">
                    <w:rPr>
                      <w:rFonts w:asciiTheme="minorHAnsi" w:hAnsiTheme="minorHAnsi"/>
                      <w:b/>
                      <w:bCs/>
                      <w:color w:val="000000" w:themeColor="text1"/>
                      <w:sz w:val="18"/>
                      <w:szCs w:val="20"/>
                    </w:rPr>
                  </w:rPrChange>
                </w:rPr>
                <w:delText>Crédits</w:delText>
              </w:r>
            </w:del>
          </w:p>
          <w:p w14:paraId="6908FD44" w14:textId="41DCB24C" w:rsidR="00631BF4" w:rsidRPr="00683B98" w:rsidDel="00561D9D" w:rsidRDefault="00631BF4" w:rsidP="00F26652">
            <w:pPr>
              <w:tabs>
                <w:tab w:val="left" w:pos="567"/>
                <w:tab w:val="left" w:pos="1276"/>
                <w:tab w:val="left" w:pos="2127"/>
              </w:tabs>
              <w:spacing w:line="240" w:lineRule="auto"/>
              <w:jc w:val="center"/>
              <w:rPr>
                <w:del w:id="8162" w:author="Dr Mamadou SANOGO" w:date="2023-10-26T15:54:00Z"/>
                <w:rFonts w:asciiTheme="minorHAnsi" w:hAnsiTheme="minorHAnsi"/>
                <w:b/>
                <w:bCs/>
                <w:color w:val="FF0000"/>
                <w:sz w:val="18"/>
                <w:szCs w:val="20"/>
                <w:rPrChange w:id="8163" w:author="Dr Mamadou SANOGO" w:date="2023-10-26T15:46:00Z">
                  <w:rPr>
                    <w:del w:id="8164" w:author="Dr Mamadou SANOGO" w:date="2023-10-26T15:54:00Z"/>
                    <w:rFonts w:asciiTheme="minorHAnsi" w:hAnsiTheme="minorHAnsi"/>
                    <w:b/>
                    <w:bCs/>
                    <w:color w:val="000000" w:themeColor="text1"/>
                    <w:sz w:val="18"/>
                    <w:szCs w:val="20"/>
                  </w:rPr>
                </w:rPrChange>
              </w:rPr>
            </w:pPr>
            <w:del w:id="8165" w:author="Dr Mamadou SANOGO" w:date="2023-10-26T15:54:00Z">
              <w:r w:rsidRPr="00683B98" w:rsidDel="00561D9D">
                <w:rPr>
                  <w:rFonts w:asciiTheme="minorHAnsi" w:hAnsiTheme="minorHAnsi"/>
                  <w:b/>
                  <w:bCs/>
                  <w:color w:val="FF0000"/>
                  <w:sz w:val="18"/>
                  <w:szCs w:val="20"/>
                  <w:rPrChange w:id="8166" w:author="Dr Mamadou SANOGO" w:date="2023-10-26T15:46:00Z">
                    <w:rPr>
                      <w:rFonts w:asciiTheme="minorHAnsi" w:hAnsiTheme="minorHAnsi"/>
                      <w:b/>
                      <w:bCs/>
                      <w:color w:val="000000" w:themeColor="text1"/>
                      <w:sz w:val="18"/>
                      <w:szCs w:val="20"/>
                    </w:rPr>
                  </w:rPrChange>
                </w:rPr>
                <w:delText>par discipline</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8E90CB9" w14:textId="00473178" w:rsidR="00631BF4" w:rsidRPr="00683B98" w:rsidDel="00561D9D" w:rsidRDefault="00631BF4" w:rsidP="00F26652">
            <w:pPr>
              <w:tabs>
                <w:tab w:val="left" w:pos="567"/>
                <w:tab w:val="left" w:pos="1276"/>
                <w:tab w:val="left" w:pos="2127"/>
              </w:tabs>
              <w:spacing w:line="240" w:lineRule="auto"/>
              <w:jc w:val="center"/>
              <w:rPr>
                <w:del w:id="8167" w:author="Dr Mamadou SANOGO" w:date="2023-10-26T15:54:00Z"/>
                <w:rFonts w:asciiTheme="minorHAnsi" w:hAnsiTheme="minorHAnsi"/>
                <w:b/>
                <w:bCs/>
                <w:color w:val="FF0000"/>
                <w:sz w:val="18"/>
                <w:szCs w:val="20"/>
                <w:rPrChange w:id="8168" w:author="Dr Mamadou SANOGO" w:date="2023-10-26T15:46:00Z">
                  <w:rPr>
                    <w:del w:id="8169" w:author="Dr Mamadou SANOGO" w:date="2023-10-26T15:54:00Z"/>
                    <w:rFonts w:asciiTheme="minorHAnsi" w:hAnsiTheme="minorHAnsi"/>
                    <w:b/>
                    <w:bCs/>
                    <w:color w:val="000000" w:themeColor="text1"/>
                    <w:sz w:val="18"/>
                    <w:szCs w:val="20"/>
                  </w:rPr>
                </w:rPrChange>
              </w:rPr>
            </w:pPr>
            <w:del w:id="8170" w:author="Dr Mamadou SANOGO" w:date="2023-10-26T15:54:00Z">
              <w:r w:rsidRPr="00683B98" w:rsidDel="00561D9D">
                <w:rPr>
                  <w:rFonts w:asciiTheme="minorHAnsi" w:hAnsiTheme="minorHAnsi"/>
                  <w:b/>
                  <w:bCs/>
                  <w:color w:val="FF0000"/>
                  <w:sz w:val="18"/>
                  <w:szCs w:val="20"/>
                  <w:rPrChange w:id="8171" w:author="Dr Mamadou SANOGO" w:date="2023-10-26T15:46:00Z">
                    <w:rPr>
                      <w:rFonts w:asciiTheme="minorHAnsi" w:hAnsiTheme="minorHAnsi"/>
                      <w:b/>
                      <w:bCs/>
                      <w:color w:val="000000" w:themeColor="text1"/>
                      <w:sz w:val="18"/>
                      <w:szCs w:val="20"/>
                    </w:rPr>
                  </w:rPrChange>
                </w:rPr>
                <w:delText>Durée totale</w:delText>
              </w:r>
            </w:del>
          </w:p>
          <w:p w14:paraId="3F99C1B7" w14:textId="5A5583CC" w:rsidR="00631BF4" w:rsidRPr="00683B98" w:rsidDel="00561D9D" w:rsidRDefault="00631BF4" w:rsidP="00F26652">
            <w:pPr>
              <w:tabs>
                <w:tab w:val="left" w:pos="567"/>
                <w:tab w:val="left" w:pos="1276"/>
                <w:tab w:val="left" w:pos="2127"/>
              </w:tabs>
              <w:spacing w:line="240" w:lineRule="auto"/>
              <w:jc w:val="center"/>
              <w:rPr>
                <w:del w:id="8172" w:author="Dr Mamadou SANOGO" w:date="2023-10-26T15:54:00Z"/>
                <w:rFonts w:asciiTheme="minorHAnsi" w:hAnsiTheme="minorHAnsi"/>
                <w:b/>
                <w:bCs/>
                <w:color w:val="FF0000"/>
                <w:sz w:val="18"/>
                <w:szCs w:val="20"/>
                <w:rPrChange w:id="8173" w:author="Dr Mamadou SANOGO" w:date="2023-10-26T15:46:00Z">
                  <w:rPr>
                    <w:del w:id="8174" w:author="Dr Mamadou SANOGO" w:date="2023-10-26T15:54:00Z"/>
                    <w:rFonts w:asciiTheme="minorHAnsi" w:hAnsiTheme="minorHAnsi"/>
                    <w:b/>
                    <w:bCs/>
                    <w:color w:val="000000" w:themeColor="text1"/>
                    <w:sz w:val="18"/>
                    <w:szCs w:val="20"/>
                  </w:rPr>
                </w:rPrChange>
              </w:rPr>
            </w:pPr>
            <w:del w:id="8175" w:author="Dr Mamadou SANOGO" w:date="2023-10-26T15:54:00Z">
              <w:r w:rsidRPr="00683B98" w:rsidDel="00561D9D">
                <w:rPr>
                  <w:rFonts w:asciiTheme="minorHAnsi" w:hAnsiTheme="minorHAnsi"/>
                  <w:b/>
                  <w:bCs/>
                  <w:color w:val="FF0000"/>
                  <w:sz w:val="18"/>
                  <w:szCs w:val="20"/>
                  <w:rPrChange w:id="8176" w:author="Dr Mamadou SANOGO" w:date="2023-10-26T15:46:00Z">
                    <w:rPr>
                      <w:rFonts w:asciiTheme="minorHAnsi" w:hAnsiTheme="minorHAnsi"/>
                      <w:b/>
                      <w:bCs/>
                      <w:color w:val="000000" w:themeColor="text1"/>
                      <w:sz w:val="18"/>
                      <w:szCs w:val="20"/>
                    </w:rPr>
                  </w:rPrChange>
                </w:rPr>
                <w:delText>par étudiant (en heures) CM/TD/TP/S/A</w:delText>
              </w:r>
            </w:del>
          </w:p>
        </w:tc>
        <w:tc>
          <w:tcPr>
            <w:tcW w:w="883" w:type="pct"/>
            <w:tcBorders>
              <w:top w:val="single" w:sz="4" w:space="0" w:color="auto"/>
              <w:left w:val="single" w:sz="4" w:space="0" w:color="auto"/>
              <w:bottom w:val="single" w:sz="4" w:space="0" w:color="auto"/>
              <w:right w:val="single" w:sz="4" w:space="0" w:color="auto"/>
            </w:tcBorders>
            <w:vAlign w:val="center"/>
            <w:hideMark/>
          </w:tcPr>
          <w:p w14:paraId="08A95F47" w14:textId="37FEB296" w:rsidR="00631BF4" w:rsidRPr="00683B98" w:rsidDel="00561D9D" w:rsidRDefault="00631BF4" w:rsidP="00F26652">
            <w:pPr>
              <w:tabs>
                <w:tab w:val="left" w:pos="567"/>
                <w:tab w:val="left" w:pos="1276"/>
                <w:tab w:val="left" w:pos="2127"/>
              </w:tabs>
              <w:spacing w:line="240" w:lineRule="auto"/>
              <w:jc w:val="center"/>
              <w:rPr>
                <w:del w:id="8177" w:author="Dr Mamadou SANOGO" w:date="2023-10-26T15:54:00Z"/>
                <w:rFonts w:asciiTheme="minorHAnsi" w:hAnsiTheme="minorHAnsi"/>
                <w:b/>
                <w:bCs/>
                <w:color w:val="FF0000"/>
                <w:sz w:val="18"/>
                <w:szCs w:val="20"/>
                <w:rPrChange w:id="8178" w:author="Dr Mamadou SANOGO" w:date="2023-10-26T15:46:00Z">
                  <w:rPr>
                    <w:del w:id="8179" w:author="Dr Mamadou SANOGO" w:date="2023-10-26T15:54:00Z"/>
                    <w:rFonts w:asciiTheme="minorHAnsi" w:hAnsiTheme="minorHAnsi"/>
                    <w:b/>
                    <w:bCs/>
                    <w:color w:val="000000" w:themeColor="text1"/>
                    <w:sz w:val="18"/>
                    <w:szCs w:val="20"/>
                  </w:rPr>
                </w:rPrChange>
              </w:rPr>
            </w:pPr>
            <w:del w:id="8180" w:author="Dr Mamadou SANOGO" w:date="2023-10-26T15:54:00Z">
              <w:r w:rsidRPr="00683B98" w:rsidDel="00561D9D">
                <w:rPr>
                  <w:rFonts w:asciiTheme="minorHAnsi" w:hAnsiTheme="minorHAnsi"/>
                  <w:b/>
                  <w:bCs/>
                  <w:color w:val="FF0000"/>
                  <w:sz w:val="18"/>
                  <w:szCs w:val="20"/>
                  <w:rPrChange w:id="8181" w:author="Dr Mamadou SANOGO" w:date="2023-10-26T15:46:00Z">
                    <w:rPr>
                      <w:rFonts w:asciiTheme="minorHAnsi" w:hAnsiTheme="minorHAnsi"/>
                      <w:b/>
                      <w:bCs/>
                      <w:color w:val="000000" w:themeColor="text1"/>
                      <w:sz w:val="18"/>
                      <w:szCs w:val="20"/>
                    </w:rPr>
                  </w:rPrChange>
                </w:rPr>
                <w:delText>Modalités d’enseignement</w:delText>
              </w:r>
            </w:del>
          </w:p>
        </w:tc>
        <w:tc>
          <w:tcPr>
            <w:tcW w:w="656" w:type="pct"/>
            <w:tcBorders>
              <w:top w:val="single" w:sz="4" w:space="0" w:color="auto"/>
              <w:left w:val="single" w:sz="4" w:space="0" w:color="auto"/>
              <w:bottom w:val="single" w:sz="4" w:space="0" w:color="auto"/>
              <w:right w:val="single" w:sz="4" w:space="0" w:color="auto"/>
            </w:tcBorders>
            <w:vAlign w:val="center"/>
            <w:hideMark/>
          </w:tcPr>
          <w:p w14:paraId="64B8D971" w14:textId="04EA479F" w:rsidR="00631BF4" w:rsidRPr="00683B98" w:rsidDel="00561D9D" w:rsidRDefault="00631BF4" w:rsidP="00F26652">
            <w:pPr>
              <w:tabs>
                <w:tab w:val="left" w:pos="567"/>
                <w:tab w:val="left" w:pos="1276"/>
                <w:tab w:val="left" w:pos="2127"/>
              </w:tabs>
              <w:spacing w:line="240" w:lineRule="auto"/>
              <w:jc w:val="center"/>
              <w:rPr>
                <w:del w:id="8182" w:author="Dr Mamadou SANOGO" w:date="2023-10-26T15:54:00Z"/>
                <w:rFonts w:asciiTheme="minorHAnsi" w:hAnsiTheme="minorHAnsi"/>
                <w:b/>
                <w:bCs/>
                <w:color w:val="FF0000"/>
                <w:sz w:val="18"/>
                <w:szCs w:val="20"/>
                <w:rPrChange w:id="8183" w:author="Dr Mamadou SANOGO" w:date="2023-10-26T15:46:00Z">
                  <w:rPr>
                    <w:del w:id="8184" w:author="Dr Mamadou SANOGO" w:date="2023-10-26T15:54:00Z"/>
                    <w:rFonts w:asciiTheme="minorHAnsi" w:hAnsiTheme="minorHAnsi"/>
                    <w:b/>
                    <w:bCs/>
                    <w:color w:val="000000" w:themeColor="text1"/>
                    <w:sz w:val="18"/>
                    <w:szCs w:val="20"/>
                  </w:rPr>
                </w:rPrChange>
              </w:rPr>
            </w:pPr>
            <w:del w:id="8185" w:author="Dr Mamadou SANOGO" w:date="2023-10-26T15:54:00Z">
              <w:r w:rsidRPr="00683B98" w:rsidDel="00561D9D">
                <w:rPr>
                  <w:rFonts w:asciiTheme="minorHAnsi" w:hAnsiTheme="minorHAnsi"/>
                  <w:b/>
                  <w:bCs/>
                  <w:color w:val="FF0000"/>
                  <w:sz w:val="18"/>
                  <w:szCs w:val="20"/>
                  <w:rPrChange w:id="8186"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07850F60" w14:textId="594A18C0" w:rsidTr="00F26652">
        <w:trPr>
          <w:cantSplit/>
          <w:trHeight w:val="20"/>
          <w:del w:id="8187" w:author="Dr Mamadou SANOGO" w:date="2023-10-26T15:54:00Z"/>
        </w:trPr>
        <w:tc>
          <w:tcPr>
            <w:tcW w:w="761" w:type="pct"/>
            <w:vMerge w:val="restart"/>
            <w:tcBorders>
              <w:top w:val="single" w:sz="4" w:space="0" w:color="auto"/>
              <w:left w:val="single" w:sz="4" w:space="0" w:color="auto"/>
              <w:right w:val="single" w:sz="4" w:space="0" w:color="auto"/>
            </w:tcBorders>
            <w:vAlign w:val="center"/>
            <w:hideMark/>
          </w:tcPr>
          <w:p w14:paraId="59915140" w14:textId="209145FF" w:rsidR="00631BF4" w:rsidRPr="00683B98" w:rsidDel="00561D9D" w:rsidRDefault="00631BF4" w:rsidP="00F26652">
            <w:pPr>
              <w:spacing w:line="276" w:lineRule="auto"/>
              <w:rPr>
                <w:del w:id="8188" w:author="Dr Mamadou SANOGO" w:date="2023-10-26T15:54:00Z"/>
                <w:rFonts w:asciiTheme="minorHAnsi" w:hAnsiTheme="minorHAnsi"/>
                <w:b/>
                <w:color w:val="FF0000"/>
                <w:sz w:val="20"/>
                <w:szCs w:val="20"/>
                <w:rPrChange w:id="8189" w:author="Dr Mamadou SANOGO" w:date="2023-10-26T15:46:00Z">
                  <w:rPr>
                    <w:del w:id="8190" w:author="Dr Mamadou SANOGO" w:date="2023-10-26T15:54:00Z"/>
                    <w:rFonts w:asciiTheme="minorHAnsi" w:hAnsiTheme="minorHAnsi"/>
                    <w:b/>
                    <w:color w:val="000000" w:themeColor="text1"/>
                    <w:sz w:val="20"/>
                    <w:szCs w:val="20"/>
                  </w:rPr>
                </w:rPrChange>
              </w:rPr>
            </w:pPr>
            <w:del w:id="8191" w:author="Dr Mamadou SANOGO" w:date="2023-10-26T15:54:00Z">
              <w:r w:rsidRPr="00683B98" w:rsidDel="00561D9D">
                <w:rPr>
                  <w:rFonts w:asciiTheme="minorHAnsi" w:hAnsiTheme="minorHAnsi"/>
                  <w:b/>
                  <w:color w:val="FF0000"/>
                  <w:sz w:val="20"/>
                  <w:szCs w:val="20"/>
                  <w:rPrChange w:id="8192" w:author="Dr Mamadou SANOGO" w:date="2023-10-26T15:46:00Z">
                    <w:rPr>
                      <w:rFonts w:asciiTheme="minorHAnsi" w:hAnsiTheme="minorHAnsi"/>
                      <w:b/>
                      <w:color w:val="000000" w:themeColor="text1"/>
                      <w:sz w:val="20"/>
                      <w:szCs w:val="20"/>
                    </w:rPr>
                  </w:rPrChange>
                </w:rPr>
                <w:delText>MFE2401</w:delText>
              </w:r>
            </w:del>
          </w:p>
          <w:p w14:paraId="36E6F4B8" w14:textId="13D9D1B1" w:rsidR="00631BF4" w:rsidRPr="00683B98" w:rsidDel="00561D9D" w:rsidRDefault="00631BF4" w:rsidP="00F26652">
            <w:pPr>
              <w:spacing w:line="276" w:lineRule="auto"/>
              <w:rPr>
                <w:del w:id="8193" w:author="Dr Mamadou SANOGO" w:date="2023-10-26T15:54:00Z"/>
                <w:rFonts w:asciiTheme="minorHAnsi" w:hAnsiTheme="minorHAnsi"/>
                <w:b/>
                <w:color w:val="FF0000"/>
                <w:sz w:val="20"/>
                <w:szCs w:val="20"/>
                <w:rPrChange w:id="8194" w:author="Dr Mamadou SANOGO" w:date="2023-10-26T15:46:00Z">
                  <w:rPr>
                    <w:del w:id="8195" w:author="Dr Mamadou SANOGO" w:date="2023-10-26T15:54:00Z"/>
                    <w:rFonts w:asciiTheme="minorHAnsi" w:hAnsiTheme="minorHAnsi"/>
                    <w:b/>
                    <w:color w:val="000000" w:themeColor="text1"/>
                    <w:sz w:val="20"/>
                    <w:szCs w:val="20"/>
                  </w:rPr>
                </w:rPrChange>
              </w:rPr>
            </w:pPr>
            <w:del w:id="8196" w:author="Dr Mamadou SANOGO" w:date="2023-10-26T15:54:00Z">
              <w:r w:rsidRPr="00683B98" w:rsidDel="00561D9D">
                <w:rPr>
                  <w:rFonts w:asciiTheme="minorHAnsi" w:hAnsiTheme="minorHAnsi"/>
                  <w:b/>
                  <w:color w:val="FF0000"/>
                  <w:sz w:val="20"/>
                  <w:szCs w:val="20"/>
                  <w:rPrChange w:id="8197" w:author="Dr Mamadou SANOGO" w:date="2023-10-26T15:46:00Z">
                    <w:rPr>
                      <w:rFonts w:asciiTheme="minorHAnsi" w:hAnsiTheme="minorHAnsi"/>
                      <w:b/>
                      <w:color w:val="000000" w:themeColor="text1"/>
                      <w:sz w:val="20"/>
                      <w:szCs w:val="20"/>
                    </w:rPr>
                  </w:rPrChange>
                </w:rPr>
                <w:delText>Mémoire de fin d’étude</w:delText>
              </w:r>
              <w:r w:rsidRPr="00683B98" w:rsidDel="00561D9D">
                <w:rPr>
                  <w:color w:val="FF0000"/>
                  <w:sz w:val="20"/>
                  <w:szCs w:val="20"/>
                  <w:rPrChange w:id="8198" w:author="Dr Mamadou SANOGO" w:date="2023-10-26T15:46:00Z">
                    <w:rPr>
                      <w:sz w:val="20"/>
                      <w:szCs w:val="20"/>
                    </w:rPr>
                  </w:rPrChange>
                </w:rPr>
                <w:delText xml:space="preserve"> </w:delText>
              </w:r>
            </w:del>
          </w:p>
        </w:tc>
        <w:tc>
          <w:tcPr>
            <w:tcW w:w="269" w:type="pct"/>
            <w:vMerge w:val="restart"/>
            <w:tcBorders>
              <w:top w:val="single" w:sz="4" w:space="0" w:color="auto"/>
              <w:left w:val="single" w:sz="4" w:space="0" w:color="auto"/>
              <w:right w:val="single" w:sz="4" w:space="0" w:color="auto"/>
            </w:tcBorders>
            <w:vAlign w:val="center"/>
          </w:tcPr>
          <w:p w14:paraId="554702F8" w14:textId="2348C2E4" w:rsidR="00631BF4" w:rsidRPr="00683B98" w:rsidDel="00561D9D" w:rsidRDefault="00631BF4" w:rsidP="00F26652">
            <w:pPr>
              <w:spacing w:line="276" w:lineRule="auto"/>
              <w:jc w:val="center"/>
              <w:rPr>
                <w:del w:id="8199" w:author="Dr Mamadou SANOGO" w:date="2023-10-26T15:54:00Z"/>
                <w:rFonts w:asciiTheme="minorHAnsi" w:hAnsiTheme="minorHAnsi"/>
                <w:b/>
                <w:color w:val="FF0000"/>
                <w:sz w:val="20"/>
                <w:szCs w:val="20"/>
                <w:rPrChange w:id="8200" w:author="Dr Mamadou SANOGO" w:date="2023-10-26T15:46:00Z">
                  <w:rPr>
                    <w:del w:id="8201" w:author="Dr Mamadou SANOGO" w:date="2023-10-26T15:54:00Z"/>
                    <w:rFonts w:asciiTheme="minorHAnsi" w:hAnsiTheme="minorHAnsi"/>
                    <w:b/>
                    <w:color w:val="000000" w:themeColor="text1"/>
                    <w:sz w:val="20"/>
                    <w:szCs w:val="20"/>
                  </w:rPr>
                </w:rPrChange>
              </w:rPr>
            </w:pPr>
            <w:del w:id="8202" w:author="Dr Mamadou SANOGO" w:date="2023-10-26T15:54:00Z">
              <w:r w:rsidRPr="00683B98" w:rsidDel="00561D9D">
                <w:rPr>
                  <w:rFonts w:asciiTheme="minorHAnsi" w:hAnsiTheme="minorHAnsi"/>
                  <w:b/>
                  <w:color w:val="FF0000"/>
                  <w:sz w:val="20"/>
                  <w:szCs w:val="20"/>
                  <w:rPrChange w:id="8203" w:author="Dr Mamadou SANOGO" w:date="2023-10-26T15:46:00Z">
                    <w:rPr>
                      <w:rFonts w:asciiTheme="minorHAnsi" w:hAnsiTheme="minorHAnsi"/>
                      <w:b/>
                      <w:color w:val="000000" w:themeColor="text1"/>
                      <w:sz w:val="20"/>
                      <w:szCs w:val="20"/>
                    </w:rPr>
                  </w:rPrChange>
                </w:rPr>
                <w:delText>6</w:delText>
              </w:r>
            </w:del>
          </w:p>
        </w:tc>
        <w:tc>
          <w:tcPr>
            <w:tcW w:w="851" w:type="pct"/>
            <w:vMerge w:val="restart"/>
            <w:tcBorders>
              <w:top w:val="single" w:sz="4" w:space="0" w:color="auto"/>
              <w:left w:val="single" w:sz="4" w:space="0" w:color="auto"/>
              <w:right w:val="single" w:sz="4" w:space="0" w:color="auto"/>
            </w:tcBorders>
            <w:vAlign w:val="center"/>
          </w:tcPr>
          <w:p w14:paraId="2049D2EA" w14:textId="1E867F4C" w:rsidR="00631BF4" w:rsidRPr="00683B98" w:rsidDel="00561D9D" w:rsidRDefault="00631BF4" w:rsidP="00F26652">
            <w:pPr>
              <w:tabs>
                <w:tab w:val="left" w:pos="567"/>
                <w:tab w:val="left" w:pos="1276"/>
                <w:tab w:val="left" w:pos="2127"/>
              </w:tabs>
              <w:spacing w:line="240" w:lineRule="auto"/>
              <w:rPr>
                <w:del w:id="8204" w:author="Dr Mamadou SANOGO" w:date="2023-10-26T15:54:00Z"/>
                <w:rFonts w:asciiTheme="minorHAnsi" w:hAnsiTheme="minorHAnsi"/>
                <w:bCs/>
                <w:color w:val="FF0000"/>
                <w:szCs w:val="18"/>
                <w:rPrChange w:id="8205" w:author="Dr Mamadou SANOGO" w:date="2023-10-26T15:46:00Z">
                  <w:rPr>
                    <w:del w:id="8206" w:author="Dr Mamadou SANOGO" w:date="2023-10-26T15:54:00Z"/>
                    <w:rFonts w:asciiTheme="minorHAnsi" w:hAnsiTheme="minorHAnsi"/>
                    <w:bCs/>
                    <w:color w:val="000000" w:themeColor="text1"/>
                    <w:szCs w:val="18"/>
                  </w:rPr>
                </w:rPrChange>
              </w:rPr>
            </w:pPr>
            <w:del w:id="8207" w:author="Dr Mamadou SANOGO" w:date="2023-10-26T15:54:00Z">
              <w:r w:rsidRPr="00683B98" w:rsidDel="00561D9D">
                <w:rPr>
                  <w:rFonts w:asciiTheme="minorHAnsi" w:hAnsiTheme="minorHAnsi"/>
                  <w:bCs/>
                  <w:color w:val="FF0000"/>
                  <w:szCs w:val="18"/>
                  <w:rPrChange w:id="8208" w:author="Dr Mamadou SANOGO" w:date="2023-10-26T15:46:00Z">
                    <w:rPr>
                      <w:rFonts w:asciiTheme="minorHAnsi" w:hAnsiTheme="minorHAnsi"/>
                      <w:bCs/>
                      <w:color w:val="000000" w:themeColor="text1"/>
                      <w:szCs w:val="18"/>
                    </w:rPr>
                  </w:rPrChange>
                </w:rPr>
                <w:delText xml:space="preserve">Maîtriser la méthodologie de la recherche </w:delText>
              </w:r>
            </w:del>
          </w:p>
          <w:p w14:paraId="4B2D2749" w14:textId="23DAB9E7" w:rsidR="00631BF4" w:rsidRPr="00683B98" w:rsidDel="00561D9D" w:rsidRDefault="00631BF4" w:rsidP="00F26652">
            <w:pPr>
              <w:spacing w:line="240" w:lineRule="auto"/>
              <w:rPr>
                <w:del w:id="8209" w:author="Dr Mamadou SANOGO" w:date="2023-10-26T15:54:00Z"/>
                <w:rFonts w:asciiTheme="minorHAnsi" w:hAnsiTheme="minorHAnsi"/>
                <w:bCs/>
                <w:color w:val="FF0000"/>
                <w:sz w:val="20"/>
                <w:szCs w:val="20"/>
                <w:rPrChange w:id="8210" w:author="Dr Mamadou SANOGO" w:date="2023-10-26T15:46:00Z">
                  <w:rPr>
                    <w:del w:id="8211" w:author="Dr Mamadou SANOGO" w:date="2023-10-26T15:54:00Z"/>
                    <w:rFonts w:asciiTheme="minorHAnsi" w:hAnsiTheme="minorHAnsi"/>
                    <w:bCs/>
                    <w:color w:val="000000" w:themeColor="text1"/>
                    <w:sz w:val="20"/>
                    <w:szCs w:val="20"/>
                  </w:rPr>
                </w:rPrChange>
              </w:rPr>
            </w:pPr>
            <w:del w:id="8212" w:author="Dr Mamadou SANOGO" w:date="2023-10-26T15:54:00Z">
              <w:r w:rsidRPr="00683B98" w:rsidDel="00561D9D">
                <w:rPr>
                  <w:rFonts w:asciiTheme="minorHAnsi" w:hAnsiTheme="minorHAnsi"/>
                  <w:bCs/>
                  <w:color w:val="FF0000"/>
                  <w:szCs w:val="18"/>
                  <w:rPrChange w:id="8213" w:author="Dr Mamadou SANOGO" w:date="2023-10-26T15:46:00Z">
                    <w:rPr>
                      <w:rFonts w:asciiTheme="minorHAnsi" w:hAnsiTheme="minorHAnsi"/>
                      <w:bCs/>
                      <w:color w:val="000000" w:themeColor="text1"/>
                      <w:szCs w:val="18"/>
                    </w:rPr>
                  </w:rPrChange>
                </w:rPr>
                <w:delText>Appliquer les principes et les méthodes d’enseignement / apprentissage ; Encadrer les stagiaires et le personnel placé sous sa responsabilité ; Rédiger un mémoire de fin d’études</w:delText>
              </w:r>
              <w:r w:rsidRPr="00683B98" w:rsidDel="00561D9D">
                <w:rPr>
                  <w:rFonts w:asciiTheme="minorHAnsi" w:hAnsiTheme="minorHAnsi"/>
                  <w:bCs/>
                  <w:color w:val="FF0000"/>
                  <w:sz w:val="20"/>
                  <w:szCs w:val="20"/>
                  <w:rPrChange w:id="8214" w:author="Dr Mamadou SANOGO" w:date="2023-10-26T15:46:00Z">
                    <w:rPr>
                      <w:rFonts w:asciiTheme="minorHAnsi" w:hAnsiTheme="minorHAnsi"/>
                      <w:bCs/>
                      <w:color w:val="000000" w:themeColor="text1"/>
                      <w:sz w:val="20"/>
                      <w:szCs w:val="20"/>
                    </w:rPr>
                  </w:rPrChange>
                </w:rPr>
                <w:delText xml:space="preserve"> </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48F1EA" w14:textId="2E2ECDFD" w:rsidR="00631BF4" w:rsidRPr="00683B98" w:rsidDel="00561D9D" w:rsidRDefault="00631BF4" w:rsidP="00F26652">
            <w:pPr>
              <w:tabs>
                <w:tab w:val="left" w:pos="567"/>
                <w:tab w:val="left" w:pos="1276"/>
                <w:tab w:val="left" w:pos="2127"/>
              </w:tabs>
              <w:spacing w:before="100" w:line="276" w:lineRule="auto"/>
              <w:rPr>
                <w:del w:id="8215" w:author="Dr Mamadou SANOGO" w:date="2023-10-26T15:54:00Z"/>
                <w:rFonts w:asciiTheme="minorHAnsi" w:hAnsiTheme="minorHAnsi"/>
                <w:bCs/>
                <w:color w:val="FF0000"/>
                <w:sz w:val="20"/>
                <w:szCs w:val="20"/>
                <w:rPrChange w:id="8216" w:author="Dr Mamadou SANOGO" w:date="2023-10-26T15:46:00Z">
                  <w:rPr>
                    <w:del w:id="8217" w:author="Dr Mamadou SANOGO" w:date="2023-10-26T15:54:00Z"/>
                    <w:rFonts w:asciiTheme="minorHAnsi" w:hAnsiTheme="minorHAnsi"/>
                    <w:bCs/>
                    <w:color w:val="000000" w:themeColor="text1"/>
                    <w:sz w:val="20"/>
                    <w:szCs w:val="20"/>
                  </w:rPr>
                </w:rPrChange>
              </w:rPr>
            </w:pPr>
            <w:del w:id="8218" w:author="Dr Mamadou SANOGO" w:date="2023-10-26T15:54:00Z">
              <w:r w:rsidRPr="00683B98" w:rsidDel="00561D9D">
                <w:rPr>
                  <w:rFonts w:asciiTheme="minorHAnsi" w:hAnsiTheme="minorHAnsi"/>
                  <w:bCs/>
                  <w:color w:val="FF0000"/>
                  <w:sz w:val="20"/>
                  <w:szCs w:val="20"/>
                  <w:rPrChange w:id="8219" w:author="Dr Mamadou SANOGO" w:date="2023-10-26T15:46:00Z">
                    <w:rPr>
                      <w:rFonts w:asciiTheme="minorHAnsi" w:hAnsiTheme="minorHAnsi"/>
                      <w:bCs/>
                      <w:color w:val="000000" w:themeColor="text1"/>
                      <w:sz w:val="20"/>
                      <w:szCs w:val="20"/>
                    </w:rPr>
                  </w:rPrChange>
                </w:rPr>
                <w:delText>Stage d’application</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F75620A" w14:textId="45AAA5B1" w:rsidR="00631BF4" w:rsidRPr="00683B98" w:rsidDel="00561D9D" w:rsidRDefault="00631BF4" w:rsidP="00F26652">
            <w:pPr>
              <w:tabs>
                <w:tab w:val="left" w:pos="567"/>
                <w:tab w:val="left" w:pos="1276"/>
                <w:tab w:val="left" w:pos="2127"/>
              </w:tabs>
              <w:spacing w:before="100" w:line="276" w:lineRule="auto"/>
              <w:jc w:val="center"/>
              <w:rPr>
                <w:del w:id="8220" w:author="Dr Mamadou SANOGO" w:date="2023-10-26T15:54:00Z"/>
                <w:rFonts w:asciiTheme="minorHAnsi" w:hAnsiTheme="minorHAnsi"/>
                <w:bCs/>
                <w:color w:val="FF0000"/>
                <w:sz w:val="20"/>
                <w:szCs w:val="20"/>
                <w:rPrChange w:id="8221" w:author="Dr Mamadou SANOGO" w:date="2023-10-26T15:46:00Z">
                  <w:rPr>
                    <w:del w:id="8222" w:author="Dr Mamadou SANOGO" w:date="2023-10-26T15:54:00Z"/>
                    <w:rFonts w:asciiTheme="minorHAnsi" w:hAnsiTheme="minorHAnsi"/>
                    <w:bCs/>
                    <w:color w:val="000000" w:themeColor="text1"/>
                    <w:sz w:val="20"/>
                    <w:szCs w:val="20"/>
                  </w:rPr>
                </w:rPrChange>
              </w:rPr>
            </w:pPr>
            <w:del w:id="8223" w:author="Dr Mamadou SANOGO" w:date="2023-10-26T15:54:00Z">
              <w:r w:rsidRPr="00683B98" w:rsidDel="00561D9D">
                <w:rPr>
                  <w:rFonts w:asciiTheme="minorHAnsi" w:hAnsiTheme="minorHAnsi"/>
                  <w:bCs/>
                  <w:color w:val="FF0000"/>
                  <w:sz w:val="20"/>
                  <w:szCs w:val="20"/>
                  <w:rPrChange w:id="8224" w:author="Dr Mamadou SANOGO" w:date="2023-10-26T15:46:00Z">
                    <w:rPr>
                      <w:rFonts w:asciiTheme="minorHAnsi" w:hAnsiTheme="minorHAnsi"/>
                      <w:bCs/>
                      <w:color w:val="000000" w:themeColor="text1"/>
                      <w:sz w:val="20"/>
                      <w:szCs w:val="20"/>
                    </w:rPr>
                  </w:rPrChange>
                </w:rPr>
                <w:delText>12</w:delText>
              </w:r>
            </w:del>
          </w:p>
        </w:tc>
        <w:tc>
          <w:tcPr>
            <w:tcW w:w="415" w:type="pct"/>
            <w:vMerge w:val="restart"/>
            <w:tcBorders>
              <w:top w:val="single" w:sz="4" w:space="0" w:color="auto"/>
              <w:left w:val="single" w:sz="4" w:space="0" w:color="auto"/>
              <w:right w:val="single" w:sz="4" w:space="0" w:color="auto"/>
            </w:tcBorders>
            <w:vAlign w:val="center"/>
          </w:tcPr>
          <w:p w14:paraId="053F1724" w14:textId="1D0A659F" w:rsidR="00631BF4" w:rsidRPr="00683B98" w:rsidDel="00561D9D" w:rsidRDefault="00631BF4" w:rsidP="00F26652">
            <w:pPr>
              <w:spacing w:before="100" w:line="276" w:lineRule="auto"/>
              <w:jc w:val="center"/>
              <w:rPr>
                <w:del w:id="8225" w:author="Dr Mamadou SANOGO" w:date="2023-10-26T15:54:00Z"/>
                <w:rFonts w:asciiTheme="minorHAnsi" w:hAnsiTheme="minorHAnsi"/>
                <w:bCs/>
                <w:color w:val="FF0000"/>
                <w:sz w:val="20"/>
                <w:szCs w:val="20"/>
                <w:rPrChange w:id="8226" w:author="Dr Mamadou SANOGO" w:date="2023-10-26T15:46:00Z">
                  <w:rPr>
                    <w:del w:id="8227" w:author="Dr Mamadou SANOGO" w:date="2023-10-26T15:54:00Z"/>
                    <w:rFonts w:asciiTheme="minorHAnsi" w:hAnsiTheme="minorHAnsi"/>
                    <w:bCs/>
                    <w:color w:val="000000" w:themeColor="text1"/>
                    <w:sz w:val="20"/>
                    <w:szCs w:val="20"/>
                  </w:rPr>
                </w:rPrChange>
              </w:rPr>
            </w:pPr>
            <w:del w:id="8228" w:author="Dr Mamadou SANOGO" w:date="2023-10-26T15:54:00Z">
              <w:r w:rsidRPr="00683B98" w:rsidDel="00561D9D">
                <w:rPr>
                  <w:rFonts w:asciiTheme="minorHAnsi" w:hAnsiTheme="minorHAnsi"/>
                  <w:bCs/>
                  <w:color w:val="FF0000"/>
                  <w:sz w:val="20"/>
                  <w:szCs w:val="20"/>
                  <w:rPrChange w:id="8229" w:author="Dr Mamadou SANOGO" w:date="2023-10-26T15:46:00Z">
                    <w:rPr>
                      <w:rFonts w:asciiTheme="minorHAnsi" w:hAnsiTheme="minorHAnsi"/>
                      <w:bCs/>
                      <w:color w:val="000000" w:themeColor="text1"/>
                      <w:sz w:val="20"/>
                      <w:szCs w:val="20"/>
                    </w:rPr>
                  </w:rPrChange>
                </w:rPr>
                <w:delText>00/40/40/540/280</w:delText>
              </w:r>
            </w:del>
          </w:p>
        </w:tc>
        <w:tc>
          <w:tcPr>
            <w:tcW w:w="883" w:type="pct"/>
            <w:vMerge w:val="restart"/>
            <w:tcBorders>
              <w:top w:val="single" w:sz="4" w:space="0" w:color="auto"/>
              <w:left w:val="single" w:sz="4" w:space="0" w:color="auto"/>
              <w:right w:val="single" w:sz="4" w:space="0" w:color="auto"/>
            </w:tcBorders>
            <w:vAlign w:val="center"/>
            <w:hideMark/>
          </w:tcPr>
          <w:p w14:paraId="60677D25" w14:textId="37E2F08C" w:rsidR="00631BF4" w:rsidRPr="00683B98" w:rsidDel="00561D9D" w:rsidRDefault="00631BF4" w:rsidP="00F26652">
            <w:pPr>
              <w:spacing w:line="276" w:lineRule="auto"/>
              <w:rPr>
                <w:del w:id="8230" w:author="Dr Mamadou SANOGO" w:date="2023-10-26T15:54:00Z"/>
                <w:color w:val="FF0000"/>
                <w:sz w:val="20"/>
                <w:szCs w:val="20"/>
                <w:rPrChange w:id="8231" w:author="Dr Mamadou SANOGO" w:date="2023-10-26T15:46:00Z">
                  <w:rPr>
                    <w:del w:id="8232" w:author="Dr Mamadou SANOGO" w:date="2023-10-26T15:54:00Z"/>
                    <w:sz w:val="20"/>
                    <w:szCs w:val="20"/>
                  </w:rPr>
                </w:rPrChange>
              </w:rPr>
            </w:pPr>
            <w:del w:id="8233" w:author="Dr Mamadou SANOGO" w:date="2023-10-26T15:54:00Z">
              <w:r w:rsidRPr="00683B98" w:rsidDel="00561D9D">
                <w:rPr>
                  <w:rFonts w:asciiTheme="minorHAnsi" w:hAnsiTheme="minorHAnsi"/>
                  <w:bCs/>
                  <w:i/>
                  <w:color w:val="FF0000"/>
                  <w:sz w:val="20"/>
                  <w:szCs w:val="20"/>
                  <w:rPrChange w:id="8234" w:author="Dr Mamadou SANOGO" w:date="2023-10-26T15:46:00Z">
                    <w:rPr>
                      <w:rFonts w:asciiTheme="minorHAnsi" w:hAnsiTheme="minorHAnsi"/>
                      <w:bCs/>
                      <w:i/>
                      <w:color w:val="000000" w:themeColor="text1"/>
                      <w:sz w:val="20"/>
                      <w:szCs w:val="20"/>
                    </w:rPr>
                  </w:rPrChange>
                </w:rPr>
                <w:delText>Travaux dirigés, travaux pratiques, études de cas, exposés participatifs, mise en situation réelle de travail, stage</w:delText>
              </w:r>
            </w:del>
          </w:p>
        </w:tc>
        <w:tc>
          <w:tcPr>
            <w:tcW w:w="656" w:type="pct"/>
            <w:vMerge w:val="restart"/>
            <w:tcBorders>
              <w:top w:val="single" w:sz="4" w:space="0" w:color="auto"/>
              <w:left w:val="single" w:sz="4" w:space="0" w:color="auto"/>
              <w:right w:val="single" w:sz="4" w:space="0" w:color="auto"/>
            </w:tcBorders>
            <w:vAlign w:val="center"/>
            <w:hideMark/>
          </w:tcPr>
          <w:p w14:paraId="7D38CFB3" w14:textId="79AF6888" w:rsidR="00631BF4" w:rsidRPr="00683B98" w:rsidDel="00561D9D" w:rsidRDefault="00631BF4" w:rsidP="00F26652">
            <w:pPr>
              <w:spacing w:line="276" w:lineRule="auto"/>
              <w:rPr>
                <w:del w:id="8235" w:author="Dr Mamadou SANOGO" w:date="2023-10-26T15:54:00Z"/>
                <w:color w:val="FF0000"/>
                <w:sz w:val="20"/>
                <w:szCs w:val="20"/>
                <w:rPrChange w:id="8236" w:author="Dr Mamadou SANOGO" w:date="2023-10-26T15:46:00Z">
                  <w:rPr>
                    <w:del w:id="8237" w:author="Dr Mamadou SANOGO" w:date="2023-10-26T15:54:00Z"/>
                    <w:sz w:val="20"/>
                    <w:szCs w:val="20"/>
                  </w:rPr>
                </w:rPrChange>
              </w:rPr>
            </w:pPr>
            <w:del w:id="8238" w:author="Dr Mamadou SANOGO" w:date="2023-10-26T15:54:00Z">
              <w:r w:rsidRPr="00683B98" w:rsidDel="00561D9D">
                <w:rPr>
                  <w:rFonts w:asciiTheme="minorHAnsi" w:hAnsiTheme="minorHAnsi"/>
                  <w:bCs/>
                  <w:i/>
                  <w:color w:val="FF0000"/>
                  <w:sz w:val="20"/>
                  <w:szCs w:val="20"/>
                  <w:rPrChange w:id="8239"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AABF49" w14:textId="0F1DF4BB" w:rsidTr="00F26652">
        <w:trPr>
          <w:cantSplit/>
          <w:trHeight w:val="162"/>
          <w:del w:id="8240" w:author="Dr Mamadou SANOGO" w:date="2023-10-26T15:54:00Z"/>
        </w:trPr>
        <w:tc>
          <w:tcPr>
            <w:tcW w:w="761" w:type="pct"/>
            <w:vMerge/>
            <w:tcBorders>
              <w:left w:val="single" w:sz="4" w:space="0" w:color="auto"/>
              <w:right w:val="single" w:sz="4" w:space="0" w:color="auto"/>
            </w:tcBorders>
            <w:vAlign w:val="center"/>
            <w:hideMark/>
          </w:tcPr>
          <w:p w14:paraId="16AB8768" w14:textId="0AA45498" w:rsidR="00631BF4" w:rsidRPr="00683B98" w:rsidDel="00561D9D" w:rsidRDefault="00631BF4" w:rsidP="00F26652">
            <w:pPr>
              <w:spacing w:line="276" w:lineRule="auto"/>
              <w:rPr>
                <w:del w:id="8241" w:author="Dr Mamadou SANOGO" w:date="2023-10-26T15:54:00Z"/>
                <w:rFonts w:asciiTheme="minorHAnsi" w:hAnsiTheme="minorHAnsi"/>
                <w:b/>
                <w:color w:val="FF0000"/>
                <w:rPrChange w:id="8242" w:author="Dr Mamadou SANOGO" w:date="2023-10-26T15:46:00Z">
                  <w:rPr>
                    <w:del w:id="8243" w:author="Dr Mamadou SANOGO" w:date="2023-10-26T15:54:00Z"/>
                    <w:rFonts w:asciiTheme="minorHAnsi" w:hAnsiTheme="minorHAnsi"/>
                    <w:b/>
                    <w:color w:val="000000" w:themeColor="text1"/>
                  </w:rPr>
                </w:rPrChange>
              </w:rPr>
            </w:pPr>
          </w:p>
        </w:tc>
        <w:tc>
          <w:tcPr>
            <w:tcW w:w="269" w:type="pct"/>
            <w:vMerge/>
            <w:tcBorders>
              <w:left w:val="single" w:sz="4" w:space="0" w:color="auto"/>
              <w:right w:val="single" w:sz="4" w:space="0" w:color="auto"/>
            </w:tcBorders>
            <w:vAlign w:val="center"/>
            <w:hideMark/>
          </w:tcPr>
          <w:p w14:paraId="4D7656BB" w14:textId="5D4E12B3" w:rsidR="00631BF4" w:rsidRPr="00683B98" w:rsidDel="00561D9D" w:rsidRDefault="00631BF4" w:rsidP="00F26652">
            <w:pPr>
              <w:spacing w:line="276" w:lineRule="auto"/>
              <w:jc w:val="center"/>
              <w:rPr>
                <w:del w:id="8244" w:author="Dr Mamadou SANOGO" w:date="2023-10-26T15:54:00Z"/>
                <w:rFonts w:asciiTheme="minorHAnsi" w:hAnsiTheme="minorHAnsi"/>
                <w:b/>
                <w:color w:val="FF0000"/>
                <w:rPrChange w:id="8245" w:author="Dr Mamadou SANOGO" w:date="2023-10-26T15:46:00Z">
                  <w:rPr>
                    <w:del w:id="8246" w:author="Dr Mamadou SANOGO" w:date="2023-10-26T15:54:00Z"/>
                    <w:rFonts w:asciiTheme="minorHAnsi" w:hAnsiTheme="minorHAnsi"/>
                    <w:b/>
                    <w:color w:val="000000" w:themeColor="text1"/>
                  </w:rPr>
                </w:rPrChange>
              </w:rPr>
            </w:pPr>
          </w:p>
        </w:tc>
        <w:tc>
          <w:tcPr>
            <w:tcW w:w="851" w:type="pct"/>
            <w:vMerge/>
            <w:tcBorders>
              <w:left w:val="single" w:sz="4" w:space="0" w:color="auto"/>
              <w:right w:val="single" w:sz="4" w:space="0" w:color="auto"/>
            </w:tcBorders>
            <w:vAlign w:val="center"/>
            <w:hideMark/>
          </w:tcPr>
          <w:p w14:paraId="4FEA1561" w14:textId="173041CF" w:rsidR="00631BF4" w:rsidRPr="00683B98" w:rsidDel="00561D9D" w:rsidRDefault="00631BF4" w:rsidP="00F26652">
            <w:pPr>
              <w:tabs>
                <w:tab w:val="left" w:pos="567"/>
                <w:tab w:val="left" w:pos="1276"/>
                <w:tab w:val="left" w:pos="2127"/>
              </w:tabs>
              <w:spacing w:before="100" w:line="276" w:lineRule="auto"/>
              <w:rPr>
                <w:del w:id="8247" w:author="Dr Mamadou SANOGO" w:date="2023-10-26T15:54:00Z"/>
                <w:rFonts w:asciiTheme="minorHAnsi" w:hAnsiTheme="minorHAnsi"/>
                <w:bCs/>
                <w:color w:val="FF0000"/>
                <w:sz w:val="18"/>
                <w:szCs w:val="18"/>
                <w:rPrChange w:id="8248" w:author="Dr Mamadou SANOGO" w:date="2023-10-26T15:46:00Z">
                  <w:rPr>
                    <w:del w:id="8249"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bottom w:val="single" w:sz="4" w:space="0" w:color="auto"/>
              <w:right w:val="single" w:sz="4" w:space="0" w:color="auto"/>
            </w:tcBorders>
            <w:vAlign w:val="center"/>
            <w:hideMark/>
          </w:tcPr>
          <w:p w14:paraId="62431516" w14:textId="4CFBEB37" w:rsidR="00631BF4" w:rsidRPr="00683B98" w:rsidDel="00561D9D" w:rsidRDefault="00631BF4" w:rsidP="00F26652">
            <w:pPr>
              <w:tabs>
                <w:tab w:val="left" w:pos="567"/>
                <w:tab w:val="left" w:pos="1276"/>
                <w:tab w:val="left" w:pos="2127"/>
              </w:tabs>
              <w:spacing w:before="100" w:line="276" w:lineRule="auto"/>
              <w:rPr>
                <w:del w:id="8250" w:author="Dr Mamadou SANOGO" w:date="2023-10-26T15:54:00Z"/>
                <w:rFonts w:asciiTheme="minorHAnsi" w:hAnsiTheme="minorHAnsi"/>
                <w:bCs/>
                <w:color w:val="FF0000"/>
                <w:szCs w:val="18"/>
                <w:rPrChange w:id="8251" w:author="Dr Mamadou SANOGO" w:date="2023-10-26T15:46:00Z">
                  <w:rPr>
                    <w:del w:id="8252" w:author="Dr Mamadou SANOGO" w:date="2023-10-26T15:54:00Z"/>
                    <w:rFonts w:asciiTheme="minorHAnsi" w:hAnsiTheme="minorHAnsi"/>
                    <w:bCs/>
                    <w:color w:val="000000" w:themeColor="text1"/>
                    <w:szCs w:val="18"/>
                  </w:rPr>
                </w:rPrChange>
              </w:rPr>
            </w:pPr>
            <w:del w:id="8253" w:author="Dr Mamadou SANOGO" w:date="2023-10-26T15:54:00Z">
              <w:r w:rsidRPr="00683B98" w:rsidDel="00561D9D">
                <w:rPr>
                  <w:rFonts w:asciiTheme="minorHAnsi" w:hAnsiTheme="minorHAnsi"/>
                  <w:bCs/>
                  <w:color w:val="FF0000"/>
                  <w:szCs w:val="18"/>
                  <w:rPrChange w:id="8254" w:author="Dr Mamadou SANOGO" w:date="2023-10-26T15:46:00Z">
                    <w:rPr>
                      <w:rFonts w:asciiTheme="minorHAnsi" w:hAnsiTheme="minorHAnsi"/>
                      <w:bCs/>
                      <w:color w:val="000000" w:themeColor="text1"/>
                      <w:szCs w:val="18"/>
                    </w:rPr>
                  </w:rPrChange>
                </w:rPr>
                <w:delText>Méthodologie de recherche</w:delText>
              </w:r>
            </w:del>
          </w:p>
        </w:tc>
        <w:tc>
          <w:tcPr>
            <w:tcW w:w="314" w:type="pct"/>
            <w:tcBorders>
              <w:top w:val="single" w:sz="4" w:space="0" w:color="auto"/>
              <w:left w:val="single" w:sz="4" w:space="0" w:color="auto"/>
              <w:bottom w:val="single" w:sz="4" w:space="0" w:color="auto"/>
              <w:right w:val="single" w:sz="4" w:space="0" w:color="auto"/>
            </w:tcBorders>
            <w:vAlign w:val="center"/>
          </w:tcPr>
          <w:p w14:paraId="428CC795" w14:textId="573F3FD0" w:rsidR="00631BF4" w:rsidRPr="00683B98" w:rsidDel="00561D9D" w:rsidRDefault="00631BF4" w:rsidP="00F26652">
            <w:pPr>
              <w:tabs>
                <w:tab w:val="left" w:pos="567"/>
                <w:tab w:val="left" w:pos="1276"/>
                <w:tab w:val="left" w:pos="2127"/>
              </w:tabs>
              <w:spacing w:before="100" w:line="276" w:lineRule="auto"/>
              <w:jc w:val="center"/>
              <w:rPr>
                <w:del w:id="8255" w:author="Dr Mamadou SANOGO" w:date="2023-10-26T15:54:00Z"/>
                <w:rFonts w:asciiTheme="minorHAnsi" w:hAnsiTheme="minorHAnsi"/>
                <w:bCs/>
                <w:color w:val="FF0000"/>
                <w:szCs w:val="18"/>
                <w:rPrChange w:id="8256" w:author="Dr Mamadou SANOGO" w:date="2023-10-26T15:46:00Z">
                  <w:rPr>
                    <w:del w:id="8257" w:author="Dr Mamadou SANOGO" w:date="2023-10-26T15:54:00Z"/>
                    <w:rFonts w:asciiTheme="minorHAnsi" w:hAnsiTheme="minorHAnsi"/>
                    <w:bCs/>
                    <w:color w:val="000000" w:themeColor="text1"/>
                    <w:szCs w:val="18"/>
                  </w:rPr>
                </w:rPrChange>
              </w:rPr>
            </w:pPr>
            <w:del w:id="8258" w:author="Dr Mamadou SANOGO" w:date="2023-10-26T15:54:00Z">
              <w:r w:rsidRPr="00683B98" w:rsidDel="00561D9D">
                <w:rPr>
                  <w:rFonts w:asciiTheme="minorHAnsi" w:hAnsiTheme="minorHAnsi"/>
                  <w:bCs/>
                  <w:color w:val="FF0000"/>
                  <w:szCs w:val="18"/>
                  <w:rPrChange w:id="8259" w:author="Dr Mamadou SANOGO" w:date="2023-10-26T15:46:00Z">
                    <w:rPr>
                      <w:rFonts w:asciiTheme="minorHAnsi" w:hAnsiTheme="minorHAnsi"/>
                      <w:bCs/>
                      <w:color w:val="000000" w:themeColor="text1"/>
                      <w:szCs w:val="18"/>
                    </w:rPr>
                  </w:rPrChange>
                </w:rPr>
                <w:delText>4</w:delText>
              </w:r>
            </w:del>
          </w:p>
        </w:tc>
        <w:tc>
          <w:tcPr>
            <w:tcW w:w="415" w:type="pct"/>
            <w:vMerge/>
            <w:tcBorders>
              <w:left w:val="single" w:sz="4" w:space="0" w:color="auto"/>
              <w:right w:val="single" w:sz="4" w:space="0" w:color="auto"/>
            </w:tcBorders>
            <w:vAlign w:val="center"/>
            <w:hideMark/>
          </w:tcPr>
          <w:p w14:paraId="2DD169C2" w14:textId="307FF0F2" w:rsidR="00631BF4" w:rsidRPr="00683B98" w:rsidDel="00561D9D" w:rsidRDefault="00631BF4" w:rsidP="00F26652">
            <w:pPr>
              <w:tabs>
                <w:tab w:val="left" w:pos="567"/>
                <w:tab w:val="left" w:pos="1276"/>
                <w:tab w:val="left" w:pos="2127"/>
              </w:tabs>
              <w:spacing w:before="100" w:line="276" w:lineRule="auto"/>
              <w:jc w:val="center"/>
              <w:rPr>
                <w:del w:id="8260" w:author="Dr Mamadou SANOGO" w:date="2023-10-26T15:54:00Z"/>
                <w:rFonts w:asciiTheme="minorHAnsi" w:hAnsiTheme="minorHAnsi"/>
                <w:bCs/>
                <w:color w:val="FF0000"/>
                <w:szCs w:val="18"/>
                <w:rPrChange w:id="8261" w:author="Dr Mamadou SANOGO" w:date="2023-10-26T15:46:00Z">
                  <w:rPr>
                    <w:del w:id="8262" w:author="Dr Mamadou SANOGO" w:date="2023-10-26T15:54:00Z"/>
                    <w:rFonts w:asciiTheme="minorHAnsi" w:hAnsiTheme="minorHAnsi"/>
                    <w:bCs/>
                    <w:color w:val="000000" w:themeColor="text1"/>
                    <w:szCs w:val="18"/>
                  </w:rPr>
                </w:rPrChange>
              </w:rPr>
            </w:pPr>
          </w:p>
        </w:tc>
        <w:tc>
          <w:tcPr>
            <w:tcW w:w="883" w:type="pct"/>
            <w:vMerge/>
            <w:tcBorders>
              <w:left w:val="single" w:sz="4" w:space="0" w:color="auto"/>
              <w:right w:val="single" w:sz="4" w:space="0" w:color="auto"/>
            </w:tcBorders>
            <w:vAlign w:val="center"/>
            <w:hideMark/>
          </w:tcPr>
          <w:p w14:paraId="55D30E05" w14:textId="374B3A59" w:rsidR="00631BF4" w:rsidRPr="00683B98" w:rsidDel="00561D9D" w:rsidRDefault="00631BF4" w:rsidP="00F26652">
            <w:pPr>
              <w:tabs>
                <w:tab w:val="left" w:pos="567"/>
                <w:tab w:val="left" w:pos="1276"/>
                <w:tab w:val="left" w:pos="2127"/>
              </w:tabs>
              <w:spacing w:before="100" w:line="276" w:lineRule="auto"/>
              <w:rPr>
                <w:del w:id="8263" w:author="Dr Mamadou SANOGO" w:date="2023-10-26T15:54:00Z"/>
                <w:rFonts w:asciiTheme="minorHAnsi" w:hAnsiTheme="minorHAnsi"/>
                <w:bCs/>
                <w:i/>
                <w:color w:val="FF0000"/>
                <w:sz w:val="16"/>
                <w:szCs w:val="16"/>
                <w:rPrChange w:id="8264" w:author="Dr Mamadou SANOGO" w:date="2023-10-26T15:46:00Z">
                  <w:rPr>
                    <w:del w:id="8265"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right w:val="single" w:sz="4" w:space="0" w:color="auto"/>
            </w:tcBorders>
            <w:vAlign w:val="center"/>
            <w:hideMark/>
          </w:tcPr>
          <w:p w14:paraId="1CCDA7CA" w14:textId="5C0A3847" w:rsidR="00631BF4" w:rsidRPr="00683B98" w:rsidDel="00561D9D" w:rsidRDefault="00631BF4" w:rsidP="00F26652">
            <w:pPr>
              <w:tabs>
                <w:tab w:val="left" w:pos="567"/>
                <w:tab w:val="left" w:pos="1276"/>
                <w:tab w:val="left" w:pos="2127"/>
              </w:tabs>
              <w:spacing w:before="100" w:line="276" w:lineRule="auto"/>
              <w:rPr>
                <w:del w:id="8266" w:author="Dr Mamadou SANOGO" w:date="2023-10-26T15:54:00Z"/>
                <w:rFonts w:asciiTheme="minorHAnsi" w:hAnsiTheme="minorHAnsi"/>
                <w:bCs/>
                <w:i/>
                <w:color w:val="FF0000"/>
                <w:sz w:val="16"/>
                <w:szCs w:val="16"/>
                <w:rPrChange w:id="8267" w:author="Dr Mamadou SANOGO" w:date="2023-10-26T15:46:00Z">
                  <w:rPr>
                    <w:del w:id="8268" w:author="Dr Mamadou SANOGO" w:date="2023-10-26T15:54:00Z"/>
                    <w:rFonts w:asciiTheme="minorHAnsi" w:hAnsiTheme="minorHAnsi"/>
                    <w:bCs/>
                    <w:i/>
                    <w:color w:val="000000" w:themeColor="text1"/>
                    <w:sz w:val="16"/>
                    <w:szCs w:val="16"/>
                  </w:rPr>
                </w:rPrChange>
              </w:rPr>
            </w:pPr>
          </w:p>
        </w:tc>
      </w:tr>
      <w:tr w:rsidR="00683B98" w:rsidRPr="00683B98" w:rsidDel="00561D9D" w14:paraId="3A6D4D1A" w14:textId="72A0D6F5" w:rsidTr="00F26652">
        <w:trPr>
          <w:cantSplit/>
          <w:trHeight w:val="2667"/>
          <w:del w:id="8269" w:author="Dr Mamadou SANOGO" w:date="2023-10-26T15:54:00Z"/>
        </w:trPr>
        <w:tc>
          <w:tcPr>
            <w:tcW w:w="761" w:type="pct"/>
            <w:vMerge/>
            <w:tcBorders>
              <w:left w:val="single" w:sz="4" w:space="0" w:color="auto"/>
              <w:bottom w:val="single" w:sz="4" w:space="0" w:color="auto"/>
              <w:right w:val="single" w:sz="4" w:space="0" w:color="auto"/>
            </w:tcBorders>
            <w:vAlign w:val="center"/>
          </w:tcPr>
          <w:p w14:paraId="69791142" w14:textId="0B4263DB" w:rsidR="00631BF4" w:rsidRPr="00683B98" w:rsidDel="00561D9D" w:rsidRDefault="00631BF4" w:rsidP="00F26652">
            <w:pPr>
              <w:spacing w:line="276" w:lineRule="auto"/>
              <w:rPr>
                <w:del w:id="8270" w:author="Dr Mamadou SANOGO" w:date="2023-10-26T15:54:00Z"/>
                <w:rFonts w:asciiTheme="minorHAnsi" w:hAnsiTheme="minorHAnsi"/>
                <w:b/>
                <w:color w:val="FF0000"/>
                <w:rPrChange w:id="8271" w:author="Dr Mamadou SANOGO" w:date="2023-10-26T15:46:00Z">
                  <w:rPr>
                    <w:del w:id="8272" w:author="Dr Mamadou SANOGO" w:date="2023-10-26T15:54:00Z"/>
                    <w:rFonts w:asciiTheme="minorHAnsi" w:hAnsiTheme="minorHAnsi"/>
                    <w:b/>
                    <w:color w:val="000000" w:themeColor="text1"/>
                  </w:rPr>
                </w:rPrChange>
              </w:rPr>
            </w:pPr>
          </w:p>
        </w:tc>
        <w:tc>
          <w:tcPr>
            <w:tcW w:w="269" w:type="pct"/>
            <w:vMerge/>
            <w:tcBorders>
              <w:left w:val="single" w:sz="4" w:space="0" w:color="auto"/>
              <w:bottom w:val="single" w:sz="4" w:space="0" w:color="auto"/>
              <w:right w:val="single" w:sz="4" w:space="0" w:color="auto"/>
            </w:tcBorders>
            <w:vAlign w:val="center"/>
          </w:tcPr>
          <w:p w14:paraId="64980497" w14:textId="0CFD8BB3" w:rsidR="00631BF4" w:rsidRPr="00683B98" w:rsidDel="00561D9D" w:rsidRDefault="00631BF4" w:rsidP="00F26652">
            <w:pPr>
              <w:spacing w:line="276" w:lineRule="auto"/>
              <w:jc w:val="center"/>
              <w:rPr>
                <w:del w:id="8273" w:author="Dr Mamadou SANOGO" w:date="2023-10-26T15:54:00Z"/>
                <w:rFonts w:asciiTheme="minorHAnsi" w:hAnsiTheme="minorHAnsi"/>
                <w:b/>
                <w:color w:val="FF0000"/>
                <w:rPrChange w:id="8274" w:author="Dr Mamadou SANOGO" w:date="2023-10-26T15:46:00Z">
                  <w:rPr>
                    <w:del w:id="8275" w:author="Dr Mamadou SANOGO" w:date="2023-10-26T15:54:00Z"/>
                    <w:rFonts w:asciiTheme="minorHAnsi" w:hAnsiTheme="minorHAnsi"/>
                    <w:b/>
                    <w:color w:val="000000" w:themeColor="text1"/>
                  </w:rPr>
                </w:rPrChange>
              </w:rPr>
            </w:pPr>
          </w:p>
        </w:tc>
        <w:tc>
          <w:tcPr>
            <w:tcW w:w="851" w:type="pct"/>
            <w:vMerge/>
            <w:tcBorders>
              <w:left w:val="single" w:sz="4" w:space="0" w:color="auto"/>
              <w:bottom w:val="single" w:sz="4" w:space="0" w:color="auto"/>
              <w:right w:val="single" w:sz="4" w:space="0" w:color="auto"/>
            </w:tcBorders>
            <w:vAlign w:val="center"/>
          </w:tcPr>
          <w:p w14:paraId="36F4F91C" w14:textId="75E4FBE9" w:rsidR="00631BF4" w:rsidRPr="00683B98" w:rsidDel="00561D9D" w:rsidRDefault="00631BF4" w:rsidP="00F26652">
            <w:pPr>
              <w:tabs>
                <w:tab w:val="left" w:pos="567"/>
                <w:tab w:val="left" w:pos="1276"/>
                <w:tab w:val="left" w:pos="2127"/>
              </w:tabs>
              <w:spacing w:before="100" w:line="276" w:lineRule="auto"/>
              <w:rPr>
                <w:del w:id="8276" w:author="Dr Mamadou SANOGO" w:date="2023-10-26T15:54:00Z"/>
                <w:rFonts w:asciiTheme="minorHAnsi" w:hAnsiTheme="minorHAnsi"/>
                <w:bCs/>
                <w:color w:val="FF0000"/>
                <w:sz w:val="18"/>
                <w:szCs w:val="18"/>
                <w:rPrChange w:id="8277" w:author="Dr Mamadou SANOGO" w:date="2023-10-26T15:46:00Z">
                  <w:rPr>
                    <w:del w:id="8278"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right w:val="single" w:sz="4" w:space="0" w:color="auto"/>
            </w:tcBorders>
            <w:vAlign w:val="center"/>
          </w:tcPr>
          <w:p w14:paraId="6F05825B" w14:textId="78C02A4D" w:rsidR="00631BF4" w:rsidRPr="00683B98" w:rsidDel="00561D9D" w:rsidRDefault="00631BF4" w:rsidP="00F26652">
            <w:pPr>
              <w:tabs>
                <w:tab w:val="left" w:pos="567"/>
                <w:tab w:val="left" w:pos="1276"/>
                <w:tab w:val="left" w:pos="2127"/>
              </w:tabs>
              <w:spacing w:before="100" w:line="276" w:lineRule="auto"/>
              <w:rPr>
                <w:del w:id="8279" w:author="Dr Mamadou SANOGO" w:date="2023-10-26T15:54:00Z"/>
                <w:rFonts w:asciiTheme="minorHAnsi" w:hAnsiTheme="minorHAnsi"/>
                <w:bCs/>
                <w:color w:val="FF0000"/>
                <w:szCs w:val="18"/>
                <w:rPrChange w:id="8280" w:author="Dr Mamadou SANOGO" w:date="2023-10-26T15:46:00Z">
                  <w:rPr>
                    <w:del w:id="8281" w:author="Dr Mamadou SANOGO" w:date="2023-10-26T15:54:00Z"/>
                    <w:rFonts w:asciiTheme="minorHAnsi" w:hAnsiTheme="minorHAnsi"/>
                    <w:bCs/>
                    <w:color w:val="000000" w:themeColor="text1"/>
                    <w:szCs w:val="18"/>
                  </w:rPr>
                </w:rPrChange>
              </w:rPr>
            </w:pPr>
            <w:del w:id="8282" w:author="Dr Mamadou SANOGO" w:date="2023-10-26T15:54:00Z">
              <w:r w:rsidRPr="00683B98" w:rsidDel="00561D9D">
                <w:rPr>
                  <w:rFonts w:asciiTheme="minorHAnsi" w:hAnsiTheme="minorHAnsi"/>
                  <w:bCs/>
                  <w:color w:val="FF0000"/>
                  <w:szCs w:val="18"/>
                  <w:rPrChange w:id="8283" w:author="Dr Mamadou SANOGO" w:date="2023-10-26T15:46:00Z">
                    <w:rPr>
                      <w:rFonts w:asciiTheme="minorHAnsi" w:hAnsiTheme="minorHAnsi"/>
                      <w:bCs/>
                      <w:color w:val="000000" w:themeColor="text1"/>
                      <w:szCs w:val="18"/>
                    </w:rPr>
                  </w:rPrChange>
                </w:rPr>
                <w:delText>Rédaction  et soutenance de mémoire</w:delText>
              </w:r>
            </w:del>
          </w:p>
        </w:tc>
        <w:tc>
          <w:tcPr>
            <w:tcW w:w="314" w:type="pct"/>
            <w:tcBorders>
              <w:top w:val="single" w:sz="4" w:space="0" w:color="auto"/>
              <w:left w:val="single" w:sz="4" w:space="0" w:color="auto"/>
              <w:right w:val="single" w:sz="4" w:space="0" w:color="auto"/>
            </w:tcBorders>
            <w:vAlign w:val="center"/>
          </w:tcPr>
          <w:p w14:paraId="4166DF6F" w14:textId="1A48B883" w:rsidR="00631BF4" w:rsidRPr="00683B98" w:rsidDel="00561D9D" w:rsidRDefault="00631BF4" w:rsidP="00F26652">
            <w:pPr>
              <w:tabs>
                <w:tab w:val="left" w:pos="567"/>
                <w:tab w:val="left" w:pos="1276"/>
                <w:tab w:val="left" w:pos="2127"/>
              </w:tabs>
              <w:spacing w:before="100" w:line="276" w:lineRule="auto"/>
              <w:jc w:val="center"/>
              <w:rPr>
                <w:del w:id="8284" w:author="Dr Mamadou SANOGO" w:date="2023-10-26T15:54:00Z"/>
                <w:rFonts w:asciiTheme="minorHAnsi" w:hAnsiTheme="minorHAnsi"/>
                <w:bCs/>
                <w:color w:val="FF0000"/>
                <w:szCs w:val="18"/>
                <w:rPrChange w:id="8285" w:author="Dr Mamadou SANOGO" w:date="2023-10-26T15:46:00Z">
                  <w:rPr>
                    <w:del w:id="8286" w:author="Dr Mamadou SANOGO" w:date="2023-10-26T15:54:00Z"/>
                    <w:rFonts w:asciiTheme="minorHAnsi" w:hAnsiTheme="minorHAnsi"/>
                    <w:bCs/>
                    <w:color w:val="000000" w:themeColor="text1"/>
                    <w:szCs w:val="18"/>
                  </w:rPr>
                </w:rPrChange>
              </w:rPr>
            </w:pPr>
            <w:del w:id="8287" w:author="Dr Mamadou SANOGO" w:date="2023-10-26T15:54:00Z">
              <w:r w:rsidRPr="00683B98" w:rsidDel="00561D9D">
                <w:rPr>
                  <w:rFonts w:asciiTheme="minorHAnsi" w:hAnsiTheme="minorHAnsi"/>
                  <w:bCs/>
                  <w:color w:val="FF0000"/>
                  <w:szCs w:val="18"/>
                  <w:rPrChange w:id="8288" w:author="Dr Mamadou SANOGO" w:date="2023-10-26T15:46:00Z">
                    <w:rPr>
                      <w:rFonts w:asciiTheme="minorHAnsi" w:hAnsiTheme="minorHAnsi"/>
                      <w:bCs/>
                      <w:color w:val="000000" w:themeColor="text1"/>
                      <w:szCs w:val="18"/>
                    </w:rPr>
                  </w:rPrChange>
                </w:rPr>
                <w:delText>14</w:delText>
              </w:r>
            </w:del>
          </w:p>
        </w:tc>
        <w:tc>
          <w:tcPr>
            <w:tcW w:w="415" w:type="pct"/>
            <w:vMerge/>
            <w:tcBorders>
              <w:left w:val="single" w:sz="4" w:space="0" w:color="auto"/>
              <w:bottom w:val="single" w:sz="4" w:space="0" w:color="auto"/>
              <w:right w:val="single" w:sz="4" w:space="0" w:color="auto"/>
            </w:tcBorders>
            <w:vAlign w:val="center"/>
          </w:tcPr>
          <w:p w14:paraId="22968143" w14:textId="72DB3FA5" w:rsidR="00631BF4" w:rsidRPr="00683B98" w:rsidDel="00561D9D" w:rsidRDefault="00631BF4" w:rsidP="00F26652">
            <w:pPr>
              <w:tabs>
                <w:tab w:val="left" w:pos="567"/>
                <w:tab w:val="left" w:pos="1276"/>
                <w:tab w:val="left" w:pos="2127"/>
              </w:tabs>
              <w:spacing w:before="100" w:line="276" w:lineRule="auto"/>
              <w:jc w:val="center"/>
              <w:rPr>
                <w:del w:id="8289" w:author="Dr Mamadou SANOGO" w:date="2023-10-26T15:54:00Z"/>
                <w:rFonts w:asciiTheme="minorHAnsi" w:hAnsiTheme="minorHAnsi"/>
                <w:bCs/>
                <w:color w:val="FF0000"/>
                <w:szCs w:val="18"/>
                <w:rPrChange w:id="8290" w:author="Dr Mamadou SANOGO" w:date="2023-10-26T15:46:00Z">
                  <w:rPr>
                    <w:del w:id="8291" w:author="Dr Mamadou SANOGO" w:date="2023-10-26T15:54:00Z"/>
                    <w:rFonts w:asciiTheme="minorHAnsi" w:hAnsiTheme="minorHAnsi"/>
                    <w:bCs/>
                    <w:color w:val="000000" w:themeColor="text1"/>
                    <w:szCs w:val="18"/>
                  </w:rPr>
                </w:rPrChange>
              </w:rPr>
            </w:pPr>
          </w:p>
        </w:tc>
        <w:tc>
          <w:tcPr>
            <w:tcW w:w="883" w:type="pct"/>
            <w:vMerge/>
            <w:tcBorders>
              <w:left w:val="single" w:sz="4" w:space="0" w:color="auto"/>
              <w:bottom w:val="single" w:sz="4" w:space="0" w:color="auto"/>
              <w:right w:val="single" w:sz="4" w:space="0" w:color="auto"/>
            </w:tcBorders>
            <w:vAlign w:val="center"/>
          </w:tcPr>
          <w:p w14:paraId="02E9BC50" w14:textId="602596C6" w:rsidR="00631BF4" w:rsidRPr="00683B98" w:rsidDel="00561D9D" w:rsidRDefault="00631BF4" w:rsidP="00F26652">
            <w:pPr>
              <w:tabs>
                <w:tab w:val="left" w:pos="567"/>
                <w:tab w:val="left" w:pos="1276"/>
                <w:tab w:val="left" w:pos="2127"/>
              </w:tabs>
              <w:spacing w:before="100" w:line="276" w:lineRule="auto"/>
              <w:rPr>
                <w:del w:id="8292" w:author="Dr Mamadou SANOGO" w:date="2023-10-26T15:54:00Z"/>
                <w:rFonts w:asciiTheme="minorHAnsi" w:hAnsiTheme="minorHAnsi"/>
                <w:bCs/>
                <w:i/>
                <w:color w:val="FF0000"/>
                <w:sz w:val="16"/>
                <w:szCs w:val="16"/>
                <w:rPrChange w:id="8293" w:author="Dr Mamadou SANOGO" w:date="2023-10-26T15:46:00Z">
                  <w:rPr>
                    <w:del w:id="8294"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bottom w:val="single" w:sz="4" w:space="0" w:color="auto"/>
              <w:right w:val="single" w:sz="4" w:space="0" w:color="auto"/>
            </w:tcBorders>
            <w:vAlign w:val="center"/>
          </w:tcPr>
          <w:p w14:paraId="5BE9FBCA" w14:textId="1D161142" w:rsidR="00631BF4" w:rsidRPr="00683B98" w:rsidDel="00561D9D" w:rsidRDefault="00631BF4" w:rsidP="00F26652">
            <w:pPr>
              <w:tabs>
                <w:tab w:val="left" w:pos="567"/>
                <w:tab w:val="left" w:pos="1276"/>
                <w:tab w:val="left" w:pos="2127"/>
              </w:tabs>
              <w:spacing w:before="100" w:line="276" w:lineRule="auto"/>
              <w:rPr>
                <w:del w:id="8295" w:author="Dr Mamadou SANOGO" w:date="2023-10-26T15:54:00Z"/>
                <w:rFonts w:asciiTheme="minorHAnsi" w:hAnsiTheme="minorHAnsi"/>
                <w:bCs/>
                <w:i/>
                <w:color w:val="FF0000"/>
                <w:sz w:val="16"/>
                <w:szCs w:val="16"/>
                <w:rPrChange w:id="8296" w:author="Dr Mamadou SANOGO" w:date="2023-10-26T15:46:00Z">
                  <w:rPr>
                    <w:del w:id="8297" w:author="Dr Mamadou SANOGO" w:date="2023-10-26T15:54:00Z"/>
                    <w:rFonts w:asciiTheme="minorHAnsi" w:hAnsiTheme="minorHAnsi"/>
                    <w:bCs/>
                    <w:i/>
                    <w:color w:val="000000" w:themeColor="text1"/>
                    <w:sz w:val="16"/>
                    <w:szCs w:val="16"/>
                  </w:rPr>
                </w:rPrChange>
              </w:rPr>
            </w:pPr>
          </w:p>
        </w:tc>
      </w:tr>
      <w:tr w:rsidR="00683B98" w:rsidRPr="00683B98" w:rsidDel="00561D9D" w14:paraId="51827CA7" w14:textId="015555B4" w:rsidTr="00F26652">
        <w:trPr>
          <w:cantSplit/>
          <w:trHeight w:val="20"/>
          <w:del w:id="8298"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0E33AB53" w14:textId="43949B05" w:rsidR="00631BF4" w:rsidRPr="00683B98" w:rsidDel="00561D9D" w:rsidRDefault="00631BF4" w:rsidP="00F26652">
            <w:pPr>
              <w:tabs>
                <w:tab w:val="left" w:pos="567"/>
                <w:tab w:val="left" w:pos="1276"/>
                <w:tab w:val="left" w:pos="2127"/>
              </w:tabs>
              <w:spacing w:before="100" w:line="276" w:lineRule="auto"/>
              <w:rPr>
                <w:del w:id="8299" w:author="Dr Mamadou SANOGO" w:date="2023-10-26T15:54:00Z"/>
                <w:rFonts w:asciiTheme="minorHAnsi" w:hAnsiTheme="minorHAnsi"/>
                <w:b/>
                <w:bCs/>
                <w:color w:val="FF0000"/>
                <w:szCs w:val="16"/>
                <w:rPrChange w:id="8300" w:author="Dr Mamadou SANOGO" w:date="2023-10-26T15:46:00Z">
                  <w:rPr>
                    <w:del w:id="8301" w:author="Dr Mamadou SANOGO" w:date="2023-10-26T15:54:00Z"/>
                    <w:rFonts w:asciiTheme="minorHAnsi" w:hAnsiTheme="minorHAnsi"/>
                    <w:b/>
                    <w:bCs/>
                    <w:color w:val="000000" w:themeColor="text1"/>
                    <w:szCs w:val="16"/>
                  </w:rPr>
                </w:rPrChange>
              </w:rPr>
            </w:pPr>
            <w:del w:id="8302" w:author="Dr Mamadou SANOGO" w:date="2023-10-26T15:54:00Z">
              <w:r w:rsidRPr="00683B98" w:rsidDel="00561D9D">
                <w:rPr>
                  <w:rFonts w:asciiTheme="minorHAnsi" w:hAnsiTheme="minorHAnsi"/>
                  <w:b/>
                  <w:bCs/>
                  <w:color w:val="FF0000"/>
                  <w:szCs w:val="16"/>
                  <w:rPrChange w:id="8303" w:author="Dr Mamadou SANOGO" w:date="2023-10-26T15:46:00Z">
                    <w:rPr>
                      <w:rFonts w:asciiTheme="minorHAnsi" w:hAnsiTheme="minorHAnsi"/>
                      <w:b/>
                      <w:bCs/>
                      <w:color w:val="000000" w:themeColor="text1"/>
                      <w:szCs w:val="16"/>
                    </w:rPr>
                  </w:rPrChange>
                </w:rPr>
                <w:delText>Total Semestre 4</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F405090" w14:textId="6095936F" w:rsidR="00631BF4" w:rsidRPr="00683B98" w:rsidDel="00561D9D" w:rsidRDefault="00631BF4" w:rsidP="00F26652">
            <w:pPr>
              <w:tabs>
                <w:tab w:val="left" w:pos="567"/>
                <w:tab w:val="left" w:pos="1276"/>
                <w:tab w:val="left" w:pos="2127"/>
              </w:tabs>
              <w:spacing w:before="100" w:line="276" w:lineRule="auto"/>
              <w:rPr>
                <w:del w:id="8304" w:author="Dr Mamadou SANOGO" w:date="2023-10-26T15:54:00Z"/>
                <w:rFonts w:asciiTheme="minorHAnsi" w:hAnsiTheme="minorHAnsi"/>
                <w:b/>
                <w:bCs/>
                <w:color w:val="FF0000"/>
                <w:szCs w:val="16"/>
                <w:rPrChange w:id="8305" w:author="Dr Mamadou SANOGO" w:date="2023-10-26T15:46:00Z">
                  <w:rPr>
                    <w:del w:id="8306" w:author="Dr Mamadou SANOGO" w:date="2023-10-26T15:54:00Z"/>
                    <w:rFonts w:asciiTheme="minorHAnsi" w:hAnsiTheme="minorHAnsi"/>
                    <w:b/>
                    <w:bCs/>
                    <w:color w:val="000000" w:themeColor="text1"/>
                    <w:szCs w:val="16"/>
                  </w:rPr>
                </w:rPrChange>
              </w:rPr>
            </w:pPr>
            <w:del w:id="8307" w:author="Dr Mamadou SANOGO" w:date="2023-10-26T15:54:00Z">
              <w:r w:rsidRPr="00683B98" w:rsidDel="00561D9D">
                <w:rPr>
                  <w:rFonts w:asciiTheme="minorHAnsi" w:hAnsiTheme="minorHAnsi"/>
                  <w:b/>
                  <w:bCs/>
                  <w:color w:val="FF0000"/>
                  <w:szCs w:val="16"/>
                  <w:rPrChange w:id="8308" w:author="Dr Mamadou SANOGO" w:date="2023-10-26T15:46:00Z">
                    <w:rPr>
                      <w:rFonts w:asciiTheme="minorHAnsi" w:hAnsiTheme="minorHAnsi"/>
                      <w:b/>
                      <w:bCs/>
                      <w:color w:val="000000" w:themeColor="text1"/>
                      <w:szCs w:val="16"/>
                    </w:rPr>
                  </w:rPrChange>
                </w:rPr>
                <w:delText>30</w:delText>
              </w:r>
            </w:del>
          </w:p>
        </w:tc>
        <w:tc>
          <w:tcPr>
            <w:tcW w:w="170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5F941C" w14:textId="6545E27D" w:rsidR="00631BF4" w:rsidRPr="00683B98" w:rsidDel="00561D9D" w:rsidRDefault="00631BF4" w:rsidP="00F26652">
            <w:pPr>
              <w:tabs>
                <w:tab w:val="left" w:pos="567"/>
                <w:tab w:val="left" w:pos="1276"/>
                <w:tab w:val="left" w:pos="2127"/>
              </w:tabs>
              <w:spacing w:line="276" w:lineRule="auto"/>
              <w:rPr>
                <w:del w:id="8309" w:author="Dr Mamadou SANOGO" w:date="2023-10-26T15:54:00Z"/>
                <w:b/>
                <w:bCs/>
                <w:color w:val="FF0000"/>
                <w:szCs w:val="24"/>
                <w:lang w:eastAsia="en-US"/>
                <w:rPrChange w:id="8310" w:author="Dr Mamadou SANOGO" w:date="2023-10-26T15:46:00Z">
                  <w:rPr>
                    <w:del w:id="8311" w:author="Dr Mamadou SANOGO" w:date="2023-10-26T15:54:00Z"/>
                    <w:b/>
                    <w:bCs/>
                    <w:szCs w:val="24"/>
                    <w:lang w:eastAsia="en-US"/>
                  </w:rPr>
                </w:rPrChange>
              </w:rPr>
            </w:pPr>
          </w:p>
        </w:tc>
        <w:tc>
          <w:tcPr>
            <w:tcW w:w="314" w:type="pct"/>
            <w:tcBorders>
              <w:top w:val="single" w:sz="4" w:space="0" w:color="auto"/>
              <w:left w:val="single" w:sz="4" w:space="0" w:color="auto"/>
              <w:bottom w:val="single" w:sz="4" w:space="0" w:color="auto"/>
              <w:right w:val="single" w:sz="4" w:space="0" w:color="auto"/>
            </w:tcBorders>
            <w:vAlign w:val="center"/>
          </w:tcPr>
          <w:p w14:paraId="1AC1A9F3" w14:textId="604631D5" w:rsidR="00631BF4" w:rsidRPr="00683B98" w:rsidDel="00561D9D" w:rsidRDefault="00631BF4" w:rsidP="00F26652">
            <w:pPr>
              <w:tabs>
                <w:tab w:val="left" w:pos="567"/>
                <w:tab w:val="left" w:pos="1276"/>
                <w:tab w:val="left" w:pos="2127"/>
              </w:tabs>
              <w:spacing w:before="100" w:line="276" w:lineRule="auto"/>
              <w:jc w:val="center"/>
              <w:rPr>
                <w:del w:id="8312" w:author="Dr Mamadou SANOGO" w:date="2023-10-26T15:54:00Z"/>
                <w:rFonts w:asciiTheme="minorHAnsi" w:hAnsiTheme="minorHAnsi"/>
                <w:b/>
                <w:bCs/>
                <w:color w:val="FF0000"/>
                <w:szCs w:val="16"/>
                <w:rPrChange w:id="8313" w:author="Dr Mamadou SANOGO" w:date="2023-10-26T15:46:00Z">
                  <w:rPr>
                    <w:del w:id="8314" w:author="Dr Mamadou SANOGO" w:date="2023-10-26T15:54:00Z"/>
                    <w:rFonts w:asciiTheme="minorHAnsi" w:hAnsiTheme="minorHAnsi"/>
                    <w:b/>
                    <w:bCs/>
                    <w:color w:val="000000" w:themeColor="text1"/>
                    <w:szCs w:val="16"/>
                  </w:rPr>
                </w:rPrChange>
              </w:rPr>
            </w:pPr>
            <w:del w:id="8315" w:author="Dr Mamadou SANOGO" w:date="2023-10-26T15:54:00Z">
              <w:r w:rsidRPr="00683B98" w:rsidDel="00561D9D">
                <w:rPr>
                  <w:rFonts w:asciiTheme="minorHAnsi" w:hAnsiTheme="minorHAnsi"/>
                  <w:b/>
                  <w:bCs/>
                  <w:color w:val="FF0000"/>
                  <w:szCs w:val="16"/>
                  <w:rPrChange w:id="8316" w:author="Dr Mamadou SANOGO" w:date="2023-10-26T15:46:00Z">
                    <w:rPr>
                      <w:rFonts w:asciiTheme="minorHAnsi" w:hAnsiTheme="minorHAnsi"/>
                      <w:b/>
                      <w:bCs/>
                      <w:color w:val="000000" w:themeColor="text1"/>
                      <w:szCs w:val="16"/>
                    </w:rPr>
                  </w:rPrChange>
                </w:rPr>
                <w:delText>30</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2A19676" w14:textId="1B6117AB" w:rsidR="00631BF4" w:rsidRPr="00683B98" w:rsidDel="00561D9D" w:rsidRDefault="00631BF4" w:rsidP="00F26652">
            <w:pPr>
              <w:tabs>
                <w:tab w:val="left" w:pos="567"/>
                <w:tab w:val="left" w:pos="1276"/>
                <w:tab w:val="left" w:pos="2127"/>
              </w:tabs>
              <w:spacing w:before="100" w:line="276" w:lineRule="auto"/>
              <w:jc w:val="center"/>
              <w:rPr>
                <w:del w:id="8317" w:author="Dr Mamadou SANOGO" w:date="2023-10-26T15:54:00Z"/>
                <w:rFonts w:asciiTheme="minorHAnsi" w:hAnsiTheme="minorHAnsi"/>
                <w:b/>
                <w:bCs/>
                <w:color w:val="FF0000"/>
                <w:szCs w:val="16"/>
                <w:rPrChange w:id="8318" w:author="Dr Mamadou SANOGO" w:date="2023-10-26T15:46:00Z">
                  <w:rPr>
                    <w:del w:id="8319" w:author="Dr Mamadou SANOGO" w:date="2023-10-26T15:54:00Z"/>
                    <w:rFonts w:asciiTheme="minorHAnsi" w:hAnsiTheme="minorHAnsi"/>
                    <w:b/>
                    <w:bCs/>
                    <w:color w:val="000000" w:themeColor="text1"/>
                    <w:szCs w:val="16"/>
                  </w:rPr>
                </w:rPrChange>
              </w:rPr>
            </w:pPr>
            <w:del w:id="8320" w:author="Dr Mamadou SANOGO" w:date="2023-10-26T15:54:00Z">
              <w:r w:rsidRPr="00683B98" w:rsidDel="00561D9D">
                <w:rPr>
                  <w:rFonts w:asciiTheme="minorHAnsi" w:hAnsiTheme="minorHAnsi"/>
                  <w:b/>
                  <w:bCs/>
                  <w:color w:val="FF0000"/>
                  <w:szCs w:val="16"/>
                  <w:rPrChange w:id="8321" w:author="Dr Mamadou SANOGO" w:date="2023-10-26T15:46:00Z">
                    <w:rPr>
                      <w:rFonts w:asciiTheme="minorHAnsi" w:hAnsiTheme="minorHAnsi"/>
                      <w:b/>
                      <w:bCs/>
                      <w:color w:val="000000" w:themeColor="text1"/>
                      <w:szCs w:val="16"/>
                    </w:rPr>
                  </w:rPrChange>
                </w:rPr>
                <w:delText>900</w:delText>
              </w:r>
            </w:del>
          </w:p>
        </w:tc>
        <w:tc>
          <w:tcPr>
            <w:tcW w:w="1539"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15F5C5" w14:textId="76D5C0E0" w:rsidR="00631BF4" w:rsidRPr="00683B98" w:rsidDel="00561D9D" w:rsidRDefault="00631BF4" w:rsidP="00F26652">
            <w:pPr>
              <w:tabs>
                <w:tab w:val="left" w:pos="567"/>
                <w:tab w:val="left" w:pos="1276"/>
                <w:tab w:val="left" w:pos="2127"/>
              </w:tabs>
              <w:spacing w:line="276" w:lineRule="auto"/>
              <w:rPr>
                <w:del w:id="8322" w:author="Dr Mamadou SANOGO" w:date="2023-10-26T15:54:00Z"/>
                <w:b/>
                <w:bCs/>
                <w:color w:val="FF0000"/>
                <w:szCs w:val="24"/>
                <w:lang w:eastAsia="en-US"/>
                <w:rPrChange w:id="8323" w:author="Dr Mamadou SANOGO" w:date="2023-10-26T15:46:00Z">
                  <w:rPr>
                    <w:del w:id="8324" w:author="Dr Mamadou SANOGO" w:date="2023-10-26T15:54:00Z"/>
                    <w:b/>
                    <w:bCs/>
                    <w:szCs w:val="24"/>
                    <w:lang w:eastAsia="en-US"/>
                  </w:rPr>
                </w:rPrChange>
              </w:rPr>
            </w:pPr>
          </w:p>
        </w:tc>
      </w:tr>
    </w:tbl>
    <w:p w14:paraId="5B169A2B" w14:textId="41C5857A" w:rsidR="00631BF4" w:rsidRPr="00683B98" w:rsidDel="00561D9D" w:rsidRDefault="00631BF4" w:rsidP="00631BF4">
      <w:pPr>
        <w:rPr>
          <w:del w:id="8325" w:author="Dr Mamadou SANOGO" w:date="2023-10-26T15:54:00Z"/>
          <w:rFonts w:eastAsiaTheme="minorHAnsi"/>
          <w:color w:val="FF0000"/>
          <w:lang w:eastAsia="en-US"/>
          <w:rPrChange w:id="8326" w:author="Dr Mamadou SANOGO" w:date="2023-10-26T15:46:00Z">
            <w:rPr>
              <w:del w:id="8327" w:author="Dr Mamadou SANOGO" w:date="2023-10-26T15:54:00Z"/>
              <w:rFonts w:eastAsiaTheme="minorHAnsi"/>
              <w:lang w:eastAsia="en-US"/>
            </w:rPr>
          </w:rPrChange>
        </w:rPr>
      </w:pPr>
    </w:p>
    <w:p w14:paraId="340F2427" w14:textId="519E5DCE" w:rsidR="00011374" w:rsidRPr="007A4AFC" w:rsidDel="00561D9D" w:rsidRDefault="00011374" w:rsidP="00011374">
      <w:pPr>
        <w:widowControl w:val="0"/>
        <w:autoSpaceDE w:val="0"/>
        <w:autoSpaceDN w:val="0"/>
        <w:adjustRightInd w:val="0"/>
        <w:spacing w:before="5" w:line="280" w:lineRule="exact"/>
        <w:ind w:right="9"/>
        <w:rPr>
          <w:del w:id="8328" w:author="Dr Mamadou SANOGO" w:date="2023-10-26T15:54:00Z"/>
          <w:color w:val="000000" w:themeColor="text1"/>
          <w:sz w:val="28"/>
          <w:szCs w:val="28"/>
          <w:rPrChange w:id="8329" w:author="Dr Mamadou SANOGO" w:date="2023-10-25T18:15:00Z">
            <w:rPr>
              <w:del w:id="8330" w:author="Dr Mamadou SANOGO" w:date="2023-10-26T15:54:00Z"/>
              <w:color w:val="000000"/>
              <w:sz w:val="28"/>
              <w:szCs w:val="28"/>
            </w:rPr>
          </w:rPrChange>
        </w:rPr>
      </w:pPr>
    </w:p>
    <w:p w14:paraId="4D99F17F" w14:textId="77777777" w:rsidR="006350A6" w:rsidRPr="007A4AFC" w:rsidRDefault="006350A6" w:rsidP="006350A6">
      <w:pPr>
        <w:shd w:val="clear" w:color="auto" w:fill="FFFFFF"/>
        <w:spacing w:line="240" w:lineRule="auto"/>
        <w:ind w:right="9"/>
        <w:jc w:val="center"/>
        <w:rPr>
          <w:ins w:id="8331" w:author="Dr Mamadou SANOGO" w:date="2023-10-25T14:40:00Z"/>
          <w:color w:val="000000" w:themeColor="text1"/>
          <w:sz w:val="28"/>
          <w:szCs w:val="28"/>
          <w:rPrChange w:id="8332" w:author="Dr Mamadou SANOGO" w:date="2023-10-25T18:15:00Z">
            <w:rPr>
              <w:ins w:id="8333" w:author="Dr Mamadou SANOGO" w:date="2023-10-25T14:40:00Z"/>
              <w:color w:val="000000"/>
              <w:sz w:val="28"/>
              <w:szCs w:val="28"/>
            </w:rPr>
          </w:rPrChange>
        </w:rPr>
      </w:pPr>
    </w:p>
    <w:p w14:paraId="15190404" w14:textId="77777777" w:rsidR="006350A6" w:rsidRPr="007A4AFC" w:rsidRDefault="006350A6" w:rsidP="006350A6">
      <w:pPr>
        <w:shd w:val="clear" w:color="auto" w:fill="FFFFFF"/>
        <w:spacing w:line="240" w:lineRule="auto"/>
        <w:ind w:right="9"/>
        <w:jc w:val="center"/>
        <w:rPr>
          <w:ins w:id="8334" w:author="Dr Mamadou SANOGO" w:date="2023-10-25T14:40:00Z"/>
          <w:color w:val="000000" w:themeColor="text1"/>
          <w:sz w:val="28"/>
          <w:szCs w:val="28"/>
          <w:rPrChange w:id="8335" w:author="Dr Mamadou SANOGO" w:date="2023-10-25T18:15:00Z">
            <w:rPr>
              <w:ins w:id="8336" w:author="Dr Mamadou SANOGO" w:date="2023-10-25T14:40:00Z"/>
              <w:color w:val="000000"/>
              <w:sz w:val="28"/>
              <w:szCs w:val="28"/>
            </w:rPr>
          </w:rPrChange>
        </w:rPr>
      </w:pPr>
    </w:p>
    <w:p w14:paraId="08BBC10C" w14:textId="77777777" w:rsidR="006350A6" w:rsidRPr="007A4AFC" w:rsidRDefault="00011374" w:rsidP="006350A6">
      <w:pPr>
        <w:shd w:val="clear" w:color="auto" w:fill="FFFFFF"/>
        <w:spacing w:line="240" w:lineRule="auto"/>
        <w:ind w:right="9"/>
        <w:jc w:val="center"/>
        <w:rPr>
          <w:ins w:id="8337" w:author="Dr Mamadou SANOGO" w:date="2023-10-25T14:40:00Z"/>
          <w:color w:val="000000" w:themeColor="text1"/>
          <w:sz w:val="28"/>
          <w:szCs w:val="28"/>
          <w:rPrChange w:id="8338" w:author="Dr Mamadou SANOGO" w:date="2023-10-25T18:15:00Z">
            <w:rPr>
              <w:ins w:id="8339" w:author="Dr Mamadou SANOGO" w:date="2023-10-25T14:40:00Z"/>
              <w:color w:val="000000"/>
              <w:sz w:val="28"/>
              <w:szCs w:val="28"/>
            </w:rPr>
          </w:rPrChange>
        </w:rPr>
      </w:pPr>
      <w:r w:rsidRPr="007A4AFC">
        <w:rPr>
          <w:color w:val="000000" w:themeColor="text1"/>
          <w:sz w:val="28"/>
          <w:szCs w:val="28"/>
          <w:rPrChange w:id="8340" w:author="Dr Mamadou SANOGO" w:date="2023-10-25T18:15:00Z">
            <w:rPr>
              <w:color w:val="000000"/>
              <w:sz w:val="28"/>
              <w:szCs w:val="28"/>
            </w:rPr>
          </w:rPrChange>
        </w:rPr>
        <w:br w:type="page"/>
      </w:r>
    </w:p>
    <w:p w14:paraId="376BAFDB" w14:textId="77777777" w:rsidR="006350A6" w:rsidRPr="007A4AFC" w:rsidRDefault="006350A6" w:rsidP="006350A6">
      <w:pPr>
        <w:shd w:val="clear" w:color="auto" w:fill="FFFFFF"/>
        <w:spacing w:line="240" w:lineRule="auto"/>
        <w:ind w:right="9"/>
        <w:jc w:val="center"/>
        <w:rPr>
          <w:ins w:id="8341" w:author="Dr Mamadou SANOGO" w:date="2023-10-25T14:40:00Z"/>
          <w:color w:val="000000" w:themeColor="text1"/>
          <w:sz w:val="28"/>
          <w:szCs w:val="28"/>
          <w:rPrChange w:id="8342" w:author="Dr Mamadou SANOGO" w:date="2023-10-25T18:15:00Z">
            <w:rPr>
              <w:ins w:id="8343" w:author="Dr Mamadou SANOGO" w:date="2023-10-25T14:40:00Z"/>
              <w:color w:val="000000"/>
              <w:sz w:val="28"/>
              <w:szCs w:val="28"/>
            </w:rPr>
          </w:rPrChange>
        </w:rPr>
      </w:pPr>
    </w:p>
    <w:p w14:paraId="01BC0439" w14:textId="77777777" w:rsidR="006350A6" w:rsidRPr="007A4AFC" w:rsidRDefault="006350A6" w:rsidP="006350A6">
      <w:pPr>
        <w:shd w:val="clear" w:color="auto" w:fill="FFFFFF"/>
        <w:spacing w:line="240" w:lineRule="auto"/>
        <w:ind w:right="9"/>
        <w:jc w:val="center"/>
        <w:rPr>
          <w:ins w:id="8344" w:author="Dr Mamadou SANOGO" w:date="2023-10-25T14:40:00Z"/>
          <w:color w:val="000000" w:themeColor="text1"/>
          <w:sz w:val="28"/>
          <w:szCs w:val="28"/>
          <w:rPrChange w:id="8345" w:author="Dr Mamadou SANOGO" w:date="2023-10-25T18:15:00Z">
            <w:rPr>
              <w:ins w:id="8346" w:author="Dr Mamadou SANOGO" w:date="2023-10-25T14:40:00Z"/>
              <w:color w:val="000000"/>
              <w:sz w:val="28"/>
              <w:szCs w:val="28"/>
            </w:rPr>
          </w:rPrChange>
        </w:rPr>
      </w:pPr>
    </w:p>
    <w:p w14:paraId="09F62496" w14:textId="77777777" w:rsidR="006350A6" w:rsidRPr="007A4AFC" w:rsidRDefault="006350A6" w:rsidP="006350A6">
      <w:pPr>
        <w:shd w:val="clear" w:color="auto" w:fill="FFFFFF"/>
        <w:spacing w:line="240" w:lineRule="auto"/>
        <w:ind w:right="9"/>
        <w:jc w:val="center"/>
        <w:rPr>
          <w:ins w:id="8347" w:author="Dr Mamadou SANOGO" w:date="2023-10-25T14:40:00Z"/>
          <w:color w:val="000000" w:themeColor="text1"/>
          <w:sz w:val="28"/>
          <w:szCs w:val="28"/>
          <w:rPrChange w:id="8348" w:author="Dr Mamadou SANOGO" w:date="2023-10-25T18:15:00Z">
            <w:rPr>
              <w:ins w:id="8349" w:author="Dr Mamadou SANOGO" w:date="2023-10-25T14:40:00Z"/>
              <w:color w:val="000000"/>
              <w:sz w:val="28"/>
              <w:szCs w:val="28"/>
            </w:rPr>
          </w:rPrChange>
        </w:rPr>
      </w:pPr>
    </w:p>
    <w:p w14:paraId="0E2397DC" w14:textId="77777777" w:rsidR="006350A6" w:rsidRPr="007A4AFC" w:rsidRDefault="006350A6" w:rsidP="006350A6">
      <w:pPr>
        <w:shd w:val="clear" w:color="auto" w:fill="FFFFFF"/>
        <w:spacing w:line="240" w:lineRule="auto"/>
        <w:ind w:right="9"/>
        <w:jc w:val="center"/>
        <w:rPr>
          <w:ins w:id="8350" w:author="Dr Mamadou SANOGO" w:date="2023-10-25T14:40:00Z"/>
          <w:color w:val="000000" w:themeColor="text1"/>
          <w:sz w:val="28"/>
          <w:szCs w:val="28"/>
          <w:rPrChange w:id="8351" w:author="Dr Mamadou SANOGO" w:date="2023-10-25T18:15:00Z">
            <w:rPr>
              <w:ins w:id="8352" w:author="Dr Mamadou SANOGO" w:date="2023-10-25T14:40:00Z"/>
              <w:color w:val="000000"/>
              <w:sz w:val="28"/>
              <w:szCs w:val="28"/>
            </w:rPr>
          </w:rPrChange>
        </w:rPr>
      </w:pPr>
    </w:p>
    <w:p w14:paraId="6BF8DD7E" w14:textId="77777777" w:rsidR="006350A6" w:rsidRPr="007A4AFC" w:rsidRDefault="006350A6" w:rsidP="006350A6">
      <w:pPr>
        <w:shd w:val="clear" w:color="auto" w:fill="FFFFFF"/>
        <w:spacing w:line="240" w:lineRule="auto"/>
        <w:ind w:right="9"/>
        <w:jc w:val="center"/>
        <w:rPr>
          <w:ins w:id="8353" w:author="Dr Mamadou SANOGO" w:date="2023-10-25T14:40:00Z"/>
          <w:color w:val="000000" w:themeColor="text1"/>
          <w:sz w:val="28"/>
          <w:szCs w:val="28"/>
          <w:rPrChange w:id="8354" w:author="Dr Mamadou SANOGO" w:date="2023-10-25T18:15:00Z">
            <w:rPr>
              <w:ins w:id="8355" w:author="Dr Mamadou SANOGO" w:date="2023-10-25T14:40:00Z"/>
              <w:color w:val="000000"/>
              <w:sz w:val="28"/>
              <w:szCs w:val="28"/>
            </w:rPr>
          </w:rPrChange>
        </w:rPr>
      </w:pPr>
    </w:p>
    <w:p w14:paraId="18063E2B" w14:textId="77777777" w:rsidR="006350A6" w:rsidRPr="007A4AFC" w:rsidRDefault="006350A6" w:rsidP="006350A6">
      <w:pPr>
        <w:shd w:val="clear" w:color="auto" w:fill="FFFFFF"/>
        <w:spacing w:line="240" w:lineRule="auto"/>
        <w:ind w:right="9"/>
        <w:jc w:val="center"/>
        <w:rPr>
          <w:ins w:id="8356" w:author="Dr Mamadou SANOGO" w:date="2023-10-25T14:40:00Z"/>
          <w:color w:val="000000" w:themeColor="text1"/>
          <w:sz w:val="28"/>
          <w:szCs w:val="28"/>
          <w:rPrChange w:id="8357" w:author="Dr Mamadou SANOGO" w:date="2023-10-25T18:15:00Z">
            <w:rPr>
              <w:ins w:id="8358" w:author="Dr Mamadou SANOGO" w:date="2023-10-25T14:40:00Z"/>
              <w:color w:val="000000"/>
              <w:sz w:val="28"/>
              <w:szCs w:val="28"/>
            </w:rPr>
          </w:rPrChange>
        </w:rPr>
      </w:pPr>
    </w:p>
    <w:p w14:paraId="11F15E3F" w14:textId="77777777" w:rsidR="006350A6" w:rsidRPr="007A4AFC" w:rsidRDefault="006350A6" w:rsidP="006350A6">
      <w:pPr>
        <w:shd w:val="clear" w:color="auto" w:fill="FFFFFF"/>
        <w:spacing w:line="240" w:lineRule="auto"/>
        <w:ind w:right="9"/>
        <w:jc w:val="center"/>
        <w:rPr>
          <w:ins w:id="8359" w:author="Dr Mamadou SANOGO" w:date="2023-10-25T14:40:00Z"/>
          <w:color w:val="000000" w:themeColor="text1"/>
          <w:sz w:val="28"/>
          <w:szCs w:val="28"/>
          <w:rPrChange w:id="8360" w:author="Dr Mamadou SANOGO" w:date="2023-10-25T18:15:00Z">
            <w:rPr>
              <w:ins w:id="8361" w:author="Dr Mamadou SANOGO" w:date="2023-10-25T14:40:00Z"/>
              <w:color w:val="000000"/>
              <w:sz w:val="28"/>
              <w:szCs w:val="28"/>
            </w:rPr>
          </w:rPrChange>
        </w:rPr>
      </w:pPr>
    </w:p>
    <w:p w14:paraId="06177DED" w14:textId="77777777" w:rsidR="006350A6" w:rsidRPr="007A4AFC" w:rsidRDefault="006350A6" w:rsidP="006350A6">
      <w:pPr>
        <w:shd w:val="clear" w:color="auto" w:fill="FFFFFF"/>
        <w:spacing w:line="240" w:lineRule="auto"/>
        <w:ind w:right="9"/>
        <w:jc w:val="center"/>
        <w:rPr>
          <w:ins w:id="8362" w:author="Dr Mamadou SANOGO" w:date="2023-10-25T14:40:00Z"/>
          <w:color w:val="000000" w:themeColor="text1"/>
          <w:sz w:val="28"/>
          <w:szCs w:val="28"/>
          <w:rPrChange w:id="8363" w:author="Dr Mamadou SANOGO" w:date="2023-10-25T18:15:00Z">
            <w:rPr>
              <w:ins w:id="8364" w:author="Dr Mamadou SANOGO" w:date="2023-10-25T14:40:00Z"/>
              <w:color w:val="000000"/>
              <w:sz w:val="28"/>
              <w:szCs w:val="28"/>
            </w:rPr>
          </w:rPrChange>
        </w:rPr>
      </w:pPr>
    </w:p>
    <w:p w14:paraId="39CD88E6" w14:textId="025FB652" w:rsidR="006350A6" w:rsidRPr="007A4AFC" w:rsidRDefault="006350A6" w:rsidP="006350A6">
      <w:pPr>
        <w:shd w:val="clear" w:color="auto" w:fill="FFFFFF"/>
        <w:spacing w:line="240" w:lineRule="auto"/>
        <w:ind w:right="9"/>
        <w:jc w:val="center"/>
        <w:rPr>
          <w:ins w:id="8365" w:author="Dr Mamadou SANOGO" w:date="2023-10-25T14:40:00Z"/>
          <w:color w:val="000000" w:themeColor="text1"/>
          <w:sz w:val="28"/>
          <w:szCs w:val="28"/>
          <w:rPrChange w:id="8366" w:author="Dr Mamadou SANOGO" w:date="2023-10-25T18:15:00Z">
            <w:rPr>
              <w:ins w:id="8367" w:author="Dr Mamadou SANOGO" w:date="2023-10-25T14:40:00Z"/>
              <w:color w:val="000000"/>
              <w:sz w:val="28"/>
              <w:szCs w:val="28"/>
            </w:rPr>
          </w:rPrChange>
        </w:rPr>
      </w:pPr>
    </w:p>
    <w:p w14:paraId="2CE21306" w14:textId="0A22A965" w:rsidR="006350A6" w:rsidRPr="007A4AFC" w:rsidRDefault="006350A6" w:rsidP="006350A6">
      <w:pPr>
        <w:shd w:val="clear" w:color="auto" w:fill="FFFFFF"/>
        <w:spacing w:line="240" w:lineRule="auto"/>
        <w:ind w:right="9"/>
        <w:jc w:val="center"/>
        <w:rPr>
          <w:ins w:id="8368" w:author="Dr Mamadou SANOGO" w:date="2023-10-25T14:40:00Z"/>
          <w:color w:val="000000" w:themeColor="text1"/>
          <w:sz w:val="28"/>
          <w:szCs w:val="28"/>
          <w:rPrChange w:id="8369" w:author="Dr Mamadou SANOGO" w:date="2023-10-25T18:15:00Z">
            <w:rPr>
              <w:ins w:id="8370" w:author="Dr Mamadou SANOGO" w:date="2023-10-25T14:40:00Z"/>
              <w:color w:val="000000"/>
              <w:sz w:val="28"/>
              <w:szCs w:val="28"/>
            </w:rPr>
          </w:rPrChange>
        </w:rPr>
      </w:pPr>
    </w:p>
    <w:p w14:paraId="6EC949CF" w14:textId="40E92C65" w:rsidR="006350A6" w:rsidRPr="007A4AFC" w:rsidRDefault="006350A6" w:rsidP="006350A6">
      <w:pPr>
        <w:shd w:val="clear" w:color="auto" w:fill="FFFFFF"/>
        <w:spacing w:line="240" w:lineRule="auto"/>
        <w:ind w:right="9"/>
        <w:jc w:val="center"/>
        <w:rPr>
          <w:ins w:id="8371" w:author="Dr Mamadou SANOGO" w:date="2023-10-25T14:40:00Z"/>
          <w:color w:val="000000" w:themeColor="text1"/>
          <w:sz w:val="28"/>
          <w:szCs w:val="28"/>
          <w:rPrChange w:id="8372" w:author="Dr Mamadou SANOGO" w:date="2023-10-25T18:15:00Z">
            <w:rPr>
              <w:ins w:id="8373" w:author="Dr Mamadou SANOGO" w:date="2023-10-25T14:40:00Z"/>
              <w:color w:val="000000"/>
              <w:sz w:val="28"/>
              <w:szCs w:val="28"/>
            </w:rPr>
          </w:rPrChange>
        </w:rPr>
      </w:pPr>
    </w:p>
    <w:p w14:paraId="4C58EC77" w14:textId="77777777" w:rsidR="006350A6" w:rsidRPr="007A4AFC" w:rsidRDefault="006350A6" w:rsidP="006350A6">
      <w:pPr>
        <w:shd w:val="clear" w:color="auto" w:fill="FFFFFF"/>
        <w:spacing w:line="240" w:lineRule="auto"/>
        <w:ind w:right="9"/>
        <w:jc w:val="center"/>
        <w:rPr>
          <w:ins w:id="8374" w:author="Dr Mamadou SANOGO" w:date="2023-10-25T14:40:00Z"/>
          <w:color w:val="000000" w:themeColor="text1"/>
          <w:sz w:val="28"/>
          <w:szCs w:val="28"/>
          <w:rPrChange w:id="8375" w:author="Dr Mamadou SANOGO" w:date="2023-10-25T18:15:00Z">
            <w:rPr>
              <w:ins w:id="8376" w:author="Dr Mamadou SANOGO" w:date="2023-10-25T14:40:00Z"/>
              <w:color w:val="000000"/>
              <w:sz w:val="28"/>
              <w:szCs w:val="28"/>
            </w:rPr>
          </w:rPrChange>
        </w:rPr>
      </w:pPr>
    </w:p>
    <w:p w14:paraId="4ABE5106" w14:textId="77777777" w:rsidR="006350A6" w:rsidRPr="007A4AFC" w:rsidRDefault="006350A6" w:rsidP="006350A6">
      <w:pPr>
        <w:shd w:val="clear" w:color="auto" w:fill="FFFFFF"/>
        <w:spacing w:line="240" w:lineRule="auto"/>
        <w:ind w:right="9"/>
        <w:jc w:val="center"/>
        <w:rPr>
          <w:ins w:id="8377" w:author="Dr Mamadou SANOGO" w:date="2023-10-25T14:40:00Z"/>
          <w:color w:val="000000" w:themeColor="text1"/>
          <w:sz w:val="28"/>
          <w:szCs w:val="28"/>
          <w:rPrChange w:id="8378" w:author="Dr Mamadou SANOGO" w:date="2023-10-25T18:15:00Z">
            <w:rPr>
              <w:ins w:id="8379" w:author="Dr Mamadou SANOGO" w:date="2023-10-25T14:40:00Z"/>
              <w:color w:val="000000"/>
              <w:sz w:val="28"/>
              <w:szCs w:val="28"/>
            </w:rPr>
          </w:rPrChange>
        </w:rPr>
      </w:pPr>
    </w:p>
    <w:p w14:paraId="422E9195" w14:textId="58BFA233" w:rsidR="006350A6" w:rsidRPr="007A4AFC" w:rsidRDefault="006350A6" w:rsidP="006350A6">
      <w:pPr>
        <w:shd w:val="clear" w:color="auto" w:fill="FFFFFF"/>
        <w:spacing w:line="240" w:lineRule="auto"/>
        <w:ind w:right="9"/>
        <w:jc w:val="center"/>
        <w:rPr>
          <w:ins w:id="8380" w:author="Dr Mamadou SANOGO" w:date="2023-10-25T14:39:00Z"/>
          <w:rFonts w:eastAsiaTheme="minorHAnsi"/>
          <w:b/>
          <w:color w:val="000000" w:themeColor="text1"/>
          <w:sz w:val="44"/>
          <w:lang w:eastAsia="en-US"/>
          <w:rPrChange w:id="8381" w:author="Dr Mamadou SANOGO" w:date="2023-10-25T18:15:00Z">
            <w:rPr>
              <w:ins w:id="8382" w:author="Dr Mamadou SANOGO" w:date="2023-10-25T14:39:00Z"/>
              <w:rFonts w:eastAsiaTheme="minorHAnsi"/>
              <w:b/>
              <w:sz w:val="44"/>
              <w:lang w:eastAsia="en-US"/>
            </w:rPr>
          </w:rPrChange>
        </w:rPr>
      </w:pPr>
      <w:ins w:id="8383" w:author="Dr Mamadou SANOGO" w:date="2023-10-25T14:39:00Z">
        <w:r w:rsidRPr="007A4AFC">
          <w:rPr>
            <w:rFonts w:eastAsiaTheme="minorHAnsi"/>
            <w:b/>
            <w:color w:val="000000" w:themeColor="text1"/>
            <w:sz w:val="44"/>
            <w:lang w:eastAsia="en-US"/>
            <w:rPrChange w:id="8384" w:author="Dr Mamadou SANOGO" w:date="2023-10-25T18:15:00Z">
              <w:rPr>
                <w:rFonts w:eastAsiaTheme="minorHAnsi"/>
                <w:b/>
                <w:sz w:val="44"/>
                <w:lang w:eastAsia="en-US"/>
              </w:rPr>
            </w:rPrChange>
          </w:rPr>
          <w:t xml:space="preserve">Annexe n°008 : </w:t>
        </w:r>
      </w:ins>
      <w:ins w:id="8385" w:author="Dr Mamadou SANOGO" w:date="2023-10-25T14:40:00Z">
        <w:r w:rsidRPr="007A4AFC">
          <w:rPr>
            <w:rFonts w:eastAsiaTheme="minorHAnsi"/>
            <w:b/>
            <w:color w:val="000000" w:themeColor="text1"/>
            <w:sz w:val="44"/>
            <w:lang w:eastAsia="en-US"/>
            <w:rPrChange w:id="8386" w:author="Dr Mamadou SANOGO" w:date="2023-10-25T18:15:00Z">
              <w:rPr>
                <w:rFonts w:eastAsiaTheme="minorHAnsi"/>
                <w:b/>
                <w:sz w:val="44"/>
                <w:lang w:eastAsia="en-US"/>
              </w:rPr>
            </w:rPrChange>
          </w:rPr>
          <w:t>Décision de création</w:t>
        </w:r>
      </w:ins>
    </w:p>
    <w:p w14:paraId="481517B1" w14:textId="0F93CF48" w:rsidR="006350A6" w:rsidRPr="007A4AFC" w:rsidRDefault="00502781" w:rsidP="006350A6">
      <w:pPr>
        <w:shd w:val="clear" w:color="auto" w:fill="FFFFFF"/>
        <w:spacing w:line="240" w:lineRule="auto"/>
        <w:ind w:right="9"/>
        <w:jc w:val="center"/>
        <w:rPr>
          <w:ins w:id="8387" w:author="Dr Mamadou SANOGO" w:date="2023-10-25T14:36:00Z"/>
          <w:color w:val="000000" w:themeColor="text1"/>
          <w:sz w:val="28"/>
          <w:szCs w:val="28"/>
          <w:rPrChange w:id="8388" w:author="Dr Mamadou SANOGO" w:date="2023-10-25T18:15:00Z">
            <w:rPr>
              <w:ins w:id="8389" w:author="Dr Mamadou SANOGO" w:date="2023-10-25T14:36:00Z"/>
              <w:color w:val="000000"/>
              <w:sz w:val="28"/>
              <w:szCs w:val="28"/>
            </w:rPr>
          </w:rPrChange>
        </w:rPr>
      </w:pPr>
      <w:r w:rsidRPr="007A4AFC">
        <w:rPr>
          <w:color w:val="000000" w:themeColor="text1"/>
          <w:sz w:val="28"/>
          <w:szCs w:val="28"/>
          <w:rPrChange w:id="8390" w:author="Dr Mamadou SANOGO" w:date="2023-10-25T18:15:00Z">
            <w:rPr>
              <w:color w:val="000000"/>
              <w:sz w:val="28"/>
              <w:szCs w:val="28"/>
            </w:rPr>
          </w:rPrChange>
        </w:rPr>
        <w:br w:type="page"/>
      </w:r>
    </w:p>
    <w:p w14:paraId="46757C6D" w14:textId="77777777" w:rsidR="006350A6" w:rsidRPr="007A4AFC" w:rsidRDefault="006350A6" w:rsidP="006350A6">
      <w:pPr>
        <w:shd w:val="clear" w:color="auto" w:fill="FFFFFF"/>
        <w:spacing w:line="240" w:lineRule="auto"/>
        <w:ind w:right="9"/>
        <w:jc w:val="center"/>
        <w:rPr>
          <w:ins w:id="8391" w:author="Dr Mamadou SANOGO" w:date="2023-10-25T14:36:00Z"/>
          <w:color w:val="000000" w:themeColor="text1"/>
          <w:sz w:val="28"/>
          <w:szCs w:val="28"/>
          <w:rPrChange w:id="8392" w:author="Dr Mamadou SANOGO" w:date="2023-10-25T18:15:00Z">
            <w:rPr>
              <w:ins w:id="8393" w:author="Dr Mamadou SANOGO" w:date="2023-10-25T14:36:00Z"/>
              <w:color w:val="000000"/>
              <w:sz w:val="28"/>
              <w:szCs w:val="28"/>
            </w:rPr>
          </w:rPrChange>
        </w:rPr>
      </w:pPr>
    </w:p>
    <w:p w14:paraId="368E651F" w14:textId="77777777" w:rsidR="006350A6" w:rsidRPr="007A4AFC" w:rsidRDefault="006350A6" w:rsidP="006350A6">
      <w:pPr>
        <w:shd w:val="clear" w:color="auto" w:fill="FFFFFF"/>
        <w:spacing w:line="240" w:lineRule="auto"/>
        <w:ind w:right="9"/>
        <w:jc w:val="center"/>
        <w:rPr>
          <w:ins w:id="8394" w:author="Dr Mamadou SANOGO" w:date="2023-10-25T14:36:00Z"/>
          <w:color w:val="000000" w:themeColor="text1"/>
          <w:sz w:val="28"/>
          <w:szCs w:val="28"/>
          <w:rPrChange w:id="8395" w:author="Dr Mamadou SANOGO" w:date="2023-10-25T18:15:00Z">
            <w:rPr>
              <w:ins w:id="8396" w:author="Dr Mamadou SANOGO" w:date="2023-10-25T14:36:00Z"/>
              <w:color w:val="000000"/>
              <w:sz w:val="28"/>
              <w:szCs w:val="28"/>
            </w:rPr>
          </w:rPrChange>
        </w:rPr>
      </w:pPr>
    </w:p>
    <w:p w14:paraId="43CE58B8" w14:textId="77777777" w:rsidR="006350A6" w:rsidRPr="007A4AFC" w:rsidRDefault="006350A6" w:rsidP="006350A6">
      <w:pPr>
        <w:shd w:val="clear" w:color="auto" w:fill="FFFFFF"/>
        <w:spacing w:line="240" w:lineRule="auto"/>
        <w:ind w:right="9"/>
        <w:jc w:val="center"/>
        <w:rPr>
          <w:ins w:id="8397" w:author="Dr Mamadou SANOGO" w:date="2023-10-25T14:36:00Z"/>
          <w:color w:val="000000" w:themeColor="text1"/>
          <w:sz w:val="28"/>
          <w:szCs w:val="28"/>
          <w:rPrChange w:id="8398" w:author="Dr Mamadou SANOGO" w:date="2023-10-25T18:15:00Z">
            <w:rPr>
              <w:ins w:id="8399" w:author="Dr Mamadou SANOGO" w:date="2023-10-25T14:36:00Z"/>
              <w:color w:val="000000"/>
              <w:sz w:val="28"/>
              <w:szCs w:val="28"/>
            </w:rPr>
          </w:rPrChange>
        </w:rPr>
      </w:pPr>
    </w:p>
    <w:p w14:paraId="50CF8674" w14:textId="77777777" w:rsidR="006350A6" w:rsidRPr="007A4AFC" w:rsidRDefault="006350A6" w:rsidP="006350A6">
      <w:pPr>
        <w:shd w:val="clear" w:color="auto" w:fill="FFFFFF"/>
        <w:spacing w:line="240" w:lineRule="auto"/>
        <w:ind w:right="9"/>
        <w:jc w:val="center"/>
        <w:rPr>
          <w:ins w:id="8400" w:author="Dr Mamadou SANOGO" w:date="2023-10-25T14:36:00Z"/>
          <w:color w:val="000000" w:themeColor="text1"/>
          <w:sz w:val="28"/>
          <w:szCs w:val="28"/>
          <w:rPrChange w:id="8401" w:author="Dr Mamadou SANOGO" w:date="2023-10-25T18:15:00Z">
            <w:rPr>
              <w:ins w:id="8402" w:author="Dr Mamadou SANOGO" w:date="2023-10-25T14:36:00Z"/>
              <w:color w:val="000000"/>
              <w:sz w:val="28"/>
              <w:szCs w:val="28"/>
            </w:rPr>
          </w:rPrChange>
        </w:rPr>
      </w:pPr>
    </w:p>
    <w:p w14:paraId="409CE888" w14:textId="77777777" w:rsidR="006350A6" w:rsidRPr="007A4AFC" w:rsidRDefault="006350A6" w:rsidP="006350A6">
      <w:pPr>
        <w:shd w:val="clear" w:color="auto" w:fill="FFFFFF"/>
        <w:spacing w:line="240" w:lineRule="auto"/>
        <w:ind w:right="9"/>
        <w:jc w:val="center"/>
        <w:rPr>
          <w:ins w:id="8403" w:author="Dr Mamadou SANOGO" w:date="2023-10-25T14:36:00Z"/>
          <w:color w:val="000000" w:themeColor="text1"/>
          <w:sz w:val="28"/>
          <w:szCs w:val="28"/>
          <w:rPrChange w:id="8404" w:author="Dr Mamadou SANOGO" w:date="2023-10-25T18:15:00Z">
            <w:rPr>
              <w:ins w:id="8405" w:author="Dr Mamadou SANOGO" w:date="2023-10-25T14:36:00Z"/>
              <w:color w:val="000000"/>
              <w:sz w:val="28"/>
              <w:szCs w:val="28"/>
            </w:rPr>
          </w:rPrChange>
        </w:rPr>
      </w:pPr>
    </w:p>
    <w:p w14:paraId="4414F228" w14:textId="77777777" w:rsidR="006350A6" w:rsidRPr="007A4AFC" w:rsidRDefault="006350A6" w:rsidP="006350A6">
      <w:pPr>
        <w:shd w:val="clear" w:color="auto" w:fill="FFFFFF"/>
        <w:spacing w:line="240" w:lineRule="auto"/>
        <w:ind w:right="9"/>
        <w:jc w:val="center"/>
        <w:rPr>
          <w:ins w:id="8406" w:author="Dr Mamadou SANOGO" w:date="2023-10-25T14:36:00Z"/>
          <w:color w:val="000000" w:themeColor="text1"/>
          <w:sz w:val="28"/>
          <w:szCs w:val="28"/>
          <w:rPrChange w:id="8407" w:author="Dr Mamadou SANOGO" w:date="2023-10-25T18:15:00Z">
            <w:rPr>
              <w:ins w:id="8408" w:author="Dr Mamadou SANOGO" w:date="2023-10-25T14:36:00Z"/>
              <w:color w:val="000000"/>
              <w:sz w:val="28"/>
              <w:szCs w:val="28"/>
            </w:rPr>
          </w:rPrChange>
        </w:rPr>
      </w:pPr>
    </w:p>
    <w:p w14:paraId="625A8ECD" w14:textId="77777777" w:rsidR="006350A6" w:rsidRPr="007A4AFC" w:rsidRDefault="006350A6" w:rsidP="006350A6">
      <w:pPr>
        <w:shd w:val="clear" w:color="auto" w:fill="FFFFFF"/>
        <w:spacing w:line="240" w:lineRule="auto"/>
        <w:ind w:right="9"/>
        <w:jc w:val="center"/>
        <w:rPr>
          <w:ins w:id="8409" w:author="Dr Mamadou SANOGO" w:date="2023-10-25T14:36:00Z"/>
          <w:color w:val="000000" w:themeColor="text1"/>
          <w:sz w:val="28"/>
          <w:szCs w:val="28"/>
          <w:rPrChange w:id="8410" w:author="Dr Mamadou SANOGO" w:date="2023-10-25T18:15:00Z">
            <w:rPr>
              <w:ins w:id="8411" w:author="Dr Mamadou SANOGO" w:date="2023-10-25T14:36:00Z"/>
              <w:color w:val="000000"/>
              <w:sz w:val="28"/>
              <w:szCs w:val="28"/>
            </w:rPr>
          </w:rPrChange>
        </w:rPr>
      </w:pPr>
    </w:p>
    <w:p w14:paraId="10E5F65D" w14:textId="77777777" w:rsidR="006350A6" w:rsidRPr="007A4AFC" w:rsidRDefault="006350A6" w:rsidP="006350A6">
      <w:pPr>
        <w:shd w:val="clear" w:color="auto" w:fill="FFFFFF"/>
        <w:spacing w:line="240" w:lineRule="auto"/>
        <w:ind w:right="9"/>
        <w:jc w:val="center"/>
        <w:rPr>
          <w:ins w:id="8412" w:author="Dr Mamadou SANOGO" w:date="2023-10-25T14:36:00Z"/>
          <w:color w:val="000000" w:themeColor="text1"/>
          <w:sz w:val="28"/>
          <w:szCs w:val="28"/>
          <w:rPrChange w:id="8413" w:author="Dr Mamadou SANOGO" w:date="2023-10-25T18:15:00Z">
            <w:rPr>
              <w:ins w:id="8414" w:author="Dr Mamadou SANOGO" w:date="2023-10-25T14:36:00Z"/>
              <w:color w:val="000000"/>
              <w:sz w:val="28"/>
              <w:szCs w:val="28"/>
            </w:rPr>
          </w:rPrChange>
        </w:rPr>
      </w:pPr>
    </w:p>
    <w:p w14:paraId="7358571C" w14:textId="77777777" w:rsidR="006350A6" w:rsidRPr="007A4AFC" w:rsidRDefault="006350A6" w:rsidP="006350A6">
      <w:pPr>
        <w:shd w:val="clear" w:color="auto" w:fill="FFFFFF"/>
        <w:spacing w:line="240" w:lineRule="auto"/>
        <w:ind w:right="9"/>
        <w:jc w:val="center"/>
        <w:rPr>
          <w:ins w:id="8415" w:author="Dr Mamadou SANOGO" w:date="2023-10-25T14:36:00Z"/>
          <w:color w:val="000000" w:themeColor="text1"/>
          <w:sz w:val="28"/>
          <w:szCs w:val="28"/>
          <w:rPrChange w:id="8416" w:author="Dr Mamadou SANOGO" w:date="2023-10-25T18:15:00Z">
            <w:rPr>
              <w:ins w:id="8417" w:author="Dr Mamadou SANOGO" w:date="2023-10-25T14:36:00Z"/>
              <w:color w:val="000000"/>
              <w:sz w:val="28"/>
              <w:szCs w:val="28"/>
            </w:rPr>
          </w:rPrChange>
        </w:rPr>
      </w:pPr>
    </w:p>
    <w:p w14:paraId="4A4929B3" w14:textId="701B11B4" w:rsidR="006350A6" w:rsidRPr="007A4AFC" w:rsidRDefault="006350A6" w:rsidP="006350A6">
      <w:pPr>
        <w:shd w:val="clear" w:color="auto" w:fill="FFFFFF"/>
        <w:spacing w:line="240" w:lineRule="auto"/>
        <w:ind w:right="9"/>
        <w:jc w:val="center"/>
        <w:rPr>
          <w:ins w:id="8418" w:author="Dr Mamadou SANOGO" w:date="2023-10-25T14:41:00Z"/>
          <w:color w:val="000000" w:themeColor="text1"/>
          <w:sz w:val="28"/>
          <w:szCs w:val="28"/>
          <w:rPrChange w:id="8419" w:author="Dr Mamadou SANOGO" w:date="2023-10-25T18:15:00Z">
            <w:rPr>
              <w:ins w:id="8420" w:author="Dr Mamadou SANOGO" w:date="2023-10-25T14:41:00Z"/>
              <w:color w:val="000000"/>
              <w:sz w:val="28"/>
              <w:szCs w:val="28"/>
            </w:rPr>
          </w:rPrChange>
        </w:rPr>
      </w:pPr>
    </w:p>
    <w:p w14:paraId="59830912" w14:textId="24B8F699" w:rsidR="006350A6" w:rsidRPr="007A4AFC" w:rsidRDefault="006350A6" w:rsidP="006350A6">
      <w:pPr>
        <w:shd w:val="clear" w:color="auto" w:fill="FFFFFF"/>
        <w:spacing w:line="240" w:lineRule="auto"/>
        <w:ind w:right="9"/>
        <w:jc w:val="center"/>
        <w:rPr>
          <w:ins w:id="8421" w:author="Dr Mamadou SANOGO" w:date="2023-10-25T14:41:00Z"/>
          <w:color w:val="000000" w:themeColor="text1"/>
          <w:sz w:val="28"/>
          <w:szCs w:val="28"/>
          <w:rPrChange w:id="8422" w:author="Dr Mamadou SANOGO" w:date="2023-10-25T18:15:00Z">
            <w:rPr>
              <w:ins w:id="8423" w:author="Dr Mamadou SANOGO" w:date="2023-10-25T14:41:00Z"/>
              <w:color w:val="000000"/>
              <w:sz w:val="28"/>
              <w:szCs w:val="28"/>
            </w:rPr>
          </w:rPrChange>
        </w:rPr>
      </w:pPr>
    </w:p>
    <w:p w14:paraId="66D91157" w14:textId="12A49B38" w:rsidR="006350A6" w:rsidRPr="007A4AFC" w:rsidRDefault="006350A6" w:rsidP="006350A6">
      <w:pPr>
        <w:shd w:val="clear" w:color="auto" w:fill="FFFFFF"/>
        <w:spacing w:line="240" w:lineRule="auto"/>
        <w:ind w:right="9"/>
        <w:jc w:val="center"/>
        <w:rPr>
          <w:ins w:id="8424" w:author="Dr Mamadou SANOGO" w:date="2023-10-25T14:41:00Z"/>
          <w:color w:val="000000" w:themeColor="text1"/>
          <w:sz w:val="28"/>
          <w:szCs w:val="28"/>
          <w:rPrChange w:id="8425" w:author="Dr Mamadou SANOGO" w:date="2023-10-25T18:15:00Z">
            <w:rPr>
              <w:ins w:id="8426" w:author="Dr Mamadou SANOGO" w:date="2023-10-25T14:41:00Z"/>
              <w:color w:val="000000"/>
              <w:sz w:val="28"/>
              <w:szCs w:val="28"/>
            </w:rPr>
          </w:rPrChange>
        </w:rPr>
      </w:pPr>
    </w:p>
    <w:p w14:paraId="4FE368C4" w14:textId="01B3DD1E" w:rsidR="006350A6" w:rsidRPr="007A4AFC" w:rsidRDefault="006350A6" w:rsidP="006350A6">
      <w:pPr>
        <w:shd w:val="clear" w:color="auto" w:fill="FFFFFF"/>
        <w:spacing w:line="240" w:lineRule="auto"/>
        <w:ind w:right="9"/>
        <w:jc w:val="center"/>
        <w:rPr>
          <w:ins w:id="8427" w:author="Dr Mamadou SANOGO" w:date="2023-10-25T14:41:00Z"/>
          <w:color w:val="000000" w:themeColor="text1"/>
          <w:sz w:val="28"/>
          <w:szCs w:val="28"/>
          <w:rPrChange w:id="8428" w:author="Dr Mamadou SANOGO" w:date="2023-10-25T18:15:00Z">
            <w:rPr>
              <w:ins w:id="8429" w:author="Dr Mamadou SANOGO" w:date="2023-10-25T14:41:00Z"/>
              <w:color w:val="000000"/>
              <w:sz w:val="28"/>
              <w:szCs w:val="28"/>
            </w:rPr>
          </w:rPrChange>
        </w:rPr>
      </w:pPr>
    </w:p>
    <w:p w14:paraId="6C368AF5" w14:textId="42DA3265" w:rsidR="006350A6" w:rsidRPr="007A4AFC" w:rsidRDefault="006350A6" w:rsidP="006350A6">
      <w:pPr>
        <w:shd w:val="clear" w:color="auto" w:fill="FFFFFF"/>
        <w:spacing w:line="240" w:lineRule="auto"/>
        <w:ind w:right="9"/>
        <w:jc w:val="center"/>
        <w:rPr>
          <w:ins w:id="8430" w:author="Dr Mamadou SANOGO" w:date="2023-10-25T14:41:00Z"/>
          <w:color w:val="000000" w:themeColor="text1"/>
          <w:sz w:val="28"/>
          <w:szCs w:val="28"/>
          <w:rPrChange w:id="8431" w:author="Dr Mamadou SANOGO" w:date="2023-10-25T18:15:00Z">
            <w:rPr>
              <w:ins w:id="8432" w:author="Dr Mamadou SANOGO" w:date="2023-10-25T14:41:00Z"/>
              <w:color w:val="000000"/>
              <w:sz w:val="28"/>
              <w:szCs w:val="28"/>
            </w:rPr>
          </w:rPrChange>
        </w:rPr>
      </w:pPr>
    </w:p>
    <w:p w14:paraId="47CC1825" w14:textId="7257E6DF" w:rsidR="006350A6" w:rsidRPr="007A4AFC" w:rsidRDefault="006350A6" w:rsidP="006350A6">
      <w:pPr>
        <w:shd w:val="clear" w:color="auto" w:fill="FFFFFF"/>
        <w:spacing w:line="240" w:lineRule="auto"/>
        <w:ind w:right="9"/>
        <w:jc w:val="center"/>
        <w:rPr>
          <w:ins w:id="8433" w:author="Dr Mamadou SANOGO" w:date="2023-10-25T14:41:00Z"/>
          <w:color w:val="000000" w:themeColor="text1"/>
          <w:sz w:val="28"/>
          <w:szCs w:val="28"/>
          <w:rPrChange w:id="8434" w:author="Dr Mamadou SANOGO" w:date="2023-10-25T18:15:00Z">
            <w:rPr>
              <w:ins w:id="8435" w:author="Dr Mamadou SANOGO" w:date="2023-10-25T14:41:00Z"/>
              <w:color w:val="000000"/>
              <w:sz w:val="28"/>
              <w:szCs w:val="28"/>
            </w:rPr>
          </w:rPrChange>
        </w:rPr>
      </w:pPr>
    </w:p>
    <w:p w14:paraId="3140F385" w14:textId="4074EBC8" w:rsidR="006350A6" w:rsidRPr="007A4AFC" w:rsidRDefault="006350A6" w:rsidP="006350A6">
      <w:pPr>
        <w:shd w:val="clear" w:color="auto" w:fill="FFFFFF"/>
        <w:spacing w:line="240" w:lineRule="auto"/>
        <w:ind w:right="9"/>
        <w:jc w:val="center"/>
        <w:rPr>
          <w:ins w:id="8436" w:author="Dr Mamadou SANOGO" w:date="2023-10-25T14:41:00Z"/>
          <w:color w:val="000000" w:themeColor="text1"/>
          <w:sz w:val="28"/>
          <w:szCs w:val="28"/>
          <w:rPrChange w:id="8437" w:author="Dr Mamadou SANOGO" w:date="2023-10-25T18:15:00Z">
            <w:rPr>
              <w:ins w:id="8438" w:author="Dr Mamadou SANOGO" w:date="2023-10-25T14:41:00Z"/>
              <w:color w:val="000000"/>
              <w:sz w:val="28"/>
              <w:szCs w:val="28"/>
            </w:rPr>
          </w:rPrChange>
        </w:rPr>
      </w:pPr>
    </w:p>
    <w:p w14:paraId="608621D5" w14:textId="2940C4D9" w:rsidR="006350A6" w:rsidRPr="007A4AFC" w:rsidRDefault="006350A6" w:rsidP="006350A6">
      <w:pPr>
        <w:shd w:val="clear" w:color="auto" w:fill="FFFFFF"/>
        <w:spacing w:line="240" w:lineRule="auto"/>
        <w:ind w:right="9"/>
        <w:jc w:val="center"/>
        <w:rPr>
          <w:ins w:id="8439" w:author="Dr Mamadou SANOGO" w:date="2023-10-25T14:41:00Z"/>
          <w:color w:val="000000" w:themeColor="text1"/>
          <w:sz w:val="28"/>
          <w:szCs w:val="28"/>
          <w:rPrChange w:id="8440" w:author="Dr Mamadou SANOGO" w:date="2023-10-25T18:15:00Z">
            <w:rPr>
              <w:ins w:id="8441" w:author="Dr Mamadou SANOGO" w:date="2023-10-25T14:41:00Z"/>
              <w:color w:val="000000"/>
              <w:sz w:val="28"/>
              <w:szCs w:val="28"/>
            </w:rPr>
          </w:rPrChange>
        </w:rPr>
      </w:pPr>
    </w:p>
    <w:p w14:paraId="34CC8A81" w14:textId="192B2E71" w:rsidR="006350A6" w:rsidRPr="007A4AFC" w:rsidRDefault="006350A6" w:rsidP="006350A6">
      <w:pPr>
        <w:shd w:val="clear" w:color="auto" w:fill="FFFFFF"/>
        <w:spacing w:line="240" w:lineRule="auto"/>
        <w:ind w:right="9"/>
        <w:jc w:val="center"/>
        <w:rPr>
          <w:ins w:id="8442" w:author="Dr Mamadou SANOGO" w:date="2023-10-25T14:41:00Z"/>
          <w:color w:val="000000" w:themeColor="text1"/>
          <w:sz w:val="28"/>
          <w:szCs w:val="28"/>
          <w:rPrChange w:id="8443" w:author="Dr Mamadou SANOGO" w:date="2023-10-25T18:15:00Z">
            <w:rPr>
              <w:ins w:id="8444" w:author="Dr Mamadou SANOGO" w:date="2023-10-25T14:41:00Z"/>
              <w:color w:val="000000"/>
              <w:sz w:val="28"/>
              <w:szCs w:val="28"/>
            </w:rPr>
          </w:rPrChange>
        </w:rPr>
      </w:pPr>
    </w:p>
    <w:p w14:paraId="28A15DEC" w14:textId="62F383CA" w:rsidR="006350A6" w:rsidRPr="007A4AFC" w:rsidRDefault="006350A6" w:rsidP="006350A6">
      <w:pPr>
        <w:shd w:val="clear" w:color="auto" w:fill="FFFFFF"/>
        <w:spacing w:line="240" w:lineRule="auto"/>
        <w:ind w:right="9"/>
        <w:jc w:val="center"/>
        <w:rPr>
          <w:ins w:id="8445" w:author="Dr Mamadou SANOGO" w:date="2023-10-25T14:41:00Z"/>
          <w:color w:val="000000" w:themeColor="text1"/>
          <w:sz w:val="28"/>
          <w:szCs w:val="28"/>
          <w:rPrChange w:id="8446" w:author="Dr Mamadou SANOGO" w:date="2023-10-25T18:15:00Z">
            <w:rPr>
              <w:ins w:id="8447" w:author="Dr Mamadou SANOGO" w:date="2023-10-25T14:41:00Z"/>
              <w:color w:val="000000"/>
              <w:sz w:val="28"/>
              <w:szCs w:val="28"/>
            </w:rPr>
          </w:rPrChange>
        </w:rPr>
      </w:pPr>
    </w:p>
    <w:p w14:paraId="3313D89D" w14:textId="0F913B70" w:rsidR="006350A6" w:rsidRPr="007A4AFC" w:rsidRDefault="006350A6" w:rsidP="006350A6">
      <w:pPr>
        <w:shd w:val="clear" w:color="auto" w:fill="FFFFFF"/>
        <w:spacing w:line="240" w:lineRule="auto"/>
        <w:ind w:right="9"/>
        <w:jc w:val="center"/>
        <w:rPr>
          <w:ins w:id="8448" w:author="Dr Mamadou SANOGO" w:date="2023-10-25T14:41:00Z"/>
          <w:color w:val="000000" w:themeColor="text1"/>
          <w:sz w:val="28"/>
          <w:szCs w:val="28"/>
          <w:rPrChange w:id="8449" w:author="Dr Mamadou SANOGO" w:date="2023-10-25T18:15:00Z">
            <w:rPr>
              <w:ins w:id="8450" w:author="Dr Mamadou SANOGO" w:date="2023-10-25T14:41:00Z"/>
              <w:color w:val="000000"/>
              <w:sz w:val="28"/>
              <w:szCs w:val="28"/>
            </w:rPr>
          </w:rPrChange>
        </w:rPr>
      </w:pPr>
    </w:p>
    <w:p w14:paraId="51A1F919" w14:textId="43C11D08" w:rsidR="006350A6" w:rsidRPr="007A4AFC" w:rsidRDefault="006350A6" w:rsidP="006350A6">
      <w:pPr>
        <w:shd w:val="clear" w:color="auto" w:fill="FFFFFF"/>
        <w:spacing w:line="240" w:lineRule="auto"/>
        <w:ind w:right="9"/>
        <w:jc w:val="center"/>
        <w:rPr>
          <w:ins w:id="8451" w:author="Dr Mamadou SANOGO" w:date="2023-10-25T14:41:00Z"/>
          <w:color w:val="000000" w:themeColor="text1"/>
          <w:sz w:val="28"/>
          <w:szCs w:val="28"/>
          <w:rPrChange w:id="8452" w:author="Dr Mamadou SANOGO" w:date="2023-10-25T18:15:00Z">
            <w:rPr>
              <w:ins w:id="8453" w:author="Dr Mamadou SANOGO" w:date="2023-10-25T14:41:00Z"/>
              <w:color w:val="000000"/>
              <w:sz w:val="28"/>
              <w:szCs w:val="28"/>
            </w:rPr>
          </w:rPrChange>
        </w:rPr>
      </w:pPr>
    </w:p>
    <w:p w14:paraId="6283875B" w14:textId="1CD1ABCF" w:rsidR="006350A6" w:rsidRPr="007A4AFC" w:rsidRDefault="006350A6" w:rsidP="006350A6">
      <w:pPr>
        <w:shd w:val="clear" w:color="auto" w:fill="FFFFFF"/>
        <w:spacing w:line="240" w:lineRule="auto"/>
        <w:ind w:right="9"/>
        <w:jc w:val="center"/>
        <w:rPr>
          <w:ins w:id="8454" w:author="Dr Mamadou SANOGO" w:date="2023-10-25T14:41:00Z"/>
          <w:color w:val="000000" w:themeColor="text1"/>
          <w:sz w:val="28"/>
          <w:szCs w:val="28"/>
          <w:rPrChange w:id="8455" w:author="Dr Mamadou SANOGO" w:date="2023-10-25T18:15:00Z">
            <w:rPr>
              <w:ins w:id="8456" w:author="Dr Mamadou SANOGO" w:date="2023-10-25T14:41:00Z"/>
              <w:color w:val="000000"/>
              <w:sz w:val="28"/>
              <w:szCs w:val="28"/>
            </w:rPr>
          </w:rPrChange>
        </w:rPr>
      </w:pPr>
    </w:p>
    <w:p w14:paraId="32B8DD12" w14:textId="340EB1D5" w:rsidR="006350A6" w:rsidRPr="007A4AFC" w:rsidRDefault="006350A6" w:rsidP="006350A6">
      <w:pPr>
        <w:shd w:val="clear" w:color="auto" w:fill="FFFFFF"/>
        <w:spacing w:line="240" w:lineRule="auto"/>
        <w:ind w:right="9"/>
        <w:jc w:val="center"/>
        <w:rPr>
          <w:ins w:id="8457" w:author="Dr Mamadou SANOGO" w:date="2023-10-25T14:41:00Z"/>
          <w:color w:val="000000" w:themeColor="text1"/>
          <w:sz w:val="28"/>
          <w:szCs w:val="28"/>
          <w:rPrChange w:id="8458" w:author="Dr Mamadou SANOGO" w:date="2023-10-25T18:15:00Z">
            <w:rPr>
              <w:ins w:id="8459" w:author="Dr Mamadou SANOGO" w:date="2023-10-25T14:41:00Z"/>
              <w:color w:val="000000"/>
              <w:sz w:val="28"/>
              <w:szCs w:val="28"/>
            </w:rPr>
          </w:rPrChange>
        </w:rPr>
      </w:pPr>
    </w:p>
    <w:p w14:paraId="32C8F7B2" w14:textId="5542C251" w:rsidR="006350A6" w:rsidRPr="007A4AFC" w:rsidRDefault="006350A6" w:rsidP="006350A6">
      <w:pPr>
        <w:shd w:val="clear" w:color="auto" w:fill="FFFFFF"/>
        <w:spacing w:line="240" w:lineRule="auto"/>
        <w:ind w:right="9"/>
        <w:jc w:val="center"/>
        <w:rPr>
          <w:ins w:id="8460" w:author="Dr Mamadou SANOGO" w:date="2023-10-25T14:41:00Z"/>
          <w:color w:val="000000" w:themeColor="text1"/>
          <w:sz w:val="28"/>
          <w:szCs w:val="28"/>
          <w:rPrChange w:id="8461" w:author="Dr Mamadou SANOGO" w:date="2023-10-25T18:15:00Z">
            <w:rPr>
              <w:ins w:id="8462" w:author="Dr Mamadou SANOGO" w:date="2023-10-25T14:41:00Z"/>
              <w:color w:val="000000"/>
              <w:sz w:val="28"/>
              <w:szCs w:val="28"/>
            </w:rPr>
          </w:rPrChange>
        </w:rPr>
      </w:pPr>
    </w:p>
    <w:p w14:paraId="7D2573AA" w14:textId="66604C16" w:rsidR="006350A6" w:rsidRPr="007A4AFC" w:rsidRDefault="006350A6" w:rsidP="006350A6">
      <w:pPr>
        <w:shd w:val="clear" w:color="auto" w:fill="FFFFFF"/>
        <w:spacing w:line="240" w:lineRule="auto"/>
        <w:ind w:right="9"/>
        <w:jc w:val="center"/>
        <w:rPr>
          <w:ins w:id="8463" w:author="Dr Mamadou SANOGO" w:date="2023-10-25T14:41:00Z"/>
          <w:color w:val="000000" w:themeColor="text1"/>
          <w:sz w:val="28"/>
          <w:szCs w:val="28"/>
          <w:rPrChange w:id="8464" w:author="Dr Mamadou SANOGO" w:date="2023-10-25T18:15:00Z">
            <w:rPr>
              <w:ins w:id="8465" w:author="Dr Mamadou SANOGO" w:date="2023-10-25T14:41:00Z"/>
              <w:color w:val="000000"/>
              <w:sz w:val="28"/>
              <w:szCs w:val="28"/>
            </w:rPr>
          </w:rPrChange>
        </w:rPr>
      </w:pPr>
    </w:p>
    <w:p w14:paraId="1753DD55" w14:textId="00327A26" w:rsidR="006350A6" w:rsidRPr="007A4AFC" w:rsidRDefault="006350A6" w:rsidP="006350A6">
      <w:pPr>
        <w:shd w:val="clear" w:color="auto" w:fill="FFFFFF"/>
        <w:spacing w:line="240" w:lineRule="auto"/>
        <w:ind w:right="9"/>
        <w:jc w:val="center"/>
        <w:rPr>
          <w:ins w:id="8466" w:author="Dr Mamadou SANOGO" w:date="2023-10-25T14:41:00Z"/>
          <w:color w:val="000000" w:themeColor="text1"/>
          <w:sz w:val="28"/>
          <w:szCs w:val="28"/>
          <w:rPrChange w:id="8467" w:author="Dr Mamadou SANOGO" w:date="2023-10-25T18:15:00Z">
            <w:rPr>
              <w:ins w:id="8468" w:author="Dr Mamadou SANOGO" w:date="2023-10-25T14:41:00Z"/>
              <w:color w:val="000000"/>
              <w:sz w:val="28"/>
              <w:szCs w:val="28"/>
            </w:rPr>
          </w:rPrChange>
        </w:rPr>
      </w:pPr>
    </w:p>
    <w:p w14:paraId="2B84AAB2" w14:textId="25279326" w:rsidR="006350A6" w:rsidRPr="007A4AFC" w:rsidRDefault="006350A6" w:rsidP="006350A6">
      <w:pPr>
        <w:shd w:val="clear" w:color="auto" w:fill="FFFFFF"/>
        <w:spacing w:line="240" w:lineRule="auto"/>
        <w:ind w:right="9"/>
        <w:jc w:val="center"/>
        <w:rPr>
          <w:ins w:id="8469" w:author="Dr Mamadou SANOGO" w:date="2023-10-25T14:41:00Z"/>
          <w:color w:val="000000" w:themeColor="text1"/>
          <w:sz w:val="28"/>
          <w:szCs w:val="28"/>
          <w:rPrChange w:id="8470" w:author="Dr Mamadou SANOGO" w:date="2023-10-25T18:15:00Z">
            <w:rPr>
              <w:ins w:id="8471" w:author="Dr Mamadou SANOGO" w:date="2023-10-25T14:41:00Z"/>
              <w:color w:val="000000"/>
              <w:sz w:val="28"/>
              <w:szCs w:val="28"/>
            </w:rPr>
          </w:rPrChange>
        </w:rPr>
      </w:pPr>
    </w:p>
    <w:p w14:paraId="7A44DD96" w14:textId="58FDE2F5" w:rsidR="006350A6" w:rsidRPr="007A4AFC" w:rsidRDefault="006350A6" w:rsidP="006350A6">
      <w:pPr>
        <w:shd w:val="clear" w:color="auto" w:fill="FFFFFF"/>
        <w:spacing w:line="240" w:lineRule="auto"/>
        <w:ind w:right="9"/>
        <w:jc w:val="center"/>
        <w:rPr>
          <w:ins w:id="8472" w:author="Dr Mamadou SANOGO" w:date="2023-10-25T14:41:00Z"/>
          <w:color w:val="000000" w:themeColor="text1"/>
          <w:sz w:val="28"/>
          <w:szCs w:val="28"/>
          <w:rPrChange w:id="8473" w:author="Dr Mamadou SANOGO" w:date="2023-10-25T18:15:00Z">
            <w:rPr>
              <w:ins w:id="8474" w:author="Dr Mamadou SANOGO" w:date="2023-10-25T14:41:00Z"/>
              <w:color w:val="000000"/>
              <w:sz w:val="28"/>
              <w:szCs w:val="28"/>
            </w:rPr>
          </w:rPrChange>
        </w:rPr>
      </w:pPr>
    </w:p>
    <w:p w14:paraId="1EF8B93B" w14:textId="2B70ECC2" w:rsidR="006350A6" w:rsidRPr="007A4AFC" w:rsidRDefault="006350A6" w:rsidP="006350A6">
      <w:pPr>
        <w:shd w:val="clear" w:color="auto" w:fill="FFFFFF"/>
        <w:spacing w:line="240" w:lineRule="auto"/>
        <w:ind w:right="9"/>
        <w:jc w:val="center"/>
        <w:rPr>
          <w:ins w:id="8475" w:author="Dr Mamadou SANOGO" w:date="2023-10-25T14:41:00Z"/>
          <w:color w:val="000000" w:themeColor="text1"/>
          <w:sz w:val="28"/>
          <w:szCs w:val="28"/>
          <w:rPrChange w:id="8476" w:author="Dr Mamadou SANOGO" w:date="2023-10-25T18:15:00Z">
            <w:rPr>
              <w:ins w:id="8477" w:author="Dr Mamadou SANOGO" w:date="2023-10-25T14:41:00Z"/>
              <w:color w:val="000000"/>
              <w:sz w:val="28"/>
              <w:szCs w:val="28"/>
            </w:rPr>
          </w:rPrChange>
        </w:rPr>
      </w:pPr>
    </w:p>
    <w:p w14:paraId="2637A9D1" w14:textId="28A5D4CC" w:rsidR="006350A6" w:rsidRPr="007A4AFC" w:rsidRDefault="006350A6" w:rsidP="006350A6">
      <w:pPr>
        <w:shd w:val="clear" w:color="auto" w:fill="FFFFFF"/>
        <w:spacing w:line="240" w:lineRule="auto"/>
        <w:ind w:right="9"/>
        <w:jc w:val="center"/>
        <w:rPr>
          <w:ins w:id="8478" w:author="Dr Mamadou SANOGO" w:date="2023-10-25T14:41:00Z"/>
          <w:color w:val="000000" w:themeColor="text1"/>
          <w:sz w:val="28"/>
          <w:szCs w:val="28"/>
          <w:rPrChange w:id="8479" w:author="Dr Mamadou SANOGO" w:date="2023-10-25T18:15:00Z">
            <w:rPr>
              <w:ins w:id="8480" w:author="Dr Mamadou SANOGO" w:date="2023-10-25T14:41:00Z"/>
              <w:color w:val="000000"/>
              <w:sz w:val="28"/>
              <w:szCs w:val="28"/>
            </w:rPr>
          </w:rPrChange>
        </w:rPr>
      </w:pPr>
    </w:p>
    <w:p w14:paraId="7CE167C7" w14:textId="3212F791" w:rsidR="006350A6" w:rsidRPr="007A4AFC" w:rsidRDefault="006350A6" w:rsidP="006350A6">
      <w:pPr>
        <w:shd w:val="clear" w:color="auto" w:fill="FFFFFF"/>
        <w:spacing w:line="240" w:lineRule="auto"/>
        <w:ind w:right="9"/>
        <w:jc w:val="center"/>
        <w:rPr>
          <w:ins w:id="8481" w:author="Dr Mamadou SANOGO" w:date="2023-10-25T14:41:00Z"/>
          <w:color w:val="000000" w:themeColor="text1"/>
          <w:sz w:val="28"/>
          <w:szCs w:val="28"/>
          <w:rPrChange w:id="8482" w:author="Dr Mamadou SANOGO" w:date="2023-10-25T18:15:00Z">
            <w:rPr>
              <w:ins w:id="8483" w:author="Dr Mamadou SANOGO" w:date="2023-10-25T14:41:00Z"/>
              <w:color w:val="000000"/>
              <w:sz w:val="28"/>
              <w:szCs w:val="28"/>
            </w:rPr>
          </w:rPrChange>
        </w:rPr>
      </w:pPr>
    </w:p>
    <w:p w14:paraId="1CB05117" w14:textId="540EAB96" w:rsidR="006350A6" w:rsidRPr="007A4AFC" w:rsidRDefault="006350A6" w:rsidP="006350A6">
      <w:pPr>
        <w:shd w:val="clear" w:color="auto" w:fill="FFFFFF"/>
        <w:spacing w:line="240" w:lineRule="auto"/>
        <w:ind w:right="9"/>
        <w:jc w:val="center"/>
        <w:rPr>
          <w:ins w:id="8484" w:author="Dr Mamadou SANOGO" w:date="2023-10-25T14:41:00Z"/>
          <w:color w:val="000000" w:themeColor="text1"/>
          <w:sz w:val="28"/>
          <w:szCs w:val="28"/>
          <w:rPrChange w:id="8485" w:author="Dr Mamadou SANOGO" w:date="2023-10-25T18:15:00Z">
            <w:rPr>
              <w:ins w:id="8486" w:author="Dr Mamadou SANOGO" w:date="2023-10-25T14:41:00Z"/>
              <w:color w:val="000000"/>
              <w:sz w:val="28"/>
              <w:szCs w:val="28"/>
            </w:rPr>
          </w:rPrChange>
        </w:rPr>
      </w:pPr>
    </w:p>
    <w:p w14:paraId="51D9722B" w14:textId="6C4A096F" w:rsidR="006350A6" w:rsidRPr="007A4AFC" w:rsidRDefault="006350A6" w:rsidP="006350A6">
      <w:pPr>
        <w:shd w:val="clear" w:color="auto" w:fill="FFFFFF"/>
        <w:spacing w:line="240" w:lineRule="auto"/>
        <w:ind w:right="9"/>
        <w:jc w:val="center"/>
        <w:rPr>
          <w:ins w:id="8487" w:author="Dr Mamadou SANOGO" w:date="2023-10-25T14:41:00Z"/>
          <w:color w:val="000000" w:themeColor="text1"/>
          <w:sz w:val="28"/>
          <w:szCs w:val="28"/>
          <w:rPrChange w:id="8488" w:author="Dr Mamadou SANOGO" w:date="2023-10-25T18:15:00Z">
            <w:rPr>
              <w:ins w:id="8489" w:author="Dr Mamadou SANOGO" w:date="2023-10-25T14:41:00Z"/>
              <w:color w:val="000000"/>
              <w:sz w:val="28"/>
              <w:szCs w:val="28"/>
            </w:rPr>
          </w:rPrChange>
        </w:rPr>
      </w:pPr>
    </w:p>
    <w:p w14:paraId="6F58DAD3" w14:textId="46E2B9CE" w:rsidR="006350A6" w:rsidRPr="007A4AFC" w:rsidRDefault="006350A6" w:rsidP="006350A6">
      <w:pPr>
        <w:shd w:val="clear" w:color="auto" w:fill="FFFFFF"/>
        <w:spacing w:line="240" w:lineRule="auto"/>
        <w:ind w:right="9"/>
        <w:jc w:val="center"/>
        <w:rPr>
          <w:ins w:id="8490" w:author="Dr Mamadou SANOGO" w:date="2023-10-25T14:41:00Z"/>
          <w:color w:val="000000" w:themeColor="text1"/>
          <w:sz w:val="28"/>
          <w:szCs w:val="28"/>
          <w:rPrChange w:id="8491" w:author="Dr Mamadou SANOGO" w:date="2023-10-25T18:15:00Z">
            <w:rPr>
              <w:ins w:id="8492" w:author="Dr Mamadou SANOGO" w:date="2023-10-25T14:41:00Z"/>
              <w:color w:val="000000"/>
              <w:sz w:val="28"/>
              <w:szCs w:val="28"/>
            </w:rPr>
          </w:rPrChange>
        </w:rPr>
      </w:pPr>
    </w:p>
    <w:p w14:paraId="02FEF4A6" w14:textId="3C00E992" w:rsidR="006350A6" w:rsidRPr="007A4AFC" w:rsidRDefault="006350A6" w:rsidP="006350A6">
      <w:pPr>
        <w:shd w:val="clear" w:color="auto" w:fill="FFFFFF"/>
        <w:spacing w:line="240" w:lineRule="auto"/>
        <w:ind w:right="9"/>
        <w:jc w:val="center"/>
        <w:rPr>
          <w:ins w:id="8493" w:author="Dr Mamadou SANOGO" w:date="2023-10-25T14:41:00Z"/>
          <w:color w:val="000000" w:themeColor="text1"/>
          <w:sz w:val="28"/>
          <w:szCs w:val="28"/>
          <w:rPrChange w:id="8494" w:author="Dr Mamadou SANOGO" w:date="2023-10-25T18:15:00Z">
            <w:rPr>
              <w:ins w:id="8495" w:author="Dr Mamadou SANOGO" w:date="2023-10-25T14:41:00Z"/>
              <w:color w:val="000000"/>
              <w:sz w:val="28"/>
              <w:szCs w:val="28"/>
            </w:rPr>
          </w:rPrChange>
        </w:rPr>
      </w:pPr>
    </w:p>
    <w:p w14:paraId="0A0D692C" w14:textId="4B564DBD" w:rsidR="006350A6" w:rsidRPr="007A4AFC" w:rsidRDefault="006350A6" w:rsidP="006350A6">
      <w:pPr>
        <w:shd w:val="clear" w:color="auto" w:fill="FFFFFF"/>
        <w:spacing w:line="240" w:lineRule="auto"/>
        <w:ind w:right="9"/>
        <w:jc w:val="center"/>
        <w:rPr>
          <w:ins w:id="8496" w:author="Dr Mamadou SANOGO" w:date="2023-10-25T14:41:00Z"/>
          <w:color w:val="000000" w:themeColor="text1"/>
          <w:sz w:val="28"/>
          <w:szCs w:val="28"/>
          <w:rPrChange w:id="8497" w:author="Dr Mamadou SANOGO" w:date="2023-10-25T18:15:00Z">
            <w:rPr>
              <w:ins w:id="8498" w:author="Dr Mamadou SANOGO" w:date="2023-10-25T14:41:00Z"/>
              <w:color w:val="000000"/>
              <w:sz w:val="28"/>
              <w:szCs w:val="28"/>
            </w:rPr>
          </w:rPrChange>
        </w:rPr>
      </w:pPr>
    </w:p>
    <w:p w14:paraId="48F1371B" w14:textId="26DB5C87" w:rsidR="006350A6" w:rsidRPr="007A4AFC" w:rsidRDefault="006350A6" w:rsidP="006350A6">
      <w:pPr>
        <w:shd w:val="clear" w:color="auto" w:fill="FFFFFF"/>
        <w:spacing w:line="240" w:lineRule="auto"/>
        <w:ind w:right="9"/>
        <w:jc w:val="center"/>
        <w:rPr>
          <w:ins w:id="8499" w:author="Dr Mamadou SANOGO" w:date="2023-10-25T14:41:00Z"/>
          <w:color w:val="000000" w:themeColor="text1"/>
          <w:sz w:val="28"/>
          <w:szCs w:val="28"/>
          <w:rPrChange w:id="8500" w:author="Dr Mamadou SANOGO" w:date="2023-10-25T18:15:00Z">
            <w:rPr>
              <w:ins w:id="8501" w:author="Dr Mamadou SANOGO" w:date="2023-10-25T14:41:00Z"/>
              <w:color w:val="000000"/>
              <w:sz w:val="28"/>
              <w:szCs w:val="28"/>
            </w:rPr>
          </w:rPrChange>
        </w:rPr>
      </w:pPr>
    </w:p>
    <w:p w14:paraId="48796FCC" w14:textId="5C326CA9" w:rsidR="006350A6" w:rsidRPr="007A4AFC" w:rsidRDefault="006350A6" w:rsidP="006350A6">
      <w:pPr>
        <w:shd w:val="clear" w:color="auto" w:fill="FFFFFF"/>
        <w:spacing w:line="240" w:lineRule="auto"/>
        <w:ind w:right="9"/>
        <w:jc w:val="center"/>
        <w:rPr>
          <w:ins w:id="8502" w:author="Dr Mamadou SANOGO" w:date="2023-10-25T14:41:00Z"/>
          <w:color w:val="000000" w:themeColor="text1"/>
          <w:sz w:val="28"/>
          <w:szCs w:val="28"/>
          <w:rPrChange w:id="8503" w:author="Dr Mamadou SANOGO" w:date="2023-10-25T18:15:00Z">
            <w:rPr>
              <w:ins w:id="8504" w:author="Dr Mamadou SANOGO" w:date="2023-10-25T14:41:00Z"/>
              <w:color w:val="000000"/>
              <w:sz w:val="28"/>
              <w:szCs w:val="28"/>
            </w:rPr>
          </w:rPrChange>
        </w:rPr>
      </w:pPr>
    </w:p>
    <w:p w14:paraId="157F7261" w14:textId="0C0A1AD8" w:rsidR="006350A6" w:rsidRPr="007A4AFC" w:rsidRDefault="006350A6" w:rsidP="006350A6">
      <w:pPr>
        <w:shd w:val="clear" w:color="auto" w:fill="FFFFFF"/>
        <w:spacing w:line="240" w:lineRule="auto"/>
        <w:ind w:right="9"/>
        <w:jc w:val="center"/>
        <w:rPr>
          <w:ins w:id="8505" w:author="Dr Mamadou SANOGO" w:date="2023-10-25T14:41:00Z"/>
          <w:color w:val="000000" w:themeColor="text1"/>
          <w:sz w:val="28"/>
          <w:szCs w:val="28"/>
          <w:rPrChange w:id="8506" w:author="Dr Mamadou SANOGO" w:date="2023-10-25T18:15:00Z">
            <w:rPr>
              <w:ins w:id="8507" w:author="Dr Mamadou SANOGO" w:date="2023-10-25T14:41:00Z"/>
              <w:color w:val="000000"/>
              <w:sz w:val="28"/>
              <w:szCs w:val="28"/>
            </w:rPr>
          </w:rPrChange>
        </w:rPr>
      </w:pPr>
    </w:p>
    <w:p w14:paraId="7AB48836" w14:textId="0BBDEAF9" w:rsidR="006350A6" w:rsidRPr="007A4AFC" w:rsidRDefault="006350A6" w:rsidP="006350A6">
      <w:pPr>
        <w:shd w:val="clear" w:color="auto" w:fill="FFFFFF"/>
        <w:spacing w:line="240" w:lineRule="auto"/>
        <w:ind w:right="9"/>
        <w:jc w:val="center"/>
        <w:rPr>
          <w:ins w:id="8508" w:author="Dr Mamadou SANOGO" w:date="2023-10-25T14:41:00Z"/>
          <w:color w:val="000000" w:themeColor="text1"/>
          <w:sz w:val="28"/>
          <w:szCs w:val="28"/>
          <w:rPrChange w:id="8509" w:author="Dr Mamadou SANOGO" w:date="2023-10-25T18:15:00Z">
            <w:rPr>
              <w:ins w:id="8510" w:author="Dr Mamadou SANOGO" w:date="2023-10-25T14:41:00Z"/>
              <w:color w:val="000000"/>
              <w:sz w:val="28"/>
              <w:szCs w:val="28"/>
            </w:rPr>
          </w:rPrChange>
        </w:rPr>
      </w:pPr>
    </w:p>
    <w:p w14:paraId="0FEBFEF8" w14:textId="71D2482A" w:rsidR="006350A6" w:rsidRPr="007A4AFC" w:rsidRDefault="006350A6" w:rsidP="006350A6">
      <w:pPr>
        <w:shd w:val="clear" w:color="auto" w:fill="FFFFFF"/>
        <w:spacing w:line="240" w:lineRule="auto"/>
        <w:ind w:right="9"/>
        <w:jc w:val="center"/>
        <w:rPr>
          <w:ins w:id="8511" w:author="Dr Mamadou SANOGO" w:date="2023-10-25T14:41:00Z"/>
          <w:color w:val="000000" w:themeColor="text1"/>
          <w:sz w:val="28"/>
          <w:szCs w:val="28"/>
          <w:rPrChange w:id="8512" w:author="Dr Mamadou SANOGO" w:date="2023-10-25T18:15:00Z">
            <w:rPr>
              <w:ins w:id="8513" w:author="Dr Mamadou SANOGO" w:date="2023-10-25T14:41:00Z"/>
              <w:color w:val="000000"/>
              <w:sz w:val="28"/>
              <w:szCs w:val="28"/>
            </w:rPr>
          </w:rPrChange>
        </w:rPr>
      </w:pPr>
    </w:p>
    <w:p w14:paraId="2B275D5C" w14:textId="671AB3D4" w:rsidR="006350A6" w:rsidRPr="007A4AFC" w:rsidRDefault="006350A6" w:rsidP="006350A6">
      <w:pPr>
        <w:shd w:val="clear" w:color="auto" w:fill="FFFFFF"/>
        <w:spacing w:line="240" w:lineRule="auto"/>
        <w:ind w:right="9"/>
        <w:jc w:val="center"/>
        <w:rPr>
          <w:ins w:id="8514" w:author="Dr Mamadou SANOGO" w:date="2023-10-25T14:41:00Z"/>
          <w:color w:val="000000" w:themeColor="text1"/>
          <w:sz w:val="28"/>
          <w:szCs w:val="28"/>
          <w:rPrChange w:id="8515" w:author="Dr Mamadou SANOGO" w:date="2023-10-25T18:15:00Z">
            <w:rPr>
              <w:ins w:id="8516" w:author="Dr Mamadou SANOGO" w:date="2023-10-25T14:41:00Z"/>
              <w:color w:val="000000"/>
              <w:sz w:val="28"/>
              <w:szCs w:val="28"/>
            </w:rPr>
          </w:rPrChange>
        </w:rPr>
      </w:pPr>
    </w:p>
    <w:p w14:paraId="0671BDFC" w14:textId="6FFEDE8F" w:rsidR="006350A6" w:rsidRPr="007A4AFC" w:rsidRDefault="006350A6" w:rsidP="006350A6">
      <w:pPr>
        <w:shd w:val="clear" w:color="auto" w:fill="FFFFFF"/>
        <w:spacing w:line="240" w:lineRule="auto"/>
        <w:ind w:right="9"/>
        <w:jc w:val="center"/>
        <w:rPr>
          <w:ins w:id="8517" w:author="Dr Mamadou SANOGO" w:date="2023-10-25T14:41:00Z"/>
          <w:color w:val="000000" w:themeColor="text1"/>
          <w:sz w:val="28"/>
          <w:szCs w:val="28"/>
          <w:rPrChange w:id="8518" w:author="Dr Mamadou SANOGO" w:date="2023-10-25T18:15:00Z">
            <w:rPr>
              <w:ins w:id="8519" w:author="Dr Mamadou SANOGO" w:date="2023-10-25T14:41:00Z"/>
              <w:color w:val="000000"/>
              <w:sz w:val="28"/>
              <w:szCs w:val="28"/>
            </w:rPr>
          </w:rPrChange>
        </w:rPr>
      </w:pPr>
    </w:p>
    <w:p w14:paraId="1FACFF66" w14:textId="01C83E6E" w:rsidR="006350A6" w:rsidRPr="007A4AFC" w:rsidRDefault="006350A6" w:rsidP="006350A6">
      <w:pPr>
        <w:shd w:val="clear" w:color="auto" w:fill="FFFFFF"/>
        <w:spacing w:line="240" w:lineRule="auto"/>
        <w:ind w:right="9"/>
        <w:jc w:val="center"/>
        <w:rPr>
          <w:ins w:id="8520" w:author="Dr Mamadou SANOGO" w:date="2023-10-25T14:41:00Z"/>
          <w:color w:val="000000" w:themeColor="text1"/>
          <w:sz w:val="28"/>
          <w:szCs w:val="28"/>
          <w:rPrChange w:id="8521" w:author="Dr Mamadou SANOGO" w:date="2023-10-25T18:15:00Z">
            <w:rPr>
              <w:ins w:id="8522" w:author="Dr Mamadou SANOGO" w:date="2023-10-25T14:41:00Z"/>
              <w:color w:val="000000"/>
              <w:sz w:val="28"/>
              <w:szCs w:val="28"/>
            </w:rPr>
          </w:rPrChange>
        </w:rPr>
      </w:pPr>
    </w:p>
    <w:p w14:paraId="7A0FC0D3" w14:textId="65DFAA71" w:rsidR="006350A6" w:rsidRPr="007A4AFC" w:rsidRDefault="006350A6" w:rsidP="006350A6">
      <w:pPr>
        <w:shd w:val="clear" w:color="auto" w:fill="FFFFFF"/>
        <w:spacing w:line="240" w:lineRule="auto"/>
        <w:ind w:right="9"/>
        <w:jc w:val="center"/>
        <w:rPr>
          <w:ins w:id="8523" w:author="Dr Mamadou SANOGO" w:date="2023-10-25T14:41:00Z"/>
          <w:color w:val="000000" w:themeColor="text1"/>
          <w:sz w:val="28"/>
          <w:szCs w:val="28"/>
          <w:rPrChange w:id="8524" w:author="Dr Mamadou SANOGO" w:date="2023-10-25T18:15:00Z">
            <w:rPr>
              <w:ins w:id="8525" w:author="Dr Mamadou SANOGO" w:date="2023-10-25T14:41:00Z"/>
              <w:color w:val="000000"/>
              <w:sz w:val="28"/>
              <w:szCs w:val="28"/>
            </w:rPr>
          </w:rPrChange>
        </w:rPr>
      </w:pPr>
    </w:p>
    <w:p w14:paraId="509A95F1" w14:textId="113380DC" w:rsidR="006350A6" w:rsidRPr="007A4AFC" w:rsidRDefault="006350A6" w:rsidP="006350A6">
      <w:pPr>
        <w:shd w:val="clear" w:color="auto" w:fill="FFFFFF"/>
        <w:spacing w:line="240" w:lineRule="auto"/>
        <w:ind w:right="9"/>
        <w:jc w:val="center"/>
        <w:rPr>
          <w:ins w:id="8526" w:author="Dr Mamadou SANOGO" w:date="2023-10-25T14:41:00Z"/>
          <w:color w:val="000000" w:themeColor="text1"/>
          <w:sz w:val="28"/>
          <w:szCs w:val="28"/>
          <w:rPrChange w:id="8527" w:author="Dr Mamadou SANOGO" w:date="2023-10-25T18:15:00Z">
            <w:rPr>
              <w:ins w:id="8528" w:author="Dr Mamadou SANOGO" w:date="2023-10-25T14:41:00Z"/>
              <w:color w:val="000000"/>
              <w:sz w:val="28"/>
              <w:szCs w:val="28"/>
            </w:rPr>
          </w:rPrChange>
        </w:rPr>
      </w:pPr>
    </w:p>
    <w:p w14:paraId="7FE3434C" w14:textId="4A64DBC7" w:rsidR="006350A6" w:rsidRPr="007A4AFC" w:rsidRDefault="006350A6" w:rsidP="006350A6">
      <w:pPr>
        <w:shd w:val="clear" w:color="auto" w:fill="FFFFFF"/>
        <w:spacing w:line="240" w:lineRule="auto"/>
        <w:ind w:right="9"/>
        <w:jc w:val="center"/>
        <w:rPr>
          <w:ins w:id="8529" w:author="Dr Mamadou SANOGO" w:date="2023-10-25T14:41:00Z"/>
          <w:color w:val="000000" w:themeColor="text1"/>
          <w:sz w:val="28"/>
          <w:szCs w:val="28"/>
          <w:rPrChange w:id="8530" w:author="Dr Mamadou SANOGO" w:date="2023-10-25T18:15:00Z">
            <w:rPr>
              <w:ins w:id="8531" w:author="Dr Mamadou SANOGO" w:date="2023-10-25T14:41:00Z"/>
              <w:color w:val="000000"/>
              <w:sz w:val="28"/>
              <w:szCs w:val="28"/>
            </w:rPr>
          </w:rPrChange>
        </w:rPr>
      </w:pPr>
    </w:p>
    <w:p w14:paraId="1A5040E7" w14:textId="4DDD12BC" w:rsidR="006350A6" w:rsidRPr="007A4AFC" w:rsidRDefault="006350A6" w:rsidP="006350A6">
      <w:pPr>
        <w:shd w:val="clear" w:color="auto" w:fill="FFFFFF"/>
        <w:spacing w:line="240" w:lineRule="auto"/>
        <w:ind w:right="9"/>
        <w:jc w:val="center"/>
        <w:rPr>
          <w:ins w:id="8532" w:author="Dr Mamadou SANOGO" w:date="2023-10-25T14:42:00Z"/>
          <w:color w:val="000000" w:themeColor="text1"/>
          <w:sz w:val="28"/>
          <w:szCs w:val="28"/>
          <w:rPrChange w:id="8533" w:author="Dr Mamadou SANOGO" w:date="2023-10-25T18:15:00Z">
            <w:rPr>
              <w:ins w:id="8534" w:author="Dr Mamadou SANOGO" w:date="2023-10-25T14:42:00Z"/>
              <w:color w:val="000000"/>
              <w:sz w:val="28"/>
              <w:szCs w:val="28"/>
            </w:rPr>
          </w:rPrChange>
        </w:rPr>
      </w:pPr>
    </w:p>
    <w:p w14:paraId="352483B3" w14:textId="4B6468FF" w:rsidR="006350A6" w:rsidRPr="007A4AFC" w:rsidRDefault="006350A6" w:rsidP="006350A6">
      <w:pPr>
        <w:shd w:val="clear" w:color="auto" w:fill="FFFFFF"/>
        <w:spacing w:line="240" w:lineRule="auto"/>
        <w:ind w:right="9"/>
        <w:jc w:val="center"/>
        <w:rPr>
          <w:ins w:id="8535" w:author="Dr Mamadou SANOGO" w:date="2023-10-25T14:42:00Z"/>
          <w:color w:val="000000" w:themeColor="text1"/>
          <w:sz w:val="28"/>
          <w:szCs w:val="28"/>
          <w:rPrChange w:id="8536" w:author="Dr Mamadou SANOGO" w:date="2023-10-25T18:15:00Z">
            <w:rPr>
              <w:ins w:id="8537" w:author="Dr Mamadou SANOGO" w:date="2023-10-25T14:42:00Z"/>
              <w:color w:val="000000"/>
              <w:sz w:val="28"/>
              <w:szCs w:val="28"/>
            </w:rPr>
          </w:rPrChange>
        </w:rPr>
      </w:pPr>
    </w:p>
    <w:p w14:paraId="661CCDFC" w14:textId="7021AB1C" w:rsidR="006350A6" w:rsidRPr="007A4AFC" w:rsidRDefault="006350A6" w:rsidP="006350A6">
      <w:pPr>
        <w:shd w:val="clear" w:color="auto" w:fill="FFFFFF"/>
        <w:spacing w:line="240" w:lineRule="auto"/>
        <w:ind w:right="9"/>
        <w:jc w:val="center"/>
        <w:rPr>
          <w:ins w:id="8538" w:author="Dr Mamadou SANOGO" w:date="2023-10-25T14:42:00Z"/>
          <w:color w:val="000000" w:themeColor="text1"/>
          <w:sz w:val="28"/>
          <w:szCs w:val="28"/>
          <w:rPrChange w:id="8539" w:author="Dr Mamadou SANOGO" w:date="2023-10-25T18:15:00Z">
            <w:rPr>
              <w:ins w:id="8540" w:author="Dr Mamadou SANOGO" w:date="2023-10-25T14:42:00Z"/>
              <w:color w:val="000000"/>
              <w:sz w:val="28"/>
              <w:szCs w:val="28"/>
            </w:rPr>
          </w:rPrChange>
        </w:rPr>
      </w:pPr>
    </w:p>
    <w:p w14:paraId="56AE3C3E" w14:textId="4E5AB3D8" w:rsidR="006350A6" w:rsidRPr="007A4AFC" w:rsidRDefault="006350A6" w:rsidP="006350A6">
      <w:pPr>
        <w:shd w:val="clear" w:color="auto" w:fill="FFFFFF"/>
        <w:spacing w:line="240" w:lineRule="auto"/>
        <w:ind w:right="9"/>
        <w:jc w:val="center"/>
        <w:rPr>
          <w:ins w:id="8541" w:author="Dr Mamadou SANOGO" w:date="2023-10-25T14:42:00Z"/>
          <w:color w:val="000000" w:themeColor="text1"/>
          <w:sz w:val="28"/>
          <w:szCs w:val="28"/>
          <w:rPrChange w:id="8542" w:author="Dr Mamadou SANOGO" w:date="2023-10-25T18:15:00Z">
            <w:rPr>
              <w:ins w:id="8543" w:author="Dr Mamadou SANOGO" w:date="2023-10-25T14:42:00Z"/>
              <w:color w:val="000000"/>
              <w:sz w:val="28"/>
              <w:szCs w:val="28"/>
            </w:rPr>
          </w:rPrChange>
        </w:rPr>
      </w:pPr>
    </w:p>
    <w:p w14:paraId="640A1660" w14:textId="77777777" w:rsidR="006350A6" w:rsidRPr="007A4AFC" w:rsidRDefault="006350A6" w:rsidP="006350A6">
      <w:pPr>
        <w:shd w:val="clear" w:color="auto" w:fill="FFFFFF"/>
        <w:spacing w:line="240" w:lineRule="auto"/>
        <w:ind w:right="9"/>
        <w:jc w:val="center"/>
        <w:rPr>
          <w:ins w:id="8544" w:author="Dr Mamadou SANOGO" w:date="2023-10-25T14:41:00Z"/>
          <w:color w:val="000000" w:themeColor="text1"/>
          <w:sz w:val="28"/>
          <w:szCs w:val="28"/>
          <w:rPrChange w:id="8545" w:author="Dr Mamadou SANOGO" w:date="2023-10-25T18:15:00Z">
            <w:rPr>
              <w:ins w:id="8546" w:author="Dr Mamadou SANOGO" w:date="2023-10-25T14:41:00Z"/>
              <w:color w:val="000000"/>
              <w:sz w:val="28"/>
              <w:szCs w:val="28"/>
            </w:rPr>
          </w:rPrChange>
        </w:rPr>
      </w:pPr>
    </w:p>
    <w:p w14:paraId="36D75B7B" w14:textId="25E4DA84" w:rsidR="006350A6" w:rsidRPr="007A4AFC" w:rsidRDefault="006350A6" w:rsidP="006350A6">
      <w:pPr>
        <w:shd w:val="clear" w:color="auto" w:fill="FFFFFF"/>
        <w:spacing w:line="240" w:lineRule="auto"/>
        <w:ind w:right="9"/>
        <w:jc w:val="center"/>
        <w:rPr>
          <w:ins w:id="8547" w:author="Dr Mamadou SANOGO" w:date="2023-10-25T14:41:00Z"/>
          <w:color w:val="000000" w:themeColor="text1"/>
          <w:sz w:val="28"/>
          <w:szCs w:val="28"/>
          <w:rPrChange w:id="8548" w:author="Dr Mamadou SANOGO" w:date="2023-10-25T18:15:00Z">
            <w:rPr>
              <w:ins w:id="8549" w:author="Dr Mamadou SANOGO" w:date="2023-10-25T14:41:00Z"/>
              <w:color w:val="000000"/>
              <w:sz w:val="28"/>
              <w:szCs w:val="28"/>
            </w:rPr>
          </w:rPrChange>
        </w:rPr>
      </w:pPr>
    </w:p>
    <w:p w14:paraId="579FB479" w14:textId="55BEF868" w:rsidR="006350A6" w:rsidRPr="007A4AFC" w:rsidRDefault="006350A6" w:rsidP="006350A6">
      <w:pPr>
        <w:shd w:val="clear" w:color="auto" w:fill="FFFFFF"/>
        <w:spacing w:line="240" w:lineRule="auto"/>
        <w:ind w:right="9"/>
        <w:jc w:val="center"/>
        <w:rPr>
          <w:ins w:id="8550" w:author="Dr Mamadou SANOGO" w:date="2023-10-25T14:41:00Z"/>
          <w:color w:val="000000" w:themeColor="text1"/>
          <w:sz w:val="28"/>
          <w:szCs w:val="28"/>
          <w:rPrChange w:id="8551" w:author="Dr Mamadou SANOGO" w:date="2023-10-25T18:15:00Z">
            <w:rPr>
              <w:ins w:id="8552" w:author="Dr Mamadou SANOGO" w:date="2023-10-25T14:41:00Z"/>
              <w:color w:val="000000"/>
              <w:sz w:val="28"/>
              <w:szCs w:val="28"/>
            </w:rPr>
          </w:rPrChange>
        </w:rPr>
      </w:pPr>
    </w:p>
    <w:p w14:paraId="1A4C9BC7" w14:textId="268C6CB3" w:rsidR="006350A6" w:rsidRPr="007A4AFC" w:rsidRDefault="006350A6" w:rsidP="006350A6">
      <w:pPr>
        <w:shd w:val="clear" w:color="auto" w:fill="FFFFFF"/>
        <w:spacing w:line="240" w:lineRule="auto"/>
        <w:ind w:right="9"/>
        <w:jc w:val="center"/>
        <w:rPr>
          <w:ins w:id="8553" w:author="Dr Mamadou SANOGO" w:date="2023-10-25T14:41:00Z"/>
          <w:color w:val="000000" w:themeColor="text1"/>
          <w:sz w:val="28"/>
          <w:szCs w:val="28"/>
          <w:rPrChange w:id="8554" w:author="Dr Mamadou SANOGO" w:date="2023-10-25T18:15:00Z">
            <w:rPr>
              <w:ins w:id="8555" w:author="Dr Mamadou SANOGO" w:date="2023-10-25T14:41:00Z"/>
              <w:color w:val="000000"/>
              <w:sz w:val="28"/>
              <w:szCs w:val="28"/>
            </w:rPr>
          </w:rPrChange>
        </w:rPr>
      </w:pPr>
    </w:p>
    <w:p w14:paraId="7432DD2D" w14:textId="77777777" w:rsidR="006350A6" w:rsidRPr="007A4AFC" w:rsidRDefault="006350A6" w:rsidP="006350A6">
      <w:pPr>
        <w:shd w:val="clear" w:color="auto" w:fill="FFFFFF"/>
        <w:spacing w:line="240" w:lineRule="auto"/>
        <w:ind w:right="9"/>
        <w:jc w:val="center"/>
        <w:rPr>
          <w:ins w:id="8556" w:author="Dr Mamadou SANOGO" w:date="2023-10-25T14:36:00Z"/>
          <w:color w:val="000000" w:themeColor="text1"/>
          <w:sz w:val="28"/>
          <w:szCs w:val="28"/>
          <w:rPrChange w:id="8557" w:author="Dr Mamadou SANOGO" w:date="2023-10-25T18:15:00Z">
            <w:rPr>
              <w:ins w:id="8558" w:author="Dr Mamadou SANOGO" w:date="2023-10-25T14:36:00Z"/>
              <w:color w:val="000000"/>
              <w:sz w:val="28"/>
              <w:szCs w:val="28"/>
            </w:rPr>
          </w:rPrChange>
        </w:rPr>
      </w:pPr>
    </w:p>
    <w:p w14:paraId="2FE42012" w14:textId="77777777" w:rsidR="006350A6" w:rsidRPr="007A4AFC" w:rsidRDefault="006350A6" w:rsidP="006350A6">
      <w:pPr>
        <w:shd w:val="clear" w:color="auto" w:fill="FFFFFF"/>
        <w:spacing w:line="240" w:lineRule="auto"/>
        <w:ind w:right="9"/>
        <w:jc w:val="center"/>
        <w:rPr>
          <w:ins w:id="8559" w:author="Dr Mamadou SANOGO" w:date="2023-10-25T14:36:00Z"/>
          <w:color w:val="000000" w:themeColor="text1"/>
          <w:sz w:val="28"/>
          <w:szCs w:val="28"/>
          <w:rPrChange w:id="8560" w:author="Dr Mamadou SANOGO" w:date="2023-10-25T18:15:00Z">
            <w:rPr>
              <w:ins w:id="8561" w:author="Dr Mamadou SANOGO" w:date="2023-10-25T14:36:00Z"/>
              <w:color w:val="000000"/>
              <w:sz w:val="28"/>
              <w:szCs w:val="28"/>
            </w:rPr>
          </w:rPrChange>
        </w:rPr>
      </w:pPr>
    </w:p>
    <w:p w14:paraId="7939BC39" w14:textId="2A2ACFE0" w:rsidR="006350A6" w:rsidRPr="007A4AFC" w:rsidRDefault="006350A6" w:rsidP="006350A6">
      <w:pPr>
        <w:shd w:val="clear" w:color="auto" w:fill="FFFFFF"/>
        <w:spacing w:line="240" w:lineRule="auto"/>
        <w:ind w:right="9"/>
        <w:jc w:val="center"/>
        <w:rPr>
          <w:ins w:id="8562" w:author="Dr Mamadou SANOGO" w:date="2023-10-25T14:41:00Z"/>
          <w:rFonts w:eastAsiaTheme="minorHAnsi"/>
          <w:b/>
          <w:color w:val="000000" w:themeColor="text1"/>
          <w:sz w:val="44"/>
          <w:lang w:eastAsia="en-US"/>
          <w:rPrChange w:id="8563" w:author="Dr Mamadou SANOGO" w:date="2023-10-25T18:15:00Z">
            <w:rPr>
              <w:ins w:id="8564" w:author="Dr Mamadou SANOGO" w:date="2023-10-25T14:41:00Z"/>
              <w:rFonts w:eastAsiaTheme="minorHAnsi"/>
              <w:b/>
              <w:sz w:val="44"/>
              <w:lang w:eastAsia="en-US"/>
            </w:rPr>
          </w:rPrChange>
        </w:rPr>
      </w:pPr>
      <w:ins w:id="8565" w:author="Dr Mamadou SANOGO" w:date="2023-10-25T14:41:00Z">
        <w:r w:rsidRPr="007A4AFC">
          <w:rPr>
            <w:rFonts w:eastAsiaTheme="minorHAnsi"/>
            <w:b/>
            <w:color w:val="000000" w:themeColor="text1"/>
            <w:sz w:val="44"/>
            <w:lang w:eastAsia="en-US"/>
            <w:rPrChange w:id="8566" w:author="Dr Mamadou SANOGO" w:date="2023-10-25T18:15:00Z">
              <w:rPr>
                <w:rFonts w:eastAsiaTheme="minorHAnsi"/>
                <w:b/>
                <w:sz w:val="44"/>
                <w:lang w:eastAsia="en-US"/>
              </w:rPr>
            </w:rPrChange>
          </w:rPr>
          <w:t>Annexe n°00</w:t>
        </w:r>
      </w:ins>
      <w:ins w:id="8567" w:author="Dr Mamadou SANOGO" w:date="2023-10-25T14:42:00Z">
        <w:r w:rsidRPr="007A4AFC">
          <w:rPr>
            <w:rFonts w:eastAsiaTheme="minorHAnsi"/>
            <w:b/>
            <w:color w:val="000000" w:themeColor="text1"/>
            <w:sz w:val="44"/>
            <w:lang w:eastAsia="en-US"/>
            <w:rPrChange w:id="8568" w:author="Dr Mamadou SANOGO" w:date="2023-10-25T18:15:00Z">
              <w:rPr>
                <w:rFonts w:eastAsiaTheme="minorHAnsi"/>
                <w:b/>
                <w:sz w:val="44"/>
                <w:lang w:eastAsia="en-US"/>
              </w:rPr>
            </w:rPrChange>
          </w:rPr>
          <w:t>9</w:t>
        </w:r>
      </w:ins>
      <w:ins w:id="8569" w:author="Dr Mamadou SANOGO" w:date="2023-10-25T14:41:00Z">
        <w:r w:rsidRPr="007A4AFC">
          <w:rPr>
            <w:rFonts w:eastAsiaTheme="minorHAnsi"/>
            <w:b/>
            <w:color w:val="000000" w:themeColor="text1"/>
            <w:sz w:val="44"/>
            <w:lang w:eastAsia="en-US"/>
            <w:rPrChange w:id="8570" w:author="Dr Mamadou SANOGO" w:date="2023-10-25T18:15:00Z">
              <w:rPr>
                <w:rFonts w:eastAsiaTheme="minorHAnsi"/>
                <w:b/>
                <w:sz w:val="44"/>
                <w:lang w:eastAsia="en-US"/>
              </w:rPr>
            </w:rPrChange>
          </w:rPr>
          <w:t xml:space="preserve"> : </w:t>
        </w:r>
      </w:ins>
      <w:ins w:id="8571" w:author="Dr Mamadou SANOGO" w:date="2023-10-25T14:42:00Z">
        <w:r w:rsidRPr="007A4AFC">
          <w:rPr>
            <w:rFonts w:eastAsiaTheme="minorHAnsi"/>
            <w:b/>
            <w:color w:val="000000" w:themeColor="text1"/>
            <w:sz w:val="44"/>
            <w:lang w:eastAsia="en-US"/>
            <w:rPrChange w:id="8572" w:author="Dr Mamadou SANOGO" w:date="2023-10-25T18:15:00Z">
              <w:rPr>
                <w:rFonts w:eastAsiaTheme="minorHAnsi"/>
                <w:b/>
                <w:sz w:val="44"/>
                <w:lang w:eastAsia="en-US"/>
              </w:rPr>
            </w:rPrChange>
          </w:rPr>
          <w:t>Arrêté d’ouverture</w:t>
        </w:r>
      </w:ins>
    </w:p>
    <w:p w14:paraId="43EAB5E6" w14:textId="123A67B6" w:rsidR="00502781" w:rsidRPr="007A4AFC" w:rsidRDefault="00502781">
      <w:pPr>
        <w:spacing w:line="240" w:lineRule="auto"/>
        <w:rPr>
          <w:color w:val="000000" w:themeColor="text1"/>
          <w:sz w:val="28"/>
          <w:szCs w:val="28"/>
          <w:rPrChange w:id="8573" w:author="Dr Mamadou SANOGO" w:date="2023-10-25T18:15:00Z">
            <w:rPr>
              <w:color w:val="000000"/>
              <w:sz w:val="28"/>
              <w:szCs w:val="28"/>
            </w:rPr>
          </w:rPrChange>
        </w:rPr>
      </w:pPr>
    </w:p>
    <w:p w14:paraId="5B848480" w14:textId="08EC78DD" w:rsidR="00502781" w:rsidRPr="007A4AFC" w:rsidRDefault="00502781" w:rsidP="00502781">
      <w:pPr>
        <w:pStyle w:val="Titre2"/>
        <w:ind w:left="720"/>
        <w:rPr>
          <w:rFonts w:cs="Times New Roman"/>
          <w:b w:val="0"/>
          <w:sz w:val="24"/>
          <w:szCs w:val="24"/>
          <w:rPrChange w:id="8574" w:author="Dr Mamadou SANOGO" w:date="2023-10-25T18:15:00Z">
            <w:rPr>
              <w:rFonts w:cs="Times New Roman"/>
              <w:color w:val="auto"/>
              <w:sz w:val="24"/>
              <w:szCs w:val="24"/>
            </w:rPr>
          </w:rPrChange>
        </w:rPr>
      </w:pPr>
    </w:p>
    <w:p w14:paraId="72E56364" w14:textId="60C59FD4" w:rsidR="00502781" w:rsidRPr="007A4AFC" w:rsidRDefault="00502781" w:rsidP="00502781">
      <w:pPr>
        <w:rPr>
          <w:color w:val="000000" w:themeColor="text1"/>
          <w:rPrChange w:id="8575" w:author="Dr Mamadou SANOGO" w:date="2023-10-25T18:15:00Z">
            <w:rPr/>
          </w:rPrChange>
        </w:rPr>
      </w:pPr>
    </w:p>
    <w:p w14:paraId="18916E4C" w14:textId="264E1396" w:rsidR="00502781" w:rsidRPr="007A4AFC" w:rsidRDefault="00502781" w:rsidP="00502781">
      <w:pPr>
        <w:rPr>
          <w:color w:val="000000" w:themeColor="text1"/>
          <w:rPrChange w:id="8576" w:author="Dr Mamadou SANOGO" w:date="2023-10-25T18:15:00Z">
            <w:rPr/>
          </w:rPrChange>
        </w:rPr>
      </w:pPr>
    </w:p>
    <w:p w14:paraId="1C522202" w14:textId="0D76AA7E" w:rsidR="00502781" w:rsidRPr="007A4AFC" w:rsidRDefault="00502781" w:rsidP="00502781">
      <w:pPr>
        <w:rPr>
          <w:color w:val="000000" w:themeColor="text1"/>
          <w:rPrChange w:id="8577" w:author="Dr Mamadou SANOGO" w:date="2023-10-25T18:15:00Z">
            <w:rPr/>
          </w:rPrChange>
        </w:rPr>
      </w:pPr>
    </w:p>
    <w:p w14:paraId="1C775501" w14:textId="2966F60F" w:rsidR="00502781" w:rsidRPr="007A4AFC" w:rsidRDefault="00502781" w:rsidP="00502781">
      <w:pPr>
        <w:rPr>
          <w:color w:val="000000" w:themeColor="text1"/>
          <w:rPrChange w:id="8578" w:author="Dr Mamadou SANOGO" w:date="2023-10-25T18:15:00Z">
            <w:rPr/>
          </w:rPrChange>
        </w:rPr>
      </w:pPr>
    </w:p>
    <w:p w14:paraId="6DFA6E5F" w14:textId="1BF337D1" w:rsidR="00502781" w:rsidRPr="007A4AFC" w:rsidRDefault="00502781" w:rsidP="00502781">
      <w:pPr>
        <w:rPr>
          <w:color w:val="000000" w:themeColor="text1"/>
          <w:rPrChange w:id="8579" w:author="Dr Mamadou SANOGO" w:date="2023-10-25T18:15:00Z">
            <w:rPr/>
          </w:rPrChange>
        </w:rPr>
      </w:pPr>
    </w:p>
    <w:p w14:paraId="5CB0FD54" w14:textId="219F8DF7" w:rsidR="00502781" w:rsidRPr="007A4AFC" w:rsidRDefault="00502781" w:rsidP="00502781">
      <w:pPr>
        <w:rPr>
          <w:color w:val="000000" w:themeColor="text1"/>
          <w:rPrChange w:id="8580" w:author="Dr Mamadou SANOGO" w:date="2023-10-25T18:15:00Z">
            <w:rPr/>
          </w:rPrChange>
        </w:rPr>
      </w:pPr>
    </w:p>
    <w:p w14:paraId="0115F4DB" w14:textId="4D9B1CE7" w:rsidR="00502781" w:rsidRPr="007A4AFC" w:rsidRDefault="00502781" w:rsidP="00502781">
      <w:pPr>
        <w:rPr>
          <w:color w:val="000000" w:themeColor="text1"/>
          <w:rPrChange w:id="8581" w:author="Dr Mamadou SANOGO" w:date="2023-10-25T18:15:00Z">
            <w:rPr/>
          </w:rPrChange>
        </w:rPr>
      </w:pPr>
    </w:p>
    <w:p w14:paraId="52B0B4D7" w14:textId="125FB777" w:rsidR="00502781" w:rsidRPr="007A4AFC" w:rsidRDefault="00502781" w:rsidP="00502781">
      <w:pPr>
        <w:rPr>
          <w:color w:val="000000" w:themeColor="text1"/>
          <w:rPrChange w:id="8582" w:author="Dr Mamadou SANOGO" w:date="2023-10-25T18:15:00Z">
            <w:rPr/>
          </w:rPrChange>
        </w:rPr>
      </w:pPr>
    </w:p>
    <w:p w14:paraId="7D0E0474" w14:textId="5AC5827B" w:rsidR="00502781" w:rsidRPr="007A4AFC" w:rsidRDefault="00502781" w:rsidP="00502781">
      <w:pPr>
        <w:rPr>
          <w:ins w:id="8583" w:author="Dr Mamadou SANOGO" w:date="2023-10-25T14:36:00Z"/>
          <w:color w:val="000000" w:themeColor="text1"/>
          <w:rPrChange w:id="8584" w:author="Dr Mamadou SANOGO" w:date="2023-10-25T18:15:00Z">
            <w:rPr>
              <w:ins w:id="8585" w:author="Dr Mamadou SANOGO" w:date="2023-10-25T14:36:00Z"/>
            </w:rPr>
          </w:rPrChange>
        </w:rPr>
      </w:pPr>
    </w:p>
    <w:p w14:paraId="662B92B5" w14:textId="31AD39AB" w:rsidR="006350A6" w:rsidRPr="007A4AFC" w:rsidRDefault="006350A6" w:rsidP="00502781">
      <w:pPr>
        <w:rPr>
          <w:ins w:id="8586" w:author="Dr Mamadou SANOGO" w:date="2023-10-25T14:36:00Z"/>
          <w:color w:val="000000" w:themeColor="text1"/>
          <w:rPrChange w:id="8587" w:author="Dr Mamadou SANOGO" w:date="2023-10-25T18:15:00Z">
            <w:rPr>
              <w:ins w:id="8588" w:author="Dr Mamadou SANOGO" w:date="2023-10-25T14:36:00Z"/>
            </w:rPr>
          </w:rPrChange>
        </w:rPr>
      </w:pPr>
    </w:p>
    <w:p w14:paraId="5D8A261E" w14:textId="0A68E38D" w:rsidR="006350A6" w:rsidRPr="007A4AFC" w:rsidRDefault="006350A6" w:rsidP="00502781">
      <w:pPr>
        <w:rPr>
          <w:ins w:id="8589" w:author="Dr Mamadou SANOGO" w:date="2023-10-25T14:36:00Z"/>
          <w:color w:val="000000" w:themeColor="text1"/>
          <w:rPrChange w:id="8590" w:author="Dr Mamadou SANOGO" w:date="2023-10-25T18:15:00Z">
            <w:rPr>
              <w:ins w:id="8591" w:author="Dr Mamadou SANOGO" w:date="2023-10-25T14:36:00Z"/>
            </w:rPr>
          </w:rPrChange>
        </w:rPr>
      </w:pPr>
    </w:p>
    <w:p w14:paraId="74EE410E" w14:textId="70589BBA" w:rsidR="006350A6" w:rsidRPr="007A4AFC" w:rsidRDefault="006350A6" w:rsidP="00502781">
      <w:pPr>
        <w:rPr>
          <w:ins w:id="8592" w:author="Dr Mamadou SANOGO" w:date="2023-10-25T14:36:00Z"/>
          <w:color w:val="000000" w:themeColor="text1"/>
          <w:rPrChange w:id="8593" w:author="Dr Mamadou SANOGO" w:date="2023-10-25T18:15:00Z">
            <w:rPr>
              <w:ins w:id="8594" w:author="Dr Mamadou SANOGO" w:date="2023-10-25T14:36:00Z"/>
            </w:rPr>
          </w:rPrChange>
        </w:rPr>
      </w:pPr>
    </w:p>
    <w:p w14:paraId="125B2BA1" w14:textId="2A88FD20" w:rsidR="006350A6" w:rsidRPr="007A4AFC" w:rsidRDefault="006350A6" w:rsidP="00502781">
      <w:pPr>
        <w:rPr>
          <w:ins w:id="8595" w:author="Dr Mamadou SANOGO" w:date="2023-10-25T14:36:00Z"/>
          <w:color w:val="000000" w:themeColor="text1"/>
          <w:rPrChange w:id="8596" w:author="Dr Mamadou SANOGO" w:date="2023-10-25T18:15:00Z">
            <w:rPr>
              <w:ins w:id="8597" w:author="Dr Mamadou SANOGO" w:date="2023-10-25T14:36:00Z"/>
            </w:rPr>
          </w:rPrChange>
        </w:rPr>
      </w:pPr>
    </w:p>
    <w:p w14:paraId="6463822D" w14:textId="236EEAD6" w:rsidR="006350A6" w:rsidRPr="007A4AFC" w:rsidRDefault="006350A6" w:rsidP="00502781">
      <w:pPr>
        <w:rPr>
          <w:ins w:id="8598" w:author="Dr Mamadou SANOGO" w:date="2023-10-25T14:36:00Z"/>
          <w:color w:val="000000" w:themeColor="text1"/>
          <w:rPrChange w:id="8599" w:author="Dr Mamadou SANOGO" w:date="2023-10-25T18:15:00Z">
            <w:rPr>
              <w:ins w:id="8600" w:author="Dr Mamadou SANOGO" w:date="2023-10-25T14:36:00Z"/>
            </w:rPr>
          </w:rPrChange>
        </w:rPr>
      </w:pPr>
    </w:p>
    <w:p w14:paraId="7133DB99" w14:textId="238CF773" w:rsidR="006350A6" w:rsidRPr="007A4AFC" w:rsidRDefault="006350A6" w:rsidP="00502781">
      <w:pPr>
        <w:rPr>
          <w:ins w:id="8601" w:author="Dr Mamadou SANOGO" w:date="2023-10-25T14:36:00Z"/>
          <w:color w:val="000000" w:themeColor="text1"/>
          <w:rPrChange w:id="8602" w:author="Dr Mamadou SANOGO" w:date="2023-10-25T18:15:00Z">
            <w:rPr>
              <w:ins w:id="8603" w:author="Dr Mamadou SANOGO" w:date="2023-10-25T14:36:00Z"/>
            </w:rPr>
          </w:rPrChange>
        </w:rPr>
      </w:pPr>
    </w:p>
    <w:p w14:paraId="71FDB69D" w14:textId="35E5E1D0" w:rsidR="006350A6" w:rsidRPr="007A4AFC" w:rsidRDefault="006350A6" w:rsidP="00502781">
      <w:pPr>
        <w:rPr>
          <w:ins w:id="8604" w:author="Dr Mamadou SANOGO" w:date="2023-10-25T14:36:00Z"/>
          <w:color w:val="000000" w:themeColor="text1"/>
          <w:rPrChange w:id="8605" w:author="Dr Mamadou SANOGO" w:date="2023-10-25T18:15:00Z">
            <w:rPr>
              <w:ins w:id="8606" w:author="Dr Mamadou SANOGO" w:date="2023-10-25T14:36:00Z"/>
            </w:rPr>
          </w:rPrChange>
        </w:rPr>
      </w:pPr>
    </w:p>
    <w:p w14:paraId="4F14C4B9" w14:textId="77777777" w:rsidR="006350A6" w:rsidRPr="007A4AFC" w:rsidRDefault="006350A6" w:rsidP="00502781">
      <w:pPr>
        <w:rPr>
          <w:color w:val="000000" w:themeColor="text1"/>
          <w:rPrChange w:id="8607" w:author="Dr Mamadou SANOGO" w:date="2023-10-25T18:15:00Z">
            <w:rPr/>
          </w:rPrChange>
        </w:rPr>
      </w:pPr>
    </w:p>
    <w:p w14:paraId="0E07F81C" w14:textId="5B178BF1" w:rsidR="00502781" w:rsidRPr="007A4AFC" w:rsidRDefault="00502781" w:rsidP="00502781">
      <w:pPr>
        <w:rPr>
          <w:color w:val="000000" w:themeColor="text1"/>
          <w:rPrChange w:id="8608" w:author="Dr Mamadou SANOGO" w:date="2023-10-25T18:15:00Z">
            <w:rPr/>
          </w:rPrChange>
        </w:rPr>
      </w:pPr>
    </w:p>
    <w:p w14:paraId="12FA2F61" w14:textId="2564762D" w:rsidR="00502781" w:rsidRPr="007A4AFC" w:rsidRDefault="00502781" w:rsidP="00502781">
      <w:pPr>
        <w:rPr>
          <w:color w:val="000000" w:themeColor="text1"/>
          <w:rPrChange w:id="8609" w:author="Dr Mamadou SANOGO" w:date="2023-10-25T18:15:00Z">
            <w:rPr/>
          </w:rPrChange>
        </w:rPr>
      </w:pPr>
    </w:p>
    <w:p w14:paraId="1A16645B" w14:textId="77777777" w:rsidR="00502781" w:rsidRPr="007A4AFC" w:rsidRDefault="00502781" w:rsidP="00502781">
      <w:pPr>
        <w:rPr>
          <w:color w:val="000000" w:themeColor="text1"/>
          <w:rPrChange w:id="8610" w:author="Dr Mamadou SANOGO" w:date="2023-10-25T18:15:00Z">
            <w:rPr/>
          </w:rPrChange>
        </w:rPr>
      </w:pPr>
    </w:p>
    <w:p w14:paraId="338E38ED" w14:textId="55ECC548" w:rsidR="00502781" w:rsidRPr="007A4AFC" w:rsidDel="006350A6" w:rsidRDefault="00502781">
      <w:pPr>
        <w:pStyle w:val="Titre2"/>
        <w:numPr>
          <w:ilvl w:val="0"/>
          <w:numId w:val="8"/>
        </w:numPr>
        <w:jc w:val="center"/>
        <w:rPr>
          <w:del w:id="8611" w:author="Dr Mamadou SANOGO" w:date="2023-10-25T14:43:00Z"/>
          <w:rFonts w:cs="Times New Roman"/>
          <w:b w:val="0"/>
          <w:sz w:val="24"/>
          <w:szCs w:val="24"/>
          <w:rPrChange w:id="8612" w:author="Dr Mamadou SANOGO" w:date="2023-10-25T18:15:00Z">
            <w:rPr>
              <w:del w:id="8613" w:author="Dr Mamadou SANOGO" w:date="2023-10-25T14:43:00Z"/>
              <w:rFonts w:cs="Times New Roman"/>
              <w:color w:val="auto"/>
              <w:sz w:val="24"/>
              <w:szCs w:val="24"/>
            </w:rPr>
          </w:rPrChange>
        </w:rPr>
      </w:pPr>
      <w:bookmarkStart w:id="8614" w:name="_Toc145944531"/>
      <w:del w:id="8615" w:author="Dr Mamadou SANOGO" w:date="2023-10-25T14:43:00Z">
        <w:r w:rsidRPr="007A4AFC" w:rsidDel="006350A6">
          <w:rPr>
            <w:b w:val="0"/>
            <w:szCs w:val="24"/>
            <w:rPrChange w:id="8616" w:author="Dr Mamadou SANOGO" w:date="2023-10-25T18:15:00Z">
              <w:rPr>
                <w:b/>
                <w:color w:val="000000" w:themeColor="text1"/>
                <w:szCs w:val="24"/>
              </w:rPr>
            </w:rPrChange>
          </w:rPr>
          <w:delText>Institut Continental d'Appui pour le Développement de l'Entrepreneuriat Social (ICADES) - (Mauritanie)</w:delText>
        </w:r>
        <w:bookmarkEnd w:id="8614"/>
      </w:del>
    </w:p>
    <w:p w14:paraId="62177682" w14:textId="3D432A6F" w:rsidR="00502781" w:rsidRPr="007A4AFC" w:rsidRDefault="00502781" w:rsidP="00502781">
      <w:pPr>
        <w:rPr>
          <w:color w:val="000000" w:themeColor="text1"/>
          <w:rPrChange w:id="8617" w:author="Dr Mamadou SANOGO" w:date="2023-10-25T18:15:00Z">
            <w:rPr/>
          </w:rPrChange>
        </w:rPr>
      </w:pPr>
    </w:p>
    <w:p w14:paraId="54BFA74F" w14:textId="2DAE367B" w:rsidR="00502781" w:rsidRPr="007A4AFC" w:rsidRDefault="00502781" w:rsidP="00502781">
      <w:pPr>
        <w:rPr>
          <w:color w:val="000000" w:themeColor="text1"/>
          <w:rPrChange w:id="8618" w:author="Dr Mamadou SANOGO" w:date="2023-10-25T18:15:00Z">
            <w:rPr/>
          </w:rPrChange>
        </w:rPr>
      </w:pPr>
    </w:p>
    <w:p w14:paraId="0F6CCC00" w14:textId="4269B17F" w:rsidR="00502781" w:rsidRPr="007A4AFC" w:rsidRDefault="00502781" w:rsidP="00502781">
      <w:pPr>
        <w:rPr>
          <w:color w:val="000000" w:themeColor="text1"/>
          <w:rPrChange w:id="8619" w:author="Dr Mamadou SANOGO" w:date="2023-10-25T18:15:00Z">
            <w:rPr/>
          </w:rPrChange>
        </w:rPr>
      </w:pPr>
    </w:p>
    <w:p w14:paraId="6BCB2382" w14:textId="5188DC46" w:rsidR="00502781" w:rsidRPr="007A4AFC" w:rsidRDefault="00502781" w:rsidP="00502781">
      <w:pPr>
        <w:rPr>
          <w:color w:val="000000" w:themeColor="text1"/>
          <w:rPrChange w:id="8620" w:author="Dr Mamadou SANOGO" w:date="2023-10-25T18:15:00Z">
            <w:rPr/>
          </w:rPrChange>
        </w:rPr>
      </w:pPr>
    </w:p>
    <w:p w14:paraId="0A773975" w14:textId="1104A7EB" w:rsidR="00502781" w:rsidRPr="007A4AFC" w:rsidRDefault="00502781" w:rsidP="00502781">
      <w:pPr>
        <w:rPr>
          <w:color w:val="000000" w:themeColor="text1"/>
          <w:rPrChange w:id="8621" w:author="Dr Mamadou SANOGO" w:date="2023-10-25T18:15:00Z">
            <w:rPr/>
          </w:rPrChange>
        </w:rPr>
      </w:pPr>
    </w:p>
    <w:p w14:paraId="7AAA8A01" w14:textId="0246C9E0" w:rsidR="00502781" w:rsidRPr="007A4AFC" w:rsidRDefault="00502781" w:rsidP="00502781">
      <w:pPr>
        <w:rPr>
          <w:color w:val="000000" w:themeColor="text1"/>
          <w:rPrChange w:id="8622" w:author="Dr Mamadou SANOGO" w:date="2023-10-25T18:15:00Z">
            <w:rPr/>
          </w:rPrChange>
        </w:rPr>
      </w:pPr>
    </w:p>
    <w:p w14:paraId="70BB57EF" w14:textId="3DE5FDCF" w:rsidR="00502781" w:rsidRPr="007A4AFC" w:rsidRDefault="00502781" w:rsidP="00502781">
      <w:pPr>
        <w:rPr>
          <w:color w:val="000000" w:themeColor="text1"/>
          <w:rPrChange w:id="8623" w:author="Dr Mamadou SANOGO" w:date="2023-10-25T18:15:00Z">
            <w:rPr/>
          </w:rPrChange>
        </w:rPr>
      </w:pPr>
    </w:p>
    <w:p w14:paraId="3B46B1A3" w14:textId="036109BF" w:rsidR="00502781" w:rsidRPr="007A4AFC" w:rsidRDefault="00502781" w:rsidP="00502781">
      <w:pPr>
        <w:rPr>
          <w:color w:val="000000" w:themeColor="text1"/>
          <w:rPrChange w:id="8624" w:author="Dr Mamadou SANOGO" w:date="2023-10-25T18:15:00Z">
            <w:rPr/>
          </w:rPrChange>
        </w:rPr>
      </w:pPr>
    </w:p>
    <w:p w14:paraId="3CBF8C79" w14:textId="63980632" w:rsidR="00502781" w:rsidRPr="007A4AFC" w:rsidRDefault="00502781" w:rsidP="00502781">
      <w:pPr>
        <w:rPr>
          <w:color w:val="000000" w:themeColor="text1"/>
          <w:rPrChange w:id="8625" w:author="Dr Mamadou SANOGO" w:date="2023-10-25T18:15:00Z">
            <w:rPr/>
          </w:rPrChange>
        </w:rPr>
      </w:pPr>
    </w:p>
    <w:p w14:paraId="5A3291FE" w14:textId="7A0382BC" w:rsidR="00502781" w:rsidRPr="007A4AFC" w:rsidRDefault="00502781" w:rsidP="00502781">
      <w:pPr>
        <w:rPr>
          <w:color w:val="000000" w:themeColor="text1"/>
          <w:rPrChange w:id="8626" w:author="Dr Mamadou SANOGO" w:date="2023-10-25T18:15:00Z">
            <w:rPr/>
          </w:rPrChange>
        </w:rPr>
      </w:pPr>
    </w:p>
    <w:p w14:paraId="73BB684B" w14:textId="59184667" w:rsidR="00502781" w:rsidRPr="007A4AFC" w:rsidRDefault="00502781" w:rsidP="00502781">
      <w:pPr>
        <w:rPr>
          <w:color w:val="000000" w:themeColor="text1"/>
          <w:rPrChange w:id="8627" w:author="Dr Mamadou SANOGO" w:date="2023-10-25T18:15:00Z">
            <w:rPr/>
          </w:rPrChange>
        </w:rPr>
      </w:pPr>
    </w:p>
    <w:p w14:paraId="1351C45F" w14:textId="3C31A0DA" w:rsidR="00502781" w:rsidRPr="007A4AFC" w:rsidRDefault="00502781" w:rsidP="00502781">
      <w:pPr>
        <w:rPr>
          <w:color w:val="000000" w:themeColor="text1"/>
          <w:rPrChange w:id="8628" w:author="Dr Mamadou SANOGO" w:date="2023-10-25T18:15:00Z">
            <w:rPr/>
          </w:rPrChange>
        </w:rPr>
      </w:pPr>
    </w:p>
    <w:p w14:paraId="56F493CD" w14:textId="53F6C547" w:rsidR="00502781" w:rsidRPr="007A4AFC" w:rsidRDefault="00502781" w:rsidP="00502781">
      <w:pPr>
        <w:rPr>
          <w:color w:val="000000" w:themeColor="text1"/>
          <w:rPrChange w:id="8629" w:author="Dr Mamadou SANOGO" w:date="2023-10-25T18:15:00Z">
            <w:rPr/>
          </w:rPrChange>
        </w:rPr>
      </w:pPr>
    </w:p>
    <w:p w14:paraId="3CFB093D" w14:textId="02C7660F" w:rsidR="00502781" w:rsidRPr="007A4AFC" w:rsidRDefault="00502781" w:rsidP="00502781">
      <w:pPr>
        <w:rPr>
          <w:color w:val="000000" w:themeColor="text1"/>
          <w:rPrChange w:id="8630" w:author="Dr Mamadou SANOGO" w:date="2023-10-25T18:15:00Z">
            <w:rPr/>
          </w:rPrChange>
        </w:rPr>
      </w:pPr>
    </w:p>
    <w:p w14:paraId="36A2F1CA" w14:textId="79F55083" w:rsidR="00502781" w:rsidRPr="007A4AFC" w:rsidRDefault="00502781" w:rsidP="00502781">
      <w:pPr>
        <w:rPr>
          <w:color w:val="000000" w:themeColor="text1"/>
          <w:rPrChange w:id="8631" w:author="Dr Mamadou SANOGO" w:date="2023-10-25T18:15:00Z">
            <w:rPr/>
          </w:rPrChange>
        </w:rPr>
      </w:pPr>
    </w:p>
    <w:p w14:paraId="531E9C70" w14:textId="0C5F32A4" w:rsidR="00502781" w:rsidRPr="007A4AFC" w:rsidRDefault="00502781" w:rsidP="00502781">
      <w:pPr>
        <w:rPr>
          <w:color w:val="000000" w:themeColor="text1"/>
          <w:rPrChange w:id="8632" w:author="Dr Mamadou SANOGO" w:date="2023-10-25T18:15:00Z">
            <w:rPr/>
          </w:rPrChange>
        </w:rPr>
      </w:pPr>
    </w:p>
    <w:p w14:paraId="3B26850F" w14:textId="138ED4D6" w:rsidR="00502781" w:rsidRPr="007A4AFC" w:rsidRDefault="00502781" w:rsidP="00502781">
      <w:pPr>
        <w:rPr>
          <w:color w:val="000000" w:themeColor="text1"/>
          <w:rPrChange w:id="8633" w:author="Dr Mamadou SANOGO" w:date="2023-10-25T18:15:00Z">
            <w:rPr/>
          </w:rPrChange>
        </w:rPr>
      </w:pPr>
    </w:p>
    <w:p w14:paraId="6987CB04" w14:textId="61DE6524" w:rsidR="00502781" w:rsidRPr="007A4AFC" w:rsidRDefault="00502781" w:rsidP="00502781">
      <w:pPr>
        <w:rPr>
          <w:color w:val="000000" w:themeColor="text1"/>
          <w:rPrChange w:id="8634" w:author="Dr Mamadou SANOGO" w:date="2023-10-25T18:15:00Z">
            <w:rPr/>
          </w:rPrChange>
        </w:rPr>
      </w:pPr>
    </w:p>
    <w:p w14:paraId="2BDB02CD" w14:textId="6A73E348" w:rsidR="00502781" w:rsidRPr="007A4AFC" w:rsidRDefault="00502781" w:rsidP="00502781">
      <w:pPr>
        <w:rPr>
          <w:color w:val="000000" w:themeColor="text1"/>
          <w:rPrChange w:id="8635" w:author="Dr Mamadou SANOGO" w:date="2023-10-25T18:15:00Z">
            <w:rPr/>
          </w:rPrChange>
        </w:rPr>
      </w:pPr>
    </w:p>
    <w:p w14:paraId="7AE32196" w14:textId="352A398C" w:rsidR="00502781" w:rsidRPr="007A4AFC" w:rsidRDefault="00502781" w:rsidP="00502781">
      <w:pPr>
        <w:rPr>
          <w:color w:val="000000" w:themeColor="text1"/>
          <w:rPrChange w:id="8636" w:author="Dr Mamadou SANOGO" w:date="2023-10-25T18:15:00Z">
            <w:rPr/>
          </w:rPrChange>
        </w:rPr>
      </w:pPr>
    </w:p>
    <w:p w14:paraId="2FEE6DC0" w14:textId="0E732915" w:rsidR="00502781" w:rsidRPr="007A4AFC" w:rsidRDefault="00502781" w:rsidP="00502781">
      <w:pPr>
        <w:rPr>
          <w:color w:val="000000" w:themeColor="text1"/>
          <w:rPrChange w:id="8637" w:author="Dr Mamadou SANOGO" w:date="2023-10-25T18:15:00Z">
            <w:rPr/>
          </w:rPrChange>
        </w:rPr>
      </w:pPr>
    </w:p>
    <w:p w14:paraId="72FBC73E" w14:textId="65A34E57" w:rsidR="00502781" w:rsidRPr="007A4AFC" w:rsidRDefault="00502781" w:rsidP="00502781">
      <w:pPr>
        <w:rPr>
          <w:color w:val="000000" w:themeColor="text1"/>
          <w:rPrChange w:id="8638" w:author="Dr Mamadou SANOGO" w:date="2023-10-25T18:15:00Z">
            <w:rPr/>
          </w:rPrChange>
        </w:rPr>
      </w:pPr>
    </w:p>
    <w:p w14:paraId="450149A1" w14:textId="0C521E35" w:rsidR="00502781" w:rsidRPr="007A4AFC" w:rsidRDefault="00502781" w:rsidP="00502781">
      <w:pPr>
        <w:rPr>
          <w:color w:val="000000" w:themeColor="text1"/>
          <w:rPrChange w:id="8639" w:author="Dr Mamadou SANOGO" w:date="2023-10-25T18:15:00Z">
            <w:rPr/>
          </w:rPrChange>
        </w:rPr>
      </w:pPr>
    </w:p>
    <w:p w14:paraId="455D8389" w14:textId="20ECFEB1" w:rsidR="00502781" w:rsidRPr="007A4AFC" w:rsidRDefault="00502781" w:rsidP="00502781">
      <w:pPr>
        <w:rPr>
          <w:color w:val="000000" w:themeColor="text1"/>
          <w:rPrChange w:id="8640" w:author="Dr Mamadou SANOGO" w:date="2023-10-25T18:15:00Z">
            <w:rPr/>
          </w:rPrChange>
        </w:rPr>
      </w:pPr>
    </w:p>
    <w:p w14:paraId="3EF3A35E" w14:textId="2625EE66" w:rsidR="00502781" w:rsidRPr="007A4AFC" w:rsidRDefault="00502781" w:rsidP="00502781">
      <w:pPr>
        <w:rPr>
          <w:color w:val="000000" w:themeColor="text1"/>
          <w:rPrChange w:id="8641" w:author="Dr Mamadou SANOGO" w:date="2023-10-25T18:15:00Z">
            <w:rPr/>
          </w:rPrChange>
        </w:rPr>
      </w:pPr>
    </w:p>
    <w:p w14:paraId="183786EA" w14:textId="1D41487E" w:rsidR="00502781" w:rsidRPr="007A4AFC" w:rsidRDefault="00502781" w:rsidP="00502781">
      <w:pPr>
        <w:rPr>
          <w:color w:val="000000" w:themeColor="text1"/>
          <w:rPrChange w:id="8642" w:author="Dr Mamadou SANOGO" w:date="2023-10-25T18:15:00Z">
            <w:rPr/>
          </w:rPrChange>
        </w:rPr>
      </w:pPr>
    </w:p>
    <w:p w14:paraId="6C86D8BF" w14:textId="374647F1" w:rsidR="00502781" w:rsidRPr="007A4AFC" w:rsidRDefault="00502781" w:rsidP="00502781">
      <w:pPr>
        <w:rPr>
          <w:color w:val="000000" w:themeColor="text1"/>
          <w:rPrChange w:id="8643" w:author="Dr Mamadou SANOGO" w:date="2023-10-25T18:15:00Z">
            <w:rPr/>
          </w:rPrChange>
        </w:rPr>
      </w:pPr>
    </w:p>
    <w:p w14:paraId="1E42B08F" w14:textId="77777777" w:rsidR="00502781" w:rsidRPr="007A4AFC" w:rsidRDefault="00502781" w:rsidP="00502781">
      <w:pPr>
        <w:rPr>
          <w:color w:val="000000" w:themeColor="text1"/>
          <w:rPrChange w:id="8644" w:author="Dr Mamadou SANOGO" w:date="2023-10-25T18:15:00Z">
            <w:rPr/>
          </w:rPrChange>
        </w:rPr>
      </w:pPr>
    </w:p>
    <w:p w14:paraId="0140CC32" w14:textId="730AD440" w:rsidR="00502781" w:rsidRPr="007A4AFC" w:rsidDel="006350A6" w:rsidRDefault="00502781" w:rsidP="00502781">
      <w:pPr>
        <w:rPr>
          <w:del w:id="8645" w:author="Dr Mamadou SANOGO" w:date="2023-10-25T14:43:00Z"/>
          <w:color w:val="000000" w:themeColor="text1"/>
          <w:rPrChange w:id="8646" w:author="Dr Mamadou SANOGO" w:date="2023-10-25T18:15:00Z">
            <w:rPr>
              <w:del w:id="8647" w:author="Dr Mamadou SANOGO" w:date="2023-10-25T14:43:00Z"/>
            </w:rPr>
          </w:rPrChange>
        </w:rPr>
      </w:pPr>
    </w:p>
    <w:p w14:paraId="017D86A0" w14:textId="77777777" w:rsidR="00502781" w:rsidRPr="007A4AFC" w:rsidDel="006350A6" w:rsidRDefault="00502781" w:rsidP="00502781">
      <w:pPr>
        <w:rPr>
          <w:del w:id="8648" w:author="Dr Mamadou SANOGO" w:date="2023-10-25T14:43:00Z"/>
          <w:color w:val="000000" w:themeColor="text1"/>
          <w:rPrChange w:id="8649" w:author="Dr Mamadou SANOGO" w:date="2023-10-25T18:15:00Z">
            <w:rPr>
              <w:del w:id="8650" w:author="Dr Mamadou SANOGO" w:date="2023-10-25T14:43:00Z"/>
            </w:rPr>
          </w:rPrChange>
        </w:rPr>
      </w:pPr>
    </w:p>
    <w:p w14:paraId="722AB017" w14:textId="38ADF535" w:rsidR="00502781" w:rsidRPr="007A4AFC" w:rsidDel="00AD42F4" w:rsidRDefault="00502781">
      <w:pPr>
        <w:pStyle w:val="Titre2"/>
        <w:numPr>
          <w:ilvl w:val="0"/>
          <w:numId w:val="0"/>
        </w:numPr>
        <w:jc w:val="left"/>
        <w:rPr>
          <w:del w:id="8651" w:author="Dr Mamadou SANOGO" w:date="2023-10-27T11:40:00Z"/>
          <w:rFonts w:cs="Times New Roman"/>
          <w:b w:val="0"/>
          <w:sz w:val="24"/>
          <w:szCs w:val="24"/>
          <w:rPrChange w:id="8652" w:author="Dr Mamadou SANOGO" w:date="2023-10-25T18:15:00Z">
            <w:rPr>
              <w:del w:id="8653" w:author="Dr Mamadou SANOGO" w:date="2023-10-27T11:40:00Z"/>
              <w:rFonts w:cs="Times New Roman"/>
              <w:color w:val="auto"/>
              <w:sz w:val="24"/>
              <w:szCs w:val="24"/>
            </w:rPr>
          </w:rPrChange>
        </w:rPr>
        <w:pPrChange w:id="8654" w:author="Dr Mamadou SANOGO" w:date="2023-10-25T14:43:00Z">
          <w:pPr>
            <w:pStyle w:val="Titre2"/>
            <w:numPr>
              <w:ilvl w:val="1"/>
              <w:numId w:val="8"/>
            </w:numPr>
            <w:ind w:left="720" w:hanging="360"/>
            <w:jc w:val="center"/>
          </w:pPr>
        </w:pPrChange>
      </w:pPr>
      <w:bookmarkStart w:id="8655" w:name="_Toc145944532"/>
      <w:del w:id="8656" w:author="Dr Mamadou SANOGO" w:date="2023-10-25T14:43:00Z">
        <w:r w:rsidRPr="007A4AFC" w:rsidDel="006350A6">
          <w:rPr>
            <w:b w:val="0"/>
            <w:szCs w:val="24"/>
            <w:rPrChange w:id="8657" w:author="Dr Mamadou SANOGO" w:date="2023-10-25T18:15:00Z">
              <w:rPr>
                <w:b/>
                <w:color w:val="000000" w:themeColor="text1"/>
                <w:szCs w:val="24"/>
              </w:rPr>
            </w:rPrChange>
          </w:rPr>
          <w:delText>Université Elhadji Ibrahima Niasse (UEIN) - (Sénégal)</w:delText>
        </w:r>
      </w:del>
      <w:bookmarkEnd w:id="8655"/>
    </w:p>
    <w:p w14:paraId="3574C2DF" w14:textId="4758E487" w:rsidR="00502781" w:rsidRPr="00AD42F4" w:rsidDel="00AD42F4" w:rsidRDefault="00502781">
      <w:pPr>
        <w:pStyle w:val="Titre2"/>
        <w:rPr>
          <w:del w:id="8658" w:author="Dr Mamadou SANOGO" w:date="2023-10-27T11:40:00Z"/>
        </w:rPr>
        <w:pPrChange w:id="8659" w:author="Dr Mamadou SANOGO" w:date="2023-10-27T11:40:00Z">
          <w:pPr/>
        </w:pPrChange>
      </w:pPr>
    </w:p>
    <w:p w14:paraId="3843E91C" w14:textId="626DE1E5" w:rsidR="00502781" w:rsidRPr="007A4AFC" w:rsidDel="00AD42F4" w:rsidRDefault="00502781" w:rsidP="00502781">
      <w:pPr>
        <w:rPr>
          <w:del w:id="8660" w:author="Dr Mamadou SANOGO" w:date="2023-10-27T11:40:00Z"/>
          <w:color w:val="000000" w:themeColor="text1"/>
          <w:rPrChange w:id="8661" w:author="Dr Mamadou SANOGO" w:date="2023-10-25T18:15:00Z">
            <w:rPr>
              <w:del w:id="8662" w:author="Dr Mamadou SANOGO" w:date="2023-10-27T11:40:00Z"/>
            </w:rPr>
          </w:rPrChange>
        </w:rPr>
      </w:pPr>
    </w:p>
    <w:p w14:paraId="76E46277" w14:textId="77777777" w:rsidR="00837877" w:rsidRPr="007A4AFC" w:rsidDel="00AD42F4" w:rsidRDefault="00837877" w:rsidP="00502781">
      <w:pPr>
        <w:rPr>
          <w:del w:id="8663" w:author="Dr Mamadou SANOGO" w:date="2023-10-27T11:39:00Z"/>
          <w:color w:val="000000" w:themeColor="text1"/>
          <w:rPrChange w:id="8664" w:author="Dr Mamadou SANOGO" w:date="2023-10-25T18:15:00Z">
            <w:rPr>
              <w:del w:id="8665" w:author="Dr Mamadou SANOGO" w:date="2023-10-27T11:39:00Z"/>
            </w:rPr>
          </w:rPrChange>
        </w:rPr>
      </w:pPr>
    </w:p>
    <w:p w14:paraId="159D99BB" w14:textId="3DEEDFAA" w:rsidR="00502781" w:rsidRPr="007A4AFC" w:rsidDel="00AD42F4" w:rsidRDefault="00502781" w:rsidP="00502781">
      <w:pPr>
        <w:rPr>
          <w:del w:id="8666" w:author="Dr Mamadou SANOGO" w:date="2023-10-27T11:39:00Z"/>
          <w:color w:val="000000" w:themeColor="text1"/>
          <w:rPrChange w:id="8667" w:author="Dr Mamadou SANOGO" w:date="2023-10-25T18:15:00Z">
            <w:rPr>
              <w:del w:id="8668" w:author="Dr Mamadou SANOGO" w:date="2023-10-27T11:39:00Z"/>
            </w:rPr>
          </w:rPrChange>
        </w:rPr>
      </w:pPr>
    </w:p>
    <w:p w14:paraId="100762D0" w14:textId="35D6B1A0" w:rsidR="00502781" w:rsidRPr="007A4AFC" w:rsidRDefault="00502781" w:rsidP="00502781">
      <w:pPr>
        <w:rPr>
          <w:color w:val="000000" w:themeColor="text1"/>
          <w:rPrChange w:id="8669" w:author="Dr Mamadou SANOGO" w:date="2023-10-25T18:15:00Z">
            <w:rPr/>
          </w:rPrChange>
        </w:rPr>
      </w:pPr>
    </w:p>
    <w:p w14:paraId="0FF8971F" w14:textId="5A719906" w:rsidR="006350A6" w:rsidRPr="007A4AFC" w:rsidRDefault="006350A6" w:rsidP="006350A6">
      <w:pPr>
        <w:shd w:val="clear" w:color="auto" w:fill="FFFFFF"/>
        <w:spacing w:line="240" w:lineRule="auto"/>
        <w:ind w:right="9"/>
        <w:jc w:val="center"/>
        <w:rPr>
          <w:ins w:id="8670" w:author="Dr Mamadou SANOGO" w:date="2023-10-25T14:44:00Z"/>
          <w:rFonts w:eastAsiaTheme="minorHAnsi"/>
          <w:b/>
          <w:color w:val="000000" w:themeColor="text1"/>
          <w:sz w:val="44"/>
          <w:lang w:eastAsia="en-US"/>
          <w:rPrChange w:id="8671" w:author="Dr Mamadou SANOGO" w:date="2023-10-25T18:15:00Z">
            <w:rPr>
              <w:ins w:id="8672" w:author="Dr Mamadou SANOGO" w:date="2023-10-25T14:44:00Z"/>
              <w:rFonts w:eastAsiaTheme="minorHAnsi"/>
              <w:b/>
              <w:sz w:val="44"/>
              <w:lang w:eastAsia="en-US"/>
            </w:rPr>
          </w:rPrChange>
        </w:rPr>
      </w:pPr>
      <w:ins w:id="8673" w:author="Dr Mamadou SANOGO" w:date="2023-10-25T14:44:00Z">
        <w:r w:rsidRPr="007A4AFC">
          <w:rPr>
            <w:rFonts w:eastAsiaTheme="minorHAnsi"/>
            <w:b/>
            <w:color w:val="000000" w:themeColor="text1"/>
            <w:sz w:val="44"/>
            <w:lang w:eastAsia="en-US"/>
            <w:rPrChange w:id="8674" w:author="Dr Mamadou SANOGO" w:date="2023-10-25T18:15:00Z">
              <w:rPr>
                <w:rFonts w:eastAsiaTheme="minorHAnsi"/>
                <w:b/>
                <w:sz w:val="44"/>
                <w:lang w:eastAsia="en-US"/>
              </w:rPr>
            </w:rPrChange>
          </w:rPr>
          <w:t>Annexe n°0</w:t>
        </w:r>
      </w:ins>
      <w:ins w:id="8675" w:author="Dr Mamadou SANOGO" w:date="2023-10-25T14:47:00Z">
        <w:r w:rsidR="00837877" w:rsidRPr="007A4AFC">
          <w:rPr>
            <w:rFonts w:eastAsiaTheme="minorHAnsi"/>
            <w:b/>
            <w:color w:val="000000" w:themeColor="text1"/>
            <w:sz w:val="44"/>
            <w:lang w:eastAsia="en-US"/>
            <w:rPrChange w:id="8676" w:author="Dr Mamadou SANOGO" w:date="2023-10-25T18:15:00Z">
              <w:rPr>
                <w:rFonts w:eastAsiaTheme="minorHAnsi"/>
                <w:b/>
                <w:sz w:val="44"/>
                <w:lang w:eastAsia="en-US"/>
              </w:rPr>
            </w:rPrChange>
          </w:rPr>
          <w:t>10</w:t>
        </w:r>
      </w:ins>
      <w:ins w:id="8677" w:author="Dr Mamadou SANOGO" w:date="2023-10-25T14:44:00Z">
        <w:r w:rsidRPr="007A4AFC">
          <w:rPr>
            <w:rFonts w:eastAsiaTheme="minorHAnsi"/>
            <w:b/>
            <w:color w:val="000000" w:themeColor="text1"/>
            <w:sz w:val="44"/>
            <w:lang w:eastAsia="en-US"/>
            <w:rPrChange w:id="8678" w:author="Dr Mamadou SANOGO" w:date="2023-10-25T18:15:00Z">
              <w:rPr>
                <w:rFonts w:eastAsiaTheme="minorHAnsi"/>
                <w:b/>
                <w:sz w:val="44"/>
                <w:lang w:eastAsia="en-US"/>
              </w:rPr>
            </w:rPrChange>
          </w:rPr>
          <w:t xml:space="preserve"> : </w:t>
        </w:r>
      </w:ins>
      <w:ins w:id="8679" w:author="Dr Mamadou SANOGO" w:date="2023-10-25T14:47:00Z">
        <w:r w:rsidR="00837877" w:rsidRPr="007A4AFC">
          <w:rPr>
            <w:rFonts w:eastAsiaTheme="minorHAnsi"/>
            <w:b/>
            <w:color w:val="000000" w:themeColor="text1"/>
            <w:sz w:val="44"/>
            <w:lang w:eastAsia="en-US"/>
            <w:rPrChange w:id="8680" w:author="Dr Mamadou SANOGO" w:date="2023-10-25T18:15:00Z">
              <w:rPr>
                <w:rFonts w:eastAsiaTheme="minorHAnsi"/>
                <w:b/>
                <w:sz w:val="44"/>
                <w:lang w:eastAsia="en-US"/>
              </w:rPr>
            </w:rPrChange>
          </w:rPr>
          <w:t>Cahier de texte</w:t>
        </w:r>
      </w:ins>
    </w:p>
    <w:p w14:paraId="08690638" w14:textId="588ED4B8" w:rsidR="00502781" w:rsidRPr="007A4AFC" w:rsidRDefault="00502781" w:rsidP="00502781">
      <w:pPr>
        <w:rPr>
          <w:color w:val="000000" w:themeColor="text1"/>
          <w:rPrChange w:id="8681" w:author="Dr Mamadou SANOGO" w:date="2023-10-25T18:15:00Z">
            <w:rPr/>
          </w:rPrChange>
        </w:rPr>
      </w:pPr>
    </w:p>
    <w:p w14:paraId="7A836CA2" w14:textId="55ABFD1D" w:rsidR="00502781" w:rsidRPr="007A4AFC" w:rsidRDefault="00502781" w:rsidP="00502781">
      <w:pPr>
        <w:rPr>
          <w:color w:val="000000" w:themeColor="text1"/>
          <w:rPrChange w:id="8682" w:author="Dr Mamadou SANOGO" w:date="2023-10-25T18:15:00Z">
            <w:rPr/>
          </w:rPrChange>
        </w:rPr>
      </w:pPr>
    </w:p>
    <w:p w14:paraId="421A29E9" w14:textId="31B4A5FA" w:rsidR="00502781" w:rsidRPr="007A4AFC" w:rsidRDefault="00502781" w:rsidP="00502781">
      <w:pPr>
        <w:rPr>
          <w:color w:val="000000" w:themeColor="text1"/>
          <w:rPrChange w:id="8683" w:author="Dr Mamadou SANOGO" w:date="2023-10-25T18:15:00Z">
            <w:rPr/>
          </w:rPrChange>
        </w:rPr>
      </w:pPr>
    </w:p>
    <w:p w14:paraId="7A503A3D" w14:textId="4AF5AA29" w:rsidR="00502781" w:rsidRPr="007A4AFC" w:rsidRDefault="00502781" w:rsidP="00502781">
      <w:pPr>
        <w:rPr>
          <w:color w:val="000000" w:themeColor="text1"/>
          <w:rPrChange w:id="8684" w:author="Dr Mamadou SANOGO" w:date="2023-10-25T18:15:00Z">
            <w:rPr/>
          </w:rPrChange>
        </w:rPr>
      </w:pPr>
    </w:p>
    <w:p w14:paraId="4D8DC1B5" w14:textId="34C387DC" w:rsidR="00502781" w:rsidRPr="007A4AFC" w:rsidRDefault="00502781" w:rsidP="00502781">
      <w:pPr>
        <w:rPr>
          <w:color w:val="000000" w:themeColor="text1"/>
          <w:rPrChange w:id="8685" w:author="Dr Mamadou SANOGO" w:date="2023-10-25T18:15:00Z">
            <w:rPr/>
          </w:rPrChange>
        </w:rPr>
      </w:pPr>
    </w:p>
    <w:p w14:paraId="4C3FDAAA" w14:textId="427AE45F" w:rsidR="00502781" w:rsidRPr="007A4AFC" w:rsidRDefault="00502781" w:rsidP="00502781">
      <w:pPr>
        <w:rPr>
          <w:color w:val="000000" w:themeColor="text1"/>
          <w:rPrChange w:id="8686" w:author="Dr Mamadou SANOGO" w:date="2023-10-25T18:15:00Z">
            <w:rPr/>
          </w:rPrChange>
        </w:rPr>
      </w:pPr>
    </w:p>
    <w:p w14:paraId="7F97D72A" w14:textId="7C56198D" w:rsidR="00502781" w:rsidRPr="007A4AFC" w:rsidRDefault="00502781" w:rsidP="00502781">
      <w:pPr>
        <w:rPr>
          <w:color w:val="000000" w:themeColor="text1"/>
          <w:rPrChange w:id="8687" w:author="Dr Mamadou SANOGO" w:date="2023-10-25T18:15:00Z">
            <w:rPr/>
          </w:rPrChange>
        </w:rPr>
      </w:pPr>
    </w:p>
    <w:p w14:paraId="0E1F421E" w14:textId="65AF5D6B" w:rsidR="00502781" w:rsidRPr="007A4AFC" w:rsidRDefault="00502781" w:rsidP="00502781">
      <w:pPr>
        <w:rPr>
          <w:color w:val="000000" w:themeColor="text1"/>
          <w:rPrChange w:id="8688" w:author="Dr Mamadou SANOGO" w:date="2023-10-25T18:15:00Z">
            <w:rPr/>
          </w:rPrChange>
        </w:rPr>
      </w:pPr>
    </w:p>
    <w:p w14:paraId="139FBD8C" w14:textId="468302D0" w:rsidR="00502781" w:rsidRPr="007A4AFC" w:rsidRDefault="00502781" w:rsidP="00502781">
      <w:pPr>
        <w:rPr>
          <w:color w:val="000000" w:themeColor="text1"/>
          <w:rPrChange w:id="8689" w:author="Dr Mamadou SANOGO" w:date="2023-10-25T18:15:00Z">
            <w:rPr/>
          </w:rPrChange>
        </w:rPr>
      </w:pPr>
    </w:p>
    <w:p w14:paraId="2B0FC326" w14:textId="7254FEC1" w:rsidR="00502781" w:rsidRPr="007A4AFC" w:rsidRDefault="00502781" w:rsidP="00502781">
      <w:pPr>
        <w:rPr>
          <w:color w:val="000000" w:themeColor="text1"/>
          <w:rPrChange w:id="8690" w:author="Dr Mamadou SANOGO" w:date="2023-10-25T18:15:00Z">
            <w:rPr/>
          </w:rPrChange>
        </w:rPr>
      </w:pPr>
    </w:p>
    <w:p w14:paraId="41BE1B3D" w14:textId="71C976C3" w:rsidR="00502781" w:rsidRPr="007A4AFC" w:rsidRDefault="00502781" w:rsidP="00502781">
      <w:pPr>
        <w:rPr>
          <w:color w:val="000000" w:themeColor="text1"/>
          <w:rPrChange w:id="8691" w:author="Dr Mamadou SANOGO" w:date="2023-10-25T18:15:00Z">
            <w:rPr/>
          </w:rPrChange>
        </w:rPr>
      </w:pPr>
    </w:p>
    <w:p w14:paraId="58DE00F0" w14:textId="1AA9B3E2" w:rsidR="00502781" w:rsidRPr="007A4AFC" w:rsidRDefault="00502781" w:rsidP="00502781">
      <w:pPr>
        <w:rPr>
          <w:color w:val="000000" w:themeColor="text1"/>
          <w:rPrChange w:id="8692" w:author="Dr Mamadou SANOGO" w:date="2023-10-25T18:15:00Z">
            <w:rPr/>
          </w:rPrChange>
        </w:rPr>
      </w:pPr>
    </w:p>
    <w:p w14:paraId="7B669AF9" w14:textId="7F73CBEC" w:rsidR="00502781" w:rsidRPr="007A4AFC" w:rsidRDefault="00502781" w:rsidP="00502781">
      <w:pPr>
        <w:rPr>
          <w:color w:val="000000" w:themeColor="text1"/>
          <w:rPrChange w:id="8693" w:author="Dr Mamadou SANOGO" w:date="2023-10-25T18:15:00Z">
            <w:rPr/>
          </w:rPrChange>
        </w:rPr>
      </w:pPr>
    </w:p>
    <w:p w14:paraId="18631BBE" w14:textId="313E82B4" w:rsidR="00502781" w:rsidRPr="007A4AFC" w:rsidRDefault="00502781" w:rsidP="00502781">
      <w:pPr>
        <w:rPr>
          <w:color w:val="000000" w:themeColor="text1"/>
          <w:rPrChange w:id="8694" w:author="Dr Mamadou SANOGO" w:date="2023-10-25T18:15:00Z">
            <w:rPr/>
          </w:rPrChange>
        </w:rPr>
      </w:pPr>
    </w:p>
    <w:p w14:paraId="4629104D" w14:textId="3A94BB41" w:rsidR="00502781" w:rsidRPr="007A4AFC" w:rsidRDefault="00502781" w:rsidP="00502781">
      <w:pPr>
        <w:rPr>
          <w:color w:val="000000" w:themeColor="text1"/>
          <w:rPrChange w:id="8695" w:author="Dr Mamadou SANOGO" w:date="2023-10-25T18:15:00Z">
            <w:rPr/>
          </w:rPrChange>
        </w:rPr>
      </w:pPr>
    </w:p>
    <w:p w14:paraId="76E08F24" w14:textId="350925E4" w:rsidR="00502781" w:rsidRPr="007A4AFC" w:rsidRDefault="00502781" w:rsidP="00502781">
      <w:pPr>
        <w:rPr>
          <w:color w:val="000000" w:themeColor="text1"/>
          <w:rPrChange w:id="8696" w:author="Dr Mamadou SANOGO" w:date="2023-10-25T18:15:00Z">
            <w:rPr/>
          </w:rPrChange>
        </w:rPr>
      </w:pPr>
    </w:p>
    <w:p w14:paraId="3AFF796A" w14:textId="25611AB1" w:rsidR="00502781" w:rsidRPr="007A4AFC" w:rsidRDefault="00502781" w:rsidP="00502781">
      <w:pPr>
        <w:rPr>
          <w:color w:val="000000" w:themeColor="text1"/>
          <w:rPrChange w:id="8697" w:author="Dr Mamadou SANOGO" w:date="2023-10-25T18:15:00Z">
            <w:rPr/>
          </w:rPrChange>
        </w:rPr>
      </w:pPr>
    </w:p>
    <w:p w14:paraId="1949CB79" w14:textId="426ED584" w:rsidR="00502781" w:rsidRPr="007A4AFC" w:rsidRDefault="00502781" w:rsidP="00502781">
      <w:pPr>
        <w:rPr>
          <w:color w:val="000000" w:themeColor="text1"/>
          <w:rPrChange w:id="8698" w:author="Dr Mamadou SANOGO" w:date="2023-10-25T18:15:00Z">
            <w:rPr/>
          </w:rPrChange>
        </w:rPr>
      </w:pPr>
    </w:p>
    <w:p w14:paraId="31020E1C" w14:textId="41A832A8" w:rsidR="00502781" w:rsidRPr="007A4AFC" w:rsidRDefault="00502781" w:rsidP="00502781">
      <w:pPr>
        <w:rPr>
          <w:color w:val="000000" w:themeColor="text1"/>
          <w:rPrChange w:id="8699" w:author="Dr Mamadou SANOGO" w:date="2023-10-25T18:15:00Z">
            <w:rPr/>
          </w:rPrChange>
        </w:rPr>
      </w:pPr>
    </w:p>
    <w:p w14:paraId="6CAC2F72" w14:textId="18860A83" w:rsidR="00502781" w:rsidRPr="007A4AFC" w:rsidRDefault="00502781" w:rsidP="00502781">
      <w:pPr>
        <w:rPr>
          <w:color w:val="000000" w:themeColor="text1"/>
          <w:rPrChange w:id="8700" w:author="Dr Mamadou SANOGO" w:date="2023-10-25T18:15:00Z">
            <w:rPr/>
          </w:rPrChange>
        </w:rPr>
      </w:pPr>
    </w:p>
    <w:p w14:paraId="694DFFC1" w14:textId="0EBC9995" w:rsidR="00502781" w:rsidRPr="007A4AFC" w:rsidRDefault="00502781" w:rsidP="00502781">
      <w:pPr>
        <w:rPr>
          <w:color w:val="000000" w:themeColor="text1"/>
          <w:rPrChange w:id="8701" w:author="Dr Mamadou SANOGO" w:date="2023-10-25T18:15:00Z">
            <w:rPr/>
          </w:rPrChange>
        </w:rPr>
      </w:pPr>
    </w:p>
    <w:p w14:paraId="745CA5AB" w14:textId="7BA797A5" w:rsidR="00502781" w:rsidRPr="007A4AFC" w:rsidRDefault="00502781" w:rsidP="00502781">
      <w:pPr>
        <w:rPr>
          <w:color w:val="000000" w:themeColor="text1"/>
          <w:rPrChange w:id="8702" w:author="Dr Mamadou SANOGO" w:date="2023-10-25T18:15:00Z">
            <w:rPr/>
          </w:rPrChange>
        </w:rPr>
      </w:pPr>
    </w:p>
    <w:p w14:paraId="67718D93" w14:textId="026564D3" w:rsidR="00502781" w:rsidRPr="007A4AFC" w:rsidRDefault="00502781" w:rsidP="00502781">
      <w:pPr>
        <w:rPr>
          <w:color w:val="000000" w:themeColor="text1"/>
          <w:rPrChange w:id="8703" w:author="Dr Mamadou SANOGO" w:date="2023-10-25T18:15:00Z">
            <w:rPr/>
          </w:rPrChange>
        </w:rPr>
      </w:pPr>
    </w:p>
    <w:p w14:paraId="06D9A23C" w14:textId="53309AE5" w:rsidR="00502781" w:rsidRPr="007A4AFC" w:rsidRDefault="00502781" w:rsidP="00502781">
      <w:pPr>
        <w:rPr>
          <w:color w:val="000000" w:themeColor="text1"/>
          <w:rPrChange w:id="8704" w:author="Dr Mamadou SANOGO" w:date="2023-10-25T18:15:00Z">
            <w:rPr/>
          </w:rPrChange>
        </w:rPr>
      </w:pPr>
    </w:p>
    <w:p w14:paraId="0AB32C52" w14:textId="4C7E9E04" w:rsidR="00502781" w:rsidRPr="007A4AFC" w:rsidRDefault="00502781" w:rsidP="00502781">
      <w:pPr>
        <w:rPr>
          <w:color w:val="000000" w:themeColor="text1"/>
          <w:rPrChange w:id="8705" w:author="Dr Mamadou SANOGO" w:date="2023-10-25T18:15:00Z">
            <w:rPr/>
          </w:rPrChange>
        </w:rPr>
      </w:pPr>
    </w:p>
    <w:p w14:paraId="3080E967" w14:textId="687AD77D" w:rsidR="00502781" w:rsidRPr="007A4AFC" w:rsidRDefault="00502781" w:rsidP="00502781">
      <w:pPr>
        <w:rPr>
          <w:color w:val="000000" w:themeColor="text1"/>
          <w:rPrChange w:id="8706" w:author="Dr Mamadou SANOGO" w:date="2023-10-25T18:15:00Z">
            <w:rPr/>
          </w:rPrChange>
        </w:rPr>
      </w:pPr>
    </w:p>
    <w:p w14:paraId="4BA9D14B" w14:textId="080FF372" w:rsidR="00502781" w:rsidRPr="007A4AFC" w:rsidRDefault="00502781" w:rsidP="00502781">
      <w:pPr>
        <w:rPr>
          <w:color w:val="000000" w:themeColor="text1"/>
          <w:rPrChange w:id="8707" w:author="Dr Mamadou SANOGO" w:date="2023-10-25T18:15:00Z">
            <w:rPr/>
          </w:rPrChange>
        </w:rPr>
      </w:pPr>
    </w:p>
    <w:p w14:paraId="66FB0EFD" w14:textId="77777777" w:rsidR="00502781" w:rsidRPr="00614D94" w:rsidDel="006350A6" w:rsidRDefault="00502781">
      <w:pPr>
        <w:rPr>
          <w:del w:id="8708" w:author="Dr Mamadou SANOGO" w:date="2023-10-25T14:43:00Z"/>
          <w:color w:val="000000" w:themeColor="text1"/>
        </w:rPr>
      </w:pPr>
    </w:p>
    <w:p w14:paraId="6AB253F2" w14:textId="22DBD389" w:rsidR="00502781" w:rsidRPr="007A4AFC" w:rsidDel="006350A6" w:rsidRDefault="00502781">
      <w:pPr>
        <w:pStyle w:val="Titre2"/>
        <w:numPr>
          <w:ilvl w:val="0"/>
          <w:numId w:val="0"/>
        </w:numPr>
        <w:jc w:val="center"/>
        <w:rPr>
          <w:del w:id="8709" w:author="Dr Mamadou SANOGO" w:date="2023-10-25T14:43:00Z"/>
          <w:rFonts w:cs="Times New Roman"/>
          <w:b w:val="0"/>
          <w:sz w:val="24"/>
          <w:szCs w:val="24"/>
          <w:rPrChange w:id="8710" w:author="Dr Mamadou SANOGO" w:date="2023-10-25T18:15:00Z">
            <w:rPr>
              <w:del w:id="8711" w:author="Dr Mamadou SANOGO" w:date="2023-10-25T14:43:00Z"/>
              <w:rFonts w:cs="Times New Roman"/>
              <w:color w:val="auto"/>
              <w:sz w:val="24"/>
              <w:szCs w:val="24"/>
            </w:rPr>
          </w:rPrChange>
        </w:rPr>
        <w:pPrChange w:id="8712" w:author="Dr Mamadou SANOGO" w:date="2023-10-27T14:03:00Z">
          <w:pPr>
            <w:pStyle w:val="Titre2"/>
            <w:numPr>
              <w:ilvl w:val="1"/>
              <w:numId w:val="8"/>
            </w:numPr>
            <w:ind w:left="720" w:hanging="360"/>
            <w:jc w:val="center"/>
          </w:pPr>
        </w:pPrChange>
      </w:pPr>
      <w:bookmarkStart w:id="8713" w:name="_Toc145944533"/>
      <w:del w:id="8714" w:author="Dr Mamadou SANOGO" w:date="2023-10-25T14:43:00Z">
        <w:r w:rsidRPr="007A4AFC" w:rsidDel="006350A6">
          <w:rPr>
            <w:b w:val="0"/>
            <w:szCs w:val="24"/>
            <w:rPrChange w:id="8715" w:author="Dr Mamadou SANOGO" w:date="2023-10-25T18:15:00Z">
              <w:rPr>
                <w:b/>
                <w:color w:val="000000" w:themeColor="text1"/>
                <w:szCs w:val="24"/>
              </w:rPr>
            </w:rPrChange>
          </w:rPr>
          <w:delText>Université Kofi Annan de Guinée (UKAG)</w:delText>
        </w:r>
        <w:bookmarkEnd w:id="8713"/>
      </w:del>
    </w:p>
    <w:p w14:paraId="6278DD3F" w14:textId="77777777" w:rsidR="00011374" w:rsidRPr="007A4AFC" w:rsidRDefault="00011374">
      <w:pPr>
        <w:pStyle w:val="Titre2"/>
        <w:numPr>
          <w:ilvl w:val="0"/>
          <w:numId w:val="0"/>
        </w:numPr>
        <w:rPr>
          <w:rFonts w:cs="Times New Roman"/>
          <w:b w:val="0"/>
          <w:sz w:val="24"/>
          <w:szCs w:val="24"/>
          <w:rPrChange w:id="8716" w:author="Dr Mamadou SANOGO" w:date="2023-10-25T18:15:00Z">
            <w:rPr>
              <w:rFonts w:cs="Times New Roman"/>
              <w:color w:val="auto"/>
              <w:sz w:val="24"/>
              <w:szCs w:val="24"/>
            </w:rPr>
          </w:rPrChange>
        </w:rPr>
        <w:pPrChange w:id="8717" w:author="Dr Mamadou SANOGO" w:date="2023-10-27T14:03:00Z">
          <w:pPr>
            <w:pStyle w:val="Titre2"/>
            <w:ind w:left="720"/>
          </w:pPr>
        </w:pPrChange>
      </w:pPr>
    </w:p>
    <w:p w14:paraId="1E510835"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8718" w:author="Dr Mamadou SANOGO" w:date="2023-10-25T18:15:00Z">
            <w:rPr>
              <w:color w:val="000000"/>
              <w:sz w:val="28"/>
              <w:szCs w:val="28"/>
            </w:rPr>
          </w:rPrChange>
        </w:rPr>
      </w:pPr>
    </w:p>
    <w:p w14:paraId="25B48FF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19" w:author="Dr Mamadou SANOGO" w:date="2023-10-25T18:15:00Z">
            <w:rPr>
              <w:color w:val="000000"/>
              <w:szCs w:val="24"/>
            </w:rPr>
          </w:rPrChange>
        </w:rPr>
      </w:pPr>
    </w:p>
    <w:p w14:paraId="1B034E0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20" w:author="Dr Mamadou SANOGO" w:date="2023-10-25T18:15:00Z">
            <w:rPr>
              <w:color w:val="000000"/>
              <w:szCs w:val="24"/>
            </w:rPr>
          </w:rPrChange>
        </w:rPr>
      </w:pPr>
    </w:p>
    <w:p w14:paraId="68D5E3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21" w:author="Dr Mamadou SANOGO" w:date="2023-10-25T18:15:00Z">
            <w:rPr>
              <w:color w:val="000000"/>
              <w:szCs w:val="24"/>
            </w:rPr>
          </w:rPrChange>
        </w:rPr>
      </w:pPr>
    </w:p>
    <w:p w14:paraId="70988B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22" w:author="Dr Mamadou SANOGO" w:date="2023-10-25T18:15:00Z">
            <w:rPr>
              <w:color w:val="000000"/>
              <w:szCs w:val="24"/>
            </w:rPr>
          </w:rPrChange>
        </w:rPr>
      </w:pPr>
    </w:p>
    <w:p w14:paraId="273E9D3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23" w:author="Dr Mamadou SANOGO" w:date="2023-10-25T18:15:00Z">
            <w:rPr>
              <w:color w:val="000000"/>
              <w:szCs w:val="24"/>
            </w:rPr>
          </w:rPrChange>
        </w:rPr>
      </w:pPr>
    </w:p>
    <w:p w14:paraId="2822CF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24" w:author="Dr Mamadou SANOGO" w:date="2023-10-25T18:15:00Z">
            <w:rPr>
              <w:color w:val="000000"/>
              <w:szCs w:val="24"/>
            </w:rPr>
          </w:rPrChange>
        </w:rPr>
      </w:pPr>
    </w:p>
    <w:p w14:paraId="5A75BCE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25" w:author="Dr Mamadou SANOGO" w:date="2023-10-25T18:15:00Z">
            <w:rPr>
              <w:color w:val="000000"/>
              <w:szCs w:val="24"/>
            </w:rPr>
          </w:rPrChange>
        </w:rPr>
      </w:pPr>
    </w:p>
    <w:p w14:paraId="71DC4D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26" w:author="Dr Mamadou SANOGO" w:date="2023-10-25T18:15:00Z">
            <w:rPr>
              <w:color w:val="000000"/>
              <w:szCs w:val="24"/>
            </w:rPr>
          </w:rPrChange>
        </w:rPr>
      </w:pPr>
    </w:p>
    <w:p w14:paraId="2B8B47B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27" w:author="Dr Mamadou SANOGO" w:date="2023-10-25T18:15:00Z">
            <w:rPr>
              <w:color w:val="000000"/>
              <w:szCs w:val="24"/>
            </w:rPr>
          </w:rPrChange>
        </w:rPr>
      </w:pPr>
    </w:p>
    <w:p w14:paraId="194C1B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28" w:author="Dr Mamadou SANOGO" w:date="2023-10-25T18:15:00Z">
            <w:rPr>
              <w:color w:val="000000"/>
              <w:szCs w:val="24"/>
            </w:rPr>
          </w:rPrChange>
        </w:rPr>
      </w:pPr>
    </w:p>
    <w:p w14:paraId="17BAFD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29" w:author="Dr Mamadou SANOGO" w:date="2023-10-25T18:15:00Z">
            <w:rPr>
              <w:color w:val="000000"/>
              <w:szCs w:val="24"/>
            </w:rPr>
          </w:rPrChange>
        </w:rPr>
      </w:pPr>
    </w:p>
    <w:p w14:paraId="7BA0445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30" w:author="Dr Mamadou SANOGO" w:date="2023-10-25T18:15:00Z">
            <w:rPr>
              <w:color w:val="000000"/>
              <w:szCs w:val="24"/>
            </w:rPr>
          </w:rPrChange>
        </w:rPr>
      </w:pPr>
    </w:p>
    <w:p w14:paraId="4E6A31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31" w:author="Dr Mamadou SANOGO" w:date="2023-10-25T18:15:00Z">
            <w:rPr>
              <w:color w:val="000000"/>
              <w:szCs w:val="24"/>
            </w:rPr>
          </w:rPrChange>
        </w:rPr>
      </w:pPr>
    </w:p>
    <w:p w14:paraId="5AFE51D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32" w:author="Dr Mamadou SANOGO" w:date="2023-10-25T18:15:00Z">
            <w:rPr>
              <w:color w:val="000000"/>
              <w:szCs w:val="24"/>
            </w:rPr>
          </w:rPrChange>
        </w:rPr>
      </w:pPr>
    </w:p>
    <w:p w14:paraId="69967D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33" w:author="Dr Mamadou SANOGO" w:date="2023-10-25T18:15:00Z">
            <w:rPr>
              <w:color w:val="000000"/>
              <w:szCs w:val="24"/>
            </w:rPr>
          </w:rPrChange>
        </w:rPr>
      </w:pPr>
    </w:p>
    <w:p w14:paraId="4D6B7D4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34" w:author="Dr Mamadou SANOGO" w:date="2023-10-25T18:15:00Z">
            <w:rPr>
              <w:color w:val="000000"/>
              <w:szCs w:val="24"/>
            </w:rPr>
          </w:rPrChange>
        </w:rPr>
      </w:pPr>
    </w:p>
    <w:p w14:paraId="2FB182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35" w:author="Dr Mamadou SANOGO" w:date="2023-10-25T18:15:00Z">
            <w:rPr>
              <w:color w:val="000000"/>
              <w:szCs w:val="24"/>
            </w:rPr>
          </w:rPrChange>
        </w:rPr>
      </w:pPr>
    </w:p>
    <w:p w14:paraId="47E0B3B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36" w:author="Dr Mamadou SANOGO" w:date="2023-10-25T18:15:00Z">
            <w:rPr>
              <w:color w:val="000000"/>
              <w:szCs w:val="24"/>
            </w:rPr>
          </w:rPrChange>
        </w:rPr>
      </w:pPr>
    </w:p>
    <w:p w14:paraId="125A6079"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37" w:author="Dr Mamadou SANOGO" w:date="2023-10-25T18:15:00Z">
            <w:rPr>
              <w:color w:val="000000"/>
              <w:szCs w:val="24"/>
            </w:rPr>
          </w:rPrChange>
        </w:rPr>
      </w:pPr>
    </w:p>
    <w:p w14:paraId="3033CD4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38" w:author="Dr Mamadou SANOGO" w:date="2023-10-25T18:15:00Z">
            <w:rPr>
              <w:color w:val="000000"/>
              <w:szCs w:val="24"/>
            </w:rPr>
          </w:rPrChange>
        </w:rPr>
      </w:pPr>
    </w:p>
    <w:p w14:paraId="4E564BD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39" w:author="Dr Mamadou SANOGO" w:date="2023-10-25T18:15:00Z">
            <w:rPr>
              <w:color w:val="000000"/>
              <w:szCs w:val="24"/>
            </w:rPr>
          </w:rPrChange>
        </w:rPr>
      </w:pPr>
    </w:p>
    <w:p w14:paraId="1D59F6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40" w:author="Dr Mamadou SANOGO" w:date="2023-10-25T18:15:00Z">
            <w:rPr>
              <w:color w:val="000000"/>
              <w:szCs w:val="24"/>
            </w:rPr>
          </w:rPrChange>
        </w:rPr>
      </w:pPr>
    </w:p>
    <w:p w14:paraId="234B088A" w14:textId="000DF9BB" w:rsidR="00773887" w:rsidRPr="007A4AFC" w:rsidRDefault="00773887" w:rsidP="00011374">
      <w:pPr>
        <w:widowControl w:val="0"/>
        <w:autoSpaceDE w:val="0"/>
        <w:autoSpaceDN w:val="0"/>
        <w:adjustRightInd w:val="0"/>
        <w:spacing w:line="240" w:lineRule="auto"/>
        <w:ind w:right="9"/>
        <w:rPr>
          <w:color w:val="000000" w:themeColor="text1"/>
          <w:szCs w:val="24"/>
          <w:rPrChange w:id="8741" w:author="Dr Mamadou SANOGO" w:date="2023-10-25T18:15:00Z">
            <w:rPr>
              <w:color w:val="000000"/>
              <w:szCs w:val="24"/>
            </w:rPr>
          </w:rPrChange>
        </w:rPr>
      </w:pPr>
    </w:p>
    <w:p w14:paraId="33323D52"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42" w:author="Dr Mamadou SANOGO" w:date="2023-10-25T18:15:00Z">
            <w:rPr>
              <w:color w:val="000000"/>
              <w:szCs w:val="24"/>
            </w:rPr>
          </w:rPrChange>
        </w:rPr>
      </w:pPr>
    </w:p>
    <w:p w14:paraId="29674A15"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43" w:author="Dr Mamadou SANOGO" w:date="2023-10-25T18:15:00Z">
            <w:rPr>
              <w:color w:val="000000"/>
              <w:szCs w:val="24"/>
            </w:rPr>
          </w:rPrChange>
        </w:rPr>
      </w:pPr>
    </w:p>
    <w:p w14:paraId="5FA97D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8744" w:author="Dr Mamadou SANOGO" w:date="2023-10-25T18:15:00Z">
            <w:rPr>
              <w:color w:val="000000"/>
              <w:szCs w:val="24"/>
            </w:rPr>
          </w:rPrChange>
        </w:rPr>
      </w:pPr>
    </w:p>
    <w:p w14:paraId="03AF2408" w14:textId="77777777" w:rsidR="00773887" w:rsidRPr="007A4AFC" w:rsidDel="006350A6" w:rsidRDefault="00773887" w:rsidP="00011374">
      <w:pPr>
        <w:widowControl w:val="0"/>
        <w:autoSpaceDE w:val="0"/>
        <w:autoSpaceDN w:val="0"/>
        <w:adjustRightInd w:val="0"/>
        <w:spacing w:line="240" w:lineRule="auto"/>
        <w:ind w:right="9"/>
        <w:rPr>
          <w:del w:id="8745" w:author="Dr Mamadou SANOGO" w:date="2023-10-25T14:43:00Z"/>
          <w:color w:val="000000" w:themeColor="text1"/>
          <w:szCs w:val="24"/>
          <w:rPrChange w:id="8746" w:author="Dr Mamadou SANOGO" w:date="2023-10-25T18:15:00Z">
            <w:rPr>
              <w:del w:id="8747" w:author="Dr Mamadou SANOGO" w:date="2023-10-25T14:43:00Z"/>
              <w:color w:val="000000"/>
              <w:szCs w:val="24"/>
            </w:rPr>
          </w:rPrChange>
        </w:rPr>
      </w:pPr>
    </w:p>
    <w:p w14:paraId="7105EF5D" w14:textId="77777777" w:rsidR="00773887" w:rsidRPr="007A4AFC" w:rsidDel="006350A6" w:rsidRDefault="00773887" w:rsidP="00011374">
      <w:pPr>
        <w:widowControl w:val="0"/>
        <w:autoSpaceDE w:val="0"/>
        <w:autoSpaceDN w:val="0"/>
        <w:adjustRightInd w:val="0"/>
        <w:spacing w:line="240" w:lineRule="auto"/>
        <w:ind w:right="9"/>
        <w:rPr>
          <w:del w:id="8748" w:author="Dr Mamadou SANOGO" w:date="2023-10-25T14:43:00Z"/>
          <w:color w:val="000000" w:themeColor="text1"/>
          <w:szCs w:val="24"/>
          <w:rPrChange w:id="8749" w:author="Dr Mamadou SANOGO" w:date="2023-10-25T18:15:00Z">
            <w:rPr>
              <w:del w:id="8750" w:author="Dr Mamadou SANOGO" w:date="2023-10-25T14:43:00Z"/>
              <w:color w:val="000000"/>
              <w:szCs w:val="24"/>
            </w:rPr>
          </w:rPrChange>
        </w:rPr>
      </w:pPr>
    </w:p>
    <w:p w14:paraId="0BBCC64A" w14:textId="77777777" w:rsidR="00773887" w:rsidRPr="007A4AFC" w:rsidDel="006350A6" w:rsidRDefault="00773887" w:rsidP="00011374">
      <w:pPr>
        <w:widowControl w:val="0"/>
        <w:autoSpaceDE w:val="0"/>
        <w:autoSpaceDN w:val="0"/>
        <w:adjustRightInd w:val="0"/>
        <w:spacing w:line="240" w:lineRule="auto"/>
        <w:ind w:right="9"/>
        <w:rPr>
          <w:del w:id="8751" w:author="Dr Mamadou SANOGO" w:date="2023-10-25T14:43:00Z"/>
          <w:color w:val="000000" w:themeColor="text1"/>
          <w:szCs w:val="24"/>
          <w:rPrChange w:id="8752" w:author="Dr Mamadou SANOGO" w:date="2023-10-25T18:15:00Z">
            <w:rPr>
              <w:del w:id="8753" w:author="Dr Mamadou SANOGO" w:date="2023-10-25T14:43:00Z"/>
              <w:color w:val="000000"/>
              <w:szCs w:val="24"/>
            </w:rPr>
          </w:rPrChange>
        </w:rPr>
      </w:pPr>
    </w:p>
    <w:p w14:paraId="48DE8194" w14:textId="2781AF2C" w:rsidR="00773887" w:rsidRPr="007A4AFC" w:rsidRDefault="00773887">
      <w:pPr>
        <w:pStyle w:val="Titre2"/>
        <w:numPr>
          <w:ilvl w:val="0"/>
          <w:numId w:val="0"/>
        </w:numPr>
        <w:jc w:val="left"/>
        <w:rPr>
          <w:rFonts w:cs="Times New Roman"/>
          <w:b w:val="0"/>
          <w:sz w:val="24"/>
          <w:szCs w:val="24"/>
          <w:rPrChange w:id="8754" w:author="Dr Mamadou SANOGO" w:date="2023-10-25T18:15:00Z">
            <w:rPr>
              <w:rFonts w:cs="Times New Roman"/>
              <w:color w:val="auto"/>
              <w:sz w:val="24"/>
              <w:szCs w:val="24"/>
            </w:rPr>
          </w:rPrChange>
        </w:rPr>
        <w:pPrChange w:id="8755" w:author="Dr Mamadou SANOGO" w:date="2023-10-25T14:43:00Z">
          <w:pPr>
            <w:pStyle w:val="Titre2"/>
            <w:numPr>
              <w:ilvl w:val="1"/>
              <w:numId w:val="8"/>
            </w:numPr>
            <w:ind w:left="720" w:hanging="360"/>
            <w:jc w:val="center"/>
          </w:pPr>
        </w:pPrChange>
      </w:pPr>
      <w:bookmarkStart w:id="8756" w:name="_Toc145944534"/>
      <w:del w:id="8757" w:author="Dr Mamadou SANOGO" w:date="2023-10-25T14:43:00Z">
        <w:r w:rsidRPr="007A4AFC" w:rsidDel="006350A6">
          <w:rPr>
            <w:rFonts w:cs="Times New Roman"/>
            <w:b w:val="0"/>
            <w:sz w:val="24"/>
            <w:szCs w:val="24"/>
            <w:rPrChange w:id="8758" w:author="Dr Mamadou SANOGO" w:date="2023-10-25T18:15:00Z">
              <w:rPr>
                <w:rFonts w:cs="Times New Roman"/>
                <w:color w:val="auto"/>
                <w:sz w:val="24"/>
                <w:szCs w:val="24"/>
              </w:rPr>
            </w:rPrChange>
          </w:rPr>
          <w:delText>Institut de Formation Sainte Marie(IFSM)</w:delText>
        </w:r>
      </w:del>
      <w:bookmarkEnd w:id="8756"/>
    </w:p>
    <w:p w14:paraId="640FAFF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59" w:author="Dr Mamadou SANOGO" w:date="2023-10-25T18:15:00Z">
            <w:rPr>
              <w:color w:val="000000"/>
              <w:szCs w:val="24"/>
            </w:rPr>
          </w:rPrChange>
        </w:rPr>
      </w:pPr>
    </w:p>
    <w:p w14:paraId="3529E62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60" w:author="Dr Mamadou SANOGO" w:date="2023-10-25T18:15:00Z">
            <w:rPr>
              <w:color w:val="000000"/>
              <w:szCs w:val="24"/>
            </w:rPr>
          </w:rPrChange>
        </w:rPr>
      </w:pPr>
    </w:p>
    <w:p w14:paraId="2370393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61" w:author="Dr Mamadou SANOGO" w:date="2023-10-25T18:15:00Z">
            <w:rPr>
              <w:color w:val="000000"/>
              <w:szCs w:val="24"/>
            </w:rPr>
          </w:rPrChange>
        </w:rPr>
      </w:pPr>
    </w:p>
    <w:p w14:paraId="234FF043"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62" w:author="Dr Mamadou SANOGO" w:date="2023-10-25T18:15:00Z">
            <w:rPr>
              <w:color w:val="000000"/>
              <w:szCs w:val="24"/>
            </w:rPr>
          </w:rPrChange>
        </w:rPr>
      </w:pPr>
    </w:p>
    <w:p w14:paraId="4CC108C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63" w:author="Dr Mamadou SANOGO" w:date="2023-10-25T18:15:00Z">
            <w:rPr>
              <w:color w:val="000000"/>
              <w:szCs w:val="24"/>
            </w:rPr>
          </w:rPrChange>
        </w:rPr>
      </w:pPr>
    </w:p>
    <w:p w14:paraId="247B0E0B"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64" w:author="Dr Mamadou SANOGO" w:date="2023-10-25T18:15:00Z">
            <w:rPr>
              <w:color w:val="000000"/>
              <w:szCs w:val="24"/>
            </w:rPr>
          </w:rPrChange>
        </w:rPr>
      </w:pPr>
    </w:p>
    <w:p w14:paraId="1FD67B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65" w:author="Dr Mamadou SANOGO" w:date="2023-10-25T18:15:00Z">
            <w:rPr>
              <w:color w:val="000000"/>
              <w:szCs w:val="24"/>
            </w:rPr>
          </w:rPrChange>
        </w:rPr>
      </w:pPr>
    </w:p>
    <w:p w14:paraId="0250F1AF"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66" w:author="Dr Mamadou SANOGO" w:date="2023-10-25T18:15:00Z">
            <w:rPr>
              <w:color w:val="000000"/>
              <w:szCs w:val="24"/>
            </w:rPr>
          </w:rPrChange>
        </w:rPr>
      </w:pPr>
    </w:p>
    <w:p w14:paraId="76546A2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67" w:author="Dr Mamadou SANOGO" w:date="2023-10-25T18:15:00Z">
            <w:rPr>
              <w:color w:val="000000"/>
              <w:szCs w:val="24"/>
            </w:rPr>
          </w:rPrChange>
        </w:rPr>
      </w:pPr>
    </w:p>
    <w:p w14:paraId="1F79B1D1"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68" w:author="Dr Mamadou SANOGO" w:date="2023-10-25T18:15:00Z">
            <w:rPr>
              <w:color w:val="000000"/>
              <w:szCs w:val="24"/>
            </w:rPr>
          </w:rPrChange>
        </w:rPr>
      </w:pPr>
    </w:p>
    <w:p w14:paraId="1AA7605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69" w:author="Dr Mamadou SANOGO" w:date="2023-10-25T18:15:00Z">
            <w:rPr>
              <w:color w:val="000000"/>
              <w:szCs w:val="24"/>
            </w:rPr>
          </w:rPrChange>
        </w:rPr>
      </w:pPr>
    </w:p>
    <w:p w14:paraId="2227B30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70" w:author="Dr Mamadou SANOGO" w:date="2023-10-25T18:15:00Z">
            <w:rPr>
              <w:color w:val="000000"/>
              <w:szCs w:val="24"/>
            </w:rPr>
          </w:rPrChange>
        </w:rPr>
      </w:pPr>
    </w:p>
    <w:p w14:paraId="680C3A6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71" w:author="Dr Mamadou SANOGO" w:date="2023-10-25T18:15:00Z">
            <w:rPr>
              <w:color w:val="000000"/>
              <w:szCs w:val="24"/>
            </w:rPr>
          </w:rPrChange>
        </w:rPr>
      </w:pPr>
    </w:p>
    <w:p w14:paraId="38299554"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8772" w:author="Dr Mamadou SANOGO" w:date="2023-10-25T18:15:00Z">
            <w:rPr>
              <w:color w:val="000000"/>
              <w:szCs w:val="24"/>
            </w:rPr>
          </w:rPrChange>
        </w:rPr>
      </w:pPr>
    </w:p>
    <w:p w14:paraId="64C2BAB9" w14:textId="77777777" w:rsidR="00837877" w:rsidRPr="007A4AFC" w:rsidRDefault="00837877" w:rsidP="00837877">
      <w:pPr>
        <w:shd w:val="clear" w:color="auto" w:fill="FFFFFF"/>
        <w:spacing w:line="240" w:lineRule="auto"/>
        <w:ind w:right="9"/>
        <w:jc w:val="center"/>
        <w:rPr>
          <w:ins w:id="8773" w:author="Dr Mamadou SANOGO" w:date="2023-10-25T14:49:00Z"/>
          <w:rFonts w:eastAsiaTheme="minorHAnsi"/>
          <w:b/>
          <w:color w:val="000000" w:themeColor="text1"/>
          <w:sz w:val="44"/>
          <w:lang w:eastAsia="en-US"/>
          <w:rPrChange w:id="8774" w:author="Dr Mamadou SANOGO" w:date="2023-10-25T18:15:00Z">
            <w:rPr>
              <w:ins w:id="8775" w:author="Dr Mamadou SANOGO" w:date="2023-10-25T14:49:00Z"/>
              <w:rFonts w:eastAsiaTheme="minorHAnsi"/>
              <w:b/>
              <w:sz w:val="44"/>
              <w:lang w:eastAsia="en-US"/>
            </w:rPr>
          </w:rPrChange>
        </w:rPr>
      </w:pPr>
    </w:p>
    <w:p w14:paraId="593C65F9" w14:textId="77777777" w:rsidR="00837877" w:rsidRPr="007A4AFC" w:rsidRDefault="00837877" w:rsidP="00837877">
      <w:pPr>
        <w:shd w:val="clear" w:color="auto" w:fill="FFFFFF"/>
        <w:spacing w:line="240" w:lineRule="auto"/>
        <w:ind w:right="9"/>
        <w:jc w:val="center"/>
        <w:rPr>
          <w:ins w:id="8776" w:author="Dr Mamadou SANOGO" w:date="2023-10-25T14:49:00Z"/>
          <w:rFonts w:eastAsiaTheme="minorHAnsi"/>
          <w:b/>
          <w:color w:val="000000" w:themeColor="text1"/>
          <w:sz w:val="44"/>
          <w:lang w:eastAsia="en-US"/>
          <w:rPrChange w:id="8777" w:author="Dr Mamadou SANOGO" w:date="2023-10-25T18:15:00Z">
            <w:rPr>
              <w:ins w:id="8778" w:author="Dr Mamadou SANOGO" w:date="2023-10-25T14:49:00Z"/>
              <w:rFonts w:eastAsiaTheme="minorHAnsi"/>
              <w:b/>
              <w:sz w:val="44"/>
              <w:lang w:eastAsia="en-US"/>
            </w:rPr>
          </w:rPrChange>
        </w:rPr>
      </w:pPr>
    </w:p>
    <w:p w14:paraId="506F9186" w14:textId="1B5AE4AD" w:rsidR="00837877" w:rsidRDefault="00837877" w:rsidP="00837877">
      <w:pPr>
        <w:shd w:val="clear" w:color="auto" w:fill="FFFFFF"/>
        <w:spacing w:line="240" w:lineRule="auto"/>
        <w:ind w:right="9"/>
        <w:jc w:val="center"/>
        <w:rPr>
          <w:ins w:id="8779" w:author="Dr Mamadou SANOGO" w:date="2023-10-27T14:03:00Z"/>
          <w:rFonts w:eastAsiaTheme="minorHAnsi"/>
          <w:b/>
          <w:color w:val="000000" w:themeColor="text1"/>
          <w:sz w:val="44"/>
          <w:lang w:eastAsia="en-US"/>
        </w:rPr>
      </w:pPr>
    </w:p>
    <w:p w14:paraId="09037F91" w14:textId="6641926C" w:rsidR="006778CD" w:rsidRDefault="006778CD" w:rsidP="00837877">
      <w:pPr>
        <w:shd w:val="clear" w:color="auto" w:fill="FFFFFF"/>
        <w:spacing w:line="240" w:lineRule="auto"/>
        <w:ind w:right="9"/>
        <w:jc w:val="center"/>
        <w:rPr>
          <w:ins w:id="8780" w:author="Dr Mamadou SANOGO" w:date="2023-10-27T14:03:00Z"/>
          <w:rFonts w:eastAsiaTheme="minorHAnsi"/>
          <w:b/>
          <w:color w:val="000000" w:themeColor="text1"/>
          <w:sz w:val="44"/>
          <w:lang w:eastAsia="en-US"/>
        </w:rPr>
      </w:pPr>
    </w:p>
    <w:p w14:paraId="7C9B34A3" w14:textId="5DB1CB41" w:rsidR="006778CD" w:rsidRDefault="006778CD" w:rsidP="00837877">
      <w:pPr>
        <w:shd w:val="clear" w:color="auto" w:fill="FFFFFF"/>
        <w:spacing w:line="240" w:lineRule="auto"/>
        <w:ind w:right="9"/>
        <w:jc w:val="center"/>
        <w:rPr>
          <w:ins w:id="8781" w:author="Dr Mamadou SANOGO" w:date="2023-10-27T14:03:00Z"/>
          <w:rFonts w:eastAsiaTheme="minorHAnsi"/>
          <w:b/>
          <w:color w:val="000000" w:themeColor="text1"/>
          <w:sz w:val="44"/>
          <w:lang w:eastAsia="en-US"/>
        </w:rPr>
      </w:pPr>
    </w:p>
    <w:p w14:paraId="08CF61D8" w14:textId="52524111" w:rsidR="006778CD" w:rsidRDefault="006778CD" w:rsidP="00837877">
      <w:pPr>
        <w:shd w:val="clear" w:color="auto" w:fill="FFFFFF"/>
        <w:spacing w:line="240" w:lineRule="auto"/>
        <w:ind w:right="9"/>
        <w:jc w:val="center"/>
        <w:rPr>
          <w:ins w:id="8782" w:author="Dr Mamadou SANOGO" w:date="2023-10-27T14:03:00Z"/>
          <w:rFonts w:eastAsiaTheme="minorHAnsi"/>
          <w:b/>
          <w:color w:val="000000" w:themeColor="text1"/>
          <w:sz w:val="44"/>
          <w:lang w:eastAsia="en-US"/>
        </w:rPr>
      </w:pPr>
    </w:p>
    <w:p w14:paraId="3896FD05" w14:textId="431F19AE" w:rsidR="006778CD" w:rsidRDefault="006778CD" w:rsidP="00837877">
      <w:pPr>
        <w:shd w:val="clear" w:color="auto" w:fill="FFFFFF"/>
        <w:spacing w:line="240" w:lineRule="auto"/>
        <w:ind w:right="9"/>
        <w:jc w:val="center"/>
        <w:rPr>
          <w:ins w:id="8783" w:author="Dr Mamadou SANOGO" w:date="2023-10-27T14:03:00Z"/>
          <w:rFonts w:eastAsiaTheme="minorHAnsi"/>
          <w:b/>
          <w:color w:val="000000" w:themeColor="text1"/>
          <w:sz w:val="44"/>
          <w:lang w:eastAsia="en-US"/>
        </w:rPr>
      </w:pPr>
    </w:p>
    <w:p w14:paraId="1B2905E0" w14:textId="2A3E3AF0" w:rsidR="006778CD" w:rsidRDefault="006778CD" w:rsidP="00837877">
      <w:pPr>
        <w:shd w:val="clear" w:color="auto" w:fill="FFFFFF"/>
        <w:spacing w:line="240" w:lineRule="auto"/>
        <w:ind w:right="9"/>
        <w:jc w:val="center"/>
        <w:rPr>
          <w:ins w:id="8784" w:author="Dr Mamadou SANOGO" w:date="2023-10-27T14:03:00Z"/>
          <w:rFonts w:eastAsiaTheme="minorHAnsi"/>
          <w:b/>
          <w:color w:val="000000" w:themeColor="text1"/>
          <w:sz w:val="44"/>
          <w:lang w:eastAsia="en-US"/>
        </w:rPr>
      </w:pPr>
    </w:p>
    <w:p w14:paraId="3067D7B7" w14:textId="2FCA1FC7" w:rsidR="006778CD" w:rsidRDefault="006778CD" w:rsidP="00837877">
      <w:pPr>
        <w:shd w:val="clear" w:color="auto" w:fill="FFFFFF"/>
        <w:spacing w:line="240" w:lineRule="auto"/>
        <w:ind w:right="9"/>
        <w:jc w:val="center"/>
        <w:rPr>
          <w:ins w:id="8785" w:author="Dr Mamadou SANOGO" w:date="2023-10-27T14:04:00Z"/>
          <w:rFonts w:eastAsiaTheme="minorHAnsi"/>
          <w:b/>
          <w:color w:val="000000" w:themeColor="text1"/>
          <w:sz w:val="44"/>
          <w:lang w:eastAsia="en-US"/>
        </w:rPr>
      </w:pPr>
    </w:p>
    <w:p w14:paraId="7831D521" w14:textId="2A04D51E" w:rsidR="006778CD" w:rsidRDefault="006778CD" w:rsidP="00837877">
      <w:pPr>
        <w:shd w:val="clear" w:color="auto" w:fill="FFFFFF"/>
        <w:spacing w:line="240" w:lineRule="auto"/>
        <w:ind w:right="9"/>
        <w:jc w:val="center"/>
        <w:rPr>
          <w:ins w:id="8786" w:author="Dr Mamadou SANOGO" w:date="2023-10-27T14:04:00Z"/>
          <w:rFonts w:eastAsiaTheme="minorHAnsi"/>
          <w:b/>
          <w:color w:val="000000" w:themeColor="text1"/>
          <w:sz w:val="44"/>
          <w:lang w:eastAsia="en-US"/>
        </w:rPr>
      </w:pPr>
    </w:p>
    <w:p w14:paraId="1670A715" w14:textId="77777777" w:rsidR="006778CD" w:rsidRPr="007A4AFC" w:rsidRDefault="006778CD" w:rsidP="00837877">
      <w:pPr>
        <w:shd w:val="clear" w:color="auto" w:fill="FFFFFF"/>
        <w:spacing w:line="240" w:lineRule="auto"/>
        <w:ind w:right="9"/>
        <w:jc w:val="center"/>
        <w:rPr>
          <w:ins w:id="8787" w:author="Dr Mamadou SANOGO" w:date="2023-10-25T14:49:00Z"/>
          <w:rFonts w:eastAsiaTheme="minorHAnsi"/>
          <w:b/>
          <w:color w:val="000000" w:themeColor="text1"/>
          <w:sz w:val="44"/>
          <w:lang w:eastAsia="en-US"/>
          <w:rPrChange w:id="8788" w:author="Dr Mamadou SANOGO" w:date="2023-10-25T18:15:00Z">
            <w:rPr>
              <w:ins w:id="8789" w:author="Dr Mamadou SANOGO" w:date="2023-10-25T14:49:00Z"/>
              <w:rFonts w:eastAsiaTheme="minorHAnsi"/>
              <w:b/>
              <w:sz w:val="44"/>
              <w:lang w:eastAsia="en-US"/>
            </w:rPr>
          </w:rPrChange>
        </w:rPr>
      </w:pPr>
    </w:p>
    <w:p w14:paraId="79DD9815" w14:textId="77777777" w:rsidR="00837877" w:rsidRPr="007A4AFC" w:rsidRDefault="00837877" w:rsidP="00837877">
      <w:pPr>
        <w:shd w:val="clear" w:color="auto" w:fill="FFFFFF"/>
        <w:spacing w:line="240" w:lineRule="auto"/>
        <w:ind w:right="9"/>
        <w:jc w:val="center"/>
        <w:rPr>
          <w:ins w:id="8790" w:author="Dr Mamadou SANOGO" w:date="2023-10-25T14:49:00Z"/>
          <w:rFonts w:eastAsiaTheme="minorHAnsi"/>
          <w:b/>
          <w:color w:val="000000" w:themeColor="text1"/>
          <w:sz w:val="44"/>
          <w:lang w:eastAsia="en-US"/>
          <w:rPrChange w:id="8791" w:author="Dr Mamadou SANOGO" w:date="2023-10-25T18:15:00Z">
            <w:rPr>
              <w:ins w:id="8792" w:author="Dr Mamadou SANOGO" w:date="2023-10-25T14:49:00Z"/>
              <w:rFonts w:eastAsiaTheme="minorHAnsi"/>
              <w:b/>
              <w:sz w:val="44"/>
              <w:lang w:eastAsia="en-US"/>
            </w:rPr>
          </w:rPrChange>
        </w:rPr>
      </w:pPr>
    </w:p>
    <w:p w14:paraId="63F8C430" w14:textId="77777777" w:rsidR="00837877" w:rsidRPr="007A4AFC" w:rsidRDefault="00837877" w:rsidP="00837877">
      <w:pPr>
        <w:shd w:val="clear" w:color="auto" w:fill="FFFFFF"/>
        <w:spacing w:line="240" w:lineRule="auto"/>
        <w:ind w:right="9"/>
        <w:jc w:val="center"/>
        <w:rPr>
          <w:ins w:id="8793" w:author="Dr Mamadou SANOGO" w:date="2023-10-25T14:49:00Z"/>
          <w:rFonts w:eastAsiaTheme="minorHAnsi"/>
          <w:b/>
          <w:color w:val="000000" w:themeColor="text1"/>
          <w:sz w:val="44"/>
          <w:lang w:eastAsia="en-US"/>
          <w:rPrChange w:id="8794" w:author="Dr Mamadou SANOGO" w:date="2023-10-25T18:15:00Z">
            <w:rPr>
              <w:ins w:id="8795" w:author="Dr Mamadou SANOGO" w:date="2023-10-25T14:49:00Z"/>
              <w:rFonts w:eastAsiaTheme="minorHAnsi"/>
              <w:b/>
              <w:sz w:val="44"/>
              <w:lang w:eastAsia="en-US"/>
            </w:rPr>
          </w:rPrChange>
        </w:rPr>
      </w:pPr>
    </w:p>
    <w:p w14:paraId="5BE034CD" w14:textId="081D37F7" w:rsidR="00837877" w:rsidRPr="007A4AFC" w:rsidRDefault="00837877" w:rsidP="00837877">
      <w:pPr>
        <w:shd w:val="clear" w:color="auto" w:fill="FFFFFF"/>
        <w:spacing w:line="240" w:lineRule="auto"/>
        <w:ind w:right="9"/>
        <w:jc w:val="center"/>
        <w:rPr>
          <w:ins w:id="8796" w:author="Dr Mamadou SANOGO" w:date="2023-10-25T14:48:00Z"/>
          <w:rFonts w:eastAsiaTheme="minorHAnsi"/>
          <w:b/>
          <w:color w:val="000000" w:themeColor="text1"/>
          <w:sz w:val="44"/>
          <w:lang w:eastAsia="en-US"/>
          <w:rPrChange w:id="8797" w:author="Dr Mamadou SANOGO" w:date="2023-10-25T18:15:00Z">
            <w:rPr>
              <w:ins w:id="8798" w:author="Dr Mamadou SANOGO" w:date="2023-10-25T14:48:00Z"/>
              <w:rFonts w:eastAsiaTheme="minorHAnsi"/>
              <w:b/>
              <w:sz w:val="44"/>
              <w:lang w:eastAsia="en-US"/>
            </w:rPr>
          </w:rPrChange>
        </w:rPr>
      </w:pPr>
      <w:ins w:id="8799" w:author="Dr Mamadou SANOGO" w:date="2023-10-25T14:48:00Z">
        <w:r w:rsidRPr="007A4AFC">
          <w:rPr>
            <w:rFonts w:eastAsiaTheme="minorHAnsi"/>
            <w:b/>
            <w:color w:val="000000" w:themeColor="text1"/>
            <w:sz w:val="44"/>
            <w:lang w:eastAsia="en-US"/>
            <w:rPrChange w:id="8800" w:author="Dr Mamadou SANOGO" w:date="2023-10-25T18:15:00Z">
              <w:rPr>
                <w:rFonts w:eastAsiaTheme="minorHAnsi"/>
                <w:b/>
                <w:sz w:val="44"/>
                <w:lang w:eastAsia="en-US"/>
              </w:rPr>
            </w:rPrChange>
          </w:rPr>
          <w:t xml:space="preserve">Annexe n°011 : </w:t>
        </w:r>
      </w:ins>
      <w:ins w:id="8801" w:author="Dr Mamadou SANOGO" w:date="2023-10-25T14:49:00Z">
        <w:r w:rsidRPr="007A4AFC">
          <w:rPr>
            <w:rFonts w:eastAsiaTheme="minorHAnsi"/>
            <w:b/>
            <w:color w:val="000000" w:themeColor="text1"/>
            <w:sz w:val="44"/>
            <w:lang w:eastAsia="en-US"/>
            <w:rPrChange w:id="8802" w:author="Dr Mamadou SANOGO" w:date="2023-10-25T18:15:00Z">
              <w:rPr>
                <w:rFonts w:eastAsiaTheme="minorHAnsi"/>
                <w:b/>
                <w:sz w:val="44"/>
                <w:lang w:eastAsia="en-US"/>
              </w:rPr>
            </w:rPrChange>
          </w:rPr>
          <w:t>Conventions de partenariats avec certaines IES</w:t>
        </w:r>
      </w:ins>
    </w:p>
    <w:p w14:paraId="2E52806C" w14:textId="6534F8FE" w:rsidR="00773887" w:rsidRPr="007A4AFC" w:rsidDel="00837877" w:rsidRDefault="00773887" w:rsidP="00011374">
      <w:pPr>
        <w:widowControl w:val="0"/>
        <w:autoSpaceDE w:val="0"/>
        <w:autoSpaceDN w:val="0"/>
        <w:adjustRightInd w:val="0"/>
        <w:spacing w:line="240" w:lineRule="auto"/>
        <w:ind w:right="9"/>
        <w:rPr>
          <w:del w:id="8803" w:author="Dr Mamadou SANOGO" w:date="2023-10-25T14:49:00Z"/>
          <w:color w:val="000000" w:themeColor="text1"/>
          <w:szCs w:val="24"/>
          <w:rPrChange w:id="8804" w:author="Dr Mamadou SANOGO" w:date="2023-10-25T18:15:00Z">
            <w:rPr>
              <w:del w:id="8805" w:author="Dr Mamadou SANOGO" w:date="2023-10-25T14:49:00Z"/>
              <w:color w:val="000000"/>
              <w:szCs w:val="24"/>
            </w:rPr>
          </w:rPrChange>
        </w:rPr>
      </w:pPr>
    </w:p>
    <w:p w14:paraId="3C410B1B" w14:textId="037018A6" w:rsidR="00837877" w:rsidRPr="007A4AFC" w:rsidRDefault="00837877" w:rsidP="00011374">
      <w:pPr>
        <w:widowControl w:val="0"/>
        <w:autoSpaceDE w:val="0"/>
        <w:autoSpaceDN w:val="0"/>
        <w:adjustRightInd w:val="0"/>
        <w:spacing w:line="240" w:lineRule="auto"/>
        <w:ind w:right="9"/>
        <w:rPr>
          <w:ins w:id="8806" w:author="Dr Mamadou SANOGO" w:date="2023-10-25T14:51:00Z"/>
          <w:color w:val="000000" w:themeColor="text1"/>
          <w:szCs w:val="24"/>
          <w:rPrChange w:id="8807" w:author="Dr Mamadou SANOGO" w:date="2023-10-25T18:15:00Z">
            <w:rPr>
              <w:ins w:id="8808" w:author="Dr Mamadou SANOGO" w:date="2023-10-25T14:51:00Z"/>
              <w:color w:val="000000"/>
              <w:szCs w:val="24"/>
            </w:rPr>
          </w:rPrChange>
        </w:rPr>
      </w:pPr>
    </w:p>
    <w:p w14:paraId="7E6E4E8D" w14:textId="798F564F" w:rsidR="00837877" w:rsidRPr="007A4AFC" w:rsidRDefault="00837877" w:rsidP="00011374">
      <w:pPr>
        <w:widowControl w:val="0"/>
        <w:autoSpaceDE w:val="0"/>
        <w:autoSpaceDN w:val="0"/>
        <w:adjustRightInd w:val="0"/>
        <w:spacing w:line="240" w:lineRule="auto"/>
        <w:ind w:right="9"/>
        <w:rPr>
          <w:ins w:id="8809" w:author="Dr Mamadou SANOGO" w:date="2023-10-25T14:51:00Z"/>
          <w:color w:val="000000" w:themeColor="text1"/>
          <w:szCs w:val="24"/>
          <w:rPrChange w:id="8810" w:author="Dr Mamadou SANOGO" w:date="2023-10-25T18:15:00Z">
            <w:rPr>
              <w:ins w:id="8811" w:author="Dr Mamadou SANOGO" w:date="2023-10-25T14:51:00Z"/>
              <w:color w:val="000000"/>
              <w:szCs w:val="24"/>
            </w:rPr>
          </w:rPrChange>
        </w:rPr>
      </w:pPr>
    </w:p>
    <w:p w14:paraId="0AEF0A57" w14:textId="4DB64EF3" w:rsidR="00837877" w:rsidRPr="007A4AFC" w:rsidRDefault="00837877" w:rsidP="00011374">
      <w:pPr>
        <w:widowControl w:val="0"/>
        <w:autoSpaceDE w:val="0"/>
        <w:autoSpaceDN w:val="0"/>
        <w:adjustRightInd w:val="0"/>
        <w:spacing w:line="240" w:lineRule="auto"/>
        <w:ind w:right="9"/>
        <w:rPr>
          <w:ins w:id="8812" w:author="Dr Mamadou SANOGO" w:date="2023-10-25T14:51:00Z"/>
          <w:color w:val="000000" w:themeColor="text1"/>
          <w:szCs w:val="24"/>
          <w:rPrChange w:id="8813" w:author="Dr Mamadou SANOGO" w:date="2023-10-25T18:15:00Z">
            <w:rPr>
              <w:ins w:id="8814" w:author="Dr Mamadou SANOGO" w:date="2023-10-25T14:51:00Z"/>
              <w:color w:val="000000"/>
              <w:szCs w:val="24"/>
            </w:rPr>
          </w:rPrChange>
        </w:rPr>
      </w:pPr>
    </w:p>
    <w:p w14:paraId="65FFAAD3" w14:textId="367AF90C" w:rsidR="00837877" w:rsidRPr="007A4AFC" w:rsidRDefault="00837877" w:rsidP="00011374">
      <w:pPr>
        <w:widowControl w:val="0"/>
        <w:autoSpaceDE w:val="0"/>
        <w:autoSpaceDN w:val="0"/>
        <w:adjustRightInd w:val="0"/>
        <w:spacing w:line="240" w:lineRule="auto"/>
        <w:ind w:right="9"/>
        <w:rPr>
          <w:ins w:id="8815" w:author="Dr Mamadou SANOGO" w:date="2023-10-25T14:51:00Z"/>
          <w:color w:val="000000" w:themeColor="text1"/>
          <w:szCs w:val="24"/>
          <w:rPrChange w:id="8816" w:author="Dr Mamadou SANOGO" w:date="2023-10-25T18:15:00Z">
            <w:rPr>
              <w:ins w:id="8817" w:author="Dr Mamadou SANOGO" w:date="2023-10-25T14:51:00Z"/>
              <w:color w:val="000000"/>
              <w:szCs w:val="24"/>
            </w:rPr>
          </w:rPrChange>
        </w:rPr>
      </w:pPr>
    </w:p>
    <w:p w14:paraId="26B1126F" w14:textId="5812E9D9" w:rsidR="00837877" w:rsidRPr="007A4AFC" w:rsidRDefault="00837877" w:rsidP="00011374">
      <w:pPr>
        <w:widowControl w:val="0"/>
        <w:autoSpaceDE w:val="0"/>
        <w:autoSpaceDN w:val="0"/>
        <w:adjustRightInd w:val="0"/>
        <w:spacing w:line="240" w:lineRule="auto"/>
        <w:ind w:right="9"/>
        <w:rPr>
          <w:ins w:id="8818" w:author="Dr Mamadou SANOGO" w:date="2023-10-25T14:51:00Z"/>
          <w:color w:val="000000" w:themeColor="text1"/>
          <w:szCs w:val="24"/>
          <w:rPrChange w:id="8819" w:author="Dr Mamadou SANOGO" w:date="2023-10-25T18:15:00Z">
            <w:rPr>
              <w:ins w:id="8820" w:author="Dr Mamadou SANOGO" w:date="2023-10-25T14:51:00Z"/>
              <w:color w:val="000000"/>
              <w:szCs w:val="24"/>
            </w:rPr>
          </w:rPrChange>
        </w:rPr>
      </w:pPr>
    </w:p>
    <w:p w14:paraId="68A20DC9" w14:textId="19F48FBC" w:rsidR="00837877" w:rsidRPr="007A4AFC" w:rsidRDefault="00837877" w:rsidP="00011374">
      <w:pPr>
        <w:widowControl w:val="0"/>
        <w:autoSpaceDE w:val="0"/>
        <w:autoSpaceDN w:val="0"/>
        <w:adjustRightInd w:val="0"/>
        <w:spacing w:line="240" w:lineRule="auto"/>
        <w:ind w:right="9"/>
        <w:rPr>
          <w:ins w:id="8821" w:author="Dr Mamadou SANOGO" w:date="2023-10-25T14:51:00Z"/>
          <w:color w:val="000000" w:themeColor="text1"/>
          <w:szCs w:val="24"/>
          <w:rPrChange w:id="8822" w:author="Dr Mamadou SANOGO" w:date="2023-10-25T18:15:00Z">
            <w:rPr>
              <w:ins w:id="8823" w:author="Dr Mamadou SANOGO" w:date="2023-10-25T14:51:00Z"/>
              <w:color w:val="000000"/>
              <w:szCs w:val="24"/>
            </w:rPr>
          </w:rPrChange>
        </w:rPr>
      </w:pPr>
    </w:p>
    <w:p w14:paraId="563AD219" w14:textId="143E83CB" w:rsidR="00837877" w:rsidRPr="007A4AFC" w:rsidRDefault="00837877" w:rsidP="00011374">
      <w:pPr>
        <w:widowControl w:val="0"/>
        <w:autoSpaceDE w:val="0"/>
        <w:autoSpaceDN w:val="0"/>
        <w:adjustRightInd w:val="0"/>
        <w:spacing w:line="240" w:lineRule="auto"/>
        <w:ind w:right="9"/>
        <w:rPr>
          <w:ins w:id="8824" w:author="Dr Mamadou SANOGO" w:date="2023-10-25T14:51:00Z"/>
          <w:color w:val="000000" w:themeColor="text1"/>
          <w:szCs w:val="24"/>
          <w:rPrChange w:id="8825" w:author="Dr Mamadou SANOGO" w:date="2023-10-25T18:15:00Z">
            <w:rPr>
              <w:ins w:id="8826" w:author="Dr Mamadou SANOGO" w:date="2023-10-25T14:51:00Z"/>
              <w:color w:val="000000"/>
              <w:szCs w:val="24"/>
            </w:rPr>
          </w:rPrChange>
        </w:rPr>
      </w:pPr>
    </w:p>
    <w:p w14:paraId="3D52C056" w14:textId="0F91D3CC" w:rsidR="00837877" w:rsidRPr="007A4AFC" w:rsidRDefault="00837877" w:rsidP="00011374">
      <w:pPr>
        <w:widowControl w:val="0"/>
        <w:autoSpaceDE w:val="0"/>
        <w:autoSpaceDN w:val="0"/>
        <w:adjustRightInd w:val="0"/>
        <w:spacing w:line="240" w:lineRule="auto"/>
        <w:ind w:right="9"/>
        <w:rPr>
          <w:ins w:id="8827" w:author="Dr Mamadou SANOGO" w:date="2023-10-25T14:51:00Z"/>
          <w:color w:val="000000" w:themeColor="text1"/>
          <w:szCs w:val="24"/>
          <w:rPrChange w:id="8828" w:author="Dr Mamadou SANOGO" w:date="2023-10-25T18:15:00Z">
            <w:rPr>
              <w:ins w:id="8829" w:author="Dr Mamadou SANOGO" w:date="2023-10-25T14:51:00Z"/>
              <w:color w:val="000000"/>
              <w:szCs w:val="24"/>
            </w:rPr>
          </w:rPrChange>
        </w:rPr>
      </w:pPr>
    </w:p>
    <w:p w14:paraId="6876E35E" w14:textId="17957691" w:rsidR="00837877" w:rsidRPr="007A4AFC" w:rsidRDefault="00837877" w:rsidP="00011374">
      <w:pPr>
        <w:widowControl w:val="0"/>
        <w:autoSpaceDE w:val="0"/>
        <w:autoSpaceDN w:val="0"/>
        <w:adjustRightInd w:val="0"/>
        <w:spacing w:line="240" w:lineRule="auto"/>
        <w:ind w:right="9"/>
        <w:rPr>
          <w:ins w:id="8830" w:author="Dr Mamadou SANOGO" w:date="2023-10-25T14:51:00Z"/>
          <w:color w:val="000000" w:themeColor="text1"/>
          <w:szCs w:val="24"/>
          <w:rPrChange w:id="8831" w:author="Dr Mamadou SANOGO" w:date="2023-10-25T18:15:00Z">
            <w:rPr>
              <w:ins w:id="8832" w:author="Dr Mamadou SANOGO" w:date="2023-10-25T14:51:00Z"/>
              <w:color w:val="000000"/>
              <w:szCs w:val="24"/>
            </w:rPr>
          </w:rPrChange>
        </w:rPr>
      </w:pPr>
    </w:p>
    <w:p w14:paraId="5BF269BF" w14:textId="080EEEDD" w:rsidR="00837877" w:rsidRPr="007A4AFC" w:rsidRDefault="00837877" w:rsidP="00011374">
      <w:pPr>
        <w:widowControl w:val="0"/>
        <w:autoSpaceDE w:val="0"/>
        <w:autoSpaceDN w:val="0"/>
        <w:adjustRightInd w:val="0"/>
        <w:spacing w:line="240" w:lineRule="auto"/>
        <w:ind w:right="9"/>
        <w:rPr>
          <w:ins w:id="8833" w:author="Dr Mamadou SANOGO" w:date="2023-10-25T14:51:00Z"/>
          <w:color w:val="000000" w:themeColor="text1"/>
          <w:szCs w:val="24"/>
          <w:rPrChange w:id="8834" w:author="Dr Mamadou SANOGO" w:date="2023-10-25T18:15:00Z">
            <w:rPr>
              <w:ins w:id="8835" w:author="Dr Mamadou SANOGO" w:date="2023-10-25T14:51:00Z"/>
              <w:color w:val="000000"/>
              <w:szCs w:val="24"/>
            </w:rPr>
          </w:rPrChange>
        </w:rPr>
      </w:pPr>
    </w:p>
    <w:p w14:paraId="3FEE3A20" w14:textId="7EE1550E" w:rsidR="00837877" w:rsidRPr="007A4AFC" w:rsidRDefault="00837877" w:rsidP="00011374">
      <w:pPr>
        <w:widowControl w:val="0"/>
        <w:autoSpaceDE w:val="0"/>
        <w:autoSpaceDN w:val="0"/>
        <w:adjustRightInd w:val="0"/>
        <w:spacing w:line="240" w:lineRule="auto"/>
        <w:ind w:right="9"/>
        <w:rPr>
          <w:ins w:id="8836" w:author="Dr Mamadou SANOGO" w:date="2023-10-25T14:51:00Z"/>
          <w:color w:val="000000" w:themeColor="text1"/>
          <w:szCs w:val="24"/>
          <w:rPrChange w:id="8837" w:author="Dr Mamadou SANOGO" w:date="2023-10-25T18:15:00Z">
            <w:rPr>
              <w:ins w:id="8838" w:author="Dr Mamadou SANOGO" w:date="2023-10-25T14:51:00Z"/>
              <w:color w:val="000000"/>
              <w:szCs w:val="24"/>
            </w:rPr>
          </w:rPrChange>
        </w:rPr>
      </w:pPr>
    </w:p>
    <w:p w14:paraId="2589059B" w14:textId="7F5F2D82" w:rsidR="00837877" w:rsidRPr="007A4AFC" w:rsidRDefault="00837877" w:rsidP="00011374">
      <w:pPr>
        <w:widowControl w:val="0"/>
        <w:autoSpaceDE w:val="0"/>
        <w:autoSpaceDN w:val="0"/>
        <w:adjustRightInd w:val="0"/>
        <w:spacing w:line="240" w:lineRule="auto"/>
        <w:ind w:right="9"/>
        <w:rPr>
          <w:ins w:id="8839" w:author="Dr Mamadou SANOGO" w:date="2023-10-25T14:51:00Z"/>
          <w:color w:val="000000" w:themeColor="text1"/>
          <w:szCs w:val="24"/>
          <w:rPrChange w:id="8840" w:author="Dr Mamadou SANOGO" w:date="2023-10-25T18:15:00Z">
            <w:rPr>
              <w:ins w:id="8841" w:author="Dr Mamadou SANOGO" w:date="2023-10-25T14:51:00Z"/>
              <w:color w:val="000000"/>
              <w:szCs w:val="24"/>
            </w:rPr>
          </w:rPrChange>
        </w:rPr>
      </w:pPr>
    </w:p>
    <w:p w14:paraId="0161D927" w14:textId="11AFDB03" w:rsidR="00837877" w:rsidRPr="007A4AFC" w:rsidRDefault="00837877" w:rsidP="00011374">
      <w:pPr>
        <w:widowControl w:val="0"/>
        <w:autoSpaceDE w:val="0"/>
        <w:autoSpaceDN w:val="0"/>
        <w:adjustRightInd w:val="0"/>
        <w:spacing w:line="240" w:lineRule="auto"/>
        <w:ind w:right="9"/>
        <w:rPr>
          <w:ins w:id="8842" w:author="Dr Mamadou SANOGO" w:date="2023-10-25T14:51:00Z"/>
          <w:color w:val="000000" w:themeColor="text1"/>
          <w:szCs w:val="24"/>
          <w:rPrChange w:id="8843" w:author="Dr Mamadou SANOGO" w:date="2023-10-25T18:15:00Z">
            <w:rPr>
              <w:ins w:id="8844" w:author="Dr Mamadou SANOGO" w:date="2023-10-25T14:51:00Z"/>
              <w:color w:val="000000"/>
              <w:szCs w:val="24"/>
            </w:rPr>
          </w:rPrChange>
        </w:rPr>
      </w:pPr>
    </w:p>
    <w:p w14:paraId="2271C707" w14:textId="25C47B4E" w:rsidR="00837877" w:rsidRPr="007A4AFC" w:rsidRDefault="00837877" w:rsidP="00011374">
      <w:pPr>
        <w:widowControl w:val="0"/>
        <w:autoSpaceDE w:val="0"/>
        <w:autoSpaceDN w:val="0"/>
        <w:adjustRightInd w:val="0"/>
        <w:spacing w:line="240" w:lineRule="auto"/>
        <w:ind w:right="9"/>
        <w:rPr>
          <w:ins w:id="8845" w:author="Dr Mamadou SANOGO" w:date="2023-10-25T14:51:00Z"/>
          <w:color w:val="000000" w:themeColor="text1"/>
          <w:szCs w:val="24"/>
          <w:rPrChange w:id="8846" w:author="Dr Mamadou SANOGO" w:date="2023-10-25T18:15:00Z">
            <w:rPr>
              <w:ins w:id="8847" w:author="Dr Mamadou SANOGO" w:date="2023-10-25T14:51:00Z"/>
              <w:color w:val="000000"/>
              <w:szCs w:val="24"/>
            </w:rPr>
          </w:rPrChange>
        </w:rPr>
      </w:pPr>
    </w:p>
    <w:p w14:paraId="7DBB19C7" w14:textId="7C117B55" w:rsidR="00837877" w:rsidRPr="007A4AFC" w:rsidRDefault="00837877" w:rsidP="00011374">
      <w:pPr>
        <w:widowControl w:val="0"/>
        <w:autoSpaceDE w:val="0"/>
        <w:autoSpaceDN w:val="0"/>
        <w:adjustRightInd w:val="0"/>
        <w:spacing w:line="240" w:lineRule="auto"/>
        <w:ind w:right="9"/>
        <w:rPr>
          <w:ins w:id="8848" w:author="Dr Mamadou SANOGO" w:date="2023-10-25T14:51:00Z"/>
          <w:color w:val="000000" w:themeColor="text1"/>
          <w:szCs w:val="24"/>
          <w:rPrChange w:id="8849" w:author="Dr Mamadou SANOGO" w:date="2023-10-25T18:15:00Z">
            <w:rPr>
              <w:ins w:id="8850" w:author="Dr Mamadou SANOGO" w:date="2023-10-25T14:51:00Z"/>
              <w:color w:val="000000"/>
              <w:szCs w:val="24"/>
            </w:rPr>
          </w:rPrChange>
        </w:rPr>
      </w:pPr>
    </w:p>
    <w:p w14:paraId="45B55886" w14:textId="2E21BF38" w:rsidR="00837877" w:rsidRPr="007A4AFC" w:rsidRDefault="00837877" w:rsidP="00011374">
      <w:pPr>
        <w:widowControl w:val="0"/>
        <w:autoSpaceDE w:val="0"/>
        <w:autoSpaceDN w:val="0"/>
        <w:adjustRightInd w:val="0"/>
        <w:spacing w:line="240" w:lineRule="auto"/>
        <w:ind w:right="9"/>
        <w:rPr>
          <w:ins w:id="8851" w:author="Dr Mamadou SANOGO" w:date="2023-10-25T14:51:00Z"/>
          <w:color w:val="000000" w:themeColor="text1"/>
          <w:szCs w:val="24"/>
          <w:rPrChange w:id="8852" w:author="Dr Mamadou SANOGO" w:date="2023-10-25T18:15:00Z">
            <w:rPr>
              <w:ins w:id="8853" w:author="Dr Mamadou SANOGO" w:date="2023-10-25T14:51:00Z"/>
              <w:color w:val="000000"/>
              <w:szCs w:val="24"/>
            </w:rPr>
          </w:rPrChange>
        </w:rPr>
      </w:pPr>
    </w:p>
    <w:p w14:paraId="5FB1981D" w14:textId="68811965" w:rsidR="00837877" w:rsidRPr="007A4AFC" w:rsidRDefault="00837877" w:rsidP="00011374">
      <w:pPr>
        <w:widowControl w:val="0"/>
        <w:autoSpaceDE w:val="0"/>
        <w:autoSpaceDN w:val="0"/>
        <w:adjustRightInd w:val="0"/>
        <w:spacing w:line="240" w:lineRule="auto"/>
        <w:ind w:right="9"/>
        <w:rPr>
          <w:ins w:id="8854" w:author="Dr Mamadou SANOGO" w:date="2023-10-25T14:51:00Z"/>
          <w:color w:val="000000" w:themeColor="text1"/>
          <w:szCs w:val="24"/>
          <w:rPrChange w:id="8855" w:author="Dr Mamadou SANOGO" w:date="2023-10-25T18:15:00Z">
            <w:rPr>
              <w:ins w:id="8856" w:author="Dr Mamadou SANOGO" w:date="2023-10-25T14:51:00Z"/>
              <w:color w:val="000000"/>
              <w:szCs w:val="24"/>
            </w:rPr>
          </w:rPrChange>
        </w:rPr>
      </w:pPr>
    </w:p>
    <w:p w14:paraId="3BB82709" w14:textId="71594AE8" w:rsidR="00837877" w:rsidRPr="007A4AFC" w:rsidRDefault="00837877" w:rsidP="00011374">
      <w:pPr>
        <w:widowControl w:val="0"/>
        <w:autoSpaceDE w:val="0"/>
        <w:autoSpaceDN w:val="0"/>
        <w:adjustRightInd w:val="0"/>
        <w:spacing w:line="240" w:lineRule="auto"/>
        <w:ind w:right="9"/>
        <w:rPr>
          <w:ins w:id="8857" w:author="Dr Mamadou SANOGO" w:date="2023-10-25T14:51:00Z"/>
          <w:color w:val="000000" w:themeColor="text1"/>
          <w:szCs w:val="24"/>
          <w:rPrChange w:id="8858" w:author="Dr Mamadou SANOGO" w:date="2023-10-25T18:15:00Z">
            <w:rPr>
              <w:ins w:id="8859" w:author="Dr Mamadou SANOGO" w:date="2023-10-25T14:51:00Z"/>
              <w:color w:val="000000"/>
              <w:szCs w:val="24"/>
            </w:rPr>
          </w:rPrChange>
        </w:rPr>
      </w:pPr>
    </w:p>
    <w:p w14:paraId="099B951B" w14:textId="1A34A3D3" w:rsidR="00837877" w:rsidRPr="007A4AFC" w:rsidRDefault="00837877" w:rsidP="00011374">
      <w:pPr>
        <w:widowControl w:val="0"/>
        <w:autoSpaceDE w:val="0"/>
        <w:autoSpaceDN w:val="0"/>
        <w:adjustRightInd w:val="0"/>
        <w:spacing w:line="240" w:lineRule="auto"/>
        <w:ind w:right="9"/>
        <w:rPr>
          <w:ins w:id="8860" w:author="Dr Mamadou SANOGO" w:date="2023-10-25T14:51:00Z"/>
          <w:color w:val="000000" w:themeColor="text1"/>
          <w:szCs w:val="24"/>
          <w:rPrChange w:id="8861" w:author="Dr Mamadou SANOGO" w:date="2023-10-25T18:15:00Z">
            <w:rPr>
              <w:ins w:id="8862" w:author="Dr Mamadou SANOGO" w:date="2023-10-25T14:51:00Z"/>
              <w:color w:val="000000"/>
              <w:szCs w:val="24"/>
            </w:rPr>
          </w:rPrChange>
        </w:rPr>
      </w:pPr>
    </w:p>
    <w:p w14:paraId="707D8920" w14:textId="15C1D99F" w:rsidR="00837877" w:rsidRPr="007A4AFC" w:rsidRDefault="00837877" w:rsidP="00011374">
      <w:pPr>
        <w:widowControl w:val="0"/>
        <w:autoSpaceDE w:val="0"/>
        <w:autoSpaceDN w:val="0"/>
        <w:adjustRightInd w:val="0"/>
        <w:spacing w:line="240" w:lineRule="auto"/>
        <w:ind w:right="9"/>
        <w:rPr>
          <w:ins w:id="8863" w:author="Dr Mamadou SANOGO" w:date="2023-10-25T14:51:00Z"/>
          <w:color w:val="000000" w:themeColor="text1"/>
          <w:szCs w:val="24"/>
          <w:rPrChange w:id="8864" w:author="Dr Mamadou SANOGO" w:date="2023-10-25T18:15:00Z">
            <w:rPr>
              <w:ins w:id="8865" w:author="Dr Mamadou SANOGO" w:date="2023-10-25T14:51:00Z"/>
              <w:color w:val="000000"/>
              <w:szCs w:val="24"/>
            </w:rPr>
          </w:rPrChange>
        </w:rPr>
      </w:pPr>
    </w:p>
    <w:p w14:paraId="48C66574" w14:textId="5F84A3B7" w:rsidR="00837877" w:rsidRPr="007A4AFC" w:rsidRDefault="00837877" w:rsidP="00011374">
      <w:pPr>
        <w:widowControl w:val="0"/>
        <w:autoSpaceDE w:val="0"/>
        <w:autoSpaceDN w:val="0"/>
        <w:adjustRightInd w:val="0"/>
        <w:spacing w:line="240" w:lineRule="auto"/>
        <w:ind w:right="9"/>
        <w:rPr>
          <w:ins w:id="8866" w:author="Dr Mamadou SANOGO" w:date="2023-10-25T14:51:00Z"/>
          <w:color w:val="000000" w:themeColor="text1"/>
          <w:szCs w:val="24"/>
          <w:rPrChange w:id="8867" w:author="Dr Mamadou SANOGO" w:date="2023-10-25T18:15:00Z">
            <w:rPr>
              <w:ins w:id="8868" w:author="Dr Mamadou SANOGO" w:date="2023-10-25T14:51:00Z"/>
              <w:color w:val="000000"/>
              <w:szCs w:val="24"/>
            </w:rPr>
          </w:rPrChange>
        </w:rPr>
      </w:pPr>
    </w:p>
    <w:p w14:paraId="7E899D03" w14:textId="6238038B" w:rsidR="00837877" w:rsidRPr="007A4AFC" w:rsidRDefault="00837877" w:rsidP="00011374">
      <w:pPr>
        <w:widowControl w:val="0"/>
        <w:autoSpaceDE w:val="0"/>
        <w:autoSpaceDN w:val="0"/>
        <w:adjustRightInd w:val="0"/>
        <w:spacing w:line="240" w:lineRule="auto"/>
        <w:ind w:right="9"/>
        <w:rPr>
          <w:ins w:id="8869" w:author="Dr Mamadou SANOGO" w:date="2023-10-25T14:51:00Z"/>
          <w:color w:val="000000" w:themeColor="text1"/>
          <w:szCs w:val="24"/>
          <w:rPrChange w:id="8870" w:author="Dr Mamadou SANOGO" w:date="2023-10-25T18:15:00Z">
            <w:rPr>
              <w:ins w:id="8871" w:author="Dr Mamadou SANOGO" w:date="2023-10-25T14:51:00Z"/>
              <w:color w:val="000000"/>
              <w:szCs w:val="24"/>
            </w:rPr>
          </w:rPrChange>
        </w:rPr>
      </w:pPr>
    </w:p>
    <w:p w14:paraId="19ECD513" w14:textId="6152ED4F" w:rsidR="00837877" w:rsidRPr="007A4AFC" w:rsidRDefault="00837877" w:rsidP="00011374">
      <w:pPr>
        <w:widowControl w:val="0"/>
        <w:autoSpaceDE w:val="0"/>
        <w:autoSpaceDN w:val="0"/>
        <w:adjustRightInd w:val="0"/>
        <w:spacing w:line="240" w:lineRule="auto"/>
        <w:ind w:right="9"/>
        <w:rPr>
          <w:ins w:id="8872" w:author="Dr Mamadou SANOGO" w:date="2023-10-25T14:51:00Z"/>
          <w:color w:val="000000" w:themeColor="text1"/>
          <w:szCs w:val="24"/>
          <w:rPrChange w:id="8873" w:author="Dr Mamadou SANOGO" w:date="2023-10-25T18:15:00Z">
            <w:rPr>
              <w:ins w:id="8874" w:author="Dr Mamadou SANOGO" w:date="2023-10-25T14:51:00Z"/>
              <w:color w:val="000000"/>
              <w:szCs w:val="24"/>
            </w:rPr>
          </w:rPrChange>
        </w:rPr>
      </w:pPr>
    </w:p>
    <w:p w14:paraId="4566E171" w14:textId="1897C1F7" w:rsidR="00837877" w:rsidRPr="007A4AFC" w:rsidRDefault="00837877" w:rsidP="00011374">
      <w:pPr>
        <w:widowControl w:val="0"/>
        <w:autoSpaceDE w:val="0"/>
        <w:autoSpaceDN w:val="0"/>
        <w:adjustRightInd w:val="0"/>
        <w:spacing w:line="240" w:lineRule="auto"/>
        <w:ind w:right="9"/>
        <w:rPr>
          <w:ins w:id="8875" w:author="Dr Mamadou SANOGO" w:date="2023-10-25T14:51:00Z"/>
          <w:color w:val="000000" w:themeColor="text1"/>
          <w:szCs w:val="24"/>
          <w:rPrChange w:id="8876" w:author="Dr Mamadou SANOGO" w:date="2023-10-25T18:15:00Z">
            <w:rPr>
              <w:ins w:id="8877" w:author="Dr Mamadou SANOGO" w:date="2023-10-25T14:51:00Z"/>
              <w:color w:val="000000"/>
              <w:szCs w:val="24"/>
            </w:rPr>
          </w:rPrChange>
        </w:rPr>
      </w:pPr>
    </w:p>
    <w:p w14:paraId="10F8E884" w14:textId="5FC2B6D5" w:rsidR="00837877" w:rsidRPr="007A4AFC" w:rsidRDefault="00837877" w:rsidP="00011374">
      <w:pPr>
        <w:widowControl w:val="0"/>
        <w:autoSpaceDE w:val="0"/>
        <w:autoSpaceDN w:val="0"/>
        <w:adjustRightInd w:val="0"/>
        <w:spacing w:line="240" w:lineRule="auto"/>
        <w:ind w:right="9"/>
        <w:rPr>
          <w:ins w:id="8878" w:author="Dr Mamadou SANOGO" w:date="2023-10-25T14:51:00Z"/>
          <w:color w:val="000000" w:themeColor="text1"/>
          <w:szCs w:val="24"/>
          <w:rPrChange w:id="8879" w:author="Dr Mamadou SANOGO" w:date="2023-10-25T18:15:00Z">
            <w:rPr>
              <w:ins w:id="8880" w:author="Dr Mamadou SANOGO" w:date="2023-10-25T14:51:00Z"/>
              <w:color w:val="000000"/>
              <w:szCs w:val="24"/>
            </w:rPr>
          </w:rPrChange>
        </w:rPr>
      </w:pPr>
    </w:p>
    <w:p w14:paraId="4BECE3AB" w14:textId="4F5F4EB7" w:rsidR="00837877" w:rsidRPr="007A4AFC" w:rsidRDefault="00837877" w:rsidP="00011374">
      <w:pPr>
        <w:widowControl w:val="0"/>
        <w:autoSpaceDE w:val="0"/>
        <w:autoSpaceDN w:val="0"/>
        <w:adjustRightInd w:val="0"/>
        <w:spacing w:line="240" w:lineRule="auto"/>
        <w:ind w:right="9"/>
        <w:rPr>
          <w:ins w:id="8881" w:author="Dr Mamadou SANOGO" w:date="2023-10-25T14:51:00Z"/>
          <w:color w:val="000000" w:themeColor="text1"/>
          <w:szCs w:val="24"/>
          <w:rPrChange w:id="8882" w:author="Dr Mamadou SANOGO" w:date="2023-10-25T18:15:00Z">
            <w:rPr>
              <w:ins w:id="8883" w:author="Dr Mamadou SANOGO" w:date="2023-10-25T14:51:00Z"/>
              <w:color w:val="000000"/>
              <w:szCs w:val="24"/>
            </w:rPr>
          </w:rPrChange>
        </w:rPr>
      </w:pPr>
    </w:p>
    <w:p w14:paraId="165B9581" w14:textId="70085A7E" w:rsidR="00837877" w:rsidRPr="007A4AFC" w:rsidRDefault="00837877" w:rsidP="00011374">
      <w:pPr>
        <w:widowControl w:val="0"/>
        <w:autoSpaceDE w:val="0"/>
        <w:autoSpaceDN w:val="0"/>
        <w:adjustRightInd w:val="0"/>
        <w:spacing w:line="240" w:lineRule="auto"/>
        <w:ind w:right="9"/>
        <w:rPr>
          <w:ins w:id="8884" w:author="Dr Mamadou SANOGO" w:date="2023-10-25T14:51:00Z"/>
          <w:color w:val="000000" w:themeColor="text1"/>
          <w:szCs w:val="24"/>
          <w:rPrChange w:id="8885" w:author="Dr Mamadou SANOGO" w:date="2023-10-25T18:15:00Z">
            <w:rPr>
              <w:ins w:id="8886" w:author="Dr Mamadou SANOGO" w:date="2023-10-25T14:51:00Z"/>
              <w:color w:val="000000"/>
              <w:szCs w:val="24"/>
            </w:rPr>
          </w:rPrChange>
        </w:rPr>
      </w:pPr>
    </w:p>
    <w:p w14:paraId="0B848E49" w14:textId="5AD39829" w:rsidR="00837877" w:rsidRPr="007A4AFC" w:rsidRDefault="00837877" w:rsidP="00011374">
      <w:pPr>
        <w:widowControl w:val="0"/>
        <w:autoSpaceDE w:val="0"/>
        <w:autoSpaceDN w:val="0"/>
        <w:adjustRightInd w:val="0"/>
        <w:spacing w:line="240" w:lineRule="auto"/>
        <w:ind w:right="9"/>
        <w:rPr>
          <w:ins w:id="8887" w:author="Dr Mamadou SANOGO" w:date="2023-10-25T14:51:00Z"/>
          <w:color w:val="000000" w:themeColor="text1"/>
          <w:szCs w:val="24"/>
          <w:rPrChange w:id="8888" w:author="Dr Mamadou SANOGO" w:date="2023-10-25T18:15:00Z">
            <w:rPr>
              <w:ins w:id="8889" w:author="Dr Mamadou SANOGO" w:date="2023-10-25T14:51:00Z"/>
              <w:color w:val="000000"/>
              <w:szCs w:val="24"/>
            </w:rPr>
          </w:rPrChange>
        </w:rPr>
      </w:pPr>
    </w:p>
    <w:p w14:paraId="02814A38" w14:textId="2B2829A0" w:rsidR="00837877" w:rsidRPr="007A4AFC" w:rsidRDefault="00837877" w:rsidP="00011374">
      <w:pPr>
        <w:widowControl w:val="0"/>
        <w:autoSpaceDE w:val="0"/>
        <w:autoSpaceDN w:val="0"/>
        <w:adjustRightInd w:val="0"/>
        <w:spacing w:line="240" w:lineRule="auto"/>
        <w:ind w:right="9"/>
        <w:rPr>
          <w:ins w:id="8890" w:author="Dr Mamadou SANOGO" w:date="2023-10-25T14:51:00Z"/>
          <w:color w:val="000000" w:themeColor="text1"/>
          <w:szCs w:val="24"/>
          <w:rPrChange w:id="8891" w:author="Dr Mamadou SANOGO" w:date="2023-10-25T18:15:00Z">
            <w:rPr>
              <w:ins w:id="8892" w:author="Dr Mamadou SANOGO" w:date="2023-10-25T14:51:00Z"/>
              <w:color w:val="000000"/>
              <w:szCs w:val="24"/>
            </w:rPr>
          </w:rPrChange>
        </w:rPr>
      </w:pPr>
    </w:p>
    <w:p w14:paraId="3ED1B405" w14:textId="1839E87A" w:rsidR="00837877" w:rsidRPr="007A4AFC" w:rsidRDefault="00837877" w:rsidP="00011374">
      <w:pPr>
        <w:widowControl w:val="0"/>
        <w:autoSpaceDE w:val="0"/>
        <w:autoSpaceDN w:val="0"/>
        <w:adjustRightInd w:val="0"/>
        <w:spacing w:line="240" w:lineRule="auto"/>
        <w:ind w:right="9"/>
        <w:rPr>
          <w:ins w:id="8893" w:author="Dr Mamadou SANOGO" w:date="2023-10-25T14:51:00Z"/>
          <w:color w:val="000000" w:themeColor="text1"/>
          <w:szCs w:val="24"/>
          <w:rPrChange w:id="8894" w:author="Dr Mamadou SANOGO" w:date="2023-10-25T18:15:00Z">
            <w:rPr>
              <w:ins w:id="8895" w:author="Dr Mamadou SANOGO" w:date="2023-10-25T14:51:00Z"/>
              <w:color w:val="000000"/>
              <w:szCs w:val="24"/>
            </w:rPr>
          </w:rPrChange>
        </w:rPr>
      </w:pPr>
    </w:p>
    <w:p w14:paraId="0098467F" w14:textId="49C2D86C" w:rsidR="00837877" w:rsidRPr="007A4AFC" w:rsidRDefault="00837877" w:rsidP="00011374">
      <w:pPr>
        <w:widowControl w:val="0"/>
        <w:autoSpaceDE w:val="0"/>
        <w:autoSpaceDN w:val="0"/>
        <w:adjustRightInd w:val="0"/>
        <w:spacing w:line="240" w:lineRule="auto"/>
        <w:ind w:right="9"/>
        <w:rPr>
          <w:ins w:id="8896" w:author="Dr Mamadou SANOGO" w:date="2023-10-25T14:51:00Z"/>
          <w:color w:val="000000" w:themeColor="text1"/>
          <w:szCs w:val="24"/>
          <w:rPrChange w:id="8897" w:author="Dr Mamadou SANOGO" w:date="2023-10-25T18:15:00Z">
            <w:rPr>
              <w:ins w:id="8898" w:author="Dr Mamadou SANOGO" w:date="2023-10-25T14:51:00Z"/>
              <w:color w:val="000000"/>
              <w:szCs w:val="24"/>
            </w:rPr>
          </w:rPrChange>
        </w:rPr>
      </w:pPr>
    </w:p>
    <w:p w14:paraId="52F57349" w14:textId="57404AF8" w:rsidR="00837877" w:rsidRPr="007A4AFC" w:rsidRDefault="00837877" w:rsidP="00011374">
      <w:pPr>
        <w:widowControl w:val="0"/>
        <w:autoSpaceDE w:val="0"/>
        <w:autoSpaceDN w:val="0"/>
        <w:adjustRightInd w:val="0"/>
        <w:spacing w:line="240" w:lineRule="auto"/>
        <w:ind w:right="9"/>
        <w:rPr>
          <w:ins w:id="8899" w:author="Dr Mamadou SANOGO" w:date="2023-10-25T14:51:00Z"/>
          <w:color w:val="000000" w:themeColor="text1"/>
          <w:szCs w:val="24"/>
          <w:rPrChange w:id="8900" w:author="Dr Mamadou SANOGO" w:date="2023-10-25T18:15:00Z">
            <w:rPr>
              <w:ins w:id="8901" w:author="Dr Mamadou SANOGO" w:date="2023-10-25T14:51:00Z"/>
              <w:color w:val="000000"/>
              <w:szCs w:val="24"/>
            </w:rPr>
          </w:rPrChange>
        </w:rPr>
      </w:pPr>
    </w:p>
    <w:p w14:paraId="5888FD3C" w14:textId="6358AD50" w:rsidR="00837877" w:rsidRPr="007A4AFC" w:rsidRDefault="00837877" w:rsidP="00011374">
      <w:pPr>
        <w:widowControl w:val="0"/>
        <w:autoSpaceDE w:val="0"/>
        <w:autoSpaceDN w:val="0"/>
        <w:adjustRightInd w:val="0"/>
        <w:spacing w:line="240" w:lineRule="auto"/>
        <w:ind w:right="9"/>
        <w:rPr>
          <w:ins w:id="8902" w:author="Dr Mamadou SANOGO" w:date="2023-10-25T14:51:00Z"/>
          <w:color w:val="000000" w:themeColor="text1"/>
          <w:szCs w:val="24"/>
          <w:rPrChange w:id="8903" w:author="Dr Mamadou SANOGO" w:date="2023-10-25T18:15:00Z">
            <w:rPr>
              <w:ins w:id="8904" w:author="Dr Mamadou SANOGO" w:date="2023-10-25T14:51:00Z"/>
              <w:color w:val="000000"/>
              <w:szCs w:val="24"/>
            </w:rPr>
          </w:rPrChange>
        </w:rPr>
      </w:pPr>
    </w:p>
    <w:p w14:paraId="5BFDC6FA" w14:textId="2C0A18A4" w:rsidR="00837877" w:rsidRPr="007A4AFC" w:rsidRDefault="00837877" w:rsidP="00011374">
      <w:pPr>
        <w:widowControl w:val="0"/>
        <w:autoSpaceDE w:val="0"/>
        <w:autoSpaceDN w:val="0"/>
        <w:adjustRightInd w:val="0"/>
        <w:spacing w:line="240" w:lineRule="auto"/>
        <w:ind w:right="9"/>
        <w:rPr>
          <w:ins w:id="8905" w:author="Dr Mamadou SANOGO" w:date="2023-10-25T14:51:00Z"/>
          <w:color w:val="000000" w:themeColor="text1"/>
          <w:szCs w:val="24"/>
          <w:rPrChange w:id="8906" w:author="Dr Mamadou SANOGO" w:date="2023-10-25T18:15:00Z">
            <w:rPr>
              <w:ins w:id="8907" w:author="Dr Mamadou SANOGO" w:date="2023-10-25T14:51:00Z"/>
              <w:color w:val="000000"/>
              <w:szCs w:val="24"/>
            </w:rPr>
          </w:rPrChange>
        </w:rPr>
      </w:pPr>
    </w:p>
    <w:p w14:paraId="1A60081F" w14:textId="58C4F826" w:rsidR="00837877" w:rsidRPr="007A4AFC" w:rsidRDefault="00837877" w:rsidP="00011374">
      <w:pPr>
        <w:widowControl w:val="0"/>
        <w:autoSpaceDE w:val="0"/>
        <w:autoSpaceDN w:val="0"/>
        <w:adjustRightInd w:val="0"/>
        <w:spacing w:line="240" w:lineRule="auto"/>
        <w:ind w:right="9"/>
        <w:rPr>
          <w:ins w:id="8908" w:author="Dr Mamadou SANOGO" w:date="2023-10-25T14:51:00Z"/>
          <w:color w:val="000000" w:themeColor="text1"/>
          <w:szCs w:val="24"/>
          <w:rPrChange w:id="8909" w:author="Dr Mamadou SANOGO" w:date="2023-10-25T18:15:00Z">
            <w:rPr>
              <w:ins w:id="8910" w:author="Dr Mamadou SANOGO" w:date="2023-10-25T14:51:00Z"/>
              <w:color w:val="000000"/>
              <w:szCs w:val="24"/>
            </w:rPr>
          </w:rPrChange>
        </w:rPr>
      </w:pPr>
    </w:p>
    <w:p w14:paraId="1770BC73" w14:textId="51430F15" w:rsidR="00837877" w:rsidRPr="007A4AFC" w:rsidRDefault="00837877" w:rsidP="00011374">
      <w:pPr>
        <w:widowControl w:val="0"/>
        <w:autoSpaceDE w:val="0"/>
        <w:autoSpaceDN w:val="0"/>
        <w:adjustRightInd w:val="0"/>
        <w:spacing w:line="240" w:lineRule="auto"/>
        <w:ind w:right="9"/>
        <w:rPr>
          <w:ins w:id="8911" w:author="Dr Mamadou SANOGO" w:date="2023-10-25T14:51:00Z"/>
          <w:color w:val="000000" w:themeColor="text1"/>
          <w:szCs w:val="24"/>
          <w:rPrChange w:id="8912" w:author="Dr Mamadou SANOGO" w:date="2023-10-25T18:15:00Z">
            <w:rPr>
              <w:ins w:id="8913" w:author="Dr Mamadou SANOGO" w:date="2023-10-25T14:51:00Z"/>
              <w:color w:val="000000"/>
              <w:szCs w:val="24"/>
            </w:rPr>
          </w:rPrChange>
        </w:rPr>
      </w:pPr>
    </w:p>
    <w:p w14:paraId="14A66BF4" w14:textId="12DF67C9" w:rsidR="00837877" w:rsidRPr="007A4AFC" w:rsidRDefault="00837877" w:rsidP="00011374">
      <w:pPr>
        <w:widowControl w:val="0"/>
        <w:autoSpaceDE w:val="0"/>
        <w:autoSpaceDN w:val="0"/>
        <w:adjustRightInd w:val="0"/>
        <w:spacing w:line="240" w:lineRule="auto"/>
        <w:ind w:right="9"/>
        <w:rPr>
          <w:ins w:id="8914" w:author="Dr Mamadou SANOGO" w:date="2023-10-25T14:51:00Z"/>
          <w:color w:val="000000" w:themeColor="text1"/>
          <w:szCs w:val="24"/>
          <w:rPrChange w:id="8915" w:author="Dr Mamadou SANOGO" w:date="2023-10-25T18:15:00Z">
            <w:rPr>
              <w:ins w:id="8916" w:author="Dr Mamadou SANOGO" w:date="2023-10-25T14:51:00Z"/>
              <w:color w:val="000000"/>
              <w:szCs w:val="24"/>
            </w:rPr>
          </w:rPrChange>
        </w:rPr>
      </w:pPr>
    </w:p>
    <w:p w14:paraId="1F9D5540" w14:textId="6B55D62A" w:rsidR="00837877" w:rsidRPr="007A4AFC" w:rsidRDefault="00837877" w:rsidP="00011374">
      <w:pPr>
        <w:widowControl w:val="0"/>
        <w:autoSpaceDE w:val="0"/>
        <w:autoSpaceDN w:val="0"/>
        <w:adjustRightInd w:val="0"/>
        <w:spacing w:line="240" w:lineRule="auto"/>
        <w:ind w:right="9"/>
        <w:rPr>
          <w:ins w:id="8917" w:author="Dr Mamadou SANOGO" w:date="2023-10-25T14:52:00Z"/>
          <w:color w:val="000000" w:themeColor="text1"/>
          <w:szCs w:val="24"/>
          <w:rPrChange w:id="8918" w:author="Dr Mamadou SANOGO" w:date="2023-10-25T18:15:00Z">
            <w:rPr>
              <w:ins w:id="8919" w:author="Dr Mamadou SANOGO" w:date="2023-10-25T14:52:00Z"/>
              <w:color w:val="000000"/>
              <w:szCs w:val="24"/>
            </w:rPr>
          </w:rPrChange>
        </w:rPr>
      </w:pPr>
    </w:p>
    <w:p w14:paraId="57060AA8" w14:textId="2CCF76F2" w:rsidR="00837877" w:rsidRPr="007A4AFC" w:rsidRDefault="00837877" w:rsidP="00011374">
      <w:pPr>
        <w:widowControl w:val="0"/>
        <w:autoSpaceDE w:val="0"/>
        <w:autoSpaceDN w:val="0"/>
        <w:adjustRightInd w:val="0"/>
        <w:spacing w:line="240" w:lineRule="auto"/>
        <w:ind w:right="9"/>
        <w:rPr>
          <w:ins w:id="8920" w:author="Dr Mamadou SANOGO" w:date="2023-10-25T14:52:00Z"/>
          <w:color w:val="000000" w:themeColor="text1"/>
          <w:szCs w:val="24"/>
          <w:rPrChange w:id="8921" w:author="Dr Mamadou SANOGO" w:date="2023-10-25T18:15:00Z">
            <w:rPr>
              <w:ins w:id="8922" w:author="Dr Mamadou SANOGO" w:date="2023-10-25T14:52:00Z"/>
              <w:color w:val="000000"/>
              <w:szCs w:val="24"/>
            </w:rPr>
          </w:rPrChange>
        </w:rPr>
      </w:pPr>
    </w:p>
    <w:p w14:paraId="2E12FF34" w14:textId="21AD65FE" w:rsidR="00837877" w:rsidRPr="007A4AFC" w:rsidRDefault="00837877" w:rsidP="00011374">
      <w:pPr>
        <w:widowControl w:val="0"/>
        <w:autoSpaceDE w:val="0"/>
        <w:autoSpaceDN w:val="0"/>
        <w:adjustRightInd w:val="0"/>
        <w:spacing w:line="240" w:lineRule="auto"/>
        <w:ind w:right="9"/>
        <w:rPr>
          <w:ins w:id="8923" w:author="Dr Mamadou SANOGO" w:date="2023-10-25T14:52:00Z"/>
          <w:color w:val="000000" w:themeColor="text1"/>
          <w:szCs w:val="24"/>
          <w:rPrChange w:id="8924" w:author="Dr Mamadou SANOGO" w:date="2023-10-25T18:15:00Z">
            <w:rPr>
              <w:ins w:id="8925" w:author="Dr Mamadou SANOGO" w:date="2023-10-25T14:52:00Z"/>
              <w:color w:val="000000"/>
              <w:szCs w:val="24"/>
            </w:rPr>
          </w:rPrChange>
        </w:rPr>
      </w:pPr>
    </w:p>
    <w:p w14:paraId="142E9772" w14:textId="2D43D525" w:rsidR="00837877" w:rsidRPr="007A4AFC" w:rsidRDefault="00837877" w:rsidP="00011374">
      <w:pPr>
        <w:widowControl w:val="0"/>
        <w:autoSpaceDE w:val="0"/>
        <w:autoSpaceDN w:val="0"/>
        <w:adjustRightInd w:val="0"/>
        <w:spacing w:line="240" w:lineRule="auto"/>
        <w:ind w:right="9"/>
        <w:rPr>
          <w:ins w:id="8926" w:author="Dr Mamadou SANOGO" w:date="2023-10-25T14:52:00Z"/>
          <w:color w:val="000000" w:themeColor="text1"/>
          <w:szCs w:val="24"/>
          <w:rPrChange w:id="8927" w:author="Dr Mamadou SANOGO" w:date="2023-10-25T18:15:00Z">
            <w:rPr>
              <w:ins w:id="8928" w:author="Dr Mamadou SANOGO" w:date="2023-10-25T14:52:00Z"/>
              <w:color w:val="000000"/>
              <w:szCs w:val="24"/>
            </w:rPr>
          </w:rPrChange>
        </w:rPr>
      </w:pPr>
    </w:p>
    <w:p w14:paraId="1E54A7C9" w14:textId="667FEF41" w:rsidR="00837877" w:rsidRPr="007A4AFC" w:rsidRDefault="00837877" w:rsidP="00011374">
      <w:pPr>
        <w:widowControl w:val="0"/>
        <w:autoSpaceDE w:val="0"/>
        <w:autoSpaceDN w:val="0"/>
        <w:adjustRightInd w:val="0"/>
        <w:spacing w:line="240" w:lineRule="auto"/>
        <w:ind w:right="9"/>
        <w:rPr>
          <w:ins w:id="8929" w:author="Dr Mamadou SANOGO" w:date="2023-10-25T14:52:00Z"/>
          <w:color w:val="000000" w:themeColor="text1"/>
          <w:szCs w:val="24"/>
          <w:rPrChange w:id="8930" w:author="Dr Mamadou SANOGO" w:date="2023-10-25T18:15:00Z">
            <w:rPr>
              <w:ins w:id="8931" w:author="Dr Mamadou SANOGO" w:date="2023-10-25T14:52:00Z"/>
              <w:color w:val="000000"/>
              <w:szCs w:val="24"/>
            </w:rPr>
          </w:rPrChange>
        </w:rPr>
      </w:pPr>
    </w:p>
    <w:p w14:paraId="550A71CB" w14:textId="57A93046" w:rsidR="00837877" w:rsidRPr="007A4AFC" w:rsidRDefault="00837877" w:rsidP="00011374">
      <w:pPr>
        <w:widowControl w:val="0"/>
        <w:autoSpaceDE w:val="0"/>
        <w:autoSpaceDN w:val="0"/>
        <w:adjustRightInd w:val="0"/>
        <w:spacing w:line="240" w:lineRule="auto"/>
        <w:ind w:right="9"/>
        <w:rPr>
          <w:ins w:id="8932" w:author="Dr Mamadou SANOGO" w:date="2023-10-25T14:52:00Z"/>
          <w:color w:val="000000" w:themeColor="text1"/>
          <w:szCs w:val="24"/>
          <w:rPrChange w:id="8933" w:author="Dr Mamadou SANOGO" w:date="2023-10-25T18:15:00Z">
            <w:rPr>
              <w:ins w:id="8934" w:author="Dr Mamadou SANOGO" w:date="2023-10-25T14:52:00Z"/>
              <w:color w:val="000000"/>
              <w:szCs w:val="24"/>
            </w:rPr>
          </w:rPrChange>
        </w:rPr>
      </w:pPr>
    </w:p>
    <w:p w14:paraId="10ADDCED" w14:textId="09E5B98D" w:rsidR="00837877" w:rsidRPr="007A4AFC" w:rsidRDefault="00837877" w:rsidP="00011374">
      <w:pPr>
        <w:widowControl w:val="0"/>
        <w:autoSpaceDE w:val="0"/>
        <w:autoSpaceDN w:val="0"/>
        <w:adjustRightInd w:val="0"/>
        <w:spacing w:line="240" w:lineRule="auto"/>
        <w:ind w:right="9"/>
        <w:rPr>
          <w:ins w:id="8935" w:author="Dr Mamadou SANOGO" w:date="2023-10-25T14:52:00Z"/>
          <w:color w:val="000000" w:themeColor="text1"/>
          <w:szCs w:val="24"/>
          <w:rPrChange w:id="8936" w:author="Dr Mamadou SANOGO" w:date="2023-10-25T18:15:00Z">
            <w:rPr>
              <w:ins w:id="8937" w:author="Dr Mamadou SANOGO" w:date="2023-10-25T14:52:00Z"/>
              <w:color w:val="000000"/>
              <w:szCs w:val="24"/>
            </w:rPr>
          </w:rPrChange>
        </w:rPr>
      </w:pPr>
    </w:p>
    <w:p w14:paraId="4D0C12FD" w14:textId="7F5978A5" w:rsidR="00837877" w:rsidRPr="007A4AFC" w:rsidRDefault="00837877" w:rsidP="00011374">
      <w:pPr>
        <w:widowControl w:val="0"/>
        <w:autoSpaceDE w:val="0"/>
        <w:autoSpaceDN w:val="0"/>
        <w:adjustRightInd w:val="0"/>
        <w:spacing w:line="240" w:lineRule="auto"/>
        <w:ind w:right="9"/>
        <w:rPr>
          <w:ins w:id="8938" w:author="Dr Mamadou SANOGO" w:date="2023-10-25T14:52:00Z"/>
          <w:color w:val="000000" w:themeColor="text1"/>
          <w:szCs w:val="24"/>
          <w:rPrChange w:id="8939" w:author="Dr Mamadou SANOGO" w:date="2023-10-25T18:15:00Z">
            <w:rPr>
              <w:ins w:id="8940" w:author="Dr Mamadou SANOGO" w:date="2023-10-25T14:52:00Z"/>
              <w:color w:val="000000"/>
              <w:szCs w:val="24"/>
            </w:rPr>
          </w:rPrChange>
        </w:rPr>
      </w:pPr>
    </w:p>
    <w:p w14:paraId="2676482E" w14:textId="07E81EB6" w:rsidR="00837877" w:rsidRPr="007A4AFC" w:rsidRDefault="00837877" w:rsidP="00011374">
      <w:pPr>
        <w:widowControl w:val="0"/>
        <w:autoSpaceDE w:val="0"/>
        <w:autoSpaceDN w:val="0"/>
        <w:adjustRightInd w:val="0"/>
        <w:spacing w:line="240" w:lineRule="auto"/>
        <w:ind w:right="9"/>
        <w:rPr>
          <w:ins w:id="8941" w:author="Dr Mamadou SANOGO" w:date="2023-10-25T14:52:00Z"/>
          <w:color w:val="000000" w:themeColor="text1"/>
          <w:szCs w:val="24"/>
          <w:rPrChange w:id="8942" w:author="Dr Mamadou SANOGO" w:date="2023-10-25T18:15:00Z">
            <w:rPr>
              <w:ins w:id="8943" w:author="Dr Mamadou SANOGO" w:date="2023-10-25T14:52:00Z"/>
              <w:color w:val="000000"/>
              <w:szCs w:val="24"/>
            </w:rPr>
          </w:rPrChange>
        </w:rPr>
      </w:pPr>
    </w:p>
    <w:p w14:paraId="6EEEEE20" w14:textId="49170081" w:rsidR="00837877" w:rsidRPr="007A4AFC" w:rsidRDefault="00837877" w:rsidP="00011374">
      <w:pPr>
        <w:widowControl w:val="0"/>
        <w:autoSpaceDE w:val="0"/>
        <w:autoSpaceDN w:val="0"/>
        <w:adjustRightInd w:val="0"/>
        <w:spacing w:line="240" w:lineRule="auto"/>
        <w:ind w:right="9"/>
        <w:rPr>
          <w:ins w:id="8944" w:author="Dr Mamadou SANOGO" w:date="2023-10-25T14:52:00Z"/>
          <w:color w:val="000000" w:themeColor="text1"/>
          <w:szCs w:val="24"/>
          <w:rPrChange w:id="8945" w:author="Dr Mamadou SANOGO" w:date="2023-10-25T18:15:00Z">
            <w:rPr>
              <w:ins w:id="8946" w:author="Dr Mamadou SANOGO" w:date="2023-10-25T14:52:00Z"/>
              <w:color w:val="000000"/>
              <w:szCs w:val="24"/>
            </w:rPr>
          </w:rPrChange>
        </w:rPr>
      </w:pPr>
    </w:p>
    <w:p w14:paraId="127B3825" w14:textId="23E02AA8" w:rsidR="00837877" w:rsidRPr="007A4AFC" w:rsidRDefault="00837877" w:rsidP="00011374">
      <w:pPr>
        <w:widowControl w:val="0"/>
        <w:autoSpaceDE w:val="0"/>
        <w:autoSpaceDN w:val="0"/>
        <w:adjustRightInd w:val="0"/>
        <w:spacing w:line="240" w:lineRule="auto"/>
        <w:ind w:right="9"/>
        <w:rPr>
          <w:ins w:id="8947" w:author="Dr Mamadou SANOGO" w:date="2023-10-25T14:52:00Z"/>
          <w:color w:val="000000" w:themeColor="text1"/>
          <w:szCs w:val="24"/>
          <w:rPrChange w:id="8948" w:author="Dr Mamadou SANOGO" w:date="2023-10-25T18:15:00Z">
            <w:rPr>
              <w:ins w:id="8949" w:author="Dr Mamadou SANOGO" w:date="2023-10-25T14:52:00Z"/>
              <w:color w:val="000000"/>
              <w:szCs w:val="24"/>
            </w:rPr>
          </w:rPrChange>
        </w:rPr>
      </w:pPr>
    </w:p>
    <w:p w14:paraId="69D139BC" w14:textId="7B7B5BDC" w:rsidR="00837877" w:rsidRPr="007A4AFC" w:rsidRDefault="00837877" w:rsidP="00011374">
      <w:pPr>
        <w:widowControl w:val="0"/>
        <w:autoSpaceDE w:val="0"/>
        <w:autoSpaceDN w:val="0"/>
        <w:adjustRightInd w:val="0"/>
        <w:spacing w:line="240" w:lineRule="auto"/>
        <w:ind w:right="9"/>
        <w:rPr>
          <w:ins w:id="8950" w:author="Dr Mamadou SANOGO" w:date="2023-10-25T14:52:00Z"/>
          <w:color w:val="000000" w:themeColor="text1"/>
          <w:szCs w:val="24"/>
          <w:rPrChange w:id="8951" w:author="Dr Mamadou SANOGO" w:date="2023-10-25T18:15:00Z">
            <w:rPr>
              <w:ins w:id="8952" w:author="Dr Mamadou SANOGO" w:date="2023-10-25T14:52:00Z"/>
              <w:color w:val="000000"/>
              <w:szCs w:val="24"/>
            </w:rPr>
          </w:rPrChange>
        </w:rPr>
      </w:pPr>
    </w:p>
    <w:p w14:paraId="467FFEA8" w14:textId="0F6321F5" w:rsidR="00837877" w:rsidRPr="007A4AFC" w:rsidRDefault="00837877" w:rsidP="00011374">
      <w:pPr>
        <w:widowControl w:val="0"/>
        <w:autoSpaceDE w:val="0"/>
        <w:autoSpaceDN w:val="0"/>
        <w:adjustRightInd w:val="0"/>
        <w:spacing w:line="240" w:lineRule="auto"/>
        <w:ind w:right="9"/>
        <w:rPr>
          <w:ins w:id="8953" w:author="Dr Mamadou SANOGO" w:date="2023-10-25T14:52:00Z"/>
          <w:color w:val="000000" w:themeColor="text1"/>
          <w:szCs w:val="24"/>
          <w:rPrChange w:id="8954" w:author="Dr Mamadou SANOGO" w:date="2023-10-25T18:15:00Z">
            <w:rPr>
              <w:ins w:id="8955" w:author="Dr Mamadou SANOGO" w:date="2023-10-25T14:52:00Z"/>
              <w:color w:val="000000"/>
              <w:szCs w:val="24"/>
            </w:rPr>
          </w:rPrChange>
        </w:rPr>
      </w:pPr>
    </w:p>
    <w:p w14:paraId="691A7171" w14:textId="54859B90" w:rsidR="00837877" w:rsidRPr="007A4AFC" w:rsidRDefault="00837877" w:rsidP="00011374">
      <w:pPr>
        <w:widowControl w:val="0"/>
        <w:autoSpaceDE w:val="0"/>
        <w:autoSpaceDN w:val="0"/>
        <w:adjustRightInd w:val="0"/>
        <w:spacing w:line="240" w:lineRule="auto"/>
        <w:ind w:right="9"/>
        <w:rPr>
          <w:ins w:id="8956" w:author="Dr Mamadou SANOGO" w:date="2023-10-25T14:52:00Z"/>
          <w:color w:val="000000" w:themeColor="text1"/>
          <w:szCs w:val="24"/>
          <w:rPrChange w:id="8957" w:author="Dr Mamadou SANOGO" w:date="2023-10-25T18:15:00Z">
            <w:rPr>
              <w:ins w:id="8958" w:author="Dr Mamadou SANOGO" w:date="2023-10-25T14:52:00Z"/>
              <w:color w:val="000000"/>
              <w:szCs w:val="24"/>
            </w:rPr>
          </w:rPrChange>
        </w:rPr>
      </w:pPr>
    </w:p>
    <w:p w14:paraId="24ADD761" w14:textId="77B44DEE" w:rsidR="00837877" w:rsidRPr="007A4AFC" w:rsidRDefault="00837877" w:rsidP="00011374">
      <w:pPr>
        <w:widowControl w:val="0"/>
        <w:autoSpaceDE w:val="0"/>
        <w:autoSpaceDN w:val="0"/>
        <w:adjustRightInd w:val="0"/>
        <w:spacing w:line="240" w:lineRule="auto"/>
        <w:ind w:right="9"/>
        <w:rPr>
          <w:ins w:id="8959" w:author="Dr Mamadou SANOGO" w:date="2023-10-25T14:52:00Z"/>
          <w:color w:val="000000" w:themeColor="text1"/>
          <w:szCs w:val="24"/>
          <w:rPrChange w:id="8960" w:author="Dr Mamadou SANOGO" w:date="2023-10-25T18:15:00Z">
            <w:rPr>
              <w:ins w:id="8961" w:author="Dr Mamadou SANOGO" w:date="2023-10-25T14:52:00Z"/>
              <w:color w:val="000000"/>
              <w:szCs w:val="24"/>
            </w:rPr>
          </w:rPrChange>
        </w:rPr>
      </w:pPr>
    </w:p>
    <w:p w14:paraId="5B1EA54F" w14:textId="5D4998AB" w:rsidR="00837877" w:rsidRPr="007A4AFC" w:rsidRDefault="00837877" w:rsidP="00011374">
      <w:pPr>
        <w:widowControl w:val="0"/>
        <w:autoSpaceDE w:val="0"/>
        <w:autoSpaceDN w:val="0"/>
        <w:adjustRightInd w:val="0"/>
        <w:spacing w:line="240" w:lineRule="auto"/>
        <w:ind w:right="9"/>
        <w:rPr>
          <w:ins w:id="8962" w:author="Dr Mamadou SANOGO" w:date="2023-10-25T14:52:00Z"/>
          <w:color w:val="000000" w:themeColor="text1"/>
          <w:szCs w:val="24"/>
          <w:rPrChange w:id="8963" w:author="Dr Mamadou SANOGO" w:date="2023-10-25T18:15:00Z">
            <w:rPr>
              <w:ins w:id="8964" w:author="Dr Mamadou SANOGO" w:date="2023-10-25T14:52:00Z"/>
              <w:color w:val="000000"/>
              <w:szCs w:val="24"/>
            </w:rPr>
          </w:rPrChange>
        </w:rPr>
      </w:pPr>
    </w:p>
    <w:p w14:paraId="6B72B64E" w14:textId="54DC9765" w:rsidR="00837877" w:rsidRPr="007A4AFC" w:rsidRDefault="00837877" w:rsidP="00011374">
      <w:pPr>
        <w:widowControl w:val="0"/>
        <w:autoSpaceDE w:val="0"/>
        <w:autoSpaceDN w:val="0"/>
        <w:adjustRightInd w:val="0"/>
        <w:spacing w:line="240" w:lineRule="auto"/>
        <w:ind w:right="9"/>
        <w:rPr>
          <w:ins w:id="8965" w:author="Dr Mamadou SANOGO" w:date="2023-10-25T14:52:00Z"/>
          <w:color w:val="000000" w:themeColor="text1"/>
          <w:szCs w:val="24"/>
          <w:rPrChange w:id="8966" w:author="Dr Mamadou SANOGO" w:date="2023-10-25T18:15:00Z">
            <w:rPr>
              <w:ins w:id="8967" w:author="Dr Mamadou SANOGO" w:date="2023-10-25T14:52:00Z"/>
              <w:color w:val="000000"/>
              <w:szCs w:val="24"/>
            </w:rPr>
          </w:rPrChange>
        </w:rPr>
      </w:pPr>
    </w:p>
    <w:p w14:paraId="2DA8D01D" w14:textId="5ABD1458" w:rsidR="00837877" w:rsidRPr="007A4AFC" w:rsidRDefault="00837877" w:rsidP="00011374">
      <w:pPr>
        <w:widowControl w:val="0"/>
        <w:autoSpaceDE w:val="0"/>
        <w:autoSpaceDN w:val="0"/>
        <w:adjustRightInd w:val="0"/>
        <w:spacing w:line="240" w:lineRule="auto"/>
        <w:ind w:right="9"/>
        <w:rPr>
          <w:ins w:id="8968" w:author="Dr Mamadou SANOGO" w:date="2023-10-25T14:52:00Z"/>
          <w:color w:val="000000" w:themeColor="text1"/>
          <w:szCs w:val="24"/>
          <w:rPrChange w:id="8969" w:author="Dr Mamadou SANOGO" w:date="2023-10-25T18:15:00Z">
            <w:rPr>
              <w:ins w:id="8970" w:author="Dr Mamadou SANOGO" w:date="2023-10-25T14:52:00Z"/>
              <w:color w:val="000000"/>
              <w:szCs w:val="24"/>
            </w:rPr>
          </w:rPrChange>
        </w:rPr>
      </w:pPr>
    </w:p>
    <w:p w14:paraId="22C263EA" w14:textId="40D21900" w:rsidR="00837877" w:rsidRPr="007A4AFC" w:rsidRDefault="00837877" w:rsidP="00011374">
      <w:pPr>
        <w:widowControl w:val="0"/>
        <w:autoSpaceDE w:val="0"/>
        <w:autoSpaceDN w:val="0"/>
        <w:adjustRightInd w:val="0"/>
        <w:spacing w:line="240" w:lineRule="auto"/>
        <w:ind w:right="9"/>
        <w:rPr>
          <w:ins w:id="8971" w:author="Dr Mamadou SANOGO" w:date="2023-10-25T14:52:00Z"/>
          <w:color w:val="000000" w:themeColor="text1"/>
          <w:szCs w:val="24"/>
          <w:rPrChange w:id="8972" w:author="Dr Mamadou SANOGO" w:date="2023-10-25T18:15:00Z">
            <w:rPr>
              <w:ins w:id="8973" w:author="Dr Mamadou SANOGO" w:date="2023-10-25T14:52:00Z"/>
              <w:color w:val="000000"/>
              <w:szCs w:val="24"/>
            </w:rPr>
          </w:rPrChange>
        </w:rPr>
      </w:pPr>
    </w:p>
    <w:p w14:paraId="5715F44F" w14:textId="1F1A9858" w:rsidR="00837877" w:rsidRPr="007A4AFC" w:rsidRDefault="00837877" w:rsidP="00011374">
      <w:pPr>
        <w:widowControl w:val="0"/>
        <w:autoSpaceDE w:val="0"/>
        <w:autoSpaceDN w:val="0"/>
        <w:adjustRightInd w:val="0"/>
        <w:spacing w:line="240" w:lineRule="auto"/>
        <w:ind w:right="9"/>
        <w:rPr>
          <w:ins w:id="8974" w:author="Dr Mamadou SANOGO" w:date="2023-10-25T14:52:00Z"/>
          <w:color w:val="000000" w:themeColor="text1"/>
          <w:szCs w:val="24"/>
          <w:rPrChange w:id="8975" w:author="Dr Mamadou SANOGO" w:date="2023-10-25T18:15:00Z">
            <w:rPr>
              <w:ins w:id="8976" w:author="Dr Mamadou SANOGO" w:date="2023-10-25T14:52:00Z"/>
              <w:color w:val="000000"/>
              <w:szCs w:val="24"/>
            </w:rPr>
          </w:rPrChange>
        </w:rPr>
      </w:pPr>
    </w:p>
    <w:p w14:paraId="5A532E7A" w14:textId="2C20C594" w:rsidR="00837877" w:rsidRPr="007A4AFC" w:rsidRDefault="00837877" w:rsidP="00011374">
      <w:pPr>
        <w:widowControl w:val="0"/>
        <w:autoSpaceDE w:val="0"/>
        <w:autoSpaceDN w:val="0"/>
        <w:adjustRightInd w:val="0"/>
        <w:spacing w:line="240" w:lineRule="auto"/>
        <w:ind w:right="9"/>
        <w:rPr>
          <w:ins w:id="8977" w:author="Dr Mamadou SANOGO" w:date="2023-10-25T14:52:00Z"/>
          <w:color w:val="000000" w:themeColor="text1"/>
          <w:szCs w:val="24"/>
          <w:rPrChange w:id="8978" w:author="Dr Mamadou SANOGO" w:date="2023-10-25T18:15:00Z">
            <w:rPr>
              <w:ins w:id="8979" w:author="Dr Mamadou SANOGO" w:date="2023-10-25T14:52:00Z"/>
              <w:color w:val="000000"/>
              <w:szCs w:val="24"/>
            </w:rPr>
          </w:rPrChange>
        </w:rPr>
      </w:pPr>
    </w:p>
    <w:p w14:paraId="00487D7C" w14:textId="2D2A1245" w:rsidR="00837877" w:rsidRPr="007A4AFC" w:rsidRDefault="00837877" w:rsidP="00011374">
      <w:pPr>
        <w:widowControl w:val="0"/>
        <w:autoSpaceDE w:val="0"/>
        <w:autoSpaceDN w:val="0"/>
        <w:adjustRightInd w:val="0"/>
        <w:spacing w:line="240" w:lineRule="auto"/>
        <w:ind w:right="9"/>
        <w:rPr>
          <w:ins w:id="8980" w:author="Dr Mamadou SANOGO" w:date="2023-10-25T14:52:00Z"/>
          <w:color w:val="000000" w:themeColor="text1"/>
          <w:szCs w:val="24"/>
          <w:rPrChange w:id="8981" w:author="Dr Mamadou SANOGO" w:date="2023-10-25T18:15:00Z">
            <w:rPr>
              <w:ins w:id="8982" w:author="Dr Mamadou SANOGO" w:date="2023-10-25T14:52:00Z"/>
              <w:color w:val="000000"/>
              <w:szCs w:val="24"/>
            </w:rPr>
          </w:rPrChange>
        </w:rPr>
      </w:pPr>
    </w:p>
    <w:p w14:paraId="420BBAC1" w14:textId="2F20B3F0" w:rsidR="00837877" w:rsidRPr="007A4AFC" w:rsidRDefault="00837877" w:rsidP="00011374">
      <w:pPr>
        <w:widowControl w:val="0"/>
        <w:autoSpaceDE w:val="0"/>
        <w:autoSpaceDN w:val="0"/>
        <w:adjustRightInd w:val="0"/>
        <w:spacing w:line="240" w:lineRule="auto"/>
        <w:ind w:right="9"/>
        <w:rPr>
          <w:ins w:id="8983" w:author="Dr Mamadou SANOGO" w:date="2023-10-25T14:52:00Z"/>
          <w:color w:val="000000" w:themeColor="text1"/>
          <w:szCs w:val="24"/>
          <w:rPrChange w:id="8984" w:author="Dr Mamadou SANOGO" w:date="2023-10-25T18:15:00Z">
            <w:rPr>
              <w:ins w:id="8985" w:author="Dr Mamadou SANOGO" w:date="2023-10-25T14:52:00Z"/>
              <w:color w:val="000000"/>
              <w:szCs w:val="24"/>
            </w:rPr>
          </w:rPrChange>
        </w:rPr>
      </w:pPr>
    </w:p>
    <w:p w14:paraId="14A3C599" w14:textId="4A394D95" w:rsidR="00837877" w:rsidRPr="007A4AFC" w:rsidRDefault="00837877" w:rsidP="00011374">
      <w:pPr>
        <w:widowControl w:val="0"/>
        <w:autoSpaceDE w:val="0"/>
        <w:autoSpaceDN w:val="0"/>
        <w:adjustRightInd w:val="0"/>
        <w:spacing w:line="240" w:lineRule="auto"/>
        <w:ind w:right="9"/>
        <w:rPr>
          <w:ins w:id="8986" w:author="Dr Mamadou SANOGO" w:date="2023-10-25T14:52:00Z"/>
          <w:color w:val="000000" w:themeColor="text1"/>
          <w:szCs w:val="24"/>
          <w:rPrChange w:id="8987" w:author="Dr Mamadou SANOGO" w:date="2023-10-25T18:15:00Z">
            <w:rPr>
              <w:ins w:id="8988" w:author="Dr Mamadou SANOGO" w:date="2023-10-25T14:52:00Z"/>
              <w:color w:val="000000"/>
              <w:szCs w:val="24"/>
            </w:rPr>
          </w:rPrChange>
        </w:rPr>
      </w:pPr>
    </w:p>
    <w:p w14:paraId="1362294B" w14:textId="1E48DCB5" w:rsidR="00837877" w:rsidRPr="007A4AFC" w:rsidRDefault="00837877" w:rsidP="00011374">
      <w:pPr>
        <w:widowControl w:val="0"/>
        <w:autoSpaceDE w:val="0"/>
        <w:autoSpaceDN w:val="0"/>
        <w:adjustRightInd w:val="0"/>
        <w:spacing w:line="240" w:lineRule="auto"/>
        <w:ind w:right="9"/>
        <w:rPr>
          <w:ins w:id="8989" w:author="Dr Mamadou SANOGO" w:date="2023-10-25T14:52:00Z"/>
          <w:color w:val="000000" w:themeColor="text1"/>
          <w:szCs w:val="24"/>
          <w:rPrChange w:id="8990" w:author="Dr Mamadou SANOGO" w:date="2023-10-25T18:15:00Z">
            <w:rPr>
              <w:ins w:id="8991" w:author="Dr Mamadou SANOGO" w:date="2023-10-25T14:52:00Z"/>
              <w:color w:val="000000"/>
              <w:szCs w:val="24"/>
            </w:rPr>
          </w:rPrChange>
        </w:rPr>
      </w:pPr>
    </w:p>
    <w:p w14:paraId="6C47CF56" w14:textId="5E4D8C8A" w:rsidR="00837877" w:rsidRPr="007A4AFC" w:rsidRDefault="00837877" w:rsidP="00011374">
      <w:pPr>
        <w:widowControl w:val="0"/>
        <w:autoSpaceDE w:val="0"/>
        <w:autoSpaceDN w:val="0"/>
        <w:adjustRightInd w:val="0"/>
        <w:spacing w:line="240" w:lineRule="auto"/>
        <w:ind w:right="9"/>
        <w:rPr>
          <w:ins w:id="8992" w:author="Dr Mamadou SANOGO" w:date="2023-10-25T14:52:00Z"/>
          <w:color w:val="000000" w:themeColor="text1"/>
          <w:szCs w:val="24"/>
          <w:rPrChange w:id="8993" w:author="Dr Mamadou SANOGO" w:date="2023-10-25T18:15:00Z">
            <w:rPr>
              <w:ins w:id="8994" w:author="Dr Mamadou SANOGO" w:date="2023-10-25T14:52:00Z"/>
              <w:color w:val="000000"/>
              <w:szCs w:val="24"/>
            </w:rPr>
          </w:rPrChange>
        </w:rPr>
      </w:pPr>
    </w:p>
    <w:p w14:paraId="60156266" w14:textId="153DA9B9" w:rsidR="00837877" w:rsidRPr="007A4AFC" w:rsidRDefault="00837877" w:rsidP="00011374">
      <w:pPr>
        <w:widowControl w:val="0"/>
        <w:autoSpaceDE w:val="0"/>
        <w:autoSpaceDN w:val="0"/>
        <w:adjustRightInd w:val="0"/>
        <w:spacing w:line="240" w:lineRule="auto"/>
        <w:ind w:right="9"/>
        <w:rPr>
          <w:ins w:id="8995" w:author="Dr Mamadou SANOGO" w:date="2023-10-25T14:52:00Z"/>
          <w:color w:val="000000" w:themeColor="text1"/>
          <w:szCs w:val="24"/>
          <w:rPrChange w:id="8996" w:author="Dr Mamadou SANOGO" w:date="2023-10-25T18:15:00Z">
            <w:rPr>
              <w:ins w:id="8997" w:author="Dr Mamadou SANOGO" w:date="2023-10-25T14:52:00Z"/>
              <w:color w:val="000000"/>
              <w:szCs w:val="24"/>
            </w:rPr>
          </w:rPrChange>
        </w:rPr>
      </w:pPr>
    </w:p>
    <w:p w14:paraId="79A4CEC2" w14:textId="5566D7D5" w:rsidR="00837877" w:rsidRPr="007A4AFC" w:rsidRDefault="00837877" w:rsidP="00011374">
      <w:pPr>
        <w:widowControl w:val="0"/>
        <w:autoSpaceDE w:val="0"/>
        <w:autoSpaceDN w:val="0"/>
        <w:adjustRightInd w:val="0"/>
        <w:spacing w:line="240" w:lineRule="auto"/>
        <w:ind w:right="9"/>
        <w:rPr>
          <w:ins w:id="8998" w:author="Dr Mamadou SANOGO" w:date="2023-10-25T14:52:00Z"/>
          <w:color w:val="000000" w:themeColor="text1"/>
          <w:szCs w:val="24"/>
          <w:rPrChange w:id="8999" w:author="Dr Mamadou SANOGO" w:date="2023-10-25T18:15:00Z">
            <w:rPr>
              <w:ins w:id="9000" w:author="Dr Mamadou SANOGO" w:date="2023-10-25T14:52:00Z"/>
              <w:color w:val="000000"/>
              <w:szCs w:val="24"/>
            </w:rPr>
          </w:rPrChange>
        </w:rPr>
      </w:pPr>
    </w:p>
    <w:p w14:paraId="6572F280" w14:textId="4DBF70D0" w:rsidR="00837877" w:rsidRPr="007A4AFC" w:rsidRDefault="00837877" w:rsidP="00011374">
      <w:pPr>
        <w:widowControl w:val="0"/>
        <w:autoSpaceDE w:val="0"/>
        <w:autoSpaceDN w:val="0"/>
        <w:adjustRightInd w:val="0"/>
        <w:spacing w:line="240" w:lineRule="auto"/>
        <w:ind w:right="9"/>
        <w:rPr>
          <w:ins w:id="9001" w:author="Dr Mamadou SANOGO" w:date="2023-10-25T14:52:00Z"/>
          <w:color w:val="000000" w:themeColor="text1"/>
          <w:szCs w:val="24"/>
          <w:rPrChange w:id="9002" w:author="Dr Mamadou SANOGO" w:date="2023-10-25T18:15:00Z">
            <w:rPr>
              <w:ins w:id="9003" w:author="Dr Mamadou SANOGO" w:date="2023-10-25T14:52:00Z"/>
              <w:color w:val="000000"/>
              <w:szCs w:val="24"/>
            </w:rPr>
          </w:rPrChange>
        </w:rPr>
      </w:pPr>
    </w:p>
    <w:p w14:paraId="4457AEA8" w14:textId="16D39233" w:rsidR="00837877" w:rsidRPr="007A4AFC" w:rsidRDefault="00837877" w:rsidP="00011374">
      <w:pPr>
        <w:widowControl w:val="0"/>
        <w:autoSpaceDE w:val="0"/>
        <w:autoSpaceDN w:val="0"/>
        <w:adjustRightInd w:val="0"/>
        <w:spacing w:line="240" w:lineRule="auto"/>
        <w:ind w:right="9"/>
        <w:rPr>
          <w:ins w:id="9004" w:author="Dr Mamadou SANOGO" w:date="2023-10-25T14:52:00Z"/>
          <w:color w:val="000000" w:themeColor="text1"/>
          <w:szCs w:val="24"/>
          <w:rPrChange w:id="9005" w:author="Dr Mamadou SANOGO" w:date="2023-10-25T18:15:00Z">
            <w:rPr>
              <w:ins w:id="9006" w:author="Dr Mamadou SANOGO" w:date="2023-10-25T14:52:00Z"/>
              <w:color w:val="000000"/>
              <w:szCs w:val="24"/>
            </w:rPr>
          </w:rPrChange>
        </w:rPr>
      </w:pPr>
    </w:p>
    <w:p w14:paraId="4D9C7436" w14:textId="0D757155" w:rsidR="00837877" w:rsidRPr="007A4AFC" w:rsidRDefault="00837877" w:rsidP="00011374">
      <w:pPr>
        <w:widowControl w:val="0"/>
        <w:autoSpaceDE w:val="0"/>
        <w:autoSpaceDN w:val="0"/>
        <w:adjustRightInd w:val="0"/>
        <w:spacing w:line="240" w:lineRule="auto"/>
        <w:ind w:right="9"/>
        <w:rPr>
          <w:ins w:id="9007" w:author="Dr Mamadou SANOGO" w:date="2023-10-25T14:52:00Z"/>
          <w:color w:val="000000" w:themeColor="text1"/>
          <w:szCs w:val="24"/>
          <w:rPrChange w:id="9008" w:author="Dr Mamadou SANOGO" w:date="2023-10-25T18:15:00Z">
            <w:rPr>
              <w:ins w:id="9009" w:author="Dr Mamadou SANOGO" w:date="2023-10-25T14:52:00Z"/>
              <w:color w:val="000000"/>
              <w:szCs w:val="24"/>
            </w:rPr>
          </w:rPrChange>
        </w:rPr>
      </w:pPr>
    </w:p>
    <w:p w14:paraId="6D8978A2" w14:textId="28B79F17" w:rsidR="00837877" w:rsidRPr="007A4AFC" w:rsidRDefault="00837877" w:rsidP="00011374">
      <w:pPr>
        <w:widowControl w:val="0"/>
        <w:autoSpaceDE w:val="0"/>
        <w:autoSpaceDN w:val="0"/>
        <w:adjustRightInd w:val="0"/>
        <w:spacing w:line="240" w:lineRule="auto"/>
        <w:ind w:right="9"/>
        <w:rPr>
          <w:ins w:id="9010" w:author="Dr Mamadou SANOGO" w:date="2023-10-25T14:52:00Z"/>
          <w:color w:val="000000" w:themeColor="text1"/>
          <w:szCs w:val="24"/>
          <w:rPrChange w:id="9011" w:author="Dr Mamadou SANOGO" w:date="2023-10-25T18:15:00Z">
            <w:rPr>
              <w:ins w:id="9012" w:author="Dr Mamadou SANOGO" w:date="2023-10-25T14:52:00Z"/>
              <w:color w:val="000000"/>
              <w:szCs w:val="24"/>
            </w:rPr>
          </w:rPrChange>
        </w:rPr>
      </w:pPr>
    </w:p>
    <w:p w14:paraId="275EECF4" w14:textId="062D693A" w:rsidR="00837877" w:rsidRPr="007A4AFC" w:rsidRDefault="00837877" w:rsidP="00011374">
      <w:pPr>
        <w:widowControl w:val="0"/>
        <w:autoSpaceDE w:val="0"/>
        <w:autoSpaceDN w:val="0"/>
        <w:adjustRightInd w:val="0"/>
        <w:spacing w:line="240" w:lineRule="auto"/>
        <w:ind w:right="9"/>
        <w:rPr>
          <w:ins w:id="9013" w:author="Dr Mamadou SANOGO" w:date="2023-10-25T14:52:00Z"/>
          <w:color w:val="000000" w:themeColor="text1"/>
          <w:szCs w:val="24"/>
          <w:rPrChange w:id="9014" w:author="Dr Mamadou SANOGO" w:date="2023-10-25T18:15:00Z">
            <w:rPr>
              <w:ins w:id="9015" w:author="Dr Mamadou SANOGO" w:date="2023-10-25T14:52:00Z"/>
              <w:color w:val="000000"/>
              <w:szCs w:val="24"/>
            </w:rPr>
          </w:rPrChange>
        </w:rPr>
      </w:pPr>
    </w:p>
    <w:p w14:paraId="172A8295" w14:textId="3BE3B6D0" w:rsidR="00837877" w:rsidRPr="007A4AFC" w:rsidRDefault="00837877" w:rsidP="00011374">
      <w:pPr>
        <w:widowControl w:val="0"/>
        <w:autoSpaceDE w:val="0"/>
        <w:autoSpaceDN w:val="0"/>
        <w:adjustRightInd w:val="0"/>
        <w:spacing w:line="240" w:lineRule="auto"/>
        <w:ind w:right="9"/>
        <w:rPr>
          <w:ins w:id="9016" w:author="Dr Mamadou SANOGO" w:date="2023-10-25T14:52:00Z"/>
          <w:color w:val="000000" w:themeColor="text1"/>
          <w:szCs w:val="24"/>
          <w:rPrChange w:id="9017" w:author="Dr Mamadou SANOGO" w:date="2023-10-25T18:15:00Z">
            <w:rPr>
              <w:ins w:id="9018" w:author="Dr Mamadou SANOGO" w:date="2023-10-25T14:52:00Z"/>
              <w:color w:val="000000"/>
              <w:szCs w:val="24"/>
            </w:rPr>
          </w:rPrChange>
        </w:rPr>
      </w:pPr>
    </w:p>
    <w:p w14:paraId="29E92919" w14:textId="0093B068" w:rsidR="00837877" w:rsidRPr="007A4AFC" w:rsidRDefault="00837877" w:rsidP="00011374">
      <w:pPr>
        <w:widowControl w:val="0"/>
        <w:autoSpaceDE w:val="0"/>
        <w:autoSpaceDN w:val="0"/>
        <w:adjustRightInd w:val="0"/>
        <w:spacing w:line="240" w:lineRule="auto"/>
        <w:ind w:right="9"/>
        <w:rPr>
          <w:ins w:id="9019" w:author="Dr Mamadou SANOGO" w:date="2023-10-25T14:52:00Z"/>
          <w:color w:val="000000" w:themeColor="text1"/>
          <w:szCs w:val="24"/>
          <w:rPrChange w:id="9020" w:author="Dr Mamadou SANOGO" w:date="2023-10-25T18:15:00Z">
            <w:rPr>
              <w:ins w:id="9021" w:author="Dr Mamadou SANOGO" w:date="2023-10-25T14:52:00Z"/>
              <w:color w:val="000000"/>
              <w:szCs w:val="24"/>
            </w:rPr>
          </w:rPrChange>
        </w:rPr>
      </w:pPr>
    </w:p>
    <w:p w14:paraId="3CE342B3" w14:textId="4B943F9A" w:rsidR="00837877" w:rsidRPr="007A4AFC" w:rsidRDefault="00837877" w:rsidP="00011374">
      <w:pPr>
        <w:widowControl w:val="0"/>
        <w:autoSpaceDE w:val="0"/>
        <w:autoSpaceDN w:val="0"/>
        <w:adjustRightInd w:val="0"/>
        <w:spacing w:line="240" w:lineRule="auto"/>
        <w:ind w:right="9"/>
        <w:rPr>
          <w:ins w:id="9022" w:author="Dr Mamadou SANOGO" w:date="2023-10-25T14:52:00Z"/>
          <w:color w:val="000000" w:themeColor="text1"/>
          <w:szCs w:val="24"/>
          <w:rPrChange w:id="9023" w:author="Dr Mamadou SANOGO" w:date="2023-10-25T18:15:00Z">
            <w:rPr>
              <w:ins w:id="9024" w:author="Dr Mamadou SANOGO" w:date="2023-10-25T14:52:00Z"/>
              <w:color w:val="000000"/>
              <w:szCs w:val="24"/>
            </w:rPr>
          </w:rPrChange>
        </w:rPr>
      </w:pPr>
    </w:p>
    <w:p w14:paraId="1158CC2E" w14:textId="52C7F44C" w:rsidR="00837877" w:rsidRPr="007A4AFC" w:rsidRDefault="00837877" w:rsidP="00011374">
      <w:pPr>
        <w:widowControl w:val="0"/>
        <w:autoSpaceDE w:val="0"/>
        <w:autoSpaceDN w:val="0"/>
        <w:adjustRightInd w:val="0"/>
        <w:spacing w:line="240" w:lineRule="auto"/>
        <w:ind w:right="9"/>
        <w:rPr>
          <w:ins w:id="9025" w:author="Dr Mamadou SANOGO" w:date="2023-10-25T14:52:00Z"/>
          <w:color w:val="000000" w:themeColor="text1"/>
          <w:szCs w:val="24"/>
          <w:rPrChange w:id="9026" w:author="Dr Mamadou SANOGO" w:date="2023-10-25T18:15:00Z">
            <w:rPr>
              <w:ins w:id="9027" w:author="Dr Mamadou SANOGO" w:date="2023-10-25T14:52:00Z"/>
              <w:color w:val="000000"/>
              <w:szCs w:val="24"/>
            </w:rPr>
          </w:rPrChange>
        </w:rPr>
      </w:pPr>
    </w:p>
    <w:p w14:paraId="5BF3DA67" w14:textId="11905A26" w:rsidR="00837877" w:rsidRPr="007A4AFC" w:rsidRDefault="00837877" w:rsidP="00011374">
      <w:pPr>
        <w:widowControl w:val="0"/>
        <w:autoSpaceDE w:val="0"/>
        <w:autoSpaceDN w:val="0"/>
        <w:adjustRightInd w:val="0"/>
        <w:spacing w:line="240" w:lineRule="auto"/>
        <w:ind w:right="9"/>
        <w:rPr>
          <w:ins w:id="9028" w:author="Dr Mamadou SANOGO" w:date="2023-10-25T14:52:00Z"/>
          <w:color w:val="000000" w:themeColor="text1"/>
          <w:szCs w:val="24"/>
          <w:rPrChange w:id="9029" w:author="Dr Mamadou SANOGO" w:date="2023-10-25T18:15:00Z">
            <w:rPr>
              <w:ins w:id="9030" w:author="Dr Mamadou SANOGO" w:date="2023-10-25T14:52:00Z"/>
              <w:color w:val="000000"/>
              <w:szCs w:val="24"/>
            </w:rPr>
          </w:rPrChange>
        </w:rPr>
      </w:pPr>
    </w:p>
    <w:p w14:paraId="69DF2DFB" w14:textId="7CCC6B65" w:rsidR="00837877" w:rsidRPr="007A4AFC" w:rsidRDefault="00837877" w:rsidP="00011374">
      <w:pPr>
        <w:widowControl w:val="0"/>
        <w:autoSpaceDE w:val="0"/>
        <w:autoSpaceDN w:val="0"/>
        <w:adjustRightInd w:val="0"/>
        <w:spacing w:line="240" w:lineRule="auto"/>
        <w:ind w:right="9"/>
        <w:rPr>
          <w:ins w:id="9031" w:author="Dr Mamadou SANOGO" w:date="2023-10-25T14:52:00Z"/>
          <w:color w:val="000000" w:themeColor="text1"/>
          <w:szCs w:val="24"/>
          <w:rPrChange w:id="9032" w:author="Dr Mamadou SANOGO" w:date="2023-10-25T18:15:00Z">
            <w:rPr>
              <w:ins w:id="9033" w:author="Dr Mamadou SANOGO" w:date="2023-10-25T14:52:00Z"/>
              <w:color w:val="000000"/>
              <w:szCs w:val="24"/>
            </w:rPr>
          </w:rPrChange>
        </w:rPr>
      </w:pPr>
    </w:p>
    <w:p w14:paraId="4940FEE5" w14:textId="3D4F1466" w:rsidR="00837877" w:rsidRPr="007A4AFC" w:rsidRDefault="00837877" w:rsidP="00011374">
      <w:pPr>
        <w:widowControl w:val="0"/>
        <w:autoSpaceDE w:val="0"/>
        <w:autoSpaceDN w:val="0"/>
        <w:adjustRightInd w:val="0"/>
        <w:spacing w:line="240" w:lineRule="auto"/>
        <w:ind w:right="9"/>
        <w:rPr>
          <w:ins w:id="9034" w:author="Dr Mamadou SANOGO" w:date="2023-10-25T14:52:00Z"/>
          <w:color w:val="000000" w:themeColor="text1"/>
          <w:szCs w:val="24"/>
          <w:rPrChange w:id="9035" w:author="Dr Mamadou SANOGO" w:date="2023-10-25T18:15:00Z">
            <w:rPr>
              <w:ins w:id="9036" w:author="Dr Mamadou SANOGO" w:date="2023-10-25T14:52:00Z"/>
              <w:color w:val="000000"/>
              <w:szCs w:val="24"/>
            </w:rPr>
          </w:rPrChange>
        </w:rPr>
      </w:pPr>
    </w:p>
    <w:p w14:paraId="1DCE5A15" w14:textId="77328506" w:rsidR="00837877" w:rsidRPr="007A4AFC" w:rsidRDefault="00837877" w:rsidP="00011374">
      <w:pPr>
        <w:widowControl w:val="0"/>
        <w:autoSpaceDE w:val="0"/>
        <w:autoSpaceDN w:val="0"/>
        <w:adjustRightInd w:val="0"/>
        <w:spacing w:line="240" w:lineRule="auto"/>
        <w:ind w:right="9"/>
        <w:rPr>
          <w:ins w:id="9037" w:author="Dr Mamadou SANOGO" w:date="2023-10-25T14:52:00Z"/>
          <w:color w:val="000000" w:themeColor="text1"/>
          <w:szCs w:val="24"/>
          <w:rPrChange w:id="9038" w:author="Dr Mamadou SANOGO" w:date="2023-10-25T18:15:00Z">
            <w:rPr>
              <w:ins w:id="9039" w:author="Dr Mamadou SANOGO" w:date="2023-10-25T14:52:00Z"/>
              <w:color w:val="000000"/>
              <w:szCs w:val="24"/>
            </w:rPr>
          </w:rPrChange>
        </w:rPr>
      </w:pPr>
    </w:p>
    <w:p w14:paraId="682640F8" w14:textId="58E5B36B" w:rsidR="00837877" w:rsidRPr="007A4AFC" w:rsidRDefault="00837877" w:rsidP="00011374">
      <w:pPr>
        <w:widowControl w:val="0"/>
        <w:autoSpaceDE w:val="0"/>
        <w:autoSpaceDN w:val="0"/>
        <w:adjustRightInd w:val="0"/>
        <w:spacing w:line="240" w:lineRule="auto"/>
        <w:ind w:right="9"/>
        <w:rPr>
          <w:ins w:id="9040" w:author="Dr Mamadou SANOGO" w:date="2023-10-25T14:52:00Z"/>
          <w:color w:val="000000" w:themeColor="text1"/>
          <w:szCs w:val="24"/>
          <w:rPrChange w:id="9041" w:author="Dr Mamadou SANOGO" w:date="2023-10-25T18:15:00Z">
            <w:rPr>
              <w:ins w:id="9042" w:author="Dr Mamadou SANOGO" w:date="2023-10-25T14:52:00Z"/>
              <w:color w:val="000000"/>
              <w:szCs w:val="24"/>
            </w:rPr>
          </w:rPrChange>
        </w:rPr>
      </w:pPr>
    </w:p>
    <w:p w14:paraId="7F2102F5" w14:textId="45BD1BBB" w:rsidR="00837877" w:rsidRPr="007A4AFC" w:rsidRDefault="00837877" w:rsidP="00011374">
      <w:pPr>
        <w:widowControl w:val="0"/>
        <w:autoSpaceDE w:val="0"/>
        <w:autoSpaceDN w:val="0"/>
        <w:adjustRightInd w:val="0"/>
        <w:spacing w:line="240" w:lineRule="auto"/>
        <w:ind w:right="9"/>
        <w:rPr>
          <w:ins w:id="9043" w:author="Dr Mamadou SANOGO" w:date="2023-10-25T14:52:00Z"/>
          <w:color w:val="000000" w:themeColor="text1"/>
          <w:szCs w:val="24"/>
          <w:rPrChange w:id="9044" w:author="Dr Mamadou SANOGO" w:date="2023-10-25T18:15:00Z">
            <w:rPr>
              <w:ins w:id="9045" w:author="Dr Mamadou SANOGO" w:date="2023-10-25T14:52:00Z"/>
              <w:color w:val="000000"/>
              <w:szCs w:val="24"/>
            </w:rPr>
          </w:rPrChange>
        </w:rPr>
      </w:pPr>
    </w:p>
    <w:p w14:paraId="02DD9BD2" w14:textId="50FD4404" w:rsidR="00837877" w:rsidRPr="007A4AFC" w:rsidRDefault="00837877" w:rsidP="00011374">
      <w:pPr>
        <w:widowControl w:val="0"/>
        <w:autoSpaceDE w:val="0"/>
        <w:autoSpaceDN w:val="0"/>
        <w:adjustRightInd w:val="0"/>
        <w:spacing w:line="240" w:lineRule="auto"/>
        <w:ind w:right="9"/>
        <w:rPr>
          <w:ins w:id="9046" w:author="Dr Mamadou SANOGO" w:date="2023-10-25T14:52:00Z"/>
          <w:color w:val="000000" w:themeColor="text1"/>
          <w:szCs w:val="24"/>
          <w:rPrChange w:id="9047" w:author="Dr Mamadou SANOGO" w:date="2023-10-25T18:15:00Z">
            <w:rPr>
              <w:ins w:id="9048" w:author="Dr Mamadou SANOGO" w:date="2023-10-25T14:52:00Z"/>
              <w:color w:val="000000"/>
              <w:szCs w:val="24"/>
            </w:rPr>
          </w:rPrChange>
        </w:rPr>
      </w:pPr>
    </w:p>
    <w:p w14:paraId="1F272B7E" w14:textId="612BD351" w:rsidR="00837877" w:rsidRPr="007A4AFC" w:rsidRDefault="00837877" w:rsidP="00011374">
      <w:pPr>
        <w:widowControl w:val="0"/>
        <w:autoSpaceDE w:val="0"/>
        <w:autoSpaceDN w:val="0"/>
        <w:adjustRightInd w:val="0"/>
        <w:spacing w:line="240" w:lineRule="auto"/>
        <w:ind w:right="9"/>
        <w:rPr>
          <w:ins w:id="9049" w:author="Dr Mamadou SANOGO" w:date="2023-10-25T14:52:00Z"/>
          <w:color w:val="000000" w:themeColor="text1"/>
          <w:szCs w:val="24"/>
          <w:rPrChange w:id="9050" w:author="Dr Mamadou SANOGO" w:date="2023-10-25T18:15:00Z">
            <w:rPr>
              <w:ins w:id="9051" w:author="Dr Mamadou SANOGO" w:date="2023-10-25T14:52:00Z"/>
              <w:color w:val="000000"/>
              <w:szCs w:val="24"/>
            </w:rPr>
          </w:rPrChange>
        </w:rPr>
      </w:pPr>
    </w:p>
    <w:p w14:paraId="6956AC21" w14:textId="4D4AB272" w:rsidR="00837877" w:rsidRPr="007A4AFC" w:rsidRDefault="00837877" w:rsidP="00011374">
      <w:pPr>
        <w:widowControl w:val="0"/>
        <w:autoSpaceDE w:val="0"/>
        <w:autoSpaceDN w:val="0"/>
        <w:adjustRightInd w:val="0"/>
        <w:spacing w:line="240" w:lineRule="auto"/>
        <w:ind w:right="9"/>
        <w:rPr>
          <w:ins w:id="9052" w:author="Dr Mamadou SANOGO" w:date="2023-10-25T14:52:00Z"/>
          <w:color w:val="000000" w:themeColor="text1"/>
          <w:szCs w:val="24"/>
          <w:rPrChange w:id="9053" w:author="Dr Mamadou SANOGO" w:date="2023-10-25T18:15:00Z">
            <w:rPr>
              <w:ins w:id="9054" w:author="Dr Mamadou SANOGO" w:date="2023-10-25T14:52:00Z"/>
              <w:color w:val="000000"/>
              <w:szCs w:val="24"/>
            </w:rPr>
          </w:rPrChange>
        </w:rPr>
      </w:pPr>
    </w:p>
    <w:p w14:paraId="45AC9F3F" w14:textId="465F4198" w:rsidR="00837877" w:rsidRPr="007A4AFC" w:rsidRDefault="00837877" w:rsidP="00011374">
      <w:pPr>
        <w:widowControl w:val="0"/>
        <w:autoSpaceDE w:val="0"/>
        <w:autoSpaceDN w:val="0"/>
        <w:adjustRightInd w:val="0"/>
        <w:spacing w:line="240" w:lineRule="auto"/>
        <w:ind w:right="9"/>
        <w:rPr>
          <w:ins w:id="9055" w:author="Dr Mamadou SANOGO" w:date="2023-10-25T14:52:00Z"/>
          <w:color w:val="000000" w:themeColor="text1"/>
          <w:szCs w:val="24"/>
          <w:rPrChange w:id="9056" w:author="Dr Mamadou SANOGO" w:date="2023-10-25T18:15:00Z">
            <w:rPr>
              <w:ins w:id="9057" w:author="Dr Mamadou SANOGO" w:date="2023-10-25T14:52:00Z"/>
              <w:color w:val="000000"/>
              <w:szCs w:val="24"/>
            </w:rPr>
          </w:rPrChange>
        </w:rPr>
      </w:pPr>
    </w:p>
    <w:p w14:paraId="4F643C2F" w14:textId="27995082" w:rsidR="00837877" w:rsidRPr="007A4AFC" w:rsidRDefault="00837877" w:rsidP="00011374">
      <w:pPr>
        <w:widowControl w:val="0"/>
        <w:autoSpaceDE w:val="0"/>
        <w:autoSpaceDN w:val="0"/>
        <w:adjustRightInd w:val="0"/>
        <w:spacing w:line="240" w:lineRule="auto"/>
        <w:ind w:right="9"/>
        <w:rPr>
          <w:ins w:id="9058" w:author="Dr Mamadou SANOGO" w:date="2023-10-25T14:52:00Z"/>
          <w:color w:val="000000" w:themeColor="text1"/>
          <w:szCs w:val="24"/>
          <w:rPrChange w:id="9059" w:author="Dr Mamadou SANOGO" w:date="2023-10-25T18:15:00Z">
            <w:rPr>
              <w:ins w:id="9060" w:author="Dr Mamadou SANOGO" w:date="2023-10-25T14:52:00Z"/>
              <w:color w:val="000000"/>
              <w:szCs w:val="24"/>
            </w:rPr>
          </w:rPrChange>
        </w:rPr>
      </w:pPr>
    </w:p>
    <w:p w14:paraId="3FB26331" w14:textId="23EE886D" w:rsidR="00837877" w:rsidRPr="007A4AFC" w:rsidRDefault="00837877" w:rsidP="00011374">
      <w:pPr>
        <w:widowControl w:val="0"/>
        <w:autoSpaceDE w:val="0"/>
        <w:autoSpaceDN w:val="0"/>
        <w:adjustRightInd w:val="0"/>
        <w:spacing w:line="240" w:lineRule="auto"/>
        <w:ind w:right="9"/>
        <w:rPr>
          <w:ins w:id="9061" w:author="Dr Mamadou SANOGO" w:date="2023-10-25T14:52:00Z"/>
          <w:color w:val="000000" w:themeColor="text1"/>
          <w:szCs w:val="24"/>
          <w:rPrChange w:id="9062" w:author="Dr Mamadou SANOGO" w:date="2023-10-25T18:15:00Z">
            <w:rPr>
              <w:ins w:id="9063" w:author="Dr Mamadou SANOGO" w:date="2023-10-25T14:52:00Z"/>
              <w:color w:val="000000"/>
              <w:szCs w:val="24"/>
            </w:rPr>
          </w:rPrChange>
        </w:rPr>
      </w:pPr>
    </w:p>
    <w:p w14:paraId="10F491BF" w14:textId="3D314359" w:rsidR="00837877" w:rsidRPr="007A4AFC" w:rsidRDefault="00837877" w:rsidP="00011374">
      <w:pPr>
        <w:widowControl w:val="0"/>
        <w:autoSpaceDE w:val="0"/>
        <w:autoSpaceDN w:val="0"/>
        <w:adjustRightInd w:val="0"/>
        <w:spacing w:line="240" w:lineRule="auto"/>
        <w:ind w:right="9"/>
        <w:rPr>
          <w:ins w:id="9064" w:author="Dr Mamadou SANOGO" w:date="2023-10-25T14:52:00Z"/>
          <w:color w:val="000000" w:themeColor="text1"/>
          <w:szCs w:val="24"/>
          <w:rPrChange w:id="9065" w:author="Dr Mamadou SANOGO" w:date="2023-10-25T18:15:00Z">
            <w:rPr>
              <w:ins w:id="9066" w:author="Dr Mamadou SANOGO" w:date="2023-10-25T14:52:00Z"/>
              <w:color w:val="000000"/>
              <w:szCs w:val="24"/>
            </w:rPr>
          </w:rPrChange>
        </w:rPr>
      </w:pPr>
    </w:p>
    <w:p w14:paraId="25F175A4" w14:textId="45865006" w:rsidR="00837877" w:rsidRPr="007A4AFC" w:rsidRDefault="00837877" w:rsidP="00011374">
      <w:pPr>
        <w:widowControl w:val="0"/>
        <w:autoSpaceDE w:val="0"/>
        <w:autoSpaceDN w:val="0"/>
        <w:adjustRightInd w:val="0"/>
        <w:spacing w:line="240" w:lineRule="auto"/>
        <w:ind w:right="9"/>
        <w:rPr>
          <w:ins w:id="9067" w:author="Dr Mamadou SANOGO" w:date="2023-10-25T14:52:00Z"/>
          <w:color w:val="000000" w:themeColor="text1"/>
          <w:szCs w:val="24"/>
          <w:rPrChange w:id="9068" w:author="Dr Mamadou SANOGO" w:date="2023-10-25T18:15:00Z">
            <w:rPr>
              <w:ins w:id="9069" w:author="Dr Mamadou SANOGO" w:date="2023-10-25T14:52:00Z"/>
              <w:color w:val="000000"/>
              <w:szCs w:val="24"/>
            </w:rPr>
          </w:rPrChange>
        </w:rPr>
      </w:pPr>
    </w:p>
    <w:p w14:paraId="4CB8BE1C" w14:textId="3366EE9C" w:rsidR="00837877" w:rsidRPr="007A4AFC" w:rsidRDefault="00837877" w:rsidP="00011374">
      <w:pPr>
        <w:widowControl w:val="0"/>
        <w:autoSpaceDE w:val="0"/>
        <w:autoSpaceDN w:val="0"/>
        <w:adjustRightInd w:val="0"/>
        <w:spacing w:line="240" w:lineRule="auto"/>
        <w:ind w:right="9"/>
        <w:rPr>
          <w:ins w:id="9070" w:author="Dr Mamadou SANOGO" w:date="2023-10-25T14:52:00Z"/>
          <w:color w:val="000000" w:themeColor="text1"/>
          <w:szCs w:val="24"/>
          <w:rPrChange w:id="9071" w:author="Dr Mamadou SANOGO" w:date="2023-10-25T18:15:00Z">
            <w:rPr>
              <w:ins w:id="9072" w:author="Dr Mamadou SANOGO" w:date="2023-10-25T14:52:00Z"/>
              <w:color w:val="000000"/>
              <w:szCs w:val="24"/>
            </w:rPr>
          </w:rPrChange>
        </w:rPr>
      </w:pPr>
    </w:p>
    <w:p w14:paraId="0EDCB875" w14:textId="225AA9AB" w:rsidR="00837877" w:rsidRPr="007A4AFC" w:rsidRDefault="00837877" w:rsidP="00011374">
      <w:pPr>
        <w:widowControl w:val="0"/>
        <w:autoSpaceDE w:val="0"/>
        <w:autoSpaceDN w:val="0"/>
        <w:adjustRightInd w:val="0"/>
        <w:spacing w:line="240" w:lineRule="auto"/>
        <w:ind w:right="9"/>
        <w:rPr>
          <w:ins w:id="9073" w:author="Dr Mamadou SANOGO" w:date="2023-10-25T14:52:00Z"/>
          <w:color w:val="000000" w:themeColor="text1"/>
          <w:szCs w:val="24"/>
          <w:rPrChange w:id="9074" w:author="Dr Mamadou SANOGO" w:date="2023-10-25T18:15:00Z">
            <w:rPr>
              <w:ins w:id="9075" w:author="Dr Mamadou SANOGO" w:date="2023-10-25T14:52:00Z"/>
              <w:color w:val="000000"/>
              <w:szCs w:val="24"/>
            </w:rPr>
          </w:rPrChange>
        </w:rPr>
      </w:pPr>
    </w:p>
    <w:p w14:paraId="0B2BD5BF" w14:textId="03B17A20" w:rsidR="00837877" w:rsidRPr="007A4AFC" w:rsidRDefault="00837877" w:rsidP="00011374">
      <w:pPr>
        <w:widowControl w:val="0"/>
        <w:autoSpaceDE w:val="0"/>
        <w:autoSpaceDN w:val="0"/>
        <w:adjustRightInd w:val="0"/>
        <w:spacing w:line="240" w:lineRule="auto"/>
        <w:ind w:right="9"/>
        <w:rPr>
          <w:ins w:id="9076" w:author="Dr Mamadou SANOGO" w:date="2023-10-25T14:52:00Z"/>
          <w:color w:val="000000" w:themeColor="text1"/>
          <w:szCs w:val="24"/>
          <w:rPrChange w:id="9077" w:author="Dr Mamadou SANOGO" w:date="2023-10-25T18:15:00Z">
            <w:rPr>
              <w:ins w:id="9078" w:author="Dr Mamadou SANOGO" w:date="2023-10-25T14:52:00Z"/>
              <w:color w:val="000000"/>
              <w:szCs w:val="24"/>
            </w:rPr>
          </w:rPrChange>
        </w:rPr>
      </w:pPr>
    </w:p>
    <w:p w14:paraId="4AA6E123" w14:textId="60D2C739" w:rsidR="00837877" w:rsidRPr="007A4AFC" w:rsidRDefault="00837877" w:rsidP="00011374">
      <w:pPr>
        <w:widowControl w:val="0"/>
        <w:autoSpaceDE w:val="0"/>
        <w:autoSpaceDN w:val="0"/>
        <w:adjustRightInd w:val="0"/>
        <w:spacing w:line="240" w:lineRule="auto"/>
        <w:ind w:right="9"/>
        <w:rPr>
          <w:ins w:id="9079" w:author="Dr Mamadou SANOGO" w:date="2023-10-25T14:52:00Z"/>
          <w:color w:val="000000" w:themeColor="text1"/>
          <w:szCs w:val="24"/>
          <w:rPrChange w:id="9080" w:author="Dr Mamadou SANOGO" w:date="2023-10-25T18:15:00Z">
            <w:rPr>
              <w:ins w:id="9081" w:author="Dr Mamadou SANOGO" w:date="2023-10-25T14:52:00Z"/>
              <w:color w:val="000000"/>
              <w:szCs w:val="24"/>
            </w:rPr>
          </w:rPrChange>
        </w:rPr>
      </w:pPr>
    </w:p>
    <w:p w14:paraId="1131B458" w14:textId="4CCE334B" w:rsidR="00837877" w:rsidRPr="007A4AFC" w:rsidRDefault="00837877" w:rsidP="00011374">
      <w:pPr>
        <w:widowControl w:val="0"/>
        <w:autoSpaceDE w:val="0"/>
        <w:autoSpaceDN w:val="0"/>
        <w:adjustRightInd w:val="0"/>
        <w:spacing w:line="240" w:lineRule="auto"/>
        <w:ind w:right="9"/>
        <w:rPr>
          <w:ins w:id="9082" w:author="Dr Mamadou SANOGO" w:date="2023-10-25T14:52:00Z"/>
          <w:color w:val="000000" w:themeColor="text1"/>
          <w:szCs w:val="24"/>
          <w:rPrChange w:id="9083" w:author="Dr Mamadou SANOGO" w:date="2023-10-25T18:15:00Z">
            <w:rPr>
              <w:ins w:id="9084" w:author="Dr Mamadou SANOGO" w:date="2023-10-25T14:52:00Z"/>
              <w:color w:val="000000"/>
              <w:szCs w:val="24"/>
            </w:rPr>
          </w:rPrChange>
        </w:rPr>
      </w:pPr>
    </w:p>
    <w:p w14:paraId="1D92AD13" w14:textId="42151D52" w:rsidR="00837877" w:rsidRPr="007A4AFC" w:rsidRDefault="00837877" w:rsidP="00011374">
      <w:pPr>
        <w:widowControl w:val="0"/>
        <w:autoSpaceDE w:val="0"/>
        <w:autoSpaceDN w:val="0"/>
        <w:adjustRightInd w:val="0"/>
        <w:spacing w:line="240" w:lineRule="auto"/>
        <w:ind w:right="9"/>
        <w:rPr>
          <w:ins w:id="9085" w:author="Dr Mamadou SANOGO" w:date="2023-10-25T14:52:00Z"/>
          <w:color w:val="000000" w:themeColor="text1"/>
          <w:szCs w:val="24"/>
          <w:rPrChange w:id="9086" w:author="Dr Mamadou SANOGO" w:date="2023-10-25T18:15:00Z">
            <w:rPr>
              <w:ins w:id="9087" w:author="Dr Mamadou SANOGO" w:date="2023-10-25T14:52:00Z"/>
              <w:color w:val="000000"/>
              <w:szCs w:val="24"/>
            </w:rPr>
          </w:rPrChange>
        </w:rPr>
      </w:pPr>
    </w:p>
    <w:p w14:paraId="3F12A895" w14:textId="548E0B25" w:rsidR="00837877" w:rsidRPr="007A4AFC" w:rsidRDefault="00837877" w:rsidP="00011374">
      <w:pPr>
        <w:widowControl w:val="0"/>
        <w:autoSpaceDE w:val="0"/>
        <w:autoSpaceDN w:val="0"/>
        <w:adjustRightInd w:val="0"/>
        <w:spacing w:line="240" w:lineRule="auto"/>
        <w:ind w:right="9"/>
        <w:rPr>
          <w:ins w:id="9088" w:author="Dr Mamadou SANOGO" w:date="2023-10-25T14:52:00Z"/>
          <w:color w:val="000000" w:themeColor="text1"/>
          <w:szCs w:val="24"/>
          <w:rPrChange w:id="9089" w:author="Dr Mamadou SANOGO" w:date="2023-10-25T18:15:00Z">
            <w:rPr>
              <w:ins w:id="9090" w:author="Dr Mamadou SANOGO" w:date="2023-10-25T14:52:00Z"/>
              <w:color w:val="000000"/>
              <w:szCs w:val="24"/>
            </w:rPr>
          </w:rPrChange>
        </w:rPr>
      </w:pPr>
    </w:p>
    <w:p w14:paraId="684E797C" w14:textId="12EC7B64" w:rsidR="00837877" w:rsidRPr="007A4AFC" w:rsidRDefault="00837877" w:rsidP="00011374">
      <w:pPr>
        <w:widowControl w:val="0"/>
        <w:autoSpaceDE w:val="0"/>
        <w:autoSpaceDN w:val="0"/>
        <w:adjustRightInd w:val="0"/>
        <w:spacing w:line="240" w:lineRule="auto"/>
        <w:ind w:right="9"/>
        <w:rPr>
          <w:ins w:id="9091" w:author="Dr Mamadou SANOGO" w:date="2023-10-25T14:52:00Z"/>
          <w:color w:val="000000" w:themeColor="text1"/>
          <w:szCs w:val="24"/>
          <w:rPrChange w:id="9092" w:author="Dr Mamadou SANOGO" w:date="2023-10-25T18:15:00Z">
            <w:rPr>
              <w:ins w:id="9093" w:author="Dr Mamadou SANOGO" w:date="2023-10-25T14:52:00Z"/>
              <w:color w:val="000000"/>
              <w:szCs w:val="24"/>
            </w:rPr>
          </w:rPrChange>
        </w:rPr>
      </w:pPr>
    </w:p>
    <w:p w14:paraId="15466507" w14:textId="77777777" w:rsidR="00837877" w:rsidRPr="007A4AFC" w:rsidRDefault="00837877" w:rsidP="00011374">
      <w:pPr>
        <w:widowControl w:val="0"/>
        <w:autoSpaceDE w:val="0"/>
        <w:autoSpaceDN w:val="0"/>
        <w:adjustRightInd w:val="0"/>
        <w:spacing w:line="240" w:lineRule="auto"/>
        <w:ind w:right="9"/>
        <w:rPr>
          <w:ins w:id="9094" w:author="Dr Mamadou SANOGO" w:date="2023-10-25T14:51:00Z"/>
          <w:color w:val="000000" w:themeColor="text1"/>
          <w:szCs w:val="24"/>
          <w:rPrChange w:id="9095" w:author="Dr Mamadou SANOGO" w:date="2023-10-25T18:15:00Z">
            <w:rPr>
              <w:ins w:id="9096" w:author="Dr Mamadou SANOGO" w:date="2023-10-25T14:51:00Z"/>
              <w:color w:val="000000"/>
              <w:szCs w:val="24"/>
            </w:rPr>
          </w:rPrChange>
        </w:rPr>
      </w:pPr>
    </w:p>
    <w:p w14:paraId="2E157EF6"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9097" w:author="Dr Mamadou SANOGO" w:date="2023-10-25T18:15:00Z">
            <w:rPr>
              <w:color w:val="000000"/>
              <w:szCs w:val="24"/>
            </w:rPr>
          </w:rPrChange>
        </w:rPr>
      </w:pPr>
    </w:p>
    <w:p w14:paraId="09B46109"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9098" w:author="Dr Mamadou SANOGO" w:date="2023-10-25T18:15:00Z">
            <w:rPr>
              <w:color w:val="000000"/>
              <w:szCs w:val="24"/>
            </w:rPr>
          </w:rPrChange>
        </w:rPr>
      </w:pPr>
    </w:p>
    <w:p w14:paraId="67FB5C8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9099" w:author="Dr Mamadou SANOGO" w:date="2023-10-25T18:15:00Z">
            <w:rPr>
              <w:color w:val="000000"/>
              <w:szCs w:val="24"/>
            </w:rPr>
          </w:rPrChange>
        </w:rPr>
      </w:pPr>
    </w:p>
    <w:p w14:paraId="311A7599" w14:textId="77777777" w:rsidR="00773887" w:rsidRPr="007A4AFC" w:rsidDel="00AD42F4" w:rsidRDefault="00773887" w:rsidP="00011374">
      <w:pPr>
        <w:widowControl w:val="0"/>
        <w:autoSpaceDE w:val="0"/>
        <w:autoSpaceDN w:val="0"/>
        <w:adjustRightInd w:val="0"/>
        <w:spacing w:line="240" w:lineRule="auto"/>
        <w:ind w:right="9"/>
        <w:rPr>
          <w:del w:id="9100" w:author="Dr Mamadou SANOGO" w:date="2023-10-27T11:40:00Z"/>
          <w:color w:val="000000" w:themeColor="text1"/>
          <w:szCs w:val="24"/>
          <w:rPrChange w:id="9101" w:author="Dr Mamadou SANOGO" w:date="2023-10-25T18:15:00Z">
            <w:rPr>
              <w:del w:id="9102" w:author="Dr Mamadou SANOGO" w:date="2023-10-27T11:40:00Z"/>
              <w:color w:val="000000"/>
              <w:szCs w:val="24"/>
            </w:rPr>
          </w:rPrChange>
        </w:rPr>
      </w:pPr>
    </w:p>
    <w:p w14:paraId="5F1E4965" w14:textId="77777777" w:rsidR="00773887" w:rsidRPr="007A4AFC" w:rsidDel="00AD42F4" w:rsidRDefault="00773887" w:rsidP="00011374">
      <w:pPr>
        <w:widowControl w:val="0"/>
        <w:autoSpaceDE w:val="0"/>
        <w:autoSpaceDN w:val="0"/>
        <w:adjustRightInd w:val="0"/>
        <w:spacing w:line="240" w:lineRule="auto"/>
        <w:ind w:right="9"/>
        <w:rPr>
          <w:del w:id="9103" w:author="Dr Mamadou SANOGO" w:date="2023-10-27T11:40:00Z"/>
          <w:color w:val="000000" w:themeColor="text1"/>
          <w:szCs w:val="24"/>
          <w:rPrChange w:id="9104" w:author="Dr Mamadou SANOGO" w:date="2023-10-25T18:15:00Z">
            <w:rPr>
              <w:del w:id="9105" w:author="Dr Mamadou SANOGO" w:date="2023-10-27T11:40:00Z"/>
              <w:color w:val="000000"/>
              <w:szCs w:val="24"/>
            </w:rPr>
          </w:rPrChange>
        </w:rPr>
      </w:pPr>
    </w:p>
    <w:p w14:paraId="27F2873A" w14:textId="77777777" w:rsidR="00773887" w:rsidRPr="007A4AFC" w:rsidDel="00AD42F4" w:rsidRDefault="00773887" w:rsidP="00011374">
      <w:pPr>
        <w:widowControl w:val="0"/>
        <w:autoSpaceDE w:val="0"/>
        <w:autoSpaceDN w:val="0"/>
        <w:adjustRightInd w:val="0"/>
        <w:spacing w:line="240" w:lineRule="auto"/>
        <w:ind w:right="9"/>
        <w:rPr>
          <w:del w:id="9106" w:author="Dr Mamadou SANOGO" w:date="2023-10-27T11:40:00Z"/>
          <w:color w:val="000000" w:themeColor="text1"/>
          <w:szCs w:val="24"/>
          <w:rPrChange w:id="9107" w:author="Dr Mamadou SANOGO" w:date="2023-10-25T18:15:00Z">
            <w:rPr>
              <w:del w:id="9108" w:author="Dr Mamadou SANOGO" w:date="2023-10-27T11:40:00Z"/>
              <w:color w:val="000000"/>
              <w:szCs w:val="24"/>
            </w:rPr>
          </w:rPrChange>
        </w:rPr>
      </w:pPr>
    </w:p>
    <w:p w14:paraId="1E3A8640" w14:textId="77777777" w:rsidR="00773887" w:rsidRPr="007A4AFC" w:rsidDel="00AD42F4" w:rsidRDefault="00773887" w:rsidP="00011374">
      <w:pPr>
        <w:widowControl w:val="0"/>
        <w:autoSpaceDE w:val="0"/>
        <w:autoSpaceDN w:val="0"/>
        <w:adjustRightInd w:val="0"/>
        <w:spacing w:line="240" w:lineRule="auto"/>
        <w:ind w:right="9"/>
        <w:rPr>
          <w:del w:id="9109" w:author="Dr Mamadou SANOGO" w:date="2023-10-27T11:40:00Z"/>
          <w:color w:val="000000" w:themeColor="text1"/>
          <w:szCs w:val="24"/>
          <w:rPrChange w:id="9110" w:author="Dr Mamadou SANOGO" w:date="2023-10-25T18:15:00Z">
            <w:rPr>
              <w:del w:id="9111" w:author="Dr Mamadou SANOGO" w:date="2023-10-27T11:40:00Z"/>
              <w:color w:val="000000"/>
              <w:szCs w:val="24"/>
            </w:rPr>
          </w:rPrChange>
        </w:rPr>
      </w:pPr>
    </w:p>
    <w:p w14:paraId="463D1858" w14:textId="77777777" w:rsidR="00773887" w:rsidRPr="007A4AFC" w:rsidDel="00AD42F4" w:rsidRDefault="00773887" w:rsidP="00011374">
      <w:pPr>
        <w:widowControl w:val="0"/>
        <w:autoSpaceDE w:val="0"/>
        <w:autoSpaceDN w:val="0"/>
        <w:adjustRightInd w:val="0"/>
        <w:spacing w:line="240" w:lineRule="auto"/>
        <w:ind w:right="9"/>
        <w:rPr>
          <w:del w:id="9112" w:author="Dr Mamadou SANOGO" w:date="2023-10-27T11:40:00Z"/>
          <w:color w:val="000000" w:themeColor="text1"/>
          <w:szCs w:val="24"/>
          <w:rPrChange w:id="9113" w:author="Dr Mamadou SANOGO" w:date="2023-10-25T18:15:00Z">
            <w:rPr>
              <w:del w:id="9114" w:author="Dr Mamadou SANOGO" w:date="2023-10-27T11:40:00Z"/>
              <w:color w:val="000000"/>
              <w:szCs w:val="24"/>
            </w:rPr>
          </w:rPrChange>
        </w:rPr>
      </w:pPr>
    </w:p>
    <w:p w14:paraId="30DBD2AB" w14:textId="77777777" w:rsidR="00773887" w:rsidRPr="007A4AFC" w:rsidDel="00AD42F4" w:rsidRDefault="00773887" w:rsidP="00011374">
      <w:pPr>
        <w:widowControl w:val="0"/>
        <w:autoSpaceDE w:val="0"/>
        <w:autoSpaceDN w:val="0"/>
        <w:adjustRightInd w:val="0"/>
        <w:spacing w:line="240" w:lineRule="auto"/>
        <w:ind w:right="9"/>
        <w:rPr>
          <w:del w:id="9115" w:author="Dr Mamadou SANOGO" w:date="2023-10-27T11:40:00Z"/>
          <w:color w:val="000000" w:themeColor="text1"/>
          <w:szCs w:val="24"/>
          <w:rPrChange w:id="9116" w:author="Dr Mamadou SANOGO" w:date="2023-10-25T18:15:00Z">
            <w:rPr>
              <w:del w:id="9117" w:author="Dr Mamadou SANOGO" w:date="2023-10-27T11:40:00Z"/>
              <w:color w:val="000000"/>
              <w:szCs w:val="24"/>
            </w:rPr>
          </w:rPrChange>
        </w:rPr>
      </w:pPr>
    </w:p>
    <w:p w14:paraId="7C2DB6C5" w14:textId="77777777" w:rsidR="00773887" w:rsidRPr="007A4AFC" w:rsidDel="00AD42F4" w:rsidRDefault="00773887" w:rsidP="00011374">
      <w:pPr>
        <w:widowControl w:val="0"/>
        <w:autoSpaceDE w:val="0"/>
        <w:autoSpaceDN w:val="0"/>
        <w:adjustRightInd w:val="0"/>
        <w:spacing w:line="240" w:lineRule="auto"/>
        <w:ind w:right="9"/>
        <w:rPr>
          <w:del w:id="9118" w:author="Dr Mamadou SANOGO" w:date="2023-10-27T11:40:00Z"/>
          <w:color w:val="000000" w:themeColor="text1"/>
          <w:szCs w:val="24"/>
          <w:rPrChange w:id="9119" w:author="Dr Mamadou SANOGO" w:date="2023-10-25T18:15:00Z">
            <w:rPr>
              <w:del w:id="9120" w:author="Dr Mamadou SANOGO" w:date="2023-10-27T11:40:00Z"/>
              <w:color w:val="000000"/>
              <w:szCs w:val="24"/>
            </w:rPr>
          </w:rPrChange>
        </w:rPr>
      </w:pPr>
    </w:p>
    <w:p w14:paraId="00C99CC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9121" w:author="Dr Mamadou SANOGO" w:date="2023-10-25T18:15:00Z">
            <w:rPr>
              <w:color w:val="000000"/>
              <w:szCs w:val="24"/>
            </w:rPr>
          </w:rPrChange>
        </w:rPr>
      </w:pPr>
    </w:p>
    <w:p w14:paraId="51913A6A" w14:textId="77777777" w:rsidR="00773887" w:rsidRPr="007A4AFC" w:rsidDel="002179BA" w:rsidRDefault="00773887" w:rsidP="00011374">
      <w:pPr>
        <w:widowControl w:val="0"/>
        <w:autoSpaceDE w:val="0"/>
        <w:autoSpaceDN w:val="0"/>
        <w:adjustRightInd w:val="0"/>
        <w:spacing w:line="240" w:lineRule="auto"/>
        <w:ind w:right="9"/>
        <w:rPr>
          <w:del w:id="9122" w:author="Dr Mamadou SANOGO" w:date="2023-10-25T15:06:00Z"/>
          <w:color w:val="000000" w:themeColor="text1"/>
          <w:szCs w:val="24"/>
          <w:rPrChange w:id="9123" w:author="Dr Mamadou SANOGO" w:date="2023-10-25T18:15:00Z">
            <w:rPr>
              <w:del w:id="9124" w:author="Dr Mamadou SANOGO" w:date="2023-10-25T15:06:00Z"/>
              <w:color w:val="000000"/>
              <w:szCs w:val="24"/>
            </w:rPr>
          </w:rPrChange>
        </w:rPr>
      </w:pPr>
    </w:p>
    <w:p w14:paraId="4B7ADB76" w14:textId="77777777" w:rsidR="00773887" w:rsidRPr="007A4AFC" w:rsidDel="002179BA" w:rsidRDefault="00773887" w:rsidP="00011374">
      <w:pPr>
        <w:widowControl w:val="0"/>
        <w:autoSpaceDE w:val="0"/>
        <w:autoSpaceDN w:val="0"/>
        <w:adjustRightInd w:val="0"/>
        <w:spacing w:line="240" w:lineRule="auto"/>
        <w:ind w:right="9"/>
        <w:rPr>
          <w:del w:id="9125" w:author="Dr Mamadou SANOGO" w:date="2023-10-25T15:06:00Z"/>
          <w:color w:val="000000" w:themeColor="text1"/>
          <w:szCs w:val="24"/>
          <w:rPrChange w:id="9126" w:author="Dr Mamadou SANOGO" w:date="2023-10-25T18:15:00Z">
            <w:rPr>
              <w:del w:id="9127" w:author="Dr Mamadou SANOGO" w:date="2023-10-25T15:06:00Z"/>
              <w:color w:val="000000"/>
              <w:szCs w:val="24"/>
            </w:rPr>
          </w:rPrChange>
        </w:rPr>
      </w:pPr>
    </w:p>
    <w:p w14:paraId="434212D6" w14:textId="77777777" w:rsidR="00773887" w:rsidRPr="007A4AFC" w:rsidDel="002179BA" w:rsidRDefault="00773887" w:rsidP="00011374">
      <w:pPr>
        <w:widowControl w:val="0"/>
        <w:autoSpaceDE w:val="0"/>
        <w:autoSpaceDN w:val="0"/>
        <w:adjustRightInd w:val="0"/>
        <w:spacing w:line="240" w:lineRule="auto"/>
        <w:ind w:right="9"/>
        <w:rPr>
          <w:del w:id="9128" w:author="Dr Mamadou SANOGO" w:date="2023-10-25T15:06:00Z"/>
          <w:color w:val="000000" w:themeColor="text1"/>
          <w:szCs w:val="24"/>
          <w:rPrChange w:id="9129" w:author="Dr Mamadou SANOGO" w:date="2023-10-25T18:15:00Z">
            <w:rPr>
              <w:del w:id="9130" w:author="Dr Mamadou SANOGO" w:date="2023-10-25T15:06:00Z"/>
              <w:color w:val="000000"/>
              <w:szCs w:val="24"/>
            </w:rPr>
          </w:rPrChange>
        </w:rPr>
      </w:pPr>
    </w:p>
    <w:p w14:paraId="58D974D5" w14:textId="77777777" w:rsidR="00773887" w:rsidRPr="007A4AFC" w:rsidDel="002179BA" w:rsidRDefault="00773887" w:rsidP="00011374">
      <w:pPr>
        <w:widowControl w:val="0"/>
        <w:autoSpaceDE w:val="0"/>
        <w:autoSpaceDN w:val="0"/>
        <w:adjustRightInd w:val="0"/>
        <w:spacing w:line="240" w:lineRule="auto"/>
        <w:ind w:right="9"/>
        <w:rPr>
          <w:del w:id="9131" w:author="Dr Mamadou SANOGO" w:date="2023-10-25T15:06:00Z"/>
          <w:color w:val="000000" w:themeColor="text1"/>
          <w:szCs w:val="24"/>
          <w:rPrChange w:id="9132" w:author="Dr Mamadou SANOGO" w:date="2023-10-25T18:15:00Z">
            <w:rPr>
              <w:del w:id="9133" w:author="Dr Mamadou SANOGO" w:date="2023-10-25T15:06:00Z"/>
              <w:color w:val="000000"/>
              <w:szCs w:val="24"/>
            </w:rPr>
          </w:rPrChange>
        </w:rPr>
      </w:pPr>
    </w:p>
    <w:p w14:paraId="2963E819" w14:textId="77777777" w:rsidR="00773887" w:rsidRPr="007A4AFC" w:rsidDel="002179BA" w:rsidRDefault="00773887" w:rsidP="00011374">
      <w:pPr>
        <w:widowControl w:val="0"/>
        <w:autoSpaceDE w:val="0"/>
        <w:autoSpaceDN w:val="0"/>
        <w:adjustRightInd w:val="0"/>
        <w:spacing w:line="240" w:lineRule="auto"/>
        <w:ind w:right="9"/>
        <w:rPr>
          <w:del w:id="9134" w:author="Dr Mamadou SANOGO" w:date="2023-10-25T15:06:00Z"/>
          <w:color w:val="000000" w:themeColor="text1"/>
          <w:szCs w:val="24"/>
          <w:rPrChange w:id="9135" w:author="Dr Mamadou SANOGO" w:date="2023-10-25T18:15:00Z">
            <w:rPr>
              <w:del w:id="9136" w:author="Dr Mamadou SANOGO" w:date="2023-10-25T15:06:00Z"/>
              <w:color w:val="000000"/>
              <w:szCs w:val="24"/>
            </w:rPr>
          </w:rPrChange>
        </w:rPr>
      </w:pPr>
    </w:p>
    <w:p w14:paraId="78CBBCF4" w14:textId="77777777" w:rsidR="00773887" w:rsidRPr="007A4AFC" w:rsidDel="002179BA" w:rsidRDefault="00773887" w:rsidP="00011374">
      <w:pPr>
        <w:widowControl w:val="0"/>
        <w:autoSpaceDE w:val="0"/>
        <w:autoSpaceDN w:val="0"/>
        <w:adjustRightInd w:val="0"/>
        <w:spacing w:line="240" w:lineRule="auto"/>
        <w:ind w:right="9"/>
        <w:rPr>
          <w:del w:id="9137" w:author="Dr Mamadou SANOGO" w:date="2023-10-25T15:06:00Z"/>
          <w:color w:val="000000" w:themeColor="text1"/>
          <w:szCs w:val="24"/>
          <w:rPrChange w:id="9138" w:author="Dr Mamadou SANOGO" w:date="2023-10-25T18:15:00Z">
            <w:rPr>
              <w:del w:id="9139" w:author="Dr Mamadou SANOGO" w:date="2023-10-25T15:06:00Z"/>
              <w:color w:val="000000"/>
              <w:szCs w:val="24"/>
            </w:rPr>
          </w:rPrChange>
        </w:rPr>
      </w:pPr>
    </w:p>
    <w:p w14:paraId="3B1CCD7C" w14:textId="77777777" w:rsidR="00773887" w:rsidRPr="007A4AFC" w:rsidDel="002179BA" w:rsidRDefault="00773887" w:rsidP="00011374">
      <w:pPr>
        <w:widowControl w:val="0"/>
        <w:autoSpaceDE w:val="0"/>
        <w:autoSpaceDN w:val="0"/>
        <w:adjustRightInd w:val="0"/>
        <w:spacing w:line="240" w:lineRule="auto"/>
        <w:ind w:right="9"/>
        <w:rPr>
          <w:del w:id="9140" w:author="Dr Mamadou SANOGO" w:date="2023-10-25T15:06:00Z"/>
          <w:color w:val="000000" w:themeColor="text1"/>
          <w:szCs w:val="24"/>
          <w:rPrChange w:id="9141" w:author="Dr Mamadou SANOGO" w:date="2023-10-25T18:15:00Z">
            <w:rPr>
              <w:del w:id="9142" w:author="Dr Mamadou SANOGO" w:date="2023-10-25T15:06:00Z"/>
              <w:color w:val="000000"/>
              <w:szCs w:val="24"/>
            </w:rPr>
          </w:rPrChange>
        </w:rPr>
      </w:pPr>
    </w:p>
    <w:p w14:paraId="5B03D6CD" w14:textId="77777777" w:rsidR="00773887" w:rsidRPr="007A4AFC" w:rsidDel="002179BA" w:rsidRDefault="00773887" w:rsidP="00011374">
      <w:pPr>
        <w:widowControl w:val="0"/>
        <w:autoSpaceDE w:val="0"/>
        <w:autoSpaceDN w:val="0"/>
        <w:adjustRightInd w:val="0"/>
        <w:spacing w:line="240" w:lineRule="auto"/>
        <w:ind w:right="9"/>
        <w:rPr>
          <w:del w:id="9143" w:author="Dr Mamadou SANOGO" w:date="2023-10-25T15:06:00Z"/>
          <w:color w:val="000000" w:themeColor="text1"/>
          <w:szCs w:val="24"/>
          <w:rPrChange w:id="9144" w:author="Dr Mamadou SANOGO" w:date="2023-10-25T18:15:00Z">
            <w:rPr>
              <w:del w:id="9145" w:author="Dr Mamadou SANOGO" w:date="2023-10-25T15:06:00Z"/>
              <w:color w:val="000000"/>
              <w:szCs w:val="24"/>
            </w:rPr>
          </w:rPrChange>
        </w:rPr>
      </w:pPr>
    </w:p>
    <w:p w14:paraId="3D545EA0" w14:textId="77777777" w:rsidR="00773887" w:rsidRPr="007A4AFC" w:rsidDel="002179BA" w:rsidRDefault="00773887" w:rsidP="00011374">
      <w:pPr>
        <w:widowControl w:val="0"/>
        <w:autoSpaceDE w:val="0"/>
        <w:autoSpaceDN w:val="0"/>
        <w:adjustRightInd w:val="0"/>
        <w:spacing w:line="240" w:lineRule="auto"/>
        <w:ind w:right="9"/>
        <w:rPr>
          <w:del w:id="9146" w:author="Dr Mamadou SANOGO" w:date="2023-10-25T15:06:00Z"/>
          <w:color w:val="000000" w:themeColor="text1"/>
          <w:szCs w:val="24"/>
          <w:rPrChange w:id="9147" w:author="Dr Mamadou SANOGO" w:date="2023-10-25T18:15:00Z">
            <w:rPr>
              <w:del w:id="9148" w:author="Dr Mamadou SANOGO" w:date="2023-10-25T15:06:00Z"/>
              <w:color w:val="000000"/>
              <w:szCs w:val="24"/>
            </w:rPr>
          </w:rPrChange>
        </w:rPr>
      </w:pPr>
    </w:p>
    <w:p w14:paraId="68BEE608" w14:textId="77777777" w:rsidR="00773887" w:rsidRPr="007A4AFC" w:rsidDel="002179BA" w:rsidRDefault="00773887" w:rsidP="00011374">
      <w:pPr>
        <w:widowControl w:val="0"/>
        <w:autoSpaceDE w:val="0"/>
        <w:autoSpaceDN w:val="0"/>
        <w:adjustRightInd w:val="0"/>
        <w:spacing w:line="240" w:lineRule="auto"/>
        <w:ind w:right="9"/>
        <w:rPr>
          <w:del w:id="9149" w:author="Dr Mamadou SANOGO" w:date="2023-10-25T15:06:00Z"/>
          <w:color w:val="000000" w:themeColor="text1"/>
          <w:szCs w:val="24"/>
          <w:rPrChange w:id="9150" w:author="Dr Mamadou SANOGO" w:date="2023-10-25T18:15:00Z">
            <w:rPr>
              <w:del w:id="9151" w:author="Dr Mamadou SANOGO" w:date="2023-10-25T15:06:00Z"/>
              <w:color w:val="000000"/>
              <w:szCs w:val="24"/>
            </w:rPr>
          </w:rPrChange>
        </w:rPr>
      </w:pPr>
    </w:p>
    <w:p w14:paraId="7E8BACCD" w14:textId="77777777" w:rsidR="00773887" w:rsidRPr="007A4AFC" w:rsidDel="002179BA" w:rsidRDefault="00773887" w:rsidP="00011374">
      <w:pPr>
        <w:widowControl w:val="0"/>
        <w:autoSpaceDE w:val="0"/>
        <w:autoSpaceDN w:val="0"/>
        <w:adjustRightInd w:val="0"/>
        <w:spacing w:line="240" w:lineRule="auto"/>
        <w:ind w:right="9"/>
        <w:rPr>
          <w:del w:id="9152" w:author="Dr Mamadou SANOGO" w:date="2023-10-25T15:06:00Z"/>
          <w:color w:val="000000" w:themeColor="text1"/>
          <w:szCs w:val="24"/>
          <w:rPrChange w:id="9153" w:author="Dr Mamadou SANOGO" w:date="2023-10-25T18:15:00Z">
            <w:rPr>
              <w:del w:id="9154" w:author="Dr Mamadou SANOGO" w:date="2023-10-25T15:06:00Z"/>
              <w:color w:val="000000"/>
              <w:szCs w:val="24"/>
            </w:rPr>
          </w:rPrChange>
        </w:rPr>
      </w:pPr>
    </w:p>
    <w:p w14:paraId="4F7123E4" w14:textId="77777777" w:rsidR="00773887" w:rsidRPr="007A4AFC" w:rsidDel="002179BA" w:rsidRDefault="00773887" w:rsidP="00011374">
      <w:pPr>
        <w:widowControl w:val="0"/>
        <w:autoSpaceDE w:val="0"/>
        <w:autoSpaceDN w:val="0"/>
        <w:adjustRightInd w:val="0"/>
        <w:spacing w:line="240" w:lineRule="auto"/>
        <w:ind w:right="9"/>
        <w:rPr>
          <w:del w:id="9155" w:author="Dr Mamadou SANOGO" w:date="2023-10-25T15:06:00Z"/>
          <w:color w:val="000000" w:themeColor="text1"/>
          <w:szCs w:val="24"/>
          <w:rPrChange w:id="9156" w:author="Dr Mamadou SANOGO" w:date="2023-10-25T18:15:00Z">
            <w:rPr>
              <w:del w:id="9157" w:author="Dr Mamadou SANOGO" w:date="2023-10-25T15:06:00Z"/>
              <w:color w:val="000000"/>
              <w:szCs w:val="24"/>
            </w:rPr>
          </w:rPrChange>
        </w:rPr>
      </w:pPr>
    </w:p>
    <w:p w14:paraId="427ABF90" w14:textId="77777777" w:rsidR="00773887" w:rsidRPr="007A4AFC" w:rsidDel="002179BA" w:rsidRDefault="00773887" w:rsidP="00011374">
      <w:pPr>
        <w:widowControl w:val="0"/>
        <w:autoSpaceDE w:val="0"/>
        <w:autoSpaceDN w:val="0"/>
        <w:adjustRightInd w:val="0"/>
        <w:spacing w:line="240" w:lineRule="auto"/>
        <w:ind w:right="9"/>
        <w:rPr>
          <w:del w:id="9158" w:author="Dr Mamadou SANOGO" w:date="2023-10-25T15:06:00Z"/>
          <w:color w:val="000000" w:themeColor="text1"/>
          <w:szCs w:val="24"/>
          <w:rPrChange w:id="9159" w:author="Dr Mamadou SANOGO" w:date="2023-10-25T18:15:00Z">
            <w:rPr>
              <w:del w:id="9160" w:author="Dr Mamadou SANOGO" w:date="2023-10-25T15:06:00Z"/>
              <w:color w:val="000000"/>
              <w:szCs w:val="24"/>
            </w:rPr>
          </w:rPrChange>
        </w:rPr>
      </w:pPr>
    </w:p>
    <w:p w14:paraId="7A13DA11" w14:textId="77777777" w:rsidR="00773887" w:rsidRPr="007A4AFC" w:rsidDel="002179BA" w:rsidRDefault="00773887" w:rsidP="00011374">
      <w:pPr>
        <w:widowControl w:val="0"/>
        <w:autoSpaceDE w:val="0"/>
        <w:autoSpaceDN w:val="0"/>
        <w:adjustRightInd w:val="0"/>
        <w:spacing w:line="240" w:lineRule="auto"/>
        <w:ind w:right="9"/>
        <w:rPr>
          <w:del w:id="9161" w:author="Dr Mamadou SANOGO" w:date="2023-10-25T15:06:00Z"/>
          <w:color w:val="000000" w:themeColor="text1"/>
          <w:szCs w:val="24"/>
          <w:rPrChange w:id="9162" w:author="Dr Mamadou SANOGO" w:date="2023-10-25T18:15:00Z">
            <w:rPr>
              <w:del w:id="9163" w:author="Dr Mamadou SANOGO" w:date="2023-10-25T15:06:00Z"/>
              <w:color w:val="000000"/>
              <w:szCs w:val="24"/>
            </w:rPr>
          </w:rPrChange>
        </w:rPr>
      </w:pPr>
    </w:p>
    <w:p w14:paraId="66A1A773" w14:textId="77777777" w:rsidR="00773887" w:rsidRPr="007A4AFC" w:rsidDel="002179BA" w:rsidRDefault="00773887" w:rsidP="00011374">
      <w:pPr>
        <w:widowControl w:val="0"/>
        <w:autoSpaceDE w:val="0"/>
        <w:autoSpaceDN w:val="0"/>
        <w:adjustRightInd w:val="0"/>
        <w:spacing w:line="240" w:lineRule="auto"/>
        <w:ind w:right="9"/>
        <w:rPr>
          <w:del w:id="9164" w:author="Dr Mamadou SANOGO" w:date="2023-10-25T15:06:00Z"/>
          <w:color w:val="000000" w:themeColor="text1"/>
          <w:szCs w:val="24"/>
          <w:rPrChange w:id="9165" w:author="Dr Mamadou SANOGO" w:date="2023-10-25T18:15:00Z">
            <w:rPr>
              <w:del w:id="9166" w:author="Dr Mamadou SANOGO" w:date="2023-10-25T15:06:00Z"/>
              <w:color w:val="000000"/>
              <w:szCs w:val="24"/>
            </w:rPr>
          </w:rPrChange>
        </w:rPr>
      </w:pPr>
    </w:p>
    <w:p w14:paraId="62A1C88F" w14:textId="77777777" w:rsidR="00773887" w:rsidRPr="007A4AFC" w:rsidDel="002179BA" w:rsidRDefault="00773887" w:rsidP="00011374">
      <w:pPr>
        <w:widowControl w:val="0"/>
        <w:autoSpaceDE w:val="0"/>
        <w:autoSpaceDN w:val="0"/>
        <w:adjustRightInd w:val="0"/>
        <w:spacing w:line="240" w:lineRule="auto"/>
        <w:ind w:right="9"/>
        <w:rPr>
          <w:del w:id="9167" w:author="Dr Mamadou SANOGO" w:date="2023-10-25T15:06:00Z"/>
          <w:color w:val="000000" w:themeColor="text1"/>
          <w:szCs w:val="24"/>
          <w:rPrChange w:id="9168" w:author="Dr Mamadou SANOGO" w:date="2023-10-25T18:15:00Z">
            <w:rPr>
              <w:del w:id="9169" w:author="Dr Mamadou SANOGO" w:date="2023-10-25T15:06:00Z"/>
              <w:color w:val="000000"/>
              <w:szCs w:val="24"/>
            </w:rPr>
          </w:rPrChange>
        </w:rPr>
      </w:pPr>
    </w:p>
    <w:p w14:paraId="7397F15C" w14:textId="77777777" w:rsidR="00773887" w:rsidRPr="007A4AFC" w:rsidDel="002179BA" w:rsidRDefault="00773887" w:rsidP="00011374">
      <w:pPr>
        <w:widowControl w:val="0"/>
        <w:autoSpaceDE w:val="0"/>
        <w:autoSpaceDN w:val="0"/>
        <w:adjustRightInd w:val="0"/>
        <w:spacing w:line="240" w:lineRule="auto"/>
        <w:ind w:right="9"/>
        <w:rPr>
          <w:del w:id="9170" w:author="Dr Mamadou SANOGO" w:date="2023-10-25T15:06:00Z"/>
          <w:color w:val="000000" w:themeColor="text1"/>
          <w:szCs w:val="24"/>
          <w:rPrChange w:id="9171" w:author="Dr Mamadou SANOGO" w:date="2023-10-25T18:15:00Z">
            <w:rPr>
              <w:del w:id="9172" w:author="Dr Mamadou SANOGO" w:date="2023-10-25T15:06:00Z"/>
              <w:color w:val="000000"/>
              <w:szCs w:val="24"/>
            </w:rPr>
          </w:rPrChange>
        </w:rPr>
      </w:pPr>
    </w:p>
    <w:p w14:paraId="27134757" w14:textId="77777777" w:rsidR="00773887" w:rsidRPr="007A4AFC" w:rsidDel="002179BA" w:rsidRDefault="00773887" w:rsidP="00011374">
      <w:pPr>
        <w:widowControl w:val="0"/>
        <w:autoSpaceDE w:val="0"/>
        <w:autoSpaceDN w:val="0"/>
        <w:adjustRightInd w:val="0"/>
        <w:spacing w:line="240" w:lineRule="auto"/>
        <w:ind w:right="9"/>
        <w:rPr>
          <w:del w:id="9173" w:author="Dr Mamadou SANOGO" w:date="2023-10-25T15:06:00Z"/>
          <w:color w:val="000000" w:themeColor="text1"/>
          <w:szCs w:val="24"/>
          <w:rPrChange w:id="9174" w:author="Dr Mamadou SANOGO" w:date="2023-10-25T18:15:00Z">
            <w:rPr>
              <w:del w:id="9175" w:author="Dr Mamadou SANOGO" w:date="2023-10-25T15:06:00Z"/>
              <w:color w:val="000000"/>
              <w:szCs w:val="24"/>
            </w:rPr>
          </w:rPrChange>
        </w:rPr>
      </w:pPr>
    </w:p>
    <w:p w14:paraId="29A4A442" w14:textId="77777777" w:rsidR="00773887" w:rsidRPr="007A4AFC" w:rsidDel="002179BA" w:rsidRDefault="00773887" w:rsidP="00011374">
      <w:pPr>
        <w:widowControl w:val="0"/>
        <w:autoSpaceDE w:val="0"/>
        <w:autoSpaceDN w:val="0"/>
        <w:adjustRightInd w:val="0"/>
        <w:spacing w:line="240" w:lineRule="auto"/>
        <w:ind w:right="9"/>
        <w:rPr>
          <w:del w:id="9176" w:author="Dr Mamadou SANOGO" w:date="2023-10-25T15:06:00Z"/>
          <w:color w:val="000000" w:themeColor="text1"/>
          <w:szCs w:val="24"/>
          <w:rPrChange w:id="9177" w:author="Dr Mamadou SANOGO" w:date="2023-10-25T18:15:00Z">
            <w:rPr>
              <w:del w:id="9178" w:author="Dr Mamadou SANOGO" w:date="2023-10-25T15:06:00Z"/>
              <w:color w:val="000000"/>
              <w:szCs w:val="24"/>
            </w:rPr>
          </w:rPrChange>
        </w:rPr>
      </w:pPr>
    </w:p>
    <w:p w14:paraId="2C3E2EAD" w14:textId="77777777" w:rsidR="00773887" w:rsidRPr="007A4AFC" w:rsidDel="002179BA" w:rsidRDefault="00773887" w:rsidP="00011374">
      <w:pPr>
        <w:widowControl w:val="0"/>
        <w:autoSpaceDE w:val="0"/>
        <w:autoSpaceDN w:val="0"/>
        <w:adjustRightInd w:val="0"/>
        <w:spacing w:line="240" w:lineRule="auto"/>
        <w:ind w:right="9"/>
        <w:rPr>
          <w:del w:id="9179" w:author="Dr Mamadou SANOGO" w:date="2023-10-25T15:06:00Z"/>
          <w:color w:val="000000" w:themeColor="text1"/>
          <w:szCs w:val="24"/>
          <w:rPrChange w:id="9180" w:author="Dr Mamadou SANOGO" w:date="2023-10-25T18:15:00Z">
            <w:rPr>
              <w:del w:id="9181" w:author="Dr Mamadou SANOGO" w:date="2023-10-25T15:06:00Z"/>
              <w:color w:val="000000"/>
              <w:szCs w:val="24"/>
            </w:rPr>
          </w:rPrChange>
        </w:rPr>
      </w:pPr>
    </w:p>
    <w:p w14:paraId="68916D40" w14:textId="77777777" w:rsidR="00773887" w:rsidRPr="007A4AFC" w:rsidDel="002179BA" w:rsidRDefault="00773887" w:rsidP="00011374">
      <w:pPr>
        <w:widowControl w:val="0"/>
        <w:autoSpaceDE w:val="0"/>
        <w:autoSpaceDN w:val="0"/>
        <w:adjustRightInd w:val="0"/>
        <w:spacing w:line="240" w:lineRule="auto"/>
        <w:ind w:right="9"/>
        <w:rPr>
          <w:del w:id="9182" w:author="Dr Mamadou SANOGO" w:date="2023-10-25T15:06:00Z"/>
          <w:color w:val="000000" w:themeColor="text1"/>
          <w:szCs w:val="24"/>
          <w:rPrChange w:id="9183" w:author="Dr Mamadou SANOGO" w:date="2023-10-25T18:15:00Z">
            <w:rPr>
              <w:del w:id="9184" w:author="Dr Mamadou SANOGO" w:date="2023-10-25T15:06:00Z"/>
              <w:color w:val="000000"/>
              <w:szCs w:val="24"/>
            </w:rPr>
          </w:rPrChange>
        </w:rPr>
      </w:pPr>
    </w:p>
    <w:p w14:paraId="2E191840" w14:textId="77777777" w:rsidR="00773887" w:rsidRPr="007A4AFC" w:rsidDel="002179BA" w:rsidRDefault="00773887" w:rsidP="00011374">
      <w:pPr>
        <w:widowControl w:val="0"/>
        <w:autoSpaceDE w:val="0"/>
        <w:autoSpaceDN w:val="0"/>
        <w:adjustRightInd w:val="0"/>
        <w:spacing w:line="240" w:lineRule="auto"/>
        <w:ind w:right="9"/>
        <w:rPr>
          <w:del w:id="9185" w:author="Dr Mamadou SANOGO" w:date="2023-10-25T15:06:00Z"/>
          <w:color w:val="000000" w:themeColor="text1"/>
          <w:szCs w:val="24"/>
          <w:rPrChange w:id="9186" w:author="Dr Mamadou SANOGO" w:date="2023-10-25T18:15:00Z">
            <w:rPr>
              <w:del w:id="9187" w:author="Dr Mamadou SANOGO" w:date="2023-10-25T15:06:00Z"/>
              <w:color w:val="000000"/>
              <w:szCs w:val="24"/>
            </w:rPr>
          </w:rPrChange>
        </w:rPr>
      </w:pPr>
    </w:p>
    <w:p w14:paraId="13C42D96" w14:textId="77777777" w:rsidR="00773887" w:rsidRPr="007A4AFC" w:rsidDel="002179BA" w:rsidRDefault="00773887" w:rsidP="00011374">
      <w:pPr>
        <w:widowControl w:val="0"/>
        <w:autoSpaceDE w:val="0"/>
        <w:autoSpaceDN w:val="0"/>
        <w:adjustRightInd w:val="0"/>
        <w:spacing w:line="240" w:lineRule="auto"/>
        <w:ind w:right="9"/>
        <w:rPr>
          <w:del w:id="9188" w:author="Dr Mamadou SANOGO" w:date="2023-10-25T15:06:00Z"/>
          <w:color w:val="000000" w:themeColor="text1"/>
          <w:szCs w:val="24"/>
          <w:rPrChange w:id="9189" w:author="Dr Mamadou SANOGO" w:date="2023-10-25T18:15:00Z">
            <w:rPr>
              <w:del w:id="9190" w:author="Dr Mamadou SANOGO" w:date="2023-10-25T15:06:00Z"/>
              <w:color w:val="000000"/>
              <w:szCs w:val="24"/>
            </w:rPr>
          </w:rPrChange>
        </w:rPr>
      </w:pPr>
    </w:p>
    <w:p w14:paraId="6815A144" w14:textId="77777777" w:rsidR="00773887" w:rsidRPr="007A4AFC" w:rsidDel="002179BA" w:rsidRDefault="00773887" w:rsidP="00011374">
      <w:pPr>
        <w:widowControl w:val="0"/>
        <w:autoSpaceDE w:val="0"/>
        <w:autoSpaceDN w:val="0"/>
        <w:adjustRightInd w:val="0"/>
        <w:spacing w:line="240" w:lineRule="auto"/>
        <w:ind w:right="9"/>
        <w:rPr>
          <w:del w:id="9191" w:author="Dr Mamadou SANOGO" w:date="2023-10-25T15:06:00Z"/>
          <w:color w:val="000000" w:themeColor="text1"/>
          <w:szCs w:val="24"/>
          <w:rPrChange w:id="9192" w:author="Dr Mamadou SANOGO" w:date="2023-10-25T18:15:00Z">
            <w:rPr>
              <w:del w:id="9193" w:author="Dr Mamadou SANOGO" w:date="2023-10-25T15:06:00Z"/>
              <w:color w:val="000000"/>
              <w:szCs w:val="24"/>
            </w:rPr>
          </w:rPrChange>
        </w:rPr>
      </w:pPr>
    </w:p>
    <w:p w14:paraId="20D89C60" w14:textId="77777777" w:rsidR="00773887" w:rsidRPr="007A4AFC" w:rsidDel="002179BA" w:rsidRDefault="00773887" w:rsidP="00011374">
      <w:pPr>
        <w:widowControl w:val="0"/>
        <w:autoSpaceDE w:val="0"/>
        <w:autoSpaceDN w:val="0"/>
        <w:adjustRightInd w:val="0"/>
        <w:spacing w:line="240" w:lineRule="auto"/>
        <w:ind w:right="9"/>
        <w:rPr>
          <w:del w:id="9194" w:author="Dr Mamadou SANOGO" w:date="2023-10-25T15:06:00Z"/>
          <w:color w:val="000000" w:themeColor="text1"/>
          <w:szCs w:val="24"/>
          <w:rPrChange w:id="9195" w:author="Dr Mamadou SANOGO" w:date="2023-10-25T18:15:00Z">
            <w:rPr>
              <w:del w:id="9196" w:author="Dr Mamadou SANOGO" w:date="2023-10-25T15:06:00Z"/>
              <w:color w:val="000000"/>
              <w:szCs w:val="24"/>
            </w:rPr>
          </w:rPrChange>
        </w:rPr>
      </w:pPr>
    </w:p>
    <w:p w14:paraId="30F3CD37" w14:textId="77777777" w:rsidR="00773887" w:rsidRPr="007A4AFC" w:rsidDel="002179BA" w:rsidRDefault="00773887" w:rsidP="00011374">
      <w:pPr>
        <w:widowControl w:val="0"/>
        <w:autoSpaceDE w:val="0"/>
        <w:autoSpaceDN w:val="0"/>
        <w:adjustRightInd w:val="0"/>
        <w:spacing w:line="240" w:lineRule="auto"/>
        <w:ind w:right="9"/>
        <w:rPr>
          <w:del w:id="9197" w:author="Dr Mamadou SANOGO" w:date="2023-10-25T15:06:00Z"/>
          <w:color w:val="000000" w:themeColor="text1"/>
          <w:szCs w:val="24"/>
          <w:rPrChange w:id="9198" w:author="Dr Mamadou SANOGO" w:date="2023-10-25T18:15:00Z">
            <w:rPr>
              <w:del w:id="9199" w:author="Dr Mamadou SANOGO" w:date="2023-10-25T15:06:00Z"/>
              <w:color w:val="000000"/>
              <w:szCs w:val="24"/>
            </w:rPr>
          </w:rPrChange>
        </w:rPr>
      </w:pPr>
    </w:p>
    <w:p w14:paraId="1414959E" w14:textId="77777777" w:rsidR="00773887" w:rsidRPr="007A4AFC" w:rsidDel="002179BA" w:rsidRDefault="00773887" w:rsidP="00011374">
      <w:pPr>
        <w:widowControl w:val="0"/>
        <w:autoSpaceDE w:val="0"/>
        <w:autoSpaceDN w:val="0"/>
        <w:adjustRightInd w:val="0"/>
        <w:spacing w:line="240" w:lineRule="auto"/>
        <w:ind w:right="9"/>
        <w:rPr>
          <w:del w:id="9200" w:author="Dr Mamadou SANOGO" w:date="2023-10-25T15:06:00Z"/>
          <w:color w:val="000000" w:themeColor="text1"/>
          <w:szCs w:val="24"/>
          <w:rPrChange w:id="9201" w:author="Dr Mamadou SANOGO" w:date="2023-10-25T18:15:00Z">
            <w:rPr>
              <w:del w:id="9202" w:author="Dr Mamadou SANOGO" w:date="2023-10-25T15:06:00Z"/>
              <w:color w:val="000000"/>
              <w:szCs w:val="24"/>
            </w:rPr>
          </w:rPrChange>
        </w:rPr>
      </w:pPr>
    </w:p>
    <w:p w14:paraId="53E22CC1" w14:textId="77777777" w:rsidR="00773887" w:rsidRPr="007A4AFC" w:rsidDel="002179BA" w:rsidRDefault="00773887" w:rsidP="00011374">
      <w:pPr>
        <w:widowControl w:val="0"/>
        <w:autoSpaceDE w:val="0"/>
        <w:autoSpaceDN w:val="0"/>
        <w:adjustRightInd w:val="0"/>
        <w:spacing w:line="240" w:lineRule="auto"/>
        <w:ind w:right="9"/>
        <w:rPr>
          <w:del w:id="9203" w:author="Dr Mamadou SANOGO" w:date="2023-10-25T15:06:00Z"/>
          <w:color w:val="000000" w:themeColor="text1"/>
          <w:szCs w:val="24"/>
          <w:rPrChange w:id="9204" w:author="Dr Mamadou SANOGO" w:date="2023-10-25T18:15:00Z">
            <w:rPr>
              <w:del w:id="9205" w:author="Dr Mamadou SANOGO" w:date="2023-10-25T15:06:00Z"/>
              <w:color w:val="000000"/>
              <w:szCs w:val="24"/>
            </w:rPr>
          </w:rPrChange>
        </w:rPr>
      </w:pPr>
    </w:p>
    <w:p w14:paraId="26DBBFA2" w14:textId="77777777" w:rsidR="00773887" w:rsidRPr="007A4AFC" w:rsidDel="002179BA" w:rsidRDefault="00773887" w:rsidP="00011374">
      <w:pPr>
        <w:widowControl w:val="0"/>
        <w:autoSpaceDE w:val="0"/>
        <w:autoSpaceDN w:val="0"/>
        <w:adjustRightInd w:val="0"/>
        <w:spacing w:line="240" w:lineRule="auto"/>
        <w:ind w:right="9"/>
        <w:rPr>
          <w:del w:id="9206" w:author="Dr Mamadou SANOGO" w:date="2023-10-25T15:06:00Z"/>
          <w:color w:val="000000" w:themeColor="text1"/>
          <w:szCs w:val="24"/>
          <w:rPrChange w:id="9207" w:author="Dr Mamadou SANOGO" w:date="2023-10-25T18:15:00Z">
            <w:rPr>
              <w:del w:id="9208" w:author="Dr Mamadou SANOGO" w:date="2023-10-25T15:06:00Z"/>
              <w:color w:val="000000"/>
              <w:szCs w:val="24"/>
            </w:rPr>
          </w:rPrChange>
        </w:rPr>
      </w:pPr>
    </w:p>
    <w:p w14:paraId="57536EC9" w14:textId="77777777" w:rsidR="00773887" w:rsidRPr="007A4AFC" w:rsidDel="002179BA" w:rsidRDefault="00773887" w:rsidP="00011374">
      <w:pPr>
        <w:widowControl w:val="0"/>
        <w:autoSpaceDE w:val="0"/>
        <w:autoSpaceDN w:val="0"/>
        <w:adjustRightInd w:val="0"/>
        <w:spacing w:line="240" w:lineRule="auto"/>
        <w:ind w:right="9"/>
        <w:rPr>
          <w:del w:id="9209" w:author="Dr Mamadou SANOGO" w:date="2023-10-25T15:06:00Z"/>
          <w:color w:val="000000" w:themeColor="text1"/>
          <w:szCs w:val="24"/>
          <w:rPrChange w:id="9210" w:author="Dr Mamadou SANOGO" w:date="2023-10-25T18:15:00Z">
            <w:rPr>
              <w:del w:id="9211" w:author="Dr Mamadou SANOGO" w:date="2023-10-25T15:06:00Z"/>
              <w:color w:val="000000"/>
              <w:szCs w:val="24"/>
            </w:rPr>
          </w:rPrChange>
        </w:rPr>
      </w:pPr>
    </w:p>
    <w:p w14:paraId="36CDF30E" w14:textId="77777777" w:rsidR="00773887" w:rsidRPr="007A4AFC" w:rsidDel="002179BA" w:rsidRDefault="00773887" w:rsidP="00011374">
      <w:pPr>
        <w:widowControl w:val="0"/>
        <w:autoSpaceDE w:val="0"/>
        <w:autoSpaceDN w:val="0"/>
        <w:adjustRightInd w:val="0"/>
        <w:spacing w:line="240" w:lineRule="auto"/>
        <w:ind w:right="9"/>
        <w:rPr>
          <w:del w:id="9212" w:author="Dr Mamadou SANOGO" w:date="2023-10-25T15:06:00Z"/>
          <w:color w:val="000000" w:themeColor="text1"/>
          <w:szCs w:val="24"/>
          <w:rPrChange w:id="9213" w:author="Dr Mamadou SANOGO" w:date="2023-10-25T18:15:00Z">
            <w:rPr>
              <w:del w:id="9214" w:author="Dr Mamadou SANOGO" w:date="2023-10-25T15:06:00Z"/>
              <w:color w:val="000000"/>
              <w:szCs w:val="24"/>
            </w:rPr>
          </w:rPrChange>
        </w:rPr>
      </w:pPr>
    </w:p>
    <w:p w14:paraId="15F2385B" w14:textId="77777777" w:rsidR="00773887" w:rsidRPr="007A4AFC" w:rsidDel="002179BA" w:rsidRDefault="00773887" w:rsidP="00011374">
      <w:pPr>
        <w:widowControl w:val="0"/>
        <w:autoSpaceDE w:val="0"/>
        <w:autoSpaceDN w:val="0"/>
        <w:adjustRightInd w:val="0"/>
        <w:spacing w:line="240" w:lineRule="auto"/>
        <w:ind w:right="9"/>
        <w:rPr>
          <w:del w:id="9215" w:author="Dr Mamadou SANOGO" w:date="2023-10-25T15:06:00Z"/>
          <w:color w:val="000000" w:themeColor="text1"/>
          <w:szCs w:val="24"/>
          <w:rPrChange w:id="9216" w:author="Dr Mamadou SANOGO" w:date="2023-10-25T18:15:00Z">
            <w:rPr>
              <w:del w:id="9217" w:author="Dr Mamadou SANOGO" w:date="2023-10-25T15:06:00Z"/>
              <w:color w:val="000000"/>
              <w:szCs w:val="24"/>
            </w:rPr>
          </w:rPrChange>
        </w:rPr>
      </w:pPr>
    </w:p>
    <w:p w14:paraId="04371F40" w14:textId="7F11D753" w:rsidR="00011374" w:rsidRPr="007A4AFC" w:rsidDel="00837877" w:rsidRDefault="00011374" w:rsidP="00EA40A4">
      <w:pPr>
        <w:pStyle w:val="Titre1"/>
        <w:spacing w:before="0" w:line="240" w:lineRule="auto"/>
        <w:jc w:val="center"/>
        <w:rPr>
          <w:del w:id="9218" w:author="Dr Mamadou SANOGO" w:date="2023-10-25T14:51:00Z"/>
          <w:rFonts w:eastAsiaTheme="minorHAnsi" w:cs="Times New Roman"/>
          <w:b w:val="0"/>
          <w:sz w:val="52"/>
          <w:lang w:eastAsia="en-US"/>
          <w:rPrChange w:id="9219" w:author="Dr Mamadou SANOGO" w:date="2023-10-25T18:15:00Z">
            <w:rPr>
              <w:del w:id="9220" w:author="Dr Mamadou SANOGO" w:date="2023-10-25T14:51:00Z"/>
              <w:rFonts w:eastAsiaTheme="minorHAnsi" w:cs="Times New Roman"/>
              <w:color w:val="auto"/>
              <w:sz w:val="52"/>
              <w:lang w:eastAsia="en-US"/>
            </w:rPr>
          </w:rPrChange>
        </w:rPr>
      </w:pPr>
      <w:bookmarkStart w:id="9221" w:name="_Toc145944535"/>
      <w:del w:id="9222" w:author="Dr Mamadou SANOGO" w:date="2023-10-25T14:51:00Z">
        <w:r w:rsidRPr="007A4AFC" w:rsidDel="00837877">
          <w:rPr>
            <w:rFonts w:eastAsiaTheme="minorHAnsi"/>
            <w:b w:val="0"/>
            <w:sz w:val="52"/>
            <w:lang w:eastAsia="en-US"/>
            <w:rPrChange w:id="9223" w:author="Dr Mamadou SANOGO" w:date="2023-10-25T18:15:00Z">
              <w:rPr>
                <w:rFonts w:eastAsiaTheme="minorHAnsi"/>
                <w:b/>
                <w:color w:val="2E74B5" w:themeColor="accent1" w:themeShade="BF"/>
                <w:sz w:val="52"/>
                <w:lang w:eastAsia="en-US"/>
              </w:rPr>
            </w:rPrChange>
          </w:rPr>
          <w:delText xml:space="preserve">Annexe </w:delText>
        </w:r>
        <w:r w:rsidR="007B4390" w:rsidRPr="007A4AFC" w:rsidDel="00837877">
          <w:rPr>
            <w:rFonts w:eastAsiaTheme="minorHAnsi"/>
            <w:b w:val="0"/>
            <w:sz w:val="52"/>
            <w:lang w:eastAsia="en-US"/>
            <w:rPrChange w:id="9224" w:author="Dr Mamadou SANOGO" w:date="2023-10-25T18:15:00Z">
              <w:rPr>
                <w:rFonts w:eastAsiaTheme="minorHAnsi"/>
                <w:b/>
                <w:color w:val="2E74B5" w:themeColor="accent1" w:themeShade="BF"/>
                <w:sz w:val="52"/>
                <w:lang w:eastAsia="en-US"/>
              </w:rPr>
            </w:rPrChange>
          </w:rPr>
          <w:delText>6</w:delText>
        </w:r>
        <w:r w:rsidRPr="007A4AFC" w:rsidDel="00837877">
          <w:rPr>
            <w:rFonts w:eastAsiaTheme="minorHAnsi"/>
            <w:b w:val="0"/>
            <w:sz w:val="52"/>
            <w:lang w:eastAsia="en-US"/>
            <w:rPrChange w:id="9225" w:author="Dr Mamadou SANOGO" w:date="2023-10-25T18:15:00Z">
              <w:rPr>
                <w:rFonts w:eastAsiaTheme="minorHAnsi"/>
                <w:b/>
                <w:color w:val="2E74B5" w:themeColor="accent1" w:themeShade="BF"/>
                <w:sz w:val="52"/>
                <w:lang w:eastAsia="en-US"/>
              </w:rPr>
            </w:rPrChange>
          </w:rPr>
          <w:delText xml:space="preserve"> : </w:delText>
        </w:r>
        <w:bookmarkEnd w:id="9221"/>
        <w:r w:rsidR="007B4390" w:rsidRPr="007A4AFC" w:rsidDel="00837877">
          <w:rPr>
            <w:rFonts w:eastAsiaTheme="minorHAnsi"/>
            <w:b w:val="0"/>
            <w:sz w:val="52"/>
            <w:lang w:eastAsia="en-US"/>
            <w:rPrChange w:id="9226" w:author="Dr Mamadou SANOGO" w:date="2023-10-25T18:15:00Z">
              <w:rPr>
                <w:rFonts w:eastAsiaTheme="minorHAnsi"/>
                <w:b/>
                <w:color w:val="2E74B5" w:themeColor="accent1" w:themeShade="BF"/>
                <w:sz w:val="52"/>
                <w:lang w:eastAsia="en-US"/>
              </w:rPr>
            </w:rPrChange>
          </w:rPr>
          <w:delText>Arrêté d’ouverture</w:delText>
        </w:r>
      </w:del>
    </w:p>
    <w:p w14:paraId="51B69EA9" w14:textId="77777777" w:rsidR="00011374" w:rsidRPr="007A4AFC" w:rsidDel="002179BA" w:rsidRDefault="00011374" w:rsidP="00011374">
      <w:pPr>
        <w:widowControl w:val="0"/>
        <w:autoSpaceDE w:val="0"/>
        <w:autoSpaceDN w:val="0"/>
        <w:adjustRightInd w:val="0"/>
        <w:spacing w:before="5" w:line="280" w:lineRule="exact"/>
        <w:ind w:right="9"/>
        <w:rPr>
          <w:del w:id="9227" w:author="Dr Mamadou SANOGO" w:date="2023-10-25T15:05:00Z"/>
          <w:color w:val="000000" w:themeColor="text1"/>
          <w:sz w:val="28"/>
          <w:szCs w:val="28"/>
          <w:rPrChange w:id="9228" w:author="Dr Mamadou SANOGO" w:date="2023-10-25T18:15:00Z">
            <w:rPr>
              <w:del w:id="9229" w:author="Dr Mamadou SANOGO" w:date="2023-10-25T15:05:00Z"/>
              <w:color w:val="000000"/>
              <w:sz w:val="28"/>
              <w:szCs w:val="28"/>
            </w:rPr>
          </w:rPrChange>
        </w:rPr>
      </w:pPr>
    </w:p>
    <w:p w14:paraId="65F18D03" w14:textId="77777777" w:rsidR="00011374" w:rsidRPr="007A4AFC" w:rsidDel="002179BA" w:rsidRDefault="00011374" w:rsidP="00011374">
      <w:pPr>
        <w:widowControl w:val="0"/>
        <w:autoSpaceDE w:val="0"/>
        <w:autoSpaceDN w:val="0"/>
        <w:adjustRightInd w:val="0"/>
        <w:spacing w:before="5" w:line="280" w:lineRule="exact"/>
        <w:ind w:right="9"/>
        <w:rPr>
          <w:del w:id="9230" w:author="Dr Mamadou SANOGO" w:date="2023-10-25T15:05:00Z"/>
          <w:color w:val="000000" w:themeColor="text1"/>
          <w:sz w:val="28"/>
          <w:szCs w:val="28"/>
          <w:rPrChange w:id="9231" w:author="Dr Mamadou SANOGO" w:date="2023-10-25T18:15:00Z">
            <w:rPr>
              <w:del w:id="9232" w:author="Dr Mamadou SANOGO" w:date="2023-10-25T15:05:00Z"/>
              <w:color w:val="000000"/>
              <w:sz w:val="28"/>
              <w:szCs w:val="28"/>
            </w:rPr>
          </w:rPrChange>
        </w:rPr>
      </w:pPr>
    </w:p>
    <w:p w14:paraId="41B48222" w14:textId="77777777" w:rsidR="00D81BFF" w:rsidRPr="007A4AFC" w:rsidRDefault="00D81BFF">
      <w:pPr>
        <w:shd w:val="clear" w:color="auto" w:fill="FFFFFF"/>
        <w:spacing w:line="240" w:lineRule="auto"/>
        <w:ind w:right="9"/>
        <w:jc w:val="left"/>
        <w:rPr>
          <w:ins w:id="9233" w:author="Dr Mamadou SANOGO" w:date="2023-10-25T15:02:00Z"/>
          <w:b/>
          <w:color w:val="000000" w:themeColor="text1"/>
          <w:sz w:val="44"/>
          <w:rPrChange w:id="9234" w:author="Dr Mamadou SANOGO" w:date="2023-10-25T18:15:00Z">
            <w:rPr>
              <w:ins w:id="9235" w:author="Dr Mamadou SANOGO" w:date="2023-10-25T15:02:00Z"/>
              <w:b/>
              <w:sz w:val="44"/>
            </w:rPr>
          </w:rPrChange>
        </w:rPr>
        <w:pPrChange w:id="9236" w:author="Dr Mamadou SANOGO" w:date="2023-10-25T15:06:00Z">
          <w:pPr>
            <w:shd w:val="clear" w:color="auto" w:fill="FFFFFF"/>
            <w:spacing w:line="240" w:lineRule="auto"/>
            <w:ind w:right="9"/>
            <w:jc w:val="center"/>
          </w:pPr>
        </w:pPrChange>
      </w:pPr>
    </w:p>
    <w:p w14:paraId="4D9C14CF" w14:textId="77777777" w:rsidR="00D81BFF" w:rsidRPr="007A4AFC" w:rsidRDefault="00D81BFF" w:rsidP="00D81BFF">
      <w:pPr>
        <w:shd w:val="clear" w:color="auto" w:fill="FFFFFF"/>
        <w:spacing w:line="240" w:lineRule="auto"/>
        <w:ind w:right="9"/>
        <w:jc w:val="center"/>
        <w:rPr>
          <w:ins w:id="9237" w:author="Dr Mamadou SANOGO" w:date="2023-10-25T15:02:00Z"/>
          <w:b/>
          <w:color w:val="000000" w:themeColor="text1"/>
          <w:sz w:val="44"/>
          <w:rPrChange w:id="9238" w:author="Dr Mamadou SANOGO" w:date="2023-10-25T18:15:00Z">
            <w:rPr>
              <w:ins w:id="9239" w:author="Dr Mamadou SANOGO" w:date="2023-10-25T15:02:00Z"/>
              <w:b/>
              <w:sz w:val="44"/>
            </w:rPr>
          </w:rPrChange>
        </w:rPr>
      </w:pPr>
    </w:p>
    <w:p w14:paraId="502E3181" w14:textId="3990B0E5" w:rsidR="00D81BFF" w:rsidRPr="007A4AFC" w:rsidRDefault="00D81BFF" w:rsidP="00D81BFF">
      <w:pPr>
        <w:shd w:val="clear" w:color="auto" w:fill="FFFFFF"/>
        <w:spacing w:line="240" w:lineRule="auto"/>
        <w:ind w:right="9"/>
        <w:jc w:val="center"/>
        <w:rPr>
          <w:ins w:id="9240" w:author="Dr Mamadou SANOGO" w:date="2023-10-25T15:03:00Z"/>
          <w:b/>
          <w:color w:val="000000" w:themeColor="text1"/>
          <w:sz w:val="44"/>
          <w:rPrChange w:id="9241" w:author="Dr Mamadou SANOGO" w:date="2023-10-25T18:15:00Z">
            <w:rPr>
              <w:ins w:id="9242" w:author="Dr Mamadou SANOGO" w:date="2023-10-25T15:03:00Z"/>
              <w:b/>
              <w:sz w:val="44"/>
            </w:rPr>
          </w:rPrChange>
        </w:rPr>
      </w:pPr>
      <w:ins w:id="9243" w:author="Dr Mamadou SANOGO" w:date="2023-10-25T15:02:00Z">
        <w:r w:rsidRPr="007A4AFC">
          <w:rPr>
            <w:b/>
            <w:color w:val="000000" w:themeColor="text1"/>
            <w:sz w:val="44"/>
            <w:rPrChange w:id="9244" w:author="Dr Mamadou SANOGO" w:date="2023-10-25T18:15:00Z">
              <w:rPr>
                <w:b/>
                <w:sz w:val="44"/>
              </w:rPr>
            </w:rPrChange>
          </w:rPr>
          <w:t>Annexe n°012 :</w:t>
        </w:r>
      </w:ins>
      <w:ins w:id="9245" w:author="Dr Mamadou SANOGO" w:date="2023-10-25T15:03:00Z">
        <w:r w:rsidRPr="007A4AFC">
          <w:rPr>
            <w:b/>
            <w:color w:val="000000" w:themeColor="text1"/>
            <w:sz w:val="44"/>
            <w:rPrChange w:id="9246" w:author="Dr Mamadou SANOGO" w:date="2023-10-25T18:15:00Z">
              <w:rPr>
                <w:b/>
                <w:sz w:val="44"/>
              </w:rPr>
            </w:rPrChange>
          </w:rPr>
          <w:t xml:space="preserve"> </w:t>
        </w:r>
      </w:ins>
      <w:ins w:id="9247" w:author="Dr Mamadou SANOGO" w:date="2023-10-25T15:02:00Z">
        <w:r w:rsidRPr="007A4AFC">
          <w:rPr>
            <w:b/>
            <w:color w:val="000000" w:themeColor="text1"/>
            <w:sz w:val="44"/>
            <w:rPrChange w:id="9248" w:author="Dr Mamadou SANOGO" w:date="2023-10-25T18:15:00Z">
              <w:rPr>
                <w:b/>
                <w:sz w:val="44"/>
              </w:rPr>
            </w:rPrChange>
          </w:rPr>
          <w:t>Conventions de partenariats avec certains organismes du monde socioprofessionnel</w:t>
        </w:r>
      </w:ins>
    </w:p>
    <w:p w14:paraId="250797C1" w14:textId="72533ABD" w:rsidR="00D81BFF" w:rsidRPr="007A4AFC" w:rsidRDefault="00D81BFF" w:rsidP="00D81BFF">
      <w:pPr>
        <w:shd w:val="clear" w:color="auto" w:fill="FFFFFF"/>
        <w:spacing w:line="240" w:lineRule="auto"/>
        <w:ind w:right="9"/>
        <w:jc w:val="center"/>
        <w:rPr>
          <w:ins w:id="9249" w:author="Dr Mamadou SANOGO" w:date="2023-10-25T15:03:00Z"/>
          <w:b/>
          <w:color w:val="000000" w:themeColor="text1"/>
          <w:sz w:val="44"/>
          <w:rPrChange w:id="9250" w:author="Dr Mamadou SANOGO" w:date="2023-10-25T18:15:00Z">
            <w:rPr>
              <w:ins w:id="9251" w:author="Dr Mamadou SANOGO" w:date="2023-10-25T15:03:00Z"/>
              <w:b/>
              <w:sz w:val="44"/>
            </w:rPr>
          </w:rPrChange>
        </w:rPr>
      </w:pPr>
    </w:p>
    <w:p w14:paraId="7E015786" w14:textId="63A0D71A" w:rsidR="00D81BFF" w:rsidRPr="007A4AFC" w:rsidRDefault="00D81BFF" w:rsidP="00D81BFF">
      <w:pPr>
        <w:shd w:val="clear" w:color="auto" w:fill="FFFFFF"/>
        <w:spacing w:line="240" w:lineRule="auto"/>
        <w:ind w:right="9"/>
        <w:jc w:val="center"/>
        <w:rPr>
          <w:ins w:id="9252" w:author="Dr Mamadou SANOGO" w:date="2023-10-25T15:03:00Z"/>
          <w:b/>
          <w:color w:val="000000" w:themeColor="text1"/>
          <w:sz w:val="44"/>
          <w:rPrChange w:id="9253" w:author="Dr Mamadou SANOGO" w:date="2023-10-25T18:15:00Z">
            <w:rPr>
              <w:ins w:id="9254" w:author="Dr Mamadou SANOGO" w:date="2023-10-25T15:03:00Z"/>
              <w:b/>
              <w:sz w:val="44"/>
            </w:rPr>
          </w:rPrChange>
        </w:rPr>
      </w:pPr>
    </w:p>
    <w:p w14:paraId="2C68E4DA" w14:textId="777D5CF4" w:rsidR="00D81BFF" w:rsidRPr="007A4AFC" w:rsidRDefault="00D81BFF" w:rsidP="00D81BFF">
      <w:pPr>
        <w:shd w:val="clear" w:color="auto" w:fill="FFFFFF"/>
        <w:spacing w:line="240" w:lineRule="auto"/>
        <w:ind w:right="9"/>
        <w:jc w:val="center"/>
        <w:rPr>
          <w:ins w:id="9255" w:author="Dr Mamadou SANOGO" w:date="2023-10-25T15:03:00Z"/>
          <w:b/>
          <w:color w:val="000000" w:themeColor="text1"/>
          <w:sz w:val="44"/>
          <w:rPrChange w:id="9256" w:author="Dr Mamadou SANOGO" w:date="2023-10-25T18:15:00Z">
            <w:rPr>
              <w:ins w:id="9257" w:author="Dr Mamadou SANOGO" w:date="2023-10-25T15:03:00Z"/>
              <w:b/>
              <w:sz w:val="44"/>
            </w:rPr>
          </w:rPrChange>
        </w:rPr>
      </w:pPr>
    </w:p>
    <w:p w14:paraId="1F63F1FB" w14:textId="2E94A766" w:rsidR="00D81BFF" w:rsidRPr="007A4AFC" w:rsidRDefault="00D81BFF" w:rsidP="00D81BFF">
      <w:pPr>
        <w:shd w:val="clear" w:color="auto" w:fill="FFFFFF"/>
        <w:spacing w:line="240" w:lineRule="auto"/>
        <w:ind w:right="9"/>
        <w:jc w:val="center"/>
        <w:rPr>
          <w:ins w:id="9258" w:author="Dr Mamadou SANOGO" w:date="2023-10-25T15:03:00Z"/>
          <w:b/>
          <w:color w:val="000000" w:themeColor="text1"/>
          <w:sz w:val="44"/>
          <w:rPrChange w:id="9259" w:author="Dr Mamadou SANOGO" w:date="2023-10-25T18:15:00Z">
            <w:rPr>
              <w:ins w:id="9260" w:author="Dr Mamadou SANOGO" w:date="2023-10-25T15:03:00Z"/>
              <w:b/>
              <w:sz w:val="44"/>
            </w:rPr>
          </w:rPrChange>
        </w:rPr>
      </w:pPr>
    </w:p>
    <w:p w14:paraId="17E6BFCF" w14:textId="268D4F3F" w:rsidR="00D81BFF" w:rsidRPr="007A4AFC" w:rsidRDefault="00D81BFF" w:rsidP="00D81BFF">
      <w:pPr>
        <w:shd w:val="clear" w:color="auto" w:fill="FFFFFF"/>
        <w:spacing w:line="240" w:lineRule="auto"/>
        <w:ind w:right="9"/>
        <w:jc w:val="center"/>
        <w:rPr>
          <w:ins w:id="9261" w:author="Dr Mamadou SANOGO" w:date="2023-10-25T15:03:00Z"/>
          <w:b/>
          <w:color w:val="000000" w:themeColor="text1"/>
          <w:sz w:val="44"/>
          <w:rPrChange w:id="9262" w:author="Dr Mamadou SANOGO" w:date="2023-10-25T18:15:00Z">
            <w:rPr>
              <w:ins w:id="9263" w:author="Dr Mamadou SANOGO" w:date="2023-10-25T15:03:00Z"/>
              <w:b/>
              <w:sz w:val="44"/>
            </w:rPr>
          </w:rPrChange>
        </w:rPr>
      </w:pPr>
    </w:p>
    <w:p w14:paraId="1625D8F0" w14:textId="6CB054C5" w:rsidR="00D81BFF" w:rsidRPr="007A4AFC" w:rsidRDefault="00D81BFF" w:rsidP="00D81BFF">
      <w:pPr>
        <w:shd w:val="clear" w:color="auto" w:fill="FFFFFF"/>
        <w:spacing w:line="240" w:lineRule="auto"/>
        <w:ind w:right="9"/>
        <w:jc w:val="center"/>
        <w:rPr>
          <w:ins w:id="9264" w:author="Dr Mamadou SANOGO" w:date="2023-10-25T15:03:00Z"/>
          <w:b/>
          <w:color w:val="000000" w:themeColor="text1"/>
          <w:sz w:val="44"/>
          <w:rPrChange w:id="9265" w:author="Dr Mamadou SANOGO" w:date="2023-10-25T18:15:00Z">
            <w:rPr>
              <w:ins w:id="9266" w:author="Dr Mamadou SANOGO" w:date="2023-10-25T15:03:00Z"/>
              <w:b/>
              <w:sz w:val="44"/>
            </w:rPr>
          </w:rPrChange>
        </w:rPr>
      </w:pPr>
    </w:p>
    <w:p w14:paraId="43B0F5C3" w14:textId="4E028EBF" w:rsidR="00D81BFF" w:rsidRPr="007A4AFC" w:rsidRDefault="00D81BFF" w:rsidP="00D81BFF">
      <w:pPr>
        <w:shd w:val="clear" w:color="auto" w:fill="FFFFFF"/>
        <w:spacing w:line="240" w:lineRule="auto"/>
        <w:ind w:right="9"/>
        <w:jc w:val="center"/>
        <w:rPr>
          <w:ins w:id="9267" w:author="Dr Mamadou SANOGO" w:date="2023-10-25T15:03:00Z"/>
          <w:b/>
          <w:color w:val="000000" w:themeColor="text1"/>
          <w:sz w:val="44"/>
          <w:rPrChange w:id="9268" w:author="Dr Mamadou SANOGO" w:date="2023-10-25T18:15:00Z">
            <w:rPr>
              <w:ins w:id="9269" w:author="Dr Mamadou SANOGO" w:date="2023-10-25T15:03:00Z"/>
              <w:b/>
              <w:sz w:val="44"/>
            </w:rPr>
          </w:rPrChange>
        </w:rPr>
      </w:pPr>
    </w:p>
    <w:p w14:paraId="532B088E" w14:textId="7F44E558" w:rsidR="00D81BFF" w:rsidRPr="007A4AFC" w:rsidRDefault="00D81BFF" w:rsidP="00D81BFF">
      <w:pPr>
        <w:shd w:val="clear" w:color="auto" w:fill="FFFFFF"/>
        <w:spacing w:line="240" w:lineRule="auto"/>
        <w:ind w:right="9"/>
        <w:jc w:val="center"/>
        <w:rPr>
          <w:ins w:id="9270" w:author="Dr Mamadou SANOGO" w:date="2023-10-25T15:03:00Z"/>
          <w:b/>
          <w:color w:val="000000" w:themeColor="text1"/>
          <w:sz w:val="44"/>
          <w:rPrChange w:id="9271" w:author="Dr Mamadou SANOGO" w:date="2023-10-25T18:15:00Z">
            <w:rPr>
              <w:ins w:id="9272" w:author="Dr Mamadou SANOGO" w:date="2023-10-25T15:03:00Z"/>
              <w:b/>
              <w:sz w:val="44"/>
            </w:rPr>
          </w:rPrChange>
        </w:rPr>
      </w:pPr>
    </w:p>
    <w:p w14:paraId="111F69F1" w14:textId="78CDE99C" w:rsidR="00D81BFF" w:rsidRPr="007A4AFC" w:rsidRDefault="00D81BFF" w:rsidP="00D81BFF">
      <w:pPr>
        <w:shd w:val="clear" w:color="auto" w:fill="FFFFFF"/>
        <w:spacing w:line="240" w:lineRule="auto"/>
        <w:ind w:right="9"/>
        <w:jc w:val="center"/>
        <w:rPr>
          <w:ins w:id="9273" w:author="Dr Mamadou SANOGO" w:date="2023-10-25T15:03:00Z"/>
          <w:b/>
          <w:color w:val="000000" w:themeColor="text1"/>
          <w:sz w:val="44"/>
          <w:rPrChange w:id="9274" w:author="Dr Mamadou SANOGO" w:date="2023-10-25T18:15:00Z">
            <w:rPr>
              <w:ins w:id="9275" w:author="Dr Mamadou SANOGO" w:date="2023-10-25T15:03:00Z"/>
              <w:b/>
              <w:sz w:val="44"/>
            </w:rPr>
          </w:rPrChange>
        </w:rPr>
      </w:pPr>
    </w:p>
    <w:p w14:paraId="0E87F4DE" w14:textId="5C1CDE84" w:rsidR="00D81BFF" w:rsidRPr="007A4AFC" w:rsidRDefault="00D81BFF" w:rsidP="00D81BFF">
      <w:pPr>
        <w:shd w:val="clear" w:color="auto" w:fill="FFFFFF"/>
        <w:spacing w:line="240" w:lineRule="auto"/>
        <w:ind w:right="9"/>
        <w:jc w:val="center"/>
        <w:rPr>
          <w:ins w:id="9276" w:author="Dr Mamadou SANOGO" w:date="2023-10-25T15:03:00Z"/>
          <w:b/>
          <w:color w:val="000000" w:themeColor="text1"/>
          <w:sz w:val="44"/>
          <w:rPrChange w:id="9277" w:author="Dr Mamadou SANOGO" w:date="2023-10-25T18:15:00Z">
            <w:rPr>
              <w:ins w:id="9278" w:author="Dr Mamadou SANOGO" w:date="2023-10-25T15:03:00Z"/>
              <w:b/>
              <w:sz w:val="44"/>
            </w:rPr>
          </w:rPrChange>
        </w:rPr>
      </w:pPr>
    </w:p>
    <w:p w14:paraId="5A914C4A" w14:textId="5A3E7F40" w:rsidR="00D81BFF" w:rsidRPr="007A4AFC" w:rsidRDefault="00D81BFF" w:rsidP="00D81BFF">
      <w:pPr>
        <w:shd w:val="clear" w:color="auto" w:fill="FFFFFF"/>
        <w:spacing w:line="240" w:lineRule="auto"/>
        <w:ind w:right="9"/>
        <w:jc w:val="center"/>
        <w:rPr>
          <w:ins w:id="9279" w:author="Dr Mamadou SANOGO" w:date="2023-10-25T15:03:00Z"/>
          <w:b/>
          <w:color w:val="000000" w:themeColor="text1"/>
          <w:sz w:val="44"/>
          <w:rPrChange w:id="9280" w:author="Dr Mamadou SANOGO" w:date="2023-10-25T18:15:00Z">
            <w:rPr>
              <w:ins w:id="9281" w:author="Dr Mamadou SANOGO" w:date="2023-10-25T15:03:00Z"/>
              <w:b/>
              <w:sz w:val="44"/>
            </w:rPr>
          </w:rPrChange>
        </w:rPr>
      </w:pPr>
    </w:p>
    <w:p w14:paraId="2AA48FD2" w14:textId="04A4E94F" w:rsidR="00D81BFF" w:rsidRPr="007A4AFC" w:rsidRDefault="00D81BFF" w:rsidP="00D81BFF">
      <w:pPr>
        <w:shd w:val="clear" w:color="auto" w:fill="FFFFFF"/>
        <w:spacing w:line="240" w:lineRule="auto"/>
        <w:ind w:right="9"/>
        <w:jc w:val="center"/>
        <w:rPr>
          <w:ins w:id="9282" w:author="Dr Mamadou SANOGO" w:date="2023-10-25T15:03:00Z"/>
          <w:b/>
          <w:color w:val="000000" w:themeColor="text1"/>
          <w:sz w:val="44"/>
          <w:rPrChange w:id="9283" w:author="Dr Mamadou SANOGO" w:date="2023-10-25T18:15:00Z">
            <w:rPr>
              <w:ins w:id="9284" w:author="Dr Mamadou SANOGO" w:date="2023-10-25T15:03:00Z"/>
              <w:b/>
              <w:sz w:val="44"/>
            </w:rPr>
          </w:rPrChange>
        </w:rPr>
      </w:pPr>
    </w:p>
    <w:p w14:paraId="459735C5" w14:textId="7CF3724F" w:rsidR="00D81BFF" w:rsidRPr="007A4AFC" w:rsidRDefault="00D81BFF" w:rsidP="00D81BFF">
      <w:pPr>
        <w:shd w:val="clear" w:color="auto" w:fill="FFFFFF"/>
        <w:spacing w:line="240" w:lineRule="auto"/>
        <w:ind w:right="9"/>
        <w:jc w:val="center"/>
        <w:rPr>
          <w:ins w:id="9285" w:author="Dr Mamadou SANOGO" w:date="2023-10-25T15:03:00Z"/>
          <w:b/>
          <w:color w:val="000000" w:themeColor="text1"/>
          <w:sz w:val="44"/>
          <w:rPrChange w:id="9286" w:author="Dr Mamadou SANOGO" w:date="2023-10-25T18:15:00Z">
            <w:rPr>
              <w:ins w:id="9287" w:author="Dr Mamadou SANOGO" w:date="2023-10-25T15:03:00Z"/>
              <w:b/>
              <w:sz w:val="44"/>
            </w:rPr>
          </w:rPrChange>
        </w:rPr>
      </w:pPr>
    </w:p>
    <w:p w14:paraId="227533A4" w14:textId="58474DF1" w:rsidR="00D81BFF" w:rsidRPr="007A4AFC" w:rsidRDefault="00D81BFF" w:rsidP="00D81BFF">
      <w:pPr>
        <w:shd w:val="clear" w:color="auto" w:fill="FFFFFF"/>
        <w:spacing w:line="240" w:lineRule="auto"/>
        <w:ind w:right="9"/>
        <w:jc w:val="center"/>
        <w:rPr>
          <w:ins w:id="9288" w:author="Dr Mamadou SANOGO" w:date="2023-10-25T15:03:00Z"/>
          <w:b/>
          <w:color w:val="000000" w:themeColor="text1"/>
          <w:sz w:val="44"/>
          <w:rPrChange w:id="9289" w:author="Dr Mamadou SANOGO" w:date="2023-10-25T18:15:00Z">
            <w:rPr>
              <w:ins w:id="9290" w:author="Dr Mamadou SANOGO" w:date="2023-10-25T15:03:00Z"/>
              <w:b/>
              <w:sz w:val="44"/>
            </w:rPr>
          </w:rPrChange>
        </w:rPr>
      </w:pPr>
    </w:p>
    <w:p w14:paraId="4285EF57" w14:textId="3106F1E0" w:rsidR="00D81BFF" w:rsidRPr="007A4AFC" w:rsidRDefault="00D81BFF" w:rsidP="00D81BFF">
      <w:pPr>
        <w:shd w:val="clear" w:color="auto" w:fill="FFFFFF"/>
        <w:spacing w:line="240" w:lineRule="auto"/>
        <w:ind w:right="9"/>
        <w:jc w:val="center"/>
        <w:rPr>
          <w:ins w:id="9291" w:author="Dr Mamadou SANOGO" w:date="2023-10-25T15:03:00Z"/>
          <w:b/>
          <w:color w:val="000000" w:themeColor="text1"/>
          <w:sz w:val="44"/>
          <w:rPrChange w:id="9292" w:author="Dr Mamadou SANOGO" w:date="2023-10-25T18:15:00Z">
            <w:rPr>
              <w:ins w:id="9293" w:author="Dr Mamadou SANOGO" w:date="2023-10-25T15:03:00Z"/>
              <w:b/>
              <w:sz w:val="44"/>
            </w:rPr>
          </w:rPrChange>
        </w:rPr>
      </w:pPr>
    </w:p>
    <w:p w14:paraId="7279E8B3" w14:textId="08225BD8" w:rsidR="00D81BFF" w:rsidRPr="007A4AFC" w:rsidRDefault="00D81BFF" w:rsidP="00D81BFF">
      <w:pPr>
        <w:shd w:val="clear" w:color="auto" w:fill="FFFFFF"/>
        <w:spacing w:line="240" w:lineRule="auto"/>
        <w:ind w:right="9"/>
        <w:jc w:val="center"/>
        <w:rPr>
          <w:ins w:id="9294" w:author="Dr Mamadou SANOGO" w:date="2023-10-25T15:03:00Z"/>
          <w:b/>
          <w:color w:val="000000" w:themeColor="text1"/>
          <w:sz w:val="44"/>
          <w:rPrChange w:id="9295" w:author="Dr Mamadou SANOGO" w:date="2023-10-25T18:15:00Z">
            <w:rPr>
              <w:ins w:id="9296" w:author="Dr Mamadou SANOGO" w:date="2023-10-25T15:03:00Z"/>
              <w:b/>
              <w:sz w:val="44"/>
            </w:rPr>
          </w:rPrChange>
        </w:rPr>
      </w:pPr>
    </w:p>
    <w:p w14:paraId="292A1CAD" w14:textId="5F987802" w:rsidR="00D81BFF" w:rsidRPr="007A4AFC" w:rsidRDefault="00D81BFF" w:rsidP="00D81BFF">
      <w:pPr>
        <w:shd w:val="clear" w:color="auto" w:fill="FFFFFF"/>
        <w:spacing w:line="240" w:lineRule="auto"/>
        <w:ind w:right="9"/>
        <w:jc w:val="center"/>
        <w:rPr>
          <w:ins w:id="9297" w:author="Dr Mamadou SANOGO" w:date="2023-10-25T15:03:00Z"/>
          <w:b/>
          <w:color w:val="000000" w:themeColor="text1"/>
          <w:sz w:val="44"/>
          <w:rPrChange w:id="9298" w:author="Dr Mamadou SANOGO" w:date="2023-10-25T18:15:00Z">
            <w:rPr>
              <w:ins w:id="9299" w:author="Dr Mamadou SANOGO" w:date="2023-10-25T15:03:00Z"/>
              <w:b/>
              <w:sz w:val="44"/>
            </w:rPr>
          </w:rPrChange>
        </w:rPr>
      </w:pPr>
    </w:p>
    <w:p w14:paraId="7740DD22" w14:textId="021CC16D" w:rsidR="00D81BFF" w:rsidRPr="007A4AFC" w:rsidRDefault="00D81BFF" w:rsidP="00D81BFF">
      <w:pPr>
        <w:shd w:val="clear" w:color="auto" w:fill="FFFFFF"/>
        <w:spacing w:line="240" w:lineRule="auto"/>
        <w:ind w:right="9"/>
        <w:jc w:val="center"/>
        <w:rPr>
          <w:ins w:id="9300" w:author="Dr Mamadou SANOGO" w:date="2023-10-25T15:03:00Z"/>
          <w:b/>
          <w:color w:val="000000" w:themeColor="text1"/>
          <w:sz w:val="44"/>
          <w:rPrChange w:id="9301" w:author="Dr Mamadou SANOGO" w:date="2023-10-25T18:15:00Z">
            <w:rPr>
              <w:ins w:id="9302" w:author="Dr Mamadou SANOGO" w:date="2023-10-25T15:03:00Z"/>
              <w:b/>
              <w:sz w:val="44"/>
            </w:rPr>
          </w:rPrChange>
        </w:rPr>
      </w:pPr>
    </w:p>
    <w:p w14:paraId="24352135" w14:textId="69B8E982" w:rsidR="00D81BFF" w:rsidRPr="007A4AFC" w:rsidRDefault="00D81BFF" w:rsidP="00D81BFF">
      <w:pPr>
        <w:shd w:val="clear" w:color="auto" w:fill="FFFFFF"/>
        <w:spacing w:line="240" w:lineRule="auto"/>
        <w:ind w:right="9"/>
        <w:jc w:val="center"/>
        <w:rPr>
          <w:ins w:id="9303" w:author="Dr Mamadou SANOGO" w:date="2023-10-25T15:03:00Z"/>
          <w:b/>
          <w:color w:val="000000" w:themeColor="text1"/>
          <w:sz w:val="44"/>
          <w:rPrChange w:id="9304" w:author="Dr Mamadou SANOGO" w:date="2023-10-25T18:15:00Z">
            <w:rPr>
              <w:ins w:id="9305" w:author="Dr Mamadou SANOGO" w:date="2023-10-25T15:03:00Z"/>
              <w:b/>
              <w:sz w:val="44"/>
            </w:rPr>
          </w:rPrChange>
        </w:rPr>
      </w:pPr>
    </w:p>
    <w:p w14:paraId="75E3024E" w14:textId="2D43DFA2" w:rsidR="00D81BFF" w:rsidRPr="007A4AFC" w:rsidRDefault="00D81BFF" w:rsidP="00D81BFF">
      <w:pPr>
        <w:shd w:val="clear" w:color="auto" w:fill="FFFFFF"/>
        <w:spacing w:line="240" w:lineRule="auto"/>
        <w:ind w:right="9"/>
        <w:jc w:val="center"/>
        <w:rPr>
          <w:ins w:id="9306" w:author="Dr Mamadou SANOGO" w:date="2023-10-25T15:03:00Z"/>
          <w:b/>
          <w:color w:val="000000" w:themeColor="text1"/>
          <w:sz w:val="44"/>
          <w:rPrChange w:id="9307" w:author="Dr Mamadou SANOGO" w:date="2023-10-25T18:15:00Z">
            <w:rPr>
              <w:ins w:id="9308" w:author="Dr Mamadou SANOGO" w:date="2023-10-25T15:03:00Z"/>
              <w:b/>
              <w:sz w:val="44"/>
            </w:rPr>
          </w:rPrChange>
        </w:rPr>
      </w:pPr>
    </w:p>
    <w:p w14:paraId="1FE70D37" w14:textId="61BC65F5" w:rsidR="00D81BFF" w:rsidRPr="007A4AFC" w:rsidRDefault="00D81BFF" w:rsidP="00D81BFF">
      <w:pPr>
        <w:shd w:val="clear" w:color="auto" w:fill="FFFFFF"/>
        <w:spacing w:line="240" w:lineRule="auto"/>
        <w:ind w:right="9"/>
        <w:jc w:val="center"/>
        <w:rPr>
          <w:ins w:id="9309" w:author="Dr Mamadou SANOGO" w:date="2023-10-25T15:03:00Z"/>
          <w:b/>
          <w:color w:val="000000" w:themeColor="text1"/>
          <w:sz w:val="44"/>
          <w:rPrChange w:id="9310" w:author="Dr Mamadou SANOGO" w:date="2023-10-25T18:15:00Z">
            <w:rPr>
              <w:ins w:id="9311" w:author="Dr Mamadou SANOGO" w:date="2023-10-25T15:03:00Z"/>
              <w:b/>
              <w:sz w:val="44"/>
            </w:rPr>
          </w:rPrChange>
        </w:rPr>
      </w:pPr>
    </w:p>
    <w:p w14:paraId="13A05DF2" w14:textId="1B470CAB" w:rsidR="00D81BFF" w:rsidRPr="007A4AFC" w:rsidRDefault="00D81BFF" w:rsidP="00D81BFF">
      <w:pPr>
        <w:shd w:val="clear" w:color="auto" w:fill="FFFFFF"/>
        <w:spacing w:line="240" w:lineRule="auto"/>
        <w:ind w:right="9"/>
        <w:jc w:val="center"/>
        <w:rPr>
          <w:ins w:id="9312" w:author="Dr Mamadou SANOGO" w:date="2023-10-25T15:03:00Z"/>
          <w:b/>
          <w:color w:val="000000" w:themeColor="text1"/>
          <w:sz w:val="44"/>
          <w:rPrChange w:id="9313" w:author="Dr Mamadou SANOGO" w:date="2023-10-25T18:15:00Z">
            <w:rPr>
              <w:ins w:id="9314" w:author="Dr Mamadou SANOGO" w:date="2023-10-25T15:03:00Z"/>
              <w:b/>
              <w:sz w:val="44"/>
            </w:rPr>
          </w:rPrChange>
        </w:rPr>
      </w:pPr>
    </w:p>
    <w:p w14:paraId="0FBDC52E" w14:textId="2D79AD36" w:rsidR="00D81BFF" w:rsidRPr="007A4AFC" w:rsidRDefault="00D81BFF" w:rsidP="00D81BFF">
      <w:pPr>
        <w:shd w:val="clear" w:color="auto" w:fill="FFFFFF"/>
        <w:spacing w:line="240" w:lineRule="auto"/>
        <w:ind w:right="9"/>
        <w:jc w:val="center"/>
        <w:rPr>
          <w:ins w:id="9315" w:author="Dr Mamadou SANOGO" w:date="2023-10-25T15:03:00Z"/>
          <w:b/>
          <w:color w:val="000000" w:themeColor="text1"/>
          <w:sz w:val="44"/>
          <w:rPrChange w:id="9316" w:author="Dr Mamadou SANOGO" w:date="2023-10-25T18:15:00Z">
            <w:rPr>
              <w:ins w:id="9317" w:author="Dr Mamadou SANOGO" w:date="2023-10-25T15:03:00Z"/>
              <w:b/>
              <w:sz w:val="44"/>
            </w:rPr>
          </w:rPrChange>
        </w:rPr>
      </w:pPr>
    </w:p>
    <w:p w14:paraId="2FF6CB0F" w14:textId="24CA8F70" w:rsidR="00D81BFF" w:rsidRPr="007A4AFC" w:rsidRDefault="00D81BFF" w:rsidP="00D81BFF">
      <w:pPr>
        <w:shd w:val="clear" w:color="auto" w:fill="FFFFFF"/>
        <w:spacing w:line="240" w:lineRule="auto"/>
        <w:ind w:right="9"/>
        <w:jc w:val="center"/>
        <w:rPr>
          <w:ins w:id="9318" w:author="Dr Mamadou SANOGO" w:date="2023-10-25T15:03:00Z"/>
          <w:b/>
          <w:color w:val="000000" w:themeColor="text1"/>
          <w:sz w:val="44"/>
          <w:rPrChange w:id="9319" w:author="Dr Mamadou SANOGO" w:date="2023-10-25T18:15:00Z">
            <w:rPr>
              <w:ins w:id="9320" w:author="Dr Mamadou SANOGO" w:date="2023-10-25T15:03:00Z"/>
              <w:b/>
              <w:sz w:val="44"/>
            </w:rPr>
          </w:rPrChange>
        </w:rPr>
      </w:pPr>
    </w:p>
    <w:p w14:paraId="09ED7589" w14:textId="70CEF60B" w:rsidR="00D81BFF" w:rsidRPr="007A4AFC" w:rsidRDefault="00D81BFF" w:rsidP="00D81BFF">
      <w:pPr>
        <w:shd w:val="clear" w:color="auto" w:fill="FFFFFF"/>
        <w:spacing w:line="240" w:lineRule="auto"/>
        <w:ind w:right="9"/>
        <w:jc w:val="center"/>
        <w:rPr>
          <w:ins w:id="9321" w:author="Dr Mamadou SANOGO" w:date="2023-10-25T15:03:00Z"/>
          <w:b/>
          <w:color w:val="000000" w:themeColor="text1"/>
          <w:sz w:val="44"/>
          <w:rPrChange w:id="9322" w:author="Dr Mamadou SANOGO" w:date="2023-10-25T18:15:00Z">
            <w:rPr>
              <w:ins w:id="9323" w:author="Dr Mamadou SANOGO" w:date="2023-10-25T15:03:00Z"/>
              <w:b/>
              <w:sz w:val="44"/>
            </w:rPr>
          </w:rPrChange>
        </w:rPr>
      </w:pPr>
    </w:p>
    <w:p w14:paraId="4EC1F643" w14:textId="5FEAADB3" w:rsidR="00D81BFF" w:rsidRPr="007A4AFC" w:rsidRDefault="00D81BFF" w:rsidP="00D81BFF">
      <w:pPr>
        <w:shd w:val="clear" w:color="auto" w:fill="FFFFFF"/>
        <w:spacing w:line="240" w:lineRule="auto"/>
        <w:ind w:right="9"/>
        <w:jc w:val="center"/>
        <w:rPr>
          <w:ins w:id="9324" w:author="Dr Mamadou SANOGO" w:date="2023-10-25T15:03:00Z"/>
          <w:b/>
          <w:color w:val="000000" w:themeColor="text1"/>
          <w:sz w:val="44"/>
          <w:rPrChange w:id="9325" w:author="Dr Mamadou SANOGO" w:date="2023-10-25T18:15:00Z">
            <w:rPr>
              <w:ins w:id="9326" w:author="Dr Mamadou SANOGO" w:date="2023-10-25T15:03:00Z"/>
              <w:b/>
              <w:sz w:val="44"/>
            </w:rPr>
          </w:rPrChange>
        </w:rPr>
      </w:pPr>
    </w:p>
    <w:p w14:paraId="49169F1E" w14:textId="12D4FD8B" w:rsidR="00D81BFF" w:rsidRPr="007A4AFC" w:rsidRDefault="00D81BFF" w:rsidP="00D81BFF">
      <w:pPr>
        <w:shd w:val="clear" w:color="auto" w:fill="FFFFFF"/>
        <w:spacing w:line="240" w:lineRule="auto"/>
        <w:ind w:right="9"/>
        <w:jc w:val="center"/>
        <w:rPr>
          <w:ins w:id="9327" w:author="Dr Mamadou SANOGO" w:date="2023-10-25T15:03:00Z"/>
          <w:b/>
          <w:color w:val="000000" w:themeColor="text1"/>
          <w:sz w:val="44"/>
          <w:rPrChange w:id="9328" w:author="Dr Mamadou SANOGO" w:date="2023-10-25T18:15:00Z">
            <w:rPr>
              <w:ins w:id="9329" w:author="Dr Mamadou SANOGO" w:date="2023-10-25T15:03:00Z"/>
              <w:b/>
              <w:sz w:val="44"/>
            </w:rPr>
          </w:rPrChange>
        </w:rPr>
      </w:pPr>
    </w:p>
    <w:p w14:paraId="100F71F3" w14:textId="59AC4545" w:rsidR="00D81BFF" w:rsidRPr="007A4AFC" w:rsidRDefault="00D81BFF" w:rsidP="00D81BFF">
      <w:pPr>
        <w:shd w:val="clear" w:color="auto" w:fill="FFFFFF"/>
        <w:spacing w:line="240" w:lineRule="auto"/>
        <w:ind w:right="9"/>
        <w:jc w:val="center"/>
        <w:rPr>
          <w:ins w:id="9330" w:author="Dr Mamadou SANOGO" w:date="2023-10-25T15:03:00Z"/>
          <w:b/>
          <w:color w:val="000000" w:themeColor="text1"/>
          <w:sz w:val="44"/>
          <w:rPrChange w:id="9331" w:author="Dr Mamadou SANOGO" w:date="2023-10-25T18:15:00Z">
            <w:rPr>
              <w:ins w:id="9332" w:author="Dr Mamadou SANOGO" w:date="2023-10-25T15:03:00Z"/>
              <w:b/>
              <w:sz w:val="44"/>
            </w:rPr>
          </w:rPrChange>
        </w:rPr>
      </w:pPr>
    </w:p>
    <w:p w14:paraId="40EA5846" w14:textId="7944A6FF" w:rsidR="00D81BFF" w:rsidRPr="007A4AFC" w:rsidRDefault="00D81BFF" w:rsidP="00D81BFF">
      <w:pPr>
        <w:shd w:val="clear" w:color="auto" w:fill="FFFFFF"/>
        <w:spacing w:line="240" w:lineRule="auto"/>
        <w:ind w:right="9"/>
        <w:jc w:val="center"/>
        <w:rPr>
          <w:ins w:id="9333" w:author="Dr Mamadou SANOGO" w:date="2023-10-25T15:03:00Z"/>
          <w:b/>
          <w:color w:val="000000" w:themeColor="text1"/>
          <w:sz w:val="44"/>
          <w:rPrChange w:id="9334" w:author="Dr Mamadou SANOGO" w:date="2023-10-25T18:15:00Z">
            <w:rPr>
              <w:ins w:id="9335" w:author="Dr Mamadou SANOGO" w:date="2023-10-25T15:03:00Z"/>
              <w:b/>
              <w:sz w:val="44"/>
            </w:rPr>
          </w:rPrChange>
        </w:rPr>
      </w:pPr>
    </w:p>
    <w:p w14:paraId="59C76B70" w14:textId="5D4C05E5" w:rsidR="00D81BFF" w:rsidRPr="007A4AFC" w:rsidRDefault="00D81BFF" w:rsidP="00D81BFF">
      <w:pPr>
        <w:shd w:val="clear" w:color="auto" w:fill="FFFFFF"/>
        <w:spacing w:line="240" w:lineRule="auto"/>
        <w:ind w:right="9"/>
        <w:jc w:val="center"/>
        <w:rPr>
          <w:ins w:id="9336" w:author="Dr Mamadou SANOGO" w:date="2023-10-25T15:03:00Z"/>
          <w:b/>
          <w:color w:val="000000" w:themeColor="text1"/>
          <w:sz w:val="44"/>
          <w:rPrChange w:id="9337" w:author="Dr Mamadou SANOGO" w:date="2023-10-25T18:15:00Z">
            <w:rPr>
              <w:ins w:id="9338" w:author="Dr Mamadou SANOGO" w:date="2023-10-25T15:03:00Z"/>
              <w:b/>
              <w:sz w:val="44"/>
            </w:rPr>
          </w:rPrChange>
        </w:rPr>
      </w:pPr>
    </w:p>
    <w:p w14:paraId="488AFD9B" w14:textId="0F3F9F41" w:rsidR="00D81BFF" w:rsidRPr="007A4AFC" w:rsidRDefault="00D81BFF" w:rsidP="00D81BFF">
      <w:pPr>
        <w:shd w:val="clear" w:color="auto" w:fill="FFFFFF"/>
        <w:spacing w:line="240" w:lineRule="auto"/>
        <w:ind w:right="9"/>
        <w:jc w:val="center"/>
        <w:rPr>
          <w:ins w:id="9339" w:author="Dr Mamadou SANOGO" w:date="2023-10-25T15:03:00Z"/>
          <w:b/>
          <w:color w:val="000000" w:themeColor="text1"/>
          <w:sz w:val="44"/>
          <w:rPrChange w:id="9340" w:author="Dr Mamadou SANOGO" w:date="2023-10-25T18:15:00Z">
            <w:rPr>
              <w:ins w:id="9341" w:author="Dr Mamadou SANOGO" w:date="2023-10-25T15:03:00Z"/>
              <w:b/>
              <w:sz w:val="44"/>
            </w:rPr>
          </w:rPrChange>
        </w:rPr>
      </w:pPr>
    </w:p>
    <w:p w14:paraId="16CD433A" w14:textId="04780756" w:rsidR="00D81BFF" w:rsidRPr="007A4AFC" w:rsidRDefault="00D81BFF" w:rsidP="00D81BFF">
      <w:pPr>
        <w:shd w:val="clear" w:color="auto" w:fill="FFFFFF"/>
        <w:spacing w:line="240" w:lineRule="auto"/>
        <w:ind w:right="9"/>
        <w:jc w:val="center"/>
        <w:rPr>
          <w:ins w:id="9342" w:author="Dr Mamadou SANOGO" w:date="2023-10-25T15:03:00Z"/>
          <w:b/>
          <w:color w:val="000000" w:themeColor="text1"/>
          <w:sz w:val="44"/>
          <w:rPrChange w:id="9343" w:author="Dr Mamadou SANOGO" w:date="2023-10-25T18:15:00Z">
            <w:rPr>
              <w:ins w:id="9344" w:author="Dr Mamadou SANOGO" w:date="2023-10-25T15:03:00Z"/>
              <w:b/>
              <w:sz w:val="44"/>
            </w:rPr>
          </w:rPrChange>
        </w:rPr>
      </w:pPr>
    </w:p>
    <w:p w14:paraId="0BBE1881" w14:textId="39B8C805" w:rsidR="00D81BFF" w:rsidRPr="007A4AFC" w:rsidRDefault="00D81BFF" w:rsidP="00D81BFF">
      <w:pPr>
        <w:shd w:val="clear" w:color="auto" w:fill="FFFFFF"/>
        <w:spacing w:line="240" w:lineRule="auto"/>
        <w:ind w:right="9"/>
        <w:jc w:val="center"/>
        <w:rPr>
          <w:ins w:id="9345" w:author="Dr Mamadou SANOGO" w:date="2023-10-25T15:03:00Z"/>
          <w:b/>
          <w:color w:val="000000" w:themeColor="text1"/>
          <w:sz w:val="44"/>
          <w:rPrChange w:id="9346" w:author="Dr Mamadou SANOGO" w:date="2023-10-25T18:15:00Z">
            <w:rPr>
              <w:ins w:id="9347" w:author="Dr Mamadou SANOGO" w:date="2023-10-25T15:03:00Z"/>
              <w:b/>
              <w:sz w:val="44"/>
            </w:rPr>
          </w:rPrChange>
        </w:rPr>
      </w:pPr>
    </w:p>
    <w:p w14:paraId="00DE29C0" w14:textId="7B055A3E" w:rsidR="00D81BFF" w:rsidRPr="007A4AFC" w:rsidRDefault="00D81BFF" w:rsidP="00D81BFF">
      <w:pPr>
        <w:shd w:val="clear" w:color="auto" w:fill="FFFFFF"/>
        <w:spacing w:line="240" w:lineRule="auto"/>
        <w:ind w:right="9"/>
        <w:jc w:val="center"/>
        <w:rPr>
          <w:ins w:id="9348" w:author="Dr Mamadou SANOGO" w:date="2023-10-25T15:03:00Z"/>
          <w:b/>
          <w:color w:val="000000" w:themeColor="text1"/>
          <w:sz w:val="44"/>
          <w:rPrChange w:id="9349" w:author="Dr Mamadou SANOGO" w:date="2023-10-25T18:15:00Z">
            <w:rPr>
              <w:ins w:id="9350" w:author="Dr Mamadou SANOGO" w:date="2023-10-25T15:03:00Z"/>
              <w:b/>
              <w:sz w:val="44"/>
            </w:rPr>
          </w:rPrChange>
        </w:rPr>
      </w:pPr>
    </w:p>
    <w:p w14:paraId="1763F34A" w14:textId="417D2076" w:rsidR="00D81BFF" w:rsidRPr="007A4AFC" w:rsidRDefault="00D81BFF" w:rsidP="00D81BFF">
      <w:pPr>
        <w:shd w:val="clear" w:color="auto" w:fill="FFFFFF"/>
        <w:spacing w:line="240" w:lineRule="auto"/>
        <w:ind w:right="9"/>
        <w:jc w:val="center"/>
        <w:rPr>
          <w:ins w:id="9351" w:author="Dr Mamadou SANOGO" w:date="2023-10-25T15:03:00Z"/>
          <w:b/>
          <w:color w:val="000000" w:themeColor="text1"/>
          <w:sz w:val="44"/>
          <w:rPrChange w:id="9352" w:author="Dr Mamadou SANOGO" w:date="2023-10-25T18:15:00Z">
            <w:rPr>
              <w:ins w:id="9353" w:author="Dr Mamadou SANOGO" w:date="2023-10-25T15:03:00Z"/>
              <w:b/>
              <w:sz w:val="44"/>
            </w:rPr>
          </w:rPrChange>
        </w:rPr>
      </w:pPr>
    </w:p>
    <w:p w14:paraId="78532807" w14:textId="7B66D335" w:rsidR="00D81BFF" w:rsidRPr="007A4AFC" w:rsidRDefault="00D81BFF" w:rsidP="00D81BFF">
      <w:pPr>
        <w:shd w:val="clear" w:color="auto" w:fill="FFFFFF"/>
        <w:spacing w:line="240" w:lineRule="auto"/>
        <w:ind w:right="9"/>
        <w:jc w:val="center"/>
        <w:rPr>
          <w:ins w:id="9354" w:author="Dr Mamadou SANOGO" w:date="2023-10-25T15:03:00Z"/>
          <w:b/>
          <w:color w:val="000000" w:themeColor="text1"/>
          <w:sz w:val="44"/>
          <w:rPrChange w:id="9355" w:author="Dr Mamadou SANOGO" w:date="2023-10-25T18:15:00Z">
            <w:rPr>
              <w:ins w:id="9356" w:author="Dr Mamadou SANOGO" w:date="2023-10-25T15:03:00Z"/>
              <w:b/>
              <w:sz w:val="44"/>
            </w:rPr>
          </w:rPrChange>
        </w:rPr>
      </w:pPr>
    </w:p>
    <w:p w14:paraId="32C19E4D" w14:textId="5860215E" w:rsidR="00D81BFF" w:rsidRPr="007A4AFC" w:rsidRDefault="00D81BFF" w:rsidP="00D81BFF">
      <w:pPr>
        <w:shd w:val="clear" w:color="auto" w:fill="FFFFFF"/>
        <w:spacing w:line="240" w:lineRule="auto"/>
        <w:ind w:right="9"/>
        <w:jc w:val="center"/>
        <w:rPr>
          <w:ins w:id="9357" w:author="Dr Mamadou SANOGO" w:date="2023-10-25T15:03:00Z"/>
          <w:b/>
          <w:color w:val="000000" w:themeColor="text1"/>
          <w:sz w:val="44"/>
          <w:rPrChange w:id="9358" w:author="Dr Mamadou SANOGO" w:date="2023-10-25T18:15:00Z">
            <w:rPr>
              <w:ins w:id="9359" w:author="Dr Mamadou SANOGO" w:date="2023-10-25T15:03:00Z"/>
              <w:b/>
              <w:sz w:val="44"/>
            </w:rPr>
          </w:rPrChange>
        </w:rPr>
      </w:pPr>
    </w:p>
    <w:p w14:paraId="7AECF274" w14:textId="740C83CC" w:rsidR="00D81BFF" w:rsidRPr="007A4AFC" w:rsidRDefault="00D81BFF" w:rsidP="00D81BFF">
      <w:pPr>
        <w:shd w:val="clear" w:color="auto" w:fill="FFFFFF"/>
        <w:spacing w:line="240" w:lineRule="auto"/>
        <w:ind w:right="9"/>
        <w:jc w:val="center"/>
        <w:rPr>
          <w:ins w:id="9360" w:author="Dr Mamadou SANOGO" w:date="2023-10-25T15:03:00Z"/>
          <w:b/>
          <w:color w:val="000000" w:themeColor="text1"/>
          <w:sz w:val="44"/>
          <w:rPrChange w:id="9361" w:author="Dr Mamadou SANOGO" w:date="2023-10-25T18:15:00Z">
            <w:rPr>
              <w:ins w:id="9362" w:author="Dr Mamadou SANOGO" w:date="2023-10-25T15:03:00Z"/>
              <w:b/>
              <w:sz w:val="44"/>
            </w:rPr>
          </w:rPrChange>
        </w:rPr>
      </w:pPr>
    </w:p>
    <w:p w14:paraId="1F292771" w14:textId="714E0E13" w:rsidR="00D81BFF" w:rsidRPr="007A4AFC" w:rsidRDefault="00D81BFF" w:rsidP="00D81BFF">
      <w:pPr>
        <w:shd w:val="clear" w:color="auto" w:fill="FFFFFF"/>
        <w:spacing w:line="240" w:lineRule="auto"/>
        <w:ind w:right="9"/>
        <w:jc w:val="center"/>
        <w:rPr>
          <w:ins w:id="9363" w:author="Dr Mamadou SANOGO" w:date="2023-10-25T15:03:00Z"/>
          <w:b/>
          <w:color w:val="000000" w:themeColor="text1"/>
          <w:sz w:val="44"/>
          <w:rPrChange w:id="9364" w:author="Dr Mamadou SANOGO" w:date="2023-10-25T18:15:00Z">
            <w:rPr>
              <w:ins w:id="9365" w:author="Dr Mamadou SANOGO" w:date="2023-10-25T15:03:00Z"/>
              <w:b/>
              <w:sz w:val="44"/>
            </w:rPr>
          </w:rPrChange>
        </w:rPr>
      </w:pPr>
    </w:p>
    <w:p w14:paraId="5A7ED0D6" w14:textId="46CEBA70" w:rsidR="00D81BFF" w:rsidRPr="007A4AFC" w:rsidRDefault="00D81BFF" w:rsidP="00D81BFF">
      <w:pPr>
        <w:shd w:val="clear" w:color="auto" w:fill="FFFFFF"/>
        <w:spacing w:line="240" w:lineRule="auto"/>
        <w:ind w:right="9"/>
        <w:jc w:val="center"/>
        <w:rPr>
          <w:ins w:id="9366" w:author="Dr Mamadou SANOGO" w:date="2023-10-25T15:03:00Z"/>
          <w:b/>
          <w:color w:val="000000" w:themeColor="text1"/>
          <w:sz w:val="44"/>
          <w:rPrChange w:id="9367" w:author="Dr Mamadou SANOGO" w:date="2023-10-25T18:15:00Z">
            <w:rPr>
              <w:ins w:id="9368" w:author="Dr Mamadou SANOGO" w:date="2023-10-25T15:03:00Z"/>
              <w:b/>
              <w:sz w:val="44"/>
            </w:rPr>
          </w:rPrChange>
        </w:rPr>
      </w:pPr>
    </w:p>
    <w:p w14:paraId="03D324A5" w14:textId="600D9EE3" w:rsidR="00D81BFF" w:rsidRPr="007A4AFC" w:rsidRDefault="00D81BFF" w:rsidP="00D81BFF">
      <w:pPr>
        <w:shd w:val="clear" w:color="auto" w:fill="FFFFFF"/>
        <w:spacing w:line="240" w:lineRule="auto"/>
        <w:ind w:right="9"/>
        <w:jc w:val="center"/>
        <w:rPr>
          <w:ins w:id="9369" w:author="Dr Mamadou SANOGO" w:date="2023-10-25T15:03:00Z"/>
          <w:b/>
          <w:color w:val="000000" w:themeColor="text1"/>
          <w:sz w:val="44"/>
          <w:rPrChange w:id="9370" w:author="Dr Mamadou SANOGO" w:date="2023-10-25T18:15:00Z">
            <w:rPr>
              <w:ins w:id="9371" w:author="Dr Mamadou SANOGO" w:date="2023-10-25T15:03:00Z"/>
              <w:b/>
              <w:sz w:val="44"/>
            </w:rPr>
          </w:rPrChange>
        </w:rPr>
      </w:pPr>
    </w:p>
    <w:p w14:paraId="05955697" w14:textId="4CA1B1CB" w:rsidR="00D81BFF" w:rsidRPr="007A4AFC" w:rsidRDefault="00D81BFF" w:rsidP="00D81BFF">
      <w:pPr>
        <w:shd w:val="clear" w:color="auto" w:fill="FFFFFF"/>
        <w:spacing w:line="240" w:lineRule="auto"/>
        <w:ind w:right="9"/>
        <w:jc w:val="center"/>
        <w:rPr>
          <w:ins w:id="9372" w:author="Dr Mamadou SANOGO" w:date="2023-10-25T15:03:00Z"/>
          <w:b/>
          <w:color w:val="000000" w:themeColor="text1"/>
          <w:sz w:val="44"/>
          <w:rPrChange w:id="9373" w:author="Dr Mamadou SANOGO" w:date="2023-10-25T18:15:00Z">
            <w:rPr>
              <w:ins w:id="9374" w:author="Dr Mamadou SANOGO" w:date="2023-10-25T15:03:00Z"/>
              <w:b/>
              <w:sz w:val="44"/>
            </w:rPr>
          </w:rPrChange>
        </w:rPr>
      </w:pPr>
    </w:p>
    <w:p w14:paraId="0BC27F82" w14:textId="77777777" w:rsidR="00D81BFF" w:rsidRPr="007A4AFC" w:rsidRDefault="00D81BFF">
      <w:pPr>
        <w:shd w:val="clear" w:color="auto" w:fill="FFFFFF"/>
        <w:spacing w:line="240" w:lineRule="auto"/>
        <w:ind w:right="9"/>
        <w:jc w:val="left"/>
        <w:rPr>
          <w:ins w:id="9375" w:author="Dr Mamadou SANOGO" w:date="2023-10-25T15:02:00Z"/>
          <w:b/>
          <w:color w:val="000000" w:themeColor="text1"/>
          <w:sz w:val="44"/>
          <w:rPrChange w:id="9376" w:author="Dr Mamadou SANOGO" w:date="2023-10-25T18:15:00Z">
            <w:rPr>
              <w:ins w:id="9377" w:author="Dr Mamadou SANOGO" w:date="2023-10-25T15:02:00Z"/>
              <w:b/>
              <w:sz w:val="44"/>
            </w:rPr>
          </w:rPrChange>
        </w:rPr>
        <w:pPrChange w:id="9378" w:author="Dr Mamadou SANOGO" w:date="2023-10-27T11:40:00Z">
          <w:pPr>
            <w:shd w:val="clear" w:color="auto" w:fill="FFFFFF"/>
            <w:spacing w:line="240" w:lineRule="auto"/>
            <w:ind w:right="9"/>
            <w:jc w:val="center"/>
          </w:pPr>
        </w:pPrChange>
      </w:pPr>
    </w:p>
    <w:p w14:paraId="172DF064" w14:textId="69AC835F" w:rsidR="00D81BFF" w:rsidRPr="007A4AFC" w:rsidRDefault="00D81BFF" w:rsidP="00D81BFF">
      <w:pPr>
        <w:shd w:val="clear" w:color="auto" w:fill="FFFFFF"/>
        <w:spacing w:line="240" w:lineRule="auto"/>
        <w:ind w:right="9"/>
        <w:jc w:val="center"/>
        <w:rPr>
          <w:ins w:id="9379" w:author="Dr Mamadou SANOGO" w:date="2023-10-25T15:07:00Z"/>
          <w:b/>
          <w:color w:val="000000" w:themeColor="text1"/>
          <w:sz w:val="44"/>
          <w:rPrChange w:id="9380" w:author="Dr Mamadou SANOGO" w:date="2023-10-25T18:15:00Z">
            <w:rPr>
              <w:ins w:id="9381" w:author="Dr Mamadou SANOGO" w:date="2023-10-25T15:07:00Z"/>
              <w:b/>
              <w:sz w:val="44"/>
            </w:rPr>
          </w:rPrChange>
        </w:rPr>
      </w:pPr>
      <w:ins w:id="9382" w:author="Dr Mamadou SANOGO" w:date="2023-10-25T15:02:00Z">
        <w:r w:rsidRPr="007A4AFC">
          <w:rPr>
            <w:b/>
            <w:color w:val="000000" w:themeColor="text1"/>
            <w:sz w:val="44"/>
            <w:rPrChange w:id="9383" w:author="Dr Mamadou SANOGO" w:date="2023-10-25T18:15:00Z">
              <w:rPr>
                <w:b/>
                <w:sz w:val="44"/>
              </w:rPr>
            </w:rPrChange>
          </w:rPr>
          <w:t>Annexe n°013 : Convocation, rapport de validation et liste de présence des membres des commissions d’élaboration du programme</w:t>
        </w:r>
      </w:ins>
    </w:p>
    <w:p w14:paraId="1A38C435" w14:textId="791D6A94" w:rsidR="002179BA" w:rsidRPr="007A4AFC" w:rsidRDefault="002179BA" w:rsidP="00D81BFF">
      <w:pPr>
        <w:shd w:val="clear" w:color="auto" w:fill="FFFFFF"/>
        <w:spacing w:line="240" w:lineRule="auto"/>
        <w:ind w:right="9"/>
        <w:jc w:val="center"/>
        <w:rPr>
          <w:ins w:id="9384" w:author="Dr Mamadou SANOGO" w:date="2023-10-25T15:07:00Z"/>
          <w:b/>
          <w:color w:val="000000" w:themeColor="text1"/>
          <w:sz w:val="44"/>
          <w:rPrChange w:id="9385" w:author="Dr Mamadou SANOGO" w:date="2023-10-25T18:15:00Z">
            <w:rPr>
              <w:ins w:id="9386" w:author="Dr Mamadou SANOGO" w:date="2023-10-25T15:07:00Z"/>
              <w:b/>
              <w:sz w:val="44"/>
            </w:rPr>
          </w:rPrChange>
        </w:rPr>
      </w:pPr>
    </w:p>
    <w:p w14:paraId="788E96CA" w14:textId="5F33F786" w:rsidR="002179BA" w:rsidRPr="007A4AFC" w:rsidRDefault="002179BA" w:rsidP="00D81BFF">
      <w:pPr>
        <w:shd w:val="clear" w:color="auto" w:fill="FFFFFF"/>
        <w:spacing w:line="240" w:lineRule="auto"/>
        <w:ind w:right="9"/>
        <w:jc w:val="center"/>
        <w:rPr>
          <w:ins w:id="9387" w:author="Dr Mamadou SANOGO" w:date="2023-10-25T15:07:00Z"/>
          <w:b/>
          <w:color w:val="000000" w:themeColor="text1"/>
          <w:sz w:val="44"/>
          <w:rPrChange w:id="9388" w:author="Dr Mamadou SANOGO" w:date="2023-10-25T18:15:00Z">
            <w:rPr>
              <w:ins w:id="9389" w:author="Dr Mamadou SANOGO" w:date="2023-10-25T15:07:00Z"/>
              <w:b/>
              <w:sz w:val="44"/>
            </w:rPr>
          </w:rPrChange>
        </w:rPr>
      </w:pPr>
    </w:p>
    <w:p w14:paraId="67ABC0BF" w14:textId="06B4DCAE" w:rsidR="002179BA" w:rsidRPr="007A4AFC" w:rsidRDefault="002179BA" w:rsidP="00D81BFF">
      <w:pPr>
        <w:shd w:val="clear" w:color="auto" w:fill="FFFFFF"/>
        <w:spacing w:line="240" w:lineRule="auto"/>
        <w:ind w:right="9"/>
        <w:jc w:val="center"/>
        <w:rPr>
          <w:ins w:id="9390" w:author="Dr Mamadou SANOGO" w:date="2023-10-25T16:11:00Z"/>
          <w:b/>
          <w:color w:val="000000" w:themeColor="text1"/>
          <w:sz w:val="44"/>
          <w:rPrChange w:id="9391" w:author="Dr Mamadou SANOGO" w:date="2023-10-25T18:15:00Z">
            <w:rPr>
              <w:ins w:id="9392" w:author="Dr Mamadou SANOGO" w:date="2023-10-25T16:11:00Z"/>
              <w:b/>
              <w:sz w:val="44"/>
            </w:rPr>
          </w:rPrChange>
        </w:rPr>
      </w:pPr>
    </w:p>
    <w:p w14:paraId="6382A101" w14:textId="3E7F7F1F" w:rsidR="00A47334" w:rsidRPr="007A4AFC" w:rsidRDefault="00A47334" w:rsidP="00D81BFF">
      <w:pPr>
        <w:shd w:val="clear" w:color="auto" w:fill="FFFFFF"/>
        <w:spacing w:line="240" w:lineRule="auto"/>
        <w:ind w:right="9"/>
        <w:jc w:val="center"/>
        <w:rPr>
          <w:ins w:id="9393" w:author="Dr Mamadou SANOGO" w:date="2023-10-25T16:11:00Z"/>
          <w:b/>
          <w:color w:val="000000" w:themeColor="text1"/>
          <w:sz w:val="44"/>
          <w:rPrChange w:id="9394" w:author="Dr Mamadou SANOGO" w:date="2023-10-25T18:15:00Z">
            <w:rPr>
              <w:ins w:id="9395" w:author="Dr Mamadou SANOGO" w:date="2023-10-25T16:11:00Z"/>
              <w:b/>
              <w:sz w:val="44"/>
            </w:rPr>
          </w:rPrChange>
        </w:rPr>
      </w:pPr>
    </w:p>
    <w:p w14:paraId="3C3CB01D" w14:textId="35EBD83D" w:rsidR="00A47334" w:rsidRPr="007A4AFC" w:rsidRDefault="00A47334" w:rsidP="00D81BFF">
      <w:pPr>
        <w:shd w:val="clear" w:color="auto" w:fill="FFFFFF"/>
        <w:spacing w:line="240" w:lineRule="auto"/>
        <w:ind w:right="9"/>
        <w:jc w:val="center"/>
        <w:rPr>
          <w:ins w:id="9396" w:author="Dr Mamadou SANOGO" w:date="2023-10-25T16:11:00Z"/>
          <w:b/>
          <w:color w:val="000000" w:themeColor="text1"/>
          <w:sz w:val="44"/>
          <w:rPrChange w:id="9397" w:author="Dr Mamadou SANOGO" w:date="2023-10-25T18:15:00Z">
            <w:rPr>
              <w:ins w:id="9398" w:author="Dr Mamadou SANOGO" w:date="2023-10-25T16:11:00Z"/>
              <w:b/>
              <w:sz w:val="44"/>
            </w:rPr>
          </w:rPrChange>
        </w:rPr>
      </w:pPr>
    </w:p>
    <w:p w14:paraId="33D35D46" w14:textId="4B18121F" w:rsidR="00A47334" w:rsidRPr="007A4AFC" w:rsidRDefault="00A47334" w:rsidP="00D81BFF">
      <w:pPr>
        <w:shd w:val="clear" w:color="auto" w:fill="FFFFFF"/>
        <w:spacing w:line="240" w:lineRule="auto"/>
        <w:ind w:right="9"/>
        <w:jc w:val="center"/>
        <w:rPr>
          <w:ins w:id="9399" w:author="Dr Mamadou SANOGO" w:date="2023-10-25T16:11:00Z"/>
          <w:b/>
          <w:color w:val="000000" w:themeColor="text1"/>
          <w:sz w:val="44"/>
          <w:rPrChange w:id="9400" w:author="Dr Mamadou SANOGO" w:date="2023-10-25T18:15:00Z">
            <w:rPr>
              <w:ins w:id="9401" w:author="Dr Mamadou SANOGO" w:date="2023-10-25T16:11:00Z"/>
              <w:b/>
              <w:sz w:val="44"/>
            </w:rPr>
          </w:rPrChange>
        </w:rPr>
      </w:pPr>
    </w:p>
    <w:p w14:paraId="757C1C48" w14:textId="091AF165" w:rsidR="00A47334" w:rsidRPr="007A4AFC" w:rsidRDefault="00A47334" w:rsidP="00D81BFF">
      <w:pPr>
        <w:shd w:val="clear" w:color="auto" w:fill="FFFFFF"/>
        <w:spacing w:line="240" w:lineRule="auto"/>
        <w:ind w:right="9"/>
        <w:jc w:val="center"/>
        <w:rPr>
          <w:ins w:id="9402" w:author="Dr Mamadou SANOGO" w:date="2023-10-25T16:11:00Z"/>
          <w:b/>
          <w:color w:val="000000" w:themeColor="text1"/>
          <w:sz w:val="44"/>
          <w:rPrChange w:id="9403" w:author="Dr Mamadou SANOGO" w:date="2023-10-25T18:15:00Z">
            <w:rPr>
              <w:ins w:id="9404" w:author="Dr Mamadou SANOGO" w:date="2023-10-25T16:11:00Z"/>
              <w:b/>
              <w:sz w:val="44"/>
            </w:rPr>
          </w:rPrChange>
        </w:rPr>
      </w:pPr>
    </w:p>
    <w:p w14:paraId="69AB7526" w14:textId="4C79FD31" w:rsidR="00A47334" w:rsidRPr="007A4AFC" w:rsidRDefault="00A47334" w:rsidP="00D81BFF">
      <w:pPr>
        <w:shd w:val="clear" w:color="auto" w:fill="FFFFFF"/>
        <w:spacing w:line="240" w:lineRule="auto"/>
        <w:ind w:right="9"/>
        <w:jc w:val="center"/>
        <w:rPr>
          <w:ins w:id="9405" w:author="Dr Mamadou SANOGO" w:date="2023-10-25T16:11:00Z"/>
          <w:b/>
          <w:color w:val="000000" w:themeColor="text1"/>
          <w:sz w:val="44"/>
          <w:rPrChange w:id="9406" w:author="Dr Mamadou SANOGO" w:date="2023-10-25T18:15:00Z">
            <w:rPr>
              <w:ins w:id="9407" w:author="Dr Mamadou SANOGO" w:date="2023-10-25T16:11:00Z"/>
              <w:b/>
              <w:sz w:val="44"/>
            </w:rPr>
          </w:rPrChange>
        </w:rPr>
      </w:pPr>
    </w:p>
    <w:p w14:paraId="7EF3201B" w14:textId="3EFA7A21" w:rsidR="00A47334" w:rsidRDefault="00A47334" w:rsidP="00D81BFF">
      <w:pPr>
        <w:shd w:val="clear" w:color="auto" w:fill="FFFFFF"/>
        <w:spacing w:line="240" w:lineRule="auto"/>
        <w:ind w:right="9"/>
        <w:jc w:val="center"/>
        <w:rPr>
          <w:ins w:id="9408" w:author="Dr Mamadou SANOGO" w:date="2023-10-27T14:04:00Z"/>
          <w:b/>
          <w:color w:val="000000" w:themeColor="text1"/>
          <w:sz w:val="44"/>
        </w:rPr>
      </w:pPr>
    </w:p>
    <w:p w14:paraId="2A2C1357" w14:textId="77EEB1CA" w:rsidR="006778CD" w:rsidRDefault="006778CD" w:rsidP="00D81BFF">
      <w:pPr>
        <w:shd w:val="clear" w:color="auto" w:fill="FFFFFF"/>
        <w:spacing w:line="240" w:lineRule="auto"/>
        <w:ind w:right="9"/>
        <w:jc w:val="center"/>
        <w:rPr>
          <w:ins w:id="9409" w:author="Dr Mamadou SANOGO" w:date="2023-10-27T14:04:00Z"/>
          <w:b/>
          <w:color w:val="000000" w:themeColor="text1"/>
          <w:sz w:val="44"/>
        </w:rPr>
      </w:pPr>
    </w:p>
    <w:p w14:paraId="1B2793A3" w14:textId="4641D99C" w:rsidR="006778CD" w:rsidRDefault="006778CD" w:rsidP="00D81BFF">
      <w:pPr>
        <w:shd w:val="clear" w:color="auto" w:fill="FFFFFF"/>
        <w:spacing w:line="240" w:lineRule="auto"/>
        <w:ind w:right="9"/>
        <w:jc w:val="center"/>
        <w:rPr>
          <w:ins w:id="9410" w:author="Dr Mamadou SANOGO" w:date="2023-10-27T14:04:00Z"/>
          <w:b/>
          <w:color w:val="000000" w:themeColor="text1"/>
          <w:sz w:val="44"/>
        </w:rPr>
      </w:pPr>
    </w:p>
    <w:p w14:paraId="67461A60" w14:textId="4F5D3F78" w:rsidR="006778CD" w:rsidRDefault="006778CD" w:rsidP="00D81BFF">
      <w:pPr>
        <w:shd w:val="clear" w:color="auto" w:fill="FFFFFF"/>
        <w:spacing w:line="240" w:lineRule="auto"/>
        <w:ind w:right="9"/>
        <w:jc w:val="center"/>
        <w:rPr>
          <w:ins w:id="9411" w:author="Dr Mamadou SANOGO" w:date="2023-10-27T14:04:00Z"/>
          <w:b/>
          <w:color w:val="000000" w:themeColor="text1"/>
          <w:sz w:val="44"/>
        </w:rPr>
      </w:pPr>
    </w:p>
    <w:p w14:paraId="4758C060" w14:textId="2667C08D" w:rsidR="006778CD" w:rsidRDefault="006778CD" w:rsidP="00D81BFF">
      <w:pPr>
        <w:shd w:val="clear" w:color="auto" w:fill="FFFFFF"/>
        <w:spacing w:line="240" w:lineRule="auto"/>
        <w:ind w:right="9"/>
        <w:jc w:val="center"/>
        <w:rPr>
          <w:ins w:id="9412" w:author="Dr Mamadou SANOGO" w:date="2023-10-27T14:04:00Z"/>
          <w:b/>
          <w:color w:val="000000" w:themeColor="text1"/>
          <w:sz w:val="44"/>
        </w:rPr>
      </w:pPr>
    </w:p>
    <w:p w14:paraId="75529B70" w14:textId="681F9CC6" w:rsidR="006778CD" w:rsidRDefault="006778CD" w:rsidP="00D81BFF">
      <w:pPr>
        <w:shd w:val="clear" w:color="auto" w:fill="FFFFFF"/>
        <w:spacing w:line="240" w:lineRule="auto"/>
        <w:ind w:right="9"/>
        <w:jc w:val="center"/>
        <w:rPr>
          <w:ins w:id="9413" w:author="Dr Mamadou SANOGO" w:date="2023-10-27T14:04:00Z"/>
          <w:b/>
          <w:color w:val="000000" w:themeColor="text1"/>
          <w:sz w:val="44"/>
        </w:rPr>
      </w:pPr>
    </w:p>
    <w:p w14:paraId="1FCE4494" w14:textId="77777777" w:rsidR="006778CD" w:rsidRPr="007A4AFC" w:rsidRDefault="006778CD" w:rsidP="00D81BFF">
      <w:pPr>
        <w:shd w:val="clear" w:color="auto" w:fill="FFFFFF"/>
        <w:spacing w:line="240" w:lineRule="auto"/>
        <w:ind w:right="9"/>
        <w:jc w:val="center"/>
        <w:rPr>
          <w:ins w:id="9414" w:author="Dr Mamadou SANOGO" w:date="2023-10-25T16:11:00Z"/>
          <w:b/>
          <w:color w:val="000000" w:themeColor="text1"/>
          <w:sz w:val="44"/>
          <w:rPrChange w:id="9415" w:author="Dr Mamadou SANOGO" w:date="2023-10-25T18:15:00Z">
            <w:rPr>
              <w:ins w:id="9416" w:author="Dr Mamadou SANOGO" w:date="2023-10-25T16:11:00Z"/>
              <w:b/>
              <w:sz w:val="44"/>
            </w:rPr>
          </w:rPrChange>
        </w:rPr>
      </w:pPr>
    </w:p>
    <w:p w14:paraId="5BECFC0D" w14:textId="029F94FA" w:rsidR="00A47334" w:rsidRPr="007A4AFC" w:rsidRDefault="00A47334">
      <w:pPr>
        <w:shd w:val="clear" w:color="auto" w:fill="FFFFFF"/>
        <w:spacing w:line="240" w:lineRule="auto"/>
        <w:ind w:right="9"/>
        <w:jc w:val="left"/>
        <w:rPr>
          <w:ins w:id="9417" w:author="Dr Mamadou SANOGO" w:date="2023-10-25T16:11:00Z"/>
          <w:b/>
          <w:color w:val="000000" w:themeColor="text1"/>
          <w:sz w:val="44"/>
          <w:rPrChange w:id="9418" w:author="Dr Mamadou SANOGO" w:date="2023-10-25T18:15:00Z">
            <w:rPr>
              <w:ins w:id="9419" w:author="Dr Mamadou SANOGO" w:date="2023-10-25T16:11:00Z"/>
              <w:b/>
              <w:sz w:val="44"/>
            </w:rPr>
          </w:rPrChange>
        </w:rPr>
        <w:pPrChange w:id="9420" w:author="Dr Mamadou SANOGO" w:date="2023-10-27T11:40:00Z">
          <w:pPr>
            <w:shd w:val="clear" w:color="auto" w:fill="FFFFFF"/>
            <w:spacing w:line="240" w:lineRule="auto"/>
            <w:ind w:right="9"/>
            <w:jc w:val="center"/>
          </w:pPr>
        </w:pPrChange>
      </w:pPr>
    </w:p>
    <w:p w14:paraId="39F2E9FE" w14:textId="426725B5" w:rsidR="00A47334" w:rsidRPr="007A4AFC" w:rsidRDefault="00A47334" w:rsidP="00A47334">
      <w:pPr>
        <w:rPr>
          <w:ins w:id="9421" w:author="Dr Mamadou SANOGO" w:date="2023-10-25T16:13:00Z"/>
          <w:b/>
          <w:color w:val="000000" w:themeColor="text1"/>
          <w:rPrChange w:id="9422" w:author="Dr Mamadou SANOGO" w:date="2023-10-25T18:15:00Z">
            <w:rPr>
              <w:ins w:id="9423" w:author="Dr Mamadou SANOGO" w:date="2023-10-25T16:13:00Z"/>
              <w:b/>
            </w:rPr>
          </w:rPrChange>
        </w:rPr>
      </w:pPr>
    </w:p>
    <w:p w14:paraId="03CB54B0" w14:textId="77777777" w:rsidR="00A47334" w:rsidRPr="007A4AFC" w:rsidRDefault="00A47334" w:rsidP="00A47334">
      <w:pPr>
        <w:spacing w:line="240" w:lineRule="auto"/>
        <w:rPr>
          <w:ins w:id="9424" w:author="Dr Mamadou SANOGO" w:date="2023-10-25T16:14:00Z"/>
          <w:rFonts w:eastAsia="Calibri"/>
          <w:color w:val="000000" w:themeColor="text1"/>
          <w:lang w:eastAsia="en-US"/>
          <w:rPrChange w:id="9425" w:author="Dr Mamadou SANOGO" w:date="2023-10-25T18:15:00Z">
            <w:rPr>
              <w:ins w:id="9426" w:author="Dr Mamadou SANOGO" w:date="2023-10-25T16:14:00Z"/>
              <w:rFonts w:eastAsia="Calibri"/>
              <w:lang w:eastAsia="en-US"/>
            </w:rPr>
          </w:rPrChange>
        </w:rPr>
      </w:pPr>
      <w:ins w:id="9427" w:author="Dr Mamadou SANOGO" w:date="2023-10-25T16:14:00Z">
        <w:r w:rsidRPr="007A4AFC">
          <w:rPr>
            <w:rFonts w:eastAsia="Calibri"/>
            <w:bCs/>
            <w:noProof/>
            <w:color w:val="000000" w:themeColor="text1"/>
            <w:sz w:val="40"/>
            <w:szCs w:val="40"/>
            <w:lang w:eastAsia="en-US"/>
            <w:rPrChange w:id="9428" w:author="Dr Mamadou SANOGO" w:date="2023-10-25T18:15:00Z">
              <w:rPr>
                <w:rFonts w:eastAsia="Calibri"/>
                <w:bCs/>
                <w:noProof/>
                <w:sz w:val="40"/>
                <w:szCs w:val="40"/>
                <w:lang w:eastAsia="en-US"/>
              </w:rPr>
            </w:rPrChange>
          </w:rPr>
          <w:drawing>
            <wp:anchor distT="0" distB="0" distL="114300" distR="114300" simplePos="0" relativeHeight="251664384" behindDoc="0" locked="0" layoutInCell="1" allowOverlap="1" wp14:anchorId="7F0029F7" wp14:editId="4456EF60">
              <wp:simplePos x="0" y="0"/>
              <wp:positionH relativeFrom="margin">
                <wp:posOffset>1184028</wp:posOffset>
              </wp:positionH>
              <wp:positionV relativeFrom="paragraph">
                <wp:posOffset>-293815</wp:posOffset>
              </wp:positionV>
              <wp:extent cx="3517219" cy="637540"/>
              <wp:effectExtent l="0" t="0" r="762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A7C904C" w14:textId="77777777" w:rsidR="00A47334" w:rsidRPr="007A4AFC" w:rsidRDefault="00A47334" w:rsidP="00A47334">
      <w:pPr>
        <w:spacing w:line="240" w:lineRule="auto"/>
        <w:rPr>
          <w:ins w:id="9429" w:author="Dr Mamadou SANOGO" w:date="2023-10-25T16:14:00Z"/>
          <w:rFonts w:eastAsia="Calibri"/>
          <w:color w:val="000000" w:themeColor="text1"/>
          <w:lang w:eastAsia="en-US"/>
          <w:rPrChange w:id="9430" w:author="Dr Mamadou SANOGO" w:date="2023-10-25T18:15:00Z">
            <w:rPr>
              <w:ins w:id="9431" w:author="Dr Mamadou SANOGO" w:date="2023-10-25T16:14:00Z"/>
              <w:rFonts w:eastAsia="Calibri"/>
              <w:lang w:eastAsia="en-US"/>
            </w:rPr>
          </w:rPrChange>
        </w:rPr>
      </w:pPr>
    </w:p>
    <w:p w14:paraId="07B87B78" w14:textId="77777777" w:rsidR="00A47334" w:rsidRPr="007A4AFC" w:rsidRDefault="00A47334" w:rsidP="00A47334">
      <w:pPr>
        <w:spacing w:line="240" w:lineRule="auto"/>
        <w:rPr>
          <w:ins w:id="9432" w:author="Dr Mamadou SANOGO" w:date="2023-10-25T16:14:00Z"/>
          <w:rFonts w:eastAsia="Calibri"/>
          <w:color w:val="000000" w:themeColor="text1"/>
          <w:lang w:eastAsia="en-US"/>
          <w:rPrChange w:id="9433" w:author="Dr Mamadou SANOGO" w:date="2023-10-25T18:15:00Z">
            <w:rPr>
              <w:ins w:id="9434" w:author="Dr Mamadou SANOGO" w:date="2023-10-25T16:14:00Z"/>
              <w:rFonts w:eastAsia="Calibri"/>
              <w:lang w:eastAsia="en-US"/>
            </w:rPr>
          </w:rPrChange>
        </w:rPr>
      </w:pPr>
    </w:p>
    <w:p w14:paraId="4B65657D" w14:textId="77777777" w:rsidR="00A47334" w:rsidRPr="007A4AFC" w:rsidRDefault="00A47334" w:rsidP="00A47334">
      <w:pPr>
        <w:spacing w:line="240" w:lineRule="auto"/>
        <w:rPr>
          <w:ins w:id="9435" w:author="Dr Mamadou SANOGO" w:date="2023-10-25T16:14:00Z"/>
          <w:rFonts w:eastAsia="Calibri"/>
          <w:b/>
          <w:bCs/>
          <w:color w:val="000000" w:themeColor="text1"/>
          <w:sz w:val="36"/>
          <w:szCs w:val="36"/>
          <w:lang w:eastAsia="en-US"/>
          <w:rPrChange w:id="9436" w:author="Dr Mamadou SANOGO" w:date="2023-10-25T18:15:00Z">
            <w:rPr>
              <w:ins w:id="9437" w:author="Dr Mamadou SANOGO" w:date="2023-10-25T16:14:00Z"/>
              <w:rFonts w:eastAsia="Calibri"/>
              <w:b/>
              <w:bCs/>
              <w:sz w:val="36"/>
              <w:szCs w:val="36"/>
              <w:lang w:eastAsia="en-US"/>
            </w:rPr>
          </w:rPrChange>
        </w:rPr>
      </w:pPr>
      <w:ins w:id="9438" w:author="Dr Mamadou SANOGO" w:date="2023-10-25T16:14:00Z">
        <w:r w:rsidRPr="007A4AFC">
          <w:rPr>
            <w:rFonts w:eastAsia="Calibri"/>
            <w:b/>
            <w:bCs/>
            <w:color w:val="000000" w:themeColor="text1"/>
            <w:sz w:val="36"/>
            <w:szCs w:val="36"/>
            <w:lang w:eastAsia="en-US"/>
            <w:rPrChange w:id="9439" w:author="Dr Mamadou SANOGO" w:date="2023-10-25T18:15:00Z">
              <w:rPr>
                <w:rFonts w:eastAsia="Calibri"/>
                <w:b/>
                <w:bCs/>
                <w:sz w:val="36"/>
                <w:szCs w:val="36"/>
                <w:lang w:eastAsia="en-US"/>
              </w:rPr>
            </w:rPrChange>
          </w:rPr>
          <w:t xml:space="preserve"> </w:t>
        </w:r>
      </w:ins>
    </w:p>
    <w:p w14:paraId="0BF33D69" w14:textId="77777777" w:rsidR="00A47334" w:rsidRPr="007A4AFC" w:rsidRDefault="00A47334" w:rsidP="00A47334">
      <w:pPr>
        <w:spacing w:line="240" w:lineRule="auto"/>
        <w:jc w:val="center"/>
        <w:rPr>
          <w:ins w:id="9440" w:author="Dr Mamadou SANOGO" w:date="2023-10-25T16:14:00Z"/>
          <w:rFonts w:ascii="Arial" w:eastAsia="Calibri" w:hAnsi="Arial" w:cs="Arial"/>
          <w:b/>
          <w:bCs/>
          <w:color w:val="000000" w:themeColor="text1"/>
          <w:sz w:val="36"/>
          <w:szCs w:val="36"/>
          <w:lang w:eastAsia="en-US"/>
          <w:rPrChange w:id="9441" w:author="Dr Mamadou SANOGO" w:date="2023-10-25T18:15:00Z">
            <w:rPr>
              <w:ins w:id="9442" w:author="Dr Mamadou SANOGO" w:date="2023-10-25T16:14:00Z"/>
              <w:rFonts w:ascii="Arial" w:eastAsia="Calibri" w:hAnsi="Arial" w:cs="Arial"/>
              <w:b/>
              <w:bCs/>
              <w:sz w:val="36"/>
              <w:szCs w:val="36"/>
              <w:lang w:eastAsia="en-US"/>
            </w:rPr>
          </w:rPrChange>
        </w:rPr>
      </w:pPr>
      <w:ins w:id="9443" w:author="Dr Mamadou SANOGO" w:date="2023-10-25T16:14:00Z">
        <w:r w:rsidRPr="007A4AFC">
          <w:rPr>
            <w:rFonts w:ascii="Arial" w:eastAsia="Calibri" w:hAnsi="Arial" w:cs="Arial"/>
            <w:b/>
            <w:bCs/>
            <w:color w:val="000000" w:themeColor="text1"/>
            <w:sz w:val="36"/>
            <w:szCs w:val="36"/>
            <w:lang w:eastAsia="en-US"/>
            <w:rPrChange w:id="9444" w:author="Dr Mamadou SANOGO" w:date="2023-10-25T18:15:00Z">
              <w:rPr>
                <w:rFonts w:ascii="Arial" w:eastAsia="Calibri" w:hAnsi="Arial" w:cs="Arial"/>
                <w:b/>
                <w:bCs/>
                <w:sz w:val="36"/>
                <w:szCs w:val="36"/>
                <w:lang w:eastAsia="en-US"/>
              </w:rPr>
            </w:rPrChange>
          </w:rPr>
          <w:t>Note de service N°004-DG/ESFé10920</w:t>
        </w:r>
      </w:ins>
    </w:p>
    <w:p w14:paraId="0D87A630" w14:textId="77777777" w:rsidR="00A47334" w:rsidRPr="007A4AFC" w:rsidRDefault="00A47334" w:rsidP="00A47334">
      <w:pPr>
        <w:spacing w:line="240" w:lineRule="auto"/>
        <w:rPr>
          <w:ins w:id="9445" w:author="Dr Mamadou SANOGO" w:date="2023-10-25T16:14:00Z"/>
          <w:rFonts w:ascii="Arial" w:eastAsia="Calibri" w:hAnsi="Arial" w:cs="Arial"/>
          <w:color w:val="000000" w:themeColor="text1"/>
          <w:lang w:eastAsia="en-US"/>
          <w:rPrChange w:id="9446" w:author="Dr Mamadou SANOGO" w:date="2023-10-25T18:15:00Z">
            <w:rPr>
              <w:ins w:id="9447" w:author="Dr Mamadou SANOGO" w:date="2023-10-25T16:14:00Z"/>
              <w:rFonts w:ascii="Arial" w:eastAsia="Calibri" w:hAnsi="Arial" w:cs="Arial"/>
              <w:lang w:eastAsia="en-US"/>
            </w:rPr>
          </w:rPrChange>
        </w:rPr>
      </w:pPr>
    </w:p>
    <w:p w14:paraId="27FF2607" w14:textId="77777777" w:rsidR="00A47334" w:rsidRPr="007A4AFC" w:rsidRDefault="00A47334" w:rsidP="00A47334">
      <w:pPr>
        <w:spacing w:line="240" w:lineRule="auto"/>
        <w:rPr>
          <w:ins w:id="9448" w:author="Dr Mamadou SANOGO" w:date="2023-10-25T16:14:00Z"/>
          <w:rFonts w:ascii="Arial" w:eastAsia="Calibri" w:hAnsi="Arial" w:cs="Arial"/>
          <w:color w:val="000000" w:themeColor="text1"/>
          <w:lang w:eastAsia="en-US"/>
          <w:rPrChange w:id="9449" w:author="Dr Mamadou SANOGO" w:date="2023-10-25T18:15:00Z">
            <w:rPr>
              <w:ins w:id="9450" w:author="Dr Mamadou SANOGO" w:date="2023-10-25T16:14:00Z"/>
              <w:rFonts w:ascii="Arial" w:eastAsia="Calibri" w:hAnsi="Arial" w:cs="Arial"/>
              <w:lang w:eastAsia="en-US"/>
            </w:rPr>
          </w:rPrChange>
        </w:rPr>
      </w:pPr>
      <w:ins w:id="9451" w:author="Dr Mamadou SANOGO" w:date="2023-10-25T16:14:00Z">
        <w:r w:rsidRPr="007A4AFC">
          <w:rPr>
            <w:rFonts w:ascii="Arial" w:eastAsia="Calibri" w:hAnsi="Arial" w:cs="Arial"/>
            <w:color w:val="000000" w:themeColor="text1"/>
            <w:lang w:eastAsia="en-US"/>
            <w:rPrChange w:id="9452" w:author="Dr Mamadou SANOGO" w:date="2023-10-25T18:15:00Z">
              <w:rPr>
                <w:rFonts w:ascii="Arial" w:eastAsia="Calibri" w:hAnsi="Arial" w:cs="Arial"/>
                <w:lang w:eastAsia="en-US"/>
              </w:rPr>
            </w:rPrChange>
          </w:rPr>
          <w:t xml:space="preserve">                                                  -------------------------------------------</w:t>
        </w:r>
      </w:ins>
    </w:p>
    <w:p w14:paraId="0262A2EE" w14:textId="77777777" w:rsidR="00A47334" w:rsidRPr="007A4AFC" w:rsidRDefault="00A47334" w:rsidP="00A47334">
      <w:pPr>
        <w:spacing w:line="276" w:lineRule="auto"/>
        <w:rPr>
          <w:ins w:id="9453" w:author="Dr Mamadou SANOGO" w:date="2023-10-25T16:14:00Z"/>
          <w:rFonts w:ascii="Arial" w:eastAsia="Calibri" w:hAnsi="Arial" w:cs="Arial"/>
          <w:color w:val="000000" w:themeColor="text1"/>
          <w:szCs w:val="24"/>
          <w:lang w:eastAsia="en-US"/>
          <w:rPrChange w:id="9454" w:author="Dr Mamadou SANOGO" w:date="2023-10-25T18:15:00Z">
            <w:rPr>
              <w:ins w:id="9455" w:author="Dr Mamadou SANOGO" w:date="2023-10-25T16:14:00Z"/>
              <w:rFonts w:ascii="Arial" w:eastAsia="Calibri" w:hAnsi="Arial" w:cs="Arial"/>
              <w:szCs w:val="24"/>
              <w:lang w:eastAsia="en-US"/>
            </w:rPr>
          </w:rPrChange>
        </w:rPr>
      </w:pPr>
    </w:p>
    <w:p w14:paraId="1D112369" w14:textId="77777777" w:rsidR="00A47334" w:rsidRPr="007A4AFC" w:rsidRDefault="00A47334" w:rsidP="00A47334">
      <w:pPr>
        <w:spacing w:line="276" w:lineRule="auto"/>
        <w:rPr>
          <w:ins w:id="9456" w:author="Dr Mamadou SANOGO" w:date="2023-10-25T16:14:00Z"/>
          <w:rFonts w:ascii="Arial" w:eastAsia="Calibri" w:hAnsi="Arial" w:cs="Arial"/>
          <w:color w:val="000000" w:themeColor="text1"/>
          <w:szCs w:val="24"/>
          <w:lang w:eastAsia="en-US"/>
          <w:rPrChange w:id="9457" w:author="Dr Mamadou SANOGO" w:date="2023-10-25T18:15:00Z">
            <w:rPr>
              <w:ins w:id="9458" w:author="Dr Mamadou SANOGO" w:date="2023-10-25T16:14:00Z"/>
              <w:rFonts w:ascii="Arial" w:eastAsia="Calibri" w:hAnsi="Arial" w:cs="Arial"/>
              <w:szCs w:val="24"/>
              <w:lang w:eastAsia="en-US"/>
            </w:rPr>
          </w:rPrChange>
        </w:rPr>
      </w:pPr>
      <w:ins w:id="9459" w:author="Dr Mamadou SANOGO" w:date="2023-10-25T16:14:00Z">
        <w:r w:rsidRPr="007A4AFC">
          <w:rPr>
            <w:rFonts w:ascii="Arial" w:eastAsia="Calibri" w:hAnsi="Arial" w:cs="Arial"/>
            <w:color w:val="000000" w:themeColor="text1"/>
            <w:szCs w:val="24"/>
            <w:lang w:eastAsia="en-US"/>
            <w:rPrChange w:id="9460" w:author="Dr Mamadou SANOGO" w:date="2023-10-25T18:15:00Z">
              <w:rPr>
                <w:rFonts w:ascii="Arial" w:eastAsia="Calibri" w:hAnsi="Arial" w:cs="Arial"/>
                <w:szCs w:val="24"/>
                <w:lang w:eastAsia="en-US"/>
              </w:rPr>
            </w:rPrChange>
          </w:rPr>
          <w:t xml:space="preserve">Je viens par la présente vous convoquer à une réunion extraordinaire </w:t>
        </w:r>
        <w:bookmarkStart w:id="9461" w:name="_Hlk149139590"/>
        <w:r w:rsidRPr="007A4AFC">
          <w:rPr>
            <w:rFonts w:ascii="Arial" w:eastAsia="Calibri" w:hAnsi="Arial" w:cs="Arial"/>
            <w:color w:val="000000" w:themeColor="text1"/>
            <w:szCs w:val="24"/>
            <w:lang w:eastAsia="en-US"/>
            <w:rPrChange w:id="9462" w:author="Dr Mamadou SANOGO" w:date="2023-10-25T18:15:00Z">
              <w:rPr>
                <w:rFonts w:ascii="Arial" w:eastAsia="Calibri" w:hAnsi="Arial" w:cs="Arial"/>
                <w:szCs w:val="24"/>
                <w:lang w:eastAsia="en-US"/>
              </w:rPr>
            </w:rPrChange>
          </w:rPr>
          <w:t>relative au projet d’ouverture de certains programmes de formation assez demandées</w:t>
        </w:r>
        <w:bookmarkEnd w:id="9461"/>
        <w:r w:rsidRPr="007A4AFC">
          <w:rPr>
            <w:rFonts w:ascii="Arial" w:eastAsia="Calibri" w:hAnsi="Arial" w:cs="Arial"/>
            <w:color w:val="000000" w:themeColor="text1"/>
            <w:szCs w:val="24"/>
            <w:lang w:eastAsia="en-US"/>
            <w:rPrChange w:id="9463" w:author="Dr Mamadou SANOGO" w:date="2023-10-25T18:15:00Z">
              <w:rPr>
                <w:rFonts w:ascii="Arial" w:eastAsia="Calibri" w:hAnsi="Arial" w:cs="Arial"/>
                <w:szCs w:val="24"/>
                <w:lang w:eastAsia="en-US"/>
              </w:rPr>
            </w:rPrChange>
          </w:rPr>
          <w:t xml:space="preserve"> le mardi 08 septembre 2020 dans la salle de conférence de l’EPSFé à 10H00mn. Il s’agit </w:t>
        </w:r>
        <w:proofErr w:type="gramStart"/>
        <w:r w:rsidRPr="007A4AFC">
          <w:rPr>
            <w:rFonts w:ascii="Arial" w:eastAsia="Calibri" w:hAnsi="Arial" w:cs="Arial"/>
            <w:color w:val="000000" w:themeColor="text1"/>
            <w:szCs w:val="24"/>
            <w:lang w:eastAsia="en-US"/>
            <w:rPrChange w:id="9464" w:author="Dr Mamadou SANOGO" w:date="2023-10-25T18:15:00Z">
              <w:rPr>
                <w:rFonts w:ascii="Arial" w:eastAsia="Calibri" w:hAnsi="Arial" w:cs="Arial"/>
                <w:szCs w:val="24"/>
                <w:lang w:eastAsia="en-US"/>
              </w:rPr>
            </w:rPrChange>
          </w:rPr>
          <w:t>de:</w:t>
        </w:r>
        <w:proofErr w:type="gramEnd"/>
      </w:ins>
    </w:p>
    <w:p w14:paraId="3588274C" w14:textId="77777777" w:rsidR="00A47334" w:rsidRPr="007A4AFC" w:rsidRDefault="00A47334" w:rsidP="00A47334">
      <w:pPr>
        <w:spacing w:line="276" w:lineRule="auto"/>
        <w:rPr>
          <w:ins w:id="9465" w:author="Dr Mamadou SANOGO" w:date="2023-10-25T16:14:00Z"/>
          <w:rFonts w:ascii="Arial" w:eastAsia="Calibri" w:hAnsi="Arial" w:cs="Arial"/>
          <w:color w:val="000000" w:themeColor="text1"/>
          <w:sz w:val="16"/>
          <w:szCs w:val="16"/>
          <w:lang w:eastAsia="en-US"/>
          <w:rPrChange w:id="9466" w:author="Dr Mamadou SANOGO" w:date="2023-10-25T18:15:00Z">
            <w:rPr>
              <w:ins w:id="9467" w:author="Dr Mamadou SANOGO" w:date="2023-10-25T16:14:00Z"/>
              <w:rFonts w:ascii="Arial" w:eastAsia="Calibri" w:hAnsi="Arial" w:cs="Arial"/>
              <w:sz w:val="16"/>
              <w:szCs w:val="16"/>
              <w:lang w:eastAsia="en-US"/>
            </w:rPr>
          </w:rPrChange>
        </w:rPr>
      </w:pPr>
      <w:ins w:id="9468" w:author="Dr Mamadou SANOGO" w:date="2023-10-25T16:14:00Z">
        <w:r w:rsidRPr="007A4AFC">
          <w:rPr>
            <w:rFonts w:ascii="Arial" w:eastAsia="Calibri" w:hAnsi="Arial" w:cs="Arial"/>
            <w:color w:val="000000" w:themeColor="text1"/>
            <w:szCs w:val="24"/>
            <w:lang w:eastAsia="en-US"/>
            <w:rPrChange w:id="9469" w:author="Dr Mamadou SANOGO" w:date="2023-10-25T18:15:00Z">
              <w:rPr>
                <w:rFonts w:ascii="Arial" w:eastAsia="Calibri" w:hAnsi="Arial" w:cs="Arial"/>
                <w:szCs w:val="24"/>
                <w:lang w:eastAsia="en-US"/>
              </w:rPr>
            </w:rPrChange>
          </w:rPr>
          <w:t xml:space="preserve"> </w:t>
        </w:r>
      </w:ins>
    </w:p>
    <w:p w14:paraId="43586946" w14:textId="77777777" w:rsidR="00A47334" w:rsidRPr="007A4AFC" w:rsidRDefault="00A47334" w:rsidP="00A47334">
      <w:pPr>
        <w:numPr>
          <w:ilvl w:val="0"/>
          <w:numId w:val="34"/>
        </w:numPr>
        <w:spacing w:line="276" w:lineRule="auto"/>
        <w:contextualSpacing/>
        <w:rPr>
          <w:ins w:id="9470" w:author="Dr Mamadou SANOGO" w:date="2023-10-25T16:14:00Z"/>
          <w:rFonts w:ascii="Arial" w:eastAsia="Calibri" w:hAnsi="Arial" w:cs="Arial"/>
          <w:color w:val="000000" w:themeColor="text1"/>
          <w:szCs w:val="24"/>
          <w:lang w:eastAsia="en-US"/>
          <w:rPrChange w:id="9471" w:author="Dr Mamadou SANOGO" w:date="2023-10-25T18:15:00Z">
            <w:rPr>
              <w:ins w:id="9472" w:author="Dr Mamadou SANOGO" w:date="2023-10-25T16:14:00Z"/>
              <w:rFonts w:ascii="Arial" w:eastAsia="Calibri" w:hAnsi="Arial" w:cs="Arial"/>
              <w:szCs w:val="24"/>
              <w:lang w:eastAsia="en-US"/>
            </w:rPr>
          </w:rPrChange>
        </w:rPr>
      </w:pPr>
      <w:bookmarkStart w:id="9473" w:name="_Hlk149140292"/>
      <w:ins w:id="9474" w:author="Dr Mamadou SANOGO" w:date="2023-10-25T16:14:00Z">
        <w:r w:rsidRPr="007A4AFC">
          <w:rPr>
            <w:rFonts w:ascii="Arial" w:eastAsia="Calibri" w:hAnsi="Arial" w:cs="Arial"/>
            <w:color w:val="000000" w:themeColor="text1"/>
            <w:szCs w:val="24"/>
            <w:lang w:eastAsia="en-US"/>
            <w:rPrChange w:id="9475" w:author="Dr Mamadou SANOGO" w:date="2023-10-25T18:15:00Z">
              <w:rPr>
                <w:rFonts w:ascii="Arial" w:eastAsia="Calibri" w:hAnsi="Arial" w:cs="Arial"/>
                <w:szCs w:val="24"/>
                <w:lang w:eastAsia="en-US"/>
              </w:rPr>
            </w:rPrChange>
          </w:rPr>
          <w:t>Santé environnementale</w:t>
        </w:r>
      </w:ins>
    </w:p>
    <w:p w14:paraId="31CB7407" w14:textId="77777777" w:rsidR="00A47334" w:rsidRPr="007A4AFC" w:rsidRDefault="00A47334" w:rsidP="00A47334">
      <w:pPr>
        <w:numPr>
          <w:ilvl w:val="0"/>
          <w:numId w:val="34"/>
        </w:numPr>
        <w:spacing w:line="276" w:lineRule="auto"/>
        <w:contextualSpacing/>
        <w:rPr>
          <w:ins w:id="9476" w:author="Dr Mamadou SANOGO" w:date="2023-10-25T16:14:00Z"/>
          <w:rFonts w:ascii="Arial" w:eastAsia="Calibri" w:hAnsi="Arial" w:cs="Arial"/>
          <w:color w:val="000000" w:themeColor="text1"/>
          <w:szCs w:val="24"/>
          <w:lang w:eastAsia="en-US"/>
          <w:rPrChange w:id="9477" w:author="Dr Mamadou SANOGO" w:date="2023-10-25T18:15:00Z">
            <w:rPr>
              <w:ins w:id="9478" w:author="Dr Mamadou SANOGO" w:date="2023-10-25T16:14:00Z"/>
              <w:rFonts w:ascii="Arial" w:eastAsia="Calibri" w:hAnsi="Arial" w:cs="Arial"/>
              <w:szCs w:val="24"/>
              <w:lang w:eastAsia="en-US"/>
            </w:rPr>
          </w:rPrChange>
        </w:rPr>
      </w:pPr>
      <w:ins w:id="9479" w:author="Dr Mamadou SANOGO" w:date="2023-10-25T16:14:00Z">
        <w:r w:rsidRPr="007A4AFC">
          <w:rPr>
            <w:rFonts w:ascii="Arial" w:eastAsia="Calibri" w:hAnsi="Arial" w:cs="Arial"/>
            <w:color w:val="000000" w:themeColor="text1"/>
            <w:szCs w:val="24"/>
            <w:lang w:eastAsia="en-US"/>
            <w:rPrChange w:id="9480" w:author="Dr Mamadou SANOGO" w:date="2023-10-25T18:15:00Z">
              <w:rPr>
                <w:rFonts w:ascii="Arial" w:eastAsia="Calibri" w:hAnsi="Arial" w:cs="Arial"/>
                <w:szCs w:val="24"/>
                <w:lang w:eastAsia="en-US"/>
              </w:rPr>
            </w:rPrChange>
          </w:rPr>
          <w:t xml:space="preserve">Nutrition </w:t>
        </w:r>
      </w:ins>
    </w:p>
    <w:p w14:paraId="652F02F6" w14:textId="77777777" w:rsidR="00A47334" w:rsidRPr="007A4AFC" w:rsidRDefault="00A47334" w:rsidP="00A47334">
      <w:pPr>
        <w:numPr>
          <w:ilvl w:val="0"/>
          <w:numId w:val="34"/>
        </w:numPr>
        <w:spacing w:line="276" w:lineRule="auto"/>
        <w:contextualSpacing/>
        <w:rPr>
          <w:ins w:id="9481" w:author="Dr Mamadou SANOGO" w:date="2023-10-25T16:14:00Z"/>
          <w:rFonts w:ascii="Arial" w:eastAsia="Calibri" w:hAnsi="Arial" w:cs="Arial"/>
          <w:color w:val="000000" w:themeColor="text1"/>
          <w:szCs w:val="24"/>
          <w:lang w:eastAsia="en-US"/>
          <w:rPrChange w:id="9482" w:author="Dr Mamadou SANOGO" w:date="2023-10-25T18:15:00Z">
            <w:rPr>
              <w:ins w:id="9483" w:author="Dr Mamadou SANOGO" w:date="2023-10-25T16:14:00Z"/>
              <w:rFonts w:ascii="Arial" w:eastAsia="Calibri" w:hAnsi="Arial" w:cs="Arial"/>
              <w:szCs w:val="24"/>
              <w:lang w:eastAsia="en-US"/>
            </w:rPr>
          </w:rPrChange>
        </w:rPr>
      </w:pPr>
      <w:ins w:id="9484" w:author="Dr Mamadou SANOGO" w:date="2023-10-25T16:14:00Z">
        <w:r w:rsidRPr="007A4AFC">
          <w:rPr>
            <w:rFonts w:ascii="Arial" w:eastAsia="Calibri" w:hAnsi="Arial" w:cs="Arial"/>
            <w:color w:val="000000" w:themeColor="text1"/>
            <w:szCs w:val="24"/>
            <w:lang w:eastAsia="en-US"/>
            <w:rPrChange w:id="9485" w:author="Dr Mamadou SANOGO" w:date="2023-10-25T18:15:00Z">
              <w:rPr>
                <w:rFonts w:ascii="Arial" w:eastAsia="Calibri" w:hAnsi="Arial" w:cs="Arial"/>
                <w:szCs w:val="24"/>
                <w:lang w:eastAsia="en-US"/>
              </w:rPr>
            </w:rPrChange>
          </w:rPr>
          <w:t xml:space="preserve">Epidémiologie </w:t>
        </w:r>
      </w:ins>
    </w:p>
    <w:p w14:paraId="57919013" w14:textId="77777777" w:rsidR="00A47334" w:rsidRPr="007A4AFC" w:rsidRDefault="00A47334" w:rsidP="00A47334">
      <w:pPr>
        <w:numPr>
          <w:ilvl w:val="0"/>
          <w:numId w:val="34"/>
        </w:numPr>
        <w:spacing w:line="276" w:lineRule="auto"/>
        <w:contextualSpacing/>
        <w:rPr>
          <w:ins w:id="9486" w:author="Dr Mamadou SANOGO" w:date="2023-10-25T16:14:00Z"/>
          <w:rFonts w:ascii="Arial" w:eastAsia="Calibri" w:hAnsi="Arial" w:cs="Arial"/>
          <w:color w:val="000000" w:themeColor="text1"/>
          <w:szCs w:val="24"/>
          <w:lang w:eastAsia="en-US"/>
          <w:rPrChange w:id="9487" w:author="Dr Mamadou SANOGO" w:date="2023-10-25T18:15:00Z">
            <w:rPr>
              <w:ins w:id="9488" w:author="Dr Mamadou SANOGO" w:date="2023-10-25T16:14:00Z"/>
              <w:rFonts w:ascii="Arial" w:eastAsia="Calibri" w:hAnsi="Arial" w:cs="Arial"/>
              <w:szCs w:val="24"/>
              <w:lang w:eastAsia="en-US"/>
            </w:rPr>
          </w:rPrChange>
        </w:rPr>
      </w:pPr>
      <w:ins w:id="9489" w:author="Dr Mamadou SANOGO" w:date="2023-10-25T16:14:00Z">
        <w:r w:rsidRPr="007A4AFC">
          <w:rPr>
            <w:rFonts w:ascii="Arial" w:eastAsia="Calibri" w:hAnsi="Arial" w:cs="Arial"/>
            <w:color w:val="000000" w:themeColor="text1"/>
            <w:szCs w:val="24"/>
            <w:lang w:eastAsia="en-US"/>
            <w:rPrChange w:id="9490" w:author="Dr Mamadou SANOGO" w:date="2023-10-25T18:15:00Z">
              <w:rPr>
                <w:rFonts w:ascii="Arial" w:eastAsia="Calibri" w:hAnsi="Arial" w:cs="Arial"/>
                <w:szCs w:val="24"/>
                <w:lang w:eastAsia="en-US"/>
              </w:rPr>
            </w:rPrChange>
          </w:rPr>
          <w:t xml:space="preserve">Gynécologie Obstétrique </w:t>
        </w:r>
      </w:ins>
    </w:p>
    <w:p w14:paraId="06511AA6" w14:textId="77777777" w:rsidR="00A47334" w:rsidRPr="007A4AFC" w:rsidRDefault="00A47334" w:rsidP="00A47334">
      <w:pPr>
        <w:numPr>
          <w:ilvl w:val="0"/>
          <w:numId w:val="34"/>
        </w:numPr>
        <w:spacing w:line="276" w:lineRule="auto"/>
        <w:contextualSpacing/>
        <w:rPr>
          <w:ins w:id="9491" w:author="Dr Mamadou SANOGO" w:date="2023-10-25T16:14:00Z"/>
          <w:rFonts w:ascii="Arial" w:eastAsia="Calibri" w:hAnsi="Arial" w:cs="Arial"/>
          <w:color w:val="000000" w:themeColor="text1"/>
          <w:szCs w:val="24"/>
          <w:lang w:eastAsia="en-US"/>
          <w:rPrChange w:id="9492" w:author="Dr Mamadou SANOGO" w:date="2023-10-25T18:15:00Z">
            <w:rPr>
              <w:ins w:id="9493" w:author="Dr Mamadou SANOGO" w:date="2023-10-25T16:14:00Z"/>
              <w:rFonts w:ascii="Arial" w:eastAsia="Calibri" w:hAnsi="Arial" w:cs="Arial"/>
              <w:szCs w:val="24"/>
              <w:lang w:eastAsia="en-US"/>
            </w:rPr>
          </w:rPrChange>
        </w:rPr>
      </w:pPr>
      <w:ins w:id="9494" w:author="Dr Mamadou SANOGO" w:date="2023-10-25T16:14:00Z">
        <w:r w:rsidRPr="007A4AFC">
          <w:rPr>
            <w:rFonts w:ascii="Arial" w:eastAsia="Calibri" w:hAnsi="Arial" w:cs="Arial"/>
            <w:color w:val="000000" w:themeColor="text1"/>
            <w:szCs w:val="24"/>
            <w:lang w:eastAsia="en-US"/>
            <w:rPrChange w:id="9495" w:author="Dr Mamadou SANOGO" w:date="2023-10-25T18:15:00Z">
              <w:rPr>
                <w:rFonts w:ascii="Arial" w:eastAsia="Calibri" w:hAnsi="Arial" w:cs="Arial"/>
                <w:szCs w:val="24"/>
                <w:lang w:eastAsia="en-US"/>
              </w:rPr>
            </w:rPrChange>
          </w:rPr>
          <w:t xml:space="preserve">Pédagogie en Science de la Santé </w:t>
        </w:r>
      </w:ins>
    </w:p>
    <w:p w14:paraId="7077FB70" w14:textId="77777777" w:rsidR="00A47334" w:rsidRPr="007A4AFC" w:rsidRDefault="00A47334" w:rsidP="00A47334">
      <w:pPr>
        <w:numPr>
          <w:ilvl w:val="0"/>
          <w:numId w:val="34"/>
        </w:numPr>
        <w:spacing w:line="276" w:lineRule="auto"/>
        <w:contextualSpacing/>
        <w:rPr>
          <w:ins w:id="9496" w:author="Dr Mamadou SANOGO" w:date="2023-10-25T16:14:00Z"/>
          <w:rFonts w:ascii="Arial" w:eastAsia="Calibri" w:hAnsi="Arial" w:cs="Arial"/>
          <w:color w:val="000000" w:themeColor="text1"/>
          <w:szCs w:val="24"/>
          <w:lang w:eastAsia="en-US"/>
          <w:rPrChange w:id="9497" w:author="Dr Mamadou SANOGO" w:date="2023-10-25T18:15:00Z">
            <w:rPr>
              <w:ins w:id="9498" w:author="Dr Mamadou SANOGO" w:date="2023-10-25T16:14:00Z"/>
              <w:rFonts w:ascii="Arial" w:eastAsia="Calibri" w:hAnsi="Arial" w:cs="Arial"/>
              <w:szCs w:val="24"/>
              <w:lang w:eastAsia="en-US"/>
            </w:rPr>
          </w:rPrChange>
        </w:rPr>
      </w:pPr>
      <w:ins w:id="9499" w:author="Dr Mamadou SANOGO" w:date="2023-10-25T16:14:00Z">
        <w:r w:rsidRPr="007A4AFC">
          <w:rPr>
            <w:rFonts w:ascii="Arial" w:eastAsia="Calibri" w:hAnsi="Arial" w:cs="Arial"/>
            <w:color w:val="000000" w:themeColor="text1"/>
            <w:szCs w:val="24"/>
            <w:lang w:eastAsia="en-US"/>
            <w:rPrChange w:id="9500" w:author="Dr Mamadou SANOGO" w:date="2023-10-25T18:15:00Z">
              <w:rPr>
                <w:rFonts w:ascii="Arial" w:eastAsia="Calibri" w:hAnsi="Arial" w:cs="Arial"/>
                <w:szCs w:val="24"/>
                <w:lang w:eastAsia="en-US"/>
              </w:rPr>
            </w:rPrChange>
          </w:rPr>
          <w:t xml:space="preserve">Management des Services de Santé </w:t>
        </w:r>
      </w:ins>
    </w:p>
    <w:bookmarkEnd w:id="9473"/>
    <w:p w14:paraId="45F5ED2D" w14:textId="77777777" w:rsidR="00A47334" w:rsidRPr="007A4AFC" w:rsidRDefault="00A47334" w:rsidP="00A47334">
      <w:pPr>
        <w:spacing w:line="276" w:lineRule="auto"/>
        <w:ind w:left="720"/>
        <w:contextualSpacing/>
        <w:rPr>
          <w:ins w:id="9501" w:author="Dr Mamadou SANOGO" w:date="2023-10-25T16:14:00Z"/>
          <w:rFonts w:ascii="Arial" w:eastAsia="Calibri" w:hAnsi="Arial" w:cs="Arial"/>
          <w:color w:val="000000" w:themeColor="text1"/>
          <w:sz w:val="18"/>
          <w:szCs w:val="18"/>
          <w:lang w:eastAsia="en-US"/>
          <w:rPrChange w:id="9502" w:author="Dr Mamadou SANOGO" w:date="2023-10-25T18:15:00Z">
            <w:rPr>
              <w:ins w:id="9503" w:author="Dr Mamadou SANOGO" w:date="2023-10-25T16:14:00Z"/>
              <w:rFonts w:ascii="Arial" w:eastAsia="Calibri" w:hAnsi="Arial" w:cs="Arial"/>
              <w:sz w:val="18"/>
              <w:szCs w:val="18"/>
              <w:lang w:eastAsia="en-US"/>
            </w:rPr>
          </w:rPrChange>
        </w:rPr>
      </w:pPr>
    </w:p>
    <w:p w14:paraId="0698A9FF" w14:textId="77777777" w:rsidR="00A47334" w:rsidRPr="007A4AFC" w:rsidRDefault="00A47334" w:rsidP="00A47334">
      <w:pPr>
        <w:spacing w:line="276" w:lineRule="auto"/>
        <w:rPr>
          <w:ins w:id="9504" w:author="Dr Mamadou SANOGO" w:date="2023-10-25T16:14:00Z"/>
          <w:rFonts w:ascii="Arial" w:eastAsia="Calibri" w:hAnsi="Arial" w:cs="Arial"/>
          <w:color w:val="000000" w:themeColor="text1"/>
          <w:szCs w:val="24"/>
          <w:lang w:eastAsia="en-US"/>
          <w:rPrChange w:id="9505" w:author="Dr Mamadou SANOGO" w:date="2023-10-25T18:15:00Z">
            <w:rPr>
              <w:ins w:id="9506" w:author="Dr Mamadou SANOGO" w:date="2023-10-25T16:14:00Z"/>
              <w:rFonts w:ascii="Arial" w:eastAsia="Calibri" w:hAnsi="Arial" w:cs="Arial"/>
              <w:szCs w:val="24"/>
              <w:lang w:eastAsia="en-US"/>
            </w:rPr>
          </w:rPrChange>
        </w:rPr>
      </w:pPr>
      <w:ins w:id="9507" w:author="Dr Mamadou SANOGO" w:date="2023-10-25T16:14:00Z">
        <w:r w:rsidRPr="007A4AFC">
          <w:rPr>
            <w:rFonts w:ascii="Arial" w:eastAsia="Calibri" w:hAnsi="Arial" w:cs="Arial"/>
            <w:color w:val="000000" w:themeColor="text1"/>
            <w:szCs w:val="24"/>
            <w:lang w:eastAsia="en-US"/>
            <w:rPrChange w:id="9508" w:author="Dr Mamadou SANOGO" w:date="2023-10-25T18:15:00Z">
              <w:rPr>
                <w:rFonts w:ascii="Arial" w:eastAsia="Calibri" w:hAnsi="Arial" w:cs="Arial"/>
                <w:szCs w:val="24"/>
                <w:lang w:eastAsia="en-US"/>
              </w:rPr>
            </w:rPrChange>
          </w:rPr>
          <w:t>L’objet de la réunion étant de discuter de la validation par pertinence de l’ouverture des programmes, veuillez bien réunir les éléments de travail, en l’espèce liés à vos différents départements.</w:t>
        </w:r>
      </w:ins>
    </w:p>
    <w:p w14:paraId="29BE5C87" w14:textId="77777777" w:rsidR="00A47334" w:rsidRPr="007A4AFC" w:rsidRDefault="00A47334" w:rsidP="00A47334">
      <w:pPr>
        <w:spacing w:line="276" w:lineRule="auto"/>
        <w:rPr>
          <w:ins w:id="9509" w:author="Dr Mamadou SANOGO" w:date="2023-10-25T16:14:00Z"/>
          <w:rFonts w:ascii="Arial" w:eastAsia="Calibri" w:hAnsi="Arial" w:cs="Arial"/>
          <w:color w:val="000000" w:themeColor="text1"/>
          <w:sz w:val="16"/>
          <w:szCs w:val="16"/>
          <w:lang w:eastAsia="en-US"/>
          <w:rPrChange w:id="9510" w:author="Dr Mamadou SANOGO" w:date="2023-10-25T18:15:00Z">
            <w:rPr>
              <w:ins w:id="9511" w:author="Dr Mamadou SANOGO" w:date="2023-10-25T16:14:00Z"/>
              <w:rFonts w:ascii="Arial" w:eastAsia="Calibri" w:hAnsi="Arial" w:cs="Arial"/>
              <w:sz w:val="16"/>
              <w:szCs w:val="16"/>
              <w:lang w:eastAsia="en-US"/>
            </w:rPr>
          </w:rPrChange>
        </w:rPr>
      </w:pPr>
    </w:p>
    <w:p w14:paraId="06F06610" w14:textId="77777777" w:rsidR="00A47334" w:rsidRPr="007A4AFC" w:rsidRDefault="00A47334" w:rsidP="00A47334">
      <w:pPr>
        <w:spacing w:line="276" w:lineRule="auto"/>
        <w:rPr>
          <w:ins w:id="9512" w:author="Dr Mamadou SANOGO" w:date="2023-10-25T16:14:00Z"/>
          <w:rFonts w:ascii="Arial" w:eastAsia="Calibri" w:hAnsi="Arial" w:cs="Arial"/>
          <w:color w:val="000000" w:themeColor="text1"/>
          <w:szCs w:val="24"/>
          <w:lang w:eastAsia="en-US"/>
          <w:rPrChange w:id="9513" w:author="Dr Mamadou SANOGO" w:date="2023-10-25T18:15:00Z">
            <w:rPr>
              <w:ins w:id="9514" w:author="Dr Mamadou SANOGO" w:date="2023-10-25T16:14:00Z"/>
              <w:rFonts w:ascii="Arial" w:eastAsia="Calibri" w:hAnsi="Arial" w:cs="Arial"/>
              <w:szCs w:val="24"/>
              <w:lang w:eastAsia="en-US"/>
            </w:rPr>
          </w:rPrChange>
        </w:rPr>
      </w:pPr>
      <w:ins w:id="9515" w:author="Dr Mamadou SANOGO" w:date="2023-10-25T16:14:00Z">
        <w:r w:rsidRPr="007A4AFC">
          <w:rPr>
            <w:rFonts w:ascii="Arial" w:eastAsia="Calibri" w:hAnsi="Arial" w:cs="Arial"/>
            <w:color w:val="000000" w:themeColor="text1"/>
            <w:szCs w:val="24"/>
            <w:lang w:eastAsia="en-US"/>
            <w:rPrChange w:id="9516" w:author="Dr Mamadou SANOGO" w:date="2023-10-25T18:15:00Z">
              <w:rPr>
                <w:rFonts w:ascii="Arial" w:eastAsia="Calibri" w:hAnsi="Arial" w:cs="Arial"/>
                <w:szCs w:val="24"/>
                <w:lang w:eastAsia="en-US"/>
              </w:rPr>
            </w:rPrChange>
          </w:rPr>
          <w:t xml:space="preserve">En comptant sur la bonne et compréhension, et collaboration de chacun de vous, je vous remercie d’avance pour votre participation. </w:t>
        </w:r>
      </w:ins>
    </w:p>
    <w:p w14:paraId="4F881E12" w14:textId="77777777" w:rsidR="00A47334" w:rsidRPr="007A4AFC" w:rsidRDefault="00A47334" w:rsidP="00A47334">
      <w:pPr>
        <w:spacing w:line="240" w:lineRule="auto"/>
        <w:rPr>
          <w:ins w:id="9517" w:author="Dr Mamadou SANOGO" w:date="2023-10-25T16:14:00Z"/>
          <w:rFonts w:ascii="Arial" w:eastAsia="Calibri" w:hAnsi="Arial" w:cs="Arial"/>
          <w:color w:val="000000" w:themeColor="text1"/>
          <w:lang w:eastAsia="en-US"/>
          <w:rPrChange w:id="9518" w:author="Dr Mamadou SANOGO" w:date="2023-10-25T18:15:00Z">
            <w:rPr>
              <w:ins w:id="9519" w:author="Dr Mamadou SANOGO" w:date="2023-10-25T16:14:00Z"/>
              <w:rFonts w:ascii="Arial" w:eastAsia="Calibri" w:hAnsi="Arial" w:cs="Arial"/>
              <w:lang w:eastAsia="en-US"/>
            </w:rPr>
          </w:rPrChange>
        </w:rPr>
      </w:pPr>
    </w:p>
    <w:p w14:paraId="33F68376" w14:textId="77777777" w:rsidR="00A47334" w:rsidRPr="007A4AFC" w:rsidRDefault="00A47334" w:rsidP="00A47334">
      <w:pPr>
        <w:spacing w:line="240" w:lineRule="auto"/>
        <w:jc w:val="right"/>
        <w:rPr>
          <w:ins w:id="9520" w:author="Dr Mamadou SANOGO" w:date="2023-10-25T16:14:00Z"/>
          <w:rFonts w:ascii="Arial" w:eastAsia="Calibri" w:hAnsi="Arial" w:cs="Arial"/>
          <w:color w:val="000000" w:themeColor="text1"/>
          <w:lang w:eastAsia="en-US"/>
          <w:rPrChange w:id="9521" w:author="Dr Mamadou SANOGO" w:date="2023-10-25T18:15:00Z">
            <w:rPr>
              <w:ins w:id="9522" w:author="Dr Mamadou SANOGO" w:date="2023-10-25T16:14:00Z"/>
              <w:rFonts w:ascii="Arial" w:eastAsia="Calibri" w:hAnsi="Arial" w:cs="Arial"/>
              <w:lang w:eastAsia="en-US"/>
            </w:rPr>
          </w:rPrChange>
        </w:rPr>
      </w:pPr>
    </w:p>
    <w:p w14:paraId="131E276D" w14:textId="77777777" w:rsidR="00A47334" w:rsidRPr="007A4AFC" w:rsidRDefault="00A47334" w:rsidP="00A47334">
      <w:pPr>
        <w:spacing w:line="240" w:lineRule="auto"/>
        <w:jc w:val="right"/>
        <w:rPr>
          <w:ins w:id="9523" w:author="Dr Mamadou SANOGO" w:date="2023-10-25T16:14:00Z"/>
          <w:rFonts w:ascii="Arial" w:eastAsia="Calibri" w:hAnsi="Arial" w:cs="Arial"/>
          <w:color w:val="000000" w:themeColor="text1"/>
          <w:lang w:eastAsia="en-US"/>
          <w:rPrChange w:id="9524" w:author="Dr Mamadou SANOGO" w:date="2023-10-25T18:15:00Z">
            <w:rPr>
              <w:ins w:id="9525" w:author="Dr Mamadou SANOGO" w:date="2023-10-25T16:14:00Z"/>
              <w:rFonts w:ascii="Arial" w:eastAsia="Calibri" w:hAnsi="Arial" w:cs="Arial"/>
              <w:lang w:eastAsia="en-US"/>
            </w:rPr>
          </w:rPrChange>
        </w:rPr>
      </w:pPr>
      <w:ins w:id="9526" w:author="Dr Mamadou SANOGO" w:date="2023-10-25T16:14:00Z">
        <w:r w:rsidRPr="007A4AFC">
          <w:rPr>
            <w:rFonts w:ascii="Arial" w:eastAsia="Calibri" w:hAnsi="Arial" w:cs="Arial"/>
            <w:color w:val="000000" w:themeColor="text1"/>
            <w:szCs w:val="24"/>
            <w:lang w:eastAsia="en-US"/>
            <w:rPrChange w:id="9527"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9528"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9529" w:author="Dr Mamadou SANOGO" w:date="2023-10-25T18:15:00Z">
              <w:rPr>
                <w:rFonts w:ascii="Arial" w:eastAsia="Calibri" w:hAnsi="Arial" w:cs="Arial"/>
                <w:szCs w:val="24"/>
                <w:lang w:eastAsia="en-US"/>
              </w:rPr>
            </w:rPrChange>
          </w:rPr>
          <w:t xml:space="preserve"> septembre 2020</w:t>
        </w:r>
      </w:ins>
    </w:p>
    <w:p w14:paraId="06DB471C" w14:textId="77777777" w:rsidR="00A47334" w:rsidRPr="007A4AFC" w:rsidRDefault="00A47334" w:rsidP="00A47334">
      <w:pPr>
        <w:spacing w:line="240" w:lineRule="auto"/>
        <w:jc w:val="right"/>
        <w:rPr>
          <w:ins w:id="9530" w:author="Dr Mamadou SANOGO" w:date="2023-10-25T16:14:00Z"/>
          <w:rFonts w:ascii="Arial" w:eastAsia="Calibri" w:hAnsi="Arial" w:cs="Arial"/>
          <w:color w:val="000000" w:themeColor="text1"/>
          <w:lang w:eastAsia="en-US"/>
          <w:rPrChange w:id="9531" w:author="Dr Mamadou SANOGO" w:date="2023-10-25T18:15:00Z">
            <w:rPr>
              <w:ins w:id="9532" w:author="Dr Mamadou SANOGO" w:date="2023-10-25T16:14:00Z"/>
              <w:rFonts w:ascii="Arial" w:eastAsia="Calibri" w:hAnsi="Arial" w:cs="Arial"/>
              <w:lang w:eastAsia="en-US"/>
            </w:rPr>
          </w:rPrChange>
        </w:rPr>
      </w:pPr>
    </w:p>
    <w:p w14:paraId="2543ADBA" w14:textId="77777777" w:rsidR="00A47334" w:rsidRPr="007A4AFC" w:rsidRDefault="00A47334" w:rsidP="00A47334">
      <w:pPr>
        <w:spacing w:line="240" w:lineRule="auto"/>
        <w:ind w:left="5664"/>
        <w:rPr>
          <w:ins w:id="9533" w:author="Dr Mamadou SANOGO" w:date="2023-10-25T16:14:00Z"/>
          <w:rFonts w:ascii="Arial" w:eastAsia="Calibri" w:hAnsi="Arial" w:cs="Arial"/>
          <w:b/>
          <w:bCs/>
          <w:color w:val="000000" w:themeColor="text1"/>
          <w:sz w:val="28"/>
          <w:szCs w:val="28"/>
          <w:lang w:eastAsia="en-US"/>
          <w:rPrChange w:id="9534" w:author="Dr Mamadou SANOGO" w:date="2023-10-25T18:15:00Z">
            <w:rPr>
              <w:ins w:id="9535" w:author="Dr Mamadou SANOGO" w:date="2023-10-25T16:14:00Z"/>
              <w:rFonts w:ascii="Arial" w:eastAsia="Calibri" w:hAnsi="Arial" w:cs="Arial"/>
              <w:b/>
              <w:bCs/>
              <w:sz w:val="28"/>
              <w:szCs w:val="28"/>
              <w:lang w:eastAsia="en-US"/>
            </w:rPr>
          </w:rPrChange>
        </w:rPr>
      </w:pPr>
      <w:ins w:id="9536" w:author="Dr Mamadou SANOGO" w:date="2023-10-25T16:14:00Z">
        <w:r w:rsidRPr="007A4AFC">
          <w:rPr>
            <w:rFonts w:ascii="Arial" w:eastAsia="Calibri" w:hAnsi="Arial" w:cs="Arial"/>
            <w:b/>
            <w:bCs/>
            <w:color w:val="000000" w:themeColor="text1"/>
            <w:sz w:val="28"/>
            <w:szCs w:val="28"/>
            <w:lang w:eastAsia="en-US"/>
            <w:rPrChange w:id="9537" w:author="Dr Mamadou SANOGO" w:date="2023-10-25T18:15:00Z">
              <w:rPr>
                <w:rFonts w:ascii="Arial" w:eastAsia="Calibri" w:hAnsi="Arial" w:cs="Arial"/>
                <w:b/>
                <w:bCs/>
                <w:sz w:val="28"/>
                <w:szCs w:val="28"/>
                <w:lang w:eastAsia="en-US"/>
              </w:rPr>
            </w:rPrChange>
          </w:rPr>
          <w:t xml:space="preserve">       Directeur Général </w:t>
        </w:r>
      </w:ins>
    </w:p>
    <w:p w14:paraId="306C8706" w14:textId="77777777" w:rsidR="00A47334" w:rsidRPr="007A4AFC" w:rsidRDefault="00A47334" w:rsidP="00A47334">
      <w:pPr>
        <w:spacing w:line="240" w:lineRule="auto"/>
        <w:ind w:left="5664"/>
        <w:rPr>
          <w:ins w:id="9538" w:author="Dr Mamadou SANOGO" w:date="2023-10-25T16:14:00Z"/>
          <w:rFonts w:ascii="Arial" w:eastAsia="Calibri" w:hAnsi="Arial" w:cs="Arial"/>
          <w:color w:val="000000" w:themeColor="text1"/>
          <w:lang w:eastAsia="en-US"/>
          <w:rPrChange w:id="9539" w:author="Dr Mamadou SANOGO" w:date="2023-10-25T18:15:00Z">
            <w:rPr>
              <w:ins w:id="9540" w:author="Dr Mamadou SANOGO" w:date="2023-10-25T16:14:00Z"/>
              <w:rFonts w:ascii="Arial" w:eastAsia="Calibri" w:hAnsi="Arial" w:cs="Arial"/>
              <w:lang w:eastAsia="en-US"/>
            </w:rPr>
          </w:rPrChange>
        </w:rPr>
      </w:pPr>
    </w:p>
    <w:p w14:paraId="4E84AB79" w14:textId="77777777" w:rsidR="00A47334" w:rsidRPr="007A4AFC" w:rsidRDefault="00A47334" w:rsidP="00A47334">
      <w:pPr>
        <w:spacing w:line="240" w:lineRule="auto"/>
        <w:ind w:left="5664"/>
        <w:rPr>
          <w:ins w:id="9541" w:author="Dr Mamadou SANOGO" w:date="2023-10-25T16:14:00Z"/>
          <w:rFonts w:ascii="Arial" w:eastAsia="Calibri" w:hAnsi="Arial" w:cs="Arial"/>
          <w:color w:val="000000" w:themeColor="text1"/>
          <w:lang w:eastAsia="en-US"/>
          <w:rPrChange w:id="9542" w:author="Dr Mamadou SANOGO" w:date="2023-10-25T18:15:00Z">
            <w:rPr>
              <w:ins w:id="9543" w:author="Dr Mamadou SANOGO" w:date="2023-10-25T16:14:00Z"/>
              <w:rFonts w:ascii="Arial" w:eastAsia="Calibri" w:hAnsi="Arial" w:cs="Arial"/>
              <w:lang w:eastAsia="en-US"/>
            </w:rPr>
          </w:rPrChange>
        </w:rPr>
      </w:pPr>
    </w:p>
    <w:p w14:paraId="52B326EF" w14:textId="77777777" w:rsidR="00A47334" w:rsidRPr="007A4AFC" w:rsidRDefault="00A47334" w:rsidP="00A47334">
      <w:pPr>
        <w:spacing w:line="240" w:lineRule="auto"/>
        <w:ind w:left="5664"/>
        <w:rPr>
          <w:ins w:id="9544" w:author="Dr Mamadou SANOGO" w:date="2023-10-25T16:14:00Z"/>
          <w:rFonts w:ascii="Arial" w:eastAsia="Calibri" w:hAnsi="Arial" w:cs="Arial"/>
          <w:color w:val="000000" w:themeColor="text1"/>
          <w:lang w:eastAsia="en-US"/>
          <w:rPrChange w:id="9545" w:author="Dr Mamadou SANOGO" w:date="2023-10-25T18:15:00Z">
            <w:rPr>
              <w:ins w:id="9546" w:author="Dr Mamadou SANOGO" w:date="2023-10-25T16:14:00Z"/>
              <w:rFonts w:ascii="Arial" w:eastAsia="Calibri" w:hAnsi="Arial" w:cs="Arial"/>
              <w:lang w:eastAsia="en-US"/>
            </w:rPr>
          </w:rPrChange>
        </w:rPr>
      </w:pPr>
    </w:p>
    <w:p w14:paraId="3DE980D5" w14:textId="77777777" w:rsidR="00A47334" w:rsidRPr="007A4AFC" w:rsidRDefault="00A47334" w:rsidP="00A47334">
      <w:pPr>
        <w:spacing w:line="240" w:lineRule="auto"/>
        <w:ind w:left="5664"/>
        <w:rPr>
          <w:ins w:id="9547" w:author="Dr Mamadou SANOGO" w:date="2023-10-25T16:14:00Z"/>
          <w:rFonts w:ascii="Arial" w:eastAsia="Calibri" w:hAnsi="Arial" w:cs="Arial"/>
          <w:color w:val="000000" w:themeColor="text1"/>
          <w:lang w:eastAsia="en-US"/>
          <w:rPrChange w:id="9548" w:author="Dr Mamadou SANOGO" w:date="2023-10-25T18:15:00Z">
            <w:rPr>
              <w:ins w:id="9549" w:author="Dr Mamadou SANOGO" w:date="2023-10-25T16:14:00Z"/>
              <w:rFonts w:ascii="Arial" w:eastAsia="Calibri" w:hAnsi="Arial" w:cs="Arial"/>
              <w:lang w:eastAsia="en-US"/>
            </w:rPr>
          </w:rPrChange>
        </w:rPr>
      </w:pPr>
    </w:p>
    <w:p w14:paraId="42003555" w14:textId="77777777" w:rsidR="00A47334" w:rsidRPr="007A4AFC" w:rsidRDefault="00A47334" w:rsidP="00A47334">
      <w:pPr>
        <w:spacing w:line="240" w:lineRule="auto"/>
        <w:ind w:left="5664"/>
        <w:rPr>
          <w:ins w:id="9550" w:author="Dr Mamadou SANOGO" w:date="2023-10-25T16:14:00Z"/>
          <w:rFonts w:ascii="Arial" w:eastAsia="Calibri" w:hAnsi="Arial" w:cs="Arial"/>
          <w:b/>
          <w:bCs/>
          <w:color w:val="000000" w:themeColor="text1"/>
          <w:lang w:eastAsia="en-US"/>
          <w:rPrChange w:id="9551" w:author="Dr Mamadou SANOGO" w:date="2023-10-25T18:15:00Z">
            <w:rPr>
              <w:ins w:id="9552" w:author="Dr Mamadou SANOGO" w:date="2023-10-25T16:14:00Z"/>
              <w:rFonts w:ascii="Arial" w:eastAsia="Calibri" w:hAnsi="Arial" w:cs="Arial"/>
              <w:b/>
              <w:bCs/>
              <w:lang w:eastAsia="en-US"/>
            </w:rPr>
          </w:rPrChange>
        </w:rPr>
      </w:pPr>
      <w:ins w:id="9553" w:author="Dr Mamadou SANOGO" w:date="2023-10-25T16:14:00Z">
        <w:r w:rsidRPr="007A4AFC">
          <w:rPr>
            <w:rFonts w:ascii="Arial" w:eastAsia="Calibri" w:hAnsi="Arial" w:cs="Arial"/>
            <w:b/>
            <w:bCs/>
            <w:color w:val="000000" w:themeColor="text1"/>
            <w:lang w:eastAsia="en-US"/>
            <w:rPrChange w:id="9554" w:author="Dr Mamadou SANOGO" w:date="2023-10-25T18:15:00Z">
              <w:rPr>
                <w:rFonts w:ascii="Arial" w:eastAsia="Calibri" w:hAnsi="Arial" w:cs="Arial"/>
                <w:b/>
                <w:bCs/>
                <w:lang w:eastAsia="en-US"/>
              </w:rPr>
            </w:rPrChange>
          </w:rPr>
          <w:t xml:space="preserve">                   </w:t>
        </w:r>
      </w:ins>
    </w:p>
    <w:p w14:paraId="1D0AE26F" w14:textId="77777777" w:rsidR="00A47334" w:rsidRPr="007A4AFC" w:rsidRDefault="00A47334" w:rsidP="00A47334">
      <w:pPr>
        <w:spacing w:line="240" w:lineRule="auto"/>
        <w:ind w:left="5664"/>
        <w:rPr>
          <w:ins w:id="9555" w:author="Dr Mamadou SANOGO" w:date="2023-10-25T16:14:00Z"/>
          <w:rFonts w:ascii="Arial" w:eastAsia="Calibri" w:hAnsi="Arial" w:cs="Arial"/>
          <w:b/>
          <w:bCs/>
          <w:color w:val="000000" w:themeColor="text1"/>
          <w:lang w:eastAsia="en-US"/>
          <w:rPrChange w:id="9556" w:author="Dr Mamadou SANOGO" w:date="2023-10-25T18:15:00Z">
            <w:rPr>
              <w:ins w:id="9557" w:author="Dr Mamadou SANOGO" w:date="2023-10-25T16:14:00Z"/>
              <w:rFonts w:ascii="Arial" w:eastAsia="Calibri" w:hAnsi="Arial" w:cs="Arial"/>
              <w:b/>
              <w:bCs/>
              <w:lang w:eastAsia="en-US"/>
            </w:rPr>
          </w:rPrChange>
        </w:rPr>
      </w:pPr>
    </w:p>
    <w:p w14:paraId="459D8D06" w14:textId="77777777" w:rsidR="00A47334" w:rsidRPr="007A4AFC" w:rsidRDefault="00A47334" w:rsidP="00A47334">
      <w:pPr>
        <w:spacing w:line="240" w:lineRule="auto"/>
        <w:ind w:left="5664"/>
        <w:rPr>
          <w:ins w:id="9558" w:author="Dr Mamadou SANOGO" w:date="2023-10-25T16:14:00Z"/>
          <w:rFonts w:ascii="Arial" w:eastAsia="Calibri" w:hAnsi="Arial" w:cs="Arial"/>
          <w:b/>
          <w:bCs/>
          <w:color w:val="000000" w:themeColor="text1"/>
          <w:lang w:eastAsia="en-US"/>
          <w:rPrChange w:id="9559" w:author="Dr Mamadou SANOGO" w:date="2023-10-25T18:15:00Z">
            <w:rPr>
              <w:ins w:id="9560" w:author="Dr Mamadou SANOGO" w:date="2023-10-25T16:14:00Z"/>
              <w:rFonts w:ascii="Arial" w:eastAsia="Calibri" w:hAnsi="Arial" w:cs="Arial"/>
              <w:b/>
              <w:bCs/>
              <w:lang w:eastAsia="en-US"/>
            </w:rPr>
          </w:rPrChange>
        </w:rPr>
      </w:pPr>
    </w:p>
    <w:p w14:paraId="4837EAB5" w14:textId="77777777" w:rsidR="00A47334" w:rsidRPr="007A4AFC" w:rsidRDefault="00A47334" w:rsidP="00A47334">
      <w:pPr>
        <w:spacing w:line="240" w:lineRule="auto"/>
        <w:ind w:left="5664"/>
        <w:rPr>
          <w:ins w:id="9561" w:author="Dr Mamadou SANOGO" w:date="2023-10-25T16:14:00Z"/>
          <w:rFonts w:ascii="Arial" w:eastAsia="Calibri" w:hAnsi="Arial" w:cs="Arial"/>
          <w:b/>
          <w:bCs/>
          <w:color w:val="000000" w:themeColor="text1"/>
          <w:lang w:eastAsia="en-US"/>
          <w:rPrChange w:id="9562" w:author="Dr Mamadou SANOGO" w:date="2023-10-25T18:15:00Z">
            <w:rPr>
              <w:ins w:id="9563" w:author="Dr Mamadou SANOGO" w:date="2023-10-25T16:14:00Z"/>
              <w:rFonts w:ascii="Arial" w:eastAsia="Calibri" w:hAnsi="Arial" w:cs="Arial"/>
              <w:b/>
              <w:bCs/>
              <w:lang w:eastAsia="en-US"/>
            </w:rPr>
          </w:rPrChange>
        </w:rPr>
      </w:pPr>
      <w:ins w:id="9564" w:author="Dr Mamadou SANOGO" w:date="2023-10-25T16:14:00Z">
        <w:r w:rsidRPr="007A4AFC">
          <w:rPr>
            <w:rFonts w:ascii="Arial" w:eastAsia="Calibri" w:hAnsi="Arial" w:cs="Arial"/>
            <w:b/>
            <w:bCs/>
            <w:color w:val="000000" w:themeColor="text1"/>
            <w:lang w:eastAsia="en-US"/>
            <w:rPrChange w:id="9565" w:author="Dr Mamadou SANOGO" w:date="2023-10-25T18:15:00Z">
              <w:rPr>
                <w:rFonts w:ascii="Arial" w:eastAsia="Calibri" w:hAnsi="Arial" w:cs="Arial"/>
                <w:b/>
                <w:bCs/>
                <w:lang w:eastAsia="en-US"/>
              </w:rPr>
            </w:rPrChange>
          </w:rPr>
          <w:t xml:space="preserve">        Dr SANOGO Mamadou </w:t>
        </w:r>
      </w:ins>
    </w:p>
    <w:p w14:paraId="2433FF31" w14:textId="23EB54C5" w:rsidR="00A47334" w:rsidRDefault="00A47334" w:rsidP="00A47334">
      <w:pPr>
        <w:spacing w:line="240" w:lineRule="auto"/>
        <w:ind w:left="5664"/>
        <w:rPr>
          <w:ins w:id="9566" w:author="Dr Mamadou SANOGO" w:date="2023-10-27T14:04:00Z"/>
          <w:rFonts w:ascii="Arial" w:eastAsia="Calibri" w:hAnsi="Arial" w:cs="Arial"/>
          <w:color w:val="000000" w:themeColor="text1"/>
          <w:lang w:eastAsia="en-US"/>
        </w:rPr>
      </w:pPr>
    </w:p>
    <w:p w14:paraId="161FD3C9" w14:textId="51623C08" w:rsidR="006778CD" w:rsidRDefault="006778CD" w:rsidP="00A47334">
      <w:pPr>
        <w:spacing w:line="240" w:lineRule="auto"/>
        <w:ind w:left="5664"/>
        <w:rPr>
          <w:ins w:id="9567" w:author="Dr Mamadou SANOGO" w:date="2023-10-27T14:04:00Z"/>
          <w:rFonts w:ascii="Arial" w:eastAsia="Calibri" w:hAnsi="Arial" w:cs="Arial"/>
          <w:color w:val="000000" w:themeColor="text1"/>
          <w:lang w:eastAsia="en-US"/>
        </w:rPr>
      </w:pPr>
    </w:p>
    <w:p w14:paraId="40A5F30C" w14:textId="71B6F556" w:rsidR="006778CD" w:rsidRDefault="006778CD" w:rsidP="00A47334">
      <w:pPr>
        <w:spacing w:line="240" w:lineRule="auto"/>
        <w:ind w:left="5664"/>
        <w:rPr>
          <w:ins w:id="9568" w:author="Dr Mamadou SANOGO" w:date="2023-10-27T14:04:00Z"/>
          <w:rFonts w:ascii="Arial" w:eastAsia="Calibri" w:hAnsi="Arial" w:cs="Arial"/>
          <w:color w:val="000000" w:themeColor="text1"/>
          <w:lang w:eastAsia="en-US"/>
        </w:rPr>
      </w:pPr>
    </w:p>
    <w:p w14:paraId="12EECA73" w14:textId="3B94D42B" w:rsidR="006778CD" w:rsidRDefault="006778CD" w:rsidP="00A47334">
      <w:pPr>
        <w:spacing w:line="240" w:lineRule="auto"/>
        <w:ind w:left="5664"/>
        <w:rPr>
          <w:ins w:id="9569" w:author="Dr Mamadou SANOGO" w:date="2023-10-27T14:04:00Z"/>
          <w:rFonts w:ascii="Arial" w:eastAsia="Calibri" w:hAnsi="Arial" w:cs="Arial"/>
          <w:color w:val="000000" w:themeColor="text1"/>
          <w:lang w:eastAsia="en-US"/>
        </w:rPr>
      </w:pPr>
    </w:p>
    <w:p w14:paraId="579C50F5" w14:textId="3D036254" w:rsidR="006778CD" w:rsidRDefault="006778CD" w:rsidP="00A47334">
      <w:pPr>
        <w:spacing w:line="240" w:lineRule="auto"/>
        <w:ind w:left="5664"/>
        <w:rPr>
          <w:ins w:id="9570" w:author="Dr Mamadou SANOGO" w:date="2023-10-27T14:04:00Z"/>
          <w:rFonts w:ascii="Arial" w:eastAsia="Calibri" w:hAnsi="Arial" w:cs="Arial"/>
          <w:color w:val="000000" w:themeColor="text1"/>
          <w:lang w:eastAsia="en-US"/>
        </w:rPr>
      </w:pPr>
    </w:p>
    <w:p w14:paraId="45E00509" w14:textId="77777777" w:rsidR="006778CD" w:rsidRPr="007A4AFC" w:rsidRDefault="006778CD" w:rsidP="00A47334">
      <w:pPr>
        <w:spacing w:line="240" w:lineRule="auto"/>
        <w:ind w:left="5664"/>
        <w:rPr>
          <w:ins w:id="9571" w:author="Dr Mamadou SANOGO" w:date="2023-10-25T16:14:00Z"/>
          <w:rFonts w:ascii="Arial" w:eastAsia="Calibri" w:hAnsi="Arial" w:cs="Arial"/>
          <w:color w:val="000000" w:themeColor="text1"/>
          <w:lang w:eastAsia="en-US"/>
          <w:rPrChange w:id="9572" w:author="Dr Mamadou SANOGO" w:date="2023-10-25T18:15:00Z">
            <w:rPr>
              <w:ins w:id="9573" w:author="Dr Mamadou SANOGO" w:date="2023-10-25T16:14:00Z"/>
              <w:rFonts w:ascii="Arial" w:eastAsia="Calibri" w:hAnsi="Arial" w:cs="Arial"/>
              <w:lang w:eastAsia="en-US"/>
            </w:rPr>
          </w:rPrChange>
        </w:rPr>
      </w:pPr>
    </w:p>
    <w:p w14:paraId="58E9B8B1" w14:textId="75D1E085" w:rsidR="00424982" w:rsidRPr="00AD42F4" w:rsidRDefault="00A47334">
      <w:pPr>
        <w:spacing w:line="240" w:lineRule="auto"/>
        <w:jc w:val="left"/>
        <w:rPr>
          <w:ins w:id="9574" w:author="Dr Mamadou SANOGO" w:date="2023-10-25T16:15:00Z"/>
          <w:rFonts w:ascii="Arial" w:eastAsia="Calibri" w:hAnsi="Arial" w:cs="Arial"/>
          <w:color w:val="000000" w:themeColor="text1"/>
          <w:lang w:eastAsia="en-US"/>
          <w:rPrChange w:id="9575" w:author="Dr Mamadou SANOGO" w:date="2023-10-27T11:41:00Z">
            <w:rPr>
              <w:ins w:id="9576" w:author="Dr Mamadou SANOGO" w:date="2023-10-25T16:15:00Z"/>
              <w:b/>
              <w:szCs w:val="24"/>
            </w:rPr>
          </w:rPrChange>
        </w:rPr>
        <w:pPrChange w:id="9577" w:author="Dr Mamadou SANOGO" w:date="2023-10-25T16:16:00Z">
          <w:pPr>
            <w:spacing w:line="240" w:lineRule="auto"/>
            <w:jc w:val="center"/>
          </w:pPr>
        </w:pPrChange>
      </w:pPr>
      <w:ins w:id="9578" w:author="Dr Mamadou SANOGO" w:date="2023-10-25T16:14:00Z">
        <w:r w:rsidRPr="007A4AFC">
          <w:rPr>
            <w:rFonts w:ascii="Arial" w:eastAsia="Calibri" w:hAnsi="Arial" w:cs="Arial"/>
            <w:color w:val="000000" w:themeColor="text1"/>
            <w:lang w:eastAsia="en-US"/>
            <w:rPrChange w:id="9579" w:author="Dr Mamadou SANOGO" w:date="2023-10-25T18:15:00Z">
              <w:rPr>
                <w:rFonts w:ascii="Arial" w:eastAsia="Calibri" w:hAnsi="Arial" w:cs="Arial"/>
                <w:lang w:eastAsia="en-US"/>
              </w:rPr>
            </w:rPrChange>
          </w:rPr>
          <w:t xml:space="preserve">         </w:t>
        </w:r>
      </w:ins>
    </w:p>
    <w:p w14:paraId="570585A5" w14:textId="77777777" w:rsidR="00424982" w:rsidRPr="007A4AFC" w:rsidRDefault="00424982" w:rsidP="00424982">
      <w:pPr>
        <w:spacing w:line="240" w:lineRule="auto"/>
        <w:jc w:val="center"/>
        <w:rPr>
          <w:ins w:id="9580" w:author="Dr Mamadou SANOGO" w:date="2023-10-25T16:15:00Z"/>
          <w:b/>
          <w:color w:val="000000" w:themeColor="text1"/>
          <w:szCs w:val="24"/>
          <w:rPrChange w:id="9581" w:author="Dr Mamadou SANOGO" w:date="2023-10-25T18:15:00Z">
            <w:rPr>
              <w:ins w:id="9582" w:author="Dr Mamadou SANOGO" w:date="2023-10-25T16:15:00Z"/>
              <w:b/>
              <w:szCs w:val="24"/>
            </w:rPr>
          </w:rPrChange>
        </w:rPr>
      </w:pPr>
      <w:ins w:id="9583" w:author="Dr Mamadou SANOGO" w:date="2023-10-25T16:15:00Z">
        <w:r w:rsidRPr="007A4AFC">
          <w:rPr>
            <w:b/>
            <w:color w:val="000000" w:themeColor="text1"/>
            <w:szCs w:val="24"/>
            <w:rPrChange w:id="9584" w:author="Dr Mamadou SANOGO" w:date="2023-10-25T18:15:00Z">
              <w:rPr>
                <w:b/>
                <w:szCs w:val="24"/>
              </w:rPr>
            </w:rPrChange>
          </w:rPr>
          <w:t>Rapport succinct de réunion</w:t>
        </w:r>
      </w:ins>
    </w:p>
    <w:p w14:paraId="09E4FE2F" w14:textId="77777777" w:rsidR="00424982" w:rsidRPr="007A4AFC" w:rsidRDefault="00424982" w:rsidP="00424982">
      <w:pPr>
        <w:spacing w:line="240" w:lineRule="auto"/>
        <w:rPr>
          <w:ins w:id="9585" w:author="Dr Mamadou SANOGO" w:date="2023-10-25T16:15:00Z"/>
          <w:color w:val="000000" w:themeColor="text1"/>
          <w:szCs w:val="24"/>
          <w:rPrChange w:id="9586" w:author="Dr Mamadou SANOGO" w:date="2023-10-25T18:15:00Z">
            <w:rPr>
              <w:ins w:id="9587" w:author="Dr Mamadou SANOGO" w:date="2023-10-25T16:15:00Z"/>
              <w:szCs w:val="24"/>
            </w:rPr>
          </w:rPrChange>
        </w:rPr>
      </w:pPr>
      <w:ins w:id="9588" w:author="Dr Mamadou SANOGO" w:date="2023-10-25T16:15:00Z">
        <w:r w:rsidRPr="007A4AFC">
          <w:rPr>
            <w:color w:val="000000" w:themeColor="text1"/>
            <w:szCs w:val="24"/>
            <w:rPrChange w:id="9589" w:author="Dr Mamadou SANOGO" w:date="2023-10-25T18:15:00Z">
              <w:rPr>
                <w:szCs w:val="24"/>
              </w:rPr>
            </w:rPrChange>
          </w:rPr>
          <w:t xml:space="preserve">L’an deux mille vingt </w:t>
        </w:r>
        <w:proofErr w:type="gramStart"/>
        <w:r w:rsidRPr="007A4AFC">
          <w:rPr>
            <w:color w:val="000000" w:themeColor="text1"/>
            <w:szCs w:val="24"/>
            <w:rPrChange w:id="9590" w:author="Dr Mamadou SANOGO" w:date="2023-10-25T18:15:00Z">
              <w:rPr>
                <w:szCs w:val="24"/>
              </w:rPr>
            </w:rPrChange>
          </w:rPr>
          <w:t>le huit septembre</w:t>
        </w:r>
        <w:proofErr w:type="gramEnd"/>
        <w:r w:rsidRPr="007A4AFC">
          <w:rPr>
            <w:color w:val="000000" w:themeColor="text1"/>
            <w:szCs w:val="24"/>
            <w:rPrChange w:id="9591" w:author="Dr Mamadou SANOGO" w:date="2023-10-25T18:15:00Z">
              <w:rPr>
                <w:szCs w:val="24"/>
              </w:rPr>
            </w:rPrChange>
          </w:rPr>
          <w:t xml:space="preserve"> à 10 heures s’est tenue la réunion extraordinaire relative au projet d’ouverture de certains programmes de formation dans la salle de conférence de l’École Privée de Santé Félix Houphouët Boigny (EPSFé).</w:t>
        </w:r>
      </w:ins>
    </w:p>
    <w:p w14:paraId="30F8127D" w14:textId="77777777" w:rsidR="00424982" w:rsidRPr="007A4AFC" w:rsidRDefault="00424982" w:rsidP="00424982">
      <w:pPr>
        <w:spacing w:line="240" w:lineRule="auto"/>
        <w:rPr>
          <w:ins w:id="9592" w:author="Dr Mamadou SANOGO" w:date="2023-10-25T16:15:00Z"/>
          <w:color w:val="000000" w:themeColor="text1"/>
          <w:szCs w:val="24"/>
          <w:rPrChange w:id="9593" w:author="Dr Mamadou SANOGO" w:date="2023-10-25T18:15:00Z">
            <w:rPr>
              <w:ins w:id="9594" w:author="Dr Mamadou SANOGO" w:date="2023-10-25T16:15:00Z"/>
              <w:szCs w:val="24"/>
            </w:rPr>
          </w:rPrChange>
        </w:rPr>
      </w:pPr>
    </w:p>
    <w:p w14:paraId="37EA0ED7" w14:textId="77777777" w:rsidR="00424982" w:rsidRPr="007A4AFC" w:rsidRDefault="00424982" w:rsidP="00424982">
      <w:pPr>
        <w:spacing w:line="240" w:lineRule="auto"/>
        <w:rPr>
          <w:ins w:id="9595" w:author="Dr Mamadou SANOGO" w:date="2023-10-25T16:15:00Z"/>
          <w:color w:val="000000" w:themeColor="text1"/>
          <w:szCs w:val="24"/>
          <w:rPrChange w:id="9596" w:author="Dr Mamadou SANOGO" w:date="2023-10-25T18:15:00Z">
            <w:rPr>
              <w:ins w:id="9597" w:author="Dr Mamadou SANOGO" w:date="2023-10-25T16:15:00Z"/>
              <w:szCs w:val="24"/>
            </w:rPr>
          </w:rPrChange>
        </w:rPr>
      </w:pPr>
      <w:ins w:id="9598" w:author="Dr Mamadou SANOGO" w:date="2023-10-25T16:15:00Z">
        <w:r w:rsidRPr="007A4AFC">
          <w:rPr>
            <w:color w:val="000000" w:themeColor="text1"/>
            <w:szCs w:val="24"/>
            <w:rPrChange w:id="9599" w:author="Dr Mamadou SANOGO" w:date="2023-10-25T18:15:00Z">
              <w:rPr>
                <w:szCs w:val="24"/>
              </w:rPr>
            </w:rPrChange>
          </w:rPr>
          <w:t xml:space="preserve">L’ordre du jour portait sur : </w:t>
        </w:r>
      </w:ins>
    </w:p>
    <w:p w14:paraId="2948283F" w14:textId="77777777" w:rsidR="00424982" w:rsidRPr="007A4AFC" w:rsidRDefault="00424982" w:rsidP="00424982">
      <w:pPr>
        <w:spacing w:line="240" w:lineRule="auto"/>
        <w:rPr>
          <w:ins w:id="9600" w:author="Dr Mamadou SANOGO" w:date="2023-10-25T16:15:00Z"/>
          <w:color w:val="000000" w:themeColor="text1"/>
          <w:szCs w:val="24"/>
          <w:rPrChange w:id="9601" w:author="Dr Mamadou SANOGO" w:date="2023-10-25T18:15:00Z">
            <w:rPr>
              <w:ins w:id="9602" w:author="Dr Mamadou SANOGO" w:date="2023-10-25T16:15:00Z"/>
              <w:szCs w:val="24"/>
            </w:rPr>
          </w:rPrChange>
        </w:rPr>
      </w:pPr>
      <w:ins w:id="9603" w:author="Dr Mamadou SANOGO" w:date="2023-10-25T16:15:00Z">
        <w:r w:rsidRPr="007A4AFC">
          <w:rPr>
            <w:color w:val="000000" w:themeColor="text1"/>
            <w:szCs w:val="24"/>
            <w:rPrChange w:id="9604" w:author="Dr Mamadou SANOGO" w:date="2023-10-25T18:15:00Z">
              <w:rPr>
                <w:szCs w:val="24"/>
              </w:rPr>
            </w:rPrChange>
          </w:rPr>
          <w:t xml:space="preserve">La discussion et la validation du projet d’ouverture des programmes de formation : </w:t>
        </w:r>
      </w:ins>
    </w:p>
    <w:p w14:paraId="503CC011" w14:textId="77777777" w:rsidR="00424982" w:rsidRPr="007A4AFC" w:rsidRDefault="00424982">
      <w:pPr>
        <w:numPr>
          <w:ilvl w:val="0"/>
          <w:numId w:val="38"/>
        </w:numPr>
        <w:spacing w:line="240" w:lineRule="auto"/>
        <w:contextualSpacing/>
        <w:rPr>
          <w:ins w:id="9605" w:author="Dr Mamadou SANOGO" w:date="2023-10-25T16:15:00Z"/>
          <w:color w:val="000000" w:themeColor="text1"/>
          <w:szCs w:val="24"/>
          <w:rPrChange w:id="9606" w:author="Dr Mamadou SANOGO" w:date="2023-10-25T18:15:00Z">
            <w:rPr>
              <w:ins w:id="9607" w:author="Dr Mamadou SANOGO" w:date="2023-10-25T16:15:00Z"/>
              <w:szCs w:val="24"/>
            </w:rPr>
          </w:rPrChange>
        </w:rPr>
        <w:pPrChange w:id="9608" w:author="Dr Mamadou SANOGO" w:date="2023-10-25T16:20:00Z">
          <w:pPr>
            <w:numPr>
              <w:numId w:val="31"/>
            </w:numPr>
            <w:spacing w:line="240" w:lineRule="auto"/>
            <w:ind w:left="720" w:hanging="360"/>
            <w:contextualSpacing/>
          </w:pPr>
        </w:pPrChange>
      </w:pPr>
      <w:ins w:id="9609" w:author="Dr Mamadou SANOGO" w:date="2023-10-25T16:15:00Z">
        <w:r w:rsidRPr="007A4AFC">
          <w:rPr>
            <w:color w:val="000000" w:themeColor="text1"/>
            <w:szCs w:val="24"/>
            <w:rPrChange w:id="9610" w:author="Dr Mamadou SANOGO" w:date="2023-10-25T18:15:00Z">
              <w:rPr>
                <w:szCs w:val="24"/>
              </w:rPr>
            </w:rPrChange>
          </w:rPr>
          <w:t>Santé environnementale</w:t>
        </w:r>
      </w:ins>
    </w:p>
    <w:p w14:paraId="45A13B72" w14:textId="77777777" w:rsidR="00424982" w:rsidRPr="007A4AFC" w:rsidRDefault="00424982">
      <w:pPr>
        <w:numPr>
          <w:ilvl w:val="0"/>
          <w:numId w:val="38"/>
        </w:numPr>
        <w:spacing w:line="240" w:lineRule="auto"/>
        <w:contextualSpacing/>
        <w:rPr>
          <w:ins w:id="9611" w:author="Dr Mamadou SANOGO" w:date="2023-10-25T16:15:00Z"/>
          <w:color w:val="000000" w:themeColor="text1"/>
          <w:szCs w:val="24"/>
          <w:rPrChange w:id="9612" w:author="Dr Mamadou SANOGO" w:date="2023-10-25T18:15:00Z">
            <w:rPr>
              <w:ins w:id="9613" w:author="Dr Mamadou SANOGO" w:date="2023-10-25T16:15:00Z"/>
              <w:szCs w:val="24"/>
            </w:rPr>
          </w:rPrChange>
        </w:rPr>
        <w:pPrChange w:id="9614" w:author="Dr Mamadou SANOGO" w:date="2023-10-25T16:20:00Z">
          <w:pPr>
            <w:numPr>
              <w:numId w:val="31"/>
            </w:numPr>
            <w:spacing w:line="240" w:lineRule="auto"/>
            <w:ind w:left="720" w:hanging="360"/>
            <w:contextualSpacing/>
          </w:pPr>
        </w:pPrChange>
      </w:pPr>
      <w:ins w:id="9615" w:author="Dr Mamadou SANOGO" w:date="2023-10-25T16:15:00Z">
        <w:r w:rsidRPr="007A4AFC">
          <w:rPr>
            <w:color w:val="000000" w:themeColor="text1"/>
            <w:szCs w:val="24"/>
            <w:rPrChange w:id="9616" w:author="Dr Mamadou SANOGO" w:date="2023-10-25T18:15:00Z">
              <w:rPr>
                <w:szCs w:val="24"/>
              </w:rPr>
            </w:rPrChange>
          </w:rPr>
          <w:t xml:space="preserve">Nutrition </w:t>
        </w:r>
      </w:ins>
    </w:p>
    <w:p w14:paraId="55725423" w14:textId="77777777" w:rsidR="00424982" w:rsidRPr="007A4AFC" w:rsidRDefault="00424982">
      <w:pPr>
        <w:numPr>
          <w:ilvl w:val="0"/>
          <w:numId w:val="38"/>
        </w:numPr>
        <w:spacing w:line="240" w:lineRule="auto"/>
        <w:contextualSpacing/>
        <w:rPr>
          <w:ins w:id="9617" w:author="Dr Mamadou SANOGO" w:date="2023-10-25T16:15:00Z"/>
          <w:color w:val="000000" w:themeColor="text1"/>
          <w:szCs w:val="24"/>
          <w:rPrChange w:id="9618" w:author="Dr Mamadou SANOGO" w:date="2023-10-25T18:15:00Z">
            <w:rPr>
              <w:ins w:id="9619" w:author="Dr Mamadou SANOGO" w:date="2023-10-25T16:15:00Z"/>
              <w:szCs w:val="24"/>
            </w:rPr>
          </w:rPrChange>
        </w:rPr>
        <w:pPrChange w:id="9620" w:author="Dr Mamadou SANOGO" w:date="2023-10-25T16:20:00Z">
          <w:pPr>
            <w:numPr>
              <w:numId w:val="31"/>
            </w:numPr>
            <w:spacing w:line="240" w:lineRule="auto"/>
            <w:ind w:left="720" w:hanging="360"/>
            <w:contextualSpacing/>
          </w:pPr>
        </w:pPrChange>
      </w:pPr>
      <w:ins w:id="9621" w:author="Dr Mamadou SANOGO" w:date="2023-10-25T16:15:00Z">
        <w:r w:rsidRPr="007A4AFC">
          <w:rPr>
            <w:color w:val="000000" w:themeColor="text1"/>
            <w:szCs w:val="24"/>
            <w:rPrChange w:id="9622" w:author="Dr Mamadou SANOGO" w:date="2023-10-25T18:15:00Z">
              <w:rPr>
                <w:szCs w:val="24"/>
              </w:rPr>
            </w:rPrChange>
          </w:rPr>
          <w:t xml:space="preserve">Epidémiologie </w:t>
        </w:r>
      </w:ins>
    </w:p>
    <w:p w14:paraId="1E12A6BF" w14:textId="77777777" w:rsidR="00424982" w:rsidRPr="007A4AFC" w:rsidRDefault="00424982">
      <w:pPr>
        <w:numPr>
          <w:ilvl w:val="0"/>
          <w:numId w:val="38"/>
        </w:numPr>
        <w:spacing w:line="240" w:lineRule="auto"/>
        <w:contextualSpacing/>
        <w:rPr>
          <w:ins w:id="9623" w:author="Dr Mamadou SANOGO" w:date="2023-10-25T16:15:00Z"/>
          <w:color w:val="000000" w:themeColor="text1"/>
          <w:szCs w:val="24"/>
          <w:rPrChange w:id="9624" w:author="Dr Mamadou SANOGO" w:date="2023-10-25T18:15:00Z">
            <w:rPr>
              <w:ins w:id="9625" w:author="Dr Mamadou SANOGO" w:date="2023-10-25T16:15:00Z"/>
              <w:szCs w:val="24"/>
            </w:rPr>
          </w:rPrChange>
        </w:rPr>
        <w:pPrChange w:id="9626" w:author="Dr Mamadou SANOGO" w:date="2023-10-25T16:20:00Z">
          <w:pPr>
            <w:numPr>
              <w:numId w:val="31"/>
            </w:numPr>
            <w:spacing w:line="240" w:lineRule="auto"/>
            <w:ind w:left="720" w:hanging="360"/>
            <w:contextualSpacing/>
          </w:pPr>
        </w:pPrChange>
      </w:pPr>
      <w:ins w:id="9627" w:author="Dr Mamadou SANOGO" w:date="2023-10-25T16:15:00Z">
        <w:r w:rsidRPr="007A4AFC">
          <w:rPr>
            <w:color w:val="000000" w:themeColor="text1"/>
            <w:szCs w:val="24"/>
            <w:rPrChange w:id="9628" w:author="Dr Mamadou SANOGO" w:date="2023-10-25T18:15:00Z">
              <w:rPr>
                <w:szCs w:val="24"/>
              </w:rPr>
            </w:rPrChange>
          </w:rPr>
          <w:t xml:space="preserve">Gynécologie Obstétrique </w:t>
        </w:r>
      </w:ins>
    </w:p>
    <w:p w14:paraId="4C93B3AB" w14:textId="77777777" w:rsidR="00424982" w:rsidRPr="007A4AFC" w:rsidRDefault="00424982">
      <w:pPr>
        <w:numPr>
          <w:ilvl w:val="0"/>
          <w:numId w:val="38"/>
        </w:numPr>
        <w:spacing w:line="240" w:lineRule="auto"/>
        <w:contextualSpacing/>
        <w:rPr>
          <w:ins w:id="9629" w:author="Dr Mamadou SANOGO" w:date="2023-10-25T16:15:00Z"/>
          <w:color w:val="000000" w:themeColor="text1"/>
          <w:szCs w:val="24"/>
          <w:rPrChange w:id="9630" w:author="Dr Mamadou SANOGO" w:date="2023-10-25T18:15:00Z">
            <w:rPr>
              <w:ins w:id="9631" w:author="Dr Mamadou SANOGO" w:date="2023-10-25T16:15:00Z"/>
              <w:szCs w:val="24"/>
            </w:rPr>
          </w:rPrChange>
        </w:rPr>
        <w:pPrChange w:id="9632" w:author="Dr Mamadou SANOGO" w:date="2023-10-25T16:20:00Z">
          <w:pPr>
            <w:numPr>
              <w:numId w:val="31"/>
            </w:numPr>
            <w:spacing w:line="240" w:lineRule="auto"/>
            <w:ind w:left="720" w:hanging="360"/>
            <w:contextualSpacing/>
          </w:pPr>
        </w:pPrChange>
      </w:pPr>
      <w:ins w:id="9633" w:author="Dr Mamadou SANOGO" w:date="2023-10-25T16:15:00Z">
        <w:r w:rsidRPr="007A4AFC">
          <w:rPr>
            <w:color w:val="000000" w:themeColor="text1"/>
            <w:szCs w:val="24"/>
            <w:rPrChange w:id="9634" w:author="Dr Mamadou SANOGO" w:date="2023-10-25T18:15:00Z">
              <w:rPr>
                <w:szCs w:val="24"/>
              </w:rPr>
            </w:rPrChange>
          </w:rPr>
          <w:t xml:space="preserve">Pédagogie en Science de la Santé </w:t>
        </w:r>
      </w:ins>
    </w:p>
    <w:p w14:paraId="59608F7F" w14:textId="77777777" w:rsidR="00424982" w:rsidRPr="007A4AFC" w:rsidRDefault="00424982">
      <w:pPr>
        <w:numPr>
          <w:ilvl w:val="0"/>
          <w:numId w:val="38"/>
        </w:numPr>
        <w:spacing w:line="240" w:lineRule="auto"/>
        <w:contextualSpacing/>
        <w:rPr>
          <w:ins w:id="9635" w:author="Dr Mamadou SANOGO" w:date="2023-10-25T16:15:00Z"/>
          <w:color w:val="000000" w:themeColor="text1"/>
          <w:szCs w:val="24"/>
          <w:rPrChange w:id="9636" w:author="Dr Mamadou SANOGO" w:date="2023-10-25T18:15:00Z">
            <w:rPr>
              <w:ins w:id="9637" w:author="Dr Mamadou SANOGO" w:date="2023-10-25T16:15:00Z"/>
              <w:szCs w:val="24"/>
            </w:rPr>
          </w:rPrChange>
        </w:rPr>
        <w:pPrChange w:id="9638" w:author="Dr Mamadou SANOGO" w:date="2023-10-25T16:20:00Z">
          <w:pPr>
            <w:numPr>
              <w:numId w:val="31"/>
            </w:numPr>
            <w:spacing w:line="240" w:lineRule="auto"/>
            <w:ind w:left="720" w:hanging="360"/>
            <w:contextualSpacing/>
          </w:pPr>
        </w:pPrChange>
      </w:pPr>
      <w:ins w:id="9639" w:author="Dr Mamadou SANOGO" w:date="2023-10-25T16:15:00Z">
        <w:r w:rsidRPr="007A4AFC">
          <w:rPr>
            <w:color w:val="000000" w:themeColor="text1"/>
            <w:szCs w:val="24"/>
            <w:rPrChange w:id="9640" w:author="Dr Mamadou SANOGO" w:date="2023-10-25T18:15:00Z">
              <w:rPr>
                <w:szCs w:val="24"/>
              </w:rPr>
            </w:rPrChange>
          </w:rPr>
          <w:t xml:space="preserve">Management des Services de Santé </w:t>
        </w:r>
      </w:ins>
    </w:p>
    <w:p w14:paraId="686DD5F3" w14:textId="77777777" w:rsidR="00424982" w:rsidRPr="007A4AFC" w:rsidRDefault="00424982" w:rsidP="00424982">
      <w:pPr>
        <w:spacing w:line="240" w:lineRule="auto"/>
        <w:ind w:left="720"/>
        <w:contextualSpacing/>
        <w:rPr>
          <w:ins w:id="9641" w:author="Dr Mamadou SANOGO" w:date="2023-10-25T16:15:00Z"/>
          <w:color w:val="000000" w:themeColor="text1"/>
          <w:szCs w:val="24"/>
          <w:rPrChange w:id="9642" w:author="Dr Mamadou SANOGO" w:date="2023-10-25T18:15:00Z">
            <w:rPr>
              <w:ins w:id="9643" w:author="Dr Mamadou SANOGO" w:date="2023-10-25T16:15:00Z"/>
              <w:szCs w:val="24"/>
            </w:rPr>
          </w:rPrChange>
        </w:rPr>
      </w:pPr>
    </w:p>
    <w:p w14:paraId="58B5AACF" w14:textId="77777777" w:rsidR="00424982" w:rsidRPr="007A4AFC" w:rsidRDefault="00424982" w:rsidP="00424982">
      <w:pPr>
        <w:spacing w:line="240" w:lineRule="auto"/>
        <w:rPr>
          <w:ins w:id="9644" w:author="Dr Mamadou SANOGO" w:date="2023-10-25T16:15:00Z"/>
          <w:color w:val="000000" w:themeColor="text1"/>
          <w:szCs w:val="24"/>
          <w:rPrChange w:id="9645" w:author="Dr Mamadou SANOGO" w:date="2023-10-25T18:15:00Z">
            <w:rPr>
              <w:ins w:id="9646" w:author="Dr Mamadou SANOGO" w:date="2023-10-25T16:15:00Z"/>
              <w:szCs w:val="24"/>
            </w:rPr>
          </w:rPrChange>
        </w:rPr>
      </w:pPr>
      <w:ins w:id="9647" w:author="Dr Mamadou SANOGO" w:date="2023-10-25T16:15:00Z">
        <w:r w:rsidRPr="007A4AFC">
          <w:rPr>
            <w:color w:val="000000" w:themeColor="text1"/>
            <w:szCs w:val="24"/>
            <w:rPrChange w:id="9648" w:author="Dr Mamadou SANOGO" w:date="2023-10-25T18:15:00Z">
              <w:rPr>
                <w:szCs w:val="24"/>
              </w:rPr>
            </w:rPrChange>
          </w:rPr>
          <w:t xml:space="preserve">Etaient présents outre le Directeur Général Dr Mamadou SANOGO qui présidait la séance. </w:t>
        </w:r>
      </w:ins>
    </w:p>
    <w:p w14:paraId="4C66B7BE" w14:textId="77777777" w:rsidR="00424982" w:rsidRPr="007A4AFC" w:rsidRDefault="00424982" w:rsidP="00424982">
      <w:pPr>
        <w:spacing w:line="240" w:lineRule="auto"/>
        <w:rPr>
          <w:ins w:id="9649" w:author="Dr Mamadou SANOGO" w:date="2023-10-25T16:15:00Z"/>
          <w:color w:val="000000" w:themeColor="text1"/>
          <w:szCs w:val="24"/>
          <w:rPrChange w:id="9650" w:author="Dr Mamadou SANOGO" w:date="2023-10-25T18:15:00Z">
            <w:rPr>
              <w:ins w:id="9651" w:author="Dr Mamadou SANOGO" w:date="2023-10-25T16:15:00Z"/>
              <w:szCs w:val="24"/>
            </w:rPr>
          </w:rPrChange>
        </w:rPr>
      </w:pPr>
    </w:p>
    <w:tbl>
      <w:tblPr>
        <w:tblW w:w="8931" w:type="dxa"/>
        <w:tblCellMar>
          <w:left w:w="70" w:type="dxa"/>
          <w:right w:w="70" w:type="dxa"/>
        </w:tblCellMar>
        <w:tblLook w:val="04A0" w:firstRow="1" w:lastRow="0" w:firstColumn="1" w:lastColumn="0" w:noHBand="0" w:noVBand="1"/>
      </w:tblPr>
      <w:tblGrid>
        <w:gridCol w:w="1200"/>
        <w:gridCol w:w="3336"/>
        <w:gridCol w:w="4395"/>
      </w:tblGrid>
      <w:tr w:rsidR="007A4AFC" w:rsidRPr="007A4AFC" w14:paraId="2D008152" w14:textId="77777777" w:rsidTr="00D27EF1">
        <w:trPr>
          <w:trHeight w:val="315"/>
          <w:ins w:id="9652" w:author="Dr Mamadou SANOGO" w:date="2023-10-25T16:15:00Z"/>
        </w:trPr>
        <w:tc>
          <w:tcPr>
            <w:tcW w:w="1200" w:type="dxa"/>
            <w:tcBorders>
              <w:top w:val="nil"/>
              <w:left w:val="nil"/>
              <w:bottom w:val="nil"/>
              <w:right w:val="nil"/>
            </w:tcBorders>
            <w:shd w:val="clear" w:color="auto" w:fill="auto"/>
            <w:noWrap/>
            <w:vAlign w:val="center"/>
            <w:hideMark/>
          </w:tcPr>
          <w:p w14:paraId="1BA3C71F" w14:textId="77777777" w:rsidR="00424982" w:rsidRPr="007A4AFC" w:rsidRDefault="00424982" w:rsidP="00424982">
            <w:pPr>
              <w:spacing w:line="240" w:lineRule="auto"/>
              <w:rPr>
                <w:ins w:id="9653" w:author="Dr Mamadou SANOGO" w:date="2023-10-25T16:15:00Z"/>
                <w:color w:val="000000" w:themeColor="text1"/>
                <w:szCs w:val="24"/>
                <w:rPrChange w:id="9654" w:author="Dr Mamadou SANOGO" w:date="2023-10-25T18:15:00Z">
                  <w:rPr>
                    <w:ins w:id="9655" w:author="Dr Mamadou SANOGO" w:date="2023-10-25T16:15:00Z"/>
                    <w:color w:val="000000"/>
                    <w:szCs w:val="24"/>
                  </w:rPr>
                </w:rPrChange>
              </w:rPr>
            </w:pPr>
            <w:ins w:id="9656" w:author="Dr Mamadou SANOGO" w:date="2023-10-25T16:15:00Z">
              <w:r w:rsidRPr="007A4AFC">
                <w:rPr>
                  <w:color w:val="000000" w:themeColor="text1"/>
                  <w:szCs w:val="24"/>
                  <w:rPrChange w:id="965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751AB498" w14:textId="77777777" w:rsidR="00424982" w:rsidRPr="007A4AFC" w:rsidRDefault="00424982" w:rsidP="00424982">
            <w:pPr>
              <w:spacing w:line="240" w:lineRule="auto"/>
              <w:rPr>
                <w:ins w:id="9658" w:author="Dr Mamadou SANOGO" w:date="2023-10-25T16:15:00Z"/>
                <w:color w:val="000000" w:themeColor="text1"/>
                <w:szCs w:val="24"/>
                <w:rPrChange w:id="9659" w:author="Dr Mamadou SANOGO" w:date="2023-10-25T18:15:00Z">
                  <w:rPr>
                    <w:ins w:id="9660" w:author="Dr Mamadou SANOGO" w:date="2023-10-25T16:15:00Z"/>
                    <w:color w:val="000000"/>
                    <w:szCs w:val="24"/>
                  </w:rPr>
                </w:rPrChange>
              </w:rPr>
            </w:pPr>
            <w:ins w:id="9661" w:author="Dr Mamadou SANOGO" w:date="2023-10-25T16:15:00Z">
              <w:r w:rsidRPr="007A4AFC">
                <w:rPr>
                  <w:color w:val="000000" w:themeColor="text1"/>
                  <w:szCs w:val="24"/>
                  <w:rPrChange w:id="9662" w:author="Dr Mamadou SANOGO" w:date="2023-10-25T18:15:00Z">
                    <w:rPr>
                      <w:color w:val="000000"/>
                      <w:szCs w:val="24"/>
                    </w:rPr>
                  </w:rPrChange>
                </w:rPr>
                <w:t>BERTE Yacouba</w:t>
              </w:r>
            </w:ins>
          </w:p>
        </w:tc>
        <w:tc>
          <w:tcPr>
            <w:tcW w:w="4395" w:type="dxa"/>
            <w:tcBorders>
              <w:top w:val="nil"/>
              <w:left w:val="nil"/>
              <w:bottom w:val="nil"/>
              <w:right w:val="nil"/>
            </w:tcBorders>
            <w:shd w:val="clear" w:color="auto" w:fill="auto"/>
            <w:noWrap/>
            <w:vAlign w:val="center"/>
            <w:hideMark/>
          </w:tcPr>
          <w:p w14:paraId="1C8F1E3C" w14:textId="77777777" w:rsidR="00424982" w:rsidRPr="007A4AFC" w:rsidRDefault="00424982" w:rsidP="00424982">
            <w:pPr>
              <w:spacing w:line="240" w:lineRule="auto"/>
              <w:rPr>
                <w:ins w:id="9663" w:author="Dr Mamadou SANOGO" w:date="2023-10-25T16:15:00Z"/>
                <w:color w:val="000000" w:themeColor="text1"/>
                <w:szCs w:val="24"/>
                <w:rPrChange w:id="9664" w:author="Dr Mamadou SANOGO" w:date="2023-10-25T18:15:00Z">
                  <w:rPr>
                    <w:ins w:id="9665" w:author="Dr Mamadou SANOGO" w:date="2023-10-25T16:15:00Z"/>
                    <w:color w:val="000000"/>
                    <w:szCs w:val="24"/>
                  </w:rPr>
                </w:rPrChange>
              </w:rPr>
            </w:pPr>
            <w:ins w:id="9666" w:author="Dr Mamadou SANOGO" w:date="2023-10-25T16:15:00Z">
              <w:r w:rsidRPr="007A4AFC">
                <w:rPr>
                  <w:color w:val="000000" w:themeColor="text1"/>
                  <w:szCs w:val="24"/>
                  <w:rPrChange w:id="9667" w:author="Dr Mamadou SANOGO" w:date="2023-10-25T18:15:00Z">
                    <w:rPr>
                      <w:color w:val="000000"/>
                      <w:szCs w:val="24"/>
                    </w:rPr>
                  </w:rPrChange>
                </w:rPr>
                <w:t>Directeur des Etudes</w:t>
              </w:r>
            </w:ins>
          </w:p>
        </w:tc>
      </w:tr>
      <w:tr w:rsidR="007A4AFC" w:rsidRPr="007A4AFC" w14:paraId="614855CB" w14:textId="77777777" w:rsidTr="00D27EF1">
        <w:trPr>
          <w:trHeight w:val="315"/>
          <w:ins w:id="9668" w:author="Dr Mamadou SANOGO" w:date="2023-10-25T16:15:00Z"/>
        </w:trPr>
        <w:tc>
          <w:tcPr>
            <w:tcW w:w="1200" w:type="dxa"/>
            <w:tcBorders>
              <w:top w:val="nil"/>
              <w:left w:val="nil"/>
              <w:bottom w:val="nil"/>
              <w:right w:val="nil"/>
            </w:tcBorders>
            <w:shd w:val="clear" w:color="auto" w:fill="auto"/>
            <w:noWrap/>
            <w:vAlign w:val="center"/>
            <w:hideMark/>
          </w:tcPr>
          <w:p w14:paraId="267A73C9" w14:textId="77777777" w:rsidR="00424982" w:rsidRPr="007A4AFC" w:rsidRDefault="00424982" w:rsidP="00424982">
            <w:pPr>
              <w:spacing w:line="240" w:lineRule="auto"/>
              <w:rPr>
                <w:ins w:id="9669" w:author="Dr Mamadou SANOGO" w:date="2023-10-25T16:15:00Z"/>
                <w:color w:val="000000" w:themeColor="text1"/>
                <w:szCs w:val="24"/>
                <w:rPrChange w:id="9670" w:author="Dr Mamadou SANOGO" w:date="2023-10-25T18:15:00Z">
                  <w:rPr>
                    <w:ins w:id="9671" w:author="Dr Mamadou SANOGO" w:date="2023-10-25T16:15:00Z"/>
                    <w:color w:val="000000"/>
                    <w:szCs w:val="24"/>
                  </w:rPr>
                </w:rPrChange>
              </w:rPr>
            </w:pPr>
            <w:ins w:id="9672" w:author="Dr Mamadou SANOGO" w:date="2023-10-25T16:15:00Z">
              <w:r w:rsidRPr="007A4AFC">
                <w:rPr>
                  <w:color w:val="000000" w:themeColor="text1"/>
                  <w:szCs w:val="24"/>
                  <w:rPrChange w:id="967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B8BAEA" w14:textId="77777777" w:rsidR="00424982" w:rsidRPr="007A4AFC" w:rsidRDefault="00424982" w:rsidP="00424982">
            <w:pPr>
              <w:spacing w:line="240" w:lineRule="auto"/>
              <w:rPr>
                <w:ins w:id="9674" w:author="Dr Mamadou SANOGO" w:date="2023-10-25T16:15:00Z"/>
                <w:color w:val="000000" w:themeColor="text1"/>
                <w:szCs w:val="24"/>
                <w:rPrChange w:id="9675" w:author="Dr Mamadou SANOGO" w:date="2023-10-25T18:15:00Z">
                  <w:rPr>
                    <w:ins w:id="9676" w:author="Dr Mamadou SANOGO" w:date="2023-10-25T16:15:00Z"/>
                    <w:color w:val="000000"/>
                    <w:szCs w:val="24"/>
                  </w:rPr>
                </w:rPrChange>
              </w:rPr>
            </w:pPr>
            <w:ins w:id="9677" w:author="Dr Mamadou SANOGO" w:date="2023-10-25T16:15:00Z">
              <w:r w:rsidRPr="007A4AFC">
                <w:rPr>
                  <w:color w:val="000000" w:themeColor="text1"/>
                  <w:szCs w:val="24"/>
                  <w:rPrChange w:id="9678" w:author="Dr Mamadou SANOGO" w:date="2023-10-25T18:15:00Z">
                    <w:rPr>
                      <w:color w:val="000000"/>
                      <w:szCs w:val="24"/>
                    </w:rPr>
                  </w:rPrChange>
                </w:rPr>
                <w:t>BERTHE Ahmadou</w:t>
              </w:r>
            </w:ins>
          </w:p>
        </w:tc>
        <w:tc>
          <w:tcPr>
            <w:tcW w:w="4395" w:type="dxa"/>
            <w:tcBorders>
              <w:top w:val="nil"/>
              <w:left w:val="nil"/>
              <w:bottom w:val="nil"/>
              <w:right w:val="nil"/>
            </w:tcBorders>
            <w:shd w:val="clear" w:color="auto" w:fill="auto"/>
            <w:noWrap/>
            <w:vAlign w:val="center"/>
            <w:hideMark/>
          </w:tcPr>
          <w:p w14:paraId="43E77521" w14:textId="77777777" w:rsidR="00424982" w:rsidRPr="007A4AFC" w:rsidRDefault="00424982" w:rsidP="00424982">
            <w:pPr>
              <w:spacing w:line="240" w:lineRule="auto"/>
              <w:rPr>
                <w:ins w:id="9679" w:author="Dr Mamadou SANOGO" w:date="2023-10-25T16:15:00Z"/>
                <w:color w:val="000000" w:themeColor="text1"/>
                <w:szCs w:val="24"/>
                <w:rPrChange w:id="9680" w:author="Dr Mamadou SANOGO" w:date="2023-10-25T18:15:00Z">
                  <w:rPr>
                    <w:ins w:id="9681" w:author="Dr Mamadou SANOGO" w:date="2023-10-25T16:15:00Z"/>
                    <w:color w:val="000000"/>
                    <w:szCs w:val="24"/>
                  </w:rPr>
                </w:rPrChange>
              </w:rPr>
            </w:pPr>
            <w:ins w:id="9682" w:author="Dr Mamadou SANOGO" w:date="2023-10-25T16:15:00Z">
              <w:r w:rsidRPr="007A4AFC">
                <w:rPr>
                  <w:color w:val="000000" w:themeColor="text1"/>
                  <w:szCs w:val="24"/>
                  <w:rPrChange w:id="9683" w:author="Dr Mamadou SANOGO" w:date="2023-10-25T18:15:00Z">
                    <w:rPr>
                      <w:color w:val="000000"/>
                      <w:szCs w:val="24"/>
                    </w:rPr>
                  </w:rPrChange>
                </w:rPr>
                <w:t>Responsable qualité de la formation</w:t>
              </w:r>
            </w:ins>
          </w:p>
        </w:tc>
      </w:tr>
      <w:tr w:rsidR="007A4AFC" w:rsidRPr="007A4AFC" w14:paraId="417FC41B" w14:textId="77777777" w:rsidTr="00D27EF1">
        <w:trPr>
          <w:trHeight w:val="315"/>
          <w:ins w:id="9684" w:author="Dr Mamadou SANOGO" w:date="2023-10-25T16:15:00Z"/>
        </w:trPr>
        <w:tc>
          <w:tcPr>
            <w:tcW w:w="1200" w:type="dxa"/>
            <w:tcBorders>
              <w:top w:val="nil"/>
              <w:left w:val="nil"/>
              <w:bottom w:val="nil"/>
              <w:right w:val="nil"/>
            </w:tcBorders>
            <w:shd w:val="clear" w:color="auto" w:fill="auto"/>
            <w:noWrap/>
            <w:vAlign w:val="center"/>
            <w:hideMark/>
          </w:tcPr>
          <w:p w14:paraId="12542D84" w14:textId="77777777" w:rsidR="00424982" w:rsidRPr="007A4AFC" w:rsidRDefault="00424982" w:rsidP="00424982">
            <w:pPr>
              <w:spacing w:line="240" w:lineRule="auto"/>
              <w:rPr>
                <w:ins w:id="9685" w:author="Dr Mamadou SANOGO" w:date="2023-10-25T16:15:00Z"/>
                <w:color w:val="000000" w:themeColor="text1"/>
                <w:szCs w:val="24"/>
                <w:rPrChange w:id="9686" w:author="Dr Mamadou SANOGO" w:date="2023-10-25T18:15:00Z">
                  <w:rPr>
                    <w:ins w:id="9687" w:author="Dr Mamadou SANOGO" w:date="2023-10-25T16:15:00Z"/>
                    <w:color w:val="000000"/>
                    <w:szCs w:val="24"/>
                  </w:rPr>
                </w:rPrChange>
              </w:rPr>
            </w:pPr>
            <w:ins w:id="9688" w:author="Dr Mamadou SANOGO" w:date="2023-10-25T16:15:00Z">
              <w:r w:rsidRPr="007A4AFC">
                <w:rPr>
                  <w:color w:val="000000" w:themeColor="text1"/>
                  <w:szCs w:val="24"/>
                  <w:rPrChange w:id="968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62EEF4" w14:textId="77777777" w:rsidR="00424982" w:rsidRPr="007A4AFC" w:rsidRDefault="00424982" w:rsidP="00424982">
            <w:pPr>
              <w:spacing w:line="240" w:lineRule="auto"/>
              <w:rPr>
                <w:ins w:id="9690" w:author="Dr Mamadou SANOGO" w:date="2023-10-25T16:15:00Z"/>
                <w:color w:val="000000" w:themeColor="text1"/>
                <w:szCs w:val="24"/>
                <w:rPrChange w:id="9691" w:author="Dr Mamadou SANOGO" w:date="2023-10-25T18:15:00Z">
                  <w:rPr>
                    <w:ins w:id="9692" w:author="Dr Mamadou SANOGO" w:date="2023-10-25T16:15:00Z"/>
                    <w:color w:val="000000"/>
                    <w:szCs w:val="24"/>
                  </w:rPr>
                </w:rPrChange>
              </w:rPr>
            </w:pPr>
            <w:ins w:id="9693" w:author="Dr Mamadou SANOGO" w:date="2023-10-25T16:15:00Z">
              <w:r w:rsidRPr="007A4AFC">
                <w:rPr>
                  <w:color w:val="000000" w:themeColor="text1"/>
                  <w:szCs w:val="24"/>
                  <w:rPrChange w:id="9694" w:author="Dr Mamadou SANOGO" w:date="2023-10-25T18:15:00Z">
                    <w:rPr>
                      <w:color w:val="000000"/>
                      <w:szCs w:val="24"/>
                    </w:rPr>
                  </w:rPrChange>
                </w:rPr>
                <w:t>NIARE Issa</w:t>
              </w:r>
            </w:ins>
          </w:p>
        </w:tc>
        <w:tc>
          <w:tcPr>
            <w:tcW w:w="4395" w:type="dxa"/>
            <w:tcBorders>
              <w:top w:val="nil"/>
              <w:left w:val="nil"/>
              <w:bottom w:val="nil"/>
              <w:right w:val="nil"/>
            </w:tcBorders>
            <w:shd w:val="clear" w:color="auto" w:fill="auto"/>
            <w:noWrap/>
            <w:vAlign w:val="center"/>
            <w:hideMark/>
          </w:tcPr>
          <w:p w14:paraId="6875E3D9" w14:textId="77777777" w:rsidR="00424982" w:rsidRPr="007A4AFC" w:rsidRDefault="00424982" w:rsidP="00424982">
            <w:pPr>
              <w:spacing w:line="240" w:lineRule="auto"/>
              <w:rPr>
                <w:ins w:id="9695" w:author="Dr Mamadou SANOGO" w:date="2023-10-25T16:15:00Z"/>
                <w:color w:val="000000" w:themeColor="text1"/>
                <w:szCs w:val="24"/>
                <w:rPrChange w:id="9696" w:author="Dr Mamadou SANOGO" w:date="2023-10-25T18:15:00Z">
                  <w:rPr>
                    <w:ins w:id="9697" w:author="Dr Mamadou SANOGO" w:date="2023-10-25T16:15:00Z"/>
                    <w:color w:val="000000"/>
                    <w:szCs w:val="24"/>
                  </w:rPr>
                </w:rPrChange>
              </w:rPr>
            </w:pPr>
            <w:ins w:id="9698" w:author="Dr Mamadou SANOGO" w:date="2023-10-25T16:15:00Z">
              <w:r w:rsidRPr="007A4AFC">
                <w:rPr>
                  <w:color w:val="000000" w:themeColor="text1"/>
                  <w:szCs w:val="24"/>
                  <w:rPrChange w:id="9699" w:author="Dr Mamadou SANOGO" w:date="2023-10-25T18:15:00Z">
                    <w:rPr>
                      <w:color w:val="000000"/>
                      <w:szCs w:val="24"/>
                    </w:rPr>
                  </w:rPrChange>
                </w:rPr>
                <w:t>Surveillant Général</w:t>
              </w:r>
            </w:ins>
          </w:p>
        </w:tc>
      </w:tr>
      <w:tr w:rsidR="007A4AFC" w:rsidRPr="007A4AFC" w14:paraId="071563D9" w14:textId="77777777" w:rsidTr="00D27EF1">
        <w:trPr>
          <w:trHeight w:val="315"/>
          <w:ins w:id="9700" w:author="Dr Mamadou SANOGO" w:date="2023-10-25T16:15:00Z"/>
        </w:trPr>
        <w:tc>
          <w:tcPr>
            <w:tcW w:w="1200" w:type="dxa"/>
            <w:tcBorders>
              <w:top w:val="nil"/>
              <w:left w:val="nil"/>
              <w:bottom w:val="nil"/>
              <w:right w:val="nil"/>
            </w:tcBorders>
            <w:shd w:val="clear" w:color="auto" w:fill="auto"/>
            <w:noWrap/>
            <w:vAlign w:val="center"/>
            <w:hideMark/>
          </w:tcPr>
          <w:p w14:paraId="26423988" w14:textId="77777777" w:rsidR="00424982" w:rsidRPr="007A4AFC" w:rsidRDefault="00424982" w:rsidP="00424982">
            <w:pPr>
              <w:spacing w:line="240" w:lineRule="auto"/>
              <w:rPr>
                <w:ins w:id="9701" w:author="Dr Mamadou SANOGO" w:date="2023-10-25T16:15:00Z"/>
                <w:color w:val="000000" w:themeColor="text1"/>
                <w:szCs w:val="24"/>
                <w:rPrChange w:id="9702" w:author="Dr Mamadou SANOGO" w:date="2023-10-25T18:15:00Z">
                  <w:rPr>
                    <w:ins w:id="9703" w:author="Dr Mamadou SANOGO" w:date="2023-10-25T16:15:00Z"/>
                    <w:color w:val="000000"/>
                    <w:szCs w:val="24"/>
                  </w:rPr>
                </w:rPrChange>
              </w:rPr>
            </w:pPr>
            <w:ins w:id="9704" w:author="Dr Mamadou SANOGO" w:date="2023-10-25T16:15:00Z">
              <w:r w:rsidRPr="007A4AFC">
                <w:rPr>
                  <w:color w:val="000000" w:themeColor="text1"/>
                  <w:szCs w:val="24"/>
                  <w:rPrChange w:id="9705"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5A5CF20" w14:textId="77777777" w:rsidR="00424982" w:rsidRPr="007A4AFC" w:rsidRDefault="00424982" w:rsidP="00424982">
            <w:pPr>
              <w:spacing w:line="240" w:lineRule="auto"/>
              <w:rPr>
                <w:ins w:id="9706" w:author="Dr Mamadou SANOGO" w:date="2023-10-25T16:15:00Z"/>
                <w:color w:val="000000" w:themeColor="text1"/>
                <w:szCs w:val="24"/>
                <w:rPrChange w:id="9707" w:author="Dr Mamadou SANOGO" w:date="2023-10-25T18:15:00Z">
                  <w:rPr>
                    <w:ins w:id="9708" w:author="Dr Mamadou SANOGO" w:date="2023-10-25T16:15:00Z"/>
                    <w:color w:val="000000"/>
                    <w:szCs w:val="24"/>
                  </w:rPr>
                </w:rPrChange>
              </w:rPr>
            </w:pPr>
            <w:ins w:id="9709" w:author="Dr Mamadou SANOGO" w:date="2023-10-25T16:15:00Z">
              <w:r w:rsidRPr="007A4AFC">
                <w:rPr>
                  <w:color w:val="000000" w:themeColor="text1"/>
                  <w:szCs w:val="24"/>
                  <w:rPrChange w:id="9710" w:author="Dr Mamadou SANOGO" w:date="2023-10-25T18:15:00Z">
                    <w:rPr>
                      <w:color w:val="000000"/>
                      <w:szCs w:val="24"/>
                    </w:rPr>
                  </w:rPrChange>
                </w:rPr>
                <w:t>SOGOBA Rokiatou</w:t>
              </w:r>
            </w:ins>
          </w:p>
        </w:tc>
        <w:tc>
          <w:tcPr>
            <w:tcW w:w="4395" w:type="dxa"/>
            <w:tcBorders>
              <w:top w:val="nil"/>
              <w:left w:val="nil"/>
              <w:bottom w:val="nil"/>
              <w:right w:val="nil"/>
            </w:tcBorders>
            <w:shd w:val="clear" w:color="auto" w:fill="auto"/>
            <w:noWrap/>
            <w:vAlign w:val="center"/>
            <w:hideMark/>
          </w:tcPr>
          <w:p w14:paraId="5507EBB8" w14:textId="77777777" w:rsidR="00424982" w:rsidRPr="007A4AFC" w:rsidRDefault="00424982" w:rsidP="00424982">
            <w:pPr>
              <w:spacing w:line="240" w:lineRule="auto"/>
              <w:rPr>
                <w:ins w:id="9711" w:author="Dr Mamadou SANOGO" w:date="2023-10-25T16:15:00Z"/>
                <w:color w:val="000000" w:themeColor="text1"/>
                <w:szCs w:val="24"/>
                <w:rPrChange w:id="9712" w:author="Dr Mamadou SANOGO" w:date="2023-10-25T18:15:00Z">
                  <w:rPr>
                    <w:ins w:id="9713" w:author="Dr Mamadou SANOGO" w:date="2023-10-25T16:15:00Z"/>
                    <w:color w:val="000000"/>
                    <w:szCs w:val="24"/>
                  </w:rPr>
                </w:rPrChange>
              </w:rPr>
            </w:pPr>
            <w:ins w:id="9714" w:author="Dr Mamadou SANOGO" w:date="2023-10-25T16:15:00Z">
              <w:r w:rsidRPr="007A4AFC">
                <w:rPr>
                  <w:color w:val="000000" w:themeColor="text1"/>
                  <w:szCs w:val="24"/>
                  <w:rPrChange w:id="9715" w:author="Dr Mamadou SANOGO" w:date="2023-10-25T18:15:00Z">
                    <w:rPr>
                      <w:color w:val="000000"/>
                      <w:szCs w:val="24"/>
                    </w:rPr>
                  </w:rPrChange>
                </w:rPr>
                <w:t>Gestion et comptabilité</w:t>
              </w:r>
            </w:ins>
          </w:p>
        </w:tc>
      </w:tr>
      <w:tr w:rsidR="007A4AFC" w:rsidRPr="007A4AFC" w14:paraId="74C60E51" w14:textId="77777777" w:rsidTr="00D27EF1">
        <w:trPr>
          <w:trHeight w:val="315"/>
          <w:ins w:id="9716" w:author="Dr Mamadou SANOGO" w:date="2023-10-25T16:15:00Z"/>
        </w:trPr>
        <w:tc>
          <w:tcPr>
            <w:tcW w:w="1200" w:type="dxa"/>
            <w:tcBorders>
              <w:top w:val="nil"/>
              <w:left w:val="nil"/>
              <w:bottom w:val="nil"/>
              <w:right w:val="nil"/>
            </w:tcBorders>
            <w:shd w:val="clear" w:color="auto" w:fill="auto"/>
            <w:noWrap/>
            <w:vAlign w:val="center"/>
            <w:hideMark/>
          </w:tcPr>
          <w:p w14:paraId="6C46AB35" w14:textId="77777777" w:rsidR="00424982" w:rsidRPr="007A4AFC" w:rsidRDefault="00424982" w:rsidP="00424982">
            <w:pPr>
              <w:spacing w:line="240" w:lineRule="auto"/>
              <w:rPr>
                <w:ins w:id="9717" w:author="Dr Mamadou SANOGO" w:date="2023-10-25T16:15:00Z"/>
                <w:color w:val="000000" w:themeColor="text1"/>
                <w:szCs w:val="24"/>
                <w:rPrChange w:id="9718" w:author="Dr Mamadou SANOGO" w:date="2023-10-25T18:15:00Z">
                  <w:rPr>
                    <w:ins w:id="9719" w:author="Dr Mamadou SANOGO" w:date="2023-10-25T16:15:00Z"/>
                    <w:color w:val="000000"/>
                    <w:szCs w:val="24"/>
                  </w:rPr>
                </w:rPrChange>
              </w:rPr>
            </w:pPr>
            <w:ins w:id="9720" w:author="Dr Mamadou SANOGO" w:date="2023-10-25T16:15:00Z">
              <w:r w:rsidRPr="007A4AFC">
                <w:rPr>
                  <w:color w:val="000000" w:themeColor="text1"/>
                  <w:szCs w:val="24"/>
                  <w:rPrChange w:id="9721"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E22F208" w14:textId="77777777" w:rsidR="00424982" w:rsidRPr="007A4AFC" w:rsidRDefault="00424982" w:rsidP="00424982">
            <w:pPr>
              <w:spacing w:line="240" w:lineRule="auto"/>
              <w:rPr>
                <w:ins w:id="9722" w:author="Dr Mamadou SANOGO" w:date="2023-10-25T16:15:00Z"/>
                <w:color w:val="000000" w:themeColor="text1"/>
                <w:szCs w:val="24"/>
                <w:rPrChange w:id="9723" w:author="Dr Mamadou SANOGO" w:date="2023-10-25T18:15:00Z">
                  <w:rPr>
                    <w:ins w:id="9724" w:author="Dr Mamadou SANOGO" w:date="2023-10-25T16:15:00Z"/>
                    <w:color w:val="000000"/>
                    <w:szCs w:val="24"/>
                  </w:rPr>
                </w:rPrChange>
              </w:rPr>
            </w:pPr>
            <w:ins w:id="9725" w:author="Dr Mamadou SANOGO" w:date="2023-10-25T16:15:00Z">
              <w:r w:rsidRPr="007A4AFC">
                <w:rPr>
                  <w:color w:val="000000" w:themeColor="text1"/>
                  <w:szCs w:val="24"/>
                  <w:rPrChange w:id="9726" w:author="Dr Mamadou SANOGO" w:date="2023-10-25T18:15:00Z">
                    <w:rPr>
                      <w:color w:val="000000"/>
                      <w:szCs w:val="24"/>
                    </w:rPr>
                  </w:rPrChange>
                </w:rPr>
                <w:t>DOUMBIA Moussa</w:t>
              </w:r>
            </w:ins>
          </w:p>
        </w:tc>
        <w:tc>
          <w:tcPr>
            <w:tcW w:w="4395" w:type="dxa"/>
            <w:tcBorders>
              <w:top w:val="nil"/>
              <w:left w:val="nil"/>
              <w:bottom w:val="nil"/>
              <w:right w:val="nil"/>
            </w:tcBorders>
            <w:shd w:val="clear" w:color="auto" w:fill="auto"/>
            <w:noWrap/>
            <w:vAlign w:val="center"/>
            <w:hideMark/>
          </w:tcPr>
          <w:p w14:paraId="4DAC1EC2" w14:textId="77777777" w:rsidR="00424982" w:rsidRPr="007A4AFC" w:rsidRDefault="00424982" w:rsidP="00424982">
            <w:pPr>
              <w:spacing w:line="240" w:lineRule="auto"/>
              <w:rPr>
                <w:ins w:id="9727" w:author="Dr Mamadou SANOGO" w:date="2023-10-25T16:15:00Z"/>
                <w:color w:val="000000" w:themeColor="text1"/>
                <w:szCs w:val="24"/>
                <w:rPrChange w:id="9728" w:author="Dr Mamadou SANOGO" w:date="2023-10-25T18:15:00Z">
                  <w:rPr>
                    <w:ins w:id="9729" w:author="Dr Mamadou SANOGO" w:date="2023-10-25T16:15:00Z"/>
                    <w:color w:val="000000"/>
                    <w:szCs w:val="24"/>
                  </w:rPr>
                </w:rPrChange>
              </w:rPr>
            </w:pPr>
            <w:ins w:id="9730" w:author="Dr Mamadou SANOGO" w:date="2023-10-25T16:15:00Z">
              <w:r w:rsidRPr="007A4AFC">
                <w:rPr>
                  <w:color w:val="000000" w:themeColor="text1"/>
                  <w:szCs w:val="24"/>
                  <w:rPrChange w:id="9731" w:author="Dr Mamadou SANOGO" w:date="2023-10-25T18:15:00Z">
                    <w:rPr>
                      <w:color w:val="000000"/>
                      <w:szCs w:val="24"/>
                    </w:rPr>
                  </w:rPrChange>
                </w:rPr>
                <w:t>Moniteur</w:t>
              </w:r>
            </w:ins>
          </w:p>
        </w:tc>
      </w:tr>
      <w:tr w:rsidR="007A4AFC" w:rsidRPr="007A4AFC" w14:paraId="7B840F3A" w14:textId="77777777" w:rsidTr="00D27EF1">
        <w:trPr>
          <w:trHeight w:val="315"/>
          <w:ins w:id="9732" w:author="Dr Mamadou SANOGO" w:date="2023-10-25T16:15:00Z"/>
        </w:trPr>
        <w:tc>
          <w:tcPr>
            <w:tcW w:w="1200" w:type="dxa"/>
            <w:tcBorders>
              <w:top w:val="nil"/>
              <w:left w:val="nil"/>
              <w:bottom w:val="nil"/>
              <w:right w:val="nil"/>
            </w:tcBorders>
            <w:shd w:val="clear" w:color="auto" w:fill="auto"/>
            <w:noWrap/>
            <w:vAlign w:val="center"/>
            <w:hideMark/>
          </w:tcPr>
          <w:p w14:paraId="21690D53" w14:textId="77777777" w:rsidR="00424982" w:rsidRPr="007A4AFC" w:rsidRDefault="00424982" w:rsidP="00424982">
            <w:pPr>
              <w:spacing w:line="240" w:lineRule="auto"/>
              <w:rPr>
                <w:ins w:id="9733" w:author="Dr Mamadou SANOGO" w:date="2023-10-25T16:15:00Z"/>
                <w:color w:val="000000" w:themeColor="text1"/>
                <w:szCs w:val="24"/>
                <w:rPrChange w:id="9734" w:author="Dr Mamadou SANOGO" w:date="2023-10-25T18:15:00Z">
                  <w:rPr>
                    <w:ins w:id="9735" w:author="Dr Mamadou SANOGO" w:date="2023-10-25T16:15:00Z"/>
                    <w:color w:val="000000"/>
                    <w:szCs w:val="24"/>
                  </w:rPr>
                </w:rPrChange>
              </w:rPr>
            </w:pPr>
            <w:ins w:id="9736" w:author="Dr Mamadou SANOGO" w:date="2023-10-25T16:15:00Z">
              <w:r w:rsidRPr="007A4AFC">
                <w:rPr>
                  <w:color w:val="000000" w:themeColor="text1"/>
                  <w:szCs w:val="24"/>
                  <w:rPrChange w:id="9737"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630FB7F" w14:textId="77777777" w:rsidR="00424982" w:rsidRPr="007A4AFC" w:rsidRDefault="00424982" w:rsidP="00424982">
            <w:pPr>
              <w:spacing w:line="240" w:lineRule="auto"/>
              <w:rPr>
                <w:ins w:id="9738" w:author="Dr Mamadou SANOGO" w:date="2023-10-25T16:15:00Z"/>
                <w:color w:val="000000" w:themeColor="text1"/>
                <w:szCs w:val="24"/>
                <w:rPrChange w:id="9739" w:author="Dr Mamadou SANOGO" w:date="2023-10-25T18:15:00Z">
                  <w:rPr>
                    <w:ins w:id="9740" w:author="Dr Mamadou SANOGO" w:date="2023-10-25T16:15:00Z"/>
                    <w:color w:val="000000"/>
                    <w:szCs w:val="24"/>
                  </w:rPr>
                </w:rPrChange>
              </w:rPr>
            </w:pPr>
            <w:ins w:id="9741" w:author="Dr Mamadou SANOGO" w:date="2023-10-25T16:15:00Z">
              <w:r w:rsidRPr="007A4AFC">
                <w:rPr>
                  <w:color w:val="000000" w:themeColor="text1"/>
                  <w:szCs w:val="24"/>
                  <w:rPrChange w:id="9742" w:author="Dr Mamadou SANOGO" w:date="2023-10-25T18:15:00Z">
                    <w:rPr>
                      <w:color w:val="000000"/>
                      <w:szCs w:val="24"/>
                    </w:rPr>
                  </w:rPrChange>
                </w:rPr>
                <w:t>DIABY Fatoumata</w:t>
              </w:r>
            </w:ins>
          </w:p>
        </w:tc>
        <w:tc>
          <w:tcPr>
            <w:tcW w:w="4395" w:type="dxa"/>
            <w:tcBorders>
              <w:top w:val="nil"/>
              <w:left w:val="nil"/>
              <w:bottom w:val="nil"/>
              <w:right w:val="nil"/>
            </w:tcBorders>
            <w:shd w:val="clear" w:color="auto" w:fill="auto"/>
            <w:noWrap/>
            <w:vAlign w:val="center"/>
            <w:hideMark/>
          </w:tcPr>
          <w:p w14:paraId="302D28E1" w14:textId="77777777" w:rsidR="00424982" w:rsidRPr="007A4AFC" w:rsidRDefault="00424982" w:rsidP="00424982">
            <w:pPr>
              <w:spacing w:line="240" w:lineRule="auto"/>
              <w:rPr>
                <w:ins w:id="9743" w:author="Dr Mamadou SANOGO" w:date="2023-10-25T16:15:00Z"/>
                <w:color w:val="000000" w:themeColor="text1"/>
                <w:szCs w:val="24"/>
                <w:rPrChange w:id="9744" w:author="Dr Mamadou SANOGO" w:date="2023-10-25T18:15:00Z">
                  <w:rPr>
                    <w:ins w:id="9745" w:author="Dr Mamadou SANOGO" w:date="2023-10-25T16:15:00Z"/>
                    <w:color w:val="000000"/>
                    <w:szCs w:val="24"/>
                  </w:rPr>
                </w:rPrChange>
              </w:rPr>
            </w:pPr>
            <w:ins w:id="9746" w:author="Dr Mamadou SANOGO" w:date="2023-10-25T16:15:00Z">
              <w:r w:rsidRPr="007A4AFC">
                <w:rPr>
                  <w:color w:val="000000" w:themeColor="text1"/>
                  <w:szCs w:val="24"/>
                  <w:rPrChange w:id="9747" w:author="Dr Mamadou SANOGO" w:date="2023-10-25T18:15:00Z">
                    <w:rPr>
                      <w:color w:val="000000"/>
                      <w:szCs w:val="24"/>
                    </w:rPr>
                  </w:rPrChange>
                </w:rPr>
                <w:t>Monitrice</w:t>
              </w:r>
            </w:ins>
          </w:p>
        </w:tc>
      </w:tr>
      <w:tr w:rsidR="007A4AFC" w:rsidRPr="007A4AFC" w14:paraId="4DBDA805" w14:textId="77777777" w:rsidTr="00D27EF1">
        <w:trPr>
          <w:trHeight w:val="315"/>
          <w:ins w:id="9748" w:author="Dr Mamadou SANOGO" w:date="2023-10-25T16:15:00Z"/>
        </w:trPr>
        <w:tc>
          <w:tcPr>
            <w:tcW w:w="1200" w:type="dxa"/>
            <w:tcBorders>
              <w:top w:val="nil"/>
              <w:left w:val="nil"/>
              <w:bottom w:val="nil"/>
              <w:right w:val="nil"/>
            </w:tcBorders>
            <w:shd w:val="clear" w:color="auto" w:fill="auto"/>
            <w:noWrap/>
            <w:vAlign w:val="center"/>
            <w:hideMark/>
          </w:tcPr>
          <w:p w14:paraId="65036648" w14:textId="77777777" w:rsidR="00424982" w:rsidRPr="007A4AFC" w:rsidRDefault="00424982" w:rsidP="00424982">
            <w:pPr>
              <w:spacing w:line="240" w:lineRule="auto"/>
              <w:rPr>
                <w:ins w:id="9749" w:author="Dr Mamadou SANOGO" w:date="2023-10-25T16:15:00Z"/>
                <w:color w:val="000000" w:themeColor="text1"/>
                <w:szCs w:val="24"/>
                <w:rPrChange w:id="9750" w:author="Dr Mamadou SANOGO" w:date="2023-10-25T18:15:00Z">
                  <w:rPr>
                    <w:ins w:id="9751" w:author="Dr Mamadou SANOGO" w:date="2023-10-25T16:15:00Z"/>
                    <w:color w:val="000000"/>
                    <w:szCs w:val="24"/>
                  </w:rPr>
                </w:rPrChange>
              </w:rPr>
            </w:pPr>
            <w:ins w:id="9752" w:author="Dr Mamadou SANOGO" w:date="2023-10-25T16:15:00Z">
              <w:r w:rsidRPr="007A4AFC">
                <w:rPr>
                  <w:color w:val="000000" w:themeColor="text1"/>
                  <w:szCs w:val="24"/>
                  <w:rPrChange w:id="9753"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4E77D12A" w14:textId="77777777" w:rsidR="00424982" w:rsidRPr="007A4AFC" w:rsidRDefault="00424982" w:rsidP="00424982">
            <w:pPr>
              <w:spacing w:line="240" w:lineRule="auto"/>
              <w:rPr>
                <w:ins w:id="9754" w:author="Dr Mamadou SANOGO" w:date="2023-10-25T16:15:00Z"/>
                <w:color w:val="000000" w:themeColor="text1"/>
                <w:szCs w:val="24"/>
                <w:rPrChange w:id="9755" w:author="Dr Mamadou SANOGO" w:date="2023-10-25T18:15:00Z">
                  <w:rPr>
                    <w:ins w:id="9756" w:author="Dr Mamadou SANOGO" w:date="2023-10-25T16:15:00Z"/>
                    <w:color w:val="000000"/>
                    <w:szCs w:val="24"/>
                  </w:rPr>
                </w:rPrChange>
              </w:rPr>
            </w:pPr>
            <w:ins w:id="9757" w:author="Dr Mamadou SANOGO" w:date="2023-10-25T16:15:00Z">
              <w:r w:rsidRPr="007A4AFC">
                <w:rPr>
                  <w:color w:val="000000" w:themeColor="text1"/>
                  <w:szCs w:val="24"/>
                  <w:rPrChange w:id="9758" w:author="Dr Mamadou SANOGO" w:date="2023-10-25T18:15:00Z">
                    <w:rPr>
                      <w:color w:val="000000"/>
                      <w:szCs w:val="24"/>
                    </w:rPr>
                  </w:rPrChange>
                </w:rPr>
                <w:t>SAVADOGO Salimata</w:t>
              </w:r>
            </w:ins>
          </w:p>
        </w:tc>
        <w:tc>
          <w:tcPr>
            <w:tcW w:w="4395" w:type="dxa"/>
            <w:tcBorders>
              <w:top w:val="nil"/>
              <w:left w:val="nil"/>
              <w:bottom w:val="nil"/>
              <w:right w:val="nil"/>
            </w:tcBorders>
            <w:shd w:val="clear" w:color="auto" w:fill="auto"/>
            <w:noWrap/>
            <w:vAlign w:val="center"/>
            <w:hideMark/>
          </w:tcPr>
          <w:p w14:paraId="65A01F82" w14:textId="77777777" w:rsidR="00424982" w:rsidRPr="007A4AFC" w:rsidRDefault="00424982" w:rsidP="00424982">
            <w:pPr>
              <w:spacing w:line="240" w:lineRule="auto"/>
              <w:rPr>
                <w:ins w:id="9759" w:author="Dr Mamadou SANOGO" w:date="2023-10-25T16:15:00Z"/>
                <w:color w:val="000000" w:themeColor="text1"/>
                <w:szCs w:val="24"/>
                <w:rPrChange w:id="9760" w:author="Dr Mamadou SANOGO" w:date="2023-10-25T18:15:00Z">
                  <w:rPr>
                    <w:ins w:id="9761" w:author="Dr Mamadou SANOGO" w:date="2023-10-25T16:15:00Z"/>
                    <w:color w:val="000000"/>
                    <w:szCs w:val="24"/>
                  </w:rPr>
                </w:rPrChange>
              </w:rPr>
            </w:pPr>
            <w:ins w:id="9762" w:author="Dr Mamadou SANOGO" w:date="2023-10-25T16:15:00Z">
              <w:r w:rsidRPr="007A4AFC">
                <w:rPr>
                  <w:color w:val="000000" w:themeColor="text1"/>
                  <w:szCs w:val="24"/>
                  <w:rPrChange w:id="9763" w:author="Dr Mamadou SANOGO" w:date="2023-10-25T18:15:00Z">
                    <w:rPr>
                      <w:color w:val="000000"/>
                      <w:szCs w:val="24"/>
                    </w:rPr>
                  </w:rPrChange>
                </w:rPr>
                <w:t>Assistante de Direction</w:t>
              </w:r>
            </w:ins>
          </w:p>
        </w:tc>
      </w:tr>
      <w:tr w:rsidR="007A4AFC" w:rsidRPr="007A4AFC" w14:paraId="4F5DEC40" w14:textId="77777777" w:rsidTr="00D27EF1">
        <w:trPr>
          <w:trHeight w:val="315"/>
          <w:ins w:id="9764" w:author="Dr Mamadou SANOGO" w:date="2023-10-25T16:15:00Z"/>
        </w:trPr>
        <w:tc>
          <w:tcPr>
            <w:tcW w:w="1200" w:type="dxa"/>
            <w:tcBorders>
              <w:top w:val="nil"/>
              <w:left w:val="nil"/>
              <w:bottom w:val="nil"/>
              <w:right w:val="nil"/>
            </w:tcBorders>
            <w:shd w:val="clear" w:color="auto" w:fill="auto"/>
            <w:noWrap/>
            <w:vAlign w:val="center"/>
            <w:hideMark/>
          </w:tcPr>
          <w:p w14:paraId="66C241EE" w14:textId="77777777" w:rsidR="00424982" w:rsidRPr="007A4AFC" w:rsidRDefault="00424982" w:rsidP="00424982">
            <w:pPr>
              <w:spacing w:line="240" w:lineRule="auto"/>
              <w:rPr>
                <w:ins w:id="9765" w:author="Dr Mamadou SANOGO" w:date="2023-10-25T16:15:00Z"/>
                <w:color w:val="000000" w:themeColor="text1"/>
                <w:szCs w:val="24"/>
                <w:rPrChange w:id="9766" w:author="Dr Mamadou SANOGO" w:date="2023-10-25T18:15:00Z">
                  <w:rPr>
                    <w:ins w:id="9767" w:author="Dr Mamadou SANOGO" w:date="2023-10-25T16:15:00Z"/>
                    <w:color w:val="000000"/>
                    <w:szCs w:val="24"/>
                  </w:rPr>
                </w:rPrChange>
              </w:rPr>
            </w:pPr>
            <w:ins w:id="9768" w:author="Dr Mamadou SANOGO" w:date="2023-10-25T16:15:00Z">
              <w:r w:rsidRPr="007A4AFC">
                <w:rPr>
                  <w:color w:val="000000" w:themeColor="text1"/>
                  <w:szCs w:val="24"/>
                  <w:rPrChange w:id="976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5683262" w14:textId="77777777" w:rsidR="00424982" w:rsidRPr="007A4AFC" w:rsidRDefault="00424982" w:rsidP="00424982">
            <w:pPr>
              <w:spacing w:line="240" w:lineRule="auto"/>
              <w:rPr>
                <w:ins w:id="9770" w:author="Dr Mamadou SANOGO" w:date="2023-10-25T16:15:00Z"/>
                <w:color w:val="000000" w:themeColor="text1"/>
                <w:szCs w:val="24"/>
                <w:rPrChange w:id="9771" w:author="Dr Mamadou SANOGO" w:date="2023-10-25T18:15:00Z">
                  <w:rPr>
                    <w:ins w:id="9772" w:author="Dr Mamadou SANOGO" w:date="2023-10-25T16:15:00Z"/>
                    <w:color w:val="000000"/>
                    <w:szCs w:val="24"/>
                  </w:rPr>
                </w:rPrChange>
              </w:rPr>
            </w:pPr>
            <w:ins w:id="9773" w:author="Dr Mamadou SANOGO" w:date="2023-10-25T16:15:00Z">
              <w:r w:rsidRPr="007A4AFC">
                <w:rPr>
                  <w:color w:val="000000" w:themeColor="text1"/>
                  <w:szCs w:val="24"/>
                  <w:rPrChange w:id="9774" w:author="Dr Mamadou SANOGO" w:date="2023-10-25T18:15:00Z">
                    <w:rPr>
                      <w:color w:val="000000"/>
                      <w:szCs w:val="24"/>
                    </w:rPr>
                  </w:rPrChange>
                </w:rPr>
                <w:t>HALAM Falla dit Abba</w:t>
              </w:r>
            </w:ins>
          </w:p>
        </w:tc>
        <w:tc>
          <w:tcPr>
            <w:tcW w:w="4395" w:type="dxa"/>
            <w:tcBorders>
              <w:top w:val="nil"/>
              <w:left w:val="nil"/>
              <w:bottom w:val="nil"/>
              <w:right w:val="nil"/>
            </w:tcBorders>
            <w:shd w:val="clear" w:color="auto" w:fill="auto"/>
            <w:noWrap/>
            <w:vAlign w:val="center"/>
            <w:hideMark/>
          </w:tcPr>
          <w:p w14:paraId="4961BB28" w14:textId="77777777" w:rsidR="00424982" w:rsidRPr="007A4AFC" w:rsidRDefault="00424982" w:rsidP="00424982">
            <w:pPr>
              <w:spacing w:line="240" w:lineRule="auto"/>
              <w:rPr>
                <w:ins w:id="9775" w:author="Dr Mamadou SANOGO" w:date="2023-10-25T16:15:00Z"/>
                <w:color w:val="000000" w:themeColor="text1"/>
                <w:szCs w:val="24"/>
                <w:rPrChange w:id="9776" w:author="Dr Mamadou SANOGO" w:date="2023-10-25T18:15:00Z">
                  <w:rPr>
                    <w:ins w:id="9777" w:author="Dr Mamadou SANOGO" w:date="2023-10-25T16:15:00Z"/>
                    <w:color w:val="000000"/>
                    <w:szCs w:val="24"/>
                  </w:rPr>
                </w:rPrChange>
              </w:rPr>
            </w:pPr>
            <w:ins w:id="9778" w:author="Dr Mamadou SANOGO" w:date="2023-10-25T16:15:00Z">
              <w:r w:rsidRPr="007A4AFC">
                <w:rPr>
                  <w:color w:val="000000" w:themeColor="text1"/>
                  <w:szCs w:val="24"/>
                  <w:rPrChange w:id="9779" w:author="Dr Mamadou SANOGO" w:date="2023-10-25T18:15:00Z">
                    <w:rPr>
                      <w:color w:val="000000"/>
                      <w:szCs w:val="24"/>
                    </w:rPr>
                  </w:rPrChange>
                </w:rPr>
                <w:t>Responsable bureautique et informatique</w:t>
              </w:r>
            </w:ins>
          </w:p>
        </w:tc>
      </w:tr>
      <w:tr w:rsidR="007A4AFC" w:rsidRPr="007A4AFC" w14:paraId="41A18CF1" w14:textId="77777777" w:rsidTr="00D27EF1">
        <w:trPr>
          <w:trHeight w:val="315"/>
          <w:ins w:id="9780" w:author="Dr Mamadou SANOGO" w:date="2023-10-25T16:15:00Z"/>
        </w:trPr>
        <w:tc>
          <w:tcPr>
            <w:tcW w:w="1200" w:type="dxa"/>
            <w:tcBorders>
              <w:top w:val="nil"/>
              <w:left w:val="nil"/>
              <w:bottom w:val="nil"/>
              <w:right w:val="nil"/>
            </w:tcBorders>
            <w:shd w:val="clear" w:color="auto" w:fill="auto"/>
            <w:noWrap/>
            <w:vAlign w:val="center"/>
            <w:hideMark/>
          </w:tcPr>
          <w:p w14:paraId="09A87857" w14:textId="77777777" w:rsidR="00424982" w:rsidRPr="007A4AFC" w:rsidRDefault="00424982" w:rsidP="00424982">
            <w:pPr>
              <w:spacing w:line="240" w:lineRule="auto"/>
              <w:rPr>
                <w:ins w:id="9781" w:author="Dr Mamadou SANOGO" w:date="2023-10-25T16:15:00Z"/>
                <w:color w:val="000000" w:themeColor="text1"/>
                <w:szCs w:val="24"/>
                <w:rPrChange w:id="9782" w:author="Dr Mamadou SANOGO" w:date="2023-10-25T18:15:00Z">
                  <w:rPr>
                    <w:ins w:id="9783" w:author="Dr Mamadou SANOGO" w:date="2023-10-25T16:15:00Z"/>
                    <w:color w:val="000000"/>
                    <w:szCs w:val="24"/>
                  </w:rPr>
                </w:rPrChange>
              </w:rPr>
            </w:pPr>
            <w:ins w:id="9784" w:author="Dr Mamadou SANOGO" w:date="2023-10-25T16:15:00Z">
              <w:r w:rsidRPr="007A4AFC">
                <w:rPr>
                  <w:color w:val="000000" w:themeColor="text1"/>
                  <w:szCs w:val="24"/>
                  <w:rPrChange w:id="978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F1D49B2" w14:textId="77777777" w:rsidR="00424982" w:rsidRPr="007A4AFC" w:rsidRDefault="00424982" w:rsidP="00424982">
            <w:pPr>
              <w:spacing w:line="240" w:lineRule="auto"/>
              <w:rPr>
                <w:ins w:id="9786" w:author="Dr Mamadou SANOGO" w:date="2023-10-25T16:15:00Z"/>
                <w:color w:val="000000" w:themeColor="text1"/>
                <w:szCs w:val="24"/>
                <w:rPrChange w:id="9787" w:author="Dr Mamadou SANOGO" w:date="2023-10-25T18:15:00Z">
                  <w:rPr>
                    <w:ins w:id="9788" w:author="Dr Mamadou SANOGO" w:date="2023-10-25T16:15:00Z"/>
                    <w:color w:val="000000"/>
                    <w:szCs w:val="24"/>
                  </w:rPr>
                </w:rPrChange>
              </w:rPr>
            </w:pPr>
            <w:ins w:id="9789" w:author="Dr Mamadou SANOGO" w:date="2023-10-25T16:15:00Z">
              <w:r w:rsidRPr="007A4AFC">
                <w:rPr>
                  <w:color w:val="000000" w:themeColor="text1"/>
                  <w:szCs w:val="24"/>
                  <w:rPrChange w:id="9790" w:author="Dr Mamadou SANOGO" w:date="2023-10-25T18:15:00Z">
                    <w:rPr>
                      <w:color w:val="000000"/>
                      <w:szCs w:val="24"/>
                    </w:rPr>
                  </w:rPrChange>
                </w:rPr>
                <w:t>SIDIBE Drissa</w:t>
              </w:r>
            </w:ins>
          </w:p>
        </w:tc>
        <w:tc>
          <w:tcPr>
            <w:tcW w:w="4395" w:type="dxa"/>
            <w:tcBorders>
              <w:top w:val="nil"/>
              <w:left w:val="nil"/>
              <w:bottom w:val="nil"/>
              <w:right w:val="nil"/>
            </w:tcBorders>
            <w:shd w:val="clear" w:color="auto" w:fill="auto"/>
            <w:noWrap/>
            <w:vAlign w:val="center"/>
            <w:hideMark/>
          </w:tcPr>
          <w:p w14:paraId="41A0EBF5" w14:textId="77777777" w:rsidR="00424982" w:rsidRPr="007A4AFC" w:rsidRDefault="00424982" w:rsidP="00424982">
            <w:pPr>
              <w:spacing w:line="240" w:lineRule="auto"/>
              <w:rPr>
                <w:ins w:id="9791" w:author="Dr Mamadou SANOGO" w:date="2023-10-25T16:15:00Z"/>
                <w:color w:val="000000" w:themeColor="text1"/>
                <w:szCs w:val="24"/>
                <w:rPrChange w:id="9792" w:author="Dr Mamadou SANOGO" w:date="2023-10-25T18:15:00Z">
                  <w:rPr>
                    <w:ins w:id="9793" w:author="Dr Mamadou SANOGO" w:date="2023-10-25T16:15:00Z"/>
                    <w:color w:val="000000"/>
                    <w:szCs w:val="24"/>
                  </w:rPr>
                </w:rPrChange>
              </w:rPr>
            </w:pPr>
            <w:ins w:id="9794" w:author="Dr Mamadou SANOGO" w:date="2023-10-25T16:15:00Z">
              <w:r w:rsidRPr="007A4AFC">
                <w:rPr>
                  <w:color w:val="000000" w:themeColor="text1"/>
                  <w:szCs w:val="24"/>
                  <w:rPrChange w:id="9795" w:author="Dr Mamadou SANOGO" w:date="2023-10-25T18:15:00Z">
                    <w:rPr>
                      <w:color w:val="000000"/>
                      <w:szCs w:val="24"/>
                    </w:rPr>
                  </w:rPrChange>
                </w:rPr>
                <w:t>Professeur</w:t>
              </w:r>
            </w:ins>
          </w:p>
        </w:tc>
      </w:tr>
      <w:tr w:rsidR="007A4AFC" w:rsidRPr="007A4AFC" w14:paraId="2973027E" w14:textId="77777777" w:rsidTr="00D27EF1">
        <w:trPr>
          <w:trHeight w:val="315"/>
          <w:ins w:id="9796" w:author="Dr Mamadou SANOGO" w:date="2023-10-25T16:15:00Z"/>
        </w:trPr>
        <w:tc>
          <w:tcPr>
            <w:tcW w:w="1200" w:type="dxa"/>
            <w:tcBorders>
              <w:top w:val="nil"/>
              <w:left w:val="nil"/>
              <w:bottom w:val="nil"/>
              <w:right w:val="nil"/>
            </w:tcBorders>
            <w:shd w:val="clear" w:color="auto" w:fill="auto"/>
            <w:noWrap/>
            <w:vAlign w:val="center"/>
            <w:hideMark/>
          </w:tcPr>
          <w:p w14:paraId="0337AE32" w14:textId="77777777" w:rsidR="00424982" w:rsidRPr="007A4AFC" w:rsidRDefault="00424982" w:rsidP="00424982">
            <w:pPr>
              <w:spacing w:line="240" w:lineRule="auto"/>
              <w:rPr>
                <w:ins w:id="9797" w:author="Dr Mamadou SANOGO" w:date="2023-10-25T16:15:00Z"/>
                <w:color w:val="000000" w:themeColor="text1"/>
                <w:szCs w:val="24"/>
                <w:rPrChange w:id="9798" w:author="Dr Mamadou SANOGO" w:date="2023-10-25T18:15:00Z">
                  <w:rPr>
                    <w:ins w:id="9799" w:author="Dr Mamadou SANOGO" w:date="2023-10-25T16:15:00Z"/>
                    <w:color w:val="000000"/>
                    <w:szCs w:val="24"/>
                  </w:rPr>
                </w:rPrChange>
              </w:rPr>
            </w:pPr>
            <w:ins w:id="9800" w:author="Dr Mamadou SANOGO" w:date="2023-10-25T16:15:00Z">
              <w:r w:rsidRPr="007A4AFC">
                <w:rPr>
                  <w:color w:val="000000" w:themeColor="text1"/>
                  <w:szCs w:val="24"/>
                  <w:rPrChange w:id="9801"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0A2257C2" w14:textId="77777777" w:rsidR="00424982" w:rsidRPr="007A4AFC" w:rsidRDefault="00424982" w:rsidP="00424982">
            <w:pPr>
              <w:spacing w:line="240" w:lineRule="auto"/>
              <w:rPr>
                <w:ins w:id="9802" w:author="Dr Mamadou SANOGO" w:date="2023-10-25T16:15:00Z"/>
                <w:color w:val="000000" w:themeColor="text1"/>
                <w:szCs w:val="24"/>
                <w:rPrChange w:id="9803" w:author="Dr Mamadou SANOGO" w:date="2023-10-25T18:15:00Z">
                  <w:rPr>
                    <w:ins w:id="9804" w:author="Dr Mamadou SANOGO" w:date="2023-10-25T16:15:00Z"/>
                    <w:color w:val="000000"/>
                    <w:szCs w:val="24"/>
                  </w:rPr>
                </w:rPrChange>
              </w:rPr>
            </w:pPr>
            <w:ins w:id="9805" w:author="Dr Mamadou SANOGO" w:date="2023-10-25T16:15:00Z">
              <w:r w:rsidRPr="007A4AFC">
                <w:rPr>
                  <w:color w:val="000000" w:themeColor="text1"/>
                  <w:szCs w:val="24"/>
                  <w:rPrChange w:id="9806" w:author="Dr Mamadou SANOGO" w:date="2023-10-25T18:15:00Z">
                    <w:rPr>
                      <w:color w:val="000000"/>
                      <w:szCs w:val="24"/>
                    </w:rPr>
                  </w:rPrChange>
                </w:rPr>
                <w:t>DICKO Abderhamane</w:t>
              </w:r>
            </w:ins>
          </w:p>
        </w:tc>
        <w:tc>
          <w:tcPr>
            <w:tcW w:w="4395" w:type="dxa"/>
            <w:tcBorders>
              <w:top w:val="nil"/>
              <w:left w:val="nil"/>
              <w:bottom w:val="nil"/>
              <w:right w:val="nil"/>
            </w:tcBorders>
            <w:shd w:val="clear" w:color="auto" w:fill="auto"/>
            <w:noWrap/>
            <w:vAlign w:val="center"/>
            <w:hideMark/>
          </w:tcPr>
          <w:p w14:paraId="628D6BAB" w14:textId="77777777" w:rsidR="00424982" w:rsidRPr="007A4AFC" w:rsidRDefault="00424982" w:rsidP="00424982">
            <w:pPr>
              <w:spacing w:line="240" w:lineRule="auto"/>
              <w:rPr>
                <w:ins w:id="9807" w:author="Dr Mamadou SANOGO" w:date="2023-10-25T16:15:00Z"/>
                <w:color w:val="000000" w:themeColor="text1"/>
                <w:szCs w:val="24"/>
                <w:rPrChange w:id="9808" w:author="Dr Mamadou SANOGO" w:date="2023-10-25T18:15:00Z">
                  <w:rPr>
                    <w:ins w:id="9809" w:author="Dr Mamadou SANOGO" w:date="2023-10-25T16:15:00Z"/>
                    <w:color w:val="000000"/>
                    <w:szCs w:val="24"/>
                  </w:rPr>
                </w:rPrChange>
              </w:rPr>
            </w:pPr>
            <w:ins w:id="9810" w:author="Dr Mamadou SANOGO" w:date="2023-10-25T16:15:00Z">
              <w:r w:rsidRPr="007A4AFC">
                <w:rPr>
                  <w:color w:val="000000" w:themeColor="text1"/>
                  <w:szCs w:val="24"/>
                  <w:rPrChange w:id="9811" w:author="Dr Mamadou SANOGO" w:date="2023-10-25T18:15:00Z">
                    <w:rPr>
                      <w:color w:val="000000"/>
                      <w:szCs w:val="24"/>
                    </w:rPr>
                  </w:rPrChange>
                </w:rPr>
                <w:t>Professeur</w:t>
              </w:r>
            </w:ins>
          </w:p>
        </w:tc>
      </w:tr>
      <w:tr w:rsidR="007A4AFC" w:rsidRPr="007A4AFC" w14:paraId="0BA7B138" w14:textId="77777777" w:rsidTr="00D27EF1">
        <w:trPr>
          <w:trHeight w:val="315"/>
          <w:ins w:id="9812" w:author="Dr Mamadou SANOGO" w:date="2023-10-25T16:15:00Z"/>
        </w:trPr>
        <w:tc>
          <w:tcPr>
            <w:tcW w:w="1200" w:type="dxa"/>
            <w:tcBorders>
              <w:top w:val="nil"/>
              <w:left w:val="nil"/>
              <w:bottom w:val="nil"/>
              <w:right w:val="nil"/>
            </w:tcBorders>
            <w:shd w:val="clear" w:color="auto" w:fill="auto"/>
            <w:noWrap/>
            <w:vAlign w:val="center"/>
            <w:hideMark/>
          </w:tcPr>
          <w:p w14:paraId="4E3D131A" w14:textId="77777777" w:rsidR="00424982" w:rsidRPr="007A4AFC" w:rsidRDefault="00424982" w:rsidP="00424982">
            <w:pPr>
              <w:spacing w:line="240" w:lineRule="auto"/>
              <w:rPr>
                <w:ins w:id="9813" w:author="Dr Mamadou SANOGO" w:date="2023-10-25T16:15:00Z"/>
                <w:color w:val="000000" w:themeColor="text1"/>
                <w:szCs w:val="24"/>
                <w:rPrChange w:id="9814" w:author="Dr Mamadou SANOGO" w:date="2023-10-25T18:15:00Z">
                  <w:rPr>
                    <w:ins w:id="9815" w:author="Dr Mamadou SANOGO" w:date="2023-10-25T16:15:00Z"/>
                    <w:color w:val="000000"/>
                    <w:szCs w:val="24"/>
                  </w:rPr>
                </w:rPrChange>
              </w:rPr>
            </w:pPr>
            <w:ins w:id="9816" w:author="Dr Mamadou SANOGO" w:date="2023-10-25T16:15:00Z">
              <w:r w:rsidRPr="007A4AFC">
                <w:rPr>
                  <w:color w:val="000000" w:themeColor="text1"/>
                  <w:szCs w:val="24"/>
                  <w:rPrChange w:id="981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812A89C" w14:textId="77777777" w:rsidR="00424982" w:rsidRPr="007A4AFC" w:rsidRDefault="00424982" w:rsidP="00424982">
            <w:pPr>
              <w:spacing w:line="240" w:lineRule="auto"/>
              <w:rPr>
                <w:ins w:id="9818" w:author="Dr Mamadou SANOGO" w:date="2023-10-25T16:15:00Z"/>
                <w:color w:val="000000" w:themeColor="text1"/>
                <w:szCs w:val="24"/>
                <w:rPrChange w:id="9819" w:author="Dr Mamadou SANOGO" w:date="2023-10-25T18:15:00Z">
                  <w:rPr>
                    <w:ins w:id="9820" w:author="Dr Mamadou SANOGO" w:date="2023-10-25T16:15:00Z"/>
                    <w:color w:val="000000"/>
                    <w:szCs w:val="24"/>
                  </w:rPr>
                </w:rPrChange>
              </w:rPr>
            </w:pPr>
            <w:ins w:id="9821" w:author="Dr Mamadou SANOGO" w:date="2023-10-25T16:15:00Z">
              <w:r w:rsidRPr="007A4AFC">
                <w:rPr>
                  <w:color w:val="000000" w:themeColor="text1"/>
                  <w:szCs w:val="24"/>
                  <w:rPrChange w:id="9822" w:author="Dr Mamadou SANOGO" w:date="2023-10-25T18:15:00Z">
                    <w:rPr>
                      <w:color w:val="000000"/>
                      <w:szCs w:val="24"/>
                    </w:rPr>
                  </w:rPrChange>
                </w:rPr>
                <w:t>TOGO Mohamed</w:t>
              </w:r>
            </w:ins>
          </w:p>
        </w:tc>
        <w:tc>
          <w:tcPr>
            <w:tcW w:w="4395" w:type="dxa"/>
            <w:tcBorders>
              <w:top w:val="nil"/>
              <w:left w:val="nil"/>
              <w:bottom w:val="nil"/>
              <w:right w:val="nil"/>
            </w:tcBorders>
            <w:shd w:val="clear" w:color="auto" w:fill="auto"/>
            <w:noWrap/>
            <w:vAlign w:val="center"/>
            <w:hideMark/>
          </w:tcPr>
          <w:p w14:paraId="1EDB2C2F" w14:textId="77777777" w:rsidR="00424982" w:rsidRPr="007A4AFC" w:rsidRDefault="00424982" w:rsidP="00424982">
            <w:pPr>
              <w:spacing w:line="240" w:lineRule="auto"/>
              <w:rPr>
                <w:ins w:id="9823" w:author="Dr Mamadou SANOGO" w:date="2023-10-25T16:15:00Z"/>
                <w:color w:val="000000" w:themeColor="text1"/>
                <w:szCs w:val="24"/>
                <w:rPrChange w:id="9824" w:author="Dr Mamadou SANOGO" w:date="2023-10-25T18:15:00Z">
                  <w:rPr>
                    <w:ins w:id="9825" w:author="Dr Mamadou SANOGO" w:date="2023-10-25T16:15:00Z"/>
                    <w:color w:val="000000"/>
                    <w:szCs w:val="24"/>
                  </w:rPr>
                </w:rPrChange>
              </w:rPr>
            </w:pPr>
            <w:ins w:id="9826" w:author="Dr Mamadou SANOGO" w:date="2023-10-25T16:15:00Z">
              <w:r w:rsidRPr="007A4AFC">
                <w:rPr>
                  <w:color w:val="000000" w:themeColor="text1"/>
                  <w:szCs w:val="24"/>
                  <w:rPrChange w:id="9827" w:author="Dr Mamadou SANOGO" w:date="2023-10-25T18:15:00Z">
                    <w:rPr>
                      <w:color w:val="000000"/>
                      <w:szCs w:val="24"/>
                    </w:rPr>
                  </w:rPrChange>
                </w:rPr>
                <w:t>Professeur</w:t>
              </w:r>
            </w:ins>
          </w:p>
        </w:tc>
      </w:tr>
      <w:tr w:rsidR="007A4AFC" w:rsidRPr="007A4AFC" w14:paraId="501839F8" w14:textId="77777777" w:rsidTr="00D27EF1">
        <w:trPr>
          <w:trHeight w:val="315"/>
          <w:ins w:id="9828" w:author="Dr Mamadou SANOGO" w:date="2023-10-25T16:15:00Z"/>
        </w:trPr>
        <w:tc>
          <w:tcPr>
            <w:tcW w:w="1200" w:type="dxa"/>
            <w:tcBorders>
              <w:top w:val="nil"/>
              <w:left w:val="nil"/>
              <w:bottom w:val="nil"/>
              <w:right w:val="nil"/>
            </w:tcBorders>
            <w:shd w:val="clear" w:color="auto" w:fill="auto"/>
            <w:noWrap/>
            <w:vAlign w:val="center"/>
            <w:hideMark/>
          </w:tcPr>
          <w:p w14:paraId="40DC3950" w14:textId="77777777" w:rsidR="00424982" w:rsidRPr="007A4AFC" w:rsidRDefault="00424982" w:rsidP="00424982">
            <w:pPr>
              <w:spacing w:line="240" w:lineRule="auto"/>
              <w:rPr>
                <w:ins w:id="9829" w:author="Dr Mamadou SANOGO" w:date="2023-10-25T16:15:00Z"/>
                <w:color w:val="000000" w:themeColor="text1"/>
                <w:szCs w:val="24"/>
                <w:rPrChange w:id="9830" w:author="Dr Mamadou SANOGO" w:date="2023-10-25T18:15:00Z">
                  <w:rPr>
                    <w:ins w:id="9831" w:author="Dr Mamadou SANOGO" w:date="2023-10-25T16:15:00Z"/>
                    <w:color w:val="000000"/>
                    <w:szCs w:val="24"/>
                  </w:rPr>
                </w:rPrChange>
              </w:rPr>
            </w:pPr>
            <w:ins w:id="9832" w:author="Dr Mamadou SANOGO" w:date="2023-10-25T16:15:00Z">
              <w:r w:rsidRPr="007A4AFC">
                <w:rPr>
                  <w:color w:val="000000" w:themeColor="text1"/>
                  <w:szCs w:val="24"/>
                  <w:rPrChange w:id="983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B8F83BC" w14:textId="77777777" w:rsidR="00424982" w:rsidRPr="007A4AFC" w:rsidRDefault="00424982" w:rsidP="00424982">
            <w:pPr>
              <w:spacing w:line="240" w:lineRule="auto"/>
              <w:rPr>
                <w:ins w:id="9834" w:author="Dr Mamadou SANOGO" w:date="2023-10-25T16:15:00Z"/>
                <w:color w:val="000000" w:themeColor="text1"/>
                <w:szCs w:val="24"/>
                <w:rPrChange w:id="9835" w:author="Dr Mamadou SANOGO" w:date="2023-10-25T18:15:00Z">
                  <w:rPr>
                    <w:ins w:id="9836" w:author="Dr Mamadou SANOGO" w:date="2023-10-25T16:15:00Z"/>
                    <w:color w:val="000000"/>
                    <w:szCs w:val="24"/>
                  </w:rPr>
                </w:rPrChange>
              </w:rPr>
            </w:pPr>
            <w:ins w:id="9837" w:author="Dr Mamadou SANOGO" w:date="2023-10-25T16:15:00Z">
              <w:r w:rsidRPr="007A4AFC">
                <w:rPr>
                  <w:color w:val="000000" w:themeColor="text1"/>
                  <w:szCs w:val="24"/>
                  <w:rPrChange w:id="9838" w:author="Dr Mamadou SANOGO" w:date="2023-10-25T18:15:00Z">
                    <w:rPr>
                      <w:color w:val="000000"/>
                      <w:szCs w:val="24"/>
                    </w:rPr>
                  </w:rPrChange>
                </w:rPr>
                <w:t>TRAORE Yaya</w:t>
              </w:r>
            </w:ins>
          </w:p>
        </w:tc>
        <w:tc>
          <w:tcPr>
            <w:tcW w:w="4395" w:type="dxa"/>
            <w:tcBorders>
              <w:top w:val="nil"/>
              <w:left w:val="nil"/>
              <w:bottom w:val="nil"/>
              <w:right w:val="nil"/>
            </w:tcBorders>
            <w:shd w:val="clear" w:color="auto" w:fill="auto"/>
            <w:noWrap/>
            <w:vAlign w:val="center"/>
            <w:hideMark/>
          </w:tcPr>
          <w:p w14:paraId="2BBD9CB0" w14:textId="77777777" w:rsidR="00424982" w:rsidRPr="007A4AFC" w:rsidRDefault="00424982" w:rsidP="00424982">
            <w:pPr>
              <w:spacing w:line="240" w:lineRule="auto"/>
              <w:rPr>
                <w:ins w:id="9839" w:author="Dr Mamadou SANOGO" w:date="2023-10-25T16:15:00Z"/>
                <w:color w:val="000000" w:themeColor="text1"/>
                <w:szCs w:val="24"/>
                <w:rPrChange w:id="9840" w:author="Dr Mamadou SANOGO" w:date="2023-10-25T18:15:00Z">
                  <w:rPr>
                    <w:ins w:id="9841" w:author="Dr Mamadou SANOGO" w:date="2023-10-25T16:15:00Z"/>
                    <w:color w:val="000000"/>
                    <w:szCs w:val="24"/>
                  </w:rPr>
                </w:rPrChange>
              </w:rPr>
            </w:pPr>
            <w:ins w:id="9842" w:author="Dr Mamadou SANOGO" w:date="2023-10-25T16:15:00Z">
              <w:r w:rsidRPr="007A4AFC">
                <w:rPr>
                  <w:color w:val="000000" w:themeColor="text1"/>
                  <w:szCs w:val="24"/>
                  <w:rPrChange w:id="9843" w:author="Dr Mamadou SANOGO" w:date="2023-10-25T18:15:00Z">
                    <w:rPr>
                      <w:color w:val="000000"/>
                      <w:szCs w:val="24"/>
                    </w:rPr>
                  </w:rPrChange>
                </w:rPr>
                <w:t>Professeur</w:t>
              </w:r>
            </w:ins>
          </w:p>
        </w:tc>
      </w:tr>
      <w:tr w:rsidR="007A4AFC" w:rsidRPr="007A4AFC" w14:paraId="67E2D452" w14:textId="77777777" w:rsidTr="00D27EF1">
        <w:trPr>
          <w:trHeight w:val="315"/>
          <w:ins w:id="9844" w:author="Dr Mamadou SANOGO" w:date="2023-10-25T16:15:00Z"/>
        </w:trPr>
        <w:tc>
          <w:tcPr>
            <w:tcW w:w="1200" w:type="dxa"/>
            <w:tcBorders>
              <w:top w:val="nil"/>
              <w:left w:val="nil"/>
              <w:bottom w:val="nil"/>
              <w:right w:val="nil"/>
            </w:tcBorders>
            <w:shd w:val="clear" w:color="auto" w:fill="auto"/>
            <w:noWrap/>
            <w:vAlign w:val="center"/>
            <w:hideMark/>
          </w:tcPr>
          <w:p w14:paraId="012E4904" w14:textId="77777777" w:rsidR="00424982" w:rsidRPr="007A4AFC" w:rsidRDefault="00424982" w:rsidP="00424982">
            <w:pPr>
              <w:spacing w:line="240" w:lineRule="auto"/>
              <w:rPr>
                <w:ins w:id="9845" w:author="Dr Mamadou SANOGO" w:date="2023-10-25T16:15:00Z"/>
                <w:color w:val="000000" w:themeColor="text1"/>
                <w:szCs w:val="24"/>
                <w:rPrChange w:id="9846" w:author="Dr Mamadou SANOGO" w:date="2023-10-25T18:15:00Z">
                  <w:rPr>
                    <w:ins w:id="9847" w:author="Dr Mamadou SANOGO" w:date="2023-10-25T16:15:00Z"/>
                    <w:color w:val="000000"/>
                    <w:szCs w:val="24"/>
                  </w:rPr>
                </w:rPrChange>
              </w:rPr>
            </w:pPr>
            <w:ins w:id="9848" w:author="Dr Mamadou SANOGO" w:date="2023-10-25T16:15:00Z">
              <w:r w:rsidRPr="007A4AFC">
                <w:rPr>
                  <w:color w:val="000000" w:themeColor="text1"/>
                  <w:szCs w:val="24"/>
                  <w:rPrChange w:id="984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B3C411" w14:textId="77777777" w:rsidR="00424982" w:rsidRPr="007A4AFC" w:rsidRDefault="00424982" w:rsidP="00424982">
            <w:pPr>
              <w:spacing w:line="240" w:lineRule="auto"/>
              <w:rPr>
                <w:ins w:id="9850" w:author="Dr Mamadou SANOGO" w:date="2023-10-25T16:15:00Z"/>
                <w:color w:val="000000" w:themeColor="text1"/>
                <w:szCs w:val="24"/>
                <w:rPrChange w:id="9851" w:author="Dr Mamadou SANOGO" w:date="2023-10-25T18:15:00Z">
                  <w:rPr>
                    <w:ins w:id="9852" w:author="Dr Mamadou SANOGO" w:date="2023-10-25T16:15:00Z"/>
                    <w:color w:val="000000"/>
                    <w:szCs w:val="24"/>
                  </w:rPr>
                </w:rPrChange>
              </w:rPr>
            </w:pPr>
            <w:ins w:id="9853" w:author="Dr Mamadou SANOGO" w:date="2023-10-25T16:15:00Z">
              <w:r w:rsidRPr="007A4AFC">
                <w:rPr>
                  <w:color w:val="000000" w:themeColor="text1"/>
                  <w:szCs w:val="24"/>
                  <w:rPrChange w:id="9854" w:author="Dr Mamadou SANOGO" w:date="2023-10-25T18:15:00Z">
                    <w:rPr>
                      <w:color w:val="000000"/>
                      <w:szCs w:val="24"/>
                    </w:rPr>
                  </w:rPrChange>
                </w:rPr>
                <w:t>DIALLO Baba</w:t>
              </w:r>
            </w:ins>
          </w:p>
        </w:tc>
        <w:tc>
          <w:tcPr>
            <w:tcW w:w="4395" w:type="dxa"/>
            <w:tcBorders>
              <w:top w:val="nil"/>
              <w:left w:val="nil"/>
              <w:bottom w:val="nil"/>
              <w:right w:val="nil"/>
            </w:tcBorders>
            <w:shd w:val="clear" w:color="auto" w:fill="auto"/>
            <w:noWrap/>
            <w:vAlign w:val="center"/>
            <w:hideMark/>
          </w:tcPr>
          <w:p w14:paraId="7675A10E" w14:textId="77777777" w:rsidR="00424982" w:rsidRPr="007A4AFC" w:rsidRDefault="00424982" w:rsidP="00424982">
            <w:pPr>
              <w:spacing w:line="240" w:lineRule="auto"/>
              <w:rPr>
                <w:ins w:id="9855" w:author="Dr Mamadou SANOGO" w:date="2023-10-25T16:15:00Z"/>
                <w:color w:val="000000" w:themeColor="text1"/>
                <w:szCs w:val="24"/>
                <w:rPrChange w:id="9856" w:author="Dr Mamadou SANOGO" w:date="2023-10-25T18:15:00Z">
                  <w:rPr>
                    <w:ins w:id="9857" w:author="Dr Mamadou SANOGO" w:date="2023-10-25T16:15:00Z"/>
                    <w:color w:val="000000"/>
                    <w:szCs w:val="24"/>
                  </w:rPr>
                </w:rPrChange>
              </w:rPr>
            </w:pPr>
            <w:ins w:id="9858" w:author="Dr Mamadou SANOGO" w:date="2023-10-25T16:15:00Z">
              <w:r w:rsidRPr="007A4AFC">
                <w:rPr>
                  <w:color w:val="000000" w:themeColor="text1"/>
                  <w:szCs w:val="24"/>
                  <w:rPrChange w:id="9859" w:author="Dr Mamadou SANOGO" w:date="2023-10-25T18:15:00Z">
                    <w:rPr>
                      <w:color w:val="000000"/>
                      <w:szCs w:val="24"/>
                    </w:rPr>
                  </w:rPrChange>
                </w:rPr>
                <w:t>Professeur</w:t>
              </w:r>
            </w:ins>
          </w:p>
        </w:tc>
      </w:tr>
      <w:tr w:rsidR="007A4AFC" w:rsidRPr="007A4AFC" w14:paraId="404E9C79" w14:textId="77777777" w:rsidTr="00D27EF1">
        <w:trPr>
          <w:trHeight w:val="315"/>
          <w:ins w:id="9860" w:author="Dr Mamadou SANOGO" w:date="2023-10-25T16:15:00Z"/>
        </w:trPr>
        <w:tc>
          <w:tcPr>
            <w:tcW w:w="1200" w:type="dxa"/>
            <w:tcBorders>
              <w:top w:val="nil"/>
              <w:left w:val="nil"/>
              <w:bottom w:val="nil"/>
              <w:right w:val="nil"/>
            </w:tcBorders>
            <w:shd w:val="clear" w:color="auto" w:fill="auto"/>
            <w:noWrap/>
            <w:vAlign w:val="center"/>
            <w:hideMark/>
          </w:tcPr>
          <w:p w14:paraId="276E1C07" w14:textId="77777777" w:rsidR="00424982" w:rsidRPr="007A4AFC" w:rsidRDefault="00424982" w:rsidP="00424982">
            <w:pPr>
              <w:spacing w:line="240" w:lineRule="auto"/>
              <w:rPr>
                <w:ins w:id="9861" w:author="Dr Mamadou SANOGO" w:date="2023-10-25T16:15:00Z"/>
                <w:color w:val="000000" w:themeColor="text1"/>
                <w:szCs w:val="24"/>
                <w:rPrChange w:id="9862" w:author="Dr Mamadou SANOGO" w:date="2023-10-25T18:15:00Z">
                  <w:rPr>
                    <w:ins w:id="9863" w:author="Dr Mamadou SANOGO" w:date="2023-10-25T16:15:00Z"/>
                    <w:color w:val="000000"/>
                    <w:szCs w:val="24"/>
                  </w:rPr>
                </w:rPrChange>
              </w:rPr>
            </w:pPr>
            <w:ins w:id="9864" w:author="Dr Mamadou SANOGO" w:date="2023-10-25T16:15:00Z">
              <w:r w:rsidRPr="007A4AFC">
                <w:rPr>
                  <w:color w:val="000000" w:themeColor="text1"/>
                  <w:szCs w:val="24"/>
                  <w:rPrChange w:id="986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635F9E1" w14:textId="77777777" w:rsidR="00424982" w:rsidRPr="007A4AFC" w:rsidRDefault="00424982" w:rsidP="00424982">
            <w:pPr>
              <w:spacing w:line="240" w:lineRule="auto"/>
              <w:rPr>
                <w:ins w:id="9866" w:author="Dr Mamadou SANOGO" w:date="2023-10-25T16:15:00Z"/>
                <w:color w:val="000000" w:themeColor="text1"/>
                <w:szCs w:val="24"/>
                <w:rPrChange w:id="9867" w:author="Dr Mamadou SANOGO" w:date="2023-10-25T18:15:00Z">
                  <w:rPr>
                    <w:ins w:id="9868" w:author="Dr Mamadou SANOGO" w:date="2023-10-25T16:15:00Z"/>
                    <w:color w:val="000000"/>
                    <w:szCs w:val="24"/>
                  </w:rPr>
                </w:rPrChange>
              </w:rPr>
            </w:pPr>
            <w:ins w:id="9869" w:author="Dr Mamadou SANOGO" w:date="2023-10-25T16:15:00Z">
              <w:r w:rsidRPr="007A4AFC">
                <w:rPr>
                  <w:color w:val="000000" w:themeColor="text1"/>
                  <w:szCs w:val="24"/>
                  <w:rPrChange w:id="9870" w:author="Dr Mamadou SANOGO" w:date="2023-10-25T18:15:00Z">
                    <w:rPr>
                      <w:color w:val="000000"/>
                      <w:szCs w:val="24"/>
                    </w:rPr>
                  </w:rPrChange>
                </w:rPr>
                <w:t>AG OUFENE Al housseini</w:t>
              </w:r>
            </w:ins>
          </w:p>
        </w:tc>
        <w:tc>
          <w:tcPr>
            <w:tcW w:w="4395" w:type="dxa"/>
            <w:tcBorders>
              <w:top w:val="nil"/>
              <w:left w:val="nil"/>
              <w:bottom w:val="nil"/>
              <w:right w:val="nil"/>
            </w:tcBorders>
            <w:shd w:val="clear" w:color="auto" w:fill="auto"/>
            <w:noWrap/>
            <w:vAlign w:val="center"/>
            <w:hideMark/>
          </w:tcPr>
          <w:p w14:paraId="1FC01591" w14:textId="77777777" w:rsidR="00424982" w:rsidRPr="007A4AFC" w:rsidRDefault="00424982" w:rsidP="00424982">
            <w:pPr>
              <w:spacing w:line="240" w:lineRule="auto"/>
              <w:rPr>
                <w:ins w:id="9871" w:author="Dr Mamadou SANOGO" w:date="2023-10-25T16:15:00Z"/>
                <w:color w:val="000000" w:themeColor="text1"/>
                <w:szCs w:val="24"/>
                <w:rPrChange w:id="9872" w:author="Dr Mamadou SANOGO" w:date="2023-10-25T18:15:00Z">
                  <w:rPr>
                    <w:ins w:id="9873" w:author="Dr Mamadou SANOGO" w:date="2023-10-25T16:15:00Z"/>
                    <w:color w:val="000000"/>
                    <w:szCs w:val="24"/>
                  </w:rPr>
                </w:rPrChange>
              </w:rPr>
            </w:pPr>
            <w:ins w:id="9874" w:author="Dr Mamadou SANOGO" w:date="2023-10-25T16:15:00Z">
              <w:r w:rsidRPr="007A4AFC">
                <w:rPr>
                  <w:color w:val="000000" w:themeColor="text1"/>
                  <w:szCs w:val="24"/>
                  <w:rPrChange w:id="9875" w:author="Dr Mamadou SANOGO" w:date="2023-10-25T18:15:00Z">
                    <w:rPr>
                      <w:color w:val="000000"/>
                      <w:szCs w:val="24"/>
                    </w:rPr>
                  </w:rPrChange>
                </w:rPr>
                <w:t>Professeur</w:t>
              </w:r>
            </w:ins>
          </w:p>
        </w:tc>
      </w:tr>
      <w:tr w:rsidR="007A4AFC" w:rsidRPr="007A4AFC" w14:paraId="7C01B550" w14:textId="77777777" w:rsidTr="00D27EF1">
        <w:trPr>
          <w:trHeight w:val="315"/>
          <w:ins w:id="9876" w:author="Dr Mamadou SANOGO" w:date="2023-10-25T16:15:00Z"/>
        </w:trPr>
        <w:tc>
          <w:tcPr>
            <w:tcW w:w="1200" w:type="dxa"/>
            <w:tcBorders>
              <w:top w:val="nil"/>
              <w:left w:val="nil"/>
              <w:bottom w:val="nil"/>
              <w:right w:val="nil"/>
            </w:tcBorders>
            <w:shd w:val="clear" w:color="auto" w:fill="auto"/>
            <w:noWrap/>
            <w:vAlign w:val="center"/>
            <w:hideMark/>
          </w:tcPr>
          <w:p w14:paraId="7BE3B535" w14:textId="77777777" w:rsidR="00424982" w:rsidRPr="007A4AFC" w:rsidRDefault="00424982" w:rsidP="00424982">
            <w:pPr>
              <w:spacing w:line="240" w:lineRule="auto"/>
              <w:rPr>
                <w:ins w:id="9877" w:author="Dr Mamadou SANOGO" w:date="2023-10-25T16:15:00Z"/>
                <w:color w:val="000000" w:themeColor="text1"/>
                <w:szCs w:val="24"/>
                <w:rPrChange w:id="9878" w:author="Dr Mamadou SANOGO" w:date="2023-10-25T18:15:00Z">
                  <w:rPr>
                    <w:ins w:id="9879" w:author="Dr Mamadou SANOGO" w:date="2023-10-25T16:15:00Z"/>
                    <w:color w:val="000000"/>
                    <w:szCs w:val="24"/>
                  </w:rPr>
                </w:rPrChange>
              </w:rPr>
            </w:pPr>
            <w:ins w:id="9880" w:author="Dr Mamadou SANOGO" w:date="2023-10-25T16:15:00Z">
              <w:r w:rsidRPr="007A4AFC">
                <w:rPr>
                  <w:color w:val="000000" w:themeColor="text1"/>
                  <w:szCs w:val="24"/>
                  <w:rPrChange w:id="9881"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69ABA50B" w14:textId="77777777" w:rsidR="00424982" w:rsidRPr="007A4AFC" w:rsidRDefault="00424982" w:rsidP="00424982">
            <w:pPr>
              <w:spacing w:line="240" w:lineRule="auto"/>
              <w:rPr>
                <w:ins w:id="9882" w:author="Dr Mamadou SANOGO" w:date="2023-10-25T16:15:00Z"/>
                <w:color w:val="000000" w:themeColor="text1"/>
                <w:szCs w:val="24"/>
                <w:rPrChange w:id="9883" w:author="Dr Mamadou SANOGO" w:date="2023-10-25T18:15:00Z">
                  <w:rPr>
                    <w:ins w:id="9884" w:author="Dr Mamadou SANOGO" w:date="2023-10-25T16:15:00Z"/>
                    <w:color w:val="000000"/>
                    <w:szCs w:val="24"/>
                  </w:rPr>
                </w:rPrChange>
              </w:rPr>
            </w:pPr>
            <w:ins w:id="9885" w:author="Dr Mamadou SANOGO" w:date="2023-10-25T16:15:00Z">
              <w:r w:rsidRPr="007A4AFC">
                <w:rPr>
                  <w:color w:val="000000" w:themeColor="text1"/>
                  <w:szCs w:val="24"/>
                  <w:rPrChange w:id="9886" w:author="Dr Mamadou SANOGO" w:date="2023-10-25T18:15:00Z">
                    <w:rPr>
                      <w:color w:val="000000"/>
                      <w:szCs w:val="24"/>
                    </w:rPr>
                  </w:rPrChange>
                </w:rPr>
                <w:t>CISSE Oumou</w:t>
              </w:r>
            </w:ins>
          </w:p>
        </w:tc>
        <w:tc>
          <w:tcPr>
            <w:tcW w:w="4395" w:type="dxa"/>
            <w:tcBorders>
              <w:top w:val="nil"/>
              <w:left w:val="nil"/>
              <w:bottom w:val="nil"/>
              <w:right w:val="nil"/>
            </w:tcBorders>
            <w:shd w:val="clear" w:color="auto" w:fill="auto"/>
            <w:noWrap/>
            <w:vAlign w:val="center"/>
            <w:hideMark/>
          </w:tcPr>
          <w:p w14:paraId="78E77B52" w14:textId="77777777" w:rsidR="00424982" w:rsidRPr="007A4AFC" w:rsidRDefault="00424982" w:rsidP="00424982">
            <w:pPr>
              <w:spacing w:line="240" w:lineRule="auto"/>
              <w:rPr>
                <w:ins w:id="9887" w:author="Dr Mamadou SANOGO" w:date="2023-10-25T16:15:00Z"/>
                <w:color w:val="000000" w:themeColor="text1"/>
                <w:szCs w:val="24"/>
                <w:rPrChange w:id="9888" w:author="Dr Mamadou SANOGO" w:date="2023-10-25T18:15:00Z">
                  <w:rPr>
                    <w:ins w:id="9889" w:author="Dr Mamadou SANOGO" w:date="2023-10-25T16:15:00Z"/>
                    <w:color w:val="000000"/>
                    <w:szCs w:val="24"/>
                  </w:rPr>
                </w:rPrChange>
              </w:rPr>
            </w:pPr>
            <w:ins w:id="9890" w:author="Dr Mamadou SANOGO" w:date="2023-10-25T16:15:00Z">
              <w:r w:rsidRPr="007A4AFC">
                <w:rPr>
                  <w:color w:val="000000" w:themeColor="text1"/>
                  <w:szCs w:val="24"/>
                  <w:rPrChange w:id="9891" w:author="Dr Mamadou SANOGO" w:date="2023-10-25T18:15:00Z">
                    <w:rPr>
                      <w:color w:val="000000"/>
                      <w:szCs w:val="24"/>
                    </w:rPr>
                  </w:rPrChange>
                </w:rPr>
                <w:t>Représentant du bureau des étudiants</w:t>
              </w:r>
            </w:ins>
          </w:p>
        </w:tc>
      </w:tr>
      <w:tr w:rsidR="007A4AFC" w:rsidRPr="007A4AFC" w14:paraId="3681E170" w14:textId="77777777" w:rsidTr="00D27EF1">
        <w:trPr>
          <w:trHeight w:val="315"/>
          <w:ins w:id="9892" w:author="Dr Mamadou SANOGO" w:date="2023-10-25T16:15:00Z"/>
        </w:trPr>
        <w:tc>
          <w:tcPr>
            <w:tcW w:w="1200" w:type="dxa"/>
            <w:tcBorders>
              <w:top w:val="nil"/>
              <w:left w:val="nil"/>
              <w:bottom w:val="nil"/>
              <w:right w:val="nil"/>
            </w:tcBorders>
            <w:shd w:val="clear" w:color="auto" w:fill="auto"/>
            <w:noWrap/>
            <w:vAlign w:val="center"/>
            <w:hideMark/>
          </w:tcPr>
          <w:p w14:paraId="4E060BBD" w14:textId="77777777" w:rsidR="00424982" w:rsidRPr="007A4AFC" w:rsidRDefault="00424982" w:rsidP="00424982">
            <w:pPr>
              <w:spacing w:line="240" w:lineRule="auto"/>
              <w:rPr>
                <w:ins w:id="9893" w:author="Dr Mamadou SANOGO" w:date="2023-10-25T16:15:00Z"/>
                <w:color w:val="000000" w:themeColor="text1"/>
                <w:szCs w:val="24"/>
                <w:rPrChange w:id="9894" w:author="Dr Mamadou SANOGO" w:date="2023-10-25T18:15:00Z">
                  <w:rPr>
                    <w:ins w:id="9895" w:author="Dr Mamadou SANOGO" w:date="2023-10-25T16:15:00Z"/>
                    <w:color w:val="000000"/>
                    <w:szCs w:val="24"/>
                  </w:rPr>
                </w:rPrChange>
              </w:rPr>
            </w:pPr>
            <w:ins w:id="9896" w:author="Dr Mamadou SANOGO" w:date="2023-10-25T16:15:00Z">
              <w:r w:rsidRPr="007A4AFC">
                <w:rPr>
                  <w:color w:val="000000" w:themeColor="text1"/>
                  <w:szCs w:val="24"/>
                  <w:rPrChange w:id="989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8FD3BE8" w14:textId="77777777" w:rsidR="00424982" w:rsidRPr="007A4AFC" w:rsidRDefault="00424982" w:rsidP="00424982">
            <w:pPr>
              <w:spacing w:line="240" w:lineRule="auto"/>
              <w:rPr>
                <w:ins w:id="9898" w:author="Dr Mamadou SANOGO" w:date="2023-10-25T16:15:00Z"/>
                <w:color w:val="000000" w:themeColor="text1"/>
                <w:szCs w:val="24"/>
                <w:rPrChange w:id="9899" w:author="Dr Mamadou SANOGO" w:date="2023-10-25T18:15:00Z">
                  <w:rPr>
                    <w:ins w:id="9900" w:author="Dr Mamadou SANOGO" w:date="2023-10-25T16:15:00Z"/>
                    <w:color w:val="000000"/>
                    <w:szCs w:val="24"/>
                  </w:rPr>
                </w:rPrChange>
              </w:rPr>
            </w:pPr>
            <w:ins w:id="9901" w:author="Dr Mamadou SANOGO" w:date="2023-10-25T16:15:00Z">
              <w:r w:rsidRPr="007A4AFC">
                <w:rPr>
                  <w:color w:val="000000" w:themeColor="text1"/>
                  <w:szCs w:val="24"/>
                  <w:rPrChange w:id="9902" w:author="Dr Mamadou SANOGO" w:date="2023-10-25T18:15:00Z">
                    <w:rPr>
                      <w:color w:val="000000"/>
                      <w:szCs w:val="24"/>
                    </w:rPr>
                  </w:rPrChange>
                </w:rPr>
                <w:t>TRAORE Amadou</w:t>
              </w:r>
            </w:ins>
          </w:p>
        </w:tc>
        <w:tc>
          <w:tcPr>
            <w:tcW w:w="4395" w:type="dxa"/>
            <w:tcBorders>
              <w:top w:val="nil"/>
              <w:left w:val="nil"/>
              <w:bottom w:val="nil"/>
              <w:right w:val="nil"/>
            </w:tcBorders>
            <w:shd w:val="clear" w:color="auto" w:fill="auto"/>
            <w:noWrap/>
            <w:vAlign w:val="center"/>
            <w:hideMark/>
          </w:tcPr>
          <w:p w14:paraId="05F022DA" w14:textId="77777777" w:rsidR="00424982" w:rsidRPr="007A4AFC" w:rsidRDefault="00424982" w:rsidP="00424982">
            <w:pPr>
              <w:spacing w:line="240" w:lineRule="auto"/>
              <w:rPr>
                <w:ins w:id="9903" w:author="Dr Mamadou SANOGO" w:date="2023-10-25T16:15:00Z"/>
                <w:color w:val="000000" w:themeColor="text1"/>
                <w:szCs w:val="24"/>
                <w:rPrChange w:id="9904" w:author="Dr Mamadou SANOGO" w:date="2023-10-25T18:15:00Z">
                  <w:rPr>
                    <w:ins w:id="9905" w:author="Dr Mamadou SANOGO" w:date="2023-10-25T16:15:00Z"/>
                    <w:color w:val="000000"/>
                    <w:szCs w:val="24"/>
                  </w:rPr>
                </w:rPrChange>
              </w:rPr>
            </w:pPr>
            <w:ins w:id="9906" w:author="Dr Mamadou SANOGO" w:date="2023-10-25T16:15:00Z">
              <w:r w:rsidRPr="007A4AFC">
                <w:rPr>
                  <w:color w:val="000000" w:themeColor="text1"/>
                  <w:szCs w:val="24"/>
                  <w:rPrChange w:id="9907" w:author="Dr Mamadou SANOGO" w:date="2023-10-25T18:15:00Z">
                    <w:rPr>
                      <w:color w:val="000000"/>
                      <w:szCs w:val="24"/>
                    </w:rPr>
                  </w:rPrChange>
                </w:rPr>
                <w:t>Représentant du bureau des étudiants</w:t>
              </w:r>
            </w:ins>
          </w:p>
        </w:tc>
      </w:tr>
      <w:tr w:rsidR="007A4AFC" w:rsidRPr="007A4AFC" w14:paraId="752896D2" w14:textId="77777777" w:rsidTr="00D27EF1">
        <w:trPr>
          <w:trHeight w:val="315"/>
          <w:ins w:id="9908" w:author="Dr Mamadou SANOGO" w:date="2023-10-25T16:15:00Z"/>
        </w:trPr>
        <w:tc>
          <w:tcPr>
            <w:tcW w:w="1200" w:type="dxa"/>
            <w:tcBorders>
              <w:top w:val="nil"/>
              <w:left w:val="nil"/>
              <w:bottom w:val="nil"/>
              <w:right w:val="nil"/>
            </w:tcBorders>
            <w:shd w:val="clear" w:color="auto" w:fill="auto"/>
            <w:noWrap/>
            <w:vAlign w:val="center"/>
            <w:hideMark/>
          </w:tcPr>
          <w:p w14:paraId="09E3B182" w14:textId="77777777" w:rsidR="00424982" w:rsidRPr="007A4AFC" w:rsidRDefault="00424982" w:rsidP="00424982">
            <w:pPr>
              <w:spacing w:line="240" w:lineRule="auto"/>
              <w:rPr>
                <w:ins w:id="9909" w:author="Dr Mamadou SANOGO" w:date="2023-10-25T16:15:00Z"/>
                <w:color w:val="000000" w:themeColor="text1"/>
                <w:szCs w:val="24"/>
                <w:rPrChange w:id="9910" w:author="Dr Mamadou SANOGO" w:date="2023-10-25T18:15:00Z">
                  <w:rPr>
                    <w:ins w:id="9911" w:author="Dr Mamadou SANOGO" w:date="2023-10-25T16:15:00Z"/>
                    <w:color w:val="000000"/>
                    <w:szCs w:val="24"/>
                  </w:rPr>
                </w:rPrChange>
              </w:rPr>
            </w:pPr>
            <w:ins w:id="9912" w:author="Dr Mamadou SANOGO" w:date="2023-10-25T16:15:00Z">
              <w:r w:rsidRPr="007A4AFC">
                <w:rPr>
                  <w:color w:val="000000" w:themeColor="text1"/>
                  <w:szCs w:val="24"/>
                  <w:rPrChange w:id="9913"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7F1D9001" w14:textId="77777777" w:rsidR="00424982" w:rsidRPr="007A4AFC" w:rsidRDefault="00424982" w:rsidP="00424982">
            <w:pPr>
              <w:spacing w:line="240" w:lineRule="auto"/>
              <w:rPr>
                <w:ins w:id="9914" w:author="Dr Mamadou SANOGO" w:date="2023-10-25T16:15:00Z"/>
                <w:color w:val="000000" w:themeColor="text1"/>
                <w:szCs w:val="24"/>
                <w:rPrChange w:id="9915" w:author="Dr Mamadou SANOGO" w:date="2023-10-25T18:15:00Z">
                  <w:rPr>
                    <w:ins w:id="9916" w:author="Dr Mamadou SANOGO" w:date="2023-10-25T16:15:00Z"/>
                    <w:color w:val="000000"/>
                    <w:szCs w:val="24"/>
                  </w:rPr>
                </w:rPrChange>
              </w:rPr>
            </w:pPr>
            <w:ins w:id="9917" w:author="Dr Mamadou SANOGO" w:date="2023-10-25T16:15:00Z">
              <w:r w:rsidRPr="007A4AFC">
                <w:rPr>
                  <w:color w:val="000000" w:themeColor="text1"/>
                  <w:szCs w:val="24"/>
                  <w:rPrChange w:id="9918" w:author="Dr Mamadou SANOGO" w:date="2023-10-25T18:15:00Z">
                    <w:rPr>
                      <w:color w:val="000000"/>
                      <w:szCs w:val="24"/>
                    </w:rPr>
                  </w:rPrChange>
                </w:rPr>
                <w:t>KONE Korotimi</w:t>
              </w:r>
            </w:ins>
          </w:p>
        </w:tc>
        <w:tc>
          <w:tcPr>
            <w:tcW w:w="4395" w:type="dxa"/>
            <w:tcBorders>
              <w:top w:val="nil"/>
              <w:left w:val="nil"/>
              <w:bottom w:val="nil"/>
              <w:right w:val="nil"/>
            </w:tcBorders>
            <w:shd w:val="clear" w:color="auto" w:fill="auto"/>
            <w:noWrap/>
            <w:vAlign w:val="center"/>
            <w:hideMark/>
          </w:tcPr>
          <w:p w14:paraId="2C2A7704" w14:textId="77777777" w:rsidR="00424982" w:rsidRPr="007A4AFC" w:rsidRDefault="00424982" w:rsidP="00424982">
            <w:pPr>
              <w:spacing w:line="240" w:lineRule="auto"/>
              <w:rPr>
                <w:ins w:id="9919" w:author="Dr Mamadou SANOGO" w:date="2023-10-25T16:15:00Z"/>
                <w:color w:val="000000" w:themeColor="text1"/>
                <w:szCs w:val="24"/>
                <w:rPrChange w:id="9920" w:author="Dr Mamadou SANOGO" w:date="2023-10-25T18:15:00Z">
                  <w:rPr>
                    <w:ins w:id="9921" w:author="Dr Mamadou SANOGO" w:date="2023-10-25T16:15:00Z"/>
                    <w:color w:val="000000"/>
                    <w:szCs w:val="24"/>
                  </w:rPr>
                </w:rPrChange>
              </w:rPr>
            </w:pPr>
            <w:ins w:id="9922" w:author="Dr Mamadou SANOGO" w:date="2023-10-25T16:15:00Z">
              <w:r w:rsidRPr="007A4AFC">
                <w:rPr>
                  <w:color w:val="000000" w:themeColor="text1"/>
                  <w:szCs w:val="24"/>
                  <w:rPrChange w:id="9923" w:author="Dr Mamadou SANOGO" w:date="2023-10-25T18:15:00Z">
                    <w:rPr>
                      <w:color w:val="000000"/>
                      <w:szCs w:val="24"/>
                    </w:rPr>
                  </w:rPrChange>
                </w:rPr>
                <w:t>Parent d’étudiant</w:t>
              </w:r>
            </w:ins>
          </w:p>
        </w:tc>
      </w:tr>
      <w:tr w:rsidR="007A4AFC" w:rsidRPr="007A4AFC" w14:paraId="1613C5DB" w14:textId="77777777" w:rsidTr="00D27EF1">
        <w:trPr>
          <w:trHeight w:val="315"/>
          <w:ins w:id="9924" w:author="Dr Mamadou SANOGO" w:date="2023-10-25T16:15:00Z"/>
        </w:trPr>
        <w:tc>
          <w:tcPr>
            <w:tcW w:w="1200" w:type="dxa"/>
            <w:tcBorders>
              <w:top w:val="nil"/>
              <w:left w:val="nil"/>
              <w:bottom w:val="nil"/>
              <w:right w:val="nil"/>
            </w:tcBorders>
            <w:shd w:val="clear" w:color="auto" w:fill="auto"/>
            <w:noWrap/>
            <w:vAlign w:val="center"/>
            <w:hideMark/>
          </w:tcPr>
          <w:p w14:paraId="3D8D0CF0" w14:textId="77777777" w:rsidR="00424982" w:rsidRPr="007A4AFC" w:rsidRDefault="00424982" w:rsidP="00424982">
            <w:pPr>
              <w:spacing w:line="240" w:lineRule="auto"/>
              <w:rPr>
                <w:ins w:id="9925" w:author="Dr Mamadou SANOGO" w:date="2023-10-25T16:15:00Z"/>
                <w:color w:val="000000" w:themeColor="text1"/>
                <w:szCs w:val="24"/>
                <w:rPrChange w:id="9926" w:author="Dr Mamadou SANOGO" w:date="2023-10-25T18:15:00Z">
                  <w:rPr>
                    <w:ins w:id="9927" w:author="Dr Mamadou SANOGO" w:date="2023-10-25T16:15:00Z"/>
                    <w:color w:val="000000"/>
                    <w:szCs w:val="24"/>
                  </w:rPr>
                </w:rPrChange>
              </w:rPr>
            </w:pPr>
            <w:ins w:id="9928" w:author="Dr Mamadou SANOGO" w:date="2023-10-25T16:15:00Z">
              <w:r w:rsidRPr="007A4AFC">
                <w:rPr>
                  <w:color w:val="000000" w:themeColor="text1"/>
                  <w:szCs w:val="24"/>
                  <w:rPrChange w:id="992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361F8A" w14:textId="77777777" w:rsidR="00424982" w:rsidRPr="007A4AFC" w:rsidRDefault="00424982" w:rsidP="00424982">
            <w:pPr>
              <w:spacing w:line="240" w:lineRule="auto"/>
              <w:rPr>
                <w:ins w:id="9930" w:author="Dr Mamadou SANOGO" w:date="2023-10-25T16:15:00Z"/>
                <w:color w:val="000000" w:themeColor="text1"/>
                <w:szCs w:val="24"/>
                <w:rPrChange w:id="9931" w:author="Dr Mamadou SANOGO" w:date="2023-10-25T18:15:00Z">
                  <w:rPr>
                    <w:ins w:id="9932" w:author="Dr Mamadou SANOGO" w:date="2023-10-25T16:15:00Z"/>
                    <w:color w:val="000000"/>
                    <w:szCs w:val="24"/>
                  </w:rPr>
                </w:rPrChange>
              </w:rPr>
            </w:pPr>
            <w:ins w:id="9933" w:author="Dr Mamadou SANOGO" w:date="2023-10-25T16:15:00Z">
              <w:r w:rsidRPr="007A4AFC">
                <w:rPr>
                  <w:color w:val="000000" w:themeColor="text1"/>
                  <w:szCs w:val="24"/>
                  <w:rPrChange w:id="9934" w:author="Dr Mamadou SANOGO" w:date="2023-10-25T18:15:00Z">
                    <w:rPr>
                      <w:color w:val="000000"/>
                      <w:szCs w:val="24"/>
                    </w:rPr>
                  </w:rPrChange>
                </w:rPr>
                <w:t>KEITA Siriman</w:t>
              </w:r>
            </w:ins>
          </w:p>
        </w:tc>
        <w:tc>
          <w:tcPr>
            <w:tcW w:w="4395" w:type="dxa"/>
            <w:tcBorders>
              <w:top w:val="nil"/>
              <w:left w:val="nil"/>
              <w:bottom w:val="nil"/>
              <w:right w:val="nil"/>
            </w:tcBorders>
            <w:shd w:val="clear" w:color="auto" w:fill="auto"/>
            <w:noWrap/>
            <w:vAlign w:val="center"/>
            <w:hideMark/>
          </w:tcPr>
          <w:p w14:paraId="2264CE7F" w14:textId="77777777" w:rsidR="00424982" w:rsidRPr="007A4AFC" w:rsidRDefault="00424982" w:rsidP="00424982">
            <w:pPr>
              <w:spacing w:line="240" w:lineRule="auto"/>
              <w:rPr>
                <w:ins w:id="9935" w:author="Dr Mamadou SANOGO" w:date="2023-10-25T16:15:00Z"/>
                <w:color w:val="000000" w:themeColor="text1"/>
                <w:szCs w:val="24"/>
                <w:rPrChange w:id="9936" w:author="Dr Mamadou SANOGO" w:date="2023-10-25T18:15:00Z">
                  <w:rPr>
                    <w:ins w:id="9937" w:author="Dr Mamadou SANOGO" w:date="2023-10-25T16:15:00Z"/>
                    <w:color w:val="000000"/>
                    <w:szCs w:val="24"/>
                  </w:rPr>
                </w:rPrChange>
              </w:rPr>
            </w:pPr>
            <w:ins w:id="9938" w:author="Dr Mamadou SANOGO" w:date="2023-10-25T16:15:00Z">
              <w:r w:rsidRPr="007A4AFC">
                <w:rPr>
                  <w:color w:val="000000" w:themeColor="text1"/>
                  <w:szCs w:val="24"/>
                  <w:rPrChange w:id="9939" w:author="Dr Mamadou SANOGO" w:date="2023-10-25T18:15:00Z">
                    <w:rPr>
                      <w:color w:val="000000"/>
                      <w:szCs w:val="24"/>
                    </w:rPr>
                  </w:rPrChange>
                </w:rPr>
                <w:t>Parent d’étudiant</w:t>
              </w:r>
            </w:ins>
          </w:p>
        </w:tc>
      </w:tr>
    </w:tbl>
    <w:p w14:paraId="52F573FE" w14:textId="77777777" w:rsidR="00424982" w:rsidRPr="007A4AFC" w:rsidRDefault="00424982" w:rsidP="00424982">
      <w:pPr>
        <w:spacing w:line="240" w:lineRule="auto"/>
        <w:rPr>
          <w:ins w:id="9940" w:author="Dr Mamadou SANOGO" w:date="2023-10-25T16:15:00Z"/>
          <w:color w:val="000000" w:themeColor="text1"/>
          <w:szCs w:val="24"/>
          <w:rPrChange w:id="9941" w:author="Dr Mamadou SANOGO" w:date="2023-10-25T18:15:00Z">
            <w:rPr>
              <w:ins w:id="9942" w:author="Dr Mamadou SANOGO" w:date="2023-10-25T16:15:00Z"/>
              <w:szCs w:val="24"/>
            </w:rPr>
          </w:rPrChange>
        </w:rPr>
      </w:pPr>
    </w:p>
    <w:p w14:paraId="2D6FBD54" w14:textId="77777777" w:rsidR="00424982" w:rsidRPr="007A4AFC" w:rsidRDefault="00424982" w:rsidP="00424982">
      <w:pPr>
        <w:spacing w:line="240" w:lineRule="auto"/>
        <w:rPr>
          <w:ins w:id="9943" w:author="Dr Mamadou SANOGO" w:date="2023-10-25T16:15:00Z"/>
          <w:color w:val="000000" w:themeColor="text1"/>
          <w:szCs w:val="24"/>
          <w:rPrChange w:id="9944" w:author="Dr Mamadou SANOGO" w:date="2023-10-25T18:15:00Z">
            <w:rPr>
              <w:ins w:id="9945" w:author="Dr Mamadou SANOGO" w:date="2023-10-25T16:15:00Z"/>
              <w:szCs w:val="24"/>
            </w:rPr>
          </w:rPrChange>
        </w:rPr>
      </w:pPr>
      <w:ins w:id="9946" w:author="Dr Mamadou SANOGO" w:date="2023-10-25T16:15:00Z">
        <w:r w:rsidRPr="007A4AFC">
          <w:rPr>
            <w:color w:val="000000" w:themeColor="text1"/>
            <w:szCs w:val="24"/>
            <w:rPrChange w:id="9947" w:author="Dr Mamadou SANOGO" w:date="2023-10-25T18:15:00Z">
              <w:rPr>
                <w:szCs w:val="24"/>
              </w:rPr>
            </w:rPrChange>
          </w:rPr>
          <w:t>Le secrétariat de séance était assuré par Mme Sogoba Rokia.</w:t>
        </w:r>
      </w:ins>
    </w:p>
    <w:p w14:paraId="32BF0221" w14:textId="77777777" w:rsidR="00424982" w:rsidRPr="007A4AFC" w:rsidRDefault="00424982" w:rsidP="00424982">
      <w:pPr>
        <w:spacing w:line="240" w:lineRule="auto"/>
        <w:rPr>
          <w:ins w:id="9948" w:author="Dr Mamadou SANOGO" w:date="2023-10-25T16:15:00Z"/>
          <w:color w:val="000000" w:themeColor="text1"/>
          <w:szCs w:val="24"/>
          <w:rPrChange w:id="9949" w:author="Dr Mamadou SANOGO" w:date="2023-10-25T18:15:00Z">
            <w:rPr>
              <w:ins w:id="9950" w:author="Dr Mamadou SANOGO" w:date="2023-10-25T16:15:00Z"/>
              <w:szCs w:val="24"/>
            </w:rPr>
          </w:rPrChange>
        </w:rPr>
      </w:pPr>
    </w:p>
    <w:p w14:paraId="64C171D2" w14:textId="77777777" w:rsidR="00424982" w:rsidRPr="007A4AFC" w:rsidRDefault="00424982" w:rsidP="00424982">
      <w:pPr>
        <w:spacing w:line="240" w:lineRule="auto"/>
        <w:rPr>
          <w:ins w:id="9951" w:author="Dr Mamadou SANOGO" w:date="2023-10-25T16:15:00Z"/>
          <w:color w:val="000000" w:themeColor="text1"/>
          <w:szCs w:val="24"/>
          <w:rPrChange w:id="9952" w:author="Dr Mamadou SANOGO" w:date="2023-10-25T18:15:00Z">
            <w:rPr>
              <w:ins w:id="9953" w:author="Dr Mamadou SANOGO" w:date="2023-10-25T16:15:00Z"/>
              <w:szCs w:val="24"/>
            </w:rPr>
          </w:rPrChange>
        </w:rPr>
      </w:pPr>
      <w:ins w:id="9954" w:author="Dr Mamadou SANOGO" w:date="2023-10-25T16:15:00Z">
        <w:r w:rsidRPr="007A4AFC">
          <w:rPr>
            <w:color w:val="000000" w:themeColor="text1"/>
            <w:szCs w:val="24"/>
            <w:rPrChange w:id="9955" w:author="Dr Mamadou SANOGO" w:date="2023-10-25T18:15:00Z">
              <w:rPr>
                <w:szCs w:val="24"/>
              </w:rPr>
            </w:rPrChange>
          </w:rPr>
          <w:t>Après les salutations et les remerciements du président pour la présence des uns et autres, le président procéda à l’ouverture de séance.</w:t>
        </w:r>
      </w:ins>
    </w:p>
    <w:p w14:paraId="6C386A37" w14:textId="77777777" w:rsidR="00424982" w:rsidRPr="007A4AFC" w:rsidRDefault="00424982" w:rsidP="00424982">
      <w:pPr>
        <w:spacing w:line="240" w:lineRule="auto"/>
        <w:rPr>
          <w:ins w:id="9956" w:author="Dr Mamadou SANOGO" w:date="2023-10-25T16:15:00Z"/>
          <w:color w:val="000000" w:themeColor="text1"/>
          <w:szCs w:val="24"/>
          <w:rPrChange w:id="9957" w:author="Dr Mamadou SANOGO" w:date="2023-10-25T18:15:00Z">
            <w:rPr>
              <w:ins w:id="9958" w:author="Dr Mamadou SANOGO" w:date="2023-10-25T16:15:00Z"/>
              <w:szCs w:val="24"/>
            </w:rPr>
          </w:rPrChange>
        </w:rPr>
      </w:pPr>
      <w:ins w:id="9959" w:author="Dr Mamadou SANOGO" w:date="2023-10-25T16:15:00Z">
        <w:r w:rsidRPr="007A4AFC">
          <w:rPr>
            <w:color w:val="000000" w:themeColor="text1"/>
            <w:szCs w:val="24"/>
            <w:rPrChange w:id="9960" w:author="Dr Mamadou SANOGO" w:date="2023-10-25T18:15:00Z">
              <w:rPr>
                <w:szCs w:val="24"/>
              </w:rPr>
            </w:rPrChange>
          </w:rPr>
          <w:t xml:space="preserve">Cette ouverture de séance fut précédée par un tour de table pour la présentation des participants. </w:t>
        </w:r>
      </w:ins>
    </w:p>
    <w:p w14:paraId="4B4FB385" w14:textId="77777777" w:rsidR="00424982" w:rsidRPr="007A4AFC" w:rsidRDefault="00424982" w:rsidP="00424982">
      <w:pPr>
        <w:spacing w:line="240" w:lineRule="auto"/>
        <w:rPr>
          <w:ins w:id="9961" w:author="Dr Mamadou SANOGO" w:date="2023-10-25T16:15:00Z"/>
          <w:b/>
          <w:color w:val="000000" w:themeColor="text1"/>
          <w:szCs w:val="24"/>
          <w:rPrChange w:id="9962" w:author="Dr Mamadou SANOGO" w:date="2023-10-25T18:15:00Z">
            <w:rPr>
              <w:ins w:id="9963" w:author="Dr Mamadou SANOGO" w:date="2023-10-25T16:15:00Z"/>
              <w:b/>
              <w:szCs w:val="24"/>
            </w:rPr>
          </w:rPrChange>
        </w:rPr>
      </w:pPr>
    </w:p>
    <w:p w14:paraId="4BA6D2C0" w14:textId="77777777" w:rsidR="00424982" w:rsidRPr="007A4AFC" w:rsidRDefault="00424982" w:rsidP="00424982">
      <w:pPr>
        <w:spacing w:line="240" w:lineRule="auto"/>
        <w:rPr>
          <w:ins w:id="9964" w:author="Dr Mamadou SANOGO" w:date="2023-10-25T16:15:00Z"/>
          <w:b/>
          <w:color w:val="000000" w:themeColor="text1"/>
          <w:szCs w:val="24"/>
          <w:rPrChange w:id="9965" w:author="Dr Mamadou SANOGO" w:date="2023-10-25T18:15:00Z">
            <w:rPr>
              <w:ins w:id="9966" w:author="Dr Mamadou SANOGO" w:date="2023-10-25T16:15:00Z"/>
              <w:b/>
              <w:szCs w:val="24"/>
            </w:rPr>
          </w:rPrChange>
        </w:rPr>
      </w:pPr>
    </w:p>
    <w:p w14:paraId="59EFFCFF" w14:textId="77777777" w:rsidR="00424982" w:rsidRPr="007A4AFC" w:rsidRDefault="00424982" w:rsidP="00424982">
      <w:pPr>
        <w:spacing w:line="240" w:lineRule="auto"/>
        <w:rPr>
          <w:ins w:id="9967" w:author="Dr Mamadou SANOGO" w:date="2023-10-25T16:15:00Z"/>
          <w:b/>
          <w:color w:val="000000" w:themeColor="text1"/>
          <w:szCs w:val="24"/>
          <w:rPrChange w:id="9968" w:author="Dr Mamadou SANOGO" w:date="2023-10-25T18:15:00Z">
            <w:rPr>
              <w:ins w:id="9969" w:author="Dr Mamadou SANOGO" w:date="2023-10-25T16:15:00Z"/>
              <w:b/>
              <w:szCs w:val="24"/>
            </w:rPr>
          </w:rPrChange>
        </w:rPr>
      </w:pPr>
    </w:p>
    <w:p w14:paraId="5E8D911D" w14:textId="55AE1CCF" w:rsidR="00424982" w:rsidRDefault="00424982" w:rsidP="00424982">
      <w:pPr>
        <w:spacing w:line="240" w:lineRule="auto"/>
        <w:rPr>
          <w:ins w:id="9970" w:author="Dr Mamadou SANOGO" w:date="2023-10-27T14:04:00Z"/>
          <w:b/>
          <w:color w:val="000000" w:themeColor="text1"/>
          <w:szCs w:val="24"/>
        </w:rPr>
      </w:pPr>
    </w:p>
    <w:p w14:paraId="13942125" w14:textId="4A0D74B4" w:rsidR="006778CD" w:rsidRDefault="006778CD" w:rsidP="00424982">
      <w:pPr>
        <w:spacing w:line="240" w:lineRule="auto"/>
        <w:rPr>
          <w:ins w:id="9971" w:author="Dr Mamadou SANOGO" w:date="2023-10-27T14:04:00Z"/>
          <w:b/>
          <w:color w:val="000000" w:themeColor="text1"/>
          <w:szCs w:val="24"/>
        </w:rPr>
      </w:pPr>
    </w:p>
    <w:p w14:paraId="0142F5E3" w14:textId="77777777" w:rsidR="006778CD" w:rsidRPr="007A4AFC" w:rsidRDefault="006778CD" w:rsidP="00424982">
      <w:pPr>
        <w:spacing w:line="240" w:lineRule="auto"/>
        <w:rPr>
          <w:ins w:id="9972" w:author="Dr Mamadou SANOGO" w:date="2023-10-25T16:15:00Z"/>
          <w:b/>
          <w:color w:val="000000" w:themeColor="text1"/>
          <w:szCs w:val="24"/>
          <w:rPrChange w:id="9973" w:author="Dr Mamadou SANOGO" w:date="2023-10-25T18:15:00Z">
            <w:rPr>
              <w:ins w:id="9974" w:author="Dr Mamadou SANOGO" w:date="2023-10-25T16:15:00Z"/>
              <w:b/>
              <w:szCs w:val="24"/>
            </w:rPr>
          </w:rPrChange>
        </w:rPr>
      </w:pPr>
    </w:p>
    <w:p w14:paraId="7804E810" w14:textId="77777777" w:rsidR="00424982" w:rsidRPr="007A4AFC" w:rsidRDefault="00424982" w:rsidP="00424982">
      <w:pPr>
        <w:spacing w:line="240" w:lineRule="auto"/>
        <w:rPr>
          <w:ins w:id="9975" w:author="Dr Mamadou SANOGO" w:date="2023-10-25T16:15:00Z"/>
          <w:b/>
          <w:color w:val="000000" w:themeColor="text1"/>
          <w:szCs w:val="24"/>
          <w:rPrChange w:id="9976" w:author="Dr Mamadou SANOGO" w:date="2023-10-25T18:15:00Z">
            <w:rPr>
              <w:ins w:id="9977" w:author="Dr Mamadou SANOGO" w:date="2023-10-25T16:15:00Z"/>
              <w:b/>
              <w:szCs w:val="24"/>
            </w:rPr>
          </w:rPrChange>
        </w:rPr>
      </w:pPr>
    </w:p>
    <w:p w14:paraId="6F47A88B" w14:textId="77777777" w:rsidR="00424982" w:rsidRPr="007A4AFC" w:rsidRDefault="00424982">
      <w:pPr>
        <w:numPr>
          <w:ilvl w:val="0"/>
          <w:numId w:val="37"/>
        </w:numPr>
        <w:spacing w:line="240" w:lineRule="auto"/>
        <w:contextualSpacing/>
        <w:rPr>
          <w:ins w:id="9978" w:author="Dr Mamadou SANOGO" w:date="2023-10-25T16:15:00Z"/>
          <w:b/>
          <w:color w:val="000000" w:themeColor="text1"/>
          <w:szCs w:val="24"/>
          <w:rPrChange w:id="9979" w:author="Dr Mamadou SANOGO" w:date="2023-10-25T18:15:00Z">
            <w:rPr>
              <w:ins w:id="9980" w:author="Dr Mamadou SANOGO" w:date="2023-10-25T16:15:00Z"/>
              <w:b/>
              <w:szCs w:val="24"/>
            </w:rPr>
          </w:rPrChange>
        </w:rPr>
        <w:pPrChange w:id="9981" w:author="Dr Mamadou SANOGO" w:date="2023-10-25T16:16:00Z">
          <w:pPr>
            <w:numPr>
              <w:numId w:val="33"/>
            </w:numPr>
            <w:spacing w:line="240" w:lineRule="auto"/>
            <w:ind w:left="720" w:hanging="360"/>
            <w:contextualSpacing/>
          </w:pPr>
        </w:pPrChange>
      </w:pPr>
      <w:ins w:id="9982" w:author="Dr Mamadou SANOGO" w:date="2023-10-25T16:15:00Z">
        <w:r w:rsidRPr="007A4AFC">
          <w:rPr>
            <w:b/>
            <w:color w:val="000000" w:themeColor="text1"/>
            <w:szCs w:val="24"/>
            <w:rPrChange w:id="9983" w:author="Dr Mamadou SANOGO" w:date="2023-10-25T18:15:00Z">
              <w:rPr>
                <w:b/>
                <w:szCs w:val="24"/>
              </w:rPr>
            </w:rPrChange>
          </w:rPr>
          <w:t>DISCUSSION DE LA PERTINENCE DE L’OUVERTURE DES PROGRAMMES</w:t>
        </w:r>
      </w:ins>
    </w:p>
    <w:p w14:paraId="2B19CAB8" w14:textId="4AE5A7DD" w:rsidR="00424982" w:rsidRPr="007A4AFC" w:rsidRDefault="00424982" w:rsidP="00424982">
      <w:pPr>
        <w:spacing w:line="240" w:lineRule="auto"/>
        <w:rPr>
          <w:ins w:id="9984" w:author="Dr Mamadou SANOGO" w:date="2023-10-25T16:15:00Z"/>
          <w:bCs/>
          <w:color w:val="000000" w:themeColor="text1"/>
          <w:szCs w:val="24"/>
          <w:rPrChange w:id="9985" w:author="Dr Mamadou SANOGO" w:date="2023-10-25T18:15:00Z">
            <w:rPr>
              <w:ins w:id="9986" w:author="Dr Mamadou SANOGO" w:date="2023-10-25T16:15:00Z"/>
              <w:bCs/>
              <w:szCs w:val="24"/>
            </w:rPr>
          </w:rPrChange>
        </w:rPr>
      </w:pPr>
      <w:ins w:id="9987" w:author="Dr Mamadou SANOGO" w:date="2023-10-25T16:15:00Z">
        <w:r w:rsidRPr="007A4AFC">
          <w:rPr>
            <w:bCs/>
            <w:color w:val="000000" w:themeColor="text1"/>
            <w:szCs w:val="24"/>
            <w:rPrChange w:id="9988" w:author="Dr Mamadou SANOGO" w:date="2023-10-25T18:15:00Z">
              <w:rPr>
                <w:bCs/>
                <w:szCs w:val="24"/>
              </w:rPr>
            </w:rPrChange>
          </w:rPr>
          <w:t>Après l</w:t>
        </w:r>
      </w:ins>
      <w:ins w:id="9989" w:author="Dr Mamadou SANOGO" w:date="2023-10-25T16:21:00Z">
        <w:r w:rsidRPr="007A4AFC">
          <w:rPr>
            <w:bCs/>
            <w:color w:val="000000" w:themeColor="text1"/>
            <w:szCs w:val="24"/>
            <w:rPrChange w:id="9990" w:author="Dr Mamadou SANOGO" w:date="2023-10-25T18:15:00Z">
              <w:rPr>
                <w:bCs/>
                <w:szCs w:val="24"/>
              </w:rPr>
            </w:rPrChange>
          </w:rPr>
          <w:t>’ouverture de la séance</w:t>
        </w:r>
      </w:ins>
      <w:ins w:id="9991" w:author="Dr Mamadou SANOGO" w:date="2023-10-25T16:15:00Z">
        <w:r w:rsidRPr="007A4AFC">
          <w:rPr>
            <w:bCs/>
            <w:color w:val="000000" w:themeColor="text1"/>
            <w:szCs w:val="24"/>
            <w:rPrChange w:id="9992" w:author="Dr Mamadou SANOGO" w:date="2023-10-25T18:15:00Z">
              <w:rPr>
                <w:bCs/>
                <w:szCs w:val="24"/>
              </w:rPr>
            </w:rPrChange>
          </w:rPr>
          <w:t xml:space="preserve">, la réunion a continué avec une présentation de chaque programme. Chacune des présentations a traité trois problématiques majeures : </w:t>
        </w:r>
      </w:ins>
    </w:p>
    <w:p w14:paraId="1782AFD1" w14:textId="77777777" w:rsidR="00424982" w:rsidRPr="007A4AFC" w:rsidRDefault="00424982" w:rsidP="00424982">
      <w:pPr>
        <w:numPr>
          <w:ilvl w:val="0"/>
          <w:numId w:val="32"/>
        </w:numPr>
        <w:spacing w:line="240" w:lineRule="auto"/>
        <w:contextualSpacing/>
        <w:rPr>
          <w:ins w:id="9993" w:author="Dr Mamadou SANOGO" w:date="2023-10-25T16:15:00Z"/>
          <w:color w:val="000000" w:themeColor="text1"/>
          <w:szCs w:val="24"/>
          <w:rPrChange w:id="9994" w:author="Dr Mamadou SANOGO" w:date="2023-10-25T18:15:00Z">
            <w:rPr>
              <w:ins w:id="9995" w:author="Dr Mamadou SANOGO" w:date="2023-10-25T16:15:00Z"/>
              <w:szCs w:val="24"/>
            </w:rPr>
          </w:rPrChange>
        </w:rPr>
      </w:pPr>
      <w:ins w:id="9996" w:author="Dr Mamadou SANOGO" w:date="2023-10-25T16:15:00Z">
        <w:r w:rsidRPr="007A4AFC">
          <w:rPr>
            <w:color w:val="000000" w:themeColor="text1"/>
            <w:szCs w:val="24"/>
            <w:rPrChange w:id="9997" w:author="Dr Mamadou SANOGO" w:date="2023-10-25T18:15:00Z">
              <w:rPr>
                <w:szCs w:val="24"/>
              </w:rPr>
            </w:rPrChange>
          </w:rPr>
          <w:t>Le rapport besoin et demande de la formation ;</w:t>
        </w:r>
      </w:ins>
    </w:p>
    <w:p w14:paraId="0B9F9688" w14:textId="77777777" w:rsidR="00424982" w:rsidRPr="007A4AFC" w:rsidRDefault="00424982" w:rsidP="00424982">
      <w:pPr>
        <w:numPr>
          <w:ilvl w:val="0"/>
          <w:numId w:val="32"/>
        </w:numPr>
        <w:spacing w:line="240" w:lineRule="auto"/>
        <w:contextualSpacing/>
        <w:rPr>
          <w:ins w:id="9998" w:author="Dr Mamadou SANOGO" w:date="2023-10-25T16:15:00Z"/>
          <w:color w:val="000000" w:themeColor="text1"/>
          <w:szCs w:val="24"/>
          <w:rPrChange w:id="9999" w:author="Dr Mamadou SANOGO" w:date="2023-10-25T18:15:00Z">
            <w:rPr>
              <w:ins w:id="10000" w:author="Dr Mamadou SANOGO" w:date="2023-10-25T16:15:00Z"/>
              <w:szCs w:val="24"/>
            </w:rPr>
          </w:rPrChange>
        </w:rPr>
      </w:pPr>
      <w:ins w:id="10001" w:author="Dr Mamadou SANOGO" w:date="2023-10-25T16:15:00Z">
        <w:r w:rsidRPr="007A4AFC">
          <w:rPr>
            <w:color w:val="000000" w:themeColor="text1"/>
            <w:szCs w:val="24"/>
            <w:rPrChange w:id="10002" w:author="Dr Mamadou SANOGO" w:date="2023-10-25T18:15:00Z">
              <w:rPr>
                <w:szCs w:val="24"/>
              </w:rPr>
            </w:rPrChange>
          </w:rPr>
          <w:t xml:space="preserve">La valeur ajoutée de la </w:t>
        </w:r>
        <w:proofErr w:type="gramStart"/>
        <w:r w:rsidRPr="007A4AFC">
          <w:rPr>
            <w:color w:val="000000" w:themeColor="text1"/>
            <w:szCs w:val="24"/>
            <w:rPrChange w:id="10003" w:author="Dr Mamadou SANOGO" w:date="2023-10-25T18:15:00Z">
              <w:rPr>
                <w:szCs w:val="24"/>
              </w:rPr>
            </w:rPrChange>
          </w:rPr>
          <w:t>formation;</w:t>
        </w:r>
        <w:proofErr w:type="gramEnd"/>
      </w:ins>
    </w:p>
    <w:p w14:paraId="045E9C54" w14:textId="77777777" w:rsidR="00424982" w:rsidRPr="007A4AFC" w:rsidRDefault="00424982" w:rsidP="00424982">
      <w:pPr>
        <w:numPr>
          <w:ilvl w:val="0"/>
          <w:numId w:val="32"/>
        </w:numPr>
        <w:spacing w:line="240" w:lineRule="auto"/>
        <w:contextualSpacing/>
        <w:rPr>
          <w:ins w:id="10004" w:author="Dr Mamadou SANOGO" w:date="2023-10-25T16:15:00Z"/>
          <w:color w:val="000000" w:themeColor="text1"/>
          <w:szCs w:val="24"/>
          <w:rPrChange w:id="10005" w:author="Dr Mamadou SANOGO" w:date="2023-10-25T18:15:00Z">
            <w:rPr>
              <w:ins w:id="10006" w:author="Dr Mamadou SANOGO" w:date="2023-10-25T16:15:00Z"/>
              <w:szCs w:val="24"/>
            </w:rPr>
          </w:rPrChange>
        </w:rPr>
      </w:pPr>
      <w:ins w:id="10007" w:author="Dr Mamadou SANOGO" w:date="2023-10-25T16:15:00Z">
        <w:r w:rsidRPr="007A4AFC">
          <w:rPr>
            <w:color w:val="000000" w:themeColor="text1"/>
            <w:szCs w:val="24"/>
            <w:rPrChange w:id="10008" w:author="Dr Mamadou SANOGO" w:date="2023-10-25T18:15:00Z">
              <w:rPr>
                <w:szCs w:val="24"/>
              </w:rPr>
            </w:rPrChange>
          </w:rPr>
          <w:t>La faisabilité</w:t>
        </w:r>
      </w:ins>
    </w:p>
    <w:p w14:paraId="3C9FE97B" w14:textId="77777777" w:rsidR="00424982" w:rsidRPr="007A4AFC" w:rsidRDefault="00424982" w:rsidP="00424982">
      <w:pPr>
        <w:spacing w:line="240" w:lineRule="auto"/>
        <w:rPr>
          <w:ins w:id="10009" w:author="Dr Mamadou SANOGO" w:date="2023-10-25T16:15:00Z"/>
          <w:color w:val="000000" w:themeColor="text1"/>
          <w:szCs w:val="24"/>
          <w:rPrChange w:id="10010" w:author="Dr Mamadou SANOGO" w:date="2023-10-25T18:15:00Z">
            <w:rPr>
              <w:ins w:id="10011" w:author="Dr Mamadou SANOGO" w:date="2023-10-25T16:15:00Z"/>
              <w:szCs w:val="24"/>
            </w:rPr>
          </w:rPrChange>
        </w:rPr>
      </w:pPr>
      <w:ins w:id="10012" w:author="Dr Mamadou SANOGO" w:date="2023-10-25T16:15:00Z">
        <w:r w:rsidRPr="007A4AFC">
          <w:rPr>
            <w:color w:val="000000" w:themeColor="text1"/>
            <w:szCs w:val="24"/>
            <w:rPrChange w:id="10013" w:author="Dr Mamadou SANOGO" w:date="2023-10-25T18:15:00Z">
              <w:rPr>
                <w:szCs w:val="24"/>
              </w:rPr>
            </w:rPrChange>
          </w:rPr>
          <w:t xml:space="preserve">Après ces différentes présentations, ce fut des questions/réponses. </w:t>
        </w:r>
      </w:ins>
    </w:p>
    <w:p w14:paraId="5DCCD88B" w14:textId="77777777" w:rsidR="00424982" w:rsidRPr="007A4AFC" w:rsidRDefault="00424982" w:rsidP="00424982">
      <w:pPr>
        <w:spacing w:line="240" w:lineRule="auto"/>
        <w:rPr>
          <w:ins w:id="10014" w:author="Dr Mamadou SANOGO" w:date="2023-10-25T16:15:00Z"/>
          <w:color w:val="000000" w:themeColor="text1"/>
          <w:szCs w:val="24"/>
          <w:rPrChange w:id="10015" w:author="Dr Mamadou SANOGO" w:date="2023-10-25T18:15:00Z">
            <w:rPr>
              <w:ins w:id="10016" w:author="Dr Mamadou SANOGO" w:date="2023-10-25T16:15:00Z"/>
              <w:szCs w:val="24"/>
            </w:rPr>
          </w:rPrChange>
        </w:rPr>
      </w:pPr>
      <w:ins w:id="10017" w:author="Dr Mamadou SANOGO" w:date="2023-10-25T16:15:00Z">
        <w:r w:rsidRPr="007A4AFC">
          <w:rPr>
            <w:color w:val="000000" w:themeColor="text1"/>
            <w:szCs w:val="24"/>
            <w:rPrChange w:id="10018" w:author="Dr Mamadou SANOGO" w:date="2023-10-25T18:15:00Z">
              <w:rPr>
                <w:szCs w:val="24"/>
              </w:rPr>
            </w:rPrChange>
          </w:rPr>
          <w:t>Au cours de la réunion des fiches plus détaillées de présentation des différentes formations ont été distribuées.</w:t>
        </w:r>
      </w:ins>
    </w:p>
    <w:p w14:paraId="169C2391" w14:textId="77777777" w:rsidR="00424982" w:rsidRPr="007A4AFC" w:rsidRDefault="00424982" w:rsidP="00424982">
      <w:pPr>
        <w:spacing w:line="240" w:lineRule="auto"/>
        <w:rPr>
          <w:ins w:id="10019" w:author="Dr Mamadou SANOGO" w:date="2023-10-25T16:15:00Z"/>
          <w:color w:val="000000" w:themeColor="text1"/>
          <w:sz w:val="10"/>
          <w:szCs w:val="24"/>
          <w:rPrChange w:id="10020" w:author="Dr Mamadou SANOGO" w:date="2023-10-25T18:15:00Z">
            <w:rPr>
              <w:ins w:id="10021" w:author="Dr Mamadou SANOGO" w:date="2023-10-25T16:15:00Z"/>
              <w:sz w:val="10"/>
              <w:szCs w:val="24"/>
            </w:rPr>
          </w:rPrChange>
        </w:rPr>
      </w:pPr>
    </w:p>
    <w:p w14:paraId="7F0D27B2" w14:textId="77777777" w:rsidR="00424982" w:rsidRPr="007A4AFC" w:rsidRDefault="00424982">
      <w:pPr>
        <w:numPr>
          <w:ilvl w:val="0"/>
          <w:numId w:val="37"/>
        </w:numPr>
        <w:spacing w:line="240" w:lineRule="auto"/>
        <w:contextualSpacing/>
        <w:rPr>
          <w:ins w:id="10022" w:author="Dr Mamadou SANOGO" w:date="2023-10-25T16:15:00Z"/>
          <w:b/>
          <w:color w:val="000000" w:themeColor="text1"/>
          <w:szCs w:val="24"/>
          <w:rPrChange w:id="10023" w:author="Dr Mamadou SANOGO" w:date="2023-10-25T18:15:00Z">
            <w:rPr>
              <w:ins w:id="10024" w:author="Dr Mamadou SANOGO" w:date="2023-10-25T16:15:00Z"/>
              <w:b/>
              <w:szCs w:val="24"/>
            </w:rPr>
          </w:rPrChange>
        </w:rPr>
        <w:pPrChange w:id="10025" w:author="Dr Mamadou SANOGO" w:date="2023-10-25T16:16:00Z">
          <w:pPr>
            <w:numPr>
              <w:numId w:val="33"/>
            </w:numPr>
            <w:spacing w:line="240" w:lineRule="auto"/>
            <w:ind w:left="720" w:hanging="360"/>
            <w:contextualSpacing/>
          </w:pPr>
        </w:pPrChange>
      </w:pPr>
      <w:ins w:id="10026" w:author="Dr Mamadou SANOGO" w:date="2023-10-25T16:15:00Z">
        <w:r w:rsidRPr="007A4AFC">
          <w:rPr>
            <w:b/>
            <w:color w:val="000000" w:themeColor="text1"/>
            <w:szCs w:val="24"/>
            <w:rPrChange w:id="10027" w:author="Dr Mamadou SANOGO" w:date="2023-10-25T18:15:00Z">
              <w:rPr>
                <w:b/>
                <w:szCs w:val="24"/>
              </w:rPr>
            </w:rPrChange>
          </w:rPr>
          <w:t>VALIDATION DU PROJET</w:t>
        </w:r>
      </w:ins>
    </w:p>
    <w:p w14:paraId="36B8D672" w14:textId="77777777" w:rsidR="00424982" w:rsidRPr="007A4AFC" w:rsidRDefault="00424982" w:rsidP="00424982">
      <w:pPr>
        <w:spacing w:line="240" w:lineRule="auto"/>
        <w:rPr>
          <w:ins w:id="10028" w:author="Dr Mamadou SANOGO" w:date="2023-10-25T16:15:00Z"/>
          <w:color w:val="000000" w:themeColor="text1"/>
          <w:szCs w:val="24"/>
          <w:rPrChange w:id="10029" w:author="Dr Mamadou SANOGO" w:date="2023-10-25T18:15:00Z">
            <w:rPr>
              <w:ins w:id="10030" w:author="Dr Mamadou SANOGO" w:date="2023-10-25T16:15:00Z"/>
              <w:szCs w:val="24"/>
            </w:rPr>
          </w:rPrChange>
        </w:rPr>
      </w:pPr>
      <w:ins w:id="10031" w:author="Dr Mamadou SANOGO" w:date="2023-10-25T16:15:00Z">
        <w:r w:rsidRPr="007A4AFC">
          <w:rPr>
            <w:color w:val="000000" w:themeColor="text1"/>
            <w:szCs w:val="24"/>
            <w:rPrChange w:id="10032" w:author="Dr Mamadou SANOGO" w:date="2023-10-25T18:15:00Z">
              <w:rPr>
                <w:szCs w:val="24"/>
              </w:rPr>
            </w:rPrChange>
          </w:rPr>
          <w:t>Prenant toujours la parole, le président proposa alors de se prononcer quant à la validation du projet.</w:t>
        </w:r>
      </w:ins>
    </w:p>
    <w:p w14:paraId="04347019" w14:textId="649E8FF8" w:rsidR="00424982" w:rsidRPr="007A4AFC" w:rsidRDefault="00424982" w:rsidP="00424982">
      <w:pPr>
        <w:spacing w:line="240" w:lineRule="auto"/>
        <w:rPr>
          <w:ins w:id="10033" w:author="Dr Mamadou SANOGO" w:date="2023-10-25T16:15:00Z"/>
          <w:color w:val="000000" w:themeColor="text1"/>
          <w:szCs w:val="24"/>
          <w:rPrChange w:id="10034" w:author="Dr Mamadou SANOGO" w:date="2023-10-25T18:15:00Z">
            <w:rPr>
              <w:ins w:id="10035" w:author="Dr Mamadou SANOGO" w:date="2023-10-25T16:15:00Z"/>
              <w:szCs w:val="24"/>
            </w:rPr>
          </w:rPrChange>
        </w:rPr>
      </w:pPr>
      <w:ins w:id="10036" w:author="Dr Mamadou SANOGO" w:date="2023-10-25T16:15:00Z">
        <w:r w:rsidRPr="007A4AFC">
          <w:rPr>
            <w:color w:val="000000" w:themeColor="text1"/>
            <w:szCs w:val="24"/>
            <w:rPrChange w:id="10037" w:author="Dr Mamadou SANOGO" w:date="2023-10-25T18:15:00Z">
              <w:rPr>
                <w:szCs w:val="24"/>
              </w:rPr>
            </w:rPrChange>
          </w:rPr>
          <w:t>À l’unanimité et en toute indépendance, tous les membres acquiescèrent au projet d’ouverture des programmes de formation</w:t>
        </w:r>
      </w:ins>
      <w:ins w:id="10038" w:author="Dr Mamadou SANOGO" w:date="2023-10-25T16:22:00Z">
        <w:r w:rsidRPr="007A4AFC">
          <w:rPr>
            <w:color w:val="000000" w:themeColor="text1"/>
            <w:szCs w:val="24"/>
            <w:rPrChange w:id="10039" w:author="Dr Mamadou SANOGO" w:date="2023-10-25T18:15:00Z">
              <w:rPr>
                <w:szCs w:val="24"/>
              </w:rPr>
            </w:rPrChange>
          </w:rPr>
          <w:t>. Ce qui mit fin à la réunion.</w:t>
        </w:r>
      </w:ins>
    </w:p>
    <w:p w14:paraId="65BEEF3B" w14:textId="77777777" w:rsidR="00424982" w:rsidRPr="007A4AFC" w:rsidRDefault="00424982" w:rsidP="00424982">
      <w:pPr>
        <w:spacing w:line="240" w:lineRule="auto"/>
        <w:jc w:val="right"/>
        <w:rPr>
          <w:ins w:id="10040" w:author="Dr Mamadou SANOGO" w:date="2023-10-25T16:15:00Z"/>
          <w:b/>
          <w:i/>
          <w:color w:val="000000" w:themeColor="text1"/>
          <w:szCs w:val="24"/>
          <w:rPrChange w:id="10041" w:author="Dr Mamadou SANOGO" w:date="2023-10-25T18:15:00Z">
            <w:rPr>
              <w:ins w:id="10042" w:author="Dr Mamadou SANOGO" w:date="2023-10-25T16:15:00Z"/>
              <w:b/>
              <w:i/>
              <w:szCs w:val="24"/>
            </w:rPr>
          </w:rPrChange>
        </w:rPr>
      </w:pPr>
      <w:ins w:id="10043" w:author="Dr Mamadou SANOGO" w:date="2023-10-25T16:15:00Z">
        <w:r w:rsidRPr="007A4AFC">
          <w:rPr>
            <w:b/>
            <w:i/>
            <w:color w:val="000000" w:themeColor="text1"/>
            <w:szCs w:val="24"/>
            <w:rPrChange w:id="10044" w:author="Dr Mamadou SANOGO" w:date="2023-10-25T18:15:00Z">
              <w:rPr>
                <w:b/>
                <w:i/>
                <w:szCs w:val="24"/>
              </w:rPr>
            </w:rPrChange>
          </w:rPr>
          <w:t>Bamako, le 1</w:t>
        </w:r>
        <w:r w:rsidRPr="007A4AFC">
          <w:rPr>
            <w:b/>
            <w:i/>
            <w:color w:val="000000" w:themeColor="text1"/>
            <w:szCs w:val="24"/>
            <w:vertAlign w:val="superscript"/>
            <w:rPrChange w:id="10045" w:author="Dr Mamadou SANOGO" w:date="2023-10-25T18:15:00Z">
              <w:rPr>
                <w:b/>
                <w:i/>
                <w:szCs w:val="24"/>
                <w:vertAlign w:val="superscript"/>
              </w:rPr>
            </w:rPrChange>
          </w:rPr>
          <w:t>er</w:t>
        </w:r>
        <w:r w:rsidRPr="007A4AFC">
          <w:rPr>
            <w:b/>
            <w:i/>
            <w:color w:val="000000" w:themeColor="text1"/>
            <w:szCs w:val="24"/>
            <w:rPrChange w:id="10046" w:author="Dr Mamadou SANOGO" w:date="2023-10-25T18:15:00Z">
              <w:rPr>
                <w:b/>
                <w:i/>
                <w:szCs w:val="24"/>
              </w:rPr>
            </w:rPrChange>
          </w:rPr>
          <w:t xml:space="preserve"> juin 2023</w:t>
        </w:r>
      </w:ins>
    </w:p>
    <w:p w14:paraId="68ECA0BE" w14:textId="77777777" w:rsidR="00424982" w:rsidRPr="007A4AFC" w:rsidRDefault="00424982" w:rsidP="00424982">
      <w:pPr>
        <w:spacing w:line="240" w:lineRule="auto"/>
        <w:jc w:val="right"/>
        <w:rPr>
          <w:ins w:id="10047" w:author="Dr Mamadou SANOGO" w:date="2023-10-25T16:15:00Z"/>
          <w:b/>
          <w:i/>
          <w:color w:val="000000" w:themeColor="text1"/>
          <w:szCs w:val="24"/>
          <w:rPrChange w:id="10048" w:author="Dr Mamadou SANOGO" w:date="2023-10-25T18:15:00Z">
            <w:rPr>
              <w:ins w:id="10049" w:author="Dr Mamadou SANOGO" w:date="2023-10-25T16:15:00Z"/>
              <w:b/>
              <w:i/>
              <w:szCs w:val="24"/>
            </w:rPr>
          </w:rPrChange>
        </w:rPr>
      </w:pPr>
    </w:p>
    <w:p w14:paraId="58DF91F5" w14:textId="75277B9C" w:rsidR="00424982" w:rsidRPr="007A4AFC" w:rsidRDefault="00424982" w:rsidP="00424982">
      <w:pPr>
        <w:spacing w:line="240" w:lineRule="auto"/>
        <w:rPr>
          <w:ins w:id="10050" w:author="Dr Mamadou SANOGO" w:date="2023-10-25T16:15:00Z"/>
          <w:b/>
          <w:i/>
          <w:color w:val="000000" w:themeColor="text1"/>
          <w:szCs w:val="24"/>
          <w:rPrChange w:id="10051" w:author="Dr Mamadou SANOGO" w:date="2023-10-25T18:15:00Z">
            <w:rPr>
              <w:ins w:id="10052" w:author="Dr Mamadou SANOGO" w:date="2023-10-25T16:15:00Z"/>
              <w:b/>
              <w:i/>
              <w:szCs w:val="24"/>
            </w:rPr>
          </w:rPrChange>
        </w:rPr>
      </w:pPr>
      <w:ins w:id="10053" w:author="Dr Mamadou SANOGO" w:date="2023-10-25T16:15:00Z">
        <w:r w:rsidRPr="007A4AFC">
          <w:rPr>
            <w:b/>
            <w:i/>
            <w:color w:val="000000" w:themeColor="text1"/>
            <w:szCs w:val="24"/>
            <w:rPrChange w:id="10054" w:author="Dr Mamadou SANOGO" w:date="2023-10-25T18:15:00Z">
              <w:rPr>
                <w:b/>
                <w:i/>
                <w:szCs w:val="24"/>
              </w:rPr>
            </w:rPrChange>
          </w:rPr>
          <w:tab/>
        </w:r>
        <w:r w:rsidRPr="007A4AFC">
          <w:rPr>
            <w:b/>
            <w:i/>
            <w:color w:val="000000" w:themeColor="text1"/>
            <w:szCs w:val="24"/>
            <w:rPrChange w:id="10055" w:author="Dr Mamadou SANOGO" w:date="2023-10-25T18:15:00Z">
              <w:rPr>
                <w:b/>
                <w:i/>
                <w:szCs w:val="24"/>
              </w:rPr>
            </w:rPrChange>
          </w:rPr>
          <w:tab/>
        </w:r>
        <w:r w:rsidRPr="007A4AFC">
          <w:rPr>
            <w:b/>
            <w:i/>
            <w:color w:val="000000" w:themeColor="text1"/>
            <w:szCs w:val="24"/>
            <w:rPrChange w:id="10056" w:author="Dr Mamadou SANOGO" w:date="2023-10-25T18:15:00Z">
              <w:rPr>
                <w:b/>
                <w:i/>
                <w:szCs w:val="24"/>
              </w:rPr>
            </w:rPrChange>
          </w:rPr>
          <w:tab/>
        </w:r>
        <w:r w:rsidRPr="007A4AFC">
          <w:rPr>
            <w:b/>
            <w:i/>
            <w:color w:val="000000" w:themeColor="text1"/>
            <w:szCs w:val="24"/>
            <w:rPrChange w:id="10057" w:author="Dr Mamadou SANOGO" w:date="2023-10-25T18:15:00Z">
              <w:rPr>
                <w:b/>
                <w:i/>
                <w:szCs w:val="24"/>
              </w:rPr>
            </w:rPrChange>
          </w:rPr>
          <w:tab/>
          <w:t xml:space="preserve">                                                                 La secrétaire de séance</w:t>
        </w:r>
        <w:r w:rsidRPr="007A4AFC">
          <w:rPr>
            <w:b/>
            <w:i/>
            <w:color w:val="000000" w:themeColor="text1"/>
            <w:szCs w:val="24"/>
            <w:rPrChange w:id="10058" w:author="Dr Mamadou SANOGO" w:date="2023-10-25T18:15:00Z">
              <w:rPr>
                <w:b/>
                <w:i/>
                <w:szCs w:val="24"/>
              </w:rPr>
            </w:rPrChange>
          </w:rPr>
          <w:tab/>
        </w:r>
        <w:r w:rsidRPr="007A4AFC">
          <w:rPr>
            <w:b/>
            <w:i/>
            <w:color w:val="000000" w:themeColor="text1"/>
            <w:szCs w:val="24"/>
            <w:rPrChange w:id="10059" w:author="Dr Mamadou SANOGO" w:date="2023-10-25T18:15:00Z">
              <w:rPr>
                <w:b/>
                <w:i/>
                <w:szCs w:val="24"/>
              </w:rPr>
            </w:rPrChange>
          </w:rPr>
          <w:tab/>
        </w:r>
        <w:r w:rsidRPr="007A4AFC">
          <w:rPr>
            <w:b/>
            <w:i/>
            <w:color w:val="000000" w:themeColor="text1"/>
            <w:szCs w:val="24"/>
            <w:rPrChange w:id="10060" w:author="Dr Mamadou SANOGO" w:date="2023-10-25T18:15:00Z">
              <w:rPr>
                <w:b/>
                <w:i/>
                <w:szCs w:val="24"/>
              </w:rPr>
            </w:rPrChange>
          </w:rPr>
          <w:tab/>
        </w:r>
        <w:r w:rsidRPr="007A4AFC">
          <w:rPr>
            <w:b/>
            <w:i/>
            <w:color w:val="000000" w:themeColor="text1"/>
            <w:szCs w:val="24"/>
            <w:rPrChange w:id="10061" w:author="Dr Mamadou SANOGO" w:date="2023-10-25T18:15:00Z">
              <w:rPr>
                <w:b/>
                <w:i/>
                <w:szCs w:val="24"/>
              </w:rPr>
            </w:rPrChange>
          </w:rPr>
          <w:tab/>
        </w:r>
        <w:r w:rsidRPr="007A4AFC">
          <w:rPr>
            <w:b/>
            <w:i/>
            <w:color w:val="000000" w:themeColor="text1"/>
            <w:szCs w:val="24"/>
            <w:rPrChange w:id="10062" w:author="Dr Mamadou SANOGO" w:date="2023-10-25T18:15:00Z">
              <w:rPr>
                <w:b/>
                <w:i/>
                <w:szCs w:val="24"/>
              </w:rPr>
            </w:rPrChange>
          </w:rPr>
          <w:tab/>
        </w:r>
      </w:ins>
    </w:p>
    <w:p w14:paraId="13EF444A" w14:textId="77777777" w:rsidR="00424982" w:rsidRPr="007A4AFC" w:rsidRDefault="00424982" w:rsidP="00424982">
      <w:pPr>
        <w:spacing w:line="240" w:lineRule="auto"/>
        <w:rPr>
          <w:ins w:id="10063" w:author="Dr Mamadou SANOGO" w:date="2023-10-25T16:15:00Z"/>
          <w:b/>
          <w:i/>
          <w:color w:val="000000" w:themeColor="text1"/>
          <w:szCs w:val="24"/>
          <w:rPrChange w:id="10064" w:author="Dr Mamadou SANOGO" w:date="2023-10-25T18:15:00Z">
            <w:rPr>
              <w:ins w:id="10065" w:author="Dr Mamadou SANOGO" w:date="2023-10-25T16:15:00Z"/>
              <w:b/>
              <w:i/>
              <w:szCs w:val="24"/>
            </w:rPr>
          </w:rPrChange>
        </w:rPr>
      </w:pPr>
    </w:p>
    <w:p w14:paraId="5D1B8E04" w14:textId="77777777" w:rsidR="00424982" w:rsidRPr="007A4AFC" w:rsidRDefault="00424982" w:rsidP="00424982">
      <w:pPr>
        <w:spacing w:line="240" w:lineRule="auto"/>
        <w:rPr>
          <w:ins w:id="10066" w:author="Dr Mamadou SANOGO" w:date="2023-10-25T16:15:00Z"/>
          <w:b/>
          <w:i/>
          <w:color w:val="000000" w:themeColor="text1"/>
          <w:szCs w:val="24"/>
          <w:rPrChange w:id="10067" w:author="Dr Mamadou SANOGO" w:date="2023-10-25T18:15:00Z">
            <w:rPr>
              <w:ins w:id="10068" w:author="Dr Mamadou SANOGO" w:date="2023-10-25T16:15:00Z"/>
              <w:b/>
              <w:i/>
              <w:szCs w:val="24"/>
            </w:rPr>
          </w:rPrChange>
        </w:rPr>
      </w:pPr>
    </w:p>
    <w:p w14:paraId="05242612" w14:textId="77777777" w:rsidR="00424982" w:rsidRPr="007A4AFC" w:rsidRDefault="00424982" w:rsidP="00424982">
      <w:pPr>
        <w:spacing w:line="240" w:lineRule="auto"/>
        <w:rPr>
          <w:ins w:id="10069" w:author="Dr Mamadou SANOGO" w:date="2023-10-25T16:15:00Z"/>
          <w:b/>
          <w:i/>
          <w:color w:val="000000" w:themeColor="text1"/>
          <w:szCs w:val="24"/>
          <w:rPrChange w:id="10070" w:author="Dr Mamadou SANOGO" w:date="2023-10-25T18:15:00Z">
            <w:rPr>
              <w:ins w:id="10071" w:author="Dr Mamadou SANOGO" w:date="2023-10-25T16:15:00Z"/>
              <w:b/>
              <w:i/>
              <w:szCs w:val="24"/>
            </w:rPr>
          </w:rPrChange>
        </w:rPr>
      </w:pPr>
    </w:p>
    <w:p w14:paraId="56D52241" w14:textId="77777777" w:rsidR="00424982" w:rsidRPr="007A4AFC" w:rsidRDefault="00424982" w:rsidP="00424982">
      <w:pPr>
        <w:spacing w:line="240" w:lineRule="auto"/>
        <w:rPr>
          <w:ins w:id="10072" w:author="Dr Mamadou SANOGO" w:date="2023-10-25T16:15:00Z"/>
          <w:b/>
          <w:i/>
          <w:color w:val="000000" w:themeColor="text1"/>
          <w:szCs w:val="24"/>
          <w:rPrChange w:id="10073" w:author="Dr Mamadou SANOGO" w:date="2023-10-25T18:15:00Z">
            <w:rPr>
              <w:ins w:id="10074" w:author="Dr Mamadou SANOGO" w:date="2023-10-25T16:15:00Z"/>
              <w:b/>
              <w:i/>
              <w:szCs w:val="24"/>
            </w:rPr>
          </w:rPrChange>
        </w:rPr>
      </w:pPr>
    </w:p>
    <w:p w14:paraId="49900DC6" w14:textId="2A62A760" w:rsidR="00424982" w:rsidRPr="007A4AFC" w:rsidRDefault="00424982" w:rsidP="00424982">
      <w:pPr>
        <w:spacing w:line="240" w:lineRule="auto"/>
        <w:rPr>
          <w:ins w:id="10075" w:author="Dr Mamadou SANOGO" w:date="2023-10-25T16:15:00Z"/>
          <w:b/>
          <w:i/>
          <w:color w:val="000000" w:themeColor="text1"/>
          <w:szCs w:val="24"/>
          <w:rPrChange w:id="10076" w:author="Dr Mamadou SANOGO" w:date="2023-10-25T18:15:00Z">
            <w:rPr>
              <w:ins w:id="10077" w:author="Dr Mamadou SANOGO" w:date="2023-10-25T16:15:00Z"/>
              <w:b/>
              <w:i/>
              <w:szCs w:val="24"/>
            </w:rPr>
          </w:rPrChange>
        </w:rPr>
      </w:pPr>
      <w:ins w:id="10078" w:author="Dr Mamadou SANOGO" w:date="2023-10-25T16:15:00Z">
        <w:r w:rsidRPr="007A4AFC">
          <w:rPr>
            <w:b/>
            <w:i/>
            <w:color w:val="000000" w:themeColor="text1"/>
            <w:szCs w:val="24"/>
            <w:rPrChange w:id="10079" w:author="Dr Mamadou SANOGO" w:date="2023-10-25T18:15:00Z">
              <w:rPr>
                <w:b/>
                <w:i/>
                <w:szCs w:val="24"/>
              </w:rPr>
            </w:rPrChange>
          </w:rPr>
          <w:t xml:space="preserve">                                                                                                                    Mme SOGOBA Rokia</w:t>
        </w:r>
      </w:ins>
    </w:p>
    <w:p w14:paraId="366D4FEE" w14:textId="77777777" w:rsidR="00424982" w:rsidRPr="007A4AFC" w:rsidRDefault="00424982" w:rsidP="00424982">
      <w:pPr>
        <w:spacing w:line="240" w:lineRule="auto"/>
        <w:rPr>
          <w:ins w:id="10080" w:author="Dr Mamadou SANOGO" w:date="2023-10-25T16:15:00Z"/>
          <w:b/>
          <w:i/>
          <w:color w:val="000000" w:themeColor="text1"/>
          <w:szCs w:val="24"/>
          <w:rPrChange w:id="10081" w:author="Dr Mamadou SANOGO" w:date="2023-10-25T18:15:00Z">
            <w:rPr>
              <w:ins w:id="10082" w:author="Dr Mamadou SANOGO" w:date="2023-10-25T16:15:00Z"/>
              <w:b/>
              <w:i/>
              <w:szCs w:val="24"/>
            </w:rPr>
          </w:rPrChange>
        </w:rPr>
      </w:pPr>
    </w:p>
    <w:p w14:paraId="1AA01FA0" w14:textId="77777777" w:rsidR="00424982" w:rsidRPr="007A4AFC" w:rsidRDefault="00424982" w:rsidP="00424982">
      <w:pPr>
        <w:spacing w:line="240" w:lineRule="auto"/>
        <w:rPr>
          <w:ins w:id="10083" w:author="Dr Mamadou SANOGO" w:date="2023-10-25T16:15:00Z"/>
          <w:color w:val="000000" w:themeColor="text1"/>
          <w:szCs w:val="24"/>
          <w:rPrChange w:id="10084" w:author="Dr Mamadou SANOGO" w:date="2023-10-25T18:15:00Z">
            <w:rPr>
              <w:ins w:id="10085" w:author="Dr Mamadou SANOGO" w:date="2023-10-25T16:15:00Z"/>
              <w:szCs w:val="24"/>
            </w:rPr>
          </w:rPrChange>
        </w:rPr>
      </w:pPr>
    </w:p>
    <w:p w14:paraId="47821522" w14:textId="7BC88661" w:rsidR="002179BA" w:rsidRPr="007A4AFC" w:rsidRDefault="002179BA" w:rsidP="00D81BFF">
      <w:pPr>
        <w:shd w:val="clear" w:color="auto" w:fill="FFFFFF"/>
        <w:spacing w:line="240" w:lineRule="auto"/>
        <w:ind w:right="9"/>
        <w:jc w:val="center"/>
        <w:rPr>
          <w:ins w:id="10086" w:author="Dr Mamadou SANOGO" w:date="2023-10-25T15:07:00Z"/>
          <w:b/>
          <w:color w:val="000000" w:themeColor="text1"/>
          <w:sz w:val="44"/>
          <w:rPrChange w:id="10087" w:author="Dr Mamadou SANOGO" w:date="2023-10-25T18:15:00Z">
            <w:rPr>
              <w:ins w:id="10088" w:author="Dr Mamadou SANOGO" w:date="2023-10-25T15:07:00Z"/>
              <w:b/>
              <w:sz w:val="44"/>
            </w:rPr>
          </w:rPrChange>
        </w:rPr>
      </w:pPr>
    </w:p>
    <w:p w14:paraId="56D83531" w14:textId="32BD9BA5" w:rsidR="002179BA" w:rsidRPr="007A4AFC" w:rsidRDefault="002179BA" w:rsidP="00D81BFF">
      <w:pPr>
        <w:shd w:val="clear" w:color="auto" w:fill="FFFFFF"/>
        <w:spacing w:line="240" w:lineRule="auto"/>
        <w:ind w:right="9"/>
        <w:jc w:val="center"/>
        <w:rPr>
          <w:ins w:id="10089" w:author="Dr Mamadou SANOGO" w:date="2023-10-25T15:07:00Z"/>
          <w:b/>
          <w:color w:val="000000" w:themeColor="text1"/>
          <w:sz w:val="44"/>
          <w:rPrChange w:id="10090" w:author="Dr Mamadou SANOGO" w:date="2023-10-25T18:15:00Z">
            <w:rPr>
              <w:ins w:id="10091" w:author="Dr Mamadou SANOGO" w:date="2023-10-25T15:07:00Z"/>
              <w:b/>
              <w:sz w:val="44"/>
            </w:rPr>
          </w:rPrChange>
        </w:rPr>
      </w:pPr>
    </w:p>
    <w:p w14:paraId="2F08C6D5" w14:textId="6D88C479" w:rsidR="002179BA" w:rsidRPr="007A4AFC" w:rsidRDefault="002179BA" w:rsidP="00D81BFF">
      <w:pPr>
        <w:shd w:val="clear" w:color="auto" w:fill="FFFFFF"/>
        <w:spacing w:line="240" w:lineRule="auto"/>
        <w:ind w:right="9"/>
        <w:jc w:val="center"/>
        <w:rPr>
          <w:ins w:id="10092" w:author="Dr Mamadou SANOGO" w:date="2023-10-25T15:07:00Z"/>
          <w:b/>
          <w:color w:val="000000" w:themeColor="text1"/>
          <w:sz w:val="44"/>
          <w:rPrChange w:id="10093" w:author="Dr Mamadou SANOGO" w:date="2023-10-25T18:15:00Z">
            <w:rPr>
              <w:ins w:id="10094" w:author="Dr Mamadou SANOGO" w:date="2023-10-25T15:07:00Z"/>
              <w:b/>
              <w:sz w:val="44"/>
            </w:rPr>
          </w:rPrChange>
        </w:rPr>
      </w:pPr>
    </w:p>
    <w:p w14:paraId="32E64F6B" w14:textId="2A6978FB" w:rsidR="002179BA" w:rsidRPr="007A4AFC" w:rsidRDefault="002179BA" w:rsidP="00D81BFF">
      <w:pPr>
        <w:shd w:val="clear" w:color="auto" w:fill="FFFFFF"/>
        <w:spacing w:line="240" w:lineRule="auto"/>
        <w:ind w:right="9"/>
        <w:jc w:val="center"/>
        <w:rPr>
          <w:ins w:id="10095" w:author="Dr Mamadou SANOGO" w:date="2023-10-25T15:07:00Z"/>
          <w:b/>
          <w:color w:val="000000" w:themeColor="text1"/>
          <w:sz w:val="44"/>
          <w:rPrChange w:id="10096" w:author="Dr Mamadou SANOGO" w:date="2023-10-25T18:15:00Z">
            <w:rPr>
              <w:ins w:id="10097" w:author="Dr Mamadou SANOGO" w:date="2023-10-25T15:07:00Z"/>
              <w:b/>
              <w:sz w:val="44"/>
            </w:rPr>
          </w:rPrChange>
        </w:rPr>
      </w:pPr>
    </w:p>
    <w:p w14:paraId="2B530150" w14:textId="4F651F08" w:rsidR="002179BA" w:rsidRPr="007A4AFC" w:rsidRDefault="002179BA" w:rsidP="00D81BFF">
      <w:pPr>
        <w:shd w:val="clear" w:color="auto" w:fill="FFFFFF"/>
        <w:spacing w:line="240" w:lineRule="auto"/>
        <w:ind w:right="9"/>
        <w:jc w:val="center"/>
        <w:rPr>
          <w:ins w:id="10098" w:author="Dr Mamadou SANOGO" w:date="2023-10-25T15:07:00Z"/>
          <w:b/>
          <w:color w:val="000000" w:themeColor="text1"/>
          <w:sz w:val="44"/>
          <w:rPrChange w:id="10099" w:author="Dr Mamadou SANOGO" w:date="2023-10-25T18:15:00Z">
            <w:rPr>
              <w:ins w:id="10100" w:author="Dr Mamadou SANOGO" w:date="2023-10-25T15:07:00Z"/>
              <w:b/>
              <w:sz w:val="44"/>
            </w:rPr>
          </w:rPrChange>
        </w:rPr>
      </w:pPr>
    </w:p>
    <w:p w14:paraId="75646279" w14:textId="3E1763B7" w:rsidR="002179BA" w:rsidRPr="007A4AFC" w:rsidRDefault="002179BA" w:rsidP="00D81BFF">
      <w:pPr>
        <w:shd w:val="clear" w:color="auto" w:fill="FFFFFF"/>
        <w:spacing w:line="240" w:lineRule="auto"/>
        <w:ind w:right="9"/>
        <w:jc w:val="center"/>
        <w:rPr>
          <w:ins w:id="10101" w:author="Dr Mamadou SANOGO" w:date="2023-10-25T15:07:00Z"/>
          <w:b/>
          <w:color w:val="000000" w:themeColor="text1"/>
          <w:sz w:val="44"/>
          <w:rPrChange w:id="10102" w:author="Dr Mamadou SANOGO" w:date="2023-10-25T18:15:00Z">
            <w:rPr>
              <w:ins w:id="10103" w:author="Dr Mamadou SANOGO" w:date="2023-10-25T15:07:00Z"/>
              <w:b/>
              <w:sz w:val="44"/>
            </w:rPr>
          </w:rPrChange>
        </w:rPr>
      </w:pPr>
    </w:p>
    <w:p w14:paraId="2259408B" w14:textId="646DA09D" w:rsidR="002179BA" w:rsidRPr="007A4AFC" w:rsidRDefault="002179BA" w:rsidP="00D81BFF">
      <w:pPr>
        <w:shd w:val="clear" w:color="auto" w:fill="FFFFFF"/>
        <w:spacing w:line="240" w:lineRule="auto"/>
        <w:ind w:right="9"/>
        <w:jc w:val="center"/>
        <w:rPr>
          <w:ins w:id="10104" w:author="Dr Mamadou SANOGO" w:date="2023-10-25T15:07:00Z"/>
          <w:b/>
          <w:color w:val="000000" w:themeColor="text1"/>
          <w:sz w:val="44"/>
          <w:rPrChange w:id="10105" w:author="Dr Mamadou SANOGO" w:date="2023-10-25T18:15:00Z">
            <w:rPr>
              <w:ins w:id="10106" w:author="Dr Mamadou SANOGO" w:date="2023-10-25T15:07:00Z"/>
              <w:b/>
              <w:sz w:val="44"/>
            </w:rPr>
          </w:rPrChange>
        </w:rPr>
      </w:pPr>
    </w:p>
    <w:p w14:paraId="5CB78777" w14:textId="17597C83" w:rsidR="002179BA" w:rsidRPr="007A4AFC" w:rsidRDefault="002179BA" w:rsidP="00D81BFF">
      <w:pPr>
        <w:shd w:val="clear" w:color="auto" w:fill="FFFFFF"/>
        <w:spacing w:line="240" w:lineRule="auto"/>
        <w:ind w:right="9"/>
        <w:jc w:val="center"/>
        <w:rPr>
          <w:ins w:id="10107" w:author="Dr Mamadou SANOGO" w:date="2023-10-25T15:07:00Z"/>
          <w:b/>
          <w:color w:val="000000" w:themeColor="text1"/>
          <w:sz w:val="44"/>
          <w:rPrChange w:id="10108" w:author="Dr Mamadou SANOGO" w:date="2023-10-25T18:15:00Z">
            <w:rPr>
              <w:ins w:id="10109" w:author="Dr Mamadou SANOGO" w:date="2023-10-25T15:07:00Z"/>
              <w:b/>
              <w:sz w:val="44"/>
            </w:rPr>
          </w:rPrChange>
        </w:rPr>
      </w:pPr>
    </w:p>
    <w:p w14:paraId="5F0A61E4" w14:textId="4822D041" w:rsidR="002179BA" w:rsidRPr="007A4AFC" w:rsidRDefault="002179BA" w:rsidP="00D81BFF">
      <w:pPr>
        <w:shd w:val="clear" w:color="auto" w:fill="FFFFFF"/>
        <w:spacing w:line="240" w:lineRule="auto"/>
        <w:ind w:right="9"/>
        <w:jc w:val="center"/>
        <w:rPr>
          <w:ins w:id="10110" w:author="Dr Mamadou SANOGO" w:date="2023-10-25T15:07:00Z"/>
          <w:b/>
          <w:color w:val="000000" w:themeColor="text1"/>
          <w:sz w:val="44"/>
          <w:rPrChange w:id="10111" w:author="Dr Mamadou SANOGO" w:date="2023-10-25T18:15:00Z">
            <w:rPr>
              <w:ins w:id="10112" w:author="Dr Mamadou SANOGO" w:date="2023-10-25T15:07:00Z"/>
              <w:b/>
              <w:sz w:val="44"/>
            </w:rPr>
          </w:rPrChange>
        </w:rPr>
      </w:pPr>
    </w:p>
    <w:p w14:paraId="7A9C2E0B" w14:textId="451B726D" w:rsidR="002179BA" w:rsidRPr="007A4AFC" w:rsidRDefault="002179BA" w:rsidP="00D81BFF">
      <w:pPr>
        <w:shd w:val="clear" w:color="auto" w:fill="FFFFFF"/>
        <w:spacing w:line="240" w:lineRule="auto"/>
        <w:ind w:right="9"/>
        <w:jc w:val="center"/>
        <w:rPr>
          <w:ins w:id="10113" w:author="Dr Mamadou SANOGO" w:date="2023-10-25T15:07:00Z"/>
          <w:b/>
          <w:color w:val="000000" w:themeColor="text1"/>
          <w:sz w:val="44"/>
          <w:rPrChange w:id="10114" w:author="Dr Mamadou SANOGO" w:date="2023-10-25T18:15:00Z">
            <w:rPr>
              <w:ins w:id="10115" w:author="Dr Mamadou SANOGO" w:date="2023-10-25T15:07:00Z"/>
              <w:b/>
              <w:sz w:val="44"/>
            </w:rPr>
          </w:rPrChange>
        </w:rPr>
      </w:pPr>
    </w:p>
    <w:p w14:paraId="49019371" w14:textId="18EDF81D" w:rsidR="002179BA" w:rsidRPr="007A4AFC" w:rsidRDefault="002179BA" w:rsidP="00D81BFF">
      <w:pPr>
        <w:shd w:val="clear" w:color="auto" w:fill="FFFFFF"/>
        <w:spacing w:line="240" w:lineRule="auto"/>
        <w:ind w:right="9"/>
        <w:jc w:val="center"/>
        <w:rPr>
          <w:ins w:id="10116" w:author="Dr Mamadou SANOGO" w:date="2023-10-25T15:07:00Z"/>
          <w:b/>
          <w:color w:val="000000" w:themeColor="text1"/>
          <w:sz w:val="44"/>
          <w:rPrChange w:id="10117" w:author="Dr Mamadou SANOGO" w:date="2023-10-25T18:15:00Z">
            <w:rPr>
              <w:ins w:id="10118" w:author="Dr Mamadou SANOGO" w:date="2023-10-25T15:07:00Z"/>
              <w:b/>
              <w:sz w:val="44"/>
            </w:rPr>
          </w:rPrChange>
        </w:rPr>
      </w:pPr>
    </w:p>
    <w:p w14:paraId="7C542C53" w14:textId="6438BACC" w:rsidR="002179BA" w:rsidRPr="007A4AFC" w:rsidRDefault="002179BA" w:rsidP="00D81BFF">
      <w:pPr>
        <w:shd w:val="clear" w:color="auto" w:fill="FFFFFF"/>
        <w:spacing w:line="240" w:lineRule="auto"/>
        <w:ind w:right="9"/>
        <w:jc w:val="center"/>
        <w:rPr>
          <w:ins w:id="10119" w:author="Dr Mamadou SANOGO" w:date="2023-10-25T15:07:00Z"/>
          <w:b/>
          <w:color w:val="000000" w:themeColor="text1"/>
          <w:sz w:val="44"/>
          <w:rPrChange w:id="10120" w:author="Dr Mamadou SANOGO" w:date="2023-10-25T18:15:00Z">
            <w:rPr>
              <w:ins w:id="10121" w:author="Dr Mamadou SANOGO" w:date="2023-10-25T15:07:00Z"/>
              <w:b/>
              <w:sz w:val="44"/>
            </w:rPr>
          </w:rPrChange>
        </w:rPr>
      </w:pPr>
    </w:p>
    <w:p w14:paraId="6F6308E3" w14:textId="4456D4C4" w:rsidR="002179BA" w:rsidRPr="007A4AFC" w:rsidRDefault="002179BA" w:rsidP="00D81BFF">
      <w:pPr>
        <w:shd w:val="clear" w:color="auto" w:fill="FFFFFF"/>
        <w:spacing w:line="240" w:lineRule="auto"/>
        <w:ind w:right="9"/>
        <w:jc w:val="center"/>
        <w:rPr>
          <w:ins w:id="10122" w:author="Dr Mamadou SANOGO" w:date="2023-10-25T15:07:00Z"/>
          <w:b/>
          <w:color w:val="000000" w:themeColor="text1"/>
          <w:sz w:val="44"/>
          <w:rPrChange w:id="10123" w:author="Dr Mamadou SANOGO" w:date="2023-10-25T18:15:00Z">
            <w:rPr>
              <w:ins w:id="10124" w:author="Dr Mamadou SANOGO" w:date="2023-10-25T15:07:00Z"/>
              <w:b/>
              <w:sz w:val="44"/>
            </w:rPr>
          </w:rPrChange>
        </w:rPr>
      </w:pPr>
    </w:p>
    <w:p w14:paraId="522D46C8" w14:textId="041B3FF0" w:rsidR="002179BA" w:rsidRPr="007A4AFC" w:rsidRDefault="002179BA" w:rsidP="00D81BFF">
      <w:pPr>
        <w:shd w:val="clear" w:color="auto" w:fill="FFFFFF"/>
        <w:spacing w:line="240" w:lineRule="auto"/>
        <w:ind w:right="9"/>
        <w:jc w:val="center"/>
        <w:rPr>
          <w:ins w:id="10125" w:author="Dr Mamadou SANOGO" w:date="2023-10-25T15:07:00Z"/>
          <w:b/>
          <w:color w:val="000000" w:themeColor="text1"/>
          <w:sz w:val="44"/>
          <w:rPrChange w:id="10126" w:author="Dr Mamadou SANOGO" w:date="2023-10-25T18:15:00Z">
            <w:rPr>
              <w:ins w:id="10127" w:author="Dr Mamadou SANOGO" w:date="2023-10-25T15:07:00Z"/>
              <w:b/>
              <w:sz w:val="44"/>
            </w:rPr>
          </w:rPrChange>
        </w:rPr>
      </w:pPr>
    </w:p>
    <w:p w14:paraId="247097EE" w14:textId="79FAC635" w:rsidR="002179BA" w:rsidRPr="007A4AFC" w:rsidRDefault="002179BA" w:rsidP="00D81BFF">
      <w:pPr>
        <w:shd w:val="clear" w:color="auto" w:fill="FFFFFF"/>
        <w:spacing w:line="240" w:lineRule="auto"/>
        <w:ind w:right="9"/>
        <w:jc w:val="center"/>
        <w:rPr>
          <w:ins w:id="10128" w:author="Dr Mamadou SANOGO" w:date="2023-10-25T15:07:00Z"/>
          <w:b/>
          <w:color w:val="000000" w:themeColor="text1"/>
          <w:sz w:val="44"/>
          <w:rPrChange w:id="10129" w:author="Dr Mamadou SANOGO" w:date="2023-10-25T18:15:00Z">
            <w:rPr>
              <w:ins w:id="10130" w:author="Dr Mamadou SANOGO" w:date="2023-10-25T15:07:00Z"/>
              <w:b/>
              <w:sz w:val="44"/>
            </w:rPr>
          </w:rPrChange>
        </w:rPr>
      </w:pPr>
    </w:p>
    <w:p w14:paraId="2492DC76" w14:textId="6F9397E1" w:rsidR="002179BA" w:rsidRPr="007A4AFC" w:rsidRDefault="002179BA" w:rsidP="00D81BFF">
      <w:pPr>
        <w:shd w:val="clear" w:color="auto" w:fill="FFFFFF"/>
        <w:spacing w:line="240" w:lineRule="auto"/>
        <w:ind w:right="9"/>
        <w:jc w:val="center"/>
        <w:rPr>
          <w:ins w:id="10131" w:author="Dr Mamadou SANOGO" w:date="2023-10-25T16:17:00Z"/>
          <w:b/>
          <w:color w:val="000000" w:themeColor="text1"/>
          <w:sz w:val="44"/>
          <w:rPrChange w:id="10132" w:author="Dr Mamadou SANOGO" w:date="2023-10-25T18:15:00Z">
            <w:rPr>
              <w:ins w:id="10133" w:author="Dr Mamadou SANOGO" w:date="2023-10-25T16:17:00Z"/>
              <w:b/>
              <w:sz w:val="44"/>
            </w:rPr>
          </w:rPrChange>
        </w:rPr>
      </w:pPr>
    </w:p>
    <w:p w14:paraId="0C367905" w14:textId="4B4DF35B" w:rsidR="00424982" w:rsidRPr="007A4AFC" w:rsidRDefault="00424982" w:rsidP="00D81BFF">
      <w:pPr>
        <w:shd w:val="clear" w:color="auto" w:fill="FFFFFF"/>
        <w:spacing w:line="240" w:lineRule="auto"/>
        <w:ind w:right="9"/>
        <w:jc w:val="center"/>
        <w:rPr>
          <w:ins w:id="10134" w:author="Dr Mamadou SANOGO" w:date="2023-10-25T16:17:00Z"/>
          <w:b/>
          <w:color w:val="000000" w:themeColor="text1"/>
          <w:sz w:val="44"/>
          <w:rPrChange w:id="10135" w:author="Dr Mamadou SANOGO" w:date="2023-10-25T18:15:00Z">
            <w:rPr>
              <w:ins w:id="10136" w:author="Dr Mamadou SANOGO" w:date="2023-10-25T16:17:00Z"/>
              <w:b/>
              <w:sz w:val="44"/>
            </w:rPr>
          </w:rPrChange>
        </w:rPr>
      </w:pPr>
    </w:p>
    <w:p w14:paraId="087DD49C" w14:textId="3B739E02" w:rsidR="00424982" w:rsidRPr="007A4AFC" w:rsidRDefault="00424982" w:rsidP="00D81BFF">
      <w:pPr>
        <w:shd w:val="clear" w:color="auto" w:fill="FFFFFF"/>
        <w:spacing w:line="240" w:lineRule="auto"/>
        <w:ind w:right="9"/>
        <w:jc w:val="center"/>
        <w:rPr>
          <w:ins w:id="10137" w:author="Dr Mamadou SANOGO" w:date="2023-10-25T16:17:00Z"/>
          <w:b/>
          <w:color w:val="000000" w:themeColor="text1"/>
          <w:sz w:val="44"/>
          <w:rPrChange w:id="10138" w:author="Dr Mamadou SANOGO" w:date="2023-10-25T18:15:00Z">
            <w:rPr>
              <w:ins w:id="10139" w:author="Dr Mamadou SANOGO" w:date="2023-10-25T16:17:00Z"/>
              <w:b/>
              <w:sz w:val="44"/>
            </w:rPr>
          </w:rPrChange>
        </w:rPr>
      </w:pPr>
    </w:p>
    <w:p w14:paraId="5D817AE2" w14:textId="7A9AEA61" w:rsidR="00424982" w:rsidRPr="007A4AFC" w:rsidRDefault="00424982" w:rsidP="00D81BFF">
      <w:pPr>
        <w:shd w:val="clear" w:color="auto" w:fill="FFFFFF"/>
        <w:spacing w:line="240" w:lineRule="auto"/>
        <w:ind w:right="9"/>
        <w:jc w:val="center"/>
        <w:rPr>
          <w:ins w:id="10140" w:author="Dr Mamadou SANOGO" w:date="2023-10-25T16:17:00Z"/>
          <w:b/>
          <w:color w:val="000000" w:themeColor="text1"/>
          <w:sz w:val="44"/>
          <w:rPrChange w:id="10141" w:author="Dr Mamadou SANOGO" w:date="2023-10-25T18:15:00Z">
            <w:rPr>
              <w:ins w:id="10142" w:author="Dr Mamadou SANOGO" w:date="2023-10-25T16:17:00Z"/>
              <w:b/>
              <w:sz w:val="44"/>
            </w:rPr>
          </w:rPrChange>
        </w:rPr>
      </w:pPr>
    </w:p>
    <w:p w14:paraId="241E7A36" w14:textId="77777777" w:rsidR="00424982" w:rsidRPr="007A4AFC" w:rsidRDefault="00424982" w:rsidP="00D81BFF">
      <w:pPr>
        <w:shd w:val="clear" w:color="auto" w:fill="FFFFFF"/>
        <w:spacing w:line="240" w:lineRule="auto"/>
        <w:ind w:right="9"/>
        <w:jc w:val="center"/>
        <w:rPr>
          <w:ins w:id="10143" w:author="Dr Mamadou SANOGO" w:date="2023-10-25T15:07:00Z"/>
          <w:b/>
          <w:color w:val="000000" w:themeColor="text1"/>
          <w:sz w:val="44"/>
          <w:rPrChange w:id="10144" w:author="Dr Mamadou SANOGO" w:date="2023-10-25T18:15:00Z">
            <w:rPr>
              <w:ins w:id="10145" w:author="Dr Mamadou SANOGO" w:date="2023-10-25T15:07:00Z"/>
              <w:b/>
              <w:sz w:val="44"/>
            </w:rPr>
          </w:rPrChange>
        </w:rPr>
      </w:pPr>
    </w:p>
    <w:p w14:paraId="183CF1B2" w14:textId="77777777" w:rsidR="002179BA" w:rsidRPr="007A4AFC" w:rsidRDefault="002179BA" w:rsidP="00D81BFF">
      <w:pPr>
        <w:shd w:val="clear" w:color="auto" w:fill="FFFFFF"/>
        <w:spacing w:line="240" w:lineRule="auto"/>
        <w:ind w:right="9"/>
        <w:jc w:val="center"/>
        <w:rPr>
          <w:ins w:id="10146" w:author="Dr Mamadou SANOGO" w:date="2023-10-25T15:02:00Z"/>
          <w:b/>
          <w:color w:val="000000" w:themeColor="text1"/>
          <w:sz w:val="44"/>
          <w:rPrChange w:id="10147" w:author="Dr Mamadou SANOGO" w:date="2023-10-25T18:15:00Z">
            <w:rPr>
              <w:ins w:id="10148" w:author="Dr Mamadou SANOGO" w:date="2023-10-25T15:02:00Z"/>
              <w:b/>
              <w:sz w:val="44"/>
            </w:rPr>
          </w:rPrChange>
        </w:rPr>
      </w:pPr>
    </w:p>
    <w:p w14:paraId="586BED97" w14:textId="2A01D411" w:rsidR="00D81BFF" w:rsidRPr="007A4AFC" w:rsidRDefault="00D81BFF" w:rsidP="00D81BFF">
      <w:pPr>
        <w:shd w:val="clear" w:color="auto" w:fill="FFFFFF"/>
        <w:spacing w:line="240" w:lineRule="auto"/>
        <w:ind w:right="9"/>
        <w:jc w:val="center"/>
        <w:rPr>
          <w:ins w:id="10149" w:author="Dr Mamadou SANOGO" w:date="2023-10-25T16:16:00Z"/>
          <w:b/>
          <w:color w:val="000000" w:themeColor="text1"/>
          <w:sz w:val="44"/>
          <w:rPrChange w:id="10150" w:author="Dr Mamadou SANOGO" w:date="2023-10-25T18:15:00Z">
            <w:rPr>
              <w:ins w:id="10151" w:author="Dr Mamadou SANOGO" w:date="2023-10-25T16:16:00Z"/>
              <w:b/>
              <w:sz w:val="44"/>
            </w:rPr>
          </w:rPrChange>
        </w:rPr>
      </w:pPr>
      <w:ins w:id="10152" w:author="Dr Mamadou SANOGO" w:date="2023-10-25T15:02:00Z">
        <w:r w:rsidRPr="007A4AFC">
          <w:rPr>
            <w:b/>
            <w:color w:val="000000" w:themeColor="text1"/>
            <w:sz w:val="44"/>
            <w:rPrChange w:id="10153" w:author="Dr Mamadou SANOGO" w:date="2023-10-25T18:15:00Z">
              <w:rPr>
                <w:b/>
                <w:sz w:val="44"/>
              </w:rPr>
            </w:rPrChange>
          </w:rPr>
          <w:t>Annexe n°014 : Référentiel-développement-SI-CAMES 41</w:t>
        </w:r>
      </w:ins>
    </w:p>
    <w:p w14:paraId="2331587C" w14:textId="63CA5084" w:rsidR="00424982" w:rsidRPr="007A4AFC" w:rsidRDefault="00424982" w:rsidP="00D81BFF">
      <w:pPr>
        <w:shd w:val="clear" w:color="auto" w:fill="FFFFFF"/>
        <w:spacing w:line="240" w:lineRule="auto"/>
        <w:ind w:right="9"/>
        <w:jc w:val="center"/>
        <w:rPr>
          <w:ins w:id="10154" w:author="Dr Mamadou SANOGO" w:date="2023-10-25T16:16:00Z"/>
          <w:b/>
          <w:color w:val="000000" w:themeColor="text1"/>
          <w:sz w:val="44"/>
          <w:rPrChange w:id="10155" w:author="Dr Mamadou SANOGO" w:date="2023-10-25T18:15:00Z">
            <w:rPr>
              <w:ins w:id="10156" w:author="Dr Mamadou SANOGO" w:date="2023-10-25T16:16:00Z"/>
              <w:b/>
              <w:sz w:val="44"/>
            </w:rPr>
          </w:rPrChange>
        </w:rPr>
      </w:pPr>
    </w:p>
    <w:p w14:paraId="637FD408" w14:textId="5D127802" w:rsidR="00424982" w:rsidRPr="007A4AFC" w:rsidRDefault="00424982" w:rsidP="00D81BFF">
      <w:pPr>
        <w:shd w:val="clear" w:color="auto" w:fill="FFFFFF"/>
        <w:spacing w:line="240" w:lineRule="auto"/>
        <w:ind w:right="9"/>
        <w:jc w:val="center"/>
        <w:rPr>
          <w:ins w:id="10157" w:author="Dr Mamadou SANOGO" w:date="2023-10-25T16:16:00Z"/>
          <w:b/>
          <w:color w:val="000000" w:themeColor="text1"/>
          <w:sz w:val="44"/>
          <w:rPrChange w:id="10158" w:author="Dr Mamadou SANOGO" w:date="2023-10-25T18:15:00Z">
            <w:rPr>
              <w:ins w:id="10159" w:author="Dr Mamadou SANOGO" w:date="2023-10-25T16:16:00Z"/>
              <w:b/>
              <w:sz w:val="44"/>
            </w:rPr>
          </w:rPrChange>
        </w:rPr>
      </w:pPr>
    </w:p>
    <w:p w14:paraId="2892C277" w14:textId="4FD7EEDA" w:rsidR="00424982" w:rsidRPr="007A4AFC" w:rsidRDefault="00424982" w:rsidP="00D81BFF">
      <w:pPr>
        <w:shd w:val="clear" w:color="auto" w:fill="FFFFFF"/>
        <w:spacing w:line="240" w:lineRule="auto"/>
        <w:ind w:right="9"/>
        <w:jc w:val="center"/>
        <w:rPr>
          <w:ins w:id="10160" w:author="Dr Mamadou SANOGO" w:date="2023-10-25T16:16:00Z"/>
          <w:b/>
          <w:color w:val="000000" w:themeColor="text1"/>
          <w:sz w:val="44"/>
          <w:rPrChange w:id="10161" w:author="Dr Mamadou SANOGO" w:date="2023-10-25T18:15:00Z">
            <w:rPr>
              <w:ins w:id="10162" w:author="Dr Mamadou SANOGO" w:date="2023-10-25T16:16:00Z"/>
              <w:b/>
              <w:sz w:val="44"/>
            </w:rPr>
          </w:rPrChange>
        </w:rPr>
      </w:pPr>
    </w:p>
    <w:p w14:paraId="29F2F6B1" w14:textId="24F931F2" w:rsidR="00424982" w:rsidRPr="007A4AFC" w:rsidRDefault="00424982" w:rsidP="00D81BFF">
      <w:pPr>
        <w:shd w:val="clear" w:color="auto" w:fill="FFFFFF"/>
        <w:spacing w:line="240" w:lineRule="auto"/>
        <w:ind w:right="9"/>
        <w:jc w:val="center"/>
        <w:rPr>
          <w:ins w:id="10163" w:author="Dr Mamadou SANOGO" w:date="2023-10-25T16:16:00Z"/>
          <w:b/>
          <w:color w:val="000000" w:themeColor="text1"/>
          <w:sz w:val="44"/>
          <w:rPrChange w:id="10164" w:author="Dr Mamadou SANOGO" w:date="2023-10-25T18:15:00Z">
            <w:rPr>
              <w:ins w:id="10165" w:author="Dr Mamadou SANOGO" w:date="2023-10-25T16:16:00Z"/>
              <w:b/>
              <w:sz w:val="44"/>
            </w:rPr>
          </w:rPrChange>
        </w:rPr>
      </w:pPr>
    </w:p>
    <w:p w14:paraId="06FDE690" w14:textId="5A2EB3D9" w:rsidR="00424982" w:rsidRPr="007A4AFC" w:rsidRDefault="00424982" w:rsidP="00D81BFF">
      <w:pPr>
        <w:shd w:val="clear" w:color="auto" w:fill="FFFFFF"/>
        <w:spacing w:line="240" w:lineRule="auto"/>
        <w:ind w:right="9"/>
        <w:jc w:val="center"/>
        <w:rPr>
          <w:ins w:id="10166" w:author="Dr Mamadou SANOGO" w:date="2023-10-25T16:16:00Z"/>
          <w:b/>
          <w:color w:val="000000" w:themeColor="text1"/>
          <w:sz w:val="44"/>
          <w:rPrChange w:id="10167" w:author="Dr Mamadou SANOGO" w:date="2023-10-25T18:15:00Z">
            <w:rPr>
              <w:ins w:id="10168" w:author="Dr Mamadou SANOGO" w:date="2023-10-25T16:16:00Z"/>
              <w:b/>
              <w:sz w:val="44"/>
            </w:rPr>
          </w:rPrChange>
        </w:rPr>
      </w:pPr>
    </w:p>
    <w:p w14:paraId="4CB66DC3" w14:textId="2661E495" w:rsidR="00424982" w:rsidRPr="007A4AFC" w:rsidRDefault="00424982" w:rsidP="00D81BFF">
      <w:pPr>
        <w:shd w:val="clear" w:color="auto" w:fill="FFFFFF"/>
        <w:spacing w:line="240" w:lineRule="auto"/>
        <w:ind w:right="9"/>
        <w:jc w:val="center"/>
        <w:rPr>
          <w:ins w:id="10169" w:author="Dr Mamadou SANOGO" w:date="2023-10-25T16:16:00Z"/>
          <w:b/>
          <w:color w:val="000000" w:themeColor="text1"/>
          <w:sz w:val="44"/>
          <w:rPrChange w:id="10170" w:author="Dr Mamadou SANOGO" w:date="2023-10-25T18:15:00Z">
            <w:rPr>
              <w:ins w:id="10171" w:author="Dr Mamadou SANOGO" w:date="2023-10-25T16:16:00Z"/>
              <w:b/>
              <w:sz w:val="44"/>
            </w:rPr>
          </w:rPrChange>
        </w:rPr>
      </w:pPr>
    </w:p>
    <w:p w14:paraId="148B003F" w14:textId="68927462" w:rsidR="00424982" w:rsidRPr="007A4AFC" w:rsidRDefault="00424982" w:rsidP="00D81BFF">
      <w:pPr>
        <w:shd w:val="clear" w:color="auto" w:fill="FFFFFF"/>
        <w:spacing w:line="240" w:lineRule="auto"/>
        <w:ind w:right="9"/>
        <w:jc w:val="center"/>
        <w:rPr>
          <w:ins w:id="10172" w:author="Dr Mamadou SANOGO" w:date="2023-10-25T16:16:00Z"/>
          <w:b/>
          <w:color w:val="000000" w:themeColor="text1"/>
          <w:sz w:val="44"/>
          <w:rPrChange w:id="10173" w:author="Dr Mamadou SANOGO" w:date="2023-10-25T18:15:00Z">
            <w:rPr>
              <w:ins w:id="10174" w:author="Dr Mamadou SANOGO" w:date="2023-10-25T16:16:00Z"/>
              <w:b/>
              <w:sz w:val="44"/>
            </w:rPr>
          </w:rPrChange>
        </w:rPr>
      </w:pPr>
    </w:p>
    <w:p w14:paraId="5587C292" w14:textId="22146A0F" w:rsidR="00424982" w:rsidRPr="007A4AFC" w:rsidRDefault="00424982" w:rsidP="00D81BFF">
      <w:pPr>
        <w:shd w:val="clear" w:color="auto" w:fill="FFFFFF"/>
        <w:spacing w:line="240" w:lineRule="auto"/>
        <w:ind w:right="9"/>
        <w:jc w:val="center"/>
        <w:rPr>
          <w:ins w:id="10175" w:author="Dr Mamadou SANOGO" w:date="2023-10-25T16:16:00Z"/>
          <w:b/>
          <w:color w:val="000000" w:themeColor="text1"/>
          <w:sz w:val="44"/>
          <w:rPrChange w:id="10176" w:author="Dr Mamadou SANOGO" w:date="2023-10-25T18:15:00Z">
            <w:rPr>
              <w:ins w:id="10177" w:author="Dr Mamadou SANOGO" w:date="2023-10-25T16:16:00Z"/>
              <w:b/>
              <w:sz w:val="44"/>
            </w:rPr>
          </w:rPrChange>
        </w:rPr>
      </w:pPr>
    </w:p>
    <w:p w14:paraId="0435803E" w14:textId="30FDA814" w:rsidR="00424982" w:rsidRPr="007A4AFC" w:rsidRDefault="00424982" w:rsidP="00D81BFF">
      <w:pPr>
        <w:shd w:val="clear" w:color="auto" w:fill="FFFFFF"/>
        <w:spacing w:line="240" w:lineRule="auto"/>
        <w:ind w:right="9"/>
        <w:jc w:val="center"/>
        <w:rPr>
          <w:ins w:id="10178" w:author="Dr Mamadou SANOGO" w:date="2023-10-25T16:16:00Z"/>
          <w:b/>
          <w:color w:val="000000" w:themeColor="text1"/>
          <w:sz w:val="44"/>
          <w:rPrChange w:id="10179" w:author="Dr Mamadou SANOGO" w:date="2023-10-25T18:15:00Z">
            <w:rPr>
              <w:ins w:id="10180" w:author="Dr Mamadou SANOGO" w:date="2023-10-25T16:16:00Z"/>
              <w:b/>
              <w:sz w:val="44"/>
            </w:rPr>
          </w:rPrChange>
        </w:rPr>
      </w:pPr>
    </w:p>
    <w:p w14:paraId="0E25D1BF" w14:textId="33DE64E5" w:rsidR="00424982" w:rsidRPr="007A4AFC" w:rsidRDefault="00424982" w:rsidP="00D81BFF">
      <w:pPr>
        <w:shd w:val="clear" w:color="auto" w:fill="FFFFFF"/>
        <w:spacing w:line="240" w:lineRule="auto"/>
        <w:ind w:right="9"/>
        <w:jc w:val="center"/>
        <w:rPr>
          <w:ins w:id="10181" w:author="Dr Mamadou SANOGO" w:date="2023-10-25T16:16:00Z"/>
          <w:b/>
          <w:color w:val="000000" w:themeColor="text1"/>
          <w:sz w:val="44"/>
          <w:rPrChange w:id="10182" w:author="Dr Mamadou SANOGO" w:date="2023-10-25T18:15:00Z">
            <w:rPr>
              <w:ins w:id="10183" w:author="Dr Mamadou SANOGO" w:date="2023-10-25T16:16:00Z"/>
              <w:b/>
              <w:sz w:val="44"/>
            </w:rPr>
          </w:rPrChange>
        </w:rPr>
      </w:pPr>
    </w:p>
    <w:p w14:paraId="75D16CF8" w14:textId="38E6D139" w:rsidR="00424982" w:rsidRPr="007A4AFC" w:rsidRDefault="00424982" w:rsidP="00D81BFF">
      <w:pPr>
        <w:shd w:val="clear" w:color="auto" w:fill="FFFFFF"/>
        <w:spacing w:line="240" w:lineRule="auto"/>
        <w:ind w:right="9"/>
        <w:jc w:val="center"/>
        <w:rPr>
          <w:ins w:id="10184" w:author="Dr Mamadou SANOGO" w:date="2023-10-25T16:16:00Z"/>
          <w:b/>
          <w:color w:val="000000" w:themeColor="text1"/>
          <w:sz w:val="44"/>
          <w:rPrChange w:id="10185" w:author="Dr Mamadou SANOGO" w:date="2023-10-25T18:15:00Z">
            <w:rPr>
              <w:ins w:id="10186" w:author="Dr Mamadou SANOGO" w:date="2023-10-25T16:16:00Z"/>
              <w:b/>
              <w:sz w:val="44"/>
            </w:rPr>
          </w:rPrChange>
        </w:rPr>
      </w:pPr>
    </w:p>
    <w:p w14:paraId="32B47994" w14:textId="5E11A177" w:rsidR="00424982" w:rsidRPr="007A4AFC" w:rsidRDefault="00424982" w:rsidP="00D81BFF">
      <w:pPr>
        <w:shd w:val="clear" w:color="auto" w:fill="FFFFFF"/>
        <w:spacing w:line="240" w:lineRule="auto"/>
        <w:ind w:right="9"/>
        <w:jc w:val="center"/>
        <w:rPr>
          <w:ins w:id="10187" w:author="Dr Mamadou SANOGO" w:date="2023-10-25T16:16:00Z"/>
          <w:b/>
          <w:color w:val="000000" w:themeColor="text1"/>
          <w:sz w:val="44"/>
          <w:rPrChange w:id="10188" w:author="Dr Mamadou SANOGO" w:date="2023-10-25T18:15:00Z">
            <w:rPr>
              <w:ins w:id="10189" w:author="Dr Mamadou SANOGO" w:date="2023-10-25T16:16:00Z"/>
              <w:b/>
              <w:sz w:val="44"/>
            </w:rPr>
          </w:rPrChange>
        </w:rPr>
      </w:pPr>
      <w:ins w:id="10190" w:author="Dr Mamadou SANOGO" w:date="2023-10-25T16:19:00Z">
        <w:r w:rsidRPr="007A4AFC">
          <w:rPr>
            <w:noProof/>
            <w:color w:val="000000" w:themeColor="text1"/>
            <w:rPrChange w:id="10191" w:author="Dr Mamadou SANOGO" w:date="2023-10-25T18:15:00Z">
              <w:rPr>
                <w:noProof/>
              </w:rPr>
            </w:rPrChange>
          </w:rPr>
          <w:drawing>
            <wp:inline distT="0" distB="0" distL="0" distR="0" wp14:anchorId="3CB5EDB7" wp14:editId="60425ADE">
              <wp:extent cx="5850890" cy="80765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0890" cy="8076565"/>
                      </a:xfrm>
                      <a:prstGeom prst="rect">
                        <a:avLst/>
                      </a:prstGeom>
                      <a:noFill/>
                      <a:ln>
                        <a:noFill/>
                      </a:ln>
                    </pic:spPr>
                  </pic:pic>
                </a:graphicData>
              </a:graphic>
            </wp:inline>
          </w:drawing>
        </w:r>
      </w:ins>
    </w:p>
    <w:p w14:paraId="14574414" w14:textId="6F429CFC" w:rsidR="00424982" w:rsidRPr="007A4AFC" w:rsidRDefault="00424982" w:rsidP="00D81BFF">
      <w:pPr>
        <w:shd w:val="clear" w:color="auto" w:fill="FFFFFF"/>
        <w:spacing w:line="240" w:lineRule="auto"/>
        <w:ind w:right="9"/>
        <w:jc w:val="center"/>
        <w:rPr>
          <w:ins w:id="10192" w:author="Dr Mamadou SANOGO" w:date="2023-10-25T16:16:00Z"/>
          <w:b/>
          <w:color w:val="000000" w:themeColor="text1"/>
          <w:sz w:val="44"/>
          <w:rPrChange w:id="10193" w:author="Dr Mamadou SANOGO" w:date="2023-10-25T18:15:00Z">
            <w:rPr>
              <w:ins w:id="10194" w:author="Dr Mamadou SANOGO" w:date="2023-10-25T16:16:00Z"/>
              <w:b/>
              <w:sz w:val="44"/>
            </w:rPr>
          </w:rPrChange>
        </w:rPr>
      </w:pPr>
    </w:p>
    <w:p w14:paraId="698D5094" w14:textId="74916832" w:rsidR="00424982" w:rsidRPr="007A4AFC" w:rsidRDefault="00424982" w:rsidP="00D81BFF">
      <w:pPr>
        <w:shd w:val="clear" w:color="auto" w:fill="FFFFFF"/>
        <w:spacing w:line="240" w:lineRule="auto"/>
        <w:ind w:right="9"/>
        <w:jc w:val="center"/>
        <w:rPr>
          <w:ins w:id="10195" w:author="Dr Mamadou SANOGO" w:date="2023-10-25T16:16:00Z"/>
          <w:b/>
          <w:color w:val="000000" w:themeColor="text1"/>
          <w:sz w:val="44"/>
          <w:rPrChange w:id="10196" w:author="Dr Mamadou SANOGO" w:date="2023-10-25T18:15:00Z">
            <w:rPr>
              <w:ins w:id="10197" w:author="Dr Mamadou SANOGO" w:date="2023-10-25T16:16:00Z"/>
              <w:b/>
              <w:sz w:val="44"/>
            </w:rPr>
          </w:rPrChange>
        </w:rPr>
      </w:pPr>
    </w:p>
    <w:p w14:paraId="09573117" w14:textId="2B71E9A1" w:rsidR="00424982" w:rsidRPr="007A4AFC" w:rsidRDefault="00424982" w:rsidP="00D81BFF">
      <w:pPr>
        <w:shd w:val="clear" w:color="auto" w:fill="FFFFFF"/>
        <w:spacing w:line="240" w:lineRule="auto"/>
        <w:ind w:right="9"/>
        <w:jc w:val="center"/>
        <w:rPr>
          <w:ins w:id="10198" w:author="Dr Mamadou SANOGO" w:date="2023-10-25T16:16:00Z"/>
          <w:b/>
          <w:color w:val="000000" w:themeColor="text1"/>
          <w:sz w:val="44"/>
          <w:rPrChange w:id="10199" w:author="Dr Mamadou SANOGO" w:date="2023-10-25T18:15:00Z">
            <w:rPr>
              <w:ins w:id="10200" w:author="Dr Mamadou SANOGO" w:date="2023-10-25T16:16:00Z"/>
              <w:b/>
              <w:sz w:val="44"/>
            </w:rPr>
          </w:rPrChange>
        </w:rPr>
      </w:pPr>
    </w:p>
    <w:p w14:paraId="4C1C8CAB" w14:textId="0C8149A6" w:rsidR="00424982" w:rsidRPr="007A4AFC" w:rsidRDefault="00424982" w:rsidP="00D81BFF">
      <w:pPr>
        <w:shd w:val="clear" w:color="auto" w:fill="FFFFFF"/>
        <w:spacing w:line="240" w:lineRule="auto"/>
        <w:ind w:right="9"/>
        <w:jc w:val="center"/>
        <w:rPr>
          <w:ins w:id="10201" w:author="Dr Mamadou SANOGO" w:date="2023-10-25T16:16:00Z"/>
          <w:b/>
          <w:color w:val="000000" w:themeColor="text1"/>
          <w:sz w:val="44"/>
          <w:rPrChange w:id="10202" w:author="Dr Mamadou SANOGO" w:date="2023-10-25T18:15:00Z">
            <w:rPr>
              <w:ins w:id="10203" w:author="Dr Mamadou SANOGO" w:date="2023-10-25T16:16:00Z"/>
              <w:b/>
              <w:sz w:val="44"/>
            </w:rPr>
          </w:rPrChange>
        </w:rPr>
      </w:pPr>
    </w:p>
    <w:p w14:paraId="56F32BF6" w14:textId="11E7B76C" w:rsidR="00424982" w:rsidRPr="007A4AFC" w:rsidRDefault="00424982" w:rsidP="00D81BFF">
      <w:pPr>
        <w:shd w:val="clear" w:color="auto" w:fill="FFFFFF"/>
        <w:spacing w:line="240" w:lineRule="auto"/>
        <w:ind w:right="9"/>
        <w:jc w:val="center"/>
        <w:rPr>
          <w:ins w:id="10204" w:author="Dr Mamadou SANOGO" w:date="2023-10-25T16:16:00Z"/>
          <w:b/>
          <w:color w:val="000000" w:themeColor="text1"/>
          <w:sz w:val="44"/>
          <w:rPrChange w:id="10205" w:author="Dr Mamadou SANOGO" w:date="2023-10-25T18:15:00Z">
            <w:rPr>
              <w:ins w:id="10206" w:author="Dr Mamadou SANOGO" w:date="2023-10-25T16:16:00Z"/>
              <w:b/>
              <w:sz w:val="44"/>
            </w:rPr>
          </w:rPrChange>
        </w:rPr>
      </w:pPr>
    </w:p>
    <w:p w14:paraId="01746FEC" w14:textId="1F09BA7A" w:rsidR="00424982" w:rsidRPr="007A4AFC" w:rsidRDefault="00424982" w:rsidP="00D81BFF">
      <w:pPr>
        <w:shd w:val="clear" w:color="auto" w:fill="FFFFFF"/>
        <w:spacing w:line="240" w:lineRule="auto"/>
        <w:ind w:right="9"/>
        <w:jc w:val="center"/>
        <w:rPr>
          <w:ins w:id="10207" w:author="Dr Mamadou SANOGO" w:date="2023-10-25T16:16:00Z"/>
          <w:b/>
          <w:color w:val="000000" w:themeColor="text1"/>
          <w:sz w:val="44"/>
          <w:rPrChange w:id="10208" w:author="Dr Mamadou SANOGO" w:date="2023-10-25T18:15:00Z">
            <w:rPr>
              <w:ins w:id="10209" w:author="Dr Mamadou SANOGO" w:date="2023-10-25T16:16:00Z"/>
              <w:b/>
              <w:sz w:val="44"/>
            </w:rPr>
          </w:rPrChange>
        </w:rPr>
      </w:pPr>
    </w:p>
    <w:p w14:paraId="5343A459" w14:textId="73501107" w:rsidR="00424982" w:rsidRPr="007A4AFC" w:rsidRDefault="00424982" w:rsidP="00D81BFF">
      <w:pPr>
        <w:shd w:val="clear" w:color="auto" w:fill="FFFFFF"/>
        <w:spacing w:line="240" w:lineRule="auto"/>
        <w:ind w:right="9"/>
        <w:jc w:val="center"/>
        <w:rPr>
          <w:ins w:id="10210" w:author="Dr Mamadou SANOGO" w:date="2023-10-25T16:16:00Z"/>
          <w:b/>
          <w:color w:val="000000" w:themeColor="text1"/>
          <w:sz w:val="44"/>
          <w:rPrChange w:id="10211" w:author="Dr Mamadou SANOGO" w:date="2023-10-25T18:15:00Z">
            <w:rPr>
              <w:ins w:id="10212" w:author="Dr Mamadou SANOGO" w:date="2023-10-25T16:16:00Z"/>
              <w:b/>
              <w:sz w:val="44"/>
            </w:rPr>
          </w:rPrChange>
        </w:rPr>
      </w:pPr>
    </w:p>
    <w:p w14:paraId="61AA2B6F" w14:textId="7CED5CBD" w:rsidR="00424982" w:rsidRPr="007A4AFC" w:rsidRDefault="00424982" w:rsidP="00D81BFF">
      <w:pPr>
        <w:shd w:val="clear" w:color="auto" w:fill="FFFFFF"/>
        <w:spacing w:line="240" w:lineRule="auto"/>
        <w:ind w:right="9"/>
        <w:jc w:val="center"/>
        <w:rPr>
          <w:ins w:id="10213" w:author="Dr Mamadou SANOGO" w:date="2023-10-25T16:16:00Z"/>
          <w:b/>
          <w:color w:val="000000" w:themeColor="text1"/>
          <w:sz w:val="44"/>
          <w:rPrChange w:id="10214" w:author="Dr Mamadou SANOGO" w:date="2023-10-25T18:15:00Z">
            <w:rPr>
              <w:ins w:id="10215" w:author="Dr Mamadou SANOGO" w:date="2023-10-25T16:16:00Z"/>
              <w:b/>
              <w:sz w:val="44"/>
            </w:rPr>
          </w:rPrChange>
        </w:rPr>
      </w:pPr>
    </w:p>
    <w:p w14:paraId="06765777" w14:textId="51FB501B" w:rsidR="00424982" w:rsidRPr="007A4AFC" w:rsidRDefault="00424982" w:rsidP="00D81BFF">
      <w:pPr>
        <w:shd w:val="clear" w:color="auto" w:fill="FFFFFF"/>
        <w:spacing w:line="240" w:lineRule="auto"/>
        <w:ind w:right="9"/>
        <w:jc w:val="center"/>
        <w:rPr>
          <w:ins w:id="10216" w:author="Dr Mamadou SANOGO" w:date="2023-10-25T16:16:00Z"/>
          <w:b/>
          <w:color w:val="000000" w:themeColor="text1"/>
          <w:sz w:val="44"/>
          <w:rPrChange w:id="10217" w:author="Dr Mamadou SANOGO" w:date="2023-10-25T18:15:00Z">
            <w:rPr>
              <w:ins w:id="10218" w:author="Dr Mamadou SANOGO" w:date="2023-10-25T16:16:00Z"/>
              <w:b/>
              <w:sz w:val="44"/>
            </w:rPr>
          </w:rPrChange>
        </w:rPr>
      </w:pPr>
    </w:p>
    <w:p w14:paraId="313D01CA" w14:textId="369C7810" w:rsidR="00424982" w:rsidRPr="007A4AFC" w:rsidRDefault="00424982" w:rsidP="00D81BFF">
      <w:pPr>
        <w:shd w:val="clear" w:color="auto" w:fill="FFFFFF"/>
        <w:spacing w:line="240" w:lineRule="auto"/>
        <w:ind w:right="9"/>
        <w:jc w:val="center"/>
        <w:rPr>
          <w:ins w:id="10219" w:author="Dr Mamadou SANOGO" w:date="2023-10-25T16:16:00Z"/>
          <w:b/>
          <w:color w:val="000000" w:themeColor="text1"/>
          <w:sz w:val="44"/>
          <w:rPrChange w:id="10220" w:author="Dr Mamadou SANOGO" w:date="2023-10-25T18:15:00Z">
            <w:rPr>
              <w:ins w:id="10221" w:author="Dr Mamadou SANOGO" w:date="2023-10-25T16:16:00Z"/>
              <w:b/>
              <w:sz w:val="44"/>
            </w:rPr>
          </w:rPrChange>
        </w:rPr>
      </w:pPr>
    </w:p>
    <w:p w14:paraId="2BB6E0CB" w14:textId="24BA362F" w:rsidR="00424982" w:rsidRPr="007A4AFC" w:rsidRDefault="00424982" w:rsidP="00D81BFF">
      <w:pPr>
        <w:shd w:val="clear" w:color="auto" w:fill="FFFFFF"/>
        <w:spacing w:line="240" w:lineRule="auto"/>
        <w:ind w:right="9"/>
        <w:jc w:val="center"/>
        <w:rPr>
          <w:ins w:id="10222" w:author="Dr Mamadou SANOGO" w:date="2023-10-25T16:16:00Z"/>
          <w:b/>
          <w:color w:val="000000" w:themeColor="text1"/>
          <w:sz w:val="44"/>
          <w:rPrChange w:id="10223" w:author="Dr Mamadou SANOGO" w:date="2023-10-25T18:15:00Z">
            <w:rPr>
              <w:ins w:id="10224" w:author="Dr Mamadou SANOGO" w:date="2023-10-25T16:16:00Z"/>
              <w:b/>
              <w:sz w:val="44"/>
            </w:rPr>
          </w:rPrChange>
        </w:rPr>
      </w:pPr>
    </w:p>
    <w:p w14:paraId="5E9A68BF" w14:textId="77777777" w:rsidR="00424982" w:rsidRPr="007A4AFC" w:rsidRDefault="00424982" w:rsidP="00D81BFF">
      <w:pPr>
        <w:shd w:val="clear" w:color="auto" w:fill="FFFFFF"/>
        <w:spacing w:line="240" w:lineRule="auto"/>
        <w:ind w:right="9"/>
        <w:jc w:val="center"/>
        <w:rPr>
          <w:ins w:id="10225" w:author="Dr Mamadou SANOGO" w:date="2023-10-25T15:02:00Z"/>
          <w:b/>
          <w:color w:val="000000" w:themeColor="text1"/>
          <w:sz w:val="44"/>
          <w:rPrChange w:id="10226" w:author="Dr Mamadou SANOGO" w:date="2023-10-25T18:15:00Z">
            <w:rPr>
              <w:ins w:id="10227" w:author="Dr Mamadou SANOGO" w:date="2023-10-25T15:02:00Z"/>
              <w:b/>
              <w:sz w:val="44"/>
            </w:rPr>
          </w:rPrChange>
        </w:rPr>
      </w:pPr>
    </w:p>
    <w:p w14:paraId="3F869BB6" w14:textId="6DAD686D" w:rsidR="00D81BFF" w:rsidRPr="007A4AFC" w:rsidRDefault="00D81BFF" w:rsidP="00D81BFF">
      <w:pPr>
        <w:shd w:val="clear" w:color="auto" w:fill="FFFFFF"/>
        <w:spacing w:line="240" w:lineRule="auto"/>
        <w:ind w:right="9"/>
        <w:jc w:val="center"/>
        <w:rPr>
          <w:ins w:id="10228" w:author="Dr Mamadou SANOGO" w:date="2023-10-25T16:24:00Z"/>
          <w:b/>
          <w:color w:val="000000" w:themeColor="text1"/>
          <w:sz w:val="44"/>
          <w:rPrChange w:id="10229" w:author="Dr Mamadou SANOGO" w:date="2023-10-25T18:15:00Z">
            <w:rPr>
              <w:ins w:id="10230" w:author="Dr Mamadou SANOGO" w:date="2023-10-25T16:24:00Z"/>
              <w:b/>
              <w:sz w:val="44"/>
            </w:rPr>
          </w:rPrChange>
        </w:rPr>
      </w:pPr>
      <w:ins w:id="10231" w:author="Dr Mamadou SANOGO" w:date="2023-10-25T15:02:00Z">
        <w:r w:rsidRPr="007A4AFC">
          <w:rPr>
            <w:b/>
            <w:color w:val="000000" w:themeColor="text1"/>
            <w:sz w:val="44"/>
            <w:rPrChange w:id="10232" w:author="Dr Mamadou SANOGO" w:date="2023-10-25T18:15:00Z">
              <w:rPr>
                <w:b/>
                <w:sz w:val="44"/>
              </w:rPr>
            </w:rPrChange>
          </w:rPr>
          <w:t>Annexe n°015 : Décret N° 790/P-RM/du 31 Déc. 2008, Portant Institution du système LMD dans l’enseignement Supérieur au Mali</w:t>
        </w:r>
      </w:ins>
    </w:p>
    <w:p w14:paraId="308BFD35" w14:textId="0363714A" w:rsidR="00424982" w:rsidRPr="007A4AFC" w:rsidRDefault="00424982" w:rsidP="00D81BFF">
      <w:pPr>
        <w:shd w:val="clear" w:color="auto" w:fill="FFFFFF"/>
        <w:spacing w:line="240" w:lineRule="auto"/>
        <w:ind w:right="9"/>
        <w:jc w:val="center"/>
        <w:rPr>
          <w:ins w:id="10233" w:author="Dr Mamadou SANOGO" w:date="2023-10-25T16:24:00Z"/>
          <w:b/>
          <w:color w:val="000000" w:themeColor="text1"/>
          <w:sz w:val="44"/>
          <w:rPrChange w:id="10234" w:author="Dr Mamadou SANOGO" w:date="2023-10-25T18:15:00Z">
            <w:rPr>
              <w:ins w:id="10235" w:author="Dr Mamadou SANOGO" w:date="2023-10-25T16:24:00Z"/>
              <w:b/>
              <w:sz w:val="44"/>
            </w:rPr>
          </w:rPrChange>
        </w:rPr>
      </w:pPr>
    </w:p>
    <w:p w14:paraId="18FDE167" w14:textId="1E4658DC" w:rsidR="00424982" w:rsidRPr="007A4AFC" w:rsidRDefault="00424982" w:rsidP="00D81BFF">
      <w:pPr>
        <w:shd w:val="clear" w:color="auto" w:fill="FFFFFF"/>
        <w:spacing w:line="240" w:lineRule="auto"/>
        <w:ind w:right="9"/>
        <w:jc w:val="center"/>
        <w:rPr>
          <w:ins w:id="10236" w:author="Dr Mamadou SANOGO" w:date="2023-10-25T16:24:00Z"/>
          <w:b/>
          <w:color w:val="000000" w:themeColor="text1"/>
          <w:sz w:val="44"/>
          <w:rPrChange w:id="10237" w:author="Dr Mamadou SANOGO" w:date="2023-10-25T18:15:00Z">
            <w:rPr>
              <w:ins w:id="10238" w:author="Dr Mamadou SANOGO" w:date="2023-10-25T16:24:00Z"/>
              <w:b/>
              <w:sz w:val="44"/>
            </w:rPr>
          </w:rPrChange>
        </w:rPr>
      </w:pPr>
    </w:p>
    <w:p w14:paraId="0BCBBA7B" w14:textId="251F628A" w:rsidR="00424982" w:rsidRPr="007A4AFC" w:rsidRDefault="00424982" w:rsidP="00D81BFF">
      <w:pPr>
        <w:shd w:val="clear" w:color="auto" w:fill="FFFFFF"/>
        <w:spacing w:line="240" w:lineRule="auto"/>
        <w:ind w:right="9"/>
        <w:jc w:val="center"/>
        <w:rPr>
          <w:ins w:id="10239" w:author="Dr Mamadou SANOGO" w:date="2023-10-25T16:24:00Z"/>
          <w:b/>
          <w:color w:val="000000" w:themeColor="text1"/>
          <w:sz w:val="44"/>
          <w:rPrChange w:id="10240" w:author="Dr Mamadou SANOGO" w:date="2023-10-25T18:15:00Z">
            <w:rPr>
              <w:ins w:id="10241" w:author="Dr Mamadou SANOGO" w:date="2023-10-25T16:24:00Z"/>
              <w:b/>
              <w:sz w:val="44"/>
            </w:rPr>
          </w:rPrChange>
        </w:rPr>
      </w:pPr>
    </w:p>
    <w:p w14:paraId="40140FB1" w14:textId="4420162C" w:rsidR="00424982" w:rsidRPr="007A4AFC" w:rsidRDefault="00424982" w:rsidP="00D81BFF">
      <w:pPr>
        <w:shd w:val="clear" w:color="auto" w:fill="FFFFFF"/>
        <w:spacing w:line="240" w:lineRule="auto"/>
        <w:ind w:right="9"/>
        <w:jc w:val="center"/>
        <w:rPr>
          <w:ins w:id="10242" w:author="Dr Mamadou SANOGO" w:date="2023-10-25T16:24:00Z"/>
          <w:b/>
          <w:color w:val="000000" w:themeColor="text1"/>
          <w:sz w:val="44"/>
          <w:rPrChange w:id="10243" w:author="Dr Mamadou SANOGO" w:date="2023-10-25T18:15:00Z">
            <w:rPr>
              <w:ins w:id="10244" w:author="Dr Mamadou SANOGO" w:date="2023-10-25T16:24:00Z"/>
              <w:b/>
              <w:sz w:val="44"/>
            </w:rPr>
          </w:rPrChange>
        </w:rPr>
      </w:pPr>
    </w:p>
    <w:p w14:paraId="1DFF75F8" w14:textId="1E33BF78" w:rsidR="00424982" w:rsidRPr="007A4AFC" w:rsidRDefault="00424982" w:rsidP="00D81BFF">
      <w:pPr>
        <w:shd w:val="clear" w:color="auto" w:fill="FFFFFF"/>
        <w:spacing w:line="240" w:lineRule="auto"/>
        <w:ind w:right="9"/>
        <w:jc w:val="center"/>
        <w:rPr>
          <w:ins w:id="10245" w:author="Dr Mamadou SANOGO" w:date="2023-10-25T16:24:00Z"/>
          <w:b/>
          <w:color w:val="000000" w:themeColor="text1"/>
          <w:sz w:val="44"/>
          <w:rPrChange w:id="10246" w:author="Dr Mamadou SANOGO" w:date="2023-10-25T18:15:00Z">
            <w:rPr>
              <w:ins w:id="10247" w:author="Dr Mamadou SANOGO" w:date="2023-10-25T16:24:00Z"/>
              <w:b/>
              <w:sz w:val="44"/>
            </w:rPr>
          </w:rPrChange>
        </w:rPr>
      </w:pPr>
    </w:p>
    <w:p w14:paraId="42452148" w14:textId="1A498592" w:rsidR="00424982" w:rsidRPr="007A4AFC" w:rsidRDefault="00424982" w:rsidP="00D81BFF">
      <w:pPr>
        <w:shd w:val="clear" w:color="auto" w:fill="FFFFFF"/>
        <w:spacing w:line="240" w:lineRule="auto"/>
        <w:ind w:right="9"/>
        <w:jc w:val="center"/>
        <w:rPr>
          <w:ins w:id="10248" w:author="Dr Mamadou SANOGO" w:date="2023-10-25T16:24:00Z"/>
          <w:b/>
          <w:color w:val="000000" w:themeColor="text1"/>
          <w:sz w:val="44"/>
          <w:rPrChange w:id="10249" w:author="Dr Mamadou SANOGO" w:date="2023-10-25T18:15:00Z">
            <w:rPr>
              <w:ins w:id="10250" w:author="Dr Mamadou SANOGO" w:date="2023-10-25T16:24:00Z"/>
              <w:b/>
              <w:sz w:val="44"/>
            </w:rPr>
          </w:rPrChange>
        </w:rPr>
      </w:pPr>
    </w:p>
    <w:p w14:paraId="1195F208" w14:textId="6AA8D8DE" w:rsidR="00424982" w:rsidRPr="007A4AFC" w:rsidRDefault="00424982" w:rsidP="00D81BFF">
      <w:pPr>
        <w:shd w:val="clear" w:color="auto" w:fill="FFFFFF"/>
        <w:spacing w:line="240" w:lineRule="auto"/>
        <w:ind w:right="9"/>
        <w:jc w:val="center"/>
        <w:rPr>
          <w:ins w:id="10251" w:author="Dr Mamadou SANOGO" w:date="2023-10-25T16:24:00Z"/>
          <w:b/>
          <w:color w:val="000000" w:themeColor="text1"/>
          <w:sz w:val="44"/>
          <w:rPrChange w:id="10252" w:author="Dr Mamadou SANOGO" w:date="2023-10-25T18:15:00Z">
            <w:rPr>
              <w:ins w:id="10253" w:author="Dr Mamadou SANOGO" w:date="2023-10-25T16:24:00Z"/>
              <w:b/>
              <w:sz w:val="44"/>
            </w:rPr>
          </w:rPrChange>
        </w:rPr>
      </w:pPr>
    </w:p>
    <w:p w14:paraId="6A94B847" w14:textId="4FC65AF6" w:rsidR="00424982" w:rsidRPr="007A4AFC" w:rsidRDefault="00424982" w:rsidP="00D81BFF">
      <w:pPr>
        <w:shd w:val="clear" w:color="auto" w:fill="FFFFFF"/>
        <w:spacing w:line="240" w:lineRule="auto"/>
        <w:ind w:right="9"/>
        <w:jc w:val="center"/>
        <w:rPr>
          <w:ins w:id="10254" w:author="Dr Mamadou SANOGO" w:date="2023-10-25T16:24:00Z"/>
          <w:b/>
          <w:color w:val="000000" w:themeColor="text1"/>
          <w:sz w:val="44"/>
          <w:rPrChange w:id="10255" w:author="Dr Mamadou SANOGO" w:date="2023-10-25T18:15:00Z">
            <w:rPr>
              <w:ins w:id="10256" w:author="Dr Mamadou SANOGO" w:date="2023-10-25T16:24:00Z"/>
              <w:b/>
              <w:sz w:val="44"/>
            </w:rPr>
          </w:rPrChange>
        </w:rPr>
      </w:pPr>
    </w:p>
    <w:p w14:paraId="079C6490" w14:textId="12B89E8D" w:rsidR="00424982" w:rsidRPr="007A4AFC" w:rsidRDefault="00424982" w:rsidP="00D81BFF">
      <w:pPr>
        <w:shd w:val="clear" w:color="auto" w:fill="FFFFFF"/>
        <w:spacing w:line="240" w:lineRule="auto"/>
        <w:ind w:right="9"/>
        <w:jc w:val="center"/>
        <w:rPr>
          <w:ins w:id="10257" w:author="Dr Mamadou SANOGO" w:date="2023-10-25T16:24:00Z"/>
          <w:b/>
          <w:color w:val="000000" w:themeColor="text1"/>
          <w:sz w:val="44"/>
          <w:rPrChange w:id="10258" w:author="Dr Mamadou SANOGO" w:date="2023-10-25T18:15:00Z">
            <w:rPr>
              <w:ins w:id="10259" w:author="Dr Mamadou SANOGO" w:date="2023-10-25T16:24:00Z"/>
              <w:b/>
              <w:sz w:val="44"/>
            </w:rPr>
          </w:rPrChange>
        </w:rPr>
      </w:pPr>
    </w:p>
    <w:p w14:paraId="4FA736BA" w14:textId="19B8D0E0" w:rsidR="00424982" w:rsidRPr="007A4AFC" w:rsidRDefault="00424982" w:rsidP="00D81BFF">
      <w:pPr>
        <w:shd w:val="clear" w:color="auto" w:fill="FFFFFF"/>
        <w:spacing w:line="240" w:lineRule="auto"/>
        <w:ind w:right="9"/>
        <w:jc w:val="center"/>
        <w:rPr>
          <w:ins w:id="10260" w:author="Dr Mamadou SANOGO" w:date="2023-10-25T16:24:00Z"/>
          <w:b/>
          <w:color w:val="000000" w:themeColor="text1"/>
          <w:sz w:val="44"/>
          <w:rPrChange w:id="10261" w:author="Dr Mamadou SANOGO" w:date="2023-10-25T18:15:00Z">
            <w:rPr>
              <w:ins w:id="10262" w:author="Dr Mamadou SANOGO" w:date="2023-10-25T16:24:00Z"/>
              <w:b/>
              <w:sz w:val="44"/>
            </w:rPr>
          </w:rPrChange>
        </w:rPr>
      </w:pPr>
    </w:p>
    <w:p w14:paraId="6231DDB1" w14:textId="3376621F" w:rsidR="00424982" w:rsidRPr="007A4AFC" w:rsidRDefault="00424982" w:rsidP="00D81BFF">
      <w:pPr>
        <w:shd w:val="clear" w:color="auto" w:fill="FFFFFF"/>
        <w:spacing w:line="240" w:lineRule="auto"/>
        <w:ind w:right="9"/>
        <w:jc w:val="center"/>
        <w:rPr>
          <w:ins w:id="10263" w:author="Dr Mamadou SANOGO" w:date="2023-10-25T16:24:00Z"/>
          <w:b/>
          <w:color w:val="000000" w:themeColor="text1"/>
          <w:sz w:val="44"/>
          <w:rPrChange w:id="10264" w:author="Dr Mamadou SANOGO" w:date="2023-10-25T18:15:00Z">
            <w:rPr>
              <w:ins w:id="10265" w:author="Dr Mamadou SANOGO" w:date="2023-10-25T16:24:00Z"/>
              <w:b/>
              <w:sz w:val="44"/>
            </w:rPr>
          </w:rPrChange>
        </w:rPr>
      </w:pPr>
    </w:p>
    <w:p w14:paraId="5F9F1102" w14:textId="5BB37A79" w:rsidR="00424982" w:rsidRPr="007A4AFC" w:rsidRDefault="00424982" w:rsidP="00D81BFF">
      <w:pPr>
        <w:shd w:val="clear" w:color="auto" w:fill="FFFFFF"/>
        <w:spacing w:line="240" w:lineRule="auto"/>
        <w:ind w:right="9"/>
        <w:jc w:val="center"/>
        <w:rPr>
          <w:ins w:id="10266" w:author="Dr Mamadou SANOGO" w:date="2023-10-25T16:24:00Z"/>
          <w:b/>
          <w:color w:val="000000" w:themeColor="text1"/>
          <w:sz w:val="44"/>
          <w:rPrChange w:id="10267" w:author="Dr Mamadou SANOGO" w:date="2023-10-25T18:15:00Z">
            <w:rPr>
              <w:ins w:id="10268" w:author="Dr Mamadou SANOGO" w:date="2023-10-25T16:24:00Z"/>
              <w:b/>
              <w:sz w:val="44"/>
            </w:rPr>
          </w:rPrChange>
        </w:rPr>
      </w:pPr>
    </w:p>
    <w:p w14:paraId="0F6E4F00" w14:textId="32D55FD3" w:rsidR="00424982" w:rsidRPr="007A4AFC" w:rsidRDefault="00424982" w:rsidP="00D81BFF">
      <w:pPr>
        <w:shd w:val="clear" w:color="auto" w:fill="FFFFFF"/>
        <w:spacing w:line="240" w:lineRule="auto"/>
        <w:ind w:right="9"/>
        <w:jc w:val="center"/>
        <w:rPr>
          <w:ins w:id="10269" w:author="Dr Mamadou SANOGO" w:date="2023-10-25T16:24:00Z"/>
          <w:b/>
          <w:color w:val="000000" w:themeColor="text1"/>
          <w:sz w:val="44"/>
          <w:rPrChange w:id="10270" w:author="Dr Mamadou SANOGO" w:date="2023-10-25T18:15:00Z">
            <w:rPr>
              <w:ins w:id="10271" w:author="Dr Mamadou SANOGO" w:date="2023-10-25T16:24:00Z"/>
              <w:b/>
              <w:sz w:val="44"/>
            </w:rPr>
          </w:rPrChange>
        </w:rPr>
      </w:pPr>
    </w:p>
    <w:p w14:paraId="3EC9F1FA" w14:textId="7D0E1F41" w:rsidR="00424982" w:rsidRPr="007A4AFC" w:rsidRDefault="00424982" w:rsidP="00D81BFF">
      <w:pPr>
        <w:shd w:val="clear" w:color="auto" w:fill="FFFFFF"/>
        <w:spacing w:line="240" w:lineRule="auto"/>
        <w:ind w:right="9"/>
        <w:jc w:val="center"/>
        <w:rPr>
          <w:ins w:id="10272" w:author="Dr Mamadou SANOGO" w:date="2023-10-25T16:24:00Z"/>
          <w:b/>
          <w:color w:val="000000" w:themeColor="text1"/>
          <w:sz w:val="44"/>
          <w:rPrChange w:id="10273" w:author="Dr Mamadou SANOGO" w:date="2023-10-25T18:15:00Z">
            <w:rPr>
              <w:ins w:id="10274" w:author="Dr Mamadou SANOGO" w:date="2023-10-25T16:24:00Z"/>
              <w:b/>
              <w:sz w:val="44"/>
            </w:rPr>
          </w:rPrChange>
        </w:rPr>
      </w:pPr>
    </w:p>
    <w:p w14:paraId="21D1F461" w14:textId="673BCC2C" w:rsidR="00424982" w:rsidRPr="007A4AFC" w:rsidRDefault="00424982" w:rsidP="00D81BFF">
      <w:pPr>
        <w:shd w:val="clear" w:color="auto" w:fill="FFFFFF"/>
        <w:spacing w:line="240" w:lineRule="auto"/>
        <w:ind w:right="9"/>
        <w:jc w:val="center"/>
        <w:rPr>
          <w:ins w:id="10275" w:author="Dr Mamadou SANOGO" w:date="2023-10-25T16:24:00Z"/>
          <w:b/>
          <w:color w:val="000000" w:themeColor="text1"/>
          <w:sz w:val="44"/>
          <w:rPrChange w:id="10276" w:author="Dr Mamadou SANOGO" w:date="2023-10-25T18:15:00Z">
            <w:rPr>
              <w:ins w:id="10277" w:author="Dr Mamadou SANOGO" w:date="2023-10-25T16:24:00Z"/>
              <w:b/>
              <w:sz w:val="44"/>
            </w:rPr>
          </w:rPrChange>
        </w:rPr>
      </w:pPr>
    </w:p>
    <w:p w14:paraId="7C149F81" w14:textId="607CC9F3" w:rsidR="00424982" w:rsidRPr="007A4AFC" w:rsidRDefault="00424982" w:rsidP="00D81BFF">
      <w:pPr>
        <w:shd w:val="clear" w:color="auto" w:fill="FFFFFF"/>
        <w:spacing w:line="240" w:lineRule="auto"/>
        <w:ind w:right="9"/>
        <w:jc w:val="center"/>
        <w:rPr>
          <w:ins w:id="10278" w:author="Dr Mamadou SANOGO" w:date="2023-10-25T16:24:00Z"/>
          <w:b/>
          <w:color w:val="000000" w:themeColor="text1"/>
          <w:sz w:val="44"/>
          <w:rPrChange w:id="10279" w:author="Dr Mamadou SANOGO" w:date="2023-10-25T18:15:00Z">
            <w:rPr>
              <w:ins w:id="10280" w:author="Dr Mamadou SANOGO" w:date="2023-10-25T16:24:00Z"/>
              <w:b/>
              <w:sz w:val="44"/>
            </w:rPr>
          </w:rPrChange>
        </w:rPr>
      </w:pPr>
    </w:p>
    <w:p w14:paraId="2E5C576E" w14:textId="1CA56C67" w:rsidR="00424982" w:rsidRPr="007A4AFC" w:rsidRDefault="00424982" w:rsidP="00D81BFF">
      <w:pPr>
        <w:shd w:val="clear" w:color="auto" w:fill="FFFFFF"/>
        <w:spacing w:line="240" w:lineRule="auto"/>
        <w:ind w:right="9"/>
        <w:jc w:val="center"/>
        <w:rPr>
          <w:ins w:id="10281" w:author="Dr Mamadou SANOGO" w:date="2023-10-25T16:24:00Z"/>
          <w:b/>
          <w:color w:val="000000" w:themeColor="text1"/>
          <w:sz w:val="44"/>
          <w:rPrChange w:id="10282" w:author="Dr Mamadou SANOGO" w:date="2023-10-25T18:15:00Z">
            <w:rPr>
              <w:ins w:id="10283" w:author="Dr Mamadou SANOGO" w:date="2023-10-25T16:24:00Z"/>
              <w:b/>
              <w:sz w:val="44"/>
            </w:rPr>
          </w:rPrChange>
        </w:rPr>
      </w:pPr>
    </w:p>
    <w:p w14:paraId="113C7693" w14:textId="213254E4" w:rsidR="00424982" w:rsidRPr="007A4AFC" w:rsidRDefault="00424982" w:rsidP="00D81BFF">
      <w:pPr>
        <w:shd w:val="clear" w:color="auto" w:fill="FFFFFF"/>
        <w:spacing w:line="240" w:lineRule="auto"/>
        <w:ind w:right="9"/>
        <w:jc w:val="center"/>
        <w:rPr>
          <w:ins w:id="10284" w:author="Dr Mamadou SANOGO" w:date="2023-10-25T16:24:00Z"/>
          <w:b/>
          <w:color w:val="000000" w:themeColor="text1"/>
          <w:sz w:val="44"/>
          <w:rPrChange w:id="10285" w:author="Dr Mamadou SANOGO" w:date="2023-10-25T18:15:00Z">
            <w:rPr>
              <w:ins w:id="10286" w:author="Dr Mamadou SANOGO" w:date="2023-10-25T16:24:00Z"/>
              <w:b/>
              <w:sz w:val="44"/>
            </w:rPr>
          </w:rPrChange>
        </w:rPr>
      </w:pPr>
    </w:p>
    <w:p w14:paraId="22EF8526" w14:textId="5AF10AAE" w:rsidR="00424982" w:rsidRPr="007A4AFC" w:rsidRDefault="00424982" w:rsidP="00D81BFF">
      <w:pPr>
        <w:shd w:val="clear" w:color="auto" w:fill="FFFFFF"/>
        <w:spacing w:line="240" w:lineRule="auto"/>
        <w:ind w:right="9"/>
        <w:jc w:val="center"/>
        <w:rPr>
          <w:ins w:id="10287" w:author="Dr Mamadou SANOGO" w:date="2023-10-25T16:24:00Z"/>
          <w:b/>
          <w:color w:val="000000" w:themeColor="text1"/>
          <w:sz w:val="44"/>
          <w:rPrChange w:id="10288" w:author="Dr Mamadou SANOGO" w:date="2023-10-25T18:15:00Z">
            <w:rPr>
              <w:ins w:id="10289" w:author="Dr Mamadou SANOGO" w:date="2023-10-25T16:24:00Z"/>
              <w:b/>
              <w:sz w:val="44"/>
            </w:rPr>
          </w:rPrChange>
        </w:rPr>
      </w:pPr>
    </w:p>
    <w:p w14:paraId="6C339724" w14:textId="4E48C016" w:rsidR="00424982" w:rsidRPr="007A4AFC" w:rsidRDefault="00424982" w:rsidP="00D81BFF">
      <w:pPr>
        <w:shd w:val="clear" w:color="auto" w:fill="FFFFFF"/>
        <w:spacing w:line="240" w:lineRule="auto"/>
        <w:ind w:right="9"/>
        <w:jc w:val="center"/>
        <w:rPr>
          <w:ins w:id="10290" w:author="Dr Mamadou SANOGO" w:date="2023-10-25T16:24:00Z"/>
          <w:b/>
          <w:color w:val="000000" w:themeColor="text1"/>
          <w:sz w:val="44"/>
          <w:rPrChange w:id="10291" w:author="Dr Mamadou SANOGO" w:date="2023-10-25T18:15:00Z">
            <w:rPr>
              <w:ins w:id="10292" w:author="Dr Mamadou SANOGO" w:date="2023-10-25T16:24:00Z"/>
              <w:b/>
              <w:sz w:val="44"/>
            </w:rPr>
          </w:rPrChange>
        </w:rPr>
      </w:pPr>
    </w:p>
    <w:p w14:paraId="57FDFB69" w14:textId="39A8F69D" w:rsidR="00424982" w:rsidRPr="007A4AFC" w:rsidRDefault="00424982" w:rsidP="00D81BFF">
      <w:pPr>
        <w:shd w:val="clear" w:color="auto" w:fill="FFFFFF"/>
        <w:spacing w:line="240" w:lineRule="auto"/>
        <w:ind w:right="9"/>
        <w:jc w:val="center"/>
        <w:rPr>
          <w:ins w:id="10293" w:author="Dr Mamadou SANOGO" w:date="2023-10-25T16:24:00Z"/>
          <w:b/>
          <w:color w:val="000000" w:themeColor="text1"/>
          <w:sz w:val="44"/>
          <w:rPrChange w:id="10294" w:author="Dr Mamadou SANOGO" w:date="2023-10-25T18:15:00Z">
            <w:rPr>
              <w:ins w:id="10295" w:author="Dr Mamadou SANOGO" w:date="2023-10-25T16:24:00Z"/>
              <w:b/>
              <w:sz w:val="44"/>
            </w:rPr>
          </w:rPrChange>
        </w:rPr>
      </w:pPr>
    </w:p>
    <w:p w14:paraId="2209A999" w14:textId="487D9A36" w:rsidR="00424982" w:rsidRPr="007A4AFC" w:rsidRDefault="00424982" w:rsidP="00D81BFF">
      <w:pPr>
        <w:shd w:val="clear" w:color="auto" w:fill="FFFFFF"/>
        <w:spacing w:line="240" w:lineRule="auto"/>
        <w:ind w:right="9"/>
        <w:jc w:val="center"/>
        <w:rPr>
          <w:ins w:id="10296" w:author="Dr Mamadou SANOGO" w:date="2023-10-25T16:24:00Z"/>
          <w:b/>
          <w:color w:val="000000" w:themeColor="text1"/>
          <w:sz w:val="44"/>
          <w:rPrChange w:id="10297" w:author="Dr Mamadou SANOGO" w:date="2023-10-25T18:15:00Z">
            <w:rPr>
              <w:ins w:id="10298" w:author="Dr Mamadou SANOGO" w:date="2023-10-25T16:24:00Z"/>
              <w:b/>
              <w:sz w:val="44"/>
            </w:rPr>
          </w:rPrChange>
        </w:rPr>
      </w:pPr>
    </w:p>
    <w:p w14:paraId="1591F824" w14:textId="122ED83C" w:rsidR="00424982" w:rsidRPr="007A4AFC" w:rsidRDefault="00424982" w:rsidP="00D81BFF">
      <w:pPr>
        <w:shd w:val="clear" w:color="auto" w:fill="FFFFFF"/>
        <w:spacing w:line="240" w:lineRule="auto"/>
        <w:ind w:right="9"/>
        <w:jc w:val="center"/>
        <w:rPr>
          <w:ins w:id="10299" w:author="Dr Mamadou SANOGO" w:date="2023-10-25T16:24:00Z"/>
          <w:b/>
          <w:color w:val="000000" w:themeColor="text1"/>
          <w:sz w:val="44"/>
          <w:rPrChange w:id="10300" w:author="Dr Mamadou SANOGO" w:date="2023-10-25T18:15:00Z">
            <w:rPr>
              <w:ins w:id="10301" w:author="Dr Mamadou SANOGO" w:date="2023-10-25T16:24:00Z"/>
              <w:b/>
              <w:sz w:val="44"/>
            </w:rPr>
          </w:rPrChange>
        </w:rPr>
      </w:pPr>
    </w:p>
    <w:p w14:paraId="2A2A4200" w14:textId="046E8C93" w:rsidR="00424982" w:rsidRPr="007A4AFC" w:rsidRDefault="00424982" w:rsidP="00D81BFF">
      <w:pPr>
        <w:shd w:val="clear" w:color="auto" w:fill="FFFFFF"/>
        <w:spacing w:line="240" w:lineRule="auto"/>
        <w:ind w:right="9"/>
        <w:jc w:val="center"/>
        <w:rPr>
          <w:ins w:id="10302" w:author="Dr Mamadou SANOGO" w:date="2023-10-25T16:24:00Z"/>
          <w:b/>
          <w:color w:val="000000" w:themeColor="text1"/>
          <w:sz w:val="44"/>
          <w:rPrChange w:id="10303" w:author="Dr Mamadou SANOGO" w:date="2023-10-25T18:15:00Z">
            <w:rPr>
              <w:ins w:id="10304" w:author="Dr Mamadou SANOGO" w:date="2023-10-25T16:24:00Z"/>
              <w:b/>
              <w:sz w:val="44"/>
            </w:rPr>
          </w:rPrChange>
        </w:rPr>
      </w:pPr>
    </w:p>
    <w:p w14:paraId="20138C77" w14:textId="41C94614" w:rsidR="00424982" w:rsidRPr="007A4AFC" w:rsidRDefault="00424982" w:rsidP="00D81BFF">
      <w:pPr>
        <w:shd w:val="clear" w:color="auto" w:fill="FFFFFF"/>
        <w:spacing w:line="240" w:lineRule="auto"/>
        <w:ind w:right="9"/>
        <w:jc w:val="center"/>
        <w:rPr>
          <w:ins w:id="10305" w:author="Dr Mamadou SANOGO" w:date="2023-10-25T16:24:00Z"/>
          <w:b/>
          <w:color w:val="000000" w:themeColor="text1"/>
          <w:sz w:val="44"/>
          <w:rPrChange w:id="10306" w:author="Dr Mamadou SANOGO" w:date="2023-10-25T18:15:00Z">
            <w:rPr>
              <w:ins w:id="10307" w:author="Dr Mamadou SANOGO" w:date="2023-10-25T16:24:00Z"/>
              <w:b/>
              <w:sz w:val="44"/>
            </w:rPr>
          </w:rPrChange>
        </w:rPr>
      </w:pPr>
    </w:p>
    <w:p w14:paraId="619251D1" w14:textId="7752DE65" w:rsidR="00424982" w:rsidRPr="007A4AFC" w:rsidRDefault="00424982" w:rsidP="00D81BFF">
      <w:pPr>
        <w:shd w:val="clear" w:color="auto" w:fill="FFFFFF"/>
        <w:spacing w:line="240" w:lineRule="auto"/>
        <w:ind w:right="9"/>
        <w:jc w:val="center"/>
        <w:rPr>
          <w:ins w:id="10308" w:author="Dr Mamadou SANOGO" w:date="2023-10-25T16:24:00Z"/>
          <w:b/>
          <w:color w:val="000000" w:themeColor="text1"/>
          <w:sz w:val="44"/>
          <w:rPrChange w:id="10309" w:author="Dr Mamadou SANOGO" w:date="2023-10-25T18:15:00Z">
            <w:rPr>
              <w:ins w:id="10310" w:author="Dr Mamadou SANOGO" w:date="2023-10-25T16:24:00Z"/>
              <w:b/>
              <w:sz w:val="44"/>
            </w:rPr>
          </w:rPrChange>
        </w:rPr>
      </w:pPr>
    </w:p>
    <w:p w14:paraId="412AC333" w14:textId="5A96B7BD" w:rsidR="00424982" w:rsidRPr="007A4AFC" w:rsidRDefault="00424982" w:rsidP="00D81BFF">
      <w:pPr>
        <w:shd w:val="clear" w:color="auto" w:fill="FFFFFF"/>
        <w:spacing w:line="240" w:lineRule="auto"/>
        <w:ind w:right="9"/>
        <w:jc w:val="center"/>
        <w:rPr>
          <w:ins w:id="10311" w:author="Dr Mamadou SANOGO" w:date="2023-10-25T16:24:00Z"/>
          <w:b/>
          <w:color w:val="000000" w:themeColor="text1"/>
          <w:sz w:val="44"/>
          <w:rPrChange w:id="10312" w:author="Dr Mamadou SANOGO" w:date="2023-10-25T18:15:00Z">
            <w:rPr>
              <w:ins w:id="10313" w:author="Dr Mamadou SANOGO" w:date="2023-10-25T16:24:00Z"/>
              <w:b/>
              <w:sz w:val="44"/>
            </w:rPr>
          </w:rPrChange>
        </w:rPr>
      </w:pPr>
    </w:p>
    <w:p w14:paraId="6313AE77" w14:textId="13024C8D" w:rsidR="00424982" w:rsidRPr="007A4AFC" w:rsidRDefault="00424982" w:rsidP="00D81BFF">
      <w:pPr>
        <w:shd w:val="clear" w:color="auto" w:fill="FFFFFF"/>
        <w:spacing w:line="240" w:lineRule="auto"/>
        <w:ind w:right="9"/>
        <w:jc w:val="center"/>
        <w:rPr>
          <w:ins w:id="10314" w:author="Dr Mamadou SANOGO" w:date="2023-10-25T16:24:00Z"/>
          <w:b/>
          <w:color w:val="000000" w:themeColor="text1"/>
          <w:sz w:val="44"/>
          <w:rPrChange w:id="10315" w:author="Dr Mamadou SANOGO" w:date="2023-10-25T18:15:00Z">
            <w:rPr>
              <w:ins w:id="10316" w:author="Dr Mamadou SANOGO" w:date="2023-10-25T16:24:00Z"/>
              <w:b/>
              <w:sz w:val="44"/>
            </w:rPr>
          </w:rPrChange>
        </w:rPr>
      </w:pPr>
    </w:p>
    <w:p w14:paraId="5A3F8348" w14:textId="0AC23FF4" w:rsidR="00424982" w:rsidRPr="007A4AFC" w:rsidRDefault="00424982" w:rsidP="00D81BFF">
      <w:pPr>
        <w:shd w:val="clear" w:color="auto" w:fill="FFFFFF"/>
        <w:spacing w:line="240" w:lineRule="auto"/>
        <w:ind w:right="9"/>
        <w:jc w:val="center"/>
        <w:rPr>
          <w:ins w:id="10317" w:author="Dr Mamadou SANOGO" w:date="2023-10-25T16:24:00Z"/>
          <w:b/>
          <w:color w:val="000000" w:themeColor="text1"/>
          <w:sz w:val="44"/>
          <w:rPrChange w:id="10318" w:author="Dr Mamadou SANOGO" w:date="2023-10-25T18:15:00Z">
            <w:rPr>
              <w:ins w:id="10319" w:author="Dr Mamadou SANOGO" w:date="2023-10-25T16:24:00Z"/>
              <w:b/>
              <w:sz w:val="44"/>
            </w:rPr>
          </w:rPrChange>
        </w:rPr>
      </w:pPr>
    </w:p>
    <w:p w14:paraId="591C229F" w14:textId="4D2245C9" w:rsidR="00424982" w:rsidRPr="007A4AFC" w:rsidRDefault="00424982" w:rsidP="00D81BFF">
      <w:pPr>
        <w:shd w:val="clear" w:color="auto" w:fill="FFFFFF"/>
        <w:spacing w:line="240" w:lineRule="auto"/>
        <w:ind w:right="9"/>
        <w:jc w:val="center"/>
        <w:rPr>
          <w:ins w:id="10320" w:author="Dr Mamadou SANOGO" w:date="2023-10-25T16:24:00Z"/>
          <w:b/>
          <w:color w:val="000000" w:themeColor="text1"/>
          <w:sz w:val="44"/>
          <w:rPrChange w:id="10321" w:author="Dr Mamadou SANOGO" w:date="2023-10-25T18:15:00Z">
            <w:rPr>
              <w:ins w:id="10322" w:author="Dr Mamadou SANOGO" w:date="2023-10-25T16:24:00Z"/>
              <w:b/>
              <w:sz w:val="44"/>
            </w:rPr>
          </w:rPrChange>
        </w:rPr>
      </w:pPr>
    </w:p>
    <w:p w14:paraId="36DC109A" w14:textId="5CCDA473" w:rsidR="00424982" w:rsidRPr="007A4AFC" w:rsidRDefault="00424982" w:rsidP="00D81BFF">
      <w:pPr>
        <w:shd w:val="clear" w:color="auto" w:fill="FFFFFF"/>
        <w:spacing w:line="240" w:lineRule="auto"/>
        <w:ind w:right="9"/>
        <w:jc w:val="center"/>
        <w:rPr>
          <w:ins w:id="10323" w:author="Dr Mamadou SANOGO" w:date="2023-10-25T16:24:00Z"/>
          <w:b/>
          <w:color w:val="000000" w:themeColor="text1"/>
          <w:sz w:val="44"/>
          <w:rPrChange w:id="10324" w:author="Dr Mamadou SANOGO" w:date="2023-10-25T18:15:00Z">
            <w:rPr>
              <w:ins w:id="10325" w:author="Dr Mamadou SANOGO" w:date="2023-10-25T16:24:00Z"/>
              <w:b/>
              <w:sz w:val="44"/>
            </w:rPr>
          </w:rPrChange>
        </w:rPr>
      </w:pPr>
    </w:p>
    <w:p w14:paraId="582AA5B8" w14:textId="044CEE21" w:rsidR="00424982" w:rsidRPr="007A4AFC" w:rsidRDefault="00424982" w:rsidP="00D81BFF">
      <w:pPr>
        <w:shd w:val="clear" w:color="auto" w:fill="FFFFFF"/>
        <w:spacing w:line="240" w:lineRule="auto"/>
        <w:ind w:right="9"/>
        <w:jc w:val="center"/>
        <w:rPr>
          <w:ins w:id="10326" w:author="Dr Mamadou SANOGO" w:date="2023-10-25T16:24:00Z"/>
          <w:b/>
          <w:color w:val="000000" w:themeColor="text1"/>
          <w:sz w:val="44"/>
          <w:rPrChange w:id="10327" w:author="Dr Mamadou SANOGO" w:date="2023-10-25T18:15:00Z">
            <w:rPr>
              <w:ins w:id="10328" w:author="Dr Mamadou SANOGO" w:date="2023-10-25T16:24:00Z"/>
              <w:b/>
              <w:sz w:val="44"/>
            </w:rPr>
          </w:rPrChange>
        </w:rPr>
      </w:pPr>
    </w:p>
    <w:p w14:paraId="16581240" w14:textId="08DC7456" w:rsidR="00424982" w:rsidRPr="007A4AFC" w:rsidRDefault="00424982" w:rsidP="00D81BFF">
      <w:pPr>
        <w:shd w:val="clear" w:color="auto" w:fill="FFFFFF"/>
        <w:spacing w:line="240" w:lineRule="auto"/>
        <w:ind w:right="9"/>
        <w:jc w:val="center"/>
        <w:rPr>
          <w:ins w:id="10329" w:author="Dr Mamadou SANOGO" w:date="2023-10-25T16:24:00Z"/>
          <w:b/>
          <w:color w:val="000000" w:themeColor="text1"/>
          <w:sz w:val="44"/>
          <w:rPrChange w:id="10330" w:author="Dr Mamadou SANOGO" w:date="2023-10-25T18:15:00Z">
            <w:rPr>
              <w:ins w:id="10331" w:author="Dr Mamadou SANOGO" w:date="2023-10-25T16:24:00Z"/>
              <w:b/>
              <w:sz w:val="44"/>
            </w:rPr>
          </w:rPrChange>
        </w:rPr>
      </w:pPr>
    </w:p>
    <w:p w14:paraId="0C67BF24" w14:textId="164AE59D" w:rsidR="00424982" w:rsidRPr="007A4AFC" w:rsidRDefault="00424982" w:rsidP="00D81BFF">
      <w:pPr>
        <w:shd w:val="clear" w:color="auto" w:fill="FFFFFF"/>
        <w:spacing w:line="240" w:lineRule="auto"/>
        <w:ind w:right="9"/>
        <w:jc w:val="center"/>
        <w:rPr>
          <w:ins w:id="10332" w:author="Dr Mamadou SANOGO" w:date="2023-10-25T16:24:00Z"/>
          <w:b/>
          <w:color w:val="000000" w:themeColor="text1"/>
          <w:sz w:val="44"/>
          <w:rPrChange w:id="10333" w:author="Dr Mamadou SANOGO" w:date="2023-10-25T18:15:00Z">
            <w:rPr>
              <w:ins w:id="10334" w:author="Dr Mamadou SANOGO" w:date="2023-10-25T16:24:00Z"/>
              <w:b/>
              <w:sz w:val="44"/>
            </w:rPr>
          </w:rPrChange>
        </w:rPr>
      </w:pPr>
    </w:p>
    <w:p w14:paraId="52577C25" w14:textId="1B3E5033" w:rsidR="00424982" w:rsidRPr="007A4AFC" w:rsidRDefault="00424982" w:rsidP="00D81BFF">
      <w:pPr>
        <w:shd w:val="clear" w:color="auto" w:fill="FFFFFF"/>
        <w:spacing w:line="240" w:lineRule="auto"/>
        <w:ind w:right="9"/>
        <w:jc w:val="center"/>
        <w:rPr>
          <w:ins w:id="10335" w:author="Dr Mamadou SANOGO" w:date="2023-10-25T16:24:00Z"/>
          <w:b/>
          <w:color w:val="000000" w:themeColor="text1"/>
          <w:sz w:val="44"/>
          <w:rPrChange w:id="10336" w:author="Dr Mamadou SANOGO" w:date="2023-10-25T18:15:00Z">
            <w:rPr>
              <w:ins w:id="10337" w:author="Dr Mamadou SANOGO" w:date="2023-10-25T16:24:00Z"/>
              <w:b/>
              <w:sz w:val="44"/>
            </w:rPr>
          </w:rPrChange>
        </w:rPr>
      </w:pPr>
    </w:p>
    <w:p w14:paraId="40976BD3" w14:textId="0C5E64E3" w:rsidR="00424982" w:rsidRPr="007A4AFC" w:rsidRDefault="00424982" w:rsidP="00D81BFF">
      <w:pPr>
        <w:shd w:val="clear" w:color="auto" w:fill="FFFFFF"/>
        <w:spacing w:line="240" w:lineRule="auto"/>
        <w:ind w:right="9"/>
        <w:jc w:val="center"/>
        <w:rPr>
          <w:ins w:id="10338" w:author="Dr Mamadou SANOGO" w:date="2023-10-25T16:24:00Z"/>
          <w:b/>
          <w:color w:val="000000" w:themeColor="text1"/>
          <w:sz w:val="44"/>
          <w:rPrChange w:id="10339" w:author="Dr Mamadou SANOGO" w:date="2023-10-25T18:15:00Z">
            <w:rPr>
              <w:ins w:id="10340" w:author="Dr Mamadou SANOGO" w:date="2023-10-25T16:24:00Z"/>
              <w:b/>
              <w:sz w:val="44"/>
            </w:rPr>
          </w:rPrChange>
        </w:rPr>
      </w:pPr>
    </w:p>
    <w:p w14:paraId="1C51092C" w14:textId="65375760" w:rsidR="00424982" w:rsidRPr="007A4AFC" w:rsidRDefault="00424982" w:rsidP="00D81BFF">
      <w:pPr>
        <w:shd w:val="clear" w:color="auto" w:fill="FFFFFF"/>
        <w:spacing w:line="240" w:lineRule="auto"/>
        <w:ind w:right="9"/>
        <w:jc w:val="center"/>
        <w:rPr>
          <w:ins w:id="10341" w:author="Dr Mamadou SANOGO" w:date="2023-10-25T16:24:00Z"/>
          <w:b/>
          <w:color w:val="000000" w:themeColor="text1"/>
          <w:sz w:val="44"/>
          <w:rPrChange w:id="10342" w:author="Dr Mamadou SANOGO" w:date="2023-10-25T18:15:00Z">
            <w:rPr>
              <w:ins w:id="10343" w:author="Dr Mamadou SANOGO" w:date="2023-10-25T16:24:00Z"/>
              <w:b/>
              <w:sz w:val="44"/>
            </w:rPr>
          </w:rPrChange>
        </w:rPr>
      </w:pPr>
    </w:p>
    <w:p w14:paraId="171FFD8E" w14:textId="4FB3F7FF" w:rsidR="00424982" w:rsidRPr="007A4AFC" w:rsidRDefault="00424982" w:rsidP="00D81BFF">
      <w:pPr>
        <w:shd w:val="clear" w:color="auto" w:fill="FFFFFF"/>
        <w:spacing w:line="240" w:lineRule="auto"/>
        <w:ind w:right="9"/>
        <w:jc w:val="center"/>
        <w:rPr>
          <w:ins w:id="10344" w:author="Dr Mamadou SANOGO" w:date="2023-10-25T16:24:00Z"/>
          <w:b/>
          <w:color w:val="000000" w:themeColor="text1"/>
          <w:sz w:val="44"/>
          <w:rPrChange w:id="10345" w:author="Dr Mamadou SANOGO" w:date="2023-10-25T18:15:00Z">
            <w:rPr>
              <w:ins w:id="10346" w:author="Dr Mamadou SANOGO" w:date="2023-10-25T16:24:00Z"/>
              <w:b/>
              <w:sz w:val="44"/>
            </w:rPr>
          </w:rPrChange>
        </w:rPr>
      </w:pPr>
    </w:p>
    <w:p w14:paraId="463DDD89" w14:textId="24BA319E" w:rsidR="00424982" w:rsidRPr="007A4AFC" w:rsidRDefault="00424982" w:rsidP="00D81BFF">
      <w:pPr>
        <w:shd w:val="clear" w:color="auto" w:fill="FFFFFF"/>
        <w:spacing w:line="240" w:lineRule="auto"/>
        <w:ind w:right="9"/>
        <w:jc w:val="center"/>
        <w:rPr>
          <w:ins w:id="10347" w:author="Dr Mamadou SANOGO" w:date="2023-10-25T16:24:00Z"/>
          <w:b/>
          <w:color w:val="000000" w:themeColor="text1"/>
          <w:sz w:val="44"/>
          <w:rPrChange w:id="10348" w:author="Dr Mamadou SANOGO" w:date="2023-10-25T18:15:00Z">
            <w:rPr>
              <w:ins w:id="10349" w:author="Dr Mamadou SANOGO" w:date="2023-10-25T16:24:00Z"/>
              <w:b/>
              <w:sz w:val="44"/>
            </w:rPr>
          </w:rPrChange>
        </w:rPr>
      </w:pPr>
    </w:p>
    <w:p w14:paraId="160E4BA0" w14:textId="3A243CE8" w:rsidR="00424982" w:rsidRPr="007A4AFC" w:rsidRDefault="00424982" w:rsidP="00D81BFF">
      <w:pPr>
        <w:shd w:val="clear" w:color="auto" w:fill="FFFFFF"/>
        <w:spacing w:line="240" w:lineRule="auto"/>
        <w:ind w:right="9"/>
        <w:jc w:val="center"/>
        <w:rPr>
          <w:ins w:id="10350" w:author="Dr Mamadou SANOGO" w:date="2023-10-25T16:24:00Z"/>
          <w:b/>
          <w:color w:val="000000" w:themeColor="text1"/>
          <w:sz w:val="44"/>
          <w:rPrChange w:id="10351" w:author="Dr Mamadou SANOGO" w:date="2023-10-25T18:15:00Z">
            <w:rPr>
              <w:ins w:id="10352" w:author="Dr Mamadou SANOGO" w:date="2023-10-25T16:24:00Z"/>
              <w:b/>
              <w:sz w:val="44"/>
            </w:rPr>
          </w:rPrChange>
        </w:rPr>
      </w:pPr>
    </w:p>
    <w:p w14:paraId="1B415B70" w14:textId="571DC93C" w:rsidR="00424982" w:rsidRPr="007A4AFC" w:rsidRDefault="00424982" w:rsidP="00D81BFF">
      <w:pPr>
        <w:shd w:val="clear" w:color="auto" w:fill="FFFFFF"/>
        <w:spacing w:line="240" w:lineRule="auto"/>
        <w:ind w:right="9"/>
        <w:jc w:val="center"/>
        <w:rPr>
          <w:ins w:id="10353" w:author="Dr Mamadou SANOGO" w:date="2023-10-25T16:24:00Z"/>
          <w:b/>
          <w:color w:val="000000" w:themeColor="text1"/>
          <w:sz w:val="44"/>
          <w:rPrChange w:id="10354" w:author="Dr Mamadou SANOGO" w:date="2023-10-25T18:15:00Z">
            <w:rPr>
              <w:ins w:id="10355" w:author="Dr Mamadou SANOGO" w:date="2023-10-25T16:24:00Z"/>
              <w:b/>
              <w:sz w:val="44"/>
            </w:rPr>
          </w:rPrChange>
        </w:rPr>
      </w:pPr>
    </w:p>
    <w:p w14:paraId="2CBDE5EE" w14:textId="5620CB1B" w:rsidR="00424982" w:rsidRPr="007A4AFC" w:rsidRDefault="00424982" w:rsidP="00D81BFF">
      <w:pPr>
        <w:shd w:val="clear" w:color="auto" w:fill="FFFFFF"/>
        <w:spacing w:line="240" w:lineRule="auto"/>
        <w:ind w:right="9"/>
        <w:jc w:val="center"/>
        <w:rPr>
          <w:ins w:id="10356" w:author="Dr Mamadou SANOGO" w:date="2023-10-25T16:24:00Z"/>
          <w:b/>
          <w:color w:val="000000" w:themeColor="text1"/>
          <w:sz w:val="44"/>
          <w:rPrChange w:id="10357" w:author="Dr Mamadou SANOGO" w:date="2023-10-25T18:15:00Z">
            <w:rPr>
              <w:ins w:id="10358" w:author="Dr Mamadou SANOGO" w:date="2023-10-25T16:24:00Z"/>
              <w:b/>
              <w:sz w:val="44"/>
            </w:rPr>
          </w:rPrChange>
        </w:rPr>
      </w:pPr>
    </w:p>
    <w:p w14:paraId="431CAF96" w14:textId="63160325" w:rsidR="00424982" w:rsidRPr="007A4AFC" w:rsidRDefault="00424982" w:rsidP="00D81BFF">
      <w:pPr>
        <w:shd w:val="clear" w:color="auto" w:fill="FFFFFF"/>
        <w:spacing w:line="240" w:lineRule="auto"/>
        <w:ind w:right="9"/>
        <w:jc w:val="center"/>
        <w:rPr>
          <w:ins w:id="10359" w:author="Dr Mamadou SANOGO" w:date="2023-10-25T16:24:00Z"/>
          <w:b/>
          <w:color w:val="000000" w:themeColor="text1"/>
          <w:sz w:val="44"/>
          <w:rPrChange w:id="10360" w:author="Dr Mamadou SANOGO" w:date="2023-10-25T18:15:00Z">
            <w:rPr>
              <w:ins w:id="10361" w:author="Dr Mamadou SANOGO" w:date="2023-10-25T16:24:00Z"/>
              <w:b/>
              <w:sz w:val="44"/>
            </w:rPr>
          </w:rPrChange>
        </w:rPr>
      </w:pPr>
    </w:p>
    <w:p w14:paraId="5E837FE1" w14:textId="02D157C9" w:rsidR="00424982" w:rsidRPr="007A4AFC" w:rsidRDefault="00424982" w:rsidP="00D81BFF">
      <w:pPr>
        <w:shd w:val="clear" w:color="auto" w:fill="FFFFFF"/>
        <w:spacing w:line="240" w:lineRule="auto"/>
        <w:ind w:right="9"/>
        <w:jc w:val="center"/>
        <w:rPr>
          <w:ins w:id="10362" w:author="Dr Mamadou SANOGO" w:date="2023-10-25T16:24:00Z"/>
          <w:b/>
          <w:color w:val="000000" w:themeColor="text1"/>
          <w:sz w:val="44"/>
          <w:rPrChange w:id="10363" w:author="Dr Mamadou SANOGO" w:date="2023-10-25T18:15:00Z">
            <w:rPr>
              <w:ins w:id="10364" w:author="Dr Mamadou SANOGO" w:date="2023-10-25T16:24:00Z"/>
              <w:b/>
              <w:sz w:val="44"/>
            </w:rPr>
          </w:rPrChange>
        </w:rPr>
      </w:pPr>
    </w:p>
    <w:p w14:paraId="34216ED8" w14:textId="77777777" w:rsidR="00424982" w:rsidRPr="007A4AFC" w:rsidRDefault="00424982" w:rsidP="00D81BFF">
      <w:pPr>
        <w:shd w:val="clear" w:color="auto" w:fill="FFFFFF"/>
        <w:spacing w:line="240" w:lineRule="auto"/>
        <w:ind w:right="9"/>
        <w:jc w:val="center"/>
        <w:rPr>
          <w:ins w:id="10365" w:author="Dr Mamadou SANOGO" w:date="2023-10-25T16:24:00Z"/>
          <w:b/>
          <w:color w:val="000000" w:themeColor="text1"/>
          <w:sz w:val="44"/>
          <w:rPrChange w:id="10366" w:author="Dr Mamadou SANOGO" w:date="2023-10-25T18:15:00Z">
            <w:rPr>
              <w:ins w:id="10367" w:author="Dr Mamadou SANOGO" w:date="2023-10-25T16:24:00Z"/>
              <w:b/>
              <w:sz w:val="44"/>
            </w:rPr>
          </w:rPrChange>
        </w:rPr>
      </w:pPr>
    </w:p>
    <w:p w14:paraId="54A25E5E" w14:textId="158B26F8" w:rsidR="00424982" w:rsidRPr="007A4AFC" w:rsidRDefault="00424982" w:rsidP="00D81BFF">
      <w:pPr>
        <w:shd w:val="clear" w:color="auto" w:fill="FFFFFF"/>
        <w:spacing w:line="240" w:lineRule="auto"/>
        <w:ind w:right="9"/>
        <w:jc w:val="center"/>
        <w:rPr>
          <w:ins w:id="10368" w:author="Dr Mamadou SANOGO" w:date="2023-10-25T16:24:00Z"/>
          <w:b/>
          <w:color w:val="000000" w:themeColor="text1"/>
          <w:sz w:val="44"/>
          <w:rPrChange w:id="10369" w:author="Dr Mamadou SANOGO" w:date="2023-10-25T18:15:00Z">
            <w:rPr>
              <w:ins w:id="10370" w:author="Dr Mamadou SANOGO" w:date="2023-10-25T16:24:00Z"/>
              <w:b/>
              <w:sz w:val="44"/>
            </w:rPr>
          </w:rPrChange>
        </w:rPr>
      </w:pPr>
    </w:p>
    <w:p w14:paraId="1662C0DA" w14:textId="5ECDE902" w:rsidR="00424982" w:rsidRPr="007A4AFC" w:rsidRDefault="00424982" w:rsidP="00D81BFF">
      <w:pPr>
        <w:shd w:val="clear" w:color="auto" w:fill="FFFFFF"/>
        <w:spacing w:line="240" w:lineRule="auto"/>
        <w:ind w:right="9"/>
        <w:jc w:val="center"/>
        <w:rPr>
          <w:ins w:id="10371" w:author="Dr Mamadou SANOGO" w:date="2023-10-25T16:24:00Z"/>
          <w:b/>
          <w:color w:val="000000" w:themeColor="text1"/>
          <w:sz w:val="44"/>
          <w:rPrChange w:id="10372" w:author="Dr Mamadou SANOGO" w:date="2023-10-25T18:15:00Z">
            <w:rPr>
              <w:ins w:id="10373" w:author="Dr Mamadou SANOGO" w:date="2023-10-25T16:24:00Z"/>
              <w:b/>
              <w:sz w:val="44"/>
            </w:rPr>
          </w:rPrChange>
        </w:rPr>
      </w:pPr>
    </w:p>
    <w:p w14:paraId="1C70E079" w14:textId="4A39CF52" w:rsidR="00424982" w:rsidRPr="007A4AFC" w:rsidRDefault="00424982" w:rsidP="00D81BFF">
      <w:pPr>
        <w:shd w:val="clear" w:color="auto" w:fill="FFFFFF"/>
        <w:spacing w:line="240" w:lineRule="auto"/>
        <w:ind w:right="9"/>
        <w:jc w:val="center"/>
        <w:rPr>
          <w:ins w:id="10374" w:author="Dr Mamadou SANOGO" w:date="2023-10-25T16:24:00Z"/>
          <w:b/>
          <w:color w:val="000000" w:themeColor="text1"/>
          <w:sz w:val="44"/>
          <w:rPrChange w:id="10375" w:author="Dr Mamadou SANOGO" w:date="2023-10-25T18:15:00Z">
            <w:rPr>
              <w:ins w:id="10376" w:author="Dr Mamadou SANOGO" w:date="2023-10-25T16:24:00Z"/>
              <w:b/>
              <w:sz w:val="44"/>
            </w:rPr>
          </w:rPrChange>
        </w:rPr>
      </w:pPr>
    </w:p>
    <w:p w14:paraId="26D35A27" w14:textId="61188CC9" w:rsidR="00424982" w:rsidRPr="007A4AFC" w:rsidRDefault="00424982" w:rsidP="00D81BFF">
      <w:pPr>
        <w:shd w:val="clear" w:color="auto" w:fill="FFFFFF"/>
        <w:spacing w:line="240" w:lineRule="auto"/>
        <w:ind w:right="9"/>
        <w:jc w:val="center"/>
        <w:rPr>
          <w:ins w:id="10377" w:author="Dr Mamadou SANOGO" w:date="2023-10-25T16:25:00Z"/>
          <w:b/>
          <w:color w:val="000000" w:themeColor="text1"/>
          <w:sz w:val="44"/>
          <w:rPrChange w:id="10378" w:author="Dr Mamadou SANOGO" w:date="2023-10-25T18:15:00Z">
            <w:rPr>
              <w:ins w:id="10379" w:author="Dr Mamadou SANOGO" w:date="2023-10-25T16:25:00Z"/>
              <w:b/>
              <w:sz w:val="44"/>
            </w:rPr>
          </w:rPrChange>
        </w:rPr>
      </w:pPr>
    </w:p>
    <w:p w14:paraId="05DDF7C7" w14:textId="77777777" w:rsidR="00424982" w:rsidRPr="007A4AFC" w:rsidRDefault="00424982" w:rsidP="00D81BFF">
      <w:pPr>
        <w:shd w:val="clear" w:color="auto" w:fill="FFFFFF"/>
        <w:spacing w:line="240" w:lineRule="auto"/>
        <w:ind w:right="9"/>
        <w:jc w:val="center"/>
        <w:rPr>
          <w:ins w:id="10380" w:author="Dr Mamadou SANOGO" w:date="2023-10-25T16:24:00Z"/>
          <w:b/>
          <w:color w:val="000000" w:themeColor="text1"/>
          <w:sz w:val="44"/>
          <w:rPrChange w:id="10381" w:author="Dr Mamadou SANOGO" w:date="2023-10-25T18:15:00Z">
            <w:rPr>
              <w:ins w:id="10382" w:author="Dr Mamadou SANOGO" w:date="2023-10-25T16:24:00Z"/>
              <w:b/>
              <w:sz w:val="44"/>
            </w:rPr>
          </w:rPrChange>
        </w:rPr>
      </w:pPr>
    </w:p>
    <w:p w14:paraId="148C1CB4" w14:textId="28987722" w:rsidR="00424982" w:rsidRPr="007A4AFC" w:rsidRDefault="00424982" w:rsidP="00D81BFF">
      <w:pPr>
        <w:shd w:val="clear" w:color="auto" w:fill="FFFFFF"/>
        <w:spacing w:line="240" w:lineRule="auto"/>
        <w:ind w:right="9"/>
        <w:jc w:val="center"/>
        <w:rPr>
          <w:ins w:id="10383" w:author="Dr Mamadou SANOGO" w:date="2023-10-25T16:24:00Z"/>
          <w:b/>
          <w:color w:val="000000" w:themeColor="text1"/>
          <w:sz w:val="44"/>
          <w:rPrChange w:id="10384" w:author="Dr Mamadou SANOGO" w:date="2023-10-25T18:15:00Z">
            <w:rPr>
              <w:ins w:id="10385" w:author="Dr Mamadou SANOGO" w:date="2023-10-25T16:24:00Z"/>
              <w:b/>
              <w:sz w:val="44"/>
            </w:rPr>
          </w:rPrChange>
        </w:rPr>
      </w:pPr>
    </w:p>
    <w:p w14:paraId="7C1F143C" w14:textId="6DB4F247" w:rsidR="00424982" w:rsidRPr="007A4AFC" w:rsidRDefault="00424982" w:rsidP="00D81BFF">
      <w:pPr>
        <w:shd w:val="clear" w:color="auto" w:fill="FFFFFF"/>
        <w:spacing w:line="240" w:lineRule="auto"/>
        <w:ind w:right="9"/>
        <w:jc w:val="center"/>
        <w:rPr>
          <w:ins w:id="10386" w:author="Dr Mamadou SANOGO" w:date="2023-10-25T16:24:00Z"/>
          <w:b/>
          <w:color w:val="000000" w:themeColor="text1"/>
          <w:sz w:val="44"/>
          <w:rPrChange w:id="10387" w:author="Dr Mamadou SANOGO" w:date="2023-10-25T18:15:00Z">
            <w:rPr>
              <w:ins w:id="10388" w:author="Dr Mamadou SANOGO" w:date="2023-10-25T16:24:00Z"/>
              <w:b/>
              <w:sz w:val="44"/>
            </w:rPr>
          </w:rPrChange>
        </w:rPr>
      </w:pPr>
    </w:p>
    <w:p w14:paraId="51BF8CA5" w14:textId="77777777" w:rsidR="00424982" w:rsidRPr="007A4AFC" w:rsidRDefault="00424982" w:rsidP="00D81BFF">
      <w:pPr>
        <w:shd w:val="clear" w:color="auto" w:fill="FFFFFF"/>
        <w:spacing w:line="240" w:lineRule="auto"/>
        <w:ind w:right="9"/>
        <w:jc w:val="center"/>
        <w:rPr>
          <w:ins w:id="10389" w:author="Dr Mamadou SANOGO" w:date="2023-10-25T15:02:00Z"/>
          <w:b/>
          <w:color w:val="000000" w:themeColor="text1"/>
          <w:sz w:val="44"/>
          <w:rPrChange w:id="10390" w:author="Dr Mamadou SANOGO" w:date="2023-10-25T18:15:00Z">
            <w:rPr>
              <w:ins w:id="10391" w:author="Dr Mamadou SANOGO" w:date="2023-10-25T15:02:00Z"/>
              <w:b/>
              <w:sz w:val="44"/>
            </w:rPr>
          </w:rPrChange>
        </w:rPr>
      </w:pPr>
    </w:p>
    <w:p w14:paraId="2A107780" w14:textId="44CC5F32" w:rsidR="00D81BFF" w:rsidRPr="007A4AFC" w:rsidRDefault="00D81BFF" w:rsidP="00D81BFF">
      <w:pPr>
        <w:shd w:val="clear" w:color="auto" w:fill="FFFFFF"/>
        <w:spacing w:line="240" w:lineRule="auto"/>
        <w:ind w:right="9"/>
        <w:jc w:val="center"/>
        <w:rPr>
          <w:ins w:id="10392" w:author="Dr Mamadou SANOGO" w:date="2023-10-25T16:24:00Z"/>
          <w:b/>
          <w:color w:val="000000" w:themeColor="text1"/>
          <w:sz w:val="44"/>
          <w:rPrChange w:id="10393" w:author="Dr Mamadou SANOGO" w:date="2023-10-25T18:15:00Z">
            <w:rPr>
              <w:ins w:id="10394" w:author="Dr Mamadou SANOGO" w:date="2023-10-25T16:24:00Z"/>
              <w:b/>
              <w:sz w:val="44"/>
            </w:rPr>
          </w:rPrChange>
        </w:rPr>
      </w:pPr>
      <w:ins w:id="10395" w:author="Dr Mamadou SANOGO" w:date="2023-10-25T15:02:00Z">
        <w:r w:rsidRPr="007A4AFC">
          <w:rPr>
            <w:b/>
            <w:color w:val="000000" w:themeColor="text1"/>
            <w:sz w:val="44"/>
            <w:rPrChange w:id="10396" w:author="Dr Mamadou SANOGO" w:date="2023-10-25T18:15:00Z">
              <w:rPr>
                <w:b/>
                <w:sz w:val="44"/>
              </w:rPr>
            </w:rPrChange>
          </w:rPr>
          <w:t>Annexe n°016 : Cadre organique de l’EPSFé</w:t>
        </w:r>
      </w:ins>
    </w:p>
    <w:p w14:paraId="6F6CD023" w14:textId="10036B2D" w:rsidR="00424982" w:rsidRPr="007A4AFC" w:rsidRDefault="00424982" w:rsidP="00D81BFF">
      <w:pPr>
        <w:shd w:val="clear" w:color="auto" w:fill="FFFFFF"/>
        <w:spacing w:line="240" w:lineRule="auto"/>
        <w:ind w:right="9"/>
        <w:jc w:val="center"/>
        <w:rPr>
          <w:ins w:id="10397" w:author="Dr Mamadou SANOGO" w:date="2023-10-25T16:24:00Z"/>
          <w:b/>
          <w:color w:val="000000" w:themeColor="text1"/>
          <w:sz w:val="44"/>
          <w:rPrChange w:id="10398" w:author="Dr Mamadou SANOGO" w:date="2023-10-25T18:15:00Z">
            <w:rPr>
              <w:ins w:id="10399" w:author="Dr Mamadou SANOGO" w:date="2023-10-25T16:24:00Z"/>
              <w:b/>
              <w:sz w:val="44"/>
            </w:rPr>
          </w:rPrChange>
        </w:rPr>
      </w:pPr>
    </w:p>
    <w:p w14:paraId="6E3368DF" w14:textId="547F5E43" w:rsidR="00424982" w:rsidRPr="007A4AFC" w:rsidRDefault="00424982" w:rsidP="00D81BFF">
      <w:pPr>
        <w:shd w:val="clear" w:color="auto" w:fill="FFFFFF"/>
        <w:spacing w:line="240" w:lineRule="auto"/>
        <w:ind w:right="9"/>
        <w:jc w:val="center"/>
        <w:rPr>
          <w:ins w:id="10400" w:author="Dr Mamadou SANOGO" w:date="2023-10-25T16:24:00Z"/>
          <w:b/>
          <w:color w:val="000000" w:themeColor="text1"/>
          <w:sz w:val="44"/>
          <w:rPrChange w:id="10401" w:author="Dr Mamadou SANOGO" w:date="2023-10-25T18:15:00Z">
            <w:rPr>
              <w:ins w:id="10402" w:author="Dr Mamadou SANOGO" w:date="2023-10-25T16:24:00Z"/>
              <w:b/>
              <w:sz w:val="44"/>
            </w:rPr>
          </w:rPrChange>
        </w:rPr>
      </w:pPr>
    </w:p>
    <w:p w14:paraId="35502527" w14:textId="79CE8CAB" w:rsidR="00424982" w:rsidRPr="007A4AFC" w:rsidRDefault="00424982" w:rsidP="00D81BFF">
      <w:pPr>
        <w:shd w:val="clear" w:color="auto" w:fill="FFFFFF"/>
        <w:spacing w:line="240" w:lineRule="auto"/>
        <w:ind w:right="9"/>
        <w:jc w:val="center"/>
        <w:rPr>
          <w:ins w:id="10403" w:author="Dr Mamadou SANOGO" w:date="2023-10-25T16:24:00Z"/>
          <w:b/>
          <w:color w:val="000000" w:themeColor="text1"/>
          <w:sz w:val="44"/>
          <w:rPrChange w:id="10404" w:author="Dr Mamadou SANOGO" w:date="2023-10-25T18:15:00Z">
            <w:rPr>
              <w:ins w:id="10405" w:author="Dr Mamadou SANOGO" w:date="2023-10-25T16:24:00Z"/>
              <w:b/>
              <w:sz w:val="44"/>
            </w:rPr>
          </w:rPrChange>
        </w:rPr>
      </w:pPr>
    </w:p>
    <w:p w14:paraId="03F7798E" w14:textId="54B8AB96" w:rsidR="00424982" w:rsidRPr="007A4AFC" w:rsidRDefault="00424982" w:rsidP="00D81BFF">
      <w:pPr>
        <w:shd w:val="clear" w:color="auto" w:fill="FFFFFF"/>
        <w:spacing w:line="240" w:lineRule="auto"/>
        <w:ind w:right="9"/>
        <w:jc w:val="center"/>
        <w:rPr>
          <w:ins w:id="10406" w:author="Dr Mamadou SANOGO" w:date="2023-10-25T16:24:00Z"/>
          <w:b/>
          <w:color w:val="000000" w:themeColor="text1"/>
          <w:sz w:val="44"/>
          <w:rPrChange w:id="10407" w:author="Dr Mamadou SANOGO" w:date="2023-10-25T18:15:00Z">
            <w:rPr>
              <w:ins w:id="10408" w:author="Dr Mamadou SANOGO" w:date="2023-10-25T16:24:00Z"/>
              <w:b/>
              <w:sz w:val="44"/>
            </w:rPr>
          </w:rPrChange>
        </w:rPr>
      </w:pPr>
    </w:p>
    <w:p w14:paraId="4B9B8E88" w14:textId="36C40280" w:rsidR="00424982" w:rsidRPr="007A4AFC" w:rsidRDefault="00424982" w:rsidP="00D81BFF">
      <w:pPr>
        <w:shd w:val="clear" w:color="auto" w:fill="FFFFFF"/>
        <w:spacing w:line="240" w:lineRule="auto"/>
        <w:ind w:right="9"/>
        <w:jc w:val="center"/>
        <w:rPr>
          <w:ins w:id="10409" w:author="Dr Mamadou SANOGO" w:date="2023-10-25T16:24:00Z"/>
          <w:b/>
          <w:color w:val="000000" w:themeColor="text1"/>
          <w:sz w:val="44"/>
          <w:rPrChange w:id="10410" w:author="Dr Mamadou SANOGO" w:date="2023-10-25T18:15:00Z">
            <w:rPr>
              <w:ins w:id="10411" w:author="Dr Mamadou SANOGO" w:date="2023-10-25T16:24:00Z"/>
              <w:b/>
              <w:sz w:val="44"/>
            </w:rPr>
          </w:rPrChange>
        </w:rPr>
      </w:pPr>
    </w:p>
    <w:p w14:paraId="18A0C317" w14:textId="52FB17B4" w:rsidR="00424982" w:rsidRPr="007A4AFC" w:rsidRDefault="00424982" w:rsidP="00D81BFF">
      <w:pPr>
        <w:shd w:val="clear" w:color="auto" w:fill="FFFFFF"/>
        <w:spacing w:line="240" w:lineRule="auto"/>
        <w:ind w:right="9"/>
        <w:jc w:val="center"/>
        <w:rPr>
          <w:ins w:id="10412" w:author="Dr Mamadou SANOGO" w:date="2023-10-25T16:24:00Z"/>
          <w:b/>
          <w:color w:val="000000" w:themeColor="text1"/>
          <w:sz w:val="44"/>
          <w:rPrChange w:id="10413" w:author="Dr Mamadou SANOGO" w:date="2023-10-25T18:15:00Z">
            <w:rPr>
              <w:ins w:id="10414" w:author="Dr Mamadou SANOGO" w:date="2023-10-25T16:24:00Z"/>
              <w:b/>
              <w:sz w:val="44"/>
            </w:rPr>
          </w:rPrChange>
        </w:rPr>
      </w:pPr>
    </w:p>
    <w:p w14:paraId="6ABE6B5D" w14:textId="032FEEF5" w:rsidR="00424982" w:rsidRPr="007A4AFC" w:rsidRDefault="00424982" w:rsidP="00D81BFF">
      <w:pPr>
        <w:shd w:val="clear" w:color="auto" w:fill="FFFFFF"/>
        <w:spacing w:line="240" w:lineRule="auto"/>
        <w:ind w:right="9"/>
        <w:jc w:val="center"/>
        <w:rPr>
          <w:ins w:id="10415" w:author="Dr Mamadou SANOGO" w:date="2023-10-25T15:02:00Z"/>
          <w:b/>
          <w:color w:val="000000" w:themeColor="text1"/>
          <w:sz w:val="44"/>
          <w:rPrChange w:id="10416" w:author="Dr Mamadou SANOGO" w:date="2023-10-25T18:15:00Z">
            <w:rPr>
              <w:ins w:id="10417" w:author="Dr Mamadou SANOGO" w:date="2023-10-25T15:02:00Z"/>
              <w:b/>
              <w:sz w:val="44"/>
            </w:rPr>
          </w:rPrChange>
        </w:rPr>
      </w:pPr>
      <w:ins w:id="10418" w:author="Dr Mamadou SANOGO" w:date="2023-10-25T16:25:00Z">
        <w:r w:rsidRPr="007A4AFC">
          <w:rPr>
            <w:noProof/>
            <w:color w:val="000000" w:themeColor="text1"/>
            <w:sz w:val="28"/>
            <w:szCs w:val="28"/>
            <w:rPrChange w:id="10419" w:author="Dr Mamadou SANOGO" w:date="2023-10-25T18:15:00Z">
              <w:rPr>
                <w:noProof/>
                <w:color w:val="000000"/>
                <w:sz w:val="28"/>
                <w:szCs w:val="28"/>
              </w:rPr>
            </w:rPrChange>
          </w:rPr>
          <w:drawing>
            <wp:inline distT="0" distB="0" distL="0" distR="0" wp14:anchorId="60EEE2F3" wp14:editId="3E51113A">
              <wp:extent cx="5850890" cy="5535507"/>
              <wp:effectExtent l="0" t="0" r="16510" b="0"/>
              <wp:docPr id="1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ins>
    </w:p>
    <w:p w14:paraId="648F7BDF" w14:textId="77777777" w:rsidR="00A209C6" w:rsidRPr="007A4AFC" w:rsidRDefault="00A209C6" w:rsidP="00D81BFF">
      <w:pPr>
        <w:shd w:val="clear" w:color="auto" w:fill="FFFFFF"/>
        <w:spacing w:line="240" w:lineRule="auto"/>
        <w:ind w:right="9"/>
        <w:jc w:val="center"/>
        <w:rPr>
          <w:ins w:id="10420" w:author="Dr Mamadou SANOGO" w:date="2023-10-25T16:26:00Z"/>
          <w:b/>
          <w:color w:val="000000" w:themeColor="text1"/>
          <w:sz w:val="44"/>
          <w:rPrChange w:id="10421" w:author="Dr Mamadou SANOGO" w:date="2023-10-25T18:15:00Z">
            <w:rPr>
              <w:ins w:id="10422" w:author="Dr Mamadou SANOGO" w:date="2023-10-25T16:26:00Z"/>
              <w:b/>
              <w:sz w:val="44"/>
            </w:rPr>
          </w:rPrChange>
        </w:rPr>
      </w:pPr>
    </w:p>
    <w:p w14:paraId="33B63F22" w14:textId="77777777" w:rsidR="00A209C6" w:rsidRPr="007A4AFC" w:rsidRDefault="00A209C6" w:rsidP="00D81BFF">
      <w:pPr>
        <w:shd w:val="clear" w:color="auto" w:fill="FFFFFF"/>
        <w:spacing w:line="240" w:lineRule="auto"/>
        <w:ind w:right="9"/>
        <w:jc w:val="center"/>
        <w:rPr>
          <w:ins w:id="10423" w:author="Dr Mamadou SANOGO" w:date="2023-10-25T16:26:00Z"/>
          <w:b/>
          <w:color w:val="000000" w:themeColor="text1"/>
          <w:sz w:val="44"/>
          <w:rPrChange w:id="10424" w:author="Dr Mamadou SANOGO" w:date="2023-10-25T18:15:00Z">
            <w:rPr>
              <w:ins w:id="10425" w:author="Dr Mamadou SANOGO" w:date="2023-10-25T16:26:00Z"/>
              <w:b/>
              <w:sz w:val="44"/>
            </w:rPr>
          </w:rPrChange>
        </w:rPr>
      </w:pPr>
    </w:p>
    <w:p w14:paraId="77AC1EEC" w14:textId="77777777" w:rsidR="00A209C6" w:rsidRPr="007A4AFC" w:rsidRDefault="00A209C6" w:rsidP="00D81BFF">
      <w:pPr>
        <w:shd w:val="clear" w:color="auto" w:fill="FFFFFF"/>
        <w:spacing w:line="240" w:lineRule="auto"/>
        <w:ind w:right="9"/>
        <w:jc w:val="center"/>
        <w:rPr>
          <w:ins w:id="10426" w:author="Dr Mamadou SANOGO" w:date="2023-10-25T16:26:00Z"/>
          <w:b/>
          <w:color w:val="000000" w:themeColor="text1"/>
          <w:sz w:val="44"/>
          <w:rPrChange w:id="10427" w:author="Dr Mamadou SANOGO" w:date="2023-10-25T18:15:00Z">
            <w:rPr>
              <w:ins w:id="10428" w:author="Dr Mamadou SANOGO" w:date="2023-10-25T16:26:00Z"/>
              <w:b/>
              <w:sz w:val="44"/>
            </w:rPr>
          </w:rPrChange>
        </w:rPr>
      </w:pPr>
    </w:p>
    <w:p w14:paraId="2BEF2EF4" w14:textId="77777777" w:rsidR="00A209C6" w:rsidRPr="007A4AFC" w:rsidRDefault="00A209C6" w:rsidP="00D81BFF">
      <w:pPr>
        <w:shd w:val="clear" w:color="auto" w:fill="FFFFFF"/>
        <w:spacing w:line="240" w:lineRule="auto"/>
        <w:ind w:right="9"/>
        <w:jc w:val="center"/>
        <w:rPr>
          <w:ins w:id="10429" w:author="Dr Mamadou SANOGO" w:date="2023-10-25T16:26:00Z"/>
          <w:b/>
          <w:color w:val="000000" w:themeColor="text1"/>
          <w:sz w:val="44"/>
          <w:rPrChange w:id="10430" w:author="Dr Mamadou SANOGO" w:date="2023-10-25T18:15:00Z">
            <w:rPr>
              <w:ins w:id="10431" w:author="Dr Mamadou SANOGO" w:date="2023-10-25T16:26:00Z"/>
              <w:b/>
              <w:sz w:val="44"/>
            </w:rPr>
          </w:rPrChange>
        </w:rPr>
      </w:pPr>
    </w:p>
    <w:p w14:paraId="597B5B91" w14:textId="77777777" w:rsidR="00A209C6" w:rsidRPr="007A4AFC" w:rsidRDefault="00A209C6" w:rsidP="00D81BFF">
      <w:pPr>
        <w:shd w:val="clear" w:color="auto" w:fill="FFFFFF"/>
        <w:spacing w:line="240" w:lineRule="auto"/>
        <w:ind w:right="9"/>
        <w:jc w:val="center"/>
        <w:rPr>
          <w:ins w:id="10432" w:author="Dr Mamadou SANOGO" w:date="2023-10-25T16:26:00Z"/>
          <w:b/>
          <w:color w:val="000000" w:themeColor="text1"/>
          <w:sz w:val="44"/>
          <w:rPrChange w:id="10433" w:author="Dr Mamadou SANOGO" w:date="2023-10-25T18:15:00Z">
            <w:rPr>
              <w:ins w:id="10434" w:author="Dr Mamadou SANOGO" w:date="2023-10-25T16:26:00Z"/>
              <w:b/>
              <w:sz w:val="44"/>
            </w:rPr>
          </w:rPrChange>
        </w:rPr>
      </w:pPr>
    </w:p>
    <w:p w14:paraId="58CCC5EF" w14:textId="77777777" w:rsidR="00A209C6" w:rsidRPr="007A4AFC" w:rsidRDefault="00A209C6" w:rsidP="00D81BFF">
      <w:pPr>
        <w:shd w:val="clear" w:color="auto" w:fill="FFFFFF"/>
        <w:spacing w:line="240" w:lineRule="auto"/>
        <w:ind w:right="9"/>
        <w:jc w:val="center"/>
        <w:rPr>
          <w:ins w:id="10435" w:author="Dr Mamadou SANOGO" w:date="2023-10-25T16:26:00Z"/>
          <w:b/>
          <w:color w:val="000000" w:themeColor="text1"/>
          <w:sz w:val="44"/>
          <w:rPrChange w:id="10436" w:author="Dr Mamadou SANOGO" w:date="2023-10-25T18:15:00Z">
            <w:rPr>
              <w:ins w:id="10437" w:author="Dr Mamadou SANOGO" w:date="2023-10-25T16:26:00Z"/>
              <w:b/>
              <w:sz w:val="44"/>
            </w:rPr>
          </w:rPrChange>
        </w:rPr>
      </w:pPr>
    </w:p>
    <w:p w14:paraId="07CA4392" w14:textId="77777777" w:rsidR="00A209C6" w:rsidRPr="007A4AFC" w:rsidRDefault="00A209C6" w:rsidP="00D81BFF">
      <w:pPr>
        <w:shd w:val="clear" w:color="auto" w:fill="FFFFFF"/>
        <w:spacing w:line="240" w:lineRule="auto"/>
        <w:ind w:right="9"/>
        <w:jc w:val="center"/>
        <w:rPr>
          <w:ins w:id="10438" w:author="Dr Mamadou SANOGO" w:date="2023-10-25T16:26:00Z"/>
          <w:b/>
          <w:color w:val="000000" w:themeColor="text1"/>
          <w:sz w:val="44"/>
          <w:rPrChange w:id="10439" w:author="Dr Mamadou SANOGO" w:date="2023-10-25T18:15:00Z">
            <w:rPr>
              <w:ins w:id="10440" w:author="Dr Mamadou SANOGO" w:date="2023-10-25T16:26:00Z"/>
              <w:b/>
              <w:sz w:val="44"/>
            </w:rPr>
          </w:rPrChange>
        </w:rPr>
      </w:pPr>
    </w:p>
    <w:p w14:paraId="319DEBD4" w14:textId="77777777" w:rsidR="00A209C6" w:rsidRPr="007A4AFC" w:rsidRDefault="00A209C6" w:rsidP="00D81BFF">
      <w:pPr>
        <w:shd w:val="clear" w:color="auto" w:fill="FFFFFF"/>
        <w:spacing w:line="240" w:lineRule="auto"/>
        <w:ind w:right="9"/>
        <w:jc w:val="center"/>
        <w:rPr>
          <w:ins w:id="10441" w:author="Dr Mamadou SANOGO" w:date="2023-10-25T16:26:00Z"/>
          <w:b/>
          <w:color w:val="000000" w:themeColor="text1"/>
          <w:sz w:val="44"/>
          <w:rPrChange w:id="10442" w:author="Dr Mamadou SANOGO" w:date="2023-10-25T18:15:00Z">
            <w:rPr>
              <w:ins w:id="10443" w:author="Dr Mamadou SANOGO" w:date="2023-10-25T16:26:00Z"/>
              <w:b/>
              <w:sz w:val="44"/>
            </w:rPr>
          </w:rPrChange>
        </w:rPr>
      </w:pPr>
    </w:p>
    <w:p w14:paraId="50CAA7F5" w14:textId="77777777" w:rsidR="00A209C6" w:rsidRPr="007A4AFC" w:rsidRDefault="00A209C6" w:rsidP="00D81BFF">
      <w:pPr>
        <w:shd w:val="clear" w:color="auto" w:fill="FFFFFF"/>
        <w:spacing w:line="240" w:lineRule="auto"/>
        <w:ind w:right="9"/>
        <w:jc w:val="center"/>
        <w:rPr>
          <w:ins w:id="10444" w:author="Dr Mamadou SANOGO" w:date="2023-10-25T16:26:00Z"/>
          <w:b/>
          <w:color w:val="000000" w:themeColor="text1"/>
          <w:sz w:val="44"/>
          <w:rPrChange w:id="10445" w:author="Dr Mamadou SANOGO" w:date="2023-10-25T18:15:00Z">
            <w:rPr>
              <w:ins w:id="10446" w:author="Dr Mamadou SANOGO" w:date="2023-10-25T16:26:00Z"/>
              <w:b/>
              <w:sz w:val="44"/>
            </w:rPr>
          </w:rPrChange>
        </w:rPr>
      </w:pPr>
    </w:p>
    <w:p w14:paraId="25F9DFF9" w14:textId="48BB6FE9" w:rsidR="00A209C6" w:rsidRDefault="00A209C6" w:rsidP="00D81BFF">
      <w:pPr>
        <w:shd w:val="clear" w:color="auto" w:fill="FFFFFF"/>
        <w:spacing w:line="240" w:lineRule="auto"/>
        <w:ind w:right="9"/>
        <w:jc w:val="center"/>
        <w:rPr>
          <w:ins w:id="10447" w:author="Dr Mamadou SANOGO" w:date="2023-10-27T14:04:00Z"/>
          <w:b/>
          <w:color w:val="000000" w:themeColor="text1"/>
          <w:sz w:val="44"/>
        </w:rPr>
      </w:pPr>
    </w:p>
    <w:p w14:paraId="59C11815" w14:textId="756A670C" w:rsidR="006778CD" w:rsidRDefault="006778CD" w:rsidP="00D81BFF">
      <w:pPr>
        <w:shd w:val="clear" w:color="auto" w:fill="FFFFFF"/>
        <w:spacing w:line="240" w:lineRule="auto"/>
        <w:ind w:right="9"/>
        <w:jc w:val="center"/>
        <w:rPr>
          <w:ins w:id="10448" w:author="Dr Mamadou SANOGO" w:date="2023-10-27T14:04:00Z"/>
          <w:b/>
          <w:color w:val="000000" w:themeColor="text1"/>
          <w:sz w:val="44"/>
        </w:rPr>
      </w:pPr>
    </w:p>
    <w:p w14:paraId="0E00365E" w14:textId="734AAEF5" w:rsidR="006778CD" w:rsidRDefault="006778CD" w:rsidP="00D81BFF">
      <w:pPr>
        <w:shd w:val="clear" w:color="auto" w:fill="FFFFFF"/>
        <w:spacing w:line="240" w:lineRule="auto"/>
        <w:ind w:right="9"/>
        <w:jc w:val="center"/>
        <w:rPr>
          <w:ins w:id="10449" w:author="Dr Mamadou SANOGO" w:date="2023-10-27T14:04:00Z"/>
          <w:b/>
          <w:color w:val="000000" w:themeColor="text1"/>
          <w:sz w:val="44"/>
        </w:rPr>
      </w:pPr>
    </w:p>
    <w:p w14:paraId="1326F500" w14:textId="69BC617C" w:rsidR="006778CD" w:rsidRDefault="006778CD" w:rsidP="00D81BFF">
      <w:pPr>
        <w:shd w:val="clear" w:color="auto" w:fill="FFFFFF"/>
        <w:spacing w:line="240" w:lineRule="auto"/>
        <w:ind w:right="9"/>
        <w:jc w:val="center"/>
        <w:rPr>
          <w:ins w:id="10450" w:author="Dr Mamadou SANOGO" w:date="2023-10-27T14:04:00Z"/>
          <w:b/>
          <w:color w:val="000000" w:themeColor="text1"/>
          <w:sz w:val="44"/>
        </w:rPr>
      </w:pPr>
    </w:p>
    <w:p w14:paraId="7AF4D000" w14:textId="250B2516" w:rsidR="006778CD" w:rsidRDefault="006778CD" w:rsidP="00D81BFF">
      <w:pPr>
        <w:shd w:val="clear" w:color="auto" w:fill="FFFFFF"/>
        <w:spacing w:line="240" w:lineRule="auto"/>
        <w:ind w:right="9"/>
        <w:jc w:val="center"/>
        <w:rPr>
          <w:ins w:id="10451" w:author="Dr Mamadou SANOGO" w:date="2023-10-27T14:04:00Z"/>
          <w:b/>
          <w:color w:val="000000" w:themeColor="text1"/>
          <w:sz w:val="44"/>
        </w:rPr>
      </w:pPr>
    </w:p>
    <w:p w14:paraId="379A74AA" w14:textId="77777777" w:rsidR="006778CD" w:rsidRPr="007A4AFC" w:rsidRDefault="006778CD" w:rsidP="00D81BFF">
      <w:pPr>
        <w:shd w:val="clear" w:color="auto" w:fill="FFFFFF"/>
        <w:spacing w:line="240" w:lineRule="auto"/>
        <w:ind w:right="9"/>
        <w:jc w:val="center"/>
        <w:rPr>
          <w:ins w:id="10452" w:author="Dr Mamadou SANOGO" w:date="2023-10-25T16:26:00Z"/>
          <w:b/>
          <w:color w:val="000000" w:themeColor="text1"/>
          <w:sz w:val="44"/>
          <w:rPrChange w:id="10453" w:author="Dr Mamadou SANOGO" w:date="2023-10-25T18:15:00Z">
            <w:rPr>
              <w:ins w:id="10454" w:author="Dr Mamadou SANOGO" w:date="2023-10-25T16:26:00Z"/>
              <w:b/>
              <w:sz w:val="44"/>
            </w:rPr>
          </w:rPrChange>
        </w:rPr>
      </w:pPr>
    </w:p>
    <w:p w14:paraId="7EE9645A" w14:textId="77777777" w:rsidR="00A209C6" w:rsidRPr="007A4AFC" w:rsidRDefault="00A209C6" w:rsidP="00D81BFF">
      <w:pPr>
        <w:shd w:val="clear" w:color="auto" w:fill="FFFFFF"/>
        <w:spacing w:line="240" w:lineRule="auto"/>
        <w:ind w:right="9"/>
        <w:jc w:val="center"/>
        <w:rPr>
          <w:ins w:id="10455" w:author="Dr Mamadou SANOGO" w:date="2023-10-25T16:26:00Z"/>
          <w:b/>
          <w:color w:val="000000" w:themeColor="text1"/>
          <w:sz w:val="44"/>
          <w:rPrChange w:id="10456" w:author="Dr Mamadou SANOGO" w:date="2023-10-25T18:15:00Z">
            <w:rPr>
              <w:ins w:id="10457" w:author="Dr Mamadou SANOGO" w:date="2023-10-25T16:26:00Z"/>
              <w:b/>
              <w:sz w:val="44"/>
            </w:rPr>
          </w:rPrChange>
        </w:rPr>
      </w:pPr>
    </w:p>
    <w:p w14:paraId="54C52FEF" w14:textId="5ABD863F" w:rsidR="00D81BFF" w:rsidRPr="007A4AFC" w:rsidRDefault="00D81BFF" w:rsidP="00D81BFF">
      <w:pPr>
        <w:shd w:val="clear" w:color="auto" w:fill="FFFFFF"/>
        <w:spacing w:line="240" w:lineRule="auto"/>
        <w:ind w:right="9"/>
        <w:jc w:val="center"/>
        <w:rPr>
          <w:ins w:id="10458" w:author="Dr Mamadou SANOGO" w:date="2023-10-25T16:39:00Z"/>
          <w:b/>
          <w:color w:val="000000" w:themeColor="text1"/>
          <w:sz w:val="44"/>
          <w:rPrChange w:id="10459" w:author="Dr Mamadou SANOGO" w:date="2023-10-25T18:15:00Z">
            <w:rPr>
              <w:ins w:id="10460" w:author="Dr Mamadou SANOGO" w:date="2023-10-25T16:39:00Z"/>
              <w:b/>
              <w:sz w:val="44"/>
            </w:rPr>
          </w:rPrChange>
        </w:rPr>
      </w:pPr>
      <w:ins w:id="10461" w:author="Dr Mamadou SANOGO" w:date="2023-10-25T15:02:00Z">
        <w:r w:rsidRPr="007A4AFC">
          <w:rPr>
            <w:b/>
            <w:color w:val="000000" w:themeColor="text1"/>
            <w:sz w:val="44"/>
            <w:rPrChange w:id="10462" w:author="Dr Mamadou SANOGO" w:date="2023-10-25T18:15:00Z">
              <w:rPr>
                <w:b/>
                <w:sz w:val="44"/>
              </w:rPr>
            </w:rPrChange>
          </w:rPr>
          <w:t>Annexe n°017 : Actes de nomination des membres de l’équipe pédagogique</w:t>
        </w:r>
      </w:ins>
    </w:p>
    <w:p w14:paraId="33D3F282" w14:textId="07733BCE" w:rsidR="00D3265D" w:rsidRPr="007A4AFC" w:rsidRDefault="00D3265D" w:rsidP="00D81BFF">
      <w:pPr>
        <w:shd w:val="clear" w:color="auto" w:fill="FFFFFF"/>
        <w:spacing w:line="240" w:lineRule="auto"/>
        <w:ind w:right="9"/>
        <w:jc w:val="center"/>
        <w:rPr>
          <w:ins w:id="10463" w:author="Dr Mamadou SANOGO" w:date="2023-10-25T16:39:00Z"/>
          <w:b/>
          <w:color w:val="000000" w:themeColor="text1"/>
          <w:sz w:val="44"/>
          <w:rPrChange w:id="10464" w:author="Dr Mamadou SANOGO" w:date="2023-10-25T18:15:00Z">
            <w:rPr>
              <w:ins w:id="10465" w:author="Dr Mamadou SANOGO" w:date="2023-10-25T16:39:00Z"/>
              <w:b/>
              <w:sz w:val="44"/>
            </w:rPr>
          </w:rPrChange>
        </w:rPr>
      </w:pPr>
    </w:p>
    <w:p w14:paraId="6ACA068E" w14:textId="75D51249" w:rsidR="00D3265D" w:rsidRPr="007A4AFC" w:rsidRDefault="00D3265D" w:rsidP="00D81BFF">
      <w:pPr>
        <w:shd w:val="clear" w:color="auto" w:fill="FFFFFF"/>
        <w:spacing w:line="240" w:lineRule="auto"/>
        <w:ind w:right="9"/>
        <w:jc w:val="center"/>
        <w:rPr>
          <w:ins w:id="10466" w:author="Dr Mamadou SANOGO" w:date="2023-10-25T16:39:00Z"/>
          <w:b/>
          <w:color w:val="000000" w:themeColor="text1"/>
          <w:sz w:val="44"/>
          <w:rPrChange w:id="10467" w:author="Dr Mamadou SANOGO" w:date="2023-10-25T18:15:00Z">
            <w:rPr>
              <w:ins w:id="10468" w:author="Dr Mamadou SANOGO" w:date="2023-10-25T16:39:00Z"/>
              <w:b/>
              <w:sz w:val="44"/>
            </w:rPr>
          </w:rPrChange>
        </w:rPr>
      </w:pPr>
    </w:p>
    <w:p w14:paraId="0A2B6F90" w14:textId="786EDC3C" w:rsidR="00D3265D" w:rsidRPr="007A4AFC" w:rsidRDefault="00D3265D" w:rsidP="00D81BFF">
      <w:pPr>
        <w:shd w:val="clear" w:color="auto" w:fill="FFFFFF"/>
        <w:spacing w:line="240" w:lineRule="auto"/>
        <w:ind w:right="9"/>
        <w:jc w:val="center"/>
        <w:rPr>
          <w:ins w:id="10469" w:author="Dr Mamadou SANOGO" w:date="2023-10-25T16:39:00Z"/>
          <w:b/>
          <w:color w:val="000000" w:themeColor="text1"/>
          <w:sz w:val="44"/>
          <w:rPrChange w:id="10470" w:author="Dr Mamadou SANOGO" w:date="2023-10-25T18:15:00Z">
            <w:rPr>
              <w:ins w:id="10471" w:author="Dr Mamadou SANOGO" w:date="2023-10-25T16:39:00Z"/>
              <w:b/>
              <w:sz w:val="44"/>
            </w:rPr>
          </w:rPrChange>
        </w:rPr>
      </w:pPr>
    </w:p>
    <w:p w14:paraId="5003F2B1" w14:textId="361D0D8E" w:rsidR="00D3265D" w:rsidRPr="007A4AFC" w:rsidRDefault="00D3265D" w:rsidP="00D81BFF">
      <w:pPr>
        <w:shd w:val="clear" w:color="auto" w:fill="FFFFFF"/>
        <w:spacing w:line="240" w:lineRule="auto"/>
        <w:ind w:right="9"/>
        <w:jc w:val="center"/>
        <w:rPr>
          <w:ins w:id="10472" w:author="Dr Mamadou SANOGO" w:date="2023-10-25T16:39:00Z"/>
          <w:b/>
          <w:color w:val="000000" w:themeColor="text1"/>
          <w:sz w:val="44"/>
          <w:rPrChange w:id="10473" w:author="Dr Mamadou SANOGO" w:date="2023-10-25T18:15:00Z">
            <w:rPr>
              <w:ins w:id="10474" w:author="Dr Mamadou SANOGO" w:date="2023-10-25T16:39:00Z"/>
              <w:b/>
              <w:sz w:val="44"/>
            </w:rPr>
          </w:rPrChange>
        </w:rPr>
      </w:pPr>
    </w:p>
    <w:p w14:paraId="139DCF1D" w14:textId="49E1A58F" w:rsidR="00D3265D" w:rsidRPr="007A4AFC" w:rsidRDefault="00D3265D" w:rsidP="00D81BFF">
      <w:pPr>
        <w:shd w:val="clear" w:color="auto" w:fill="FFFFFF"/>
        <w:spacing w:line="240" w:lineRule="auto"/>
        <w:ind w:right="9"/>
        <w:jc w:val="center"/>
        <w:rPr>
          <w:ins w:id="10475" w:author="Dr Mamadou SANOGO" w:date="2023-10-25T16:39:00Z"/>
          <w:b/>
          <w:color w:val="000000" w:themeColor="text1"/>
          <w:sz w:val="44"/>
          <w:rPrChange w:id="10476" w:author="Dr Mamadou SANOGO" w:date="2023-10-25T18:15:00Z">
            <w:rPr>
              <w:ins w:id="10477" w:author="Dr Mamadou SANOGO" w:date="2023-10-25T16:39:00Z"/>
              <w:b/>
              <w:sz w:val="44"/>
            </w:rPr>
          </w:rPrChange>
        </w:rPr>
      </w:pPr>
    </w:p>
    <w:p w14:paraId="709944D9" w14:textId="4D9C1280" w:rsidR="00D3265D" w:rsidRPr="007A4AFC" w:rsidRDefault="00D3265D" w:rsidP="00D81BFF">
      <w:pPr>
        <w:shd w:val="clear" w:color="auto" w:fill="FFFFFF"/>
        <w:spacing w:line="240" w:lineRule="auto"/>
        <w:ind w:right="9"/>
        <w:jc w:val="center"/>
        <w:rPr>
          <w:ins w:id="10478" w:author="Dr Mamadou SANOGO" w:date="2023-10-25T16:39:00Z"/>
          <w:b/>
          <w:color w:val="000000" w:themeColor="text1"/>
          <w:sz w:val="44"/>
          <w:rPrChange w:id="10479" w:author="Dr Mamadou SANOGO" w:date="2023-10-25T18:15:00Z">
            <w:rPr>
              <w:ins w:id="10480" w:author="Dr Mamadou SANOGO" w:date="2023-10-25T16:39:00Z"/>
              <w:b/>
              <w:sz w:val="44"/>
            </w:rPr>
          </w:rPrChange>
        </w:rPr>
      </w:pPr>
    </w:p>
    <w:p w14:paraId="777E8A8B" w14:textId="47090186" w:rsidR="00D3265D" w:rsidRPr="007A4AFC" w:rsidRDefault="00D3265D" w:rsidP="00D81BFF">
      <w:pPr>
        <w:shd w:val="clear" w:color="auto" w:fill="FFFFFF"/>
        <w:spacing w:line="240" w:lineRule="auto"/>
        <w:ind w:right="9"/>
        <w:jc w:val="center"/>
        <w:rPr>
          <w:ins w:id="10481" w:author="Dr Mamadou SANOGO" w:date="2023-10-25T16:39:00Z"/>
          <w:b/>
          <w:color w:val="000000" w:themeColor="text1"/>
          <w:sz w:val="44"/>
          <w:rPrChange w:id="10482" w:author="Dr Mamadou SANOGO" w:date="2023-10-25T18:15:00Z">
            <w:rPr>
              <w:ins w:id="10483" w:author="Dr Mamadou SANOGO" w:date="2023-10-25T16:39:00Z"/>
              <w:b/>
              <w:sz w:val="44"/>
            </w:rPr>
          </w:rPrChange>
        </w:rPr>
      </w:pPr>
    </w:p>
    <w:p w14:paraId="3F8C5A21" w14:textId="48804B8D" w:rsidR="00D3265D" w:rsidRPr="007A4AFC" w:rsidRDefault="00D3265D" w:rsidP="00D81BFF">
      <w:pPr>
        <w:shd w:val="clear" w:color="auto" w:fill="FFFFFF"/>
        <w:spacing w:line="240" w:lineRule="auto"/>
        <w:ind w:right="9"/>
        <w:jc w:val="center"/>
        <w:rPr>
          <w:ins w:id="10484" w:author="Dr Mamadou SANOGO" w:date="2023-10-25T16:39:00Z"/>
          <w:b/>
          <w:color w:val="000000" w:themeColor="text1"/>
          <w:sz w:val="44"/>
          <w:rPrChange w:id="10485" w:author="Dr Mamadou SANOGO" w:date="2023-10-25T18:15:00Z">
            <w:rPr>
              <w:ins w:id="10486" w:author="Dr Mamadou SANOGO" w:date="2023-10-25T16:39:00Z"/>
              <w:b/>
              <w:sz w:val="44"/>
            </w:rPr>
          </w:rPrChange>
        </w:rPr>
      </w:pPr>
    </w:p>
    <w:p w14:paraId="7CDF4BBE" w14:textId="56B2E144" w:rsidR="00D3265D" w:rsidRPr="007A4AFC" w:rsidRDefault="00D3265D" w:rsidP="00D81BFF">
      <w:pPr>
        <w:shd w:val="clear" w:color="auto" w:fill="FFFFFF"/>
        <w:spacing w:line="240" w:lineRule="auto"/>
        <w:ind w:right="9"/>
        <w:jc w:val="center"/>
        <w:rPr>
          <w:ins w:id="10487" w:author="Dr Mamadou SANOGO" w:date="2023-10-25T16:39:00Z"/>
          <w:b/>
          <w:color w:val="000000" w:themeColor="text1"/>
          <w:sz w:val="44"/>
          <w:rPrChange w:id="10488" w:author="Dr Mamadou SANOGO" w:date="2023-10-25T18:15:00Z">
            <w:rPr>
              <w:ins w:id="10489" w:author="Dr Mamadou SANOGO" w:date="2023-10-25T16:39:00Z"/>
              <w:b/>
              <w:sz w:val="44"/>
            </w:rPr>
          </w:rPrChange>
        </w:rPr>
      </w:pPr>
    </w:p>
    <w:p w14:paraId="2778D27C" w14:textId="02AC3926" w:rsidR="00D3265D" w:rsidRPr="007A4AFC" w:rsidRDefault="00D3265D" w:rsidP="00D81BFF">
      <w:pPr>
        <w:shd w:val="clear" w:color="auto" w:fill="FFFFFF"/>
        <w:spacing w:line="240" w:lineRule="auto"/>
        <w:ind w:right="9"/>
        <w:jc w:val="center"/>
        <w:rPr>
          <w:ins w:id="10490" w:author="Dr Mamadou SANOGO" w:date="2023-10-25T16:39:00Z"/>
          <w:b/>
          <w:color w:val="000000" w:themeColor="text1"/>
          <w:sz w:val="44"/>
          <w:rPrChange w:id="10491" w:author="Dr Mamadou SANOGO" w:date="2023-10-25T18:15:00Z">
            <w:rPr>
              <w:ins w:id="10492" w:author="Dr Mamadou SANOGO" w:date="2023-10-25T16:39:00Z"/>
              <w:b/>
              <w:sz w:val="44"/>
            </w:rPr>
          </w:rPrChange>
        </w:rPr>
      </w:pPr>
    </w:p>
    <w:p w14:paraId="24190E72" w14:textId="15ADA651" w:rsidR="00D3265D" w:rsidRPr="007A4AFC" w:rsidRDefault="00D3265D" w:rsidP="00D81BFF">
      <w:pPr>
        <w:shd w:val="clear" w:color="auto" w:fill="FFFFFF"/>
        <w:spacing w:line="240" w:lineRule="auto"/>
        <w:ind w:right="9"/>
        <w:jc w:val="center"/>
        <w:rPr>
          <w:ins w:id="10493" w:author="Dr Mamadou SANOGO" w:date="2023-10-25T16:39:00Z"/>
          <w:b/>
          <w:color w:val="000000" w:themeColor="text1"/>
          <w:sz w:val="44"/>
          <w:rPrChange w:id="10494" w:author="Dr Mamadou SANOGO" w:date="2023-10-25T18:15:00Z">
            <w:rPr>
              <w:ins w:id="10495" w:author="Dr Mamadou SANOGO" w:date="2023-10-25T16:39:00Z"/>
              <w:b/>
              <w:sz w:val="44"/>
            </w:rPr>
          </w:rPrChange>
        </w:rPr>
      </w:pPr>
    </w:p>
    <w:p w14:paraId="41D220A1" w14:textId="64DDA3FC" w:rsidR="00D3265D" w:rsidRPr="007A4AFC" w:rsidRDefault="00D3265D" w:rsidP="00D81BFF">
      <w:pPr>
        <w:shd w:val="clear" w:color="auto" w:fill="FFFFFF"/>
        <w:spacing w:line="240" w:lineRule="auto"/>
        <w:ind w:right="9"/>
        <w:jc w:val="center"/>
        <w:rPr>
          <w:ins w:id="10496" w:author="Dr Mamadou SANOGO" w:date="2023-10-25T16:39:00Z"/>
          <w:b/>
          <w:color w:val="000000" w:themeColor="text1"/>
          <w:sz w:val="44"/>
          <w:rPrChange w:id="10497" w:author="Dr Mamadou SANOGO" w:date="2023-10-25T18:15:00Z">
            <w:rPr>
              <w:ins w:id="10498" w:author="Dr Mamadou SANOGO" w:date="2023-10-25T16:39:00Z"/>
              <w:b/>
              <w:sz w:val="44"/>
            </w:rPr>
          </w:rPrChange>
        </w:rPr>
      </w:pPr>
    </w:p>
    <w:p w14:paraId="25E8E8FE" w14:textId="0F2DE4FA" w:rsidR="00D3265D" w:rsidRPr="007A4AFC" w:rsidRDefault="00D3265D" w:rsidP="00D81BFF">
      <w:pPr>
        <w:shd w:val="clear" w:color="auto" w:fill="FFFFFF"/>
        <w:spacing w:line="240" w:lineRule="auto"/>
        <w:ind w:right="9"/>
        <w:jc w:val="center"/>
        <w:rPr>
          <w:ins w:id="10499" w:author="Dr Mamadou SANOGO" w:date="2023-10-25T16:39:00Z"/>
          <w:b/>
          <w:color w:val="000000" w:themeColor="text1"/>
          <w:sz w:val="44"/>
          <w:rPrChange w:id="10500" w:author="Dr Mamadou SANOGO" w:date="2023-10-25T18:15:00Z">
            <w:rPr>
              <w:ins w:id="10501" w:author="Dr Mamadou SANOGO" w:date="2023-10-25T16:39:00Z"/>
              <w:b/>
              <w:sz w:val="44"/>
            </w:rPr>
          </w:rPrChange>
        </w:rPr>
      </w:pPr>
    </w:p>
    <w:p w14:paraId="6EB6112D" w14:textId="2029D05F" w:rsidR="00D3265D" w:rsidRPr="007A4AFC" w:rsidRDefault="00D3265D" w:rsidP="00D81BFF">
      <w:pPr>
        <w:shd w:val="clear" w:color="auto" w:fill="FFFFFF"/>
        <w:spacing w:line="240" w:lineRule="auto"/>
        <w:ind w:right="9"/>
        <w:jc w:val="center"/>
        <w:rPr>
          <w:ins w:id="10502" w:author="Dr Mamadou SANOGO" w:date="2023-10-25T16:39:00Z"/>
          <w:b/>
          <w:color w:val="000000" w:themeColor="text1"/>
          <w:sz w:val="44"/>
          <w:rPrChange w:id="10503" w:author="Dr Mamadou SANOGO" w:date="2023-10-25T18:15:00Z">
            <w:rPr>
              <w:ins w:id="10504" w:author="Dr Mamadou SANOGO" w:date="2023-10-25T16:39:00Z"/>
              <w:b/>
              <w:sz w:val="44"/>
            </w:rPr>
          </w:rPrChange>
        </w:rPr>
      </w:pPr>
    </w:p>
    <w:p w14:paraId="7F2B9710" w14:textId="31F155A3" w:rsidR="00D3265D" w:rsidRPr="007A4AFC" w:rsidRDefault="00D3265D" w:rsidP="00D81BFF">
      <w:pPr>
        <w:shd w:val="clear" w:color="auto" w:fill="FFFFFF"/>
        <w:spacing w:line="240" w:lineRule="auto"/>
        <w:ind w:right="9"/>
        <w:jc w:val="center"/>
        <w:rPr>
          <w:ins w:id="10505" w:author="Dr Mamadou SANOGO" w:date="2023-10-25T16:39:00Z"/>
          <w:b/>
          <w:color w:val="000000" w:themeColor="text1"/>
          <w:sz w:val="44"/>
          <w:rPrChange w:id="10506" w:author="Dr Mamadou SANOGO" w:date="2023-10-25T18:15:00Z">
            <w:rPr>
              <w:ins w:id="10507" w:author="Dr Mamadou SANOGO" w:date="2023-10-25T16:39:00Z"/>
              <w:b/>
              <w:sz w:val="44"/>
            </w:rPr>
          </w:rPrChange>
        </w:rPr>
      </w:pPr>
    </w:p>
    <w:p w14:paraId="126F1C25" w14:textId="2F4C3438" w:rsidR="00D3265D" w:rsidRPr="007A4AFC" w:rsidRDefault="00D3265D" w:rsidP="00D81BFF">
      <w:pPr>
        <w:shd w:val="clear" w:color="auto" w:fill="FFFFFF"/>
        <w:spacing w:line="240" w:lineRule="auto"/>
        <w:ind w:right="9"/>
        <w:jc w:val="center"/>
        <w:rPr>
          <w:ins w:id="10508" w:author="Dr Mamadou SANOGO" w:date="2023-10-25T16:39:00Z"/>
          <w:b/>
          <w:color w:val="000000" w:themeColor="text1"/>
          <w:sz w:val="44"/>
          <w:rPrChange w:id="10509" w:author="Dr Mamadou SANOGO" w:date="2023-10-25T18:15:00Z">
            <w:rPr>
              <w:ins w:id="10510" w:author="Dr Mamadou SANOGO" w:date="2023-10-25T16:39:00Z"/>
              <w:b/>
              <w:sz w:val="44"/>
            </w:rPr>
          </w:rPrChange>
        </w:rPr>
      </w:pPr>
    </w:p>
    <w:p w14:paraId="197C10CD" w14:textId="19CC5CA1" w:rsidR="00D3265D" w:rsidRPr="007A4AFC" w:rsidRDefault="00D3265D" w:rsidP="00D81BFF">
      <w:pPr>
        <w:shd w:val="clear" w:color="auto" w:fill="FFFFFF"/>
        <w:spacing w:line="240" w:lineRule="auto"/>
        <w:ind w:right="9"/>
        <w:jc w:val="center"/>
        <w:rPr>
          <w:ins w:id="10511" w:author="Dr Mamadou SANOGO" w:date="2023-10-25T16:39:00Z"/>
          <w:b/>
          <w:color w:val="000000" w:themeColor="text1"/>
          <w:sz w:val="44"/>
          <w:rPrChange w:id="10512" w:author="Dr Mamadou SANOGO" w:date="2023-10-25T18:15:00Z">
            <w:rPr>
              <w:ins w:id="10513" w:author="Dr Mamadou SANOGO" w:date="2023-10-25T16:39:00Z"/>
              <w:b/>
              <w:sz w:val="44"/>
            </w:rPr>
          </w:rPrChange>
        </w:rPr>
      </w:pPr>
    </w:p>
    <w:p w14:paraId="500A4176" w14:textId="015BB91A" w:rsidR="00D3265D" w:rsidRPr="007A4AFC" w:rsidRDefault="00D3265D" w:rsidP="00D81BFF">
      <w:pPr>
        <w:shd w:val="clear" w:color="auto" w:fill="FFFFFF"/>
        <w:spacing w:line="240" w:lineRule="auto"/>
        <w:ind w:right="9"/>
        <w:jc w:val="center"/>
        <w:rPr>
          <w:ins w:id="10514" w:author="Dr Mamadou SANOGO" w:date="2023-10-25T16:39:00Z"/>
          <w:b/>
          <w:color w:val="000000" w:themeColor="text1"/>
          <w:sz w:val="44"/>
          <w:rPrChange w:id="10515" w:author="Dr Mamadou SANOGO" w:date="2023-10-25T18:15:00Z">
            <w:rPr>
              <w:ins w:id="10516" w:author="Dr Mamadou SANOGO" w:date="2023-10-25T16:39:00Z"/>
              <w:b/>
              <w:sz w:val="44"/>
            </w:rPr>
          </w:rPrChange>
        </w:rPr>
      </w:pPr>
    </w:p>
    <w:p w14:paraId="36D8C95A" w14:textId="3CD731D9" w:rsidR="00D3265D" w:rsidRPr="007A4AFC" w:rsidRDefault="006778CD" w:rsidP="00D81BFF">
      <w:pPr>
        <w:shd w:val="clear" w:color="auto" w:fill="FFFFFF"/>
        <w:spacing w:line="240" w:lineRule="auto"/>
        <w:ind w:right="9"/>
        <w:jc w:val="center"/>
        <w:rPr>
          <w:ins w:id="10517" w:author="Dr Mamadou SANOGO" w:date="2023-10-25T16:39:00Z"/>
          <w:b/>
          <w:color w:val="000000" w:themeColor="text1"/>
          <w:sz w:val="44"/>
          <w:rPrChange w:id="10518" w:author="Dr Mamadou SANOGO" w:date="2023-10-25T18:15:00Z">
            <w:rPr>
              <w:ins w:id="10519" w:author="Dr Mamadou SANOGO" w:date="2023-10-25T16:39:00Z"/>
              <w:b/>
              <w:sz w:val="44"/>
            </w:rPr>
          </w:rPrChange>
        </w:rPr>
      </w:pPr>
      <w:ins w:id="10520" w:author="Dr Mamadou SANOGO" w:date="2023-10-25T16:40:00Z">
        <w:r w:rsidRPr="007A4AFC">
          <w:rPr>
            <w:rFonts w:eastAsia="Calibri"/>
            <w:bCs/>
            <w:noProof/>
            <w:color w:val="000000" w:themeColor="text1"/>
            <w:sz w:val="40"/>
            <w:szCs w:val="40"/>
            <w:lang w:eastAsia="en-US"/>
            <w:rPrChange w:id="10521" w:author="Dr Mamadou SANOGO" w:date="2023-10-25T18:15:00Z">
              <w:rPr>
                <w:rFonts w:eastAsia="Calibri"/>
                <w:bCs/>
                <w:noProof/>
                <w:sz w:val="40"/>
                <w:szCs w:val="40"/>
                <w:lang w:eastAsia="en-US"/>
              </w:rPr>
            </w:rPrChange>
          </w:rPr>
          <w:drawing>
            <wp:anchor distT="0" distB="0" distL="114300" distR="114300" simplePos="0" relativeHeight="251666432" behindDoc="0" locked="0" layoutInCell="1" allowOverlap="1" wp14:anchorId="13473810" wp14:editId="09193854">
              <wp:simplePos x="0" y="0"/>
              <wp:positionH relativeFrom="margin">
                <wp:posOffset>1798291</wp:posOffset>
              </wp:positionH>
              <wp:positionV relativeFrom="paragraph">
                <wp:posOffset>6397</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ABA595" w14:textId="236B75A3" w:rsidR="00D3265D" w:rsidRPr="007A4AFC" w:rsidRDefault="00D3265D" w:rsidP="00D81BFF">
      <w:pPr>
        <w:shd w:val="clear" w:color="auto" w:fill="FFFFFF"/>
        <w:spacing w:line="240" w:lineRule="auto"/>
        <w:ind w:right="9"/>
        <w:jc w:val="center"/>
        <w:rPr>
          <w:ins w:id="10522" w:author="Dr Mamadou SANOGO" w:date="2023-10-25T16:39:00Z"/>
          <w:b/>
          <w:color w:val="000000" w:themeColor="text1"/>
          <w:sz w:val="44"/>
          <w:rPrChange w:id="10523" w:author="Dr Mamadou SANOGO" w:date="2023-10-25T18:15:00Z">
            <w:rPr>
              <w:ins w:id="10524" w:author="Dr Mamadou SANOGO" w:date="2023-10-25T16:39:00Z"/>
              <w:b/>
              <w:sz w:val="44"/>
            </w:rPr>
          </w:rPrChange>
        </w:rPr>
      </w:pPr>
    </w:p>
    <w:p w14:paraId="64B40E0C" w14:textId="195A6B68" w:rsidR="00D3265D" w:rsidRPr="006778CD" w:rsidRDefault="00D3265D">
      <w:pPr>
        <w:shd w:val="clear" w:color="auto" w:fill="FFFFFF"/>
        <w:spacing w:line="240" w:lineRule="auto"/>
        <w:ind w:right="9"/>
        <w:jc w:val="center"/>
        <w:rPr>
          <w:ins w:id="10525" w:author="Dr Mamadou SANOGO" w:date="2023-10-25T16:40:00Z"/>
          <w:b/>
          <w:color w:val="000000" w:themeColor="text1"/>
          <w:sz w:val="20"/>
          <w:szCs w:val="8"/>
          <w:rPrChange w:id="10526" w:author="Dr Mamadou SANOGO" w:date="2023-10-27T14:05:00Z">
            <w:rPr>
              <w:ins w:id="10527" w:author="Dr Mamadou SANOGO" w:date="2023-10-25T16:40:00Z"/>
              <w:rFonts w:eastAsia="Calibri"/>
              <w:lang w:eastAsia="en-US"/>
            </w:rPr>
          </w:rPrChange>
        </w:rPr>
        <w:pPrChange w:id="10528" w:author="Dr Mamadou SANOGO" w:date="2023-10-27T11:43:00Z">
          <w:pPr>
            <w:spacing w:line="240" w:lineRule="auto"/>
          </w:pPr>
        </w:pPrChange>
      </w:pPr>
    </w:p>
    <w:p w14:paraId="160069E6" w14:textId="3A535EF9" w:rsidR="00D3265D" w:rsidRPr="00AD42F4" w:rsidRDefault="00D3265D">
      <w:pPr>
        <w:spacing w:line="240" w:lineRule="auto"/>
        <w:jc w:val="center"/>
        <w:rPr>
          <w:ins w:id="10529" w:author="Dr Mamadou SANOGO" w:date="2023-10-25T16:40:00Z"/>
          <w:rFonts w:ascii="Arial" w:eastAsia="Calibri" w:hAnsi="Arial" w:cs="Arial"/>
          <w:b/>
          <w:bCs/>
          <w:color w:val="000000" w:themeColor="text1"/>
          <w:sz w:val="36"/>
          <w:szCs w:val="36"/>
          <w:lang w:eastAsia="en-US"/>
          <w:rPrChange w:id="10530" w:author="Dr Mamadou SANOGO" w:date="2023-10-27T11:42:00Z">
            <w:rPr>
              <w:ins w:id="10531" w:author="Dr Mamadou SANOGO" w:date="2023-10-25T16:40:00Z"/>
              <w:rFonts w:ascii="Arial" w:eastAsia="Calibri" w:hAnsi="Arial" w:cs="Arial"/>
              <w:lang w:eastAsia="en-US"/>
            </w:rPr>
          </w:rPrChange>
        </w:rPr>
        <w:pPrChange w:id="10532" w:author="Dr Mamadou SANOGO" w:date="2023-10-27T14:04:00Z">
          <w:pPr>
            <w:spacing w:line="240" w:lineRule="auto"/>
          </w:pPr>
        </w:pPrChange>
      </w:pPr>
      <w:ins w:id="10533" w:author="Dr Mamadou SANOGO" w:date="2023-10-25T16:40:00Z">
        <w:r w:rsidRPr="007A4AFC">
          <w:rPr>
            <w:rFonts w:ascii="Arial" w:eastAsia="Calibri" w:hAnsi="Arial" w:cs="Arial"/>
            <w:b/>
            <w:bCs/>
            <w:color w:val="000000" w:themeColor="text1"/>
            <w:sz w:val="36"/>
            <w:szCs w:val="36"/>
            <w:lang w:eastAsia="en-US"/>
            <w:rPrChange w:id="10534" w:author="Dr Mamadou SANOGO" w:date="2023-10-25T18:15:00Z">
              <w:rPr>
                <w:rFonts w:ascii="Arial" w:eastAsia="Calibri" w:hAnsi="Arial" w:cs="Arial"/>
                <w:b/>
                <w:bCs/>
                <w:sz w:val="36"/>
                <w:szCs w:val="36"/>
                <w:lang w:eastAsia="en-US"/>
              </w:rPr>
            </w:rPrChange>
          </w:rPr>
          <w:t>DECISION N°008-DG/ESFé30718</w:t>
        </w:r>
      </w:ins>
    </w:p>
    <w:p w14:paraId="28EB50DB" w14:textId="1A2547F0" w:rsidR="00D3265D" w:rsidRPr="007A4AFC" w:rsidRDefault="00D3265D">
      <w:pPr>
        <w:spacing w:line="240" w:lineRule="auto"/>
        <w:jc w:val="center"/>
        <w:rPr>
          <w:ins w:id="10535" w:author="Dr Mamadou SANOGO" w:date="2023-10-25T16:40:00Z"/>
          <w:rFonts w:ascii="Arial" w:eastAsia="Calibri" w:hAnsi="Arial" w:cs="Arial"/>
          <w:b/>
          <w:bCs/>
          <w:color w:val="000000" w:themeColor="text1"/>
          <w:lang w:eastAsia="en-US"/>
          <w:rPrChange w:id="10536" w:author="Dr Mamadou SANOGO" w:date="2023-10-25T18:15:00Z">
            <w:rPr>
              <w:ins w:id="10537" w:author="Dr Mamadou SANOGO" w:date="2023-10-25T16:40:00Z"/>
              <w:rFonts w:ascii="Arial" w:eastAsia="Calibri" w:hAnsi="Arial" w:cs="Arial"/>
              <w:b/>
              <w:bCs/>
              <w:lang w:eastAsia="en-US"/>
            </w:rPr>
          </w:rPrChange>
        </w:rPr>
        <w:pPrChange w:id="10538" w:author="Dr Mamadou SANOGO" w:date="2023-10-27T14:04:00Z">
          <w:pPr>
            <w:spacing w:line="240" w:lineRule="auto"/>
          </w:pPr>
        </w:pPrChange>
      </w:pPr>
      <w:ins w:id="10539" w:author="Dr Mamadou SANOGO" w:date="2023-10-25T16:40:00Z">
        <w:r w:rsidRPr="007A4AFC">
          <w:rPr>
            <w:rFonts w:ascii="Arial" w:eastAsia="Calibri" w:hAnsi="Arial" w:cs="Arial"/>
            <w:b/>
            <w:bCs/>
            <w:color w:val="000000" w:themeColor="text1"/>
            <w:sz w:val="20"/>
            <w:szCs w:val="20"/>
            <w:lang w:eastAsia="en-US"/>
            <w:rPrChange w:id="10540" w:author="Dr Mamadou SANOGO" w:date="2023-10-25T18:15:00Z">
              <w:rPr>
                <w:rFonts w:ascii="Arial" w:eastAsia="Calibri" w:hAnsi="Arial" w:cs="Arial"/>
                <w:b/>
                <w:bCs/>
                <w:sz w:val="20"/>
                <w:szCs w:val="20"/>
                <w:lang w:eastAsia="en-US"/>
              </w:rPr>
            </w:rPrChange>
          </w:rPr>
          <w:t>PORTANT NOMMINATION DES RESPONSABLES PEDAGOGIQUES ET ADMINISTRATIFS</w:t>
        </w:r>
      </w:ins>
    </w:p>
    <w:p w14:paraId="6689B327" w14:textId="77777777" w:rsidR="00D3265D" w:rsidRPr="007A4AFC" w:rsidRDefault="00D3265D" w:rsidP="00D3265D">
      <w:pPr>
        <w:spacing w:line="276" w:lineRule="auto"/>
        <w:rPr>
          <w:ins w:id="10541" w:author="Dr Mamadou SANOGO" w:date="2023-10-25T16:40:00Z"/>
          <w:rFonts w:ascii="Arial" w:eastAsia="Calibri" w:hAnsi="Arial" w:cs="Arial"/>
          <w:color w:val="000000" w:themeColor="text1"/>
          <w:szCs w:val="24"/>
          <w:lang w:eastAsia="en-US"/>
          <w:rPrChange w:id="10542" w:author="Dr Mamadou SANOGO" w:date="2023-10-25T18:15:00Z">
            <w:rPr>
              <w:ins w:id="10543" w:author="Dr Mamadou SANOGO" w:date="2023-10-25T16:40:00Z"/>
              <w:rFonts w:ascii="Arial" w:eastAsia="Calibri" w:hAnsi="Arial" w:cs="Arial"/>
              <w:szCs w:val="24"/>
              <w:lang w:eastAsia="en-US"/>
            </w:rPr>
          </w:rPrChange>
        </w:rPr>
      </w:pPr>
    </w:p>
    <w:p w14:paraId="4BAAD7F4" w14:textId="77777777" w:rsidR="00D3265D" w:rsidRPr="007A4AFC" w:rsidRDefault="00D3265D" w:rsidP="00D3265D">
      <w:pPr>
        <w:spacing w:line="276" w:lineRule="auto"/>
        <w:jc w:val="center"/>
        <w:rPr>
          <w:ins w:id="10544" w:author="Dr Mamadou SANOGO" w:date="2023-10-25T16:40:00Z"/>
          <w:rFonts w:ascii="Arial" w:eastAsia="Calibri" w:hAnsi="Arial" w:cs="Arial"/>
          <w:b/>
          <w:bCs/>
          <w:color w:val="000000" w:themeColor="text1"/>
          <w:szCs w:val="24"/>
          <w:lang w:eastAsia="en-US"/>
          <w:rPrChange w:id="10545" w:author="Dr Mamadou SANOGO" w:date="2023-10-25T18:15:00Z">
            <w:rPr>
              <w:ins w:id="10546" w:author="Dr Mamadou SANOGO" w:date="2023-10-25T16:40:00Z"/>
              <w:rFonts w:ascii="Arial" w:eastAsia="Calibri" w:hAnsi="Arial" w:cs="Arial"/>
              <w:b/>
              <w:bCs/>
              <w:szCs w:val="24"/>
              <w:lang w:eastAsia="en-US"/>
            </w:rPr>
          </w:rPrChange>
        </w:rPr>
      </w:pPr>
      <w:ins w:id="10547" w:author="Dr Mamadou SANOGO" w:date="2023-10-25T16:40:00Z">
        <w:r w:rsidRPr="007A4AFC">
          <w:rPr>
            <w:rFonts w:ascii="Arial" w:eastAsia="Calibri" w:hAnsi="Arial" w:cs="Arial"/>
            <w:b/>
            <w:bCs/>
            <w:color w:val="000000" w:themeColor="text1"/>
            <w:szCs w:val="24"/>
            <w:lang w:eastAsia="en-US"/>
            <w:rPrChange w:id="10548" w:author="Dr Mamadou SANOGO" w:date="2023-10-25T18:15:00Z">
              <w:rPr>
                <w:rFonts w:ascii="Arial" w:eastAsia="Calibri" w:hAnsi="Arial" w:cs="Arial"/>
                <w:b/>
                <w:bCs/>
                <w:szCs w:val="24"/>
                <w:lang w:eastAsia="en-US"/>
              </w:rPr>
            </w:rPrChange>
          </w:rPr>
          <w:t>Le Directeur General,</w:t>
        </w:r>
      </w:ins>
    </w:p>
    <w:p w14:paraId="742B7DFC" w14:textId="77777777" w:rsidR="00D3265D" w:rsidRPr="007A4AFC" w:rsidRDefault="00D3265D" w:rsidP="00D3265D">
      <w:pPr>
        <w:spacing w:line="276" w:lineRule="auto"/>
        <w:rPr>
          <w:ins w:id="10549" w:author="Dr Mamadou SANOGO" w:date="2023-10-25T16:40:00Z"/>
          <w:rFonts w:ascii="Arial" w:eastAsia="Calibri" w:hAnsi="Arial" w:cs="Arial"/>
          <w:color w:val="000000" w:themeColor="text1"/>
          <w:szCs w:val="24"/>
          <w:lang w:eastAsia="en-US"/>
          <w:rPrChange w:id="10550" w:author="Dr Mamadou SANOGO" w:date="2023-10-25T18:15:00Z">
            <w:rPr>
              <w:ins w:id="10551" w:author="Dr Mamadou SANOGO" w:date="2023-10-25T16:40:00Z"/>
              <w:rFonts w:ascii="Arial" w:eastAsia="Calibri" w:hAnsi="Arial" w:cs="Arial"/>
              <w:szCs w:val="24"/>
              <w:lang w:eastAsia="en-US"/>
            </w:rPr>
          </w:rPrChange>
        </w:rPr>
      </w:pPr>
      <w:ins w:id="10552" w:author="Dr Mamadou SANOGO" w:date="2023-10-25T16:40:00Z">
        <w:r w:rsidRPr="007A4AFC">
          <w:rPr>
            <w:rFonts w:ascii="Arial" w:eastAsia="Calibri" w:hAnsi="Arial" w:cs="Arial"/>
            <w:color w:val="000000" w:themeColor="text1"/>
            <w:szCs w:val="24"/>
            <w:lang w:eastAsia="en-US"/>
            <w:rPrChange w:id="10553" w:author="Dr Mamadou SANOGO" w:date="2023-10-25T18:15:00Z">
              <w:rPr>
                <w:rFonts w:ascii="Arial" w:eastAsia="Calibri" w:hAnsi="Arial" w:cs="Arial"/>
                <w:szCs w:val="24"/>
                <w:lang w:eastAsia="en-US"/>
              </w:rPr>
            </w:rPrChange>
          </w:rPr>
          <w:t>Vu la Loi n°2012-013 du 24 février 2012 relative aux établissements privés d’enseignement en république du Mali</w:t>
        </w:r>
      </w:ins>
    </w:p>
    <w:p w14:paraId="438D1E4A" w14:textId="77777777" w:rsidR="00D3265D" w:rsidRPr="007A4AFC" w:rsidRDefault="00D3265D" w:rsidP="00D3265D">
      <w:pPr>
        <w:spacing w:line="276" w:lineRule="auto"/>
        <w:rPr>
          <w:ins w:id="10554" w:author="Dr Mamadou SANOGO" w:date="2023-10-25T16:40:00Z"/>
          <w:rFonts w:ascii="Arial" w:eastAsia="Calibri" w:hAnsi="Arial" w:cs="Arial"/>
          <w:color w:val="000000" w:themeColor="text1"/>
          <w:szCs w:val="24"/>
          <w:lang w:eastAsia="en-US"/>
          <w:rPrChange w:id="10555" w:author="Dr Mamadou SANOGO" w:date="2023-10-25T18:15:00Z">
            <w:rPr>
              <w:ins w:id="10556" w:author="Dr Mamadou SANOGO" w:date="2023-10-25T16:40:00Z"/>
              <w:rFonts w:ascii="Arial" w:eastAsia="Calibri" w:hAnsi="Arial" w:cs="Arial"/>
              <w:szCs w:val="24"/>
              <w:lang w:eastAsia="en-US"/>
            </w:rPr>
          </w:rPrChange>
        </w:rPr>
      </w:pPr>
      <w:ins w:id="10557" w:author="Dr Mamadou SANOGO" w:date="2023-10-25T16:40:00Z">
        <w:r w:rsidRPr="007A4AFC">
          <w:rPr>
            <w:rFonts w:ascii="Arial" w:eastAsia="Calibri" w:hAnsi="Arial" w:cs="Arial"/>
            <w:color w:val="000000" w:themeColor="text1"/>
            <w:szCs w:val="24"/>
            <w:lang w:eastAsia="en-US"/>
            <w:rPrChange w:id="10558" w:author="Dr Mamadou SANOGO" w:date="2023-10-25T18:15:00Z">
              <w:rPr>
                <w:rFonts w:ascii="Arial" w:eastAsia="Calibri" w:hAnsi="Arial" w:cs="Arial"/>
                <w:szCs w:val="24"/>
                <w:lang w:eastAsia="en-US"/>
              </w:rPr>
            </w:rPrChange>
          </w:rPr>
          <w:t>Vu la Décision n° 2014-0000714/MERSRS-SG du 25 juin 2014 autorisant la création de l’école privée de santé Félix Houphouët Boigny</w:t>
        </w:r>
      </w:ins>
    </w:p>
    <w:p w14:paraId="17CFCC89" w14:textId="77777777" w:rsidR="00D3265D" w:rsidRPr="007A4AFC" w:rsidRDefault="00D3265D" w:rsidP="00D3265D">
      <w:pPr>
        <w:spacing w:line="276" w:lineRule="auto"/>
        <w:rPr>
          <w:ins w:id="10559" w:author="Dr Mamadou SANOGO" w:date="2023-10-25T16:40:00Z"/>
          <w:rFonts w:ascii="Arial" w:eastAsia="Calibri" w:hAnsi="Arial" w:cs="Arial"/>
          <w:color w:val="000000" w:themeColor="text1"/>
          <w:szCs w:val="24"/>
          <w:lang w:eastAsia="en-US"/>
          <w:rPrChange w:id="10560" w:author="Dr Mamadou SANOGO" w:date="2023-10-25T18:15:00Z">
            <w:rPr>
              <w:ins w:id="10561" w:author="Dr Mamadou SANOGO" w:date="2023-10-25T16:40:00Z"/>
              <w:rFonts w:ascii="Arial" w:eastAsia="Calibri" w:hAnsi="Arial" w:cs="Arial"/>
              <w:szCs w:val="24"/>
              <w:lang w:eastAsia="en-US"/>
            </w:rPr>
          </w:rPrChange>
        </w:rPr>
      </w:pPr>
      <w:ins w:id="10562" w:author="Dr Mamadou SANOGO" w:date="2023-10-25T16:40:00Z">
        <w:r w:rsidRPr="007A4AFC">
          <w:rPr>
            <w:rFonts w:ascii="Arial" w:eastAsia="Calibri" w:hAnsi="Arial" w:cs="Arial"/>
            <w:color w:val="000000" w:themeColor="text1"/>
            <w:szCs w:val="24"/>
            <w:lang w:eastAsia="en-US"/>
            <w:rPrChange w:id="10563" w:author="Dr Mamadou SANOGO" w:date="2023-10-25T18:15:00Z">
              <w:rPr>
                <w:rFonts w:ascii="Arial" w:eastAsia="Calibri" w:hAnsi="Arial" w:cs="Arial"/>
                <w:szCs w:val="24"/>
                <w:lang w:eastAsia="en-US"/>
              </w:rPr>
            </w:rPrChange>
          </w:rPr>
          <w:t xml:space="preserve">Vu l’Arrêté 1167/MEN-SG du 17 Avril 2019 autorisant l’ouverture de l’école privée de santé Félix Houphouët Boigny. </w:t>
        </w:r>
      </w:ins>
    </w:p>
    <w:p w14:paraId="19E65A78" w14:textId="77777777" w:rsidR="00D3265D" w:rsidRPr="007A4AFC" w:rsidRDefault="00D3265D" w:rsidP="00D3265D">
      <w:pPr>
        <w:spacing w:line="276" w:lineRule="auto"/>
        <w:rPr>
          <w:ins w:id="10564" w:author="Dr Mamadou SANOGO" w:date="2023-10-25T16:40:00Z"/>
          <w:rFonts w:ascii="Arial" w:eastAsia="Calibri" w:hAnsi="Arial" w:cs="Arial"/>
          <w:color w:val="000000" w:themeColor="text1"/>
          <w:szCs w:val="24"/>
          <w:lang w:eastAsia="en-US"/>
          <w:rPrChange w:id="10565" w:author="Dr Mamadou SANOGO" w:date="2023-10-25T18:15:00Z">
            <w:rPr>
              <w:ins w:id="10566" w:author="Dr Mamadou SANOGO" w:date="2023-10-25T16:40:00Z"/>
              <w:rFonts w:ascii="Arial" w:eastAsia="Calibri" w:hAnsi="Arial" w:cs="Arial"/>
              <w:szCs w:val="24"/>
              <w:lang w:eastAsia="en-US"/>
            </w:rPr>
          </w:rPrChange>
        </w:rPr>
      </w:pPr>
      <w:ins w:id="10567" w:author="Dr Mamadou SANOGO" w:date="2023-10-25T16:40:00Z">
        <w:r w:rsidRPr="007A4AFC">
          <w:rPr>
            <w:rFonts w:ascii="Arial" w:eastAsia="Calibri" w:hAnsi="Arial" w:cs="Arial"/>
            <w:color w:val="000000" w:themeColor="text1"/>
            <w:szCs w:val="24"/>
            <w:lang w:eastAsia="en-US"/>
            <w:rPrChange w:id="10568" w:author="Dr Mamadou SANOGO" w:date="2023-10-25T18:15:00Z">
              <w:rPr>
                <w:rFonts w:ascii="Arial" w:eastAsia="Calibri" w:hAnsi="Arial" w:cs="Arial"/>
                <w:szCs w:val="24"/>
                <w:lang w:eastAsia="en-US"/>
              </w:rPr>
            </w:rPrChange>
          </w:rPr>
          <w:t xml:space="preserve">  </w:t>
        </w:r>
      </w:ins>
    </w:p>
    <w:p w14:paraId="12ED59A4" w14:textId="28865769" w:rsidR="00D3265D" w:rsidRPr="006778CD" w:rsidRDefault="00D3265D">
      <w:pPr>
        <w:spacing w:line="276" w:lineRule="auto"/>
        <w:jc w:val="center"/>
        <w:rPr>
          <w:ins w:id="10569" w:author="Dr Mamadou SANOGO" w:date="2023-10-25T16:40:00Z"/>
          <w:rFonts w:ascii="Arial" w:eastAsia="Calibri" w:hAnsi="Arial" w:cs="Arial"/>
          <w:b/>
          <w:bCs/>
          <w:color w:val="000000" w:themeColor="text1"/>
          <w:szCs w:val="24"/>
          <w:lang w:eastAsia="en-US"/>
          <w:rPrChange w:id="10570" w:author="Dr Mamadou SANOGO" w:date="2023-10-27T14:05:00Z">
            <w:rPr>
              <w:ins w:id="10571" w:author="Dr Mamadou SANOGO" w:date="2023-10-25T16:40:00Z"/>
              <w:rFonts w:ascii="Arial" w:eastAsia="Calibri" w:hAnsi="Arial" w:cs="Arial"/>
              <w:sz w:val="20"/>
              <w:szCs w:val="20"/>
              <w:lang w:eastAsia="en-US"/>
            </w:rPr>
          </w:rPrChange>
        </w:rPr>
        <w:pPrChange w:id="10572" w:author="Dr Mamadou SANOGO" w:date="2023-10-27T14:05:00Z">
          <w:pPr>
            <w:spacing w:line="276" w:lineRule="auto"/>
          </w:pPr>
        </w:pPrChange>
      </w:pPr>
      <w:ins w:id="10573" w:author="Dr Mamadou SANOGO" w:date="2023-10-25T16:40:00Z">
        <w:r w:rsidRPr="007A4AFC">
          <w:rPr>
            <w:rFonts w:ascii="Arial" w:eastAsia="Calibri" w:hAnsi="Arial" w:cs="Arial"/>
            <w:b/>
            <w:bCs/>
            <w:color w:val="000000" w:themeColor="text1"/>
            <w:szCs w:val="24"/>
            <w:lang w:eastAsia="en-US"/>
            <w:rPrChange w:id="10574" w:author="Dr Mamadou SANOGO" w:date="2023-10-25T18:15:00Z">
              <w:rPr>
                <w:rFonts w:ascii="Arial" w:eastAsia="Calibri" w:hAnsi="Arial" w:cs="Arial"/>
                <w:b/>
                <w:bCs/>
                <w:szCs w:val="24"/>
                <w:lang w:eastAsia="en-US"/>
              </w:rPr>
            </w:rPrChange>
          </w:rPr>
          <w:t>DECIDE</w:t>
        </w:r>
      </w:ins>
    </w:p>
    <w:p w14:paraId="3694A08D" w14:textId="77777777" w:rsidR="00D3265D" w:rsidRPr="007A4AFC" w:rsidRDefault="00D3265D" w:rsidP="00D3265D">
      <w:pPr>
        <w:spacing w:line="276" w:lineRule="auto"/>
        <w:rPr>
          <w:ins w:id="10575" w:author="Dr Mamadou SANOGO" w:date="2023-10-25T16:40:00Z"/>
          <w:rFonts w:ascii="Arial" w:eastAsia="Calibri" w:hAnsi="Arial" w:cs="Arial"/>
          <w:color w:val="000000" w:themeColor="text1"/>
          <w:szCs w:val="24"/>
          <w:lang w:eastAsia="en-US"/>
          <w:rPrChange w:id="10576" w:author="Dr Mamadou SANOGO" w:date="2023-10-25T18:15:00Z">
            <w:rPr>
              <w:ins w:id="10577" w:author="Dr Mamadou SANOGO" w:date="2023-10-25T16:40:00Z"/>
              <w:rFonts w:ascii="Arial" w:eastAsia="Calibri" w:hAnsi="Arial" w:cs="Arial"/>
              <w:szCs w:val="24"/>
              <w:lang w:eastAsia="en-US"/>
            </w:rPr>
          </w:rPrChange>
        </w:rPr>
      </w:pPr>
      <w:ins w:id="10578" w:author="Dr Mamadou SANOGO" w:date="2023-10-25T16:40:00Z">
        <w:r w:rsidRPr="007A4AFC">
          <w:rPr>
            <w:rFonts w:ascii="Arial" w:eastAsia="Calibri" w:hAnsi="Arial" w:cs="Arial"/>
            <w:b/>
            <w:bCs/>
            <w:color w:val="000000" w:themeColor="text1"/>
            <w:szCs w:val="24"/>
            <w:lang w:eastAsia="en-US"/>
            <w:rPrChange w:id="10579" w:author="Dr Mamadou SANOGO" w:date="2023-10-25T18:15:00Z">
              <w:rPr>
                <w:rFonts w:ascii="Arial" w:eastAsia="Calibri" w:hAnsi="Arial" w:cs="Arial"/>
                <w:b/>
                <w:bCs/>
                <w:szCs w:val="24"/>
                <w:lang w:eastAsia="en-US"/>
              </w:rPr>
            </w:rPrChange>
          </w:rPr>
          <w:t>Article 1</w:t>
        </w:r>
        <w:r w:rsidRPr="007A4AFC">
          <w:rPr>
            <w:rFonts w:ascii="Arial" w:eastAsia="Calibri" w:hAnsi="Arial" w:cs="Arial"/>
            <w:color w:val="000000" w:themeColor="text1"/>
            <w:szCs w:val="24"/>
            <w:lang w:eastAsia="en-US"/>
            <w:rPrChange w:id="10580" w:author="Dr Mamadou SANOGO" w:date="2023-10-25T18:15:00Z">
              <w:rPr>
                <w:rFonts w:ascii="Arial" w:eastAsia="Calibri" w:hAnsi="Arial" w:cs="Arial"/>
                <w:szCs w:val="24"/>
                <w:lang w:eastAsia="en-US"/>
              </w:rPr>
            </w:rPrChange>
          </w:rPr>
          <w:t> : sont nommés responsables Administratifs, les personnes dont les noms suivent </w:t>
        </w:r>
      </w:ins>
    </w:p>
    <w:p w14:paraId="7EE00EFF" w14:textId="77777777" w:rsidR="00D3265D" w:rsidRPr="007A4AFC" w:rsidRDefault="00D3265D" w:rsidP="00D3265D">
      <w:pPr>
        <w:spacing w:line="276" w:lineRule="auto"/>
        <w:rPr>
          <w:ins w:id="10581" w:author="Dr Mamadou SANOGO" w:date="2023-10-25T16:40:00Z"/>
          <w:rFonts w:ascii="Arial" w:eastAsia="Calibri" w:hAnsi="Arial" w:cs="Arial"/>
          <w:color w:val="000000" w:themeColor="text1"/>
          <w:szCs w:val="24"/>
          <w:lang w:eastAsia="en-US"/>
          <w:rPrChange w:id="10582" w:author="Dr Mamadou SANOGO" w:date="2023-10-25T18:15:00Z">
            <w:rPr>
              <w:ins w:id="10583" w:author="Dr Mamadou SANOGO" w:date="2023-10-25T16:40:00Z"/>
              <w:rFonts w:ascii="Arial" w:eastAsia="Calibri" w:hAnsi="Arial" w:cs="Arial"/>
              <w:szCs w:val="24"/>
              <w:lang w:eastAsia="en-US"/>
            </w:rPr>
          </w:rPrChange>
        </w:rPr>
      </w:pPr>
      <w:ins w:id="10584" w:author="Dr Mamadou SANOGO" w:date="2023-10-25T16:40:00Z">
        <w:r w:rsidRPr="007A4AFC">
          <w:rPr>
            <w:rFonts w:ascii="Arial" w:eastAsia="Calibri" w:hAnsi="Arial" w:cs="Arial"/>
            <w:color w:val="000000" w:themeColor="text1"/>
            <w:szCs w:val="24"/>
            <w:lang w:eastAsia="en-US"/>
            <w:rPrChange w:id="10585" w:author="Dr Mamadou SANOGO" w:date="2023-10-25T18:15:00Z">
              <w:rPr>
                <w:rFonts w:ascii="Arial" w:eastAsia="Calibri" w:hAnsi="Arial" w:cs="Arial"/>
                <w:szCs w:val="24"/>
                <w:lang w:eastAsia="en-US"/>
              </w:rPr>
            </w:rPrChange>
          </w:rPr>
          <w:t>-Directeur General : M. Mamadou SANOGO</w:t>
        </w:r>
      </w:ins>
    </w:p>
    <w:p w14:paraId="74AC3B4E" w14:textId="77777777" w:rsidR="00D3265D" w:rsidRPr="007A4AFC" w:rsidRDefault="00D3265D" w:rsidP="00D3265D">
      <w:pPr>
        <w:spacing w:line="276" w:lineRule="auto"/>
        <w:rPr>
          <w:ins w:id="10586" w:author="Dr Mamadou SANOGO" w:date="2023-10-25T16:40:00Z"/>
          <w:rFonts w:ascii="Arial" w:eastAsia="Calibri" w:hAnsi="Arial" w:cs="Arial"/>
          <w:color w:val="000000" w:themeColor="text1"/>
          <w:szCs w:val="24"/>
          <w:lang w:eastAsia="en-US"/>
          <w:rPrChange w:id="10587" w:author="Dr Mamadou SANOGO" w:date="2023-10-25T18:15:00Z">
            <w:rPr>
              <w:ins w:id="10588" w:author="Dr Mamadou SANOGO" w:date="2023-10-25T16:40:00Z"/>
              <w:rFonts w:ascii="Arial" w:eastAsia="Calibri" w:hAnsi="Arial" w:cs="Arial"/>
              <w:szCs w:val="24"/>
              <w:lang w:eastAsia="en-US"/>
            </w:rPr>
          </w:rPrChange>
        </w:rPr>
      </w:pPr>
      <w:ins w:id="10589" w:author="Dr Mamadou SANOGO" w:date="2023-10-25T16:40:00Z">
        <w:r w:rsidRPr="007A4AFC">
          <w:rPr>
            <w:rFonts w:ascii="Arial" w:eastAsia="Calibri" w:hAnsi="Arial" w:cs="Arial"/>
            <w:color w:val="000000" w:themeColor="text1"/>
            <w:szCs w:val="24"/>
            <w:lang w:eastAsia="en-US"/>
            <w:rPrChange w:id="10590" w:author="Dr Mamadou SANOGO" w:date="2023-10-25T18:15:00Z">
              <w:rPr>
                <w:rFonts w:ascii="Arial" w:eastAsia="Calibri" w:hAnsi="Arial" w:cs="Arial"/>
                <w:szCs w:val="24"/>
                <w:lang w:eastAsia="en-US"/>
              </w:rPr>
            </w:rPrChange>
          </w:rPr>
          <w:t>-Secrétaire : Mme Kadidja SAMAKE</w:t>
        </w:r>
      </w:ins>
    </w:p>
    <w:p w14:paraId="0E6C041E" w14:textId="77777777" w:rsidR="00D3265D" w:rsidRPr="007A4AFC" w:rsidRDefault="00D3265D" w:rsidP="00D3265D">
      <w:pPr>
        <w:spacing w:line="276" w:lineRule="auto"/>
        <w:rPr>
          <w:ins w:id="10591" w:author="Dr Mamadou SANOGO" w:date="2023-10-25T16:40:00Z"/>
          <w:rFonts w:ascii="Arial" w:eastAsia="Calibri" w:hAnsi="Arial" w:cs="Arial"/>
          <w:color w:val="000000" w:themeColor="text1"/>
          <w:szCs w:val="24"/>
          <w:lang w:eastAsia="en-US"/>
          <w:rPrChange w:id="10592" w:author="Dr Mamadou SANOGO" w:date="2023-10-25T18:15:00Z">
            <w:rPr>
              <w:ins w:id="10593" w:author="Dr Mamadou SANOGO" w:date="2023-10-25T16:40:00Z"/>
              <w:rFonts w:ascii="Arial" w:eastAsia="Calibri" w:hAnsi="Arial" w:cs="Arial"/>
              <w:szCs w:val="24"/>
              <w:lang w:eastAsia="en-US"/>
            </w:rPr>
          </w:rPrChange>
        </w:rPr>
      </w:pPr>
      <w:ins w:id="10594" w:author="Dr Mamadou SANOGO" w:date="2023-10-25T16:40:00Z">
        <w:r w:rsidRPr="007A4AFC">
          <w:rPr>
            <w:rFonts w:ascii="Arial" w:eastAsia="Calibri" w:hAnsi="Arial" w:cs="Arial"/>
            <w:color w:val="000000" w:themeColor="text1"/>
            <w:szCs w:val="24"/>
            <w:lang w:eastAsia="en-US"/>
            <w:rPrChange w:id="10595" w:author="Dr Mamadou SANOGO" w:date="2023-10-25T18:15:00Z">
              <w:rPr>
                <w:rFonts w:ascii="Arial" w:eastAsia="Calibri" w:hAnsi="Arial" w:cs="Arial"/>
                <w:szCs w:val="24"/>
                <w:lang w:eastAsia="en-US"/>
              </w:rPr>
            </w:rPrChange>
          </w:rPr>
          <w:t>-Comptable : Mme Rokiatou DEMBELE</w:t>
        </w:r>
      </w:ins>
    </w:p>
    <w:p w14:paraId="60E6B236" w14:textId="77777777" w:rsidR="00D3265D" w:rsidRPr="007A4AFC" w:rsidRDefault="00D3265D" w:rsidP="00D3265D">
      <w:pPr>
        <w:spacing w:line="276" w:lineRule="auto"/>
        <w:rPr>
          <w:ins w:id="10596" w:author="Dr Mamadou SANOGO" w:date="2023-10-25T16:40:00Z"/>
          <w:rFonts w:ascii="Arial" w:eastAsia="Calibri" w:hAnsi="Arial" w:cs="Arial"/>
          <w:color w:val="000000" w:themeColor="text1"/>
          <w:szCs w:val="24"/>
          <w:lang w:eastAsia="en-US"/>
          <w:rPrChange w:id="10597" w:author="Dr Mamadou SANOGO" w:date="2023-10-25T18:15:00Z">
            <w:rPr>
              <w:ins w:id="10598" w:author="Dr Mamadou SANOGO" w:date="2023-10-25T16:40:00Z"/>
              <w:rFonts w:ascii="Arial" w:eastAsia="Calibri" w:hAnsi="Arial" w:cs="Arial"/>
              <w:szCs w:val="24"/>
              <w:lang w:eastAsia="en-US"/>
            </w:rPr>
          </w:rPrChange>
        </w:rPr>
      </w:pPr>
      <w:ins w:id="10599" w:author="Dr Mamadou SANOGO" w:date="2023-10-25T16:40:00Z">
        <w:r w:rsidRPr="007A4AFC">
          <w:rPr>
            <w:rFonts w:ascii="Arial" w:eastAsia="Calibri" w:hAnsi="Arial" w:cs="Arial"/>
            <w:color w:val="000000" w:themeColor="text1"/>
            <w:szCs w:val="24"/>
            <w:lang w:eastAsia="en-US"/>
            <w:rPrChange w:id="10600" w:author="Dr Mamadou SANOGO" w:date="2023-10-25T18:15:00Z">
              <w:rPr>
                <w:rFonts w:ascii="Arial" w:eastAsia="Calibri" w:hAnsi="Arial" w:cs="Arial"/>
                <w:szCs w:val="24"/>
                <w:lang w:eastAsia="en-US"/>
              </w:rPr>
            </w:rPrChange>
          </w:rPr>
          <w:t>-Directeur des Etudes : M. Adama KONE</w:t>
        </w:r>
      </w:ins>
    </w:p>
    <w:p w14:paraId="0D4FAE1E" w14:textId="77777777" w:rsidR="00D3265D" w:rsidRPr="007A4AFC" w:rsidRDefault="00D3265D" w:rsidP="00D3265D">
      <w:pPr>
        <w:spacing w:line="276" w:lineRule="auto"/>
        <w:rPr>
          <w:ins w:id="10601" w:author="Dr Mamadou SANOGO" w:date="2023-10-25T16:40:00Z"/>
          <w:rFonts w:ascii="Arial" w:eastAsia="Calibri" w:hAnsi="Arial" w:cs="Arial"/>
          <w:color w:val="000000" w:themeColor="text1"/>
          <w:szCs w:val="24"/>
          <w:lang w:eastAsia="en-US"/>
          <w:rPrChange w:id="10602" w:author="Dr Mamadou SANOGO" w:date="2023-10-25T18:15:00Z">
            <w:rPr>
              <w:ins w:id="10603" w:author="Dr Mamadou SANOGO" w:date="2023-10-25T16:40:00Z"/>
              <w:rFonts w:ascii="Arial" w:eastAsia="Calibri" w:hAnsi="Arial" w:cs="Arial"/>
              <w:szCs w:val="24"/>
              <w:lang w:eastAsia="en-US"/>
            </w:rPr>
          </w:rPrChange>
        </w:rPr>
      </w:pPr>
      <w:ins w:id="10604" w:author="Dr Mamadou SANOGO" w:date="2023-10-25T16:40:00Z">
        <w:r w:rsidRPr="007A4AFC">
          <w:rPr>
            <w:rFonts w:ascii="Arial" w:eastAsia="Calibri" w:hAnsi="Arial" w:cs="Arial"/>
            <w:color w:val="000000" w:themeColor="text1"/>
            <w:szCs w:val="24"/>
            <w:lang w:eastAsia="en-US"/>
            <w:rPrChange w:id="10605" w:author="Dr Mamadou SANOGO" w:date="2023-10-25T18:15:00Z">
              <w:rPr>
                <w:rFonts w:ascii="Arial" w:eastAsia="Calibri" w:hAnsi="Arial" w:cs="Arial"/>
                <w:szCs w:val="24"/>
                <w:lang w:eastAsia="en-US"/>
              </w:rPr>
            </w:rPrChange>
          </w:rPr>
          <w:t xml:space="preserve"> </w:t>
        </w:r>
      </w:ins>
    </w:p>
    <w:p w14:paraId="44D768F9" w14:textId="77777777" w:rsidR="00D3265D" w:rsidRPr="007A4AFC" w:rsidRDefault="00D3265D" w:rsidP="00D3265D">
      <w:pPr>
        <w:spacing w:line="276" w:lineRule="auto"/>
        <w:rPr>
          <w:ins w:id="10606" w:author="Dr Mamadou SANOGO" w:date="2023-10-25T16:40:00Z"/>
          <w:rFonts w:ascii="Arial" w:eastAsia="Calibri" w:hAnsi="Arial" w:cs="Arial"/>
          <w:color w:val="000000" w:themeColor="text1"/>
          <w:szCs w:val="24"/>
          <w:lang w:eastAsia="en-US"/>
          <w:rPrChange w:id="10607" w:author="Dr Mamadou SANOGO" w:date="2023-10-25T18:15:00Z">
            <w:rPr>
              <w:ins w:id="10608" w:author="Dr Mamadou SANOGO" w:date="2023-10-25T16:40:00Z"/>
              <w:rFonts w:ascii="Arial" w:eastAsia="Calibri" w:hAnsi="Arial" w:cs="Arial"/>
              <w:szCs w:val="24"/>
              <w:lang w:eastAsia="en-US"/>
            </w:rPr>
          </w:rPrChange>
        </w:rPr>
      </w:pPr>
      <w:ins w:id="10609" w:author="Dr Mamadou SANOGO" w:date="2023-10-25T16:40:00Z">
        <w:r w:rsidRPr="007A4AFC">
          <w:rPr>
            <w:rFonts w:ascii="Arial" w:eastAsia="Calibri" w:hAnsi="Arial" w:cs="Arial"/>
            <w:b/>
            <w:bCs/>
            <w:color w:val="000000" w:themeColor="text1"/>
            <w:szCs w:val="24"/>
            <w:lang w:eastAsia="en-US"/>
            <w:rPrChange w:id="10610" w:author="Dr Mamadou SANOGO" w:date="2023-10-25T18:15:00Z">
              <w:rPr>
                <w:rFonts w:ascii="Arial" w:eastAsia="Calibri" w:hAnsi="Arial" w:cs="Arial"/>
                <w:b/>
                <w:bCs/>
                <w:szCs w:val="24"/>
                <w:lang w:eastAsia="en-US"/>
              </w:rPr>
            </w:rPrChange>
          </w:rPr>
          <w:t>Article 2 :</w:t>
        </w:r>
        <w:r w:rsidRPr="007A4AFC">
          <w:rPr>
            <w:rFonts w:ascii="Arial" w:eastAsia="Calibri" w:hAnsi="Arial" w:cs="Arial"/>
            <w:color w:val="000000" w:themeColor="text1"/>
            <w:szCs w:val="24"/>
            <w:lang w:eastAsia="en-US"/>
            <w:rPrChange w:id="10611" w:author="Dr Mamadou SANOGO" w:date="2023-10-25T18:15:00Z">
              <w:rPr>
                <w:rFonts w:ascii="Arial" w:eastAsia="Calibri" w:hAnsi="Arial" w:cs="Arial"/>
                <w:szCs w:val="24"/>
                <w:lang w:eastAsia="en-US"/>
              </w:rPr>
            </w:rPrChange>
          </w:rPr>
          <w:t xml:space="preserve"> sont nommés responsables pédagogiques, les personnes dont les noms suivent </w:t>
        </w:r>
      </w:ins>
    </w:p>
    <w:p w14:paraId="16E2FB84" w14:textId="77777777" w:rsidR="00D3265D" w:rsidRPr="007A4AFC" w:rsidRDefault="00D3265D" w:rsidP="00D3265D">
      <w:pPr>
        <w:spacing w:line="276" w:lineRule="auto"/>
        <w:rPr>
          <w:ins w:id="10612" w:author="Dr Mamadou SANOGO" w:date="2023-10-25T16:40:00Z"/>
          <w:rFonts w:ascii="Arial" w:eastAsia="Calibri" w:hAnsi="Arial" w:cs="Arial"/>
          <w:color w:val="000000" w:themeColor="text1"/>
          <w:szCs w:val="24"/>
          <w:lang w:eastAsia="en-US"/>
          <w:rPrChange w:id="10613" w:author="Dr Mamadou SANOGO" w:date="2023-10-25T18:15:00Z">
            <w:rPr>
              <w:ins w:id="10614" w:author="Dr Mamadou SANOGO" w:date="2023-10-25T16:40:00Z"/>
              <w:rFonts w:ascii="Arial" w:eastAsia="Calibri" w:hAnsi="Arial" w:cs="Arial"/>
              <w:szCs w:val="24"/>
              <w:lang w:eastAsia="en-US"/>
            </w:rPr>
          </w:rPrChange>
        </w:rPr>
      </w:pPr>
      <w:ins w:id="10615" w:author="Dr Mamadou SANOGO" w:date="2023-10-25T16:40:00Z">
        <w:r w:rsidRPr="007A4AFC">
          <w:rPr>
            <w:rFonts w:ascii="Arial" w:eastAsia="Calibri" w:hAnsi="Arial" w:cs="Arial"/>
            <w:color w:val="000000" w:themeColor="text1"/>
            <w:szCs w:val="24"/>
            <w:lang w:eastAsia="en-US"/>
            <w:rPrChange w:id="10616" w:author="Dr Mamadou SANOGO" w:date="2023-10-25T18:15:00Z">
              <w:rPr>
                <w:rFonts w:ascii="Arial" w:eastAsia="Calibri" w:hAnsi="Arial" w:cs="Arial"/>
                <w:szCs w:val="24"/>
                <w:lang w:eastAsia="en-US"/>
              </w:rPr>
            </w:rPrChange>
          </w:rPr>
          <w:t>-Directeur des Etudes : M. Adama KONE</w:t>
        </w:r>
      </w:ins>
    </w:p>
    <w:p w14:paraId="1CD7AF60" w14:textId="77777777" w:rsidR="00D3265D" w:rsidRPr="007A4AFC" w:rsidRDefault="00D3265D" w:rsidP="00D3265D">
      <w:pPr>
        <w:spacing w:line="276" w:lineRule="auto"/>
        <w:rPr>
          <w:ins w:id="10617" w:author="Dr Mamadou SANOGO" w:date="2023-10-25T16:40:00Z"/>
          <w:rFonts w:ascii="Arial" w:eastAsia="Calibri" w:hAnsi="Arial" w:cs="Arial"/>
          <w:color w:val="000000" w:themeColor="text1"/>
          <w:szCs w:val="24"/>
          <w:lang w:eastAsia="en-US"/>
          <w:rPrChange w:id="10618" w:author="Dr Mamadou SANOGO" w:date="2023-10-25T18:15:00Z">
            <w:rPr>
              <w:ins w:id="10619" w:author="Dr Mamadou SANOGO" w:date="2023-10-25T16:40:00Z"/>
              <w:rFonts w:ascii="Arial" w:eastAsia="Calibri" w:hAnsi="Arial" w:cs="Arial"/>
              <w:szCs w:val="24"/>
              <w:lang w:eastAsia="en-US"/>
            </w:rPr>
          </w:rPrChange>
        </w:rPr>
      </w:pPr>
      <w:ins w:id="10620" w:author="Dr Mamadou SANOGO" w:date="2023-10-25T16:40:00Z">
        <w:r w:rsidRPr="007A4AFC">
          <w:rPr>
            <w:rFonts w:ascii="Arial" w:eastAsia="Calibri" w:hAnsi="Arial" w:cs="Arial"/>
            <w:color w:val="000000" w:themeColor="text1"/>
            <w:szCs w:val="24"/>
            <w:lang w:eastAsia="en-US"/>
            <w:rPrChange w:id="10621" w:author="Dr Mamadou SANOGO" w:date="2023-10-25T18:15:00Z">
              <w:rPr>
                <w:rFonts w:ascii="Arial" w:eastAsia="Calibri" w:hAnsi="Arial" w:cs="Arial"/>
                <w:szCs w:val="24"/>
                <w:lang w:eastAsia="en-US"/>
              </w:rPr>
            </w:rPrChange>
          </w:rPr>
          <w:t>-Surveillant General : M. Issa NIARE</w:t>
        </w:r>
      </w:ins>
    </w:p>
    <w:p w14:paraId="196FC71A" w14:textId="77777777" w:rsidR="00D3265D" w:rsidRPr="007A4AFC" w:rsidRDefault="00D3265D" w:rsidP="00D3265D">
      <w:pPr>
        <w:spacing w:line="276" w:lineRule="auto"/>
        <w:rPr>
          <w:ins w:id="10622" w:author="Dr Mamadou SANOGO" w:date="2023-10-25T16:40:00Z"/>
          <w:rFonts w:ascii="Arial" w:eastAsia="Calibri" w:hAnsi="Arial" w:cs="Arial"/>
          <w:color w:val="000000" w:themeColor="text1"/>
          <w:szCs w:val="24"/>
          <w:lang w:eastAsia="en-US"/>
          <w:rPrChange w:id="10623" w:author="Dr Mamadou SANOGO" w:date="2023-10-25T18:15:00Z">
            <w:rPr>
              <w:ins w:id="10624" w:author="Dr Mamadou SANOGO" w:date="2023-10-25T16:40:00Z"/>
              <w:rFonts w:ascii="Arial" w:eastAsia="Calibri" w:hAnsi="Arial" w:cs="Arial"/>
              <w:szCs w:val="24"/>
              <w:lang w:eastAsia="en-US"/>
            </w:rPr>
          </w:rPrChange>
        </w:rPr>
      </w:pPr>
      <w:ins w:id="10625" w:author="Dr Mamadou SANOGO" w:date="2023-10-25T16:40:00Z">
        <w:r w:rsidRPr="007A4AFC">
          <w:rPr>
            <w:rFonts w:ascii="Arial" w:eastAsia="Calibri" w:hAnsi="Arial" w:cs="Arial"/>
            <w:color w:val="000000" w:themeColor="text1"/>
            <w:szCs w:val="24"/>
            <w:lang w:eastAsia="en-US"/>
            <w:rPrChange w:id="10626" w:author="Dr Mamadou SANOGO" w:date="2023-10-25T18:15:00Z">
              <w:rPr>
                <w:rFonts w:ascii="Arial" w:eastAsia="Calibri" w:hAnsi="Arial" w:cs="Arial"/>
                <w:szCs w:val="24"/>
                <w:lang w:eastAsia="en-US"/>
              </w:rPr>
            </w:rPrChange>
          </w:rPr>
          <w:t>-Responsable département licence : M. Yacouba Tionon SANOGO</w:t>
        </w:r>
      </w:ins>
    </w:p>
    <w:p w14:paraId="7035E006" w14:textId="77777777" w:rsidR="00D3265D" w:rsidRPr="007A4AFC" w:rsidRDefault="00D3265D" w:rsidP="00D3265D">
      <w:pPr>
        <w:spacing w:line="276" w:lineRule="auto"/>
        <w:rPr>
          <w:ins w:id="10627" w:author="Dr Mamadou SANOGO" w:date="2023-10-25T16:40:00Z"/>
          <w:rFonts w:ascii="Arial" w:eastAsia="Calibri" w:hAnsi="Arial" w:cs="Arial"/>
          <w:color w:val="000000" w:themeColor="text1"/>
          <w:szCs w:val="24"/>
          <w:lang w:eastAsia="en-US"/>
          <w:rPrChange w:id="10628" w:author="Dr Mamadou SANOGO" w:date="2023-10-25T18:15:00Z">
            <w:rPr>
              <w:ins w:id="10629" w:author="Dr Mamadou SANOGO" w:date="2023-10-25T16:40:00Z"/>
              <w:rFonts w:ascii="Arial" w:eastAsia="Calibri" w:hAnsi="Arial" w:cs="Arial"/>
              <w:szCs w:val="24"/>
              <w:lang w:eastAsia="en-US"/>
            </w:rPr>
          </w:rPrChange>
        </w:rPr>
      </w:pPr>
      <w:ins w:id="10630" w:author="Dr Mamadou SANOGO" w:date="2023-10-25T16:40:00Z">
        <w:r w:rsidRPr="007A4AFC">
          <w:rPr>
            <w:rFonts w:ascii="Arial" w:eastAsia="Calibri" w:hAnsi="Arial" w:cs="Arial"/>
            <w:color w:val="000000" w:themeColor="text1"/>
            <w:szCs w:val="24"/>
            <w:lang w:eastAsia="en-US"/>
            <w:rPrChange w:id="10631" w:author="Dr Mamadou SANOGO" w:date="2023-10-25T18:15:00Z">
              <w:rPr>
                <w:rFonts w:ascii="Arial" w:eastAsia="Calibri" w:hAnsi="Arial" w:cs="Arial"/>
                <w:szCs w:val="24"/>
                <w:lang w:eastAsia="en-US"/>
              </w:rPr>
            </w:rPrChange>
          </w:rPr>
          <w:t>-Responsable département master : M. Moussa DOUMBIA</w:t>
        </w:r>
      </w:ins>
    </w:p>
    <w:p w14:paraId="5DE02D21" w14:textId="77777777" w:rsidR="00D3265D" w:rsidRPr="007A4AFC" w:rsidRDefault="00D3265D" w:rsidP="00D3265D">
      <w:pPr>
        <w:spacing w:line="276" w:lineRule="auto"/>
        <w:rPr>
          <w:ins w:id="10632" w:author="Dr Mamadou SANOGO" w:date="2023-10-25T16:40:00Z"/>
          <w:rFonts w:ascii="Arial" w:eastAsia="Calibri" w:hAnsi="Arial" w:cs="Arial"/>
          <w:color w:val="000000" w:themeColor="text1"/>
          <w:szCs w:val="24"/>
          <w:lang w:eastAsia="en-US"/>
          <w:rPrChange w:id="10633" w:author="Dr Mamadou SANOGO" w:date="2023-10-25T18:15:00Z">
            <w:rPr>
              <w:ins w:id="10634" w:author="Dr Mamadou SANOGO" w:date="2023-10-25T16:40:00Z"/>
              <w:rFonts w:ascii="Arial" w:eastAsia="Calibri" w:hAnsi="Arial" w:cs="Arial"/>
              <w:szCs w:val="24"/>
              <w:lang w:eastAsia="en-US"/>
            </w:rPr>
          </w:rPrChange>
        </w:rPr>
      </w:pPr>
      <w:ins w:id="10635" w:author="Dr Mamadou SANOGO" w:date="2023-10-25T16:40:00Z">
        <w:r w:rsidRPr="007A4AFC">
          <w:rPr>
            <w:rFonts w:ascii="Arial" w:eastAsia="Calibri" w:hAnsi="Arial" w:cs="Arial"/>
            <w:color w:val="000000" w:themeColor="text1"/>
            <w:szCs w:val="24"/>
            <w:lang w:eastAsia="en-US"/>
            <w:rPrChange w:id="10636" w:author="Dr Mamadou SANOGO" w:date="2023-10-25T18:15:00Z">
              <w:rPr>
                <w:rFonts w:ascii="Arial" w:eastAsia="Calibri" w:hAnsi="Arial" w:cs="Arial"/>
                <w:szCs w:val="24"/>
                <w:lang w:eastAsia="en-US"/>
              </w:rPr>
            </w:rPrChange>
          </w:rPr>
          <w:t>-Moniteurs : Mme Fatoumata DIABY, Mme Romaine SANGARE, Mme Kadiatou DIARRA</w:t>
        </w:r>
      </w:ins>
    </w:p>
    <w:p w14:paraId="7C303B01" w14:textId="77777777" w:rsidR="00D3265D" w:rsidRPr="007A4AFC" w:rsidRDefault="00D3265D" w:rsidP="00D3265D">
      <w:pPr>
        <w:spacing w:line="276" w:lineRule="auto"/>
        <w:rPr>
          <w:ins w:id="10637" w:author="Dr Mamadou SANOGO" w:date="2023-10-25T16:40:00Z"/>
          <w:rFonts w:ascii="Arial" w:eastAsia="Calibri" w:hAnsi="Arial" w:cs="Arial"/>
          <w:color w:val="000000" w:themeColor="text1"/>
          <w:szCs w:val="24"/>
          <w:lang w:eastAsia="en-US"/>
          <w:rPrChange w:id="10638" w:author="Dr Mamadou SANOGO" w:date="2023-10-25T18:15:00Z">
            <w:rPr>
              <w:ins w:id="10639" w:author="Dr Mamadou SANOGO" w:date="2023-10-25T16:40:00Z"/>
              <w:rFonts w:ascii="Arial" w:eastAsia="Calibri" w:hAnsi="Arial" w:cs="Arial"/>
              <w:szCs w:val="24"/>
              <w:lang w:eastAsia="en-US"/>
            </w:rPr>
          </w:rPrChange>
        </w:rPr>
      </w:pPr>
    </w:p>
    <w:p w14:paraId="61548468" w14:textId="77777777" w:rsidR="00D3265D" w:rsidRPr="007A4AFC" w:rsidRDefault="00D3265D" w:rsidP="00D3265D">
      <w:pPr>
        <w:spacing w:line="276" w:lineRule="auto"/>
        <w:rPr>
          <w:ins w:id="10640" w:author="Dr Mamadou SANOGO" w:date="2023-10-25T16:40:00Z"/>
          <w:rFonts w:ascii="Arial" w:eastAsia="Calibri" w:hAnsi="Arial" w:cs="Arial"/>
          <w:b/>
          <w:bCs/>
          <w:color w:val="000000" w:themeColor="text1"/>
          <w:u w:val="single"/>
          <w:lang w:eastAsia="en-US"/>
          <w:rPrChange w:id="10641" w:author="Dr Mamadou SANOGO" w:date="2023-10-25T18:15:00Z">
            <w:rPr>
              <w:ins w:id="10642" w:author="Dr Mamadou SANOGO" w:date="2023-10-25T16:40:00Z"/>
              <w:rFonts w:ascii="Arial" w:eastAsia="Calibri" w:hAnsi="Arial" w:cs="Arial"/>
              <w:b/>
              <w:bCs/>
              <w:u w:val="single"/>
              <w:lang w:eastAsia="en-US"/>
            </w:rPr>
          </w:rPrChange>
        </w:rPr>
      </w:pPr>
      <w:ins w:id="10643" w:author="Dr Mamadou SANOGO" w:date="2023-10-25T16:40:00Z">
        <w:r w:rsidRPr="007A4AFC">
          <w:rPr>
            <w:rFonts w:ascii="Arial" w:eastAsia="Calibri" w:hAnsi="Arial" w:cs="Arial"/>
            <w:b/>
            <w:bCs/>
            <w:color w:val="000000" w:themeColor="text1"/>
            <w:u w:val="single"/>
            <w:lang w:eastAsia="en-US"/>
            <w:rPrChange w:id="10644" w:author="Dr Mamadou SANOGO" w:date="2023-10-25T18:15:00Z">
              <w:rPr>
                <w:rFonts w:ascii="Arial" w:eastAsia="Calibri" w:hAnsi="Arial" w:cs="Arial"/>
                <w:b/>
                <w:bCs/>
                <w:u w:val="single"/>
                <w:lang w:eastAsia="en-US"/>
              </w:rPr>
            </w:rPrChange>
          </w:rPr>
          <w:t>AMPLIATIONS</w:t>
        </w:r>
      </w:ins>
    </w:p>
    <w:p w14:paraId="02686B1E" w14:textId="77777777" w:rsidR="00D3265D" w:rsidRPr="007A4AFC" w:rsidRDefault="00D3265D" w:rsidP="00D3265D">
      <w:pPr>
        <w:spacing w:line="276" w:lineRule="auto"/>
        <w:rPr>
          <w:ins w:id="10645" w:author="Dr Mamadou SANOGO" w:date="2023-10-25T16:40:00Z"/>
          <w:rFonts w:ascii="Arial" w:eastAsia="Calibri" w:hAnsi="Arial" w:cs="Arial"/>
          <w:color w:val="000000" w:themeColor="text1"/>
          <w:szCs w:val="24"/>
          <w:lang w:eastAsia="en-US"/>
          <w:rPrChange w:id="10646" w:author="Dr Mamadou SANOGO" w:date="2023-10-25T18:15:00Z">
            <w:rPr>
              <w:ins w:id="10647" w:author="Dr Mamadou SANOGO" w:date="2023-10-25T16:40:00Z"/>
              <w:rFonts w:ascii="Arial" w:eastAsia="Calibri" w:hAnsi="Arial" w:cs="Arial"/>
              <w:szCs w:val="24"/>
              <w:lang w:eastAsia="en-US"/>
            </w:rPr>
          </w:rPrChange>
        </w:rPr>
      </w:pPr>
      <w:ins w:id="10648" w:author="Dr Mamadou SANOGO" w:date="2023-10-25T16:40:00Z">
        <w:r w:rsidRPr="007A4AFC">
          <w:rPr>
            <w:rFonts w:ascii="Arial" w:eastAsia="Calibri" w:hAnsi="Arial" w:cs="Arial"/>
            <w:color w:val="000000" w:themeColor="text1"/>
            <w:szCs w:val="24"/>
            <w:lang w:eastAsia="en-US"/>
            <w:rPrChange w:id="10649" w:author="Dr Mamadou SANOGO" w:date="2023-10-25T18:15:00Z">
              <w:rPr>
                <w:rFonts w:ascii="Arial" w:eastAsia="Calibri" w:hAnsi="Arial" w:cs="Arial"/>
                <w:szCs w:val="24"/>
                <w:lang w:eastAsia="en-US"/>
              </w:rPr>
            </w:rPrChange>
          </w:rPr>
          <w:t>-Original---------------------------------01</w:t>
        </w:r>
      </w:ins>
    </w:p>
    <w:p w14:paraId="7AE20F7F" w14:textId="77777777" w:rsidR="00D3265D" w:rsidRPr="007A4AFC" w:rsidRDefault="00D3265D" w:rsidP="00D3265D">
      <w:pPr>
        <w:spacing w:line="276" w:lineRule="auto"/>
        <w:rPr>
          <w:ins w:id="10650" w:author="Dr Mamadou SANOGO" w:date="2023-10-25T16:40:00Z"/>
          <w:rFonts w:ascii="Arial" w:eastAsia="Calibri" w:hAnsi="Arial" w:cs="Arial"/>
          <w:color w:val="000000" w:themeColor="text1"/>
          <w:szCs w:val="24"/>
          <w:lang w:eastAsia="en-US"/>
          <w:rPrChange w:id="10651" w:author="Dr Mamadou SANOGO" w:date="2023-10-25T18:15:00Z">
            <w:rPr>
              <w:ins w:id="10652" w:author="Dr Mamadou SANOGO" w:date="2023-10-25T16:40:00Z"/>
              <w:rFonts w:ascii="Arial" w:eastAsia="Calibri" w:hAnsi="Arial" w:cs="Arial"/>
              <w:szCs w:val="24"/>
              <w:lang w:eastAsia="en-US"/>
            </w:rPr>
          </w:rPrChange>
        </w:rPr>
      </w:pPr>
      <w:ins w:id="10653" w:author="Dr Mamadou SANOGO" w:date="2023-10-25T16:40:00Z">
        <w:r w:rsidRPr="007A4AFC">
          <w:rPr>
            <w:rFonts w:ascii="Arial" w:eastAsia="Calibri" w:hAnsi="Arial" w:cs="Arial"/>
            <w:color w:val="000000" w:themeColor="text1"/>
            <w:szCs w:val="24"/>
            <w:lang w:eastAsia="en-US"/>
            <w:rPrChange w:id="10654" w:author="Dr Mamadou SANOGO" w:date="2023-10-25T18:15:00Z">
              <w:rPr>
                <w:rFonts w:ascii="Arial" w:eastAsia="Calibri" w:hAnsi="Arial" w:cs="Arial"/>
                <w:szCs w:val="24"/>
                <w:lang w:eastAsia="en-US"/>
              </w:rPr>
            </w:rPrChange>
          </w:rPr>
          <w:t>-Archives--------------------------------01</w:t>
        </w:r>
      </w:ins>
    </w:p>
    <w:p w14:paraId="4D7984C8" w14:textId="77777777" w:rsidR="00D3265D" w:rsidRPr="007A4AFC" w:rsidRDefault="00D3265D" w:rsidP="00D3265D">
      <w:pPr>
        <w:spacing w:line="276" w:lineRule="auto"/>
        <w:rPr>
          <w:ins w:id="10655" w:author="Dr Mamadou SANOGO" w:date="2023-10-25T16:40:00Z"/>
          <w:rFonts w:ascii="Arial" w:eastAsia="Calibri" w:hAnsi="Arial" w:cs="Arial"/>
          <w:color w:val="000000" w:themeColor="text1"/>
          <w:szCs w:val="24"/>
          <w:lang w:eastAsia="en-US"/>
          <w:rPrChange w:id="10656" w:author="Dr Mamadou SANOGO" w:date="2023-10-25T18:15:00Z">
            <w:rPr>
              <w:ins w:id="10657" w:author="Dr Mamadou SANOGO" w:date="2023-10-25T16:40:00Z"/>
              <w:rFonts w:ascii="Arial" w:eastAsia="Calibri" w:hAnsi="Arial" w:cs="Arial"/>
              <w:szCs w:val="24"/>
              <w:lang w:eastAsia="en-US"/>
            </w:rPr>
          </w:rPrChange>
        </w:rPr>
      </w:pPr>
      <w:ins w:id="10658" w:author="Dr Mamadou SANOGO" w:date="2023-10-25T16:40:00Z">
        <w:r w:rsidRPr="007A4AFC">
          <w:rPr>
            <w:rFonts w:ascii="Arial" w:eastAsia="Calibri" w:hAnsi="Arial" w:cs="Arial"/>
            <w:color w:val="000000" w:themeColor="text1"/>
            <w:szCs w:val="24"/>
            <w:lang w:eastAsia="en-US"/>
            <w:rPrChange w:id="10659" w:author="Dr Mamadou SANOGO" w:date="2023-10-25T18:15:00Z">
              <w:rPr>
                <w:rFonts w:ascii="Arial" w:eastAsia="Calibri" w:hAnsi="Arial" w:cs="Arial"/>
                <w:szCs w:val="24"/>
                <w:lang w:eastAsia="en-US"/>
              </w:rPr>
            </w:rPrChange>
          </w:rPr>
          <w:t>-Intéressés------------------------------11</w:t>
        </w:r>
      </w:ins>
    </w:p>
    <w:p w14:paraId="49E7D0FC" w14:textId="77777777" w:rsidR="00D3265D" w:rsidRPr="007A4AFC" w:rsidRDefault="00D3265D" w:rsidP="00D3265D">
      <w:pPr>
        <w:spacing w:line="240" w:lineRule="auto"/>
        <w:rPr>
          <w:ins w:id="10660" w:author="Dr Mamadou SANOGO" w:date="2023-10-25T16:40:00Z"/>
          <w:rFonts w:ascii="Arial" w:eastAsia="Calibri" w:hAnsi="Arial" w:cs="Arial"/>
          <w:color w:val="000000" w:themeColor="text1"/>
          <w:lang w:eastAsia="en-US"/>
          <w:rPrChange w:id="10661" w:author="Dr Mamadou SANOGO" w:date="2023-10-25T18:15:00Z">
            <w:rPr>
              <w:ins w:id="10662" w:author="Dr Mamadou SANOGO" w:date="2023-10-25T16:40:00Z"/>
              <w:rFonts w:ascii="Arial" w:eastAsia="Calibri" w:hAnsi="Arial" w:cs="Arial"/>
              <w:lang w:eastAsia="en-US"/>
            </w:rPr>
          </w:rPrChange>
        </w:rPr>
      </w:pPr>
    </w:p>
    <w:p w14:paraId="5D4935B4" w14:textId="77777777" w:rsidR="00D3265D" w:rsidRPr="007A4AFC" w:rsidRDefault="00D3265D" w:rsidP="00D3265D">
      <w:pPr>
        <w:spacing w:line="240" w:lineRule="auto"/>
        <w:jc w:val="right"/>
        <w:rPr>
          <w:ins w:id="10663" w:author="Dr Mamadou SANOGO" w:date="2023-10-25T16:40:00Z"/>
          <w:rFonts w:ascii="Arial" w:eastAsia="Calibri" w:hAnsi="Arial" w:cs="Arial"/>
          <w:color w:val="000000" w:themeColor="text1"/>
          <w:lang w:eastAsia="en-US"/>
          <w:rPrChange w:id="10664" w:author="Dr Mamadou SANOGO" w:date="2023-10-25T18:15:00Z">
            <w:rPr>
              <w:ins w:id="10665" w:author="Dr Mamadou SANOGO" w:date="2023-10-25T16:40:00Z"/>
              <w:rFonts w:ascii="Arial" w:eastAsia="Calibri" w:hAnsi="Arial" w:cs="Arial"/>
              <w:lang w:eastAsia="en-US"/>
            </w:rPr>
          </w:rPrChange>
        </w:rPr>
      </w:pPr>
      <w:ins w:id="10666" w:author="Dr Mamadou SANOGO" w:date="2023-10-25T16:40:00Z">
        <w:r w:rsidRPr="007A4AFC">
          <w:rPr>
            <w:rFonts w:ascii="Arial" w:eastAsia="Calibri" w:hAnsi="Arial" w:cs="Arial"/>
            <w:color w:val="000000" w:themeColor="text1"/>
            <w:szCs w:val="24"/>
            <w:lang w:eastAsia="en-US"/>
            <w:rPrChange w:id="10667"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0668"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0669" w:author="Dr Mamadou SANOGO" w:date="2023-10-25T18:15:00Z">
              <w:rPr>
                <w:rFonts w:ascii="Arial" w:eastAsia="Calibri" w:hAnsi="Arial" w:cs="Arial"/>
                <w:szCs w:val="24"/>
                <w:lang w:eastAsia="en-US"/>
              </w:rPr>
            </w:rPrChange>
          </w:rPr>
          <w:t xml:space="preserve"> septembre 2018</w:t>
        </w:r>
      </w:ins>
    </w:p>
    <w:p w14:paraId="521FA534" w14:textId="77777777" w:rsidR="00AD42F4" w:rsidRPr="007A4AFC" w:rsidRDefault="00AD42F4" w:rsidP="00D3265D">
      <w:pPr>
        <w:spacing w:line="240" w:lineRule="auto"/>
        <w:jc w:val="right"/>
        <w:rPr>
          <w:ins w:id="10670" w:author="Dr Mamadou SANOGO" w:date="2023-10-25T16:40:00Z"/>
          <w:rFonts w:ascii="Arial" w:eastAsia="Calibri" w:hAnsi="Arial" w:cs="Arial"/>
          <w:color w:val="000000" w:themeColor="text1"/>
          <w:lang w:eastAsia="en-US"/>
          <w:rPrChange w:id="10671" w:author="Dr Mamadou SANOGO" w:date="2023-10-25T18:15:00Z">
            <w:rPr>
              <w:ins w:id="10672" w:author="Dr Mamadou SANOGO" w:date="2023-10-25T16:40:00Z"/>
              <w:rFonts w:ascii="Arial" w:eastAsia="Calibri" w:hAnsi="Arial" w:cs="Arial"/>
              <w:lang w:eastAsia="en-US"/>
            </w:rPr>
          </w:rPrChange>
        </w:rPr>
      </w:pPr>
    </w:p>
    <w:p w14:paraId="37303078" w14:textId="77777777" w:rsidR="00D3265D" w:rsidRPr="007A4AFC" w:rsidRDefault="00D3265D" w:rsidP="00D3265D">
      <w:pPr>
        <w:spacing w:line="240" w:lineRule="auto"/>
        <w:ind w:left="5664"/>
        <w:rPr>
          <w:ins w:id="10673" w:author="Dr Mamadou SANOGO" w:date="2023-10-25T16:40:00Z"/>
          <w:rFonts w:ascii="Arial" w:eastAsia="Calibri" w:hAnsi="Arial" w:cs="Arial"/>
          <w:b/>
          <w:bCs/>
          <w:color w:val="000000" w:themeColor="text1"/>
          <w:sz w:val="28"/>
          <w:szCs w:val="28"/>
          <w:lang w:eastAsia="en-US"/>
          <w:rPrChange w:id="10674" w:author="Dr Mamadou SANOGO" w:date="2023-10-25T18:15:00Z">
            <w:rPr>
              <w:ins w:id="10675" w:author="Dr Mamadou SANOGO" w:date="2023-10-25T16:40:00Z"/>
              <w:rFonts w:ascii="Arial" w:eastAsia="Calibri" w:hAnsi="Arial" w:cs="Arial"/>
              <w:b/>
              <w:bCs/>
              <w:sz w:val="28"/>
              <w:szCs w:val="28"/>
              <w:lang w:eastAsia="en-US"/>
            </w:rPr>
          </w:rPrChange>
        </w:rPr>
      </w:pPr>
      <w:ins w:id="10676" w:author="Dr Mamadou SANOGO" w:date="2023-10-25T16:40:00Z">
        <w:r w:rsidRPr="007A4AFC">
          <w:rPr>
            <w:rFonts w:ascii="Arial" w:eastAsia="Calibri" w:hAnsi="Arial" w:cs="Arial"/>
            <w:b/>
            <w:bCs/>
            <w:color w:val="000000" w:themeColor="text1"/>
            <w:sz w:val="28"/>
            <w:szCs w:val="28"/>
            <w:lang w:eastAsia="en-US"/>
            <w:rPrChange w:id="10677" w:author="Dr Mamadou SANOGO" w:date="2023-10-25T18:15:00Z">
              <w:rPr>
                <w:rFonts w:ascii="Arial" w:eastAsia="Calibri" w:hAnsi="Arial" w:cs="Arial"/>
                <w:b/>
                <w:bCs/>
                <w:sz w:val="28"/>
                <w:szCs w:val="28"/>
                <w:lang w:eastAsia="en-US"/>
              </w:rPr>
            </w:rPrChange>
          </w:rPr>
          <w:t xml:space="preserve">       Directeur Général</w:t>
        </w:r>
      </w:ins>
    </w:p>
    <w:p w14:paraId="3FF2937B" w14:textId="635BE64B" w:rsidR="00D3265D" w:rsidRDefault="00D3265D" w:rsidP="00AD42F4">
      <w:pPr>
        <w:spacing w:line="240" w:lineRule="auto"/>
        <w:rPr>
          <w:ins w:id="10678" w:author="Dr Mamadou SANOGO" w:date="2023-10-27T14:05:00Z"/>
          <w:rFonts w:ascii="Arial" w:eastAsia="Calibri" w:hAnsi="Arial" w:cs="Arial"/>
          <w:b/>
          <w:bCs/>
          <w:color w:val="000000" w:themeColor="text1"/>
          <w:lang w:eastAsia="en-US"/>
        </w:rPr>
      </w:pPr>
    </w:p>
    <w:p w14:paraId="579EA8AE" w14:textId="586C0F4A" w:rsidR="006778CD" w:rsidRDefault="006778CD" w:rsidP="00AD42F4">
      <w:pPr>
        <w:spacing w:line="240" w:lineRule="auto"/>
        <w:rPr>
          <w:ins w:id="10679" w:author="Dr Mamadou SANOGO" w:date="2023-10-27T14:05:00Z"/>
          <w:rFonts w:ascii="Arial" w:eastAsia="Calibri" w:hAnsi="Arial" w:cs="Arial"/>
          <w:b/>
          <w:bCs/>
          <w:color w:val="000000" w:themeColor="text1"/>
          <w:lang w:eastAsia="en-US"/>
        </w:rPr>
      </w:pPr>
    </w:p>
    <w:p w14:paraId="44936226" w14:textId="25C729E0" w:rsidR="006778CD" w:rsidRDefault="006778CD" w:rsidP="00AD42F4">
      <w:pPr>
        <w:spacing w:line="240" w:lineRule="auto"/>
        <w:rPr>
          <w:ins w:id="10680" w:author="Dr Mamadou SANOGO" w:date="2023-10-27T14:05:00Z"/>
          <w:rFonts w:ascii="Arial" w:eastAsia="Calibri" w:hAnsi="Arial" w:cs="Arial"/>
          <w:b/>
          <w:bCs/>
          <w:color w:val="000000" w:themeColor="text1"/>
          <w:lang w:eastAsia="en-US"/>
        </w:rPr>
      </w:pPr>
    </w:p>
    <w:p w14:paraId="649E3816" w14:textId="7C5C6650" w:rsidR="006778CD" w:rsidRDefault="006778CD" w:rsidP="00AD42F4">
      <w:pPr>
        <w:spacing w:line="240" w:lineRule="auto"/>
        <w:rPr>
          <w:ins w:id="10681" w:author="Dr Mamadou SANOGO" w:date="2023-10-27T14:05:00Z"/>
          <w:rFonts w:ascii="Arial" w:eastAsia="Calibri" w:hAnsi="Arial" w:cs="Arial"/>
          <w:b/>
          <w:bCs/>
          <w:color w:val="000000" w:themeColor="text1"/>
          <w:lang w:eastAsia="en-US"/>
        </w:rPr>
      </w:pPr>
    </w:p>
    <w:p w14:paraId="7FCE11EE" w14:textId="77777777" w:rsidR="006778CD" w:rsidRPr="007A4AFC" w:rsidRDefault="006778CD">
      <w:pPr>
        <w:spacing w:line="240" w:lineRule="auto"/>
        <w:rPr>
          <w:ins w:id="10682" w:author="Dr Mamadou SANOGO" w:date="2023-10-25T16:40:00Z"/>
          <w:rFonts w:ascii="Arial" w:eastAsia="Calibri" w:hAnsi="Arial" w:cs="Arial"/>
          <w:b/>
          <w:bCs/>
          <w:color w:val="000000" w:themeColor="text1"/>
          <w:lang w:eastAsia="en-US"/>
          <w:rPrChange w:id="10683" w:author="Dr Mamadou SANOGO" w:date="2023-10-25T18:15:00Z">
            <w:rPr>
              <w:ins w:id="10684" w:author="Dr Mamadou SANOGO" w:date="2023-10-25T16:40:00Z"/>
              <w:rFonts w:ascii="Arial" w:eastAsia="Calibri" w:hAnsi="Arial" w:cs="Arial"/>
              <w:b/>
              <w:bCs/>
              <w:lang w:eastAsia="en-US"/>
            </w:rPr>
          </w:rPrChange>
        </w:rPr>
        <w:pPrChange w:id="10685" w:author="Dr Mamadou SANOGO" w:date="2023-10-27T11:43:00Z">
          <w:pPr>
            <w:spacing w:line="240" w:lineRule="auto"/>
            <w:ind w:left="5664"/>
          </w:pPr>
        </w:pPrChange>
      </w:pPr>
    </w:p>
    <w:p w14:paraId="5810B045" w14:textId="77777777" w:rsidR="00D3265D" w:rsidRPr="007A4AFC" w:rsidRDefault="00D3265D" w:rsidP="00D3265D">
      <w:pPr>
        <w:spacing w:line="240" w:lineRule="auto"/>
        <w:ind w:left="5664"/>
        <w:rPr>
          <w:ins w:id="10686" w:author="Dr Mamadou SANOGO" w:date="2023-10-25T16:40:00Z"/>
          <w:rFonts w:ascii="Arial" w:eastAsia="Calibri" w:hAnsi="Arial" w:cs="Arial"/>
          <w:b/>
          <w:bCs/>
          <w:color w:val="000000" w:themeColor="text1"/>
          <w:lang w:eastAsia="en-US"/>
          <w:rPrChange w:id="10687" w:author="Dr Mamadou SANOGO" w:date="2023-10-25T18:15:00Z">
            <w:rPr>
              <w:ins w:id="10688" w:author="Dr Mamadou SANOGO" w:date="2023-10-25T16:40:00Z"/>
              <w:rFonts w:ascii="Arial" w:eastAsia="Calibri" w:hAnsi="Arial" w:cs="Arial"/>
              <w:b/>
              <w:bCs/>
              <w:lang w:eastAsia="en-US"/>
            </w:rPr>
          </w:rPrChange>
        </w:rPr>
      </w:pPr>
      <w:ins w:id="10689" w:author="Dr Mamadou SANOGO" w:date="2023-10-25T16:40:00Z">
        <w:r w:rsidRPr="007A4AFC">
          <w:rPr>
            <w:rFonts w:ascii="Arial" w:eastAsia="Calibri" w:hAnsi="Arial" w:cs="Arial"/>
            <w:b/>
            <w:bCs/>
            <w:color w:val="000000" w:themeColor="text1"/>
            <w:lang w:eastAsia="en-US"/>
            <w:rPrChange w:id="10690" w:author="Dr Mamadou SANOGO" w:date="2023-10-25T18:15:00Z">
              <w:rPr>
                <w:rFonts w:ascii="Arial" w:eastAsia="Calibri" w:hAnsi="Arial" w:cs="Arial"/>
                <w:b/>
                <w:bCs/>
                <w:lang w:eastAsia="en-US"/>
              </w:rPr>
            </w:rPrChange>
          </w:rPr>
          <w:t xml:space="preserve">        Dr SANOGO Mamadou </w:t>
        </w:r>
      </w:ins>
    </w:p>
    <w:p w14:paraId="454CA914" w14:textId="77777777" w:rsidR="00D3265D" w:rsidRPr="007A4AFC" w:rsidRDefault="00D3265D" w:rsidP="00D81BFF">
      <w:pPr>
        <w:shd w:val="clear" w:color="auto" w:fill="FFFFFF"/>
        <w:spacing w:line="240" w:lineRule="auto"/>
        <w:ind w:right="9"/>
        <w:jc w:val="center"/>
        <w:rPr>
          <w:ins w:id="10691" w:author="Dr Mamadou SANOGO" w:date="2023-10-25T15:02:00Z"/>
          <w:b/>
          <w:color w:val="000000" w:themeColor="text1"/>
          <w:sz w:val="44"/>
          <w:rPrChange w:id="10692" w:author="Dr Mamadou SANOGO" w:date="2023-10-25T18:15:00Z">
            <w:rPr>
              <w:ins w:id="10693" w:author="Dr Mamadou SANOGO" w:date="2023-10-25T15:02:00Z"/>
              <w:b/>
              <w:sz w:val="44"/>
            </w:rPr>
          </w:rPrChange>
        </w:rPr>
      </w:pPr>
    </w:p>
    <w:p w14:paraId="5A2B069E" w14:textId="77777777" w:rsidR="00D3265D" w:rsidRPr="007A4AFC" w:rsidRDefault="00D3265D" w:rsidP="00D81BFF">
      <w:pPr>
        <w:shd w:val="clear" w:color="auto" w:fill="FFFFFF"/>
        <w:spacing w:line="240" w:lineRule="auto"/>
        <w:ind w:right="9"/>
        <w:jc w:val="center"/>
        <w:rPr>
          <w:ins w:id="10694" w:author="Dr Mamadou SANOGO" w:date="2023-10-25T16:40:00Z"/>
          <w:b/>
          <w:color w:val="000000" w:themeColor="text1"/>
          <w:sz w:val="44"/>
          <w:rPrChange w:id="10695" w:author="Dr Mamadou SANOGO" w:date="2023-10-25T18:15:00Z">
            <w:rPr>
              <w:ins w:id="10696" w:author="Dr Mamadou SANOGO" w:date="2023-10-25T16:40:00Z"/>
              <w:b/>
              <w:sz w:val="44"/>
            </w:rPr>
          </w:rPrChange>
        </w:rPr>
      </w:pPr>
    </w:p>
    <w:p w14:paraId="5E7027ED" w14:textId="77777777" w:rsidR="00D3265D" w:rsidRPr="007A4AFC" w:rsidRDefault="00D3265D" w:rsidP="00D81BFF">
      <w:pPr>
        <w:shd w:val="clear" w:color="auto" w:fill="FFFFFF"/>
        <w:spacing w:line="240" w:lineRule="auto"/>
        <w:ind w:right="9"/>
        <w:jc w:val="center"/>
        <w:rPr>
          <w:ins w:id="10697" w:author="Dr Mamadou SANOGO" w:date="2023-10-25T16:40:00Z"/>
          <w:b/>
          <w:color w:val="000000" w:themeColor="text1"/>
          <w:sz w:val="44"/>
          <w:rPrChange w:id="10698" w:author="Dr Mamadou SANOGO" w:date="2023-10-25T18:15:00Z">
            <w:rPr>
              <w:ins w:id="10699" w:author="Dr Mamadou SANOGO" w:date="2023-10-25T16:40:00Z"/>
              <w:b/>
              <w:sz w:val="44"/>
            </w:rPr>
          </w:rPrChange>
        </w:rPr>
      </w:pPr>
    </w:p>
    <w:p w14:paraId="1F9514EB" w14:textId="77777777" w:rsidR="00D3265D" w:rsidRPr="007A4AFC" w:rsidRDefault="00D3265D" w:rsidP="00D81BFF">
      <w:pPr>
        <w:shd w:val="clear" w:color="auto" w:fill="FFFFFF"/>
        <w:spacing w:line="240" w:lineRule="auto"/>
        <w:ind w:right="9"/>
        <w:jc w:val="center"/>
        <w:rPr>
          <w:ins w:id="10700" w:author="Dr Mamadou SANOGO" w:date="2023-10-25T16:40:00Z"/>
          <w:b/>
          <w:color w:val="000000" w:themeColor="text1"/>
          <w:sz w:val="44"/>
          <w:rPrChange w:id="10701" w:author="Dr Mamadou SANOGO" w:date="2023-10-25T18:15:00Z">
            <w:rPr>
              <w:ins w:id="10702" w:author="Dr Mamadou SANOGO" w:date="2023-10-25T16:40:00Z"/>
              <w:b/>
              <w:sz w:val="44"/>
            </w:rPr>
          </w:rPrChange>
        </w:rPr>
      </w:pPr>
    </w:p>
    <w:p w14:paraId="09639F40" w14:textId="77777777" w:rsidR="00D3265D" w:rsidRPr="007A4AFC" w:rsidRDefault="00D3265D" w:rsidP="00D81BFF">
      <w:pPr>
        <w:shd w:val="clear" w:color="auto" w:fill="FFFFFF"/>
        <w:spacing w:line="240" w:lineRule="auto"/>
        <w:ind w:right="9"/>
        <w:jc w:val="center"/>
        <w:rPr>
          <w:ins w:id="10703" w:author="Dr Mamadou SANOGO" w:date="2023-10-25T16:40:00Z"/>
          <w:b/>
          <w:color w:val="000000" w:themeColor="text1"/>
          <w:sz w:val="44"/>
          <w:rPrChange w:id="10704" w:author="Dr Mamadou SANOGO" w:date="2023-10-25T18:15:00Z">
            <w:rPr>
              <w:ins w:id="10705" w:author="Dr Mamadou SANOGO" w:date="2023-10-25T16:40:00Z"/>
              <w:b/>
              <w:sz w:val="44"/>
            </w:rPr>
          </w:rPrChange>
        </w:rPr>
      </w:pPr>
    </w:p>
    <w:p w14:paraId="0488C052" w14:textId="77777777" w:rsidR="00D3265D" w:rsidRPr="007A4AFC" w:rsidRDefault="00D3265D" w:rsidP="00D81BFF">
      <w:pPr>
        <w:shd w:val="clear" w:color="auto" w:fill="FFFFFF"/>
        <w:spacing w:line="240" w:lineRule="auto"/>
        <w:ind w:right="9"/>
        <w:jc w:val="center"/>
        <w:rPr>
          <w:ins w:id="10706" w:author="Dr Mamadou SANOGO" w:date="2023-10-25T16:40:00Z"/>
          <w:b/>
          <w:color w:val="000000" w:themeColor="text1"/>
          <w:sz w:val="44"/>
          <w:rPrChange w:id="10707" w:author="Dr Mamadou SANOGO" w:date="2023-10-25T18:15:00Z">
            <w:rPr>
              <w:ins w:id="10708" w:author="Dr Mamadou SANOGO" w:date="2023-10-25T16:40:00Z"/>
              <w:b/>
              <w:sz w:val="44"/>
            </w:rPr>
          </w:rPrChange>
        </w:rPr>
      </w:pPr>
    </w:p>
    <w:p w14:paraId="2B50EE45" w14:textId="77777777" w:rsidR="00D3265D" w:rsidRPr="007A4AFC" w:rsidRDefault="00D3265D" w:rsidP="00D81BFF">
      <w:pPr>
        <w:shd w:val="clear" w:color="auto" w:fill="FFFFFF"/>
        <w:spacing w:line="240" w:lineRule="auto"/>
        <w:ind w:right="9"/>
        <w:jc w:val="center"/>
        <w:rPr>
          <w:ins w:id="10709" w:author="Dr Mamadou SANOGO" w:date="2023-10-25T16:40:00Z"/>
          <w:b/>
          <w:color w:val="000000" w:themeColor="text1"/>
          <w:sz w:val="44"/>
          <w:rPrChange w:id="10710" w:author="Dr Mamadou SANOGO" w:date="2023-10-25T18:15:00Z">
            <w:rPr>
              <w:ins w:id="10711" w:author="Dr Mamadou SANOGO" w:date="2023-10-25T16:40:00Z"/>
              <w:b/>
              <w:sz w:val="44"/>
            </w:rPr>
          </w:rPrChange>
        </w:rPr>
      </w:pPr>
    </w:p>
    <w:p w14:paraId="2BCCB3C6" w14:textId="564EB7BC" w:rsidR="00D81BFF" w:rsidRPr="007A4AFC" w:rsidRDefault="00D81BFF" w:rsidP="00D81BFF">
      <w:pPr>
        <w:shd w:val="clear" w:color="auto" w:fill="FFFFFF"/>
        <w:spacing w:line="240" w:lineRule="auto"/>
        <w:ind w:right="9"/>
        <w:jc w:val="center"/>
        <w:rPr>
          <w:ins w:id="10712" w:author="Dr Mamadou SANOGO" w:date="2023-10-25T16:40:00Z"/>
          <w:b/>
          <w:color w:val="000000" w:themeColor="text1"/>
          <w:sz w:val="44"/>
          <w:rPrChange w:id="10713" w:author="Dr Mamadou SANOGO" w:date="2023-10-25T18:15:00Z">
            <w:rPr>
              <w:ins w:id="10714" w:author="Dr Mamadou SANOGO" w:date="2023-10-25T16:40:00Z"/>
              <w:b/>
              <w:sz w:val="44"/>
            </w:rPr>
          </w:rPrChange>
        </w:rPr>
      </w:pPr>
      <w:ins w:id="10715" w:author="Dr Mamadou SANOGO" w:date="2023-10-25T15:02:00Z">
        <w:r w:rsidRPr="007A4AFC">
          <w:rPr>
            <w:b/>
            <w:color w:val="000000" w:themeColor="text1"/>
            <w:sz w:val="44"/>
            <w:rPrChange w:id="10716" w:author="Dr Mamadou SANOGO" w:date="2023-10-25T18:15:00Z">
              <w:rPr>
                <w:b/>
                <w:sz w:val="44"/>
              </w:rPr>
            </w:rPrChange>
          </w:rPr>
          <w:t xml:space="preserve">Annexe n°018 : Règlement intérieur   </w:t>
        </w:r>
      </w:ins>
    </w:p>
    <w:p w14:paraId="55F8E6D0" w14:textId="7E495331" w:rsidR="00D3265D" w:rsidRPr="007A4AFC" w:rsidRDefault="00D3265D" w:rsidP="00D81BFF">
      <w:pPr>
        <w:shd w:val="clear" w:color="auto" w:fill="FFFFFF"/>
        <w:spacing w:line="240" w:lineRule="auto"/>
        <w:ind w:right="9"/>
        <w:jc w:val="center"/>
        <w:rPr>
          <w:ins w:id="10717" w:author="Dr Mamadou SANOGO" w:date="2023-10-25T16:40:00Z"/>
          <w:b/>
          <w:color w:val="000000" w:themeColor="text1"/>
          <w:sz w:val="44"/>
          <w:rPrChange w:id="10718" w:author="Dr Mamadou SANOGO" w:date="2023-10-25T18:15:00Z">
            <w:rPr>
              <w:ins w:id="10719" w:author="Dr Mamadou SANOGO" w:date="2023-10-25T16:40:00Z"/>
              <w:b/>
              <w:sz w:val="44"/>
            </w:rPr>
          </w:rPrChange>
        </w:rPr>
      </w:pPr>
    </w:p>
    <w:p w14:paraId="5E097197" w14:textId="762BFDC7" w:rsidR="00D3265D" w:rsidRPr="007A4AFC" w:rsidRDefault="00D3265D" w:rsidP="00D81BFF">
      <w:pPr>
        <w:shd w:val="clear" w:color="auto" w:fill="FFFFFF"/>
        <w:spacing w:line="240" w:lineRule="auto"/>
        <w:ind w:right="9"/>
        <w:jc w:val="center"/>
        <w:rPr>
          <w:ins w:id="10720" w:author="Dr Mamadou SANOGO" w:date="2023-10-25T16:40:00Z"/>
          <w:b/>
          <w:color w:val="000000" w:themeColor="text1"/>
          <w:sz w:val="44"/>
          <w:rPrChange w:id="10721" w:author="Dr Mamadou SANOGO" w:date="2023-10-25T18:15:00Z">
            <w:rPr>
              <w:ins w:id="10722" w:author="Dr Mamadou SANOGO" w:date="2023-10-25T16:40:00Z"/>
              <w:b/>
              <w:sz w:val="44"/>
            </w:rPr>
          </w:rPrChange>
        </w:rPr>
      </w:pPr>
    </w:p>
    <w:p w14:paraId="10B3AC4A" w14:textId="008C73BF" w:rsidR="00D3265D" w:rsidRPr="007A4AFC" w:rsidRDefault="00D3265D" w:rsidP="00D81BFF">
      <w:pPr>
        <w:shd w:val="clear" w:color="auto" w:fill="FFFFFF"/>
        <w:spacing w:line="240" w:lineRule="auto"/>
        <w:ind w:right="9"/>
        <w:jc w:val="center"/>
        <w:rPr>
          <w:ins w:id="10723" w:author="Dr Mamadou SANOGO" w:date="2023-10-25T16:40:00Z"/>
          <w:b/>
          <w:color w:val="000000" w:themeColor="text1"/>
          <w:sz w:val="44"/>
          <w:rPrChange w:id="10724" w:author="Dr Mamadou SANOGO" w:date="2023-10-25T18:15:00Z">
            <w:rPr>
              <w:ins w:id="10725" w:author="Dr Mamadou SANOGO" w:date="2023-10-25T16:40:00Z"/>
              <w:b/>
              <w:sz w:val="44"/>
            </w:rPr>
          </w:rPrChange>
        </w:rPr>
      </w:pPr>
    </w:p>
    <w:p w14:paraId="274112AC" w14:textId="6A49C465" w:rsidR="00D3265D" w:rsidRPr="007A4AFC" w:rsidRDefault="00D3265D" w:rsidP="00D81BFF">
      <w:pPr>
        <w:shd w:val="clear" w:color="auto" w:fill="FFFFFF"/>
        <w:spacing w:line="240" w:lineRule="auto"/>
        <w:ind w:right="9"/>
        <w:jc w:val="center"/>
        <w:rPr>
          <w:ins w:id="10726" w:author="Dr Mamadou SANOGO" w:date="2023-10-25T16:40:00Z"/>
          <w:b/>
          <w:color w:val="000000" w:themeColor="text1"/>
          <w:sz w:val="44"/>
          <w:rPrChange w:id="10727" w:author="Dr Mamadou SANOGO" w:date="2023-10-25T18:15:00Z">
            <w:rPr>
              <w:ins w:id="10728" w:author="Dr Mamadou SANOGO" w:date="2023-10-25T16:40:00Z"/>
              <w:b/>
              <w:sz w:val="44"/>
            </w:rPr>
          </w:rPrChange>
        </w:rPr>
      </w:pPr>
    </w:p>
    <w:p w14:paraId="2B004CB4" w14:textId="58689449" w:rsidR="00D3265D" w:rsidRPr="007A4AFC" w:rsidRDefault="00D3265D" w:rsidP="00D81BFF">
      <w:pPr>
        <w:shd w:val="clear" w:color="auto" w:fill="FFFFFF"/>
        <w:spacing w:line="240" w:lineRule="auto"/>
        <w:ind w:right="9"/>
        <w:jc w:val="center"/>
        <w:rPr>
          <w:ins w:id="10729" w:author="Dr Mamadou SANOGO" w:date="2023-10-25T16:40:00Z"/>
          <w:b/>
          <w:color w:val="000000" w:themeColor="text1"/>
          <w:sz w:val="44"/>
          <w:rPrChange w:id="10730" w:author="Dr Mamadou SANOGO" w:date="2023-10-25T18:15:00Z">
            <w:rPr>
              <w:ins w:id="10731" w:author="Dr Mamadou SANOGO" w:date="2023-10-25T16:40:00Z"/>
              <w:b/>
              <w:sz w:val="44"/>
            </w:rPr>
          </w:rPrChange>
        </w:rPr>
      </w:pPr>
    </w:p>
    <w:p w14:paraId="3F0DA463" w14:textId="54A19750" w:rsidR="00D3265D" w:rsidRPr="007A4AFC" w:rsidRDefault="00D3265D" w:rsidP="00D81BFF">
      <w:pPr>
        <w:shd w:val="clear" w:color="auto" w:fill="FFFFFF"/>
        <w:spacing w:line="240" w:lineRule="auto"/>
        <w:ind w:right="9"/>
        <w:jc w:val="center"/>
        <w:rPr>
          <w:ins w:id="10732" w:author="Dr Mamadou SANOGO" w:date="2023-10-25T16:40:00Z"/>
          <w:b/>
          <w:color w:val="000000" w:themeColor="text1"/>
          <w:sz w:val="44"/>
          <w:rPrChange w:id="10733" w:author="Dr Mamadou SANOGO" w:date="2023-10-25T18:15:00Z">
            <w:rPr>
              <w:ins w:id="10734" w:author="Dr Mamadou SANOGO" w:date="2023-10-25T16:40:00Z"/>
              <w:b/>
              <w:sz w:val="44"/>
            </w:rPr>
          </w:rPrChange>
        </w:rPr>
      </w:pPr>
    </w:p>
    <w:p w14:paraId="5636A8AF" w14:textId="6A1633D4" w:rsidR="00D3265D" w:rsidRPr="007A4AFC" w:rsidRDefault="00D3265D" w:rsidP="00D81BFF">
      <w:pPr>
        <w:shd w:val="clear" w:color="auto" w:fill="FFFFFF"/>
        <w:spacing w:line="240" w:lineRule="auto"/>
        <w:ind w:right="9"/>
        <w:jc w:val="center"/>
        <w:rPr>
          <w:ins w:id="10735" w:author="Dr Mamadou SANOGO" w:date="2023-10-25T16:40:00Z"/>
          <w:b/>
          <w:color w:val="000000" w:themeColor="text1"/>
          <w:sz w:val="44"/>
          <w:rPrChange w:id="10736" w:author="Dr Mamadou SANOGO" w:date="2023-10-25T18:15:00Z">
            <w:rPr>
              <w:ins w:id="10737" w:author="Dr Mamadou SANOGO" w:date="2023-10-25T16:40:00Z"/>
              <w:b/>
              <w:sz w:val="44"/>
            </w:rPr>
          </w:rPrChange>
        </w:rPr>
      </w:pPr>
    </w:p>
    <w:p w14:paraId="70CF2D32" w14:textId="689387B7" w:rsidR="00D3265D" w:rsidRPr="007A4AFC" w:rsidRDefault="00D3265D" w:rsidP="00D81BFF">
      <w:pPr>
        <w:shd w:val="clear" w:color="auto" w:fill="FFFFFF"/>
        <w:spacing w:line="240" w:lineRule="auto"/>
        <w:ind w:right="9"/>
        <w:jc w:val="center"/>
        <w:rPr>
          <w:ins w:id="10738" w:author="Dr Mamadou SANOGO" w:date="2023-10-25T16:40:00Z"/>
          <w:b/>
          <w:color w:val="000000" w:themeColor="text1"/>
          <w:sz w:val="44"/>
          <w:rPrChange w:id="10739" w:author="Dr Mamadou SANOGO" w:date="2023-10-25T18:15:00Z">
            <w:rPr>
              <w:ins w:id="10740" w:author="Dr Mamadou SANOGO" w:date="2023-10-25T16:40:00Z"/>
              <w:b/>
              <w:sz w:val="44"/>
            </w:rPr>
          </w:rPrChange>
        </w:rPr>
      </w:pPr>
    </w:p>
    <w:p w14:paraId="7ECA53A4" w14:textId="19A76802" w:rsidR="00D3265D" w:rsidRPr="007A4AFC" w:rsidRDefault="00D3265D" w:rsidP="00D81BFF">
      <w:pPr>
        <w:shd w:val="clear" w:color="auto" w:fill="FFFFFF"/>
        <w:spacing w:line="240" w:lineRule="auto"/>
        <w:ind w:right="9"/>
        <w:jc w:val="center"/>
        <w:rPr>
          <w:ins w:id="10741" w:author="Dr Mamadou SANOGO" w:date="2023-10-25T16:40:00Z"/>
          <w:b/>
          <w:color w:val="000000" w:themeColor="text1"/>
          <w:sz w:val="44"/>
          <w:rPrChange w:id="10742" w:author="Dr Mamadou SANOGO" w:date="2023-10-25T18:15:00Z">
            <w:rPr>
              <w:ins w:id="10743" w:author="Dr Mamadou SANOGO" w:date="2023-10-25T16:40:00Z"/>
              <w:b/>
              <w:sz w:val="44"/>
            </w:rPr>
          </w:rPrChange>
        </w:rPr>
      </w:pPr>
    </w:p>
    <w:p w14:paraId="464DC475" w14:textId="287AF8B6" w:rsidR="00D3265D" w:rsidRPr="007A4AFC" w:rsidRDefault="00D3265D" w:rsidP="00D81BFF">
      <w:pPr>
        <w:shd w:val="clear" w:color="auto" w:fill="FFFFFF"/>
        <w:spacing w:line="240" w:lineRule="auto"/>
        <w:ind w:right="9"/>
        <w:jc w:val="center"/>
        <w:rPr>
          <w:ins w:id="10744" w:author="Dr Mamadou SANOGO" w:date="2023-10-25T16:40:00Z"/>
          <w:b/>
          <w:color w:val="000000" w:themeColor="text1"/>
          <w:sz w:val="44"/>
          <w:rPrChange w:id="10745" w:author="Dr Mamadou SANOGO" w:date="2023-10-25T18:15:00Z">
            <w:rPr>
              <w:ins w:id="10746" w:author="Dr Mamadou SANOGO" w:date="2023-10-25T16:40:00Z"/>
              <w:b/>
              <w:sz w:val="44"/>
            </w:rPr>
          </w:rPrChange>
        </w:rPr>
      </w:pPr>
    </w:p>
    <w:p w14:paraId="10A41EDC" w14:textId="1BE4E33C" w:rsidR="00D3265D" w:rsidRPr="007A4AFC" w:rsidRDefault="00D3265D" w:rsidP="00D81BFF">
      <w:pPr>
        <w:shd w:val="clear" w:color="auto" w:fill="FFFFFF"/>
        <w:spacing w:line="240" w:lineRule="auto"/>
        <w:ind w:right="9"/>
        <w:jc w:val="center"/>
        <w:rPr>
          <w:ins w:id="10747" w:author="Dr Mamadou SANOGO" w:date="2023-10-25T16:40:00Z"/>
          <w:b/>
          <w:color w:val="000000" w:themeColor="text1"/>
          <w:sz w:val="44"/>
          <w:rPrChange w:id="10748" w:author="Dr Mamadou SANOGO" w:date="2023-10-25T18:15:00Z">
            <w:rPr>
              <w:ins w:id="10749" w:author="Dr Mamadou SANOGO" w:date="2023-10-25T16:40:00Z"/>
              <w:b/>
              <w:sz w:val="44"/>
            </w:rPr>
          </w:rPrChange>
        </w:rPr>
      </w:pPr>
    </w:p>
    <w:p w14:paraId="36EE32FD" w14:textId="223EE0C0" w:rsidR="00D3265D" w:rsidRPr="007A4AFC" w:rsidRDefault="00D3265D" w:rsidP="00D81BFF">
      <w:pPr>
        <w:shd w:val="clear" w:color="auto" w:fill="FFFFFF"/>
        <w:spacing w:line="240" w:lineRule="auto"/>
        <w:ind w:right="9"/>
        <w:jc w:val="center"/>
        <w:rPr>
          <w:ins w:id="10750" w:author="Dr Mamadou SANOGO" w:date="2023-10-25T16:40:00Z"/>
          <w:b/>
          <w:color w:val="000000" w:themeColor="text1"/>
          <w:sz w:val="44"/>
          <w:rPrChange w:id="10751" w:author="Dr Mamadou SANOGO" w:date="2023-10-25T18:15:00Z">
            <w:rPr>
              <w:ins w:id="10752" w:author="Dr Mamadou SANOGO" w:date="2023-10-25T16:40:00Z"/>
              <w:b/>
              <w:sz w:val="44"/>
            </w:rPr>
          </w:rPrChange>
        </w:rPr>
      </w:pPr>
    </w:p>
    <w:p w14:paraId="6140DCBF" w14:textId="7C7CF38D" w:rsidR="00D3265D" w:rsidRPr="007A4AFC" w:rsidRDefault="00D3265D" w:rsidP="00D81BFF">
      <w:pPr>
        <w:shd w:val="clear" w:color="auto" w:fill="FFFFFF"/>
        <w:spacing w:line="240" w:lineRule="auto"/>
        <w:ind w:right="9"/>
        <w:jc w:val="center"/>
        <w:rPr>
          <w:ins w:id="10753" w:author="Dr Mamadou SANOGO" w:date="2023-10-25T16:40:00Z"/>
          <w:b/>
          <w:color w:val="000000" w:themeColor="text1"/>
          <w:sz w:val="44"/>
          <w:rPrChange w:id="10754" w:author="Dr Mamadou SANOGO" w:date="2023-10-25T18:15:00Z">
            <w:rPr>
              <w:ins w:id="10755" w:author="Dr Mamadou SANOGO" w:date="2023-10-25T16:40:00Z"/>
              <w:b/>
              <w:sz w:val="44"/>
            </w:rPr>
          </w:rPrChange>
        </w:rPr>
      </w:pPr>
    </w:p>
    <w:p w14:paraId="60985936" w14:textId="062FC3A3" w:rsidR="00D3265D" w:rsidRPr="007A4AFC" w:rsidRDefault="00D3265D" w:rsidP="00D81BFF">
      <w:pPr>
        <w:shd w:val="clear" w:color="auto" w:fill="FFFFFF"/>
        <w:spacing w:line="240" w:lineRule="auto"/>
        <w:ind w:right="9"/>
        <w:jc w:val="center"/>
        <w:rPr>
          <w:ins w:id="10756" w:author="Dr Mamadou SANOGO" w:date="2023-10-25T16:40:00Z"/>
          <w:b/>
          <w:color w:val="000000" w:themeColor="text1"/>
          <w:sz w:val="44"/>
          <w:rPrChange w:id="10757" w:author="Dr Mamadou SANOGO" w:date="2023-10-25T18:15:00Z">
            <w:rPr>
              <w:ins w:id="10758" w:author="Dr Mamadou SANOGO" w:date="2023-10-25T16:40:00Z"/>
              <w:b/>
              <w:sz w:val="44"/>
            </w:rPr>
          </w:rPrChange>
        </w:rPr>
      </w:pPr>
    </w:p>
    <w:p w14:paraId="7170E674" w14:textId="1B7D911B" w:rsidR="00D3265D" w:rsidRPr="007A4AFC" w:rsidRDefault="00D3265D" w:rsidP="00D81BFF">
      <w:pPr>
        <w:shd w:val="clear" w:color="auto" w:fill="FFFFFF"/>
        <w:spacing w:line="240" w:lineRule="auto"/>
        <w:ind w:right="9"/>
        <w:jc w:val="center"/>
        <w:rPr>
          <w:ins w:id="10759" w:author="Dr Mamadou SANOGO" w:date="2023-10-25T16:40:00Z"/>
          <w:b/>
          <w:color w:val="000000" w:themeColor="text1"/>
          <w:sz w:val="44"/>
          <w:rPrChange w:id="10760" w:author="Dr Mamadou SANOGO" w:date="2023-10-25T18:15:00Z">
            <w:rPr>
              <w:ins w:id="10761" w:author="Dr Mamadou SANOGO" w:date="2023-10-25T16:40:00Z"/>
              <w:b/>
              <w:sz w:val="44"/>
            </w:rPr>
          </w:rPrChange>
        </w:rPr>
      </w:pPr>
    </w:p>
    <w:p w14:paraId="3B347A26" w14:textId="3C3F4D1F" w:rsidR="00D3265D" w:rsidRPr="007A4AFC" w:rsidRDefault="00D3265D" w:rsidP="00D81BFF">
      <w:pPr>
        <w:shd w:val="clear" w:color="auto" w:fill="FFFFFF"/>
        <w:spacing w:line="240" w:lineRule="auto"/>
        <w:ind w:right="9"/>
        <w:jc w:val="center"/>
        <w:rPr>
          <w:ins w:id="10762" w:author="Dr Mamadou SANOGO" w:date="2023-10-25T16:40:00Z"/>
          <w:b/>
          <w:color w:val="000000" w:themeColor="text1"/>
          <w:sz w:val="44"/>
          <w:rPrChange w:id="10763" w:author="Dr Mamadou SANOGO" w:date="2023-10-25T18:15:00Z">
            <w:rPr>
              <w:ins w:id="10764" w:author="Dr Mamadou SANOGO" w:date="2023-10-25T16:40:00Z"/>
              <w:b/>
              <w:sz w:val="44"/>
            </w:rPr>
          </w:rPrChange>
        </w:rPr>
      </w:pPr>
    </w:p>
    <w:p w14:paraId="637E8057" w14:textId="08E56AB6" w:rsidR="00D3265D" w:rsidRPr="007A4AFC" w:rsidRDefault="00D3265D" w:rsidP="00D81BFF">
      <w:pPr>
        <w:shd w:val="clear" w:color="auto" w:fill="FFFFFF"/>
        <w:spacing w:line="240" w:lineRule="auto"/>
        <w:ind w:right="9"/>
        <w:jc w:val="center"/>
        <w:rPr>
          <w:ins w:id="10765" w:author="Dr Mamadou SANOGO" w:date="2023-10-25T16:40:00Z"/>
          <w:b/>
          <w:color w:val="000000" w:themeColor="text1"/>
          <w:sz w:val="44"/>
          <w:rPrChange w:id="10766" w:author="Dr Mamadou SANOGO" w:date="2023-10-25T18:15:00Z">
            <w:rPr>
              <w:ins w:id="10767" w:author="Dr Mamadou SANOGO" w:date="2023-10-25T16:40:00Z"/>
              <w:b/>
              <w:sz w:val="44"/>
            </w:rPr>
          </w:rPrChange>
        </w:rPr>
      </w:pPr>
    </w:p>
    <w:p w14:paraId="643B8A21" w14:textId="4BED4D38" w:rsidR="00D3265D" w:rsidRPr="007A4AFC" w:rsidRDefault="00D3265D" w:rsidP="00D81BFF">
      <w:pPr>
        <w:shd w:val="clear" w:color="auto" w:fill="FFFFFF"/>
        <w:spacing w:line="240" w:lineRule="auto"/>
        <w:ind w:right="9"/>
        <w:jc w:val="center"/>
        <w:rPr>
          <w:ins w:id="10768" w:author="Dr Mamadou SANOGO" w:date="2023-10-25T16:40:00Z"/>
          <w:b/>
          <w:color w:val="000000" w:themeColor="text1"/>
          <w:sz w:val="44"/>
          <w:rPrChange w:id="10769" w:author="Dr Mamadou SANOGO" w:date="2023-10-25T18:15:00Z">
            <w:rPr>
              <w:ins w:id="10770" w:author="Dr Mamadou SANOGO" w:date="2023-10-25T16:40:00Z"/>
              <w:b/>
              <w:sz w:val="44"/>
            </w:rPr>
          </w:rPrChange>
        </w:rPr>
      </w:pPr>
    </w:p>
    <w:p w14:paraId="69B84C76" w14:textId="7F000F43" w:rsidR="00D3265D" w:rsidRPr="007A4AFC" w:rsidRDefault="00D3265D" w:rsidP="00D81BFF">
      <w:pPr>
        <w:shd w:val="clear" w:color="auto" w:fill="FFFFFF"/>
        <w:spacing w:line="240" w:lineRule="auto"/>
        <w:ind w:right="9"/>
        <w:jc w:val="center"/>
        <w:rPr>
          <w:ins w:id="10771" w:author="Dr Mamadou SANOGO" w:date="2023-10-25T16:40:00Z"/>
          <w:b/>
          <w:color w:val="000000" w:themeColor="text1"/>
          <w:sz w:val="44"/>
          <w:rPrChange w:id="10772" w:author="Dr Mamadou SANOGO" w:date="2023-10-25T18:15:00Z">
            <w:rPr>
              <w:ins w:id="10773" w:author="Dr Mamadou SANOGO" w:date="2023-10-25T16:40:00Z"/>
              <w:b/>
              <w:sz w:val="44"/>
            </w:rPr>
          </w:rPrChange>
        </w:rPr>
      </w:pPr>
    </w:p>
    <w:p w14:paraId="40566BC9" w14:textId="22D1EBA3" w:rsidR="00D3265D" w:rsidRPr="007A4AFC" w:rsidRDefault="00D3265D" w:rsidP="00D81BFF">
      <w:pPr>
        <w:shd w:val="clear" w:color="auto" w:fill="FFFFFF"/>
        <w:spacing w:line="240" w:lineRule="auto"/>
        <w:ind w:right="9"/>
        <w:jc w:val="center"/>
        <w:rPr>
          <w:ins w:id="10774" w:author="Dr Mamadou SANOGO" w:date="2023-10-25T16:40:00Z"/>
          <w:b/>
          <w:color w:val="000000" w:themeColor="text1"/>
          <w:sz w:val="44"/>
          <w:rPrChange w:id="10775" w:author="Dr Mamadou SANOGO" w:date="2023-10-25T18:15:00Z">
            <w:rPr>
              <w:ins w:id="10776" w:author="Dr Mamadou SANOGO" w:date="2023-10-25T16:40:00Z"/>
              <w:b/>
              <w:sz w:val="44"/>
            </w:rPr>
          </w:rPrChange>
        </w:rPr>
      </w:pPr>
    </w:p>
    <w:p w14:paraId="1F6A4005" w14:textId="77777777" w:rsidR="00D3265D" w:rsidRPr="007A4AFC" w:rsidRDefault="00D3265D" w:rsidP="00D3265D">
      <w:pPr>
        <w:widowControl w:val="0"/>
        <w:autoSpaceDE w:val="0"/>
        <w:autoSpaceDN w:val="0"/>
        <w:adjustRightInd w:val="0"/>
        <w:spacing w:line="240" w:lineRule="auto"/>
        <w:rPr>
          <w:ins w:id="10777" w:author="Dr Mamadou SANOGO" w:date="2023-10-25T16:41:00Z"/>
          <w:rFonts w:ascii="Cambria" w:hAnsi="Cambria"/>
          <w:color w:val="000000" w:themeColor="text1"/>
          <w:rPrChange w:id="10778" w:author="Dr Mamadou SANOGO" w:date="2023-10-25T18:15:00Z">
            <w:rPr>
              <w:ins w:id="10779" w:author="Dr Mamadou SANOGO" w:date="2023-10-25T16:41:00Z"/>
              <w:rFonts w:ascii="Cambria" w:hAnsi="Cambria"/>
            </w:rPr>
          </w:rPrChange>
        </w:rPr>
      </w:pPr>
    </w:p>
    <w:p w14:paraId="4A26B265" w14:textId="77777777" w:rsidR="00D3265D" w:rsidRPr="007A4AFC" w:rsidRDefault="00D3265D" w:rsidP="00D3265D">
      <w:pPr>
        <w:widowControl w:val="0"/>
        <w:autoSpaceDE w:val="0"/>
        <w:autoSpaceDN w:val="0"/>
        <w:adjustRightInd w:val="0"/>
        <w:spacing w:line="240" w:lineRule="auto"/>
        <w:rPr>
          <w:ins w:id="10780" w:author="Dr Mamadou SANOGO" w:date="2023-10-25T16:41:00Z"/>
          <w:rFonts w:ascii="Cambria" w:hAnsi="Cambria"/>
          <w:color w:val="000000" w:themeColor="text1"/>
          <w:rPrChange w:id="10781" w:author="Dr Mamadou SANOGO" w:date="2023-10-25T18:15:00Z">
            <w:rPr>
              <w:ins w:id="10782" w:author="Dr Mamadou SANOGO" w:date="2023-10-25T16:41:00Z"/>
              <w:rFonts w:ascii="Cambria" w:hAnsi="Cambria"/>
            </w:rPr>
          </w:rPrChange>
        </w:rPr>
      </w:pPr>
    </w:p>
    <w:p w14:paraId="49969778" w14:textId="77777777" w:rsidR="00D3265D" w:rsidRPr="007A4AFC" w:rsidRDefault="00D3265D" w:rsidP="00D3265D">
      <w:pPr>
        <w:widowControl w:val="0"/>
        <w:autoSpaceDE w:val="0"/>
        <w:autoSpaceDN w:val="0"/>
        <w:adjustRightInd w:val="0"/>
        <w:spacing w:line="240" w:lineRule="auto"/>
        <w:rPr>
          <w:ins w:id="10783" w:author="Dr Mamadou SANOGO" w:date="2023-10-25T16:41:00Z"/>
          <w:rFonts w:ascii="Cambria" w:hAnsi="Cambria"/>
          <w:color w:val="000000" w:themeColor="text1"/>
          <w:rPrChange w:id="10784" w:author="Dr Mamadou SANOGO" w:date="2023-10-25T18:15:00Z">
            <w:rPr>
              <w:ins w:id="10785" w:author="Dr Mamadou SANOGO" w:date="2023-10-25T16:41:00Z"/>
              <w:rFonts w:ascii="Cambria" w:hAnsi="Cambria"/>
            </w:rPr>
          </w:rPrChange>
        </w:rPr>
      </w:pPr>
    </w:p>
    <w:p w14:paraId="313DBB13" w14:textId="77777777" w:rsidR="00D3265D" w:rsidRPr="007A4AFC" w:rsidRDefault="00D3265D" w:rsidP="00D3265D">
      <w:pPr>
        <w:widowControl w:val="0"/>
        <w:autoSpaceDE w:val="0"/>
        <w:autoSpaceDN w:val="0"/>
        <w:adjustRightInd w:val="0"/>
        <w:spacing w:line="240" w:lineRule="auto"/>
        <w:rPr>
          <w:ins w:id="10786" w:author="Dr Mamadou SANOGO" w:date="2023-10-25T16:41:00Z"/>
          <w:rFonts w:ascii="Cambria" w:hAnsi="Cambria"/>
          <w:color w:val="000000" w:themeColor="text1"/>
          <w:rPrChange w:id="10787" w:author="Dr Mamadou SANOGO" w:date="2023-10-25T18:15:00Z">
            <w:rPr>
              <w:ins w:id="10788" w:author="Dr Mamadou SANOGO" w:date="2023-10-25T16:41:00Z"/>
              <w:rFonts w:ascii="Cambria" w:hAnsi="Cambria"/>
            </w:rPr>
          </w:rPrChange>
        </w:rPr>
      </w:pPr>
    </w:p>
    <w:p w14:paraId="283E91A2" w14:textId="77777777" w:rsidR="00D3265D" w:rsidRPr="007A4AFC" w:rsidRDefault="00D3265D" w:rsidP="00D3265D">
      <w:pPr>
        <w:widowControl w:val="0"/>
        <w:autoSpaceDE w:val="0"/>
        <w:autoSpaceDN w:val="0"/>
        <w:adjustRightInd w:val="0"/>
        <w:spacing w:line="240" w:lineRule="auto"/>
        <w:rPr>
          <w:ins w:id="10789" w:author="Dr Mamadou SANOGO" w:date="2023-10-25T16:41:00Z"/>
          <w:rFonts w:ascii="Cambria" w:hAnsi="Cambria"/>
          <w:color w:val="000000" w:themeColor="text1"/>
          <w:rPrChange w:id="10790" w:author="Dr Mamadou SANOGO" w:date="2023-10-25T18:15:00Z">
            <w:rPr>
              <w:ins w:id="10791" w:author="Dr Mamadou SANOGO" w:date="2023-10-25T16:41:00Z"/>
              <w:rFonts w:ascii="Cambria" w:hAnsi="Cambria"/>
            </w:rPr>
          </w:rPrChange>
        </w:rPr>
      </w:pPr>
    </w:p>
    <w:p w14:paraId="0365C381" w14:textId="77777777" w:rsidR="00D3265D" w:rsidRPr="007A4AFC" w:rsidRDefault="00D3265D" w:rsidP="00D3265D">
      <w:pPr>
        <w:widowControl w:val="0"/>
        <w:autoSpaceDE w:val="0"/>
        <w:autoSpaceDN w:val="0"/>
        <w:adjustRightInd w:val="0"/>
        <w:spacing w:line="240" w:lineRule="auto"/>
        <w:rPr>
          <w:ins w:id="10792" w:author="Dr Mamadou SANOGO" w:date="2023-10-25T16:41:00Z"/>
          <w:rFonts w:ascii="Cambria" w:hAnsi="Cambria"/>
          <w:color w:val="000000" w:themeColor="text1"/>
          <w:rPrChange w:id="10793" w:author="Dr Mamadou SANOGO" w:date="2023-10-25T18:15:00Z">
            <w:rPr>
              <w:ins w:id="10794" w:author="Dr Mamadou SANOGO" w:date="2023-10-25T16:41:00Z"/>
              <w:rFonts w:ascii="Cambria" w:hAnsi="Cambria"/>
            </w:rPr>
          </w:rPrChange>
        </w:rPr>
      </w:pPr>
    </w:p>
    <w:p w14:paraId="7209E28F" w14:textId="77777777" w:rsidR="00D3265D" w:rsidRPr="007A4AFC" w:rsidRDefault="00D3265D" w:rsidP="00D3265D">
      <w:pPr>
        <w:widowControl w:val="0"/>
        <w:autoSpaceDE w:val="0"/>
        <w:autoSpaceDN w:val="0"/>
        <w:adjustRightInd w:val="0"/>
        <w:spacing w:line="240" w:lineRule="auto"/>
        <w:rPr>
          <w:ins w:id="10795" w:author="Dr Mamadou SANOGO" w:date="2023-10-25T16:41:00Z"/>
          <w:rFonts w:ascii="Cambria" w:hAnsi="Cambria"/>
          <w:color w:val="000000" w:themeColor="text1"/>
          <w:lang w:val="fr-ML"/>
          <w:rPrChange w:id="10796" w:author="Dr Mamadou SANOGO" w:date="2023-10-25T18:15:00Z">
            <w:rPr>
              <w:ins w:id="10797" w:author="Dr Mamadou SANOGO" w:date="2023-10-25T16:41:00Z"/>
              <w:rFonts w:ascii="Cambria" w:hAnsi="Cambria"/>
              <w:lang w:val="fr-ML"/>
            </w:rPr>
          </w:rPrChange>
        </w:rPr>
      </w:pPr>
    </w:p>
    <w:p w14:paraId="004578B8" w14:textId="77777777" w:rsidR="00D3265D" w:rsidRPr="007A4AFC" w:rsidRDefault="00D3265D" w:rsidP="00D3265D">
      <w:pPr>
        <w:widowControl w:val="0"/>
        <w:autoSpaceDE w:val="0"/>
        <w:autoSpaceDN w:val="0"/>
        <w:adjustRightInd w:val="0"/>
        <w:spacing w:line="240" w:lineRule="auto"/>
        <w:rPr>
          <w:ins w:id="10798" w:author="Dr Mamadou SANOGO" w:date="2023-10-25T16:41:00Z"/>
          <w:rFonts w:ascii="Cambria" w:hAnsi="Cambria"/>
          <w:color w:val="000000" w:themeColor="text1"/>
          <w:lang w:val="fr-ML"/>
          <w:rPrChange w:id="10799" w:author="Dr Mamadou SANOGO" w:date="2023-10-25T18:15:00Z">
            <w:rPr>
              <w:ins w:id="10800" w:author="Dr Mamadou SANOGO" w:date="2023-10-25T16:41:00Z"/>
              <w:rFonts w:ascii="Cambria" w:hAnsi="Cambria"/>
              <w:lang w:val="fr-ML"/>
            </w:rPr>
          </w:rPrChange>
        </w:rPr>
      </w:pPr>
    </w:p>
    <w:p w14:paraId="0434EC8F" w14:textId="77777777" w:rsidR="00D3265D" w:rsidRPr="007A4AFC" w:rsidRDefault="00D3265D" w:rsidP="00D3265D">
      <w:pPr>
        <w:widowControl w:val="0"/>
        <w:autoSpaceDE w:val="0"/>
        <w:autoSpaceDN w:val="0"/>
        <w:adjustRightInd w:val="0"/>
        <w:spacing w:line="240" w:lineRule="auto"/>
        <w:rPr>
          <w:ins w:id="10801" w:author="Dr Mamadou SANOGO" w:date="2023-10-25T16:41:00Z"/>
          <w:rFonts w:ascii="Cambria" w:hAnsi="Cambria"/>
          <w:color w:val="000000" w:themeColor="text1"/>
          <w:lang w:val="fr-ML"/>
          <w:rPrChange w:id="10802" w:author="Dr Mamadou SANOGO" w:date="2023-10-25T18:15:00Z">
            <w:rPr>
              <w:ins w:id="10803" w:author="Dr Mamadou SANOGO" w:date="2023-10-25T16:41:00Z"/>
              <w:rFonts w:ascii="Cambria" w:hAnsi="Cambria"/>
              <w:lang w:val="fr-ML"/>
            </w:rPr>
          </w:rPrChange>
        </w:rPr>
      </w:pPr>
    </w:p>
    <w:p w14:paraId="7D63E8E3" w14:textId="77777777" w:rsidR="00D3265D" w:rsidRPr="007A4AFC" w:rsidRDefault="00D3265D" w:rsidP="00D3265D">
      <w:pPr>
        <w:widowControl w:val="0"/>
        <w:autoSpaceDE w:val="0"/>
        <w:autoSpaceDN w:val="0"/>
        <w:adjustRightInd w:val="0"/>
        <w:spacing w:line="240" w:lineRule="auto"/>
        <w:rPr>
          <w:ins w:id="10804" w:author="Dr Mamadou SANOGO" w:date="2023-10-25T16:41:00Z"/>
          <w:rFonts w:ascii="Cambria" w:hAnsi="Cambria"/>
          <w:color w:val="000000" w:themeColor="text1"/>
          <w:lang w:val="fr-ML"/>
          <w:rPrChange w:id="10805" w:author="Dr Mamadou SANOGO" w:date="2023-10-25T18:15:00Z">
            <w:rPr>
              <w:ins w:id="10806" w:author="Dr Mamadou SANOGO" w:date="2023-10-25T16:41:00Z"/>
              <w:rFonts w:ascii="Cambria" w:hAnsi="Cambria"/>
              <w:lang w:val="fr-ML"/>
            </w:rPr>
          </w:rPrChange>
        </w:rPr>
      </w:pPr>
    </w:p>
    <w:p w14:paraId="7CEA4ADA" w14:textId="77777777" w:rsidR="00D3265D" w:rsidRPr="007A4AFC" w:rsidRDefault="00D3265D" w:rsidP="00D3265D">
      <w:pPr>
        <w:widowControl w:val="0"/>
        <w:autoSpaceDE w:val="0"/>
        <w:autoSpaceDN w:val="0"/>
        <w:adjustRightInd w:val="0"/>
        <w:spacing w:line="240" w:lineRule="auto"/>
        <w:rPr>
          <w:ins w:id="10807" w:author="Dr Mamadou SANOGO" w:date="2023-10-25T16:41:00Z"/>
          <w:rFonts w:ascii="Cambria" w:hAnsi="Cambria"/>
          <w:color w:val="000000" w:themeColor="text1"/>
          <w:lang w:val="fr-ML"/>
          <w:rPrChange w:id="10808" w:author="Dr Mamadou SANOGO" w:date="2023-10-25T18:15:00Z">
            <w:rPr>
              <w:ins w:id="10809" w:author="Dr Mamadou SANOGO" w:date="2023-10-25T16:41:00Z"/>
              <w:rFonts w:ascii="Cambria" w:hAnsi="Cambria"/>
              <w:lang w:val="fr-ML"/>
            </w:rPr>
          </w:rPrChange>
        </w:rPr>
      </w:pPr>
    </w:p>
    <w:p w14:paraId="2B1E21DA" w14:textId="77777777" w:rsidR="00D3265D" w:rsidRPr="007A4AFC" w:rsidRDefault="00D3265D" w:rsidP="00D3265D">
      <w:pPr>
        <w:widowControl w:val="0"/>
        <w:autoSpaceDE w:val="0"/>
        <w:autoSpaceDN w:val="0"/>
        <w:adjustRightInd w:val="0"/>
        <w:spacing w:line="240" w:lineRule="auto"/>
        <w:rPr>
          <w:ins w:id="10810" w:author="Dr Mamadou SANOGO" w:date="2023-10-25T16:41:00Z"/>
          <w:rFonts w:ascii="Cambria" w:hAnsi="Cambria"/>
          <w:color w:val="000000" w:themeColor="text1"/>
          <w:lang w:val="fr-ML"/>
          <w:rPrChange w:id="10811" w:author="Dr Mamadou SANOGO" w:date="2023-10-25T18:15:00Z">
            <w:rPr>
              <w:ins w:id="10812" w:author="Dr Mamadou SANOGO" w:date="2023-10-25T16:41:00Z"/>
              <w:rFonts w:ascii="Cambria" w:hAnsi="Cambria"/>
              <w:lang w:val="fr-ML"/>
            </w:rPr>
          </w:rPrChange>
        </w:rPr>
      </w:pPr>
    </w:p>
    <w:p w14:paraId="3E056CD4" w14:textId="77777777" w:rsidR="00D3265D" w:rsidRPr="007A4AFC" w:rsidRDefault="00D3265D" w:rsidP="00D3265D">
      <w:pPr>
        <w:widowControl w:val="0"/>
        <w:autoSpaceDE w:val="0"/>
        <w:autoSpaceDN w:val="0"/>
        <w:adjustRightInd w:val="0"/>
        <w:spacing w:line="240" w:lineRule="auto"/>
        <w:rPr>
          <w:ins w:id="10813" w:author="Dr Mamadou SANOGO" w:date="2023-10-25T16:41:00Z"/>
          <w:rFonts w:ascii="Cambria" w:hAnsi="Cambria"/>
          <w:color w:val="000000" w:themeColor="text1"/>
          <w:lang w:val="fr-ML"/>
          <w:rPrChange w:id="10814" w:author="Dr Mamadou SANOGO" w:date="2023-10-25T18:15:00Z">
            <w:rPr>
              <w:ins w:id="10815" w:author="Dr Mamadou SANOGO" w:date="2023-10-25T16:41:00Z"/>
              <w:rFonts w:ascii="Cambria" w:hAnsi="Cambria"/>
              <w:lang w:val="fr-ML"/>
            </w:rPr>
          </w:rPrChange>
        </w:rPr>
      </w:pPr>
    </w:p>
    <w:p w14:paraId="712CE98A" w14:textId="77777777" w:rsidR="00D3265D" w:rsidRPr="007A4AFC" w:rsidRDefault="00D3265D" w:rsidP="00D3265D">
      <w:pPr>
        <w:widowControl w:val="0"/>
        <w:autoSpaceDE w:val="0"/>
        <w:autoSpaceDN w:val="0"/>
        <w:adjustRightInd w:val="0"/>
        <w:spacing w:line="240" w:lineRule="auto"/>
        <w:rPr>
          <w:ins w:id="10816" w:author="Dr Mamadou SANOGO" w:date="2023-10-25T16:41:00Z"/>
          <w:rFonts w:ascii="Cambria" w:hAnsi="Cambria"/>
          <w:color w:val="000000" w:themeColor="text1"/>
          <w:lang w:val="fr-ML"/>
          <w:rPrChange w:id="10817" w:author="Dr Mamadou SANOGO" w:date="2023-10-25T18:15:00Z">
            <w:rPr>
              <w:ins w:id="10818" w:author="Dr Mamadou SANOGO" w:date="2023-10-25T16:41:00Z"/>
              <w:rFonts w:ascii="Cambria" w:hAnsi="Cambria"/>
              <w:lang w:val="fr-ML"/>
            </w:rPr>
          </w:rPrChange>
        </w:rPr>
      </w:pPr>
    </w:p>
    <w:p w14:paraId="63083BE1" w14:textId="77777777" w:rsidR="00D3265D" w:rsidRPr="007A4AFC" w:rsidRDefault="00D3265D" w:rsidP="00D3265D">
      <w:pPr>
        <w:widowControl w:val="0"/>
        <w:autoSpaceDE w:val="0"/>
        <w:autoSpaceDN w:val="0"/>
        <w:adjustRightInd w:val="0"/>
        <w:spacing w:line="240" w:lineRule="auto"/>
        <w:rPr>
          <w:ins w:id="10819" w:author="Dr Mamadou SANOGO" w:date="2023-10-25T16:41:00Z"/>
          <w:rFonts w:ascii="Cambria" w:hAnsi="Cambria"/>
          <w:color w:val="000000" w:themeColor="text1"/>
          <w:lang w:val="fr-ML"/>
          <w:rPrChange w:id="10820" w:author="Dr Mamadou SANOGO" w:date="2023-10-25T18:15:00Z">
            <w:rPr>
              <w:ins w:id="10821" w:author="Dr Mamadou SANOGO" w:date="2023-10-25T16:41:00Z"/>
              <w:rFonts w:ascii="Cambria" w:hAnsi="Cambria"/>
              <w:lang w:val="fr-ML"/>
            </w:rPr>
          </w:rPrChange>
        </w:rPr>
      </w:pPr>
    </w:p>
    <w:p w14:paraId="4DEE248B" w14:textId="77777777" w:rsidR="00D3265D" w:rsidRPr="007A4AFC" w:rsidRDefault="00D3265D" w:rsidP="00D3265D">
      <w:pPr>
        <w:widowControl w:val="0"/>
        <w:autoSpaceDE w:val="0"/>
        <w:autoSpaceDN w:val="0"/>
        <w:adjustRightInd w:val="0"/>
        <w:spacing w:line="240" w:lineRule="auto"/>
        <w:rPr>
          <w:ins w:id="10822" w:author="Dr Mamadou SANOGO" w:date="2023-10-25T16:41:00Z"/>
          <w:rFonts w:ascii="Cambria" w:hAnsi="Cambria"/>
          <w:color w:val="000000" w:themeColor="text1"/>
          <w:lang w:val="fr-ML"/>
          <w:rPrChange w:id="10823" w:author="Dr Mamadou SANOGO" w:date="2023-10-25T18:15:00Z">
            <w:rPr>
              <w:ins w:id="10824" w:author="Dr Mamadou SANOGO" w:date="2023-10-25T16:41:00Z"/>
              <w:rFonts w:ascii="Cambria" w:hAnsi="Cambria"/>
              <w:lang w:val="fr-ML"/>
            </w:rPr>
          </w:rPrChange>
        </w:rPr>
      </w:pPr>
    </w:p>
    <w:p w14:paraId="43FCC15C" w14:textId="77777777" w:rsidR="00D3265D" w:rsidRPr="007A4AFC" w:rsidRDefault="00D3265D" w:rsidP="00D3265D">
      <w:pPr>
        <w:widowControl w:val="0"/>
        <w:autoSpaceDE w:val="0"/>
        <w:autoSpaceDN w:val="0"/>
        <w:adjustRightInd w:val="0"/>
        <w:spacing w:line="240" w:lineRule="auto"/>
        <w:jc w:val="center"/>
        <w:rPr>
          <w:ins w:id="10825" w:author="Dr Mamadou SANOGO" w:date="2023-10-25T16:41:00Z"/>
          <w:rFonts w:ascii="Cambria" w:hAnsi="Cambria"/>
          <w:b/>
          <w:color w:val="000000" w:themeColor="text1"/>
          <w:sz w:val="40"/>
          <w:lang w:val="fr-ML"/>
          <w:rPrChange w:id="10826" w:author="Dr Mamadou SANOGO" w:date="2023-10-25T18:15:00Z">
            <w:rPr>
              <w:ins w:id="10827" w:author="Dr Mamadou SANOGO" w:date="2023-10-25T16:41:00Z"/>
              <w:rFonts w:ascii="Cambria" w:hAnsi="Cambria"/>
              <w:b/>
              <w:sz w:val="40"/>
              <w:lang w:val="fr-ML"/>
            </w:rPr>
          </w:rPrChange>
        </w:rPr>
      </w:pPr>
      <w:ins w:id="10828" w:author="Dr Mamadou SANOGO" w:date="2023-10-25T16:41:00Z">
        <w:r w:rsidRPr="007A4AFC">
          <w:rPr>
            <w:rFonts w:ascii="Cambria" w:hAnsi="Cambria"/>
            <w:b/>
            <w:color w:val="000000" w:themeColor="text1"/>
            <w:sz w:val="40"/>
            <w:lang w:val="fr-ML"/>
            <w:rPrChange w:id="10829" w:author="Dr Mamadou SANOGO" w:date="2023-10-25T18:15:00Z">
              <w:rPr>
                <w:rFonts w:ascii="Cambria" w:hAnsi="Cambria"/>
                <w:b/>
                <w:sz w:val="40"/>
                <w:lang w:val="fr-ML"/>
              </w:rPr>
            </w:rPrChange>
          </w:rPr>
          <w:t>Règlement intérieur de l’École Privée de Santé Félix Houphouët Boigny (EPSFé)</w:t>
        </w:r>
      </w:ins>
    </w:p>
    <w:p w14:paraId="5292D098" w14:textId="77777777" w:rsidR="00D3265D" w:rsidRPr="007A4AFC" w:rsidRDefault="00D3265D" w:rsidP="00D3265D">
      <w:pPr>
        <w:widowControl w:val="0"/>
        <w:autoSpaceDE w:val="0"/>
        <w:autoSpaceDN w:val="0"/>
        <w:adjustRightInd w:val="0"/>
        <w:spacing w:line="240" w:lineRule="auto"/>
        <w:rPr>
          <w:ins w:id="10830" w:author="Dr Mamadou SANOGO" w:date="2023-10-25T16:41:00Z"/>
          <w:rFonts w:ascii="Cambria" w:hAnsi="Cambria"/>
          <w:color w:val="000000" w:themeColor="text1"/>
          <w:lang w:val="fr-ML"/>
          <w:rPrChange w:id="10831" w:author="Dr Mamadou SANOGO" w:date="2023-10-25T18:15:00Z">
            <w:rPr>
              <w:ins w:id="10832" w:author="Dr Mamadou SANOGO" w:date="2023-10-25T16:41:00Z"/>
              <w:rFonts w:ascii="Cambria" w:hAnsi="Cambria"/>
              <w:lang w:val="fr-ML"/>
            </w:rPr>
          </w:rPrChange>
        </w:rPr>
      </w:pPr>
    </w:p>
    <w:p w14:paraId="65593FD1" w14:textId="77777777" w:rsidR="00D3265D" w:rsidRPr="007A4AFC" w:rsidRDefault="00D3265D" w:rsidP="00D3265D">
      <w:pPr>
        <w:widowControl w:val="0"/>
        <w:autoSpaceDE w:val="0"/>
        <w:autoSpaceDN w:val="0"/>
        <w:adjustRightInd w:val="0"/>
        <w:spacing w:line="240" w:lineRule="auto"/>
        <w:rPr>
          <w:ins w:id="10833" w:author="Dr Mamadou SANOGO" w:date="2023-10-25T16:41:00Z"/>
          <w:rFonts w:ascii="Cambria" w:hAnsi="Cambria"/>
          <w:color w:val="000000" w:themeColor="text1"/>
          <w:lang w:val="fr-ML"/>
          <w:rPrChange w:id="10834" w:author="Dr Mamadou SANOGO" w:date="2023-10-25T18:15:00Z">
            <w:rPr>
              <w:ins w:id="10835" w:author="Dr Mamadou SANOGO" w:date="2023-10-25T16:41:00Z"/>
              <w:rFonts w:ascii="Cambria" w:hAnsi="Cambria"/>
              <w:lang w:val="fr-ML"/>
            </w:rPr>
          </w:rPrChange>
        </w:rPr>
      </w:pPr>
    </w:p>
    <w:p w14:paraId="2BF224A5" w14:textId="77777777" w:rsidR="00D3265D" w:rsidRPr="007A4AFC" w:rsidRDefault="00D3265D" w:rsidP="00D3265D">
      <w:pPr>
        <w:widowControl w:val="0"/>
        <w:autoSpaceDE w:val="0"/>
        <w:autoSpaceDN w:val="0"/>
        <w:adjustRightInd w:val="0"/>
        <w:spacing w:line="240" w:lineRule="auto"/>
        <w:rPr>
          <w:ins w:id="10836" w:author="Dr Mamadou SANOGO" w:date="2023-10-25T16:41:00Z"/>
          <w:rFonts w:ascii="Cambria" w:hAnsi="Cambria"/>
          <w:color w:val="000000" w:themeColor="text1"/>
          <w:lang w:val="fr-ML"/>
          <w:rPrChange w:id="10837" w:author="Dr Mamadou SANOGO" w:date="2023-10-25T18:15:00Z">
            <w:rPr>
              <w:ins w:id="10838" w:author="Dr Mamadou SANOGO" w:date="2023-10-25T16:41:00Z"/>
              <w:rFonts w:ascii="Cambria" w:hAnsi="Cambria"/>
              <w:lang w:val="fr-ML"/>
            </w:rPr>
          </w:rPrChange>
        </w:rPr>
      </w:pPr>
    </w:p>
    <w:p w14:paraId="0374A11E" w14:textId="77777777" w:rsidR="00D3265D" w:rsidRPr="007A4AFC" w:rsidRDefault="00D3265D" w:rsidP="00D3265D">
      <w:pPr>
        <w:widowControl w:val="0"/>
        <w:autoSpaceDE w:val="0"/>
        <w:autoSpaceDN w:val="0"/>
        <w:adjustRightInd w:val="0"/>
        <w:spacing w:line="240" w:lineRule="auto"/>
        <w:rPr>
          <w:ins w:id="10839" w:author="Dr Mamadou SANOGO" w:date="2023-10-25T16:41:00Z"/>
          <w:rFonts w:ascii="Cambria" w:hAnsi="Cambria"/>
          <w:color w:val="000000" w:themeColor="text1"/>
          <w:lang w:val="fr-ML"/>
          <w:rPrChange w:id="10840" w:author="Dr Mamadou SANOGO" w:date="2023-10-25T18:15:00Z">
            <w:rPr>
              <w:ins w:id="10841" w:author="Dr Mamadou SANOGO" w:date="2023-10-25T16:41:00Z"/>
              <w:rFonts w:ascii="Cambria" w:hAnsi="Cambria"/>
              <w:lang w:val="fr-ML"/>
            </w:rPr>
          </w:rPrChange>
        </w:rPr>
      </w:pPr>
    </w:p>
    <w:p w14:paraId="2C55A0D7" w14:textId="77777777" w:rsidR="00D3265D" w:rsidRPr="007A4AFC" w:rsidRDefault="00D3265D" w:rsidP="00D3265D">
      <w:pPr>
        <w:widowControl w:val="0"/>
        <w:autoSpaceDE w:val="0"/>
        <w:autoSpaceDN w:val="0"/>
        <w:adjustRightInd w:val="0"/>
        <w:spacing w:line="240" w:lineRule="auto"/>
        <w:rPr>
          <w:ins w:id="10842" w:author="Dr Mamadou SANOGO" w:date="2023-10-25T16:41:00Z"/>
          <w:rFonts w:ascii="Cambria" w:hAnsi="Cambria"/>
          <w:color w:val="000000" w:themeColor="text1"/>
          <w:lang w:val="fr-ML"/>
          <w:rPrChange w:id="10843" w:author="Dr Mamadou SANOGO" w:date="2023-10-25T18:15:00Z">
            <w:rPr>
              <w:ins w:id="10844" w:author="Dr Mamadou SANOGO" w:date="2023-10-25T16:41:00Z"/>
              <w:rFonts w:ascii="Cambria" w:hAnsi="Cambria"/>
              <w:lang w:val="fr-ML"/>
            </w:rPr>
          </w:rPrChange>
        </w:rPr>
      </w:pPr>
    </w:p>
    <w:p w14:paraId="6C0820A2" w14:textId="77777777" w:rsidR="00D3265D" w:rsidRPr="007A4AFC" w:rsidRDefault="00D3265D" w:rsidP="00D3265D">
      <w:pPr>
        <w:widowControl w:val="0"/>
        <w:autoSpaceDE w:val="0"/>
        <w:autoSpaceDN w:val="0"/>
        <w:adjustRightInd w:val="0"/>
        <w:spacing w:line="240" w:lineRule="auto"/>
        <w:rPr>
          <w:ins w:id="10845" w:author="Dr Mamadou SANOGO" w:date="2023-10-25T16:41:00Z"/>
          <w:rFonts w:ascii="Cambria" w:hAnsi="Cambria"/>
          <w:color w:val="000000" w:themeColor="text1"/>
          <w:lang w:val="fr-ML"/>
          <w:rPrChange w:id="10846" w:author="Dr Mamadou SANOGO" w:date="2023-10-25T18:15:00Z">
            <w:rPr>
              <w:ins w:id="10847" w:author="Dr Mamadou SANOGO" w:date="2023-10-25T16:41:00Z"/>
              <w:rFonts w:ascii="Cambria" w:hAnsi="Cambria"/>
              <w:lang w:val="fr-ML"/>
            </w:rPr>
          </w:rPrChange>
        </w:rPr>
      </w:pPr>
    </w:p>
    <w:p w14:paraId="0ED8E077" w14:textId="77777777" w:rsidR="00D3265D" w:rsidRPr="007A4AFC" w:rsidRDefault="00D3265D" w:rsidP="00D3265D">
      <w:pPr>
        <w:widowControl w:val="0"/>
        <w:autoSpaceDE w:val="0"/>
        <w:autoSpaceDN w:val="0"/>
        <w:adjustRightInd w:val="0"/>
        <w:spacing w:line="240" w:lineRule="auto"/>
        <w:rPr>
          <w:ins w:id="10848" w:author="Dr Mamadou SANOGO" w:date="2023-10-25T16:41:00Z"/>
          <w:rFonts w:ascii="Cambria" w:hAnsi="Cambria"/>
          <w:color w:val="000000" w:themeColor="text1"/>
          <w:lang w:val="fr-ML"/>
          <w:rPrChange w:id="10849" w:author="Dr Mamadou SANOGO" w:date="2023-10-25T18:15:00Z">
            <w:rPr>
              <w:ins w:id="10850" w:author="Dr Mamadou SANOGO" w:date="2023-10-25T16:41:00Z"/>
              <w:rFonts w:ascii="Cambria" w:hAnsi="Cambria"/>
              <w:lang w:val="fr-ML"/>
            </w:rPr>
          </w:rPrChange>
        </w:rPr>
      </w:pPr>
    </w:p>
    <w:p w14:paraId="3127E137" w14:textId="77777777" w:rsidR="00D3265D" w:rsidRPr="007A4AFC" w:rsidRDefault="00D3265D" w:rsidP="00D3265D">
      <w:pPr>
        <w:widowControl w:val="0"/>
        <w:autoSpaceDE w:val="0"/>
        <w:autoSpaceDN w:val="0"/>
        <w:adjustRightInd w:val="0"/>
        <w:spacing w:line="240" w:lineRule="auto"/>
        <w:rPr>
          <w:ins w:id="10851" w:author="Dr Mamadou SANOGO" w:date="2023-10-25T16:41:00Z"/>
          <w:rFonts w:ascii="Cambria" w:hAnsi="Cambria"/>
          <w:color w:val="000000" w:themeColor="text1"/>
          <w:lang w:val="fr-ML"/>
          <w:rPrChange w:id="10852" w:author="Dr Mamadou SANOGO" w:date="2023-10-25T18:15:00Z">
            <w:rPr>
              <w:ins w:id="10853" w:author="Dr Mamadou SANOGO" w:date="2023-10-25T16:41:00Z"/>
              <w:rFonts w:ascii="Cambria" w:hAnsi="Cambria"/>
              <w:lang w:val="fr-ML"/>
            </w:rPr>
          </w:rPrChange>
        </w:rPr>
      </w:pPr>
    </w:p>
    <w:p w14:paraId="61F7C65B" w14:textId="77777777" w:rsidR="00D3265D" w:rsidRPr="007A4AFC" w:rsidRDefault="00D3265D" w:rsidP="00D3265D">
      <w:pPr>
        <w:widowControl w:val="0"/>
        <w:autoSpaceDE w:val="0"/>
        <w:autoSpaceDN w:val="0"/>
        <w:adjustRightInd w:val="0"/>
        <w:spacing w:line="240" w:lineRule="auto"/>
        <w:rPr>
          <w:ins w:id="10854" w:author="Dr Mamadou SANOGO" w:date="2023-10-25T16:41:00Z"/>
          <w:rFonts w:ascii="Cambria" w:hAnsi="Cambria"/>
          <w:color w:val="000000" w:themeColor="text1"/>
          <w:lang w:val="fr-ML"/>
          <w:rPrChange w:id="10855" w:author="Dr Mamadou SANOGO" w:date="2023-10-25T18:15:00Z">
            <w:rPr>
              <w:ins w:id="10856" w:author="Dr Mamadou SANOGO" w:date="2023-10-25T16:41:00Z"/>
              <w:rFonts w:ascii="Cambria" w:hAnsi="Cambria"/>
              <w:lang w:val="fr-ML"/>
            </w:rPr>
          </w:rPrChange>
        </w:rPr>
      </w:pPr>
    </w:p>
    <w:p w14:paraId="798186EB" w14:textId="77777777" w:rsidR="00D3265D" w:rsidRPr="007A4AFC" w:rsidRDefault="00D3265D" w:rsidP="00D3265D">
      <w:pPr>
        <w:widowControl w:val="0"/>
        <w:autoSpaceDE w:val="0"/>
        <w:autoSpaceDN w:val="0"/>
        <w:adjustRightInd w:val="0"/>
        <w:spacing w:line="240" w:lineRule="auto"/>
        <w:rPr>
          <w:ins w:id="10857" w:author="Dr Mamadou SANOGO" w:date="2023-10-25T16:41:00Z"/>
          <w:rFonts w:ascii="Cambria" w:hAnsi="Cambria"/>
          <w:color w:val="000000" w:themeColor="text1"/>
          <w:lang w:val="fr-ML"/>
          <w:rPrChange w:id="10858" w:author="Dr Mamadou SANOGO" w:date="2023-10-25T18:15:00Z">
            <w:rPr>
              <w:ins w:id="10859" w:author="Dr Mamadou SANOGO" w:date="2023-10-25T16:41:00Z"/>
              <w:rFonts w:ascii="Cambria" w:hAnsi="Cambria"/>
              <w:lang w:val="fr-ML"/>
            </w:rPr>
          </w:rPrChange>
        </w:rPr>
      </w:pPr>
    </w:p>
    <w:p w14:paraId="7921DADB" w14:textId="77777777" w:rsidR="00D3265D" w:rsidRPr="007A4AFC" w:rsidRDefault="00D3265D" w:rsidP="00D3265D">
      <w:pPr>
        <w:widowControl w:val="0"/>
        <w:autoSpaceDE w:val="0"/>
        <w:autoSpaceDN w:val="0"/>
        <w:adjustRightInd w:val="0"/>
        <w:spacing w:line="240" w:lineRule="auto"/>
        <w:rPr>
          <w:ins w:id="10860" w:author="Dr Mamadou SANOGO" w:date="2023-10-25T16:41:00Z"/>
          <w:rFonts w:ascii="Cambria" w:hAnsi="Cambria"/>
          <w:color w:val="000000" w:themeColor="text1"/>
          <w:lang w:val="fr-ML"/>
          <w:rPrChange w:id="10861" w:author="Dr Mamadou SANOGO" w:date="2023-10-25T18:15:00Z">
            <w:rPr>
              <w:ins w:id="10862" w:author="Dr Mamadou SANOGO" w:date="2023-10-25T16:41:00Z"/>
              <w:rFonts w:ascii="Cambria" w:hAnsi="Cambria"/>
              <w:lang w:val="fr-ML"/>
            </w:rPr>
          </w:rPrChange>
        </w:rPr>
      </w:pPr>
    </w:p>
    <w:p w14:paraId="22D5FC92" w14:textId="77777777" w:rsidR="00D3265D" w:rsidRPr="007A4AFC" w:rsidRDefault="00D3265D" w:rsidP="00D3265D">
      <w:pPr>
        <w:widowControl w:val="0"/>
        <w:autoSpaceDE w:val="0"/>
        <w:autoSpaceDN w:val="0"/>
        <w:adjustRightInd w:val="0"/>
        <w:spacing w:line="240" w:lineRule="auto"/>
        <w:rPr>
          <w:ins w:id="10863" w:author="Dr Mamadou SANOGO" w:date="2023-10-25T16:41:00Z"/>
          <w:rFonts w:ascii="Cambria" w:hAnsi="Cambria"/>
          <w:color w:val="000000" w:themeColor="text1"/>
          <w:lang w:val="fr-ML"/>
          <w:rPrChange w:id="10864" w:author="Dr Mamadou SANOGO" w:date="2023-10-25T18:15:00Z">
            <w:rPr>
              <w:ins w:id="10865" w:author="Dr Mamadou SANOGO" w:date="2023-10-25T16:41:00Z"/>
              <w:rFonts w:ascii="Cambria" w:hAnsi="Cambria"/>
              <w:lang w:val="fr-ML"/>
            </w:rPr>
          </w:rPrChange>
        </w:rPr>
      </w:pPr>
    </w:p>
    <w:p w14:paraId="06472E01" w14:textId="77777777" w:rsidR="00D3265D" w:rsidRPr="007A4AFC" w:rsidRDefault="00D3265D" w:rsidP="00D3265D">
      <w:pPr>
        <w:widowControl w:val="0"/>
        <w:autoSpaceDE w:val="0"/>
        <w:autoSpaceDN w:val="0"/>
        <w:adjustRightInd w:val="0"/>
        <w:spacing w:line="240" w:lineRule="auto"/>
        <w:rPr>
          <w:ins w:id="10866" w:author="Dr Mamadou SANOGO" w:date="2023-10-25T16:41:00Z"/>
          <w:rFonts w:ascii="Cambria" w:hAnsi="Cambria"/>
          <w:color w:val="000000" w:themeColor="text1"/>
          <w:lang w:val="fr-ML"/>
          <w:rPrChange w:id="10867" w:author="Dr Mamadou SANOGO" w:date="2023-10-25T18:15:00Z">
            <w:rPr>
              <w:ins w:id="10868" w:author="Dr Mamadou SANOGO" w:date="2023-10-25T16:41:00Z"/>
              <w:rFonts w:ascii="Cambria" w:hAnsi="Cambria"/>
              <w:lang w:val="fr-ML"/>
            </w:rPr>
          </w:rPrChange>
        </w:rPr>
      </w:pPr>
    </w:p>
    <w:p w14:paraId="73BCA258" w14:textId="77777777" w:rsidR="00D3265D" w:rsidRPr="007A4AFC" w:rsidRDefault="00D3265D" w:rsidP="00D3265D">
      <w:pPr>
        <w:widowControl w:val="0"/>
        <w:autoSpaceDE w:val="0"/>
        <w:autoSpaceDN w:val="0"/>
        <w:adjustRightInd w:val="0"/>
        <w:spacing w:line="240" w:lineRule="auto"/>
        <w:rPr>
          <w:ins w:id="10869" w:author="Dr Mamadou SANOGO" w:date="2023-10-25T16:41:00Z"/>
          <w:rFonts w:ascii="Cambria" w:hAnsi="Cambria"/>
          <w:color w:val="000000" w:themeColor="text1"/>
          <w:lang w:val="fr-ML"/>
          <w:rPrChange w:id="10870" w:author="Dr Mamadou SANOGO" w:date="2023-10-25T18:15:00Z">
            <w:rPr>
              <w:ins w:id="10871" w:author="Dr Mamadou SANOGO" w:date="2023-10-25T16:41:00Z"/>
              <w:rFonts w:ascii="Cambria" w:hAnsi="Cambria"/>
              <w:lang w:val="fr-ML"/>
            </w:rPr>
          </w:rPrChange>
        </w:rPr>
      </w:pPr>
    </w:p>
    <w:p w14:paraId="26ACFCD6" w14:textId="77777777" w:rsidR="00D3265D" w:rsidRPr="007A4AFC" w:rsidRDefault="00D3265D" w:rsidP="00D3265D">
      <w:pPr>
        <w:widowControl w:val="0"/>
        <w:autoSpaceDE w:val="0"/>
        <w:autoSpaceDN w:val="0"/>
        <w:adjustRightInd w:val="0"/>
        <w:spacing w:line="240" w:lineRule="auto"/>
        <w:rPr>
          <w:ins w:id="10872" w:author="Dr Mamadou SANOGO" w:date="2023-10-25T16:41:00Z"/>
          <w:rFonts w:ascii="Cambria" w:hAnsi="Cambria"/>
          <w:color w:val="000000" w:themeColor="text1"/>
          <w:lang w:val="fr-ML"/>
          <w:rPrChange w:id="10873" w:author="Dr Mamadou SANOGO" w:date="2023-10-25T18:15:00Z">
            <w:rPr>
              <w:ins w:id="10874" w:author="Dr Mamadou SANOGO" w:date="2023-10-25T16:41:00Z"/>
              <w:rFonts w:ascii="Cambria" w:hAnsi="Cambria"/>
              <w:lang w:val="fr-ML"/>
            </w:rPr>
          </w:rPrChange>
        </w:rPr>
      </w:pPr>
    </w:p>
    <w:p w14:paraId="556C62C0" w14:textId="77777777" w:rsidR="00D3265D" w:rsidRPr="007A4AFC" w:rsidRDefault="00D3265D" w:rsidP="00D3265D">
      <w:pPr>
        <w:widowControl w:val="0"/>
        <w:autoSpaceDE w:val="0"/>
        <w:autoSpaceDN w:val="0"/>
        <w:adjustRightInd w:val="0"/>
        <w:spacing w:line="240" w:lineRule="auto"/>
        <w:rPr>
          <w:ins w:id="10875" w:author="Dr Mamadou SANOGO" w:date="2023-10-25T16:41:00Z"/>
          <w:rFonts w:ascii="Cambria" w:hAnsi="Cambria"/>
          <w:color w:val="000000" w:themeColor="text1"/>
          <w:lang w:val="fr-ML"/>
          <w:rPrChange w:id="10876" w:author="Dr Mamadou SANOGO" w:date="2023-10-25T18:15:00Z">
            <w:rPr>
              <w:ins w:id="10877" w:author="Dr Mamadou SANOGO" w:date="2023-10-25T16:41:00Z"/>
              <w:rFonts w:ascii="Cambria" w:hAnsi="Cambria"/>
              <w:lang w:val="fr-ML"/>
            </w:rPr>
          </w:rPrChange>
        </w:rPr>
      </w:pPr>
    </w:p>
    <w:p w14:paraId="3A1544C1" w14:textId="77777777" w:rsidR="00D3265D" w:rsidRPr="007A4AFC" w:rsidRDefault="00D3265D" w:rsidP="00D3265D">
      <w:pPr>
        <w:widowControl w:val="0"/>
        <w:autoSpaceDE w:val="0"/>
        <w:autoSpaceDN w:val="0"/>
        <w:adjustRightInd w:val="0"/>
        <w:spacing w:line="240" w:lineRule="auto"/>
        <w:rPr>
          <w:ins w:id="10878" w:author="Dr Mamadou SANOGO" w:date="2023-10-25T16:41:00Z"/>
          <w:rFonts w:ascii="Cambria" w:hAnsi="Cambria"/>
          <w:color w:val="000000" w:themeColor="text1"/>
          <w:lang w:val="fr-ML"/>
          <w:rPrChange w:id="10879" w:author="Dr Mamadou SANOGO" w:date="2023-10-25T18:15:00Z">
            <w:rPr>
              <w:ins w:id="10880" w:author="Dr Mamadou SANOGO" w:date="2023-10-25T16:41:00Z"/>
              <w:rFonts w:ascii="Cambria" w:hAnsi="Cambria"/>
              <w:lang w:val="fr-ML"/>
            </w:rPr>
          </w:rPrChange>
        </w:rPr>
      </w:pPr>
    </w:p>
    <w:p w14:paraId="5CFB7442" w14:textId="77777777" w:rsidR="00D3265D" w:rsidRPr="007A4AFC" w:rsidRDefault="00D3265D" w:rsidP="00D3265D">
      <w:pPr>
        <w:widowControl w:val="0"/>
        <w:autoSpaceDE w:val="0"/>
        <w:autoSpaceDN w:val="0"/>
        <w:adjustRightInd w:val="0"/>
        <w:spacing w:line="240" w:lineRule="auto"/>
        <w:rPr>
          <w:ins w:id="10881" w:author="Dr Mamadou SANOGO" w:date="2023-10-25T16:41:00Z"/>
          <w:rFonts w:ascii="Cambria" w:hAnsi="Cambria"/>
          <w:color w:val="000000" w:themeColor="text1"/>
          <w:lang w:val="fr-ML"/>
          <w:rPrChange w:id="10882" w:author="Dr Mamadou SANOGO" w:date="2023-10-25T18:15:00Z">
            <w:rPr>
              <w:ins w:id="10883" w:author="Dr Mamadou SANOGO" w:date="2023-10-25T16:41:00Z"/>
              <w:rFonts w:ascii="Cambria" w:hAnsi="Cambria"/>
              <w:lang w:val="fr-ML"/>
            </w:rPr>
          </w:rPrChange>
        </w:rPr>
      </w:pPr>
    </w:p>
    <w:p w14:paraId="17D16DF5" w14:textId="77777777" w:rsidR="00D3265D" w:rsidRPr="007A4AFC" w:rsidRDefault="00D3265D" w:rsidP="00D3265D">
      <w:pPr>
        <w:widowControl w:val="0"/>
        <w:autoSpaceDE w:val="0"/>
        <w:autoSpaceDN w:val="0"/>
        <w:adjustRightInd w:val="0"/>
        <w:spacing w:line="240" w:lineRule="auto"/>
        <w:rPr>
          <w:ins w:id="10884" w:author="Dr Mamadou SANOGO" w:date="2023-10-25T16:41:00Z"/>
          <w:rFonts w:ascii="Cambria" w:hAnsi="Cambria"/>
          <w:color w:val="000000" w:themeColor="text1"/>
          <w:lang w:val="fr-ML"/>
          <w:rPrChange w:id="10885" w:author="Dr Mamadou SANOGO" w:date="2023-10-25T18:15:00Z">
            <w:rPr>
              <w:ins w:id="10886" w:author="Dr Mamadou SANOGO" w:date="2023-10-25T16:41:00Z"/>
              <w:rFonts w:ascii="Cambria" w:hAnsi="Cambria"/>
              <w:lang w:val="fr-ML"/>
            </w:rPr>
          </w:rPrChange>
        </w:rPr>
      </w:pPr>
    </w:p>
    <w:p w14:paraId="58741ADB" w14:textId="77777777" w:rsidR="00D3265D" w:rsidRPr="007A4AFC" w:rsidRDefault="00D3265D" w:rsidP="00D3265D">
      <w:pPr>
        <w:widowControl w:val="0"/>
        <w:autoSpaceDE w:val="0"/>
        <w:autoSpaceDN w:val="0"/>
        <w:adjustRightInd w:val="0"/>
        <w:spacing w:line="240" w:lineRule="auto"/>
        <w:rPr>
          <w:ins w:id="10887" w:author="Dr Mamadou SANOGO" w:date="2023-10-25T16:41:00Z"/>
          <w:rFonts w:ascii="Cambria" w:hAnsi="Cambria"/>
          <w:color w:val="000000" w:themeColor="text1"/>
          <w:lang w:val="fr-ML"/>
          <w:rPrChange w:id="10888" w:author="Dr Mamadou SANOGO" w:date="2023-10-25T18:15:00Z">
            <w:rPr>
              <w:ins w:id="10889" w:author="Dr Mamadou SANOGO" w:date="2023-10-25T16:41:00Z"/>
              <w:rFonts w:ascii="Cambria" w:hAnsi="Cambria"/>
              <w:lang w:val="fr-ML"/>
            </w:rPr>
          </w:rPrChange>
        </w:rPr>
      </w:pPr>
    </w:p>
    <w:p w14:paraId="36D37694" w14:textId="7C37BF10" w:rsidR="00D3265D" w:rsidRDefault="00D3265D" w:rsidP="00DA7BA7">
      <w:pPr>
        <w:widowControl w:val="0"/>
        <w:autoSpaceDE w:val="0"/>
        <w:autoSpaceDN w:val="0"/>
        <w:adjustRightInd w:val="0"/>
        <w:spacing w:line="240" w:lineRule="auto"/>
        <w:jc w:val="right"/>
        <w:rPr>
          <w:ins w:id="10890" w:author="Dr Mamadou SANOGO" w:date="2023-10-27T14:05:00Z"/>
          <w:rFonts w:ascii="Cambria" w:hAnsi="Cambria" w:cs="Arial"/>
          <w:b/>
          <w:i/>
          <w:color w:val="000000" w:themeColor="text1"/>
          <w:lang w:val="fr-ML"/>
        </w:rPr>
      </w:pPr>
      <w:ins w:id="10891" w:author="Dr Mamadou SANOGO" w:date="2023-10-25T16:41:00Z">
        <w:r w:rsidRPr="007A4AFC">
          <w:rPr>
            <w:rFonts w:ascii="Cambria" w:hAnsi="Cambria" w:cs="Arial"/>
            <w:b/>
            <w:i/>
            <w:color w:val="000000" w:themeColor="text1"/>
            <w:lang w:val="fr-ML"/>
            <w:rPrChange w:id="10892" w:author="Dr Mamadou SANOGO" w:date="2023-10-25T18:15:00Z">
              <w:rPr>
                <w:rFonts w:ascii="Cambria" w:hAnsi="Cambria" w:cs="Arial"/>
                <w:b/>
                <w:i/>
                <w:lang w:val="fr-ML"/>
              </w:rPr>
            </w:rPrChange>
          </w:rPr>
          <w:t>Approuvé par le Conseil D’Orientation</w:t>
        </w:r>
      </w:ins>
    </w:p>
    <w:p w14:paraId="01A9C400" w14:textId="524EAC68" w:rsidR="006778CD" w:rsidRDefault="006778CD" w:rsidP="00DA7BA7">
      <w:pPr>
        <w:widowControl w:val="0"/>
        <w:autoSpaceDE w:val="0"/>
        <w:autoSpaceDN w:val="0"/>
        <w:adjustRightInd w:val="0"/>
        <w:spacing w:line="240" w:lineRule="auto"/>
        <w:jc w:val="right"/>
        <w:rPr>
          <w:ins w:id="10893" w:author="Dr Mamadou SANOGO" w:date="2023-10-27T14:05:00Z"/>
          <w:rFonts w:ascii="Cambria" w:hAnsi="Cambria" w:cs="Arial"/>
          <w:b/>
          <w:i/>
          <w:color w:val="000000" w:themeColor="text1"/>
          <w:lang w:val="fr-ML"/>
        </w:rPr>
      </w:pPr>
    </w:p>
    <w:p w14:paraId="2F38F3DD" w14:textId="0B14A4AF" w:rsidR="006778CD" w:rsidRDefault="006778CD" w:rsidP="00DA7BA7">
      <w:pPr>
        <w:widowControl w:val="0"/>
        <w:autoSpaceDE w:val="0"/>
        <w:autoSpaceDN w:val="0"/>
        <w:adjustRightInd w:val="0"/>
        <w:spacing w:line="240" w:lineRule="auto"/>
        <w:jc w:val="right"/>
        <w:rPr>
          <w:ins w:id="10894" w:author="Dr Mamadou SANOGO" w:date="2023-10-27T14:05:00Z"/>
          <w:rFonts w:ascii="Cambria" w:hAnsi="Cambria" w:cs="Arial"/>
          <w:b/>
          <w:i/>
          <w:color w:val="000000" w:themeColor="text1"/>
          <w:lang w:val="fr-ML"/>
        </w:rPr>
      </w:pPr>
    </w:p>
    <w:p w14:paraId="31FE7643" w14:textId="4D088210" w:rsidR="006778CD" w:rsidRDefault="006778CD" w:rsidP="00DA7BA7">
      <w:pPr>
        <w:widowControl w:val="0"/>
        <w:autoSpaceDE w:val="0"/>
        <w:autoSpaceDN w:val="0"/>
        <w:adjustRightInd w:val="0"/>
        <w:spacing w:line="240" w:lineRule="auto"/>
        <w:jc w:val="right"/>
        <w:rPr>
          <w:ins w:id="10895" w:author="Dr Mamadou SANOGO" w:date="2023-10-27T14:05:00Z"/>
          <w:rFonts w:ascii="Cambria" w:hAnsi="Cambria" w:cs="Arial"/>
          <w:b/>
          <w:i/>
          <w:color w:val="000000" w:themeColor="text1"/>
          <w:lang w:val="fr-ML"/>
        </w:rPr>
      </w:pPr>
    </w:p>
    <w:p w14:paraId="5A728C75" w14:textId="15993F96" w:rsidR="006778CD" w:rsidRDefault="006778CD" w:rsidP="00DA7BA7">
      <w:pPr>
        <w:widowControl w:val="0"/>
        <w:autoSpaceDE w:val="0"/>
        <w:autoSpaceDN w:val="0"/>
        <w:adjustRightInd w:val="0"/>
        <w:spacing w:line="240" w:lineRule="auto"/>
        <w:jc w:val="right"/>
        <w:rPr>
          <w:ins w:id="10896" w:author="Dr Mamadou SANOGO" w:date="2023-10-27T14:05:00Z"/>
          <w:rFonts w:ascii="Cambria" w:hAnsi="Cambria" w:cs="Arial"/>
          <w:b/>
          <w:i/>
          <w:color w:val="000000" w:themeColor="text1"/>
          <w:lang w:val="fr-ML"/>
        </w:rPr>
      </w:pPr>
    </w:p>
    <w:p w14:paraId="332907C1" w14:textId="48544142" w:rsidR="006778CD" w:rsidRDefault="006778CD" w:rsidP="00DA7BA7">
      <w:pPr>
        <w:widowControl w:val="0"/>
        <w:autoSpaceDE w:val="0"/>
        <w:autoSpaceDN w:val="0"/>
        <w:adjustRightInd w:val="0"/>
        <w:spacing w:line="240" w:lineRule="auto"/>
        <w:jc w:val="right"/>
        <w:rPr>
          <w:ins w:id="10897" w:author="Dr Mamadou SANOGO" w:date="2023-10-27T14:05:00Z"/>
          <w:rFonts w:ascii="Cambria" w:hAnsi="Cambria" w:cs="Arial"/>
          <w:b/>
          <w:i/>
          <w:color w:val="000000" w:themeColor="text1"/>
          <w:lang w:val="fr-ML"/>
        </w:rPr>
      </w:pPr>
    </w:p>
    <w:p w14:paraId="63584F20" w14:textId="77777777" w:rsidR="006778CD" w:rsidRPr="00DA7BA7" w:rsidRDefault="006778CD">
      <w:pPr>
        <w:widowControl w:val="0"/>
        <w:autoSpaceDE w:val="0"/>
        <w:autoSpaceDN w:val="0"/>
        <w:adjustRightInd w:val="0"/>
        <w:spacing w:line="240" w:lineRule="auto"/>
        <w:jc w:val="right"/>
        <w:rPr>
          <w:ins w:id="10898" w:author="Dr Mamadou SANOGO" w:date="2023-10-25T16:41:00Z"/>
          <w:rFonts w:ascii="Cambria" w:hAnsi="Cambria" w:cs="Arial"/>
          <w:b/>
          <w:i/>
          <w:color w:val="000000" w:themeColor="text1"/>
          <w:lang w:val="fr-ML"/>
          <w:rPrChange w:id="10899" w:author="Dr Mamadou SANOGO" w:date="2023-10-27T11:44:00Z">
            <w:rPr>
              <w:ins w:id="10900" w:author="Dr Mamadou SANOGO" w:date="2023-10-25T16:41:00Z"/>
              <w:rFonts w:ascii="Cambria" w:hAnsi="Cambria" w:cs="Arial"/>
              <w:lang w:val="fr-ML"/>
            </w:rPr>
          </w:rPrChange>
        </w:rPr>
        <w:pPrChange w:id="10901" w:author="Dr Mamadou SANOGO" w:date="2023-10-27T11:44:00Z">
          <w:pPr>
            <w:widowControl w:val="0"/>
            <w:autoSpaceDE w:val="0"/>
            <w:autoSpaceDN w:val="0"/>
            <w:adjustRightInd w:val="0"/>
            <w:spacing w:line="240" w:lineRule="auto"/>
          </w:pPr>
        </w:pPrChange>
      </w:pPr>
    </w:p>
    <w:p w14:paraId="6978CFA6" w14:textId="3EF7036D" w:rsidR="00D3265D" w:rsidRPr="007A4AFC" w:rsidRDefault="00D3265D" w:rsidP="00D3265D">
      <w:pPr>
        <w:widowControl w:val="0"/>
        <w:autoSpaceDE w:val="0"/>
        <w:autoSpaceDN w:val="0"/>
        <w:adjustRightInd w:val="0"/>
        <w:spacing w:line="240" w:lineRule="auto"/>
        <w:rPr>
          <w:ins w:id="10902" w:author="Dr Mamadou SANOGO" w:date="2023-10-25T16:41:00Z"/>
          <w:rFonts w:ascii="Cambria" w:hAnsi="Cambria" w:cs="Arial"/>
          <w:color w:val="000000" w:themeColor="text1"/>
          <w:lang w:val="fr-ML"/>
          <w:rPrChange w:id="10903" w:author="Dr Mamadou SANOGO" w:date="2023-10-25T18:15:00Z">
            <w:rPr>
              <w:ins w:id="10904" w:author="Dr Mamadou SANOGO" w:date="2023-10-25T16:41:00Z"/>
              <w:rFonts w:ascii="Cambria" w:hAnsi="Cambria" w:cs="Arial"/>
              <w:lang w:val="fr-ML"/>
            </w:rPr>
          </w:rPrChange>
        </w:rPr>
      </w:pPr>
      <w:ins w:id="10905" w:author="Dr Mamadou SANOGO" w:date="2023-10-25T16:41:00Z">
        <w:r w:rsidRPr="007A4AFC">
          <w:rPr>
            <w:rFonts w:ascii="Cambria" w:hAnsi="Cambria" w:cs="Arial"/>
            <w:b/>
            <w:bCs/>
            <w:color w:val="000000" w:themeColor="text1"/>
            <w:lang w:val="fr-ML"/>
            <w:rPrChange w:id="10906" w:author="Dr Mamadou SANOGO" w:date="2023-10-25T18:15:00Z">
              <w:rPr>
                <w:rFonts w:ascii="Cambria" w:hAnsi="Cambria" w:cs="Arial"/>
                <w:b/>
                <w:bCs/>
                <w:lang w:val="fr-ML"/>
              </w:rPr>
            </w:rPrChange>
          </w:rPr>
          <w:t>PREAMBULE</w:t>
        </w:r>
      </w:ins>
    </w:p>
    <w:p w14:paraId="5AC302DF" w14:textId="77777777" w:rsidR="00D3265D" w:rsidRPr="007A4AFC" w:rsidRDefault="00D3265D" w:rsidP="00D3265D">
      <w:pPr>
        <w:widowControl w:val="0"/>
        <w:autoSpaceDE w:val="0"/>
        <w:autoSpaceDN w:val="0"/>
        <w:adjustRightInd w:val="0"/>
        <w:spacing w:line="240" w:lineRule="auto"/>
        <w:rPr>
          <w:ins w:id="10907" w:author="Dr Mamadou SANOGO" w:date="2023-10-25T16:41:00Z"/>
          <w:rFonts w:ascii="Cambria" w:hAnsi="Cambria" w:cs="Arial"/>
          <w:color w:val="000000" w:themeColor="text1"/>
          <w:lang w:val="fr-ML"/>
          <w:rPrChange w:id="10908" w:author="Dr Mamadou SANOGO" w:date="2023-10-25T18:15:00Z">
            <w:rPr>
              <w:ins w:id="10909" w:author="Dr Mamadou SANOGO" w:date="2023-10-25T16:41:00Z"/>
              <w:rFonts w:ascii="Cambria" w:hAnsi="Cambria" w:cs="Arial"/>
              <w:lang w:val="fr-ML"/>
            </w:rPr>
          </w:rPrChange>
        </w:rPr>
      </w:pPr>
      <w:ins w:id="10910" w:author="Dr Mamadou SANOGO" w:date="2023-10-25T16:41:00Z">
        <w:r w:rsidRPr="007A4AFC">
          <w:rPr>
            <w:rFonts w:ascii="Cambria" w:hAnsi="Cambria" w:cs="Arial"/>
            <w:color w:val="000000" w:themeColor="text1"/>
            <w:lang w:val="fr-ML"/>
            <w:rPrChange w:id="10911" w:author="Dr Mamadou SANOGO" w:date="2023-10-25T18:15:00Z">
              <w:rPr>
                <w:rFonts w:ascii="Cambria" w:hAnsi="Cambria" w:cs="Arial"/>
                <w:lang w:val="fr-ML"/>
              </w:rPr>
            </w:rPrChange>
          </w:rPr>
          <w:t>Le service privé de l’enseignement supérieur est laïc et indépendant de toute emprise politique, économique, religieuse ou idéologique ; il tend à l’objectivité du savoir ; il respecte la diversité des opinions. Le principe de laïcité de l’enseignement privé est un principe à valeur constitutionnelle.</w:t>
        </w:r>
      </w:ins>
    </w:p>
    <w:p w14:paraId="0652109D" w14:textId="77777777" w:rsidR="00D3265D" w:rsidRPr="007A4AFC" w:rsidRDefault="00D3265D" w:rsidP="00D3265D">
      <w:pPr>
        <w:widowControl w:val="0"/>
        <w:autoSpaceDE w:val="0"/>
        <w:autoSpaceDN w:val="0"/>
        <w:adjustRightInd w:val="0"/>
        <w:spacing w:line="240" w:lineRule="auto"/>
        <w:rPr>
          <w:ins w:id="10912" w:author="Dr Mamadou SANOGO" w:date="2023-10-25T16:41:00Z"/>
          <w:rFonts w:ascii="Cambria" w:hAnsi="Cambria" w:cs="Arial"/>
          <w:color w:val="000000" w:themeColor="text1"/>
          <w:sz w:val="10"/>
          <w:lang w:val="fr-ML"/>
          <w:rPrChange w:id="10913" w:author="Dr Mamadou SANOGO" w:date="2023-10-25T18:15:00Z">
            <w:rPr>
              <w:ins w:id="10914" w:author="Dr Mamadou SANOGO" w:date="2023-10-25T16:41:00Z"/>
              <w:rFonts w:ascii="Cambria" w:hAnsi="Cambria" w:cs="Arial"/>
              <w:sz w:val="10"/>
              <w:lang w:val="fr-ML"/>
            </w:rPr>
          </w:rPrChange>
        </w:rPr>
      </w:pPr>
    </w:p>
    <w:p w14:paraId="15540438" w14:textId="77777777" w:rsidR="00D3265D" w:rsidRPr="007A4AFC" w:rsidRDefault="00D3265D" w:rsidP="00D3265D">
      <w:pPr>
        <w:widowControl w:val="0"/>
        <w:autoSpaceDE w:val="0"/>
        <w:autoSpaceDN w:val="0"/>
        <w:adjustRightInd w:val="0"/>
        <w:spacing w:line="240" w:lineRule="auto"/>
        <w:rPr>
          <w:ins w:id="10915" w:author="Dr Mamadou SANOGO" w:date="2023-10-25T16:41:00Z"/>
          <w:rFonts w:ascii="Cambria" w:hAnsi="Cambria" w:cs="Arial"/>
          <w:color w:val="000000" w:themeColor="text1"/>
          <w:lang w:val="fr-ML"/>
          <w:rPrChange w:id="10916" w:author="Dr Mamadou SANOGO" w:date="2023-10-25T18:15:00Z">
            <w:rPr>
              <w:ins w:id="10917" w:author="Dr Mamadou SANOGO" w:date="2023-10-25T16:41:00Z"/>
              <w:rFonts w:ascii="Cambria" w:hAnsi="Cambria" w:cs="Arial"/>
              <w:lang w:val="fr-ML"/>
            </w:rPr>
          </w:rPrChange>
        </w:rPr>
      </w:pPr>
      <w:ins w:id="10918" w:author="Dr Mamadou SANOGO" w:date="2023-10-25T16:41:00Z">
        <w:r w:rsidRPr="007A4AFC">
          <w:rPr>
            <w:rFonts w:ascii="Cambria" w:hAnsi="Cambria" w:cs="Arial"/>
            <w:b/>
            <w:bCs/>
            <w:color w:val="000000" w:themeColor="text1"/>
            <w:lang w:val="fr-ML"/>
            <w:rPrChange w:id="10919" w:author="Dr Mamadou SANOGO" w:date="2023-10-25T18:15:00Z">
              <w:rPr>
                <w:rFonts w:ascii="Cambria" w:hAnsi="Cambria" w:cs="Arial"/>
                <w:b/>
                <w:bCs/>
                <w:lang w:val="fr-ML"/>
              </w:rPr>
            </w:rPrChange>
          </w:rPr>
          <w:t>Article 1 - Champ d’application</w:t>
        </w:r>
      </w:ins>
    </w:p>
    <w:p w14:paraId="5332A020" w14:textId="77777777" w:rsidR="00D3265D" w:rsidRPr="007A4AFC" w:rsidRDefault="00D3265D" w:rsidP="00D3265D">
      <w:pPr>
        <w:widowControl w:val="0"/>
        <w:autoSpaceDE w:val="0"/>
        <w:autoSpaceDN w:val="0"/>
        <w:adjustRightInd w:val="0"/>
        <w:spacing w:line="240" w:lineRule="auto"/>
        <w:rPr>
          <w:ins w:id="10920" w:author="Dr Mamadou SANOGO" w:date="2023-10-25T16:41:00Z"/>
          <w:rFonts w:ascii="Cambria" w:hAnsi="Cambria" w:cs="Arial"/>
          <w:color w:val="000000" w:themeColor="text1"/>
          <w:lang w:val="fr-ML"/>
          <w:rPrChange w:id="10921" w:author="Dr Mamadou SANOGO" w:date="2023-10-25T18:15:00Z">
            <w:rPr>
              <w:ins w:id="10922" w:author="Dr Mamadou SANOGO" w:date="2023-10-25T16:41:00Z"/>
              <w:rFonts w:ascii="Cambria" w:hAnsi="Cambria" w:cs="Arial"/>
              <w:lang w:val="fr-ML"/>
            </w:rPr>
          </w:rPrChange>
        </w:rPr>
      </w:pPr>
      <w:ins w:id="10923" w:author="Dr Mamadou SANOGO" w:date="2023-10-25T16:41:00Z">
        <w:r w:rsidRPr="007A4AFC">
          <w:rPr>
            <w:rFonts w:ascii="Cambria" w:hAnsi="Cambria" w:cs="Arial"/>
            <w:color w:val="000000" w:themeColor="text1"/>
            <w:lang w:val="fr-ML"/>
            <w:rPrChange w:id="10924" w:author="Dr Mamadou SANOGO" w:date="2023-10-25T18:15:00Z">
              <w:rPr>
                <w:rFonts w:ascii="Cambria" w:hAnsi="Cambria" w:cs="Arial"/>
                <w:lang w:val="fr-ML"/>
              </w:rPr>
            </w:rPrChange>
          </w:rPr>
          <w:t>Les dispositions du présent règlement intérieur ont vocation à s’appliquer :</w:t>
        </w:r>
      </w:ins>
    </w:p>
    <w:p w14:paraId="5835C5EA" w14:textId="77777777" w:rsidR="00D3265D" w:rsidRPr="007A4AFC" w:rsidRDefault="00D3265D" w:rsidP="00D3265D">
      <w:pPr>
        <w:widowControl w:val="0"/>
        <w:autoSpaceDE w:val="0"/>
        <w:autoSpaceDN w:val="0"/>
        <w:adjustRightInd w:val="0"/>
        <w:spacing w:line="240" w:lineRule="auto"/>
        <w:rPr>
          <w:ins w:id="10925" w:author="Dr Mamadou SANOGO" w:date="2023-10-25T16:41:00Z"/>
          <w:rFonts w:ascii="Cambria" w:hAnsi="Cambria" w:cs="Arial"/>
          <w:color w:val="000000" w:themeColor="text1"/>
          <w:lang w:val="fr-ML"/>
          <w:rPrChange w:id="10926" w:author="Dr Mamadou SANOGO" w:date="2023-10-25T18:15:00Z">
            <w:rPr>
              <w:ins w:id="10927" w:author="Dr Mamadou SANOGO" w:date="2023-10-25T16:41:00Z"/>
              <w:rFonts w:ascii="Cambria" w:hAnsi="Cambria" w:cs="Arial"/>
              <w:lang w:val="fr-ML"/>
            </w:rPr>
          </w:rPrChange>
        </w:rPr>
      </w:pPr>
      <w:ins w:id="10928" w:author="Dr Mamadou SANOGO" w:date="2023-10-25T16:41:00Z">
        <w:r w:rsidRPr="007A4AFC">
          <w:rPr>
            <w:rFonts w:ascii="Cambria" w:hAnsi="Cambria" w:cs="Arial"/>
            <w:color w:val="000000" w:themeColor="text1"/>
            <w:lang w:val="fr-ML"/>
            <w:rPrChange w:id="10929" w:author="Dr Mamadou SANOGO" w:date="2023-10-25T18:15:00Z">
              <w:rPr>
                <w:rFonts w:ascii="Cambria" w:hAnsi="Cambria" w:cs="Arial"/>
                <w:lang w:val="fr-ML"/>
              </w:rPr>
            </w:rPrChange>
          </w:rPr>
          <w:t xml:space="preserve">- à l’ensemble des usagers de </w:t>
        </w:r>
        <w:r w:rsidRPr="007A4AFC">
          <w:rPr>
            <w:rFonts w:ascii="Cambria" w:hAnsi="Cambria" w:cs="Arial"/>
            <w:bCs/>
            <w:color w:val="000000" w:themeColor="text1"/>
            <w:lang w:val="fr-ML"/>
            <w:rPrChange w:id="10930" w:author="Dr Mamadou SANOGO" w:date="2023-10-25T18:15:00Z">
              <w:rPr>
                <w:rFonts w:ascii="Cambria" w:hAnsi="Cambria" w:cs="Arial"/>
                <w:bCs/>
                <w:lang w:val="fr-ML"/>
              </w:rPr>
            </w:rPrChange>
          </w:rPr>
          <w:t>l’École Privée de Santé Félix Houphouët Boigny</w:t>
        </w:r>
        <w:r w:rsidRPr="007A4AFC">
          <w:rPr>
            <w:rFonts w:ascii="Cambria" w:hAnsi="Cambria" w:cs="Arial"/>
            <w:b/>
            <w:bCs/>
            <w:color w:val="000000" w:themeColor="text1"/>
            <w:lang w:val="fr-ML"/>
            <w:rPrChange w:id="10931" w:author="Dr Mamadou SANOGO" w:date="2023-10-25T18:15:00Z">
              <w:rPr>
                <w:rFonts w:ascii="Cambria" w:hAnsi="Cambria" w:cs="Arial"/>
                <w:b/>
                <w:bCs/>
                <w:lang w:val="fr-ML"/>
              </w:rPr>
            </w:rPrChange>
          </w:rPr>
          <w:t xml:space="preserve">, </w:t>
        </w:r>
        <w:r w:rsidRPr="007A4AFC">
          <w:rPr>
            <w:rFonts w:ascii="Cambria" w:hAnsi="Cambria" w:cs="Arial"/>
            <w:color w:val="000000" w:themeColor="text1"/>
            <w:lang w:val="fr-ML"/>
            <w:rPrChange w:id="10932" w:author="Dr Mamadou SANOGO" w:date="2023-10-25T18:15:00Z">
              <w:rPr>
                <w:rFonts w:ascii="Cambria" w:hAnsi="Cambria" w:cs="Arial"/>
                <w:lang w:val="fr-ML"/>
              </w:rPr>
            </w:rPrChange>
          </w:rPr>
          <w:t>notamment aux étudiants ;</w:t>
        </w:r>
      </w:ins>
    </w:p>
    <w:p w14:paraId="21F67721" w14:textId="77777777" w:rsidR="00D3265D" w:rsidRPr="007A4AFC" w:rsidRDefault="00D3265D" w:rsidP="00D3265D">
      <w:pPr>
        <w:widowControl w:val="0"/>
        <w:autoSpaceDE w:val="0"/>
        <w:autoSpaceDN w:val="0"/>
        <w:adjustRightInd w:val="0"/>
        <w:spacing w:line="240" w:lineRule="auto"/>
        <w:rPr>
          <w:ins w:id="10933" w:author="Dr Mamadou SANOGO" w:date="2023-10-25T16:41:00Z"/>
          <w:rFonts w:ascii="Cambria" w:hAnsi="Cambria" w:cs="Arial"/>
          <w:color w:val="000000" w:themeColor="text1"/>
          <w:lang w:val="fr-ML"/>
          <w:rPrChange w:id="10934" w:author="Dr Mamadou SANOGO" w:date="2023-10-25T18:15:00Z">
            <w:rPr>
              <w:ins w:id="10935" w:author="Dr Mamadou SANOGO" w:date="2023-10-25T16:41:00Z"/>
              <w:rFonts w:ascii="Cambria" w:hAnsi="Cambria" w:cs="Arial"/>
              <w:lang w:val="fr-ML"/>
            </w:rPr>
          </w:rPrChange>
        </w:rPr>
      </w:pPr>
      <w:ins w:id="10936" w:author="Dr Mamadou SANOGO" w:date="2023-10-25T16:41:00Z">
        <w:r w:rsidRPr="007A4AFC">
          <w:rPr>
            <w:rFonts w:ascii="Cambria" w:hAnsi="Cambria" w:cs="Arial"/>
            <w:color w:val="000000" w:themeColor="text1"/>
            <w:lang w:val="fr-ML"/>
            <w:rPrChange w:id="10937" w:author="Dr Mamadou SANOGO" w:date="2023-10-25T18:15:00Z">
              <w:rPr>
                <w:rFonts w:ascii="Cambria" w:hAnsi="Cambria" w:cs="Arial"/>
                <w:lang w:val="fr-ML"/>
              </w:rPr>
            </w:rPrChange>
          </w:rPr>
          <w:t xml:space="preserve">- à l’ensemble du personnel de l’École Privée de Santé Félix Houphouët </w:t>
        </w:r>
        <w:proofErr w:type="gramStart"/>
        <w:r w:rsidRPr="007A4AFC">
          <w:rPr>
            <w:rFonts w:ascii="Cambria" w:hAnsi="Cambria" w:cs="Arial"/>
            <w:color w:val="000000" w:themeColor="text1"/>
            <w:lang w:val="fr-ML"/>
            <w:rPrChange w:id="10938" w:author="Dr Mamadou SANOGO" w:date="2023-10-25T18:15:00Z">
              <w:rPr>
                <w:rFonts w:ascii="Cambria" w:hAnsi="Cambria" w:cs="Arial"/>
                <w:lang w:val="fr-ML"/>
              </w:rPr>
            </w:rPrChange>
          </w:rPr>
          <w:t>Boigny  ;</w:t>
        </w:r>
        <w:proofErr w:type="gramEnd"/>
      </w:ins>
    </w:p>
    <w:p w14:paraId="0744EDA8" w14:textId="77777777" w:rsidR="00D3265D" w:rsidRPr="007A4AFC" w:rsidRDefault="00D3265D" w:rsidP="00D3265D">
      <w:pPr>
        <w:widowControl w:val="0"/>
        <w:autoSpaceDE w:val="0"/>
        <w:autoSpaceDN w:val="0"/>
        <w:adjustRightInd w:val="0"/>
        <w:spacing w:line="240" w:lineRule="auto"/>
        <w:rPr>
          <w:ins w:id="10939" w:author="Dr Mamadou SANOGO" w:date="2023-10-25T16:41:00Z"/>
          <w:rFonts w:ascii="Cambria" w:hAnsi="Cambria" w:cs="Arial"/>
          <w:color w:val="000000" w:themeColor="text1"/>
          <w:lang w:val="fr-ML"/>
          <w:rPrChange w:id="10940" w:author="Dr Mamadou SANOGO" w:date="2023-10-25T18:15:00Z">
            <w:rPr>
              <w:ins w:id="10941" w:author="Dr Mamadou SANOGO" w:date="2023-10-25T16:41:00Z"/>
              <w:rFonts w:ascii="Cambria" w:hAnsi="Cambria" w:cs="Arial"/>
              <w:lang w:val="fr-ML"/>
            </w:rPr>
          </w:rPrChange>
        </w:rPr>
      </w:pPr>
      <w:ins w:id="10942" w:author="Dr Mamadou SANOGO" w:date="2023-10-25T16:41:00Z">
        <w:r w:rsidRPr="007A4AFC">
          <w:rPr>
            <w:rFonts w:ascii="Cambria" w:hAnsi="Cambria" w:cs="Arial"/>
            <w:color w:val="000000" w:themeColor="text1"/>
            <w:lang w:val="fr-ML"/>
            <w:rPrChange w:id="10943" w:author="Dr Mamadou SANOGO" w:date="2023-10-25T18:15:00Z">
              <w:rPr>
                <w:rFonts w:ascii="Cambria" w:hAnsi="Cambria" w:cs="Arial"/>
                <w:lang w:val="fr-ML"/>
              </w:rPr>
            </w:rPrChange>
          </w:rPr>
          <w:t xml:space="preserve">- et, d’une manière générale, à toute personne physique ou morale présente, à quelque titre que ce soit, au sein de l’École Privée de Santé Félix Houphouët Boigny (ex : personnel d’organismes extérieurs ou hébergés, prestataires, visiteurs, invités, collaborateurs </w:t>
        </w:r>
        <w:proofErr w:type="gramStart"/>
        <w:r w:rsidRPr="007A4AFC">
          <w:rPr>
            <w:rFonts w:ascii="Cambria" w:hAnsi="Cambria" w:cs="Arial"/>
            <w:color w:val="000000" w:themeColor="text1"/>
            <w:lang w:val="fr-ML"/>
            <w:rPrChange w:id="10944" w:author="Dr Mamadou SANOGO" w:date="2023-10-25T18:15:00Z">
              <w:rPr>
                <w:rFonts w:ascii="Cambria" w:hAnsi="Cambria" w:cs="Arial"/>
                <w:lang w:val="fr-ML"/>
              </w:rPr>
            </w:rPrChange>
          </w:rPr>
          <w:t>bénévoles….</w:t>
        </w:r>
        <w:proofErr w:type="gramEnd"/>
        <w:r w:rsidRPr="007A4AFC">
          <w:rPr>
            <w:rFonts w:ascii="Cambria" w:hAnsi="Cambria" w:cs="Arial"/>
            <w:color w:val="000000" w:themeColor="text1"/>
            <w:lang w:val="fr-ML"/>
            <w:rPrChange w:id="10945" w:author="Dr Mamadou SANOGO" w:date="2023-10-25T18:15:00Z">
              <w:rPr>
                <w:rFonts w:ascii="Cambria" w:hAnsi="Cambria" w:cs="Arial"/>
                <w:lang w:val="fr-ML"/>
              </w:rPr>
            </w:rPrChange>
          </w:rPr>
          <w:t>).</w:t>
        </w:r>
      </w:ins>
    </w:p>
    <w:p w14:paraId="7A5DF023" w14:textId="77777777" w:rsidR="00D3265D" w:rsidRPr="007A4AFC" w:rsidRDefault="00D3265D" w:rsidP="00D3265D">
      <w:pPr>
        <w:widowControl w:val="0"/>
        <w:autoSpaceDE w:val="0"/>
        <w:autoSpaceDN w:val="0"/>
        <w:adjustRightInd w:val="0"/>
        <w:spacing w:line="240" w:lineRule="auto"/>
        <w:rPr>
          <w:ins w:id="10946" w:author="Dr Mamadou SANOGO" w:date="2023-10-25T16:41:00Z"/>
          <w:rFonts w:ascii="Cambria" w:hAnsi="Cambria" w:cs="Arial"/>
          <w:color w:val="000000" w:themeColor="text1"/>
          <w:sz w:val="10"/>
          <w:lang w:val="fr-ML"/>
          <w:rPrChange w:id="10947" w:author="Dr Mamadou SANOGO" w:date="2023-10-25T18:15:00Z">
            <w:rPr>
              <w:ins w:id="10948" w:author="Dr Mamadou SANOGO" w:date="2023-10-25T16:41:00Z"/>
              <w:rFonts w:ascii="Cambria" w:hAnsi="Cambria" w:cs="Arial"/>
              <w:sz w:val="10"/>
              <w:lang w:val="fr-ML"/>
            </w:rPr>
          </w:rPrChange>
        </w:rPr>
      </w:pPr>
    </w:p>
    <w:p w14:paraId="00D27211" w14:textId="77777777" w:rsidR="00D3265D" w:rsidRPr="007A4AFC" w:rsidRDefault="00D3265D" w:rsidP="00D3265D">
      <w:pPr>
        <w:widowControl w:val="0"/>
        <w:autoSpaceDE w:val="0"/>
        <w:autoSpaceDN w:val="0"/>
        <w:adjustRightInd w:val="0"/>
        <w:spacing w:line="240" w:lineRule="auto"/>
        <w:rPr>
          <w:ins w:id="10949" w:author="Dr Mamadou SANOGO" w:date="2023-10-25T16:41:00Z"/>
          <w:rFonts w:ascii="Cambria" w:hAnsi="Cambria" w:cs="Arial"/>
          <w:color w:val="000000" w:themeColor="text1"/>
          <w:lang w:val="fr-ML"/>
          <w:rPrChange w:id="10950" w:author="Dr Mamadou SANOGO" w:date="2023-10-25T18:15:00Z">
            <w:rPr>
              <w:ins w:id="10951" w:author="Dr Mamadou SANOGO" w:date="2023-10-25T16:41:00Z"/>
              <w:rFonts w:ascii="Cambria" w:hAnsi="Cambria" w:cs="Arial"/>
              <w:lang w:val="fr-ML"/>
            </w:rPr>
          </w:rPrChange>
        </w:rPr>
      </w:pPr>
      <w:ins w:id="10952" w:author="Dr Mamadou SANOGO" w:date="2023-10-25T16:41:00Z">
        <w:r w:rsidRPr="007A4AFC">
          <w:rPr>
            <w:rFonts w:ascii="Cambria" w:hAnsi="Cambria" w:cs="Arial"/>
            <w:b/>
            <w:bCs/>
            <w:color w:val="000000" w:themeColor="text1"/>
            <w:lang w:val="fr-ML"/>
            <w:rPrChange w:id="10953" w:author="Dr Mamadou SANOGO" w:date="2023-10-25T18:15:00Z">
              <w:rPr>
                <w:rFonts w:ascii="Cambria" w:hAnsi="Cambria" w:cs="Arial"/>
                <w:b/>
                <w:bCs/>
                <w:lang w:val="fr-ML"/>
              </w:rPr>
            </w:rPrChange>
          </w:rPr>
          <w:t>Article 2 – Hiérarchie des règlements intérieurs</w:t>
        </w:r>
      </w:ins>
    </w:p>
    <w:p w14:paraId="246EB9B0" w14:textId="77777777" w:rsidR="00D3265D" w:rsidRPr="007A4AFC" w:rsidRDefault="00D3265D" w:rsidP="00D3265D">
      <w:pPr>
        <w:widowControl w:val="0"/>
        <w:autoSpaceDE w:val="0"/>
        <w:autoSpaceDN w:val="0"/>
        <w:adjustRightInd w:val="0"/>
        <w:spacing w:line="240" w:lineRule="auto"/>
        <w:rPr>
          <w:ins w:id="10954" w:author="Dr Mamadou SANOGO" w:date="2023-10-25T16:41:00Z"/>
          <w:rFonts w:ascii="Cambria" w:hAnsi="Cambria" w:cs="Arial"/>
          <w:color w:val="000000" w:themeColor="text1"/>
          <w:lang w:val="fr-ML"/>
          <w:rPrChange w:id="10955" w:author="Dr Mamadou SANOGO" w:date="2023-10-25T18:15:00Z">
            <w:rPr>
              <w:ins w:id="10956" w:author="Dr Mamadou SANOGO" w:date="2023-10-25T16:41:00Z"/>
              <w:rFonts w:ascii="Cambria" w:hAnsi="Cambria" w:cs="Arial"/>
              <w:lang w:val="fr-ML"/>
            </w:rPr>
          </w:rPrChange>
        </w:rPr>
      </w:pPr>
      <w:ins w:id="10957" w:author="Dr Mamadou SANOGO" w:date="2023-10-25T16:41:00Z">
        <w:r w:rsidRPr="007A4AFC">
          <w:rPr>
            <w:rFonts w:ascii="Cambria" w:hAnsi="Cambria" w:cs="Arial"/>
            <w:b/>
            <w:bCs/>
            <w:color w:val="000000" w:themeColor="text1"/>
            <w:lang w:val="fr-ML"/>
            <w:rPrChange w:id="10958" w:author="Dr Mamadou SANOGO" w:date="2023-10-25T18:15:00Z">
              <w:rPr>
                <w:rFonts w:ascii="Cambria" w:hAnsi="Cambria" w:cs="Arial"/>
                <w:b/>
                <w:bCs/>
                <w:lang w:val="fr-ML"/>
              </w:rPr>
            </w:rPrChange>
          </w:rPr>
          <w:t xml:space="preserve">2-1 </w:t>
        </w:r>
        <w:r w:rsidRPr="007A4AFC">
          <w:rPr>
            <w:rFonts w:ascii="Cambria" w:hAnsi="Cambria" w:cs="Arial"/>
            <w:color w:val="000000" w:themeColor="text1"/>
            <w:lang w:val="fr-ML"/>
            <w:rPrChange w:id="10959" w:author="Dr Mamadou SANOGO" w:date="2023-10-25T18:15:00Z">
              <w:rPr>
                <w:rFonts w:ascii="Cambria" w:hAnsi="Cambria" w:cs="Arial"/>
                <w:lang w:val="fr-ML"/>
              </w:rPr>
            </w:rPrChange>
          </w:rPr>
          <w:t>Aucune disposition des règlements intérieurs des différentes composantes de l’École Privée de Santé Félix Houphouët Boigny ne peut faire obstacle à l’application du présent règlement intérieur.</w:t>
        </w:r>
      </w:ins>
    </w:p>
    <w:p w14:paraId="46D661AA" w14:textId="77777777" w:rsidR="00D3265D" w:rsidRPr="007A4AFC" w:rsidRDefault="00D3265D" w:rsidP="00D3265D">
      <w:pPr>
        <w:widowControl w:val="0"/>
        <w:autoSpaceDE w:val="0"/>
        <w:autoSpaceDN w:val="0"/>
        <w:adjustRightInd w:val="0"/>
        <w:spacing w:line="240" w:lineRule="auto"/>
        <w:rPr>
          <w:ins w:id="10960" w:author="Dr Mamadou SANOGO" w:date="2023-10-25T16:41:00Z"/>
          <w:rFonts w:ascii="Cambria" w:hAnsi="Cambria" w:cs="Arial"/>
          <w:color w:val="000000" w:themeColor="text1"/>
          <w:lang w:val="fr-ML"/>
          <w:rPrChange w:id="10961" w:author="Dr Mamadou SANOGO" w:date="2023-10-25T18:15:00Z">
            <w:rPr>
              <w:ins w:id="10962" w:author="Dr Mamadou SANOGO" w:date="2023-10-25T16:41:00Z"/>
              <w:rFonts w:ascii="Cambria" w:hAnsi="Cambria" w:cs="Arial"/>
              <w:lang w:val="fr-ML"/>
            </w:rPr>
          </w:rPrChange>
        </w:rPr>
      </w:pPr>
      <w:ins w:id="10963" w:author="Dr Mamadou SANOGO" w:date="2023-10-25T16:41:00Z">
        <w:r w:rsidRPr="007A4AFC">
          <w:rPr>
            <w:rFonts w:ascii="Cambria" w:hAnsi="Cambria" w:cs="Arial"/>
            <w:b/>
            <w:bCs/>
            <w:color w:val="000000" w:themeColor="text1"/>
            <w:lang w:val="fr-ML"/>
            <w:rPrChange w:id="10964" w:author="Dr Mamadou SANOGO" w:date="2023-10-25T18:15:00Z">
              <w:rPr>
                <w:rFonts w:ascii="Cambria" w:hAnsi="Cambria" w:cs="Arial"/>
                <w:b/>
                <w:bCs/>
                <w:lang w:val="fr-ML"/>
              </w:rPr>
            </w:rPrChange>
          </w:rPr>
          <w:t xml:space="preserve">2-2 </w:t>
        </w:r>
        <w:r w:rsidRPr="007A4AFC">
          <w:rPr>
            <w:rFonts w:ascii="Cambria" w:hAnsi="Cambria" w:cs="Arial"/>
            <w:color w:val="000000" w:themeColor="text1"/>
            <w:lang w:val="fr-ML"/>
            <w:rPrChange w:id="10965" w:author="Dr Mamadou SANOGO" w:date="2023-10-25T18:15:00Z">
              <w:rPr>
                <w:rFonts w:ascii="Cambria" w:hAnsi="Cambria" w:cs="Arial"/>
                <w:lang w:val="fr-ML"/>
              </w:rPr>
            </w:rPrChange>
          </w:rPr>
          <w:t xml:space="preserve">Les personnes relevant d’établissements ou d’organismes distincts de l’École Privée de Santé Félix Houphouët Boigny ne peuvent se prévaloir de dispositions propres qui seraient contraires ou incompatibles avec les dispositions du présent règlement intérieur ou des règlements intérieurs des différentes composantes de l’École Privée de Santé Félix Houphouët </w:t>
        </w:r>
        <w:proofErr w:type="gramStart"/>
        <w:r w:rsidRPr="007A4AFC">
          <w:rPr>
            <w:rFonts w:ascii="Cambria" w:hAnsi="Cambria" w:cs="Arial"/>
            <w:color w:val="000000" w:themeColor="text1"/>
            <w:lang w:val="fr-ML"/>
            <w:rPrChange w:id="10966" w:author="Dr Mamadou SANOGO" w:date="2023-10-25T18:15:00Z">
              <w:rPr>
                <w:rFonts w:ascii="Cambria" w:hAnsi="Cambria" w:cs="Arial"/>
                <w:lang w:val="fr-ML"/>
              </w:rPr>
            </w:rPrChange>
          </w:rPr>
          <w:t>Boigny  .</w:t>
        </w:r>
        <w:proofErr w:type="gramEnd"/>
      </w:ins>
    </w:p>
    <w:p w14:paraId="296D9C1A" w14:textId="77777777" w:rsidR="00D3265D" w:rsidRPr="007A4AFC" w:rsidRDefault="00D3265D" w:rsidP="00D3265D">
      <w:pPr>
        <w:widowControl w:val="0"/>
        <w:autoSpaceDE w:val="0"/>
        <w:autoSpaceDN w:val="0"/>
        <w:adjustRightInd w:val="0"/>
        <w:spacing w:line="240" w:lineRule="auto"/>
        <w:rPr>
          <w:ins w:id="10967" w:author="Dr Mamadou SANOGO" w:date="2023-10-25T16:41:00Z"/>
          <w:rFonts w:ascii="Cambria" w:hAnsi="Cambria" w:cs="Arial"/>
          <w:color w:val="000000" w:themeColor="text1"/>
          <w:sz w:val="10"/>
          <w:lang w:val="fr-ML"/>
          <w:rPrChange w:id="10968" w:author="Dr Mamadou SANOGO" w:date="2023-10-25T18:15:00Z">
            <w:rPr>
              <w:ins w:id="10969" w:author="Dr Mamadou SANOGO" w:date="2023-10-25T16:41:00Z"/>
              <w:rFonts w:ascii="Cambria" w:hAnsi="Cambria" w:cs="Arial"/>
              <w:sz w:val="10"/>
              <w:lang w:val="fr-ML"/>
            </w:rPr>
          </w:rPrChange>
        </w:rPr>
      </w:pPr>
    </w:p>
    <w:p w14:paraId="6D0A4B70" w14:textId="77777777" w:rsidR="00D3265D" w:rsidRPr="007A4AFC" w:rsidRDefault="00D3265D" w:rsidP="00D3265D">
      <w:pPr>
        <w:widowControl w:val="0"/>
        <w:autoSpaceDE w:val="0"/>
        <w:autoSpaceDN w:val="0"/>
        <w:adjustRightInd w:val="0"/>
        <w:spacing w:line="240" w:lineRule="auto"/>
        <w:rPr>
          <w:ins w:id="10970" w:author="Dr Mamadou SANOGO" w:date="2023-10-25T16:41:00Z"/>
          <w:rFonts w:ascii="Cambria" w:hAnsi="Cambria" w:cs="Arial"/>
          <w:b/>
          <w:bCs/>
          <w:color w:val="000000" w:themeColor="text1"/>
          <w:lang w:val="fr-ML"/>
          <w:rPrChange w:id="10971" w:author="Dr Mamadou SANOGO" w:date="2023-10-25T18:15:00Z">
            <w:rPr>
              <w:ins w:id="10972" w:author="Dr Mamadou SANOGO" w:date="2023-10-25T16:41:00Z"/>
              <w:rFonts w:ascii="Cambria" w:hAnsi="Cambria" w:cs="Arial"/>
              <w:b/>
              <w:bCs/>
              <w:lang w:val="fr-ML"/>
            </w:rPr>
          </w:rPrChange>
        </w:rPr>
      </w:pPr>
      <w:ins w:id="10973" w:author="Dr Mamadou SANOGO" w:date="2023-10-25T16:41:00Z">
        <w:r w:rsidRPr="007A4AFC">
          <w:rPr>
            <w:rFonts w:ascii="Cambria" w:hAnsi="Cambria" w:cs="Arial"/>
            <w:b/>
            <w:bCs/>
            <w:color w:val="000000" w:themeColor="text1"/>
            <w:lang w:val="fr-ML"/>
            <w:rPrChange w:id="10974" w:author="Dr Mamadou SANOGO" w:date="2023-10-25T18:15:00Z">
              <w:rPr>
                <w:rFonts w:ascii="Cambria" w:hAnsi="Cambria" w:cs="Arial"/>
                <w:b/>
                <w:bCs/>
                <w:lang w:val="fr-ML"/>
              </w:rPr>
            </w:rPrChange>
          </w:rPr>
          <w:t xml:space="preserve">TITRE I : DISPOSITIONS COMMUNES CHAPITRE I : DISPOSITIONS GENERALES </w:t>
        </w:r>
      </w:ins>
    </w:p>
    <w:p w14:paraId="3EFCF828" w14:textId="77777777" w:rsidR="00D3265D" w:rsidRPr="007A4AFC" w:rsidRDefault="00D3265D" w:rsidP="00D3265D">
      <w:pPr>
        <w:widowControl w:val="0"/>
        <w:autoSpaceDE w:val="0"/>
        <w:autoSpaceDN w:val="0"/>
        <w:adjustRightInd w:val="0"/>
        <w:spacing w:line="240" w:lineRule="auto"/>
        <w:rPr>
          <w:ins w:id="10975" w:author="Dr Mamadou SANOGO" w:date="2023-10-25T16:41:00Z"/>
          <w:rFonts w:ascii="Cambria" w:hAnsi="Cambria" w:cs="Arial"/>
          <w:b/>
          <w:bCs/>
          <w:color w:val="000000" w:themeColor="text1"/>
          <w:sz w:val="6"/>
          <w:lang w:val="fr-ML"/>
          <w:rPrChange w:id="10976" w:author="Dr Mamadou SANOGO" w:date="2023-10-25T18:15:00Z">
            <w:rPr>
              <w:ins w:id="10977" w:author="Dr Mamadou SANOGO" w:date="2023-10-25T16:41:00Z"/>
              <w:rFonts w:ascii="Cambria" w:hAnsi="Cambria" w:cs="Arial"/>
              <w:b/>
              <w:bCs/>
              <w:sz w:val="6"/>
              <w:lang w:val="fr-ML"/>
            </w:rPr>
          </w:rPrChange>
        </w:rPr>
      </w:pPr>
    </w:p>
    <w:p w14:paraId="09C8E2BD" w14:textId="77777777" w:rsidR="00D3265D" w:rsidRPr="007A4AFC" w:rsidRDefault="00D3265D" w:rsidP="00D3265D">
      <w:pPr>
        <w:widowControl w:val="0"/>
        <w:autoSpaceDE w:val="0"/>
        <w:autoSpaceDN w:val="0"/>
        <w:adjustRightInd w:val="0"/>
        <w:spacing w:line="240" w:lineRule="auto"/>
        <w:rPr>
          <w:ins w:id="10978" w:author="Dr Mamadou SANOGO" w:date="2023-10-25T16:41:00Z"/>
          <w:rFonts w:ascii="Cambria" w:hAnsi="Cambria" w:cs="Arial"/>
          <w:color w:val="000000" w:themeColor="text1"/>
          <w:lang w:val="fr-ML"/>
          <w:rPrChange w:id="10979" w:author="Dr Mamadou SANOGO" w:date="2023-10-25T18:15:00Z">
            <w:rPr>
              <w:ins w:id="10980" w:author="Dr Mamadou SANOGO" w:date="2023-10-25T16:41:00Z"/>
              <w:rFonts w:ascii="Cambria" w:hAnsi="Cambria" w:cs="Arial"/>
              <w:lang w:val="fr-ML"/>
            </w:rPr>
          </w:rPrChange>
        </w:rPr>
      </w:pPr>
      <w:ins w:id="10981" w:author="Dr Mamadou SANOGO" w:date="2023-10-25T16:41:00Z">
        <w:r w:rsidRPr="007A4AFC">
          <w:rPr>
            <w:rFonts w:ascii="Cambria" w:hAnsi="Cambria" w:cs="Arial"/>
            <w:b/>
            <w:bCs/>
            <w:color w:val="000000" w:themeColor="text1"/>
            <w:lang w:val="fr-ML"/>
            <w:rPrChange w:id="10982" w:author="Dr Mamadou SANOGO" w:date="2023-10-25T18:15:00Z">
              <w:rPr>
                <w:rFonts w:ascii="Cambria" w:hAnsi="Cambria" w:cs="Arial"/>
                <w:b/>
                <w:bCs/>
                <w:lang w:val="fr-ML"/>
              </w:rPr>
            </w:rPrChange>
          </w:rPr>
          <w:t>Article 3 - Comportement général</w:t>
        </w:r>
      </w:ins>
    </w:p>
    <w:p w14:paraId="7AAF15B8" w14:textId="77777777" w:rsidR="00D3265D" w:rsidRPr="007A4AFC" w:rsidRDefault="00D3265D" w:rsidP="00D3265D">
      <w:pPr>
        <w:widowControl w:val="0"/>
        <w:autoSpaceDE w:val="0"/>
        <w:autoSpaceDN w:val="0"/>
        <w:adjustRightInd w:val="0"/>
        <w:spacing w:line="240" w:lineRule="auto"/>
        <w:rPr>
          <w:ins w:id="10983" w:author="Dr Mamadou SANOGO" w:date="2023-10-25T16:41:00Z"/>
          <w:rFonts w:ascii="Cambria" w:hAnsi="Cambria" w:cs="Arial"/>
          <w:color w:val="000000" w:themeColor="text1"/>
          <w:lang w:val="fr-ML"/>
          <w:rPrChange w:id="10984" w:author="Dr Mamadou SANOGO" w:date="2023-10-25T18:15:00Z">
            <w:rPr>
              <w:ins w:id="10985" w:author="Dr Mamadou SANOGO" w:date="2023-10-25T16:41:00Z"/>
              <w:rFonts w:ascii="Cambria" w:hAnsi="Cambria" w:cs="Arial"/>
              <w:lang w:val="fr-ML"/>
            </w:rPr>
          </w:rPrChange>
        </w:rPr>
      </w:pPr>
      <w:ins w:id="10986" w:author="Dr Mamadou SANOGO" w:date="2023-10-25T16:41:00Z">
        <w:r w:rsidRPr="007A4AFC">
          <w:rPr>
            <w:rFonts w:ascii="Cambria" w:hAnsi="Cambria" w:cs="Arial"/>
            <w:b/>
            <w:bCs/>
            <w:color w:val="000000" w:themeColor="text1"/>
            <w:lang w:val="fr-ML"/>
            <w:rPrChange w:id="10987" w:author="Dr Mamadou SANOGO" w:date="2023-10-25T18:15:00Z">
              <w:rPr>
                <w:rFonts w:ascii="Cambria" w:hAnsi="Cambria" w:cs="Arial"/>
                <w:b/>
                <w:bCs/>
                <w:lang w:val="fr-ML"/>
              </w:rPr>
            </w:rPrChange>
          </w:rPr>
          <w:t xml:space="preserve">3-1 </w:t>
        </w:r>
        <w:r w:rsidRPr="007A4AFC">
          <w:rPr>
            <w:rFonts w:ascii="Cambria" w:hAnsi="Cambria" w:cs="Arial"/>
            <w:color w:val="000000" w:themeColor="text1"/>
            <w:lang w:val="fr-ML"/>
            <w:rPrChange w:id="10988" w:author="Dr Mamadou SANOGO" w:date="2023-10-25T18:15:00Z">
              <w:rPr>
                <w:rFonts w:ascii="Cambria" w:hAnsi="Cambria" w:cs="Arial"/>
                <w:lang w:val="fr-ML"/>
              </w:rPr>
            </w:rPrChange>
          </w:rPr>
          <w:t>Les comportements individuels (notamment acte, attitude, propos ou tenue) ne doivent pas être de nature à :</w:t>
        </w:r>
      </w:ins>
    </w:p>
    <w:p w14:paraId="29E1225D" w14:textId="77777777" w:rsidR="00D3265D" w:rsidRPr="007A4AFC" w:rsidRDefault="00D3265D" w:rsidP="00D3265D">
      <w:pPr>
        <w:widowControl w:val="0"/>
        <w:autoSpaceDE w:val="0"/>
        <w:autoSpaceDN w:val="0"/>
        <w:adjustRightInd w:val="0"/>
        <w:spacing w:line="240" w:lineRule="auto"/>
        <w:rPr>
          <w:ins w:id="10989" w:author="Dr Mamadou SANOGO" w:date="2023-10-25T16:41:00Z"/>
          <w:rFonts w:ascii="Cambria" w:hAnsi="Cambria" w:cs="Arial"/>
          <w:color w:val="000000" w:themeColor="text1"/>
          <w:lang w:val="fr-ML"/>
          <w:rPrChange w:id="10990" w:author="Dr Mamadou SANOGO" w:date="2023-10-25T18:15:00Z">
            <w:rPr>
              <w:ins w:id="10991" w:author="Dr Mamadou SANOGO" w:date="2023-10-25T16:41:00Z"/>
              <w:rFonts w:ascii="Cambria" w:hAnsi="Cambria" w:cs="Arial"/>
              <w:lang w:val="fr-ML"/>
            </w:rPr>
          </w:rPrChange>
        </w:rPr>
      </w:pPr>
      <w:ins w:id="10992" w:author="Dr Mamadou SANOGO" w:date="2023-10-25T16:41:00Z">
        <w:r w:rsidRPr="007A4AFC">
          <w:rPr>
            <w:rFonts w:ascii="Cambria" w:hAnsi="Cambria" w:cs="Arial"/>
            <w:color w:val="000000" w:themeColor="text1"/>
            <w:lang w:val="fr-ML"/>
            <w:rPrChange w:id="10993" w:author="Dr Mamadou SANOGO" w:date="2023-10-25T18:15:00Z">
              <w:rPr>
                <w:rFonts w:ascii="Cambria" w:hAnsi="Cambria" w:cs="Arial"/>
                <w:lang w:val="fr-ML"/>
              </w:rPr>
            </w:rPrChange>
          </w:rPr>
          <w:t>- porter atteinte à l’ordre public et au bon fonctionnement de l’École Privée de Santé Félix Houphouët Boigny ;</w:t>
        </w:r>
      </w:ins>
    </w:p>
    <w:p w14:paraId="3CF020A1" w14:textId="77777777" w:rsidR="00D3265D" w:rsidRPr="007A4AFC" w:rsidRDefault="00D3265D" w:rsidP="00D3265D">
      <w:pPr>
        <w:widowControl w:val="0"/>
        <w:autoSpaceDE w:val="0"/>
        <w:autoSpaceDN w:val="0"/>
        <w:adjustRightInd w:val="0"/>
        <w:spacing w:line="240" w:lineRule="auto"/>
        <w:rPr>
          <w:ins w:id="10994" w:author="Dr Mamadou SANOGO" w:date="2023-10-25T16:41:00Z"/>
          <w:rFonts w:ascii="Cambria" w:hAnsi="Cambria" w:cs="Arial"/>
          <w:color w:val="000000" w:themeColor="text1"/>
          <w:lang w:val="fr-ML"/>
          <w:rPrChange w:id="10995" w:author="Dr Mamadou SANOGO" w:date="2023-10-25T18:15:00Z">
            <w:rPr>
              <w:ins w:id="10996" w:author="Dr Mamadou SANOGO" w:date="2023-10-25T16:41:00Z"/>
              <w:rFonts w:ascii="Cambria" w:hAnsi="Cambria" w:cs="Arial"/>
              <w:lang w:val="fr-ML"/>
            </w:rPr>
          </w:rPrChange>
        </w:rPr>
      </w:pPr>
      <w:ins w:id="10997" w:author="Dr Mamadou SANOGO" w:date="2023-10-25T16:41:00Z">
        <w:r w:rsidRPr="007A4AFC">
          <w:rPr>
            <w:rFonts w:ascii="Cambria" w:hAnsi="Cambria" w:cs="Arial"/>
            <w:color w:val="000000" w:themeColor="text1"/>
            <w:lang w:val="fr-ML"/>
            <w:rPrChange w:id="10998" w:author="Dr Mamadou SANOGO" w:date="2023-10-25T18:15:00Z">
              <w:rPr>
                <w:rFonts w:ascii="Cambria" w:hAnsi="Cambria" w:cs="Arial"/>
                <w:lang w:val="fr-ML"/>
              </w:rPr>
            </w:rPrChange>
          </w:rPr>
          <w:t>- créer une perturbation dans le déroulement des activités d’enseignement et de recherche (cours, examens…), administratives, sportives et culturelles et, en général, de toute manifestation autorisée sur les différents sites de l’École Privée de Santé Félix Houphouët Boigny ;</w:t>
        </w:r>
      </w:ins>
    </w:p>
    <w:p w14:paraId="632087F8" w14:textId="77777777" w:rsidR="00D3265D" w:rsidRPr="007A4AFC" w:rsidRDefault="00D3265D" w:rsidP="00D3265D">
      <w:pPr>
        <w:widowControl w:val="0"/>
        <w:autoSpaceDE w:val="0"/>
        <w:autoSpaceDN w:val="0"/>
        <w:adjustRightInd w:val="0"/>
        <w:spacing w:line="240" w:lineRule="auto"/>
        <w:rPr>
          <w:ins w:id="10999" w:author="Dr Mamadou SANOGO" w:date="2023-10-25T16:41:00Z"/>
          <w:rFonts w:ascii="Cambria" w:hAnsi="Cambria" w:cs="Arial"/>
          <w:color w:val="000000" w:themeColor="text1"/>
          <w:lang w:val="fr-ML"/>
          <w:rPrChange w:id="11000" w:author="Dr Mamadou SANOGO" w:date="2023-10-25T18:15:00Z">
            <w:rPr>
              <w:ins w:id="11001" w:author="Dr Mamadou SANOGO" w:date="2023-10-25T16:41:00Z"/>
              <w:rFonts w:ascii="Cambria" w:hAnsi="Cambria" w:cs="Arial"/>
              <w:lang w:val="fr-ML"/>
            </w:rPr>
          </w:rPrChange>
        </w:rPr>
      </w:pPr>
      <w:ins w:id="11002" w:author="Dr Mamadou SANOGO" w:date="2023-10-25T16:41:00Z">
        <w:r w:rsidRPr="007A4AFC">
          <w:rPr>
            <w:rFonts w:ascii="Cambria" w:hAnsi="Cambria" w:cs="Arial"/>
            <w:color w:val="000000" w:themeColor="text1"/>
            <w:lang w:val="fr-ML"/>
            <w:rPrChange w:id="11003" w:author="Dr Mamadou SANOGO" w:date="2023-10-25T18:15:00Z">
              <w:rPr>
                <w:rFonts w:ascii="Cambria" w:hAnsi="Cambria" w:cs="Arial"/>
                <w:lang w:val="fr-ML"/>
              </w:rPr>
            </w:rPrChange>
          </w:rPr>
          <w:t>- porter atteinte au principe de laïcité du service privé de l’enseignement supérieur ;</w:t>
        </w:r>
      </w:ins>
    </w:p>
    <w:p w14:paraId="720D19DF" w14:textId="77777777" w:rsidR="00D3265D" w:rsidRPr="007A4AFC" w:rsidRDefault="00D3265D" w:rsidP="00D3265D">
      <w:pPr>
        <w:widowControl w:val="0"/>
        <w:autoSpaceDE w:val="0"/>
        <w:autoSpaceDN w:val="0"/>
        <w:adjustRightInd w:val="0"/>
        <w:spacing w:line="240" w:lineRule="auto"/>
        <w:rPr>
          <w:ins w:id="11004" w:author="Dr Mamadou SANOGO" w:date="2023-10-25T16:41:00Z"/>
          <w:rFonts w:ascii="Cambria" w:hAnsi="Cambria" w:cs="Arial"/>
          <w:color w:val="000000" w:themeColor="text1"/>
          <w:lang w:val="fr-ML"/>
          <w:rPrChange w:id="11005" w:author="Dr Mamadou SANOGO" w:date="2023-10-25T18:15:00Z">
            <w:rPr>
              <w:ins w:id="11006" w:author="Dr Mamadou SANOGO" w:date="2023-10-25T16:41:00Z"/>
              <w:rFonts w:ascii="Cambria" w:hAnsi="Cambria" w:cs="Arial"/>
              <w:lang w:val="fr-ML"/>
            </w:rPr>
          </w:rPrChange>
        </w:rPr>
      </w:pPr>
      <w:ins w:id="11007" w:author="Dr Mamadou SANOGO" w:date="2023-10-25T16:41:00Z">
        <w:r w:rsidRPr="007A4AFC">
          <w:rPr>
            <w:rFonts w:ascii="Cambria" w:hAnsi="Cambria" w:cs="Arial"/>
            <w:color w:val="000000" w:themeColor="text1"/>
            <w:lang w:val="fr-ML"/>
            <w:rPrChange w:id="11008" w:author="Dr Mamadou SANOGO" w:date="2023-10-25T18:15:00Z">
              <w:rPr>
                <w:rFonts w:ascii="Cambria" w:hAnsi="Cambria" w:cs="Arial"/>
                <w:lang w:val="fr-ML"/>
              </w:rPr>
            </w:rPrChange>
          </w:rPr>
          <w:t>- porter atteinte à la santé, l’hygiène et la sécurité des personnes et des biens.</w:t>
        </w:r>
      </w:ins>
    </w:p>
    <w:p w14:paraId="7BA6659C" w14:textId="77777777" w:rsidR="00D3265D" w:rsidRPr="007A4AFC" w:rsidRDefault="00D3265D" w:rsidP="00D3265D">
      <w:pPr>
        <w:widowControl w:val="0"/>
        <w:autoSpaceDE w:val="0"/>
        <w:autoSpaceDN w:val="0"/>
        <w:adjustRightInd w:val="0"/>
        <w:spacing w:line="240" w:lineRule="auto"/>
        <w:rPr>
          <w:ins w:id="11009" w:author="Dr Mamadou SANOGO" w:date="2023-10-25T16:41:00Z"/>
          <w:rFonts w:ascii="Cambria" w:hAnsi="Cambria" w:cs="Arial"/>
          <w:color w:val="000000" w:themeColor="text1"/>
          <w:lang w:val="fr-ML"/>
          <w:rPrChange w:id="11010" w:author="Dr Mamadou SANOGO" w:date="2023-10-25T18:15:00Z">
            <w:rPr>
              <w:ins w:id="11011" w:author="Dr Mamadou SANOGO" w:date="2023-10-25T16:41:00Z"/>
              <w:rFonts w:ascii="Cambria" w:hAnsi="Cambria" w:cs="Arial"/>
              <w:lang w:val="fr-ML"/>
            </w:rPr>
          </w:rPrChange>
        </w:rPr>
      </w:pPr>
      <w:ins w:id="11012" w:author="Dr Mamadou SANOGO" w:date="2023-10-25T16:41:00Z">
        <w:r w:rsidRPr="007A4AFC">
          <w:rPr>
            <w:rFonts w:ascii="Cambria" w:hAnsi="Cambria" w:cs="Arial"/>
            <w:b/>
            <w:bCs/>
            <w:color w:val="000000" w:themeColor="text1"/>
            <w:lang w:val="fr-ML"/>
            <w:rPrChange w:id="11013" w:author="Dr Mamadou SANOGO" w:date="2023-10-25T18:15:00Z">
              <w:rPr>
                <w:rFonts w:ascii="Cambria" w:hAnsi="Cambria" w:cs="Arial"/>
                <w:b/>
                <w:bCs/>
                <w:lang w:val="fr-ML"/>
              </w:rPr>
            </w:rPrChange>
          </w:rPr>
          <w:t xml:space="preserve">3-2 </w:t>
        </w:r>
        <w:r w:rsidRPr="007A4AFC">
          <w:rPr>
            <w:rFonts w:ascii="Cambria" w:hAnsi="Cambria" w:cs="Arial"/>
            <w:color w:val="000000" w:themeColor="text1"/>
            <w:lang w:val="fr-ML"/>
            <w:rPrChange w:id="11014" w:author="Dr Mamadou SANOGO" w:date="2023-10-25T18:15:00Z">
              <w:rPr>
                <w:rFonts w:ascii="Cambria" w:hAnsi="Cambria" w:cs="Arial"/>
                <w:lang w:val="fr-ML"/>
              </w:rPr>
            </w:rPrChange>
          </w:rPr>
          <w:t>D’une manière générale, les comportements individuels doivent être conformes aux règles communément admises en matière de respect d’autrui et de civilité, ainsi qu’aux lois et règlements en vigueur.</w:t>
        </w:r>
      </w:ins>
    </w:p>
    <w:p w14:paraId="39951D90" w14:textId="77777777" w:rsidR="00D3265D" w:rsidRPr="007A4AFC" w:rsidRDefault="00D3265D" w:rsidP="00D3265D">
      <w:pPr>
        <w:widowControl w:val="0"/>
        <w:autoSpaceDE w:val="0"/>
        <w:autoSpaceDN w:val="0"/>
        <w:adjustRightInd w:val="0"/>
        <w:spacing w:line="240" w:lineRule="auto"/>
        <w:rPr>
          <w:ins w:id="11015" w:author="Dr Mamadou SANOGO" w:date="2023-10-25T16:41:00Z"/>
          <w:rFonts w:ascii="Cambria" w:hAnsi="Cambria" w:cs="Arial"/>
          <w:color w:val="000000" w:themeColor="text1"/>
          <w:sz w:val="10"/>
          <w:lang w:val="fr-ML"/>
          <w:rPrChange w:id="11016" w:author="Dr Mamadou SANOGO" w:date="2023-10-25T18:15:00Z">
            <w:rPr>
              <w:ins w:id="11017" w:author="Dr Mamadou SANOGO" w:date="2023-10-25T16:41:00Z"/>
              <w:rFonts w:ascii="Cambria" w:hAnsi="Cambria" w:cs="Arial"/>
              <w:sz w:val="10"/>
              <w:lang w:val="fr-ML"/>
            </w:rPr>
          </w:rPrChange>
        </w:rPr>
      </w:pPr>
    </w:p>
    <w:p w14:paraId="289BFBF3" w14:textId="77777777" w:rsidR="00D3265D" w:rsidRPr="007A4AFC" w:rsidRDefault="00D3265D" w:rsidP="00D3265D">
      <w:pPr>
        <w:widowControl w:val="0"/>
        <w:autoSpaceDE w:val="0"/>
        <w:autoSpaceDN w:val="0"/>
        <w:adjustRightInd w:val="0"/>
        <w:spacing w:line="240" w:lineRule="auto"/>
        <w:rPr>
          <w:ins w:id="11018" w:author="Dr Mamadou SANOGO" w:date="2023-10-25T16:41:00Z"/>
          <w:rFonts w:ascii="Cambria" w:hAnsi="Cambria" w:cs="Arial"/>
          <w:color w:val="000000" w:themeColor="text1"/>
          <w:lang w:val="fr-ML"/>
          <w:rPrChange w:id="11019" w:author="Dr Mamadou SANOGO" w:date="2023-10-25T18:15:00Z">
            <w:rPr>
              <w:ins w:id="11020" w:author="Dr Mamadou SANOGO" w:date="2023-10-25T16:41:00Z"/>
              <w:rFonts w:ascii="Cambria" w:hAnsi="Cambria" w:cs="Arial"/>
              <w:lang w:val="fr-ML"/>
            </w:rPr>
          </w:rPrChange>
        </w:rPr>
      </w:pPr>
      <w:ins w:id="11021" w:author="Dr Mamadou SANOGO" w:date="2023-10-25T16:41:00Z">
        <w:r w:rsidRPr="007A4AFC">
          <w:rPr>
            <w:rFonts w:ascii="Cambria" w:hAnsi="Cambria" w:cs="Arial"/>
            <w:b/>
            <w:bCs/>
            <w:color w:val="000000" w:themeColor="text1"/>
            <w:lang w:val="fr-ML"/>
            <w:rPrChange w:id="11022" w:author="Dr Mamadou SANOGO" w:date="2023-10-25T18:15:00Z">
              <w:rPr>
                <w:rFonts w:ascii="Cambria" w:hAnsi="Cambria" w:cs="Arial"/>
                <w:b/>
                <w:bCs/>
                <w:lang w:val="fr-ML"/>
              </w:rPr>
            </w:rPrChange>
          </w:rPr>
          <w:t>Article 4 - Harcèlement</w:t>
        </w:r>
      </w:ins>
    </w:p>
    <w:p w14:paraId="031D5C91" w14:textId="77777777" w:rsidR="00D3265D" w:rsidRPr="007A4AFC" w:rsidRDefault="00D3265D" w:rsidP="0027496F">
      <w:pPr>
        <w:widowControl w:val="0"/>
        <w:autoSpaceDE w:val="0"/>
        <w:autoSpaceDN w:val="0"/>
        <w:adjustRightInd w:val="0"/>
        <w:spacing w:line="240" w:lineRule="auto"/>
        <w:rPr>
          <w:ins w:id="11023" w:author="Dr Mamadou SANOGO" w:date="2023-10-25T16:41:00Z"/>
          <w:rFonts w:ascii="Cambria" w:hAnsi="Cambria" w:cs="Arial"/>
          <w:color w:val="000000" w:themeColor="text1"/>
          <w:lang w:val="fr-ML"/>
          <w:rPrChange w:id="11024" w:author="Dr Mamadou SANOGO" w:date="2023-10-25T18:15:00Z">
            <w:rPr>
              <w:ins w:id="11025" w:author="Dr Mamadou SANOGO" w:date="2023-10-25T16:41:00Z"/>
              <w:rFonts w:ascii="Cambria" w:hAnsi="Cambria" w:cs="Arial"/>
              <w:color w:val="000000"/>
              <w:lang w:val="fr-ML"/>
            </w:rPr>
          </w:rPrChange>
        </w:rPr>
      </w:pPr>
      <w:ins w:id="11026" w:author="Dr Mamadou SANOGO" w:date="2023-10-25T16:41:00Z">
        <w:r w:rsidRPr="007A4AFC">
          <w:rPr>
            <w:rFonts w:ascii="Cambria" w:hAnsi="Cambria" w:cs="Arial"/>
            <w:b/>
            <w:bCs/>
            <w:color w:val="000000" w:themeColor="text1"/>
            <w:lang w:val="fr-ML"/>
            <w:rPrChange w:id="11027" w:author="Dr Mamadou SANOGO" w:date="2023-10-25T18:15:00Z">
              <w:rPr>
                <w:rFonts w:ascii="Cambria" w:hAnsi="Cambria" w:cs="Arial"/>
                <w:b/>
                <w:bCs/>
                <w:lang w:val="fr-ML"/>
              </w:rPr>
            </w:rPrChange>
          </w:rPr>
          <w:t xml:space="preserve">4-1 </w:t>
        </w:r>
        <w:r w:rsidRPr="007A4AFC">
          <w:rPr>
            <w:rFonts w:ascii="Cambria" w:hAnsi="Cambria" w:cs="Arial"/>
            <w:color w:val="000000" w:themeColor="text1"/>
            <w:lang w:val="fr-ML"/>
            <w:rPrChange w:id="11028" w:author="Dr Mamadou SANOGO" w:date="2023-10-25T18:15:00Z">
              <w:rPr>
                <w:rFonts w:ascii="Cambria" w:hAnsi="Cambria" w:cs="Arial"/>
                <w:lang w:val="fr-ML"/>
              </w:rPr>
            </w:rPrChange>
          </w:rPr>
          <w:t xml:space="preserve">Sont </w:t>
        </w:r>
        <w:r w:rsidRPr="007A4AFC">
          <w:rPr>
            <w:rFonts w:ascii="Cambria" w:hAnsi="Cambria" w:cs="Arial"/>
            <w:color w:val="000000" w:themeColor="text1"/>
            <w:lang w:val="fr-ML"/>
            <w:rPrChange w:id="11029" w:author="Dr Mamadou SANOGO" w:date="2023-10-25T18:15:00Z">
              <w:rPr>
                <w:rFonts w:ascii="Cambria" w:hAnsi="Cambria" w:cs="Arial"/>
                <w:color w:val="1A1A1A"/>
                <w:lang w:val="fr-ML"/>
              </w:rPr>
            </w:rPrChange>
          </w:rPr>
          <w:t>des délits punissables dans les conditions prévues par le code pénal :</w:t>
        </w:r>
      </w:ins>
    </w:p>
    <w:p w14:paraId="1874DE80" w14:textId="77777777" w:rsidR="00D3265D" w:rsidRPr="007A4AFC" w:rsidRDefault="00D3265D" w:rsidP="0027496F">
      <w:pPr>
        <w:widowControl w:val="0"/>
        <w:autoSpaceDE w:val="0"/>
        <w:autoSpaceDN w:val="0"/>
        <w:adjustRightInd w:val="0"/>
        <w:spacing w:line="240" w:lineRule="auto"/>
        <w:rPr>
          <w:ins w:id="11030" w:author="Dr Mamadou SANOGO" w:date="2023-10-25T16:41:00Z"/>
          <w:rFonts w:ascii="Cambria" w:hAnsi="Cambria" w:cs="Arial"/>
          <w:color w:val="000000" w:themeColor="text1"/>
          <w:lang w:val="fr-ML"/>
          <w:rPrChange w:id="11031" w:author="Dr Mamadou SANOGO" w:date="2023-10-25T18:15:00Z">
            <w:rPr>
              <w:ins w:id="11032" w:author="Dr Mamadou SANOGO" w:date="2023-10-25T16:41:00Z"/>
              <w:rFonts w:ascii="Cambria" w:hAnsi="Cambria" w:cs="Arial"/>
              <w:color w:val="000000"/>
              <w:lang w:val="fr-ML"/>
            </w:rPr>
          </w:rPrChange>
        </w:rPr>
      </w:pPr>
      <w:ins w:id="11033" w:author="Dr Mamadou SANOGO" w:date="2023-10-25T16:41:00Z">
        <w:r w:rsidRPr="007A4AFC">
          <w:rPr>
            <w:rFonts w:ascii="Cambria" w:hAnsi="Cambria" w:cs="Arial"/>
            <w:color w:val="000000" w:themeColor="text1"/>
            <w:lang w:val="fr-ML"/>
            <w:rPrChange w:id="11034" w:author="Dr Mamadou SANOGO" w:date="2023-10-25T18:15:00Z">
              <w:rPr>
                <w:rFonts w:ascii="Cambria" w:hAnsi="Cambria" w:cs="Arial"/>
                <w:color w:val="000000"/>
                <w:lang w:val="fr-ML"/>
              </w:rPr>
            </w:rPrChange>
          </w:rPr>
          <w:t>- le fait de harceler autrui par des agissements répétés ayant pour objet ou pour effet, une dégradation des conditions de travail susceptibles de porter atteinte à ses droits et à sa dignité, d’altérer sa santé physique ou mentale ou de compromettre son avenir professionnel ;</w:t>
        </w:r>
      </w:ins>
    </w:p>
    <w:p w14:paraId="56889457" w14:textId="77777777" w:rsidR="00D3265D" w:rsidRPr="007A4AFC" w:rsidRDefault="00D3265D" w:rsidP="00D3265D">
      <w:pPr>
        <w:widowControl w:val="0"/>
        <w:autoSpaceDE w:val="0"/>
        <w:autoSpaceDN w:val="0"/>
        <w:adjustRightInd w:val="0"/>
        <w:spacing w:line="240" w:lineRule="auto"/>
        <w:rPr>
          <w:ins w:id="11035" w:author="Dr Mamadou SANOGO" w:date="2023-10-25T16:41:00Z"/>
          <w:rFonts w:ascii="Cambria" w:hAnsi="Cambria" w:cs="Arial"/>
          <w:color w:val="000000" w:themeColor="text1"/>
          <w:lang w:val="fr-ML"/>
          <w:rPrChange w:id="11036" w:author="Dr Mamadou SANOGO" w:date="2023-10-25T18:15:00Z">
            <w:rPr>
              <w:ins w:id="11037" w:author="Dr Mamadou SANOGO" w:date="2023-10-25T16:41:00Z"/>
              <w:rFonts w:ascii="Cambria" w:hAnsi="Cambria" w:cs="Arial"/>
              <w:color w:val="000000"/>
              <w:lang w:val="fr-ML"/>
            </w:rPr>
          </w:rPrChange>
        </w:rPr>
      </w:pPr>
      <w:ins w:id="11038" w:author="Dr Mamadou SANOGO" w:date="2023-10-25T16:41:00Z">
        <w:r w:rsidRPr="007A4AFC">
          <w:rPr>
            <w:rFonts w:ascii="Cambria" w:hAnsi="Cambria" w:cs="Arial"/>
            <w:color w:val="000000" w:themeColor="text1"/>
            <w:lang w:val="fr-ML"/>
            <w:rPrChange w:id="11039" w:author="Dr Mamadou SANOGO" w:date="2023-10-25T18:15:00Z">
              <w:rPr>
                <w:rFonts w:ascii="Cambria" w:hAnsi="Cambria" w:cs="Arial"/>
                <w:color w:val="000000"/>
                <w:lang w:val="fr-ML"/>
              </w:rPr>
            </w:rPrChange>
          </w:rPr>
          <w:t>- le fait de harceler autrui dans le but d’obtenir des faveurs de nature sexuelle.</w:t>
        </w:r>
      </w:ins>
    </w:p>
    <w:p w14:paraId="50AFB528" w14:textId="77777777" w:rsidR="00D3265D" w:rsidRPr="007A4AFC" w:rsidRDefault="00D3265D" w:rsidP="00D3265D">
      <w:pPr>
        <w:widowControl w:val="0"/>
        <w:autoSpaceDE w:val="0"/>
        <w:autoSpaceDN w:val="0"/>
        <w:adjustRightInd w:val="0"/>
        <w:spacing w:line="240" w:lineRule="auto"/>
        <w:rPr>
          <w:ins w:id="11040" w:author="Dr Mamadou SANOGO" w:date="2023-10-25T16:41:00Z"/>
          <w:rFonts w:ascii="Cambria" w:hAnsi="Cambria" w:cs="Arial"/>
          <w:color w:val="000000" w:themeColor="text1"/>
          <w:lang w:val="fr-ML"/>
          <w:rPrChange w:id="11041" w:author="Dr Mamadou SANOGO" w:date="2023-10-25T18:15:00Z">
            <w:rPr>
              <w:ins w:id="11042" w:author="Dr Mamadou SANOGO" w:date="2023-10-25T16:41:00Z"/>
              <w:rFonts w:ascii="Cambria" w:hAnsi="Cambria" w:cs="Arial"/>
              <w:color w:val="000000"/>
              <w:lang w:val="fr-ML"/>
            </w:rPr>
          </w:rPrChange>
        </w:rPr>
      </w:pPr>
      <w:ins w:id="11043" w:author="Dr Mamadou SANOGO" w:date="2023-10-25T16:41:00Z">
        <w:r w:rsidRPr="007A4AFC">
          <w:rPr>
            <w:rFonts w:ascii="Cambria" w:hAnsi="Cambria" w:cs="Arial"/>
            <w:b/>
            <w:bCs/>
            <w:color w:val="000000" w:themeColor="text1"/>
            <w:lang w:val="fr-ML"/>
            <w:rPrChange w:id="11044" w:author="Dr Mamadou SANOGO" w:date="2023-10-25T18:15:00Z">
              <w:rPr>
                <w:rFonts w:ascii="Cambria" w:hAnsi="Cambria" w:cs="Arial"/>
                <w:b/>
                <w:bCs/>
                <w:color w:val="000000"/>
                <w:lang w:val="fr-ML"/>
              </w:rPr>
            </w:rPrChange>
          </w:rPr>
          <w:t xml:space="preserve">4-2 </w:t>
        </w:r>
        <w:r w:rsidRPr="007A4AFC">
          <w:rPr>
            <w:rFonts w:ascii="Cambria" w:hAnsi="Cambria" w:cs="Arial"/>
            <w:color w:val="000000" w:themeColor="text1"/>
            <w:lang w:val="fr-ML"/>
            <w:rPrChange w:id="11045" w:author="Dr Mamadou SANOGO" w:date="2023-10-25T18:15:00Z">
              <w:rPr>
                <w:rFonts w:ascii="Cambria" w:hAnsi="Cambria" w:cs="Arial"/>
                <w:color w:val="1A1A1A"/>
                <w:lang w:val="fr-ML"/>
              </w:rPr>
            </w:rPrChange>
          </w:rPr>
          <w:t xml:space="preserve">Le </w:t>
        </w:r>
        <w:r w:rsidRPr="007A4AFC">
          <w:rPr>
            <w:rFonts w:ascii="Cambria" w:hAnsi="Cambria" w:cs="Arial"/>
            <w:color w:val="000000" w:themeColor="text1"/>
            <w:lang w:val="fr-ML"/>
            <w:rPrChange w:id="11046" w:author="Dr Mamadou SANOGO" w:date="2023-10-25T18:15:00Z">
              <w:rPr>
                <w:rFonts w:ascii="Cambria" w:hAnsi="Cambria" w:cs="Arial"/>
                <w:color w:val="000000"/>
                <w:lang w:val="fr-ML"/>
              </w:rPr>
            </w:rPrChange>
          </w:rPr>
          <w:t xml:space="preserve">harcèlement </w:t>
        </w:r>
        <w:r w:rsidRPr="007A4AFC">
          <w:rPr>
            <w:rFonts w:ascii="Cambria" w:hAnsi="Cambria" w:cs="Arial"/>
            <w:color w:val="000000" w:themeColor="text1"/>
            <w:lang w:val="fr-ML"/>
            <w:rPrChange w:id="11047" w:author="Dr Mamadou SANOGO" w:date="2023-10-25T18:15:00Z">
              <w:rPr>
                <w:rFonts w:ascii="Cambria" w:hAnsi="Cambria" w:cs="Arial"/>
                <w:color w:val="1A1A1A"/>
                <w:lang w:val="fr-ML"/>
              </w:rPr>
            </w:rPrChange>
          </w:rPr>
          <w:t>peut donner lieu à une sanction disciplinaire indépendamment de la mise en œuvre de poursuites pénales.</w:t>
        </w:r>
      </w:ins>
    </w:p>
    <w:p w14:paraId="7FC59A6A" w14:textId="77777777" w:rsidR="00D3265D" w:rsidRPr="007A4AFC" w:rsidRDefault="00D3265D" w:rsidP="00D3265D">
      <w:pPr>
        <w:widowControl w:val="0"/>
        <w:autoSpaceDE w:val="0"/>
        <w:autoSpaceDN w:val="0"/>
        <w:adjustRightInd w:val="0"/>
        <w:spacing w:line="240" w:lineRule="auto"/>
        <w:rPr>
          <w:ins w:id="11048" w:author="Dr Mamadou SANOGO" w:date="2023-10-25T16:41:00Z"/>
          <w:rFonts w:ascii="Cambria" w:hAnsi="Cambria" w:cs="Arial"/>
          <w:color w:val="000000" w:themeColor="text1"/>
          <w:lang w:val="fr-ML"/>
          <w:rPrChange w:id="11049" w:author="Dr Mamadou SANOGO" w:date="2023-10-25T18:15:00Z">
            <w:rPr>
              <w:ins w:id="11050" w:author="Dr Mamadou SANOGO" w:date="2023-10-25T16:41:00Z"/>
              <w:rFonts w:ascii="Cambria" w:hAnsi="Cambria" w:cs="Arial"/>
              <w:color w:val="000000"/>
              <w:lang w:val="fr-ML"/>
            </w:rPr>
          </w:rPrChange>
        </w:rPr>
      </w:pPr>
      <w:ins w:id="11051" w:author="Dr Mamadou SANOGO" w:date="2023-10-25T16:41:00Z">
        <w:r w:rsidRPr="007A4AFC">
          <w:rPr>
            <w:rFonts w:ascii="Cambria" w:hAnsi="Cambria" w:cs="Arial"/>
            <w:b/>
            <w:bCs/>
            <w:color w:val="000000" w:themeColor="text1"/>
            <w:lang w:val="fr-ML"/>
            <w:rPrChange w:id="11052" w:author="Dr Mamadou SANOGO" w:date="2023-10-25T18:15:00Z">
              <w:rPr>
                <w:rFonts w:ascii="Cambria" w:hAnsi="Cambria" w:cs="Arial"/>
                <w:b/>
                <w:bCs/>
                <w:color w:val="000000"/>
                <w:lang w:val="fr-ML"/>
              </w:rPr>
            </w:rPrChange>
          </w:rPr>
          <w:t>Article 5 - Usage des moyens de communication</w:t>
        </w:r>
      </w:ins>
    </w:p>
    <w:p w14:paraId="5AC1E15F" w14:textId="77777777" w:rsidR="00D3265D" w:rsidRPr="007A4AFC" w:rsidRDefault="00D3265D" w:rsidP="00D3265D">
      <w:pPr>
        <w:widowControl w:val="0"/>
        <w:autoSpaceDE w:val="0"/>
        <w:autoSpaceDN w:val="0"/>
        <w:adjustRightInd w:val="0"/>
        <w:spacing w:line="240" w:lineRule="auto"/>
        <w:rPr>
          <w:ins w:id="11053" w:author="Dr Mamadou SANOGO" w:date="2023-10-25T16:41:00Z"/>
          <w:rFonts w:ascii="Cambria" w:hAnsi="Cambria" w:cs="Arial"/>
          <w:color w:val="000000" w:themeColor="text1"/>
          <w:lang w:val="fr-ML"/>
          <w:rPrChange w:id="11054" w:author="Dr Mamadou SANOGO" w:date="2023-10-25T18:15:00Z">
            <w:rPr>
              <w:ins w:id="11055" w:author="Dr Mamadou SANOGO" w:date="2023-10-25T16:41:00Z"/>
              <w:rFonts w:ascii="Cambria" w:hAnsi="Cambria" w:cs="Arial"/>
              <w:color w:val="000000"/>
              <w:lang w:val="fr-ML"/>
            </w:rPr>
          </w:rPrChange>
        </w:rPr>
      </w:pPr>
      <w:ins w:id="11056" w:author="Dr Mamadou SANOGO" w:date="2023-10-25T16:41:00Z">
        <w:r w:rsidRPr="007A4AFC">
          <w:rPr>
            <w:rFonts w:ascii="Cambria" w:hAnsi="Cambria" w:cs="Arial"/>
            <w:color w:val="000000" w:themeColor="text1"/>
            <w:lang w:val="fr-ML"/>
            <w:rPrChange w:id="11057" w:author="Dr Mamadou SANOGO" w:date="2023-10-25T18:15:00Z">
              <w:rPr>
                <w:rFonts w:ascii="Cambria" w:hAnsi="Cambria" w:cs="Arial"/>
                <w:color w:val="000000"/>
                <w:lang w:val="fr-ML"/>
              </w:rPr>
            </w:rPrChange>
          </w:rPr>
          <w:t>Le téléphone portable et tous les moyens de communication et de transmission doivent être en position éteinte pendant les cours, examens et concours ainsi qu’au sein des bibliothèques et lors des conférences.</w:t>
        </w:r>
      </w:ins>
    </w:p>
    <w:p w14:paraId="5AEFE5EE" w14:textId="77777777" w:rsidR="00D3265D" w:rsidRPr="007A4AFC" w:rsidRDefault="00D3265D" w:rsidP="00D3265D">
      <w:pPr>
        <w:widowControl w:val="0"/>
        <w:autoSpaceDE w:val="0"/>
        <w:autoSpaceDN w:val="0"/>
        <w:adjustRightInd w:val="0"/>
        <w:spacing w:line="240" w:lineRule="auto"/>
        <w:rPr>
          <w:ins w:id="11058" w:author="Dr Mamadou SANOGO" w:date="2023-10-25T16:41:00Z"/>
          <w:rFonts w:ascii="Cambria" w:hAnsi="Cambria" w:cs="Arial"/>
          <w:color w:val="000000" w:themeColor="text1"/>
          <w:lang w:val="fr-ML"/>
          <w:rPrChange w:id="11059" w:author="Dr Mamadou SANOGO" w:date="2023-10-25T18:15:00Z">
            <w:rPr>
              <w:ins w:id="11060" w:author="Dr Mamadou SANOGO" w:date="2023-10-25T16:41:00Z"/>
              <w:rFonts w:ascii="Cambria" w:hAnsi="Cambria" w:cs="Arial"/>
              <w:color w:val="000000"/>
              <w:lang w:val="fr-ML"/>
            </w:rPr>
          </w:rPrChange>
        </w:rPr>
      </w:pPr>
      <w:ins w:id="11061" w:author="Dr Mamadou SANOGO" w:date="2023-10-25T16:41:00Z">
        <w:r w:rsidRPr="007A4AFC">
          <w:rPr>
            <w:rFonts w:ascii="Cambria" w:hAnsi="Cambria" w:cs="Arial"/>
            <w:b/>
            <w:bCs/>
            <w:color w:val="000000" w:themeColor="text1"/>
            <w:lang w:val="fr-ML"/>
            <w:rPrChange w:id="11062" w:author="Dr Mamadou SANOGO" w:date="2023-10-25T18:15:00Z">
              <w:rPr>
                <w:rFonts w:ascii="Cambria" w:hAnsi="Cambria" w:cs="Arial"/>
                <w:b/>
                <w:bCs/>
                <w:color w:val="000000"/>
                <w:lang w:val="fr-ML"/>
              </w:rPr>
            </w:rPrChange>
          </w:rPr>
          <w:t>Article 6 - Contrefaçon</w:t>
        </w:r>
      </w:ins>
    </w:p>
    <w:p w14:paraId="4054D54B" w14:textId="77777777" w:rsidR="00D3265D" w:rsidRPr="007A4AFC" w:rsidRDefault="00D3265D" w:rsidP="00D3265D">
      <w:pPr>
        <w:widowControl w:val="0"/>
        <w:autoSpaceDE w:val="0"/>
        <w:autoSpaceDN w:val="0"/>
        <w:adjustRightInd w:val="0"/>
        <w:spacing w:line="240" w:lineRule="auto"/>
        <w:rPr>
          <w:ins w:id="11063" w:author="Dr Mamadou SANOGO" w:date="2023-10-25T16:41:00Z"/>
          <w:rFonts w:ascii="Cambria" w:hAnsi="Cambria" w:cs="Arial"/>
          <w:color w:val="000000" w:themeColor="text1"/>
          <w:lang w:val="fr-ML"/>
          <w:rPrChange w:id="11064" w:author="Dr Mamadou SANOGO" w:date="2023-10-25T18:15:00Z">
            <w:rPr>
              <w:ins w:id="11065" w:author="Dr Mamadou SANOGO" w:date="2023-10-25T16:41:00Z"/>
              <w:rFonts w:ascii="Cambria" w:hAnsi="Cambria" w:cs="Arial"/>
              <w:color w:val="000000"/>
              <w:lang w:val="fr-ML"/>
            </w:rPr>
          </w:rPrChange>
        </w:rPr>
      </w:pPr>
      <w:ins w:id="11066" w:author="Dr Mamadou SANOGO" w:date="2023-10-25T16:41:00Z">
        <w:r w:rsidRPr="007A4AFC">
          <w:rPr>
            <w:rFonts w:ascii="Cambria" w:hAnsi="Cambria" w:cs="Arial"/>
            <w:b/>
            <w:bCs/>
            <w:color w:val="000000" w:themeColor="text1"/>
            <w:lang w:val="fr-ML"/>
            <w:rPrChange w:id="11067" w:author="Dr Mamadou SANOGO" w:date="2023-10-25T18:15:00Z">
              <w:rPr>
                <w:rFonts w:ascii="Cambria" w:hAnsi="Cambria" w:cs="Arial"/>
                <w:b/>
                <w:bCs/>
                <w:color w:val="000000"/>
                <w:lang w:val="fr-ML"/>
              </w:rPr>
            </w:rPrChange>
          </w:rPr>
          <w:t xml:space="preserve">6-1 </w:t>
        </w:r>
        <w:r w:rsidRPr="007A4AFC">
          <w:rPr>
            <w:rFonts w:ascii="Cambria" w:hAnsi="Cambria" w:cs="Arial"/>
            <w:color w:val="000000" w:themeColor="text1"/>
            <w:lang w:val="fr-ML"/>
            <w:rPrChange w:id="11068" w:author="Dr Mamadou SANOGO" w:date="2023-10-25T18:15:00Z">
              <w:rPr>
                <w:rFonts w:ascii="Cambria" w:hAnsi="Cambria" w:cs="Arial"/>
                <w:color w:val="000000"/>
                <w:lang w:val="fr-ML"/>
              </w:rPr>
            </w:rPrChange>
          </w:rPr>
          <w:t>Conformément au code de la propriété intellectuelle, toute représentation ou reproduction intégrale ou partielle d’une œuvre de l’esprit faite sans le consentement de son auteur est illicite.</w:t>
        </w:r>
      </w:ins>
    </w:p>
    <w:p w14:paraId="1187856D" w14:textId="77777777" w:rsidR="00D3265D" w:rsidRPr="007A4AFC" w:rsidRDefault="00D3265D" w:rsidP="00D3265D">
      <w:pPr>
        <w:widowControl w:val="0"/>
        <w:autoSpaceDE w:val="0"/>
        <w:autoSpaceDN w:val="0"/>
        <w:adjustRightInd w:val="0"/>
        <w:spacing w:line="240" w:lineRule="auto"/>
        <w:rPr>
          <w:ins w:id="11069" w:author="Dr Mamadou SANOGO" w:date="2023-10-25T16:41:00Z"/>
          <w:rFonts w:ascii="Cambria" w:hAnsi="Cambria" w:cs="Arial"/>
          <w:color w:val="000000" w:themeColor="text1"/>
          <w:lang w:val="fr-ML"/>
          <w:rPrChange w:id="11070" w:author="Dr Mamadou SANOGO" w:date="2023-10-25T18:15:00Z">
            <w:rPr>
              <w:ins w:id="11071" w:author="Dr Mamadou SANOGO" w:date="2023-10-25T16:41:00Z"/>
              <w:rFonts w:ascii="Cambria" w:hAnsi="Cambria" w:cs="Arial"/>
              <w:color w:val="000000"/>
              <w:lang w:val="fr-ML"/>
            </w:rPr>
          </w:rPrChange>
        </w:rPr>
      </w:pPr>
      <w:ins w:id="11072" w:author="Dr Mamadou SANOGO" w:date="2023-10-25T16:41:00Z">
        <w:r w:rsidRPr="007A4AFC">
          <w:rPr>
            <w:rFonts w:ascii="Cambria" w:hAnsi="Cambria" w:cs="Arial"/>
            <w:b/>
            <w:bCs/>
            <w:color w:val="000000" w:themeColor="text1"/>
            <w:lang w:val="fr-ML"/>
            <w:rPrChange w:id="11073" w:author="Dr Mamadou SANOGO" w:date="2023-10-25T18:15:00Z">
              <w:rPr>
                <w:rFonts w:ascii="Cambria" w:hAnsi="Cambria" w:cs="Arial"/>
                <w:b/>
                <w:bCs/>
                <w:color w:val="000000"/>
                <w:lang w:val="fr-ML"/>
              </w:rPr>
            </w:rPrChange>
          </w:rPr>
          <w:t xml:space="preserve">6-2 </w:t>
        </w:r>
        <w:r w:rsidRPr="007A4AFC">
          <w:rPr>
            <w:rFonts w:ascii="Cambria" w:hAnsi="Cambria" w:cs="Arial"/>
            <w:color w:val="000000" w:themeColor="text1"/>
            <w:lang w:val="fr-ML"/>
            <w:rPrChange w:id="11074" w:author="Dr Mamadou SANOGO" w:date="2023-10-25T18:15:00Z">
              <w:rPr>
                <w:rFonts w:ascii="Cambria" w:hAnsi="Cambria" w:cs="Arial"/>
                <w:color w:val="000000"/>
                <w:lang w:val="fr-ML"/>
              </w:rPr>
            </w:rPrChange>
          </w:rPr>
          <w:t xml:space="preserve">Le délit de contrefaçon (plagiat) peut donner lieu à une sanction disciplinaire </w:t>
        </w:r>
        <w:r w:rsidRPr="007A4AFC">
          <w:rPr>
            <w:rFonts w:ascii="Cambria" w:hAnsi="Cambria" w:cs="Arial"/>
            <w:color w:val="000000" w:themeColor="text1"/>
            <w:lang w:val="fr-ML"/>
            <w:rPrChange w:id="11075" w:author="Dr Mamadou SANOGO" w:date="2023-10-25T18:15:00Z">
              <w:rPr>
                <w:rFonts w:ascii="Cambria" w:hAnsi="Cambria" w:cs="Arial"/>
                <w:color w:val="1A1A1A"/>
                <w:lang w:val="fr-ML"/>
              </w:rPr>
            </w:rPrChange>
          </w:rPr>
          <w:t>indépendamment de la mise en œuvre de poursuites pénales.</w:t>
        </w:r>
      </w:ins>
    </w:p>
    <w:p w14:paraId="17165EA6" w14:textId="77777777" w:rsidR="00D3265D" w:rsidRPr="007A4AFC" w:rsidRDefault="00D3265D" w:rsidP="00D3265D">
      <w:pPr>
        <w:widowControl w:val="0"/>
        <w:autoSpaceDE w:val="0"/>
        <w:autoSpaceDN w:val="0"/>
        <w:adjustRightInd w:val="0"/>
        <w:spacing w:line="240" w:lineRule="auto"/>
        <w:rPr>
          <w:ins w:id="11076" w:author="Dr Mamadou SANOGO" w:date="2023-10-25T16:41:00Z"/>
          <w:rFonts w:ascii="Cambria" w:hAnsi="Cambria" w:cs="Arial"/>
          <w:color w:val="000000" w:themeColor="text1"/>
          <w:lang w:val="fr-ML"/>
          <w:rPrChange w:id="11077" w:author="Dr Mamadou SANOGO" w:date="2023-10-25T18:15:00Z">
            <w:rPr>
              <w:ins w:id="11078" w:author="Dr Mamadou SANOGO" w:date="2023-10-25T16:41:00Z"/>
              <w:rFonts w:ascii="Cambria" w:hAnsi="Cambria" w:cs="Arial"/>
              <w:color w:val="000000"/>
              <w:lang w:val="fr-ML"/>
            </w:rPr>
          </w:rPrChange>
        </w:rPr>
      </w:pPr>
    </w:p>
    <w:p w14:paraId="5039B4AF" w14:textId="77777777" w:rsidR="00D3265D" w:rsidRPr="007A4AFC" w:rsidRDefault="00D3265D" w:rsidP="00D3265D">
      <w:pPr>
        <w:widowControl w:val="0"/>
        <w:autoSpaceDE w:val="0"/>
        <w:autoSpaceDN w:val="0"/>
        <w:adjustRightInd w:val="0"/>
        <w:spacing w:line="240" w:lineRule="auto"/>
        <w:rPr>
          <w:ins w:id="11079" w:author="Dr Mamadou SANOGO" w:date="2023-10-25T16:41:00Z"/>
          <w:rFonts w:ascii="Cambria" w:hAnsi="Cambria" w:cs="Arial"/>
          <w:color w:val="000000" w:themeColor="text1"/>
          <w:lang w:val="fr-ML"/>
          <w:rPrChange w:id="11080" w:author="Dr Mamadou SANOGO" w:date="2023-10-25T18:15:00Z">
            <w:rPr>
              <w:ins w:id="11081" w:author="Dr Mamadou SANOGO" w:date="2023-10-25T16:41:00Z"/>
              <w:rFonts w:ascii="Cambria" w:hAnsi="Cambria" w:cs="Arial"/>
              <w:color w:val="000000"/>
              <w:lang w:val="fr-ML"/>
            </w:rPr>
          </w:rPrChange>
        </w:rPr>
      </w:pPr>
      <w:ins w:id="11082" w:author="Dr Mamadou SANOGO" w:date="2023-10-25T16:41:00Z">
        <w:r w:rsidRPr="007A4AFC">
          <w:rPr>
            <w:rFonts w:ascii="Cambria" w:hAnsi="Cambria" w:cs="Arial"/>
            <w:b/>
            <w:bCs/>
            <w:color w:val="000000" w:themeColor="text1"/>
            <w:lang w:val="fr-ML"/>
            <w:rPrChange w:id="11083" w:author="Dr Mamadou SANOGO" w:date="2023-10-25T18:15:00Z">
              <w:rPr>
                <w:rFonts w:ascii="Cambria" w:hAnsi="Cambria" w:cs="Arial"/>
                <w:b/>
                <w:bCs/>
                <w:color w:val="000000"/>
                <w:lang w:val="fr-ML"/>
              </w:rPr>
            </w:rPrChange>
          </w:rPr>
          <w:t>Article 7 - Effets et objets personnels</w:t>
        </w:r>
      </w:ins>
    </w:p>
    <w:p w14:paraId="50D5881F" w14:textId="77777777" w:rsidR="00D3265D" w:rsidRPr="007A4AFC" w:rsidRDefault="00D3265D" w:rsidP="00D3265D">
      <w:pPr>
        <w:widowControl w:val="0"/>
        <w:autoSpaceDE w:val="0"/>
        <w:autoSpaceDN w:val="0"/>
        <w:adjustRightInd w:val="0"/>
        <w:spacing w:line="240" w:lineRule="auto"/>
        <w:rPr>
          <w:ins w:id="11084" w:author="Dr Mamadou SANOGO" w:date="2023-10-25T16:41:00Z"/>
          <w:rFonts w:ascii="Cambria" w:hAnsi="Cambria" w:cs="Arial"/>
          <w:color w:val="000000" w:themeColor="text1"/>
          <w:lang w:val="fr-ML"/>
          <w:rPrChange w:id="11085" w:author="Dr Mamadou SANOGO" w:date="2023-10-25T18:15:00Z">
            <w:rPr>
              <w:ins w:id="11086" w:author="Dr Mamadou SANOGO" w:date="2023-10-25T16:41:00Z"/>
              <w:rFonts w:ascii="Cambria" w:hAnsi="Cambria" w:cs="Arial"/>
              <w:color w:val="000000"/>
              <w:lang w:val="fr-ML"/>
            </w:rPr>
          </w:rPrChange>
        </w:rPr>
      </w:pPr>
      <w:ins w:id="11087" w:author="Dr Mamadou SANOGO" w:date="2023-10-25T16:41:00Z">
        <w:r w:rsidRPr="007A4AFC">
          <w:rPr>
            <w:rFonts w:ascii="Cambria" w:hAnsi="Cambria" w:cs="Arial"/>
            <w:color w:val="000000" w:themeColor="text1"/>
            <w:lang w:val="fr-ML"/>
            <w:rPrChange w:id="11088" w:author="Dr Mamadou SANOGO" w:date="2023-10-25T18:15:00Z">
              <w:rPr>
                <w:rFonts w:ascii="Cambria" w:hAnsi="Cambria" w:cs="Arial"/>
                <w:color w:val="000000"/>
                <w:lang w:val="fr-ML"/>
              </w:rPr>
            </w:rPrChange>
          </w:rPr>
          <w:t>L’École Privée de Santé Félix Houphouët Boigny ne peut être tenue pour responsable de la disparition ou de l’atteinte aux biens personnels, lesquels sont toujours réputés demeurer sous la garde de leur propriétaire ou détenteur.</w:t>
        </w:r>
      </w:ins>
    </w:p>
    <w:p w14:paraId="2AD3F257" w14:textId="77777777" w:rsidR="00D3265D" w:rsidRPr="007A4AFC" w:rsidRDefault="00D3265D" w:rsidP="00D3265D">
      <w:pPr>
        <w:widowControl w:val="0"/>
        <w:autoSpaceDE w:val="0"/>
        <w:autoSpaceDN w:val="0"/>
        <w:adjustRightInd w:val="0"/>
        <w:spacing w:line="240" w:lineRule="auto"/>
        <w:rPr>
          <w:ins w:id="11089" w:author="Dr Mamadou SANOGO" w:date="2023-10-25T16:41:00Z"/>
          <w:rFonts w:ascii="Cambria" w:hAnsi="Cambria" w:cs="Arial"/>
          <w:color w:val="000000" w:themeColor="text1"/>
          <w:sz w:val="10"/>
          <w:lang w:val="fr-ML"/>
          <w:rPrChange w:id="11090" w:author="Dr Mamadou SANOGO" w:date="2023-10-25T18:15:00Z">
            <w:rPr>
              <w:ins w:id="11091" w:author="Dr Mamadou SANOGO" w:date="2023-10-25T16:41:00Z"/>
              <w:rFonts w:ascii="Cambria" w:hAnsi="Cambria" w:cs="Arial"/>
              <w:color w:val="000000"/>
              <w:sz w:val="10"/>
              <w:lang w:val="fr-ML"/>
            </w:rPr>
          </w:rPrChange>
        </w:rPr>
      </w:pPr>
    </w:p>
    <w:p w14:paraId="2004CEB8" w14:textId="77777777" w:rsidR="00D3265D" w:rsidRPr="007A4AFC" w:rsidRDefault="00D3265D" w:rsidP="00D3265D">
      <w:pPr>
        <w:widowControl w:val="0"/>
        <w:autoSpaceDE w:val="0"/>
        <w:autoSpaceDN w:val="0"/>
        <w:adjustRightInd w:val="0"/>
        <w:spacing w:line="240" w:lineRule="auto"/>
        <w:rPr>
          <w:ins w:id="11092" w:author="Dr Mamadou SANOGO" w:date="2023-10-25T16:41:00Z"/>
          <w:rFonts w:ascii="Cambria" w:hAnsi="Cambria" w:cs="Arial"/>
          <w:b/>
          <w:bCs/>
          <w:color w:val="000000" w:themeColor="text1"/>
          <w:lang w:val="fr-ML"/>
          <w:rPrChange w:id="11093" w:author="Dr Mamadou SANOGO" w:date="2023-10-25T18:15:00Z">
            <w:rPr>
              <w:ins w:id="11094" w:author="Dr Mamadou SANOGO" w:date="2023-10-25T16:41:00Z"/>
              <w:rFonts w:ascii="Cambria" w:hAnsi="Cambria" w:cs="Arial"/>
              <w:b/>
              <w:bCs/>
              <w:color w:val="000000"/>
              <w:lang w:val="fr-ML"/>
            </w:rPr>
          </w:rPrChange>
        </w:rPr>
      </w:pPr>
      <w:ins w:id="11095" w:author="Dr Mamadou SANOGO" w:date="2023-10-25T16:41:00Z">
        <w:r w:rsidRPr="007A4AFC">
          <w:rPr>
            <w:rFonts w:ascii="Cambria" w:hAnsi="Cambria" w:cs="Arial"/>
            <w:b/>
            <w:bCs/>
            <w:color w:val="000000" w:themeColor="text1"/>
            <w:lang w:val="fr-ML"/>
            <w:rPrChange w:id="11096" w:author="Dr Mamadou SANOGO" w:date="2023-10-25T18:15:00Z">
              <w:rPr>
                <w:rFonts w:ascii="Cambria" w:hAnsi="Cambria" w:cs="Arial"/>
                <w:b/>
                <w:bCs/>
                <w:color w:val="000000"/>
                <w:lang w:val="fr-ML"/>
              </w:rPr>
            </w:rPrChange>
          </w:rPr>
          <w:t xml:space="preserve">CHAPITRE II : RESPECT DES REGLES D’HYGIENE ET DE SECURITE </w:t>
        </w:r>
      </w:ins>
    </w:p>
    <w:p w14:paraId="737B3DE2" w14:textId="77777777" w:rsidR="00D3265D" w:rsidRPr="007A4AFC" w:rsidRDefault="00D3265D" w:rsidP="00D3265D">
      <w:pPr>
        <w:widowControl w:val="0"/>
        <w:autoSpaceDE w:val="0"/>
        <w:autoSpaceDN w:val="0"/>
        <w:adjustRightInd w:val="0"/>
        <w:spacing w:line="240" w:lineRule="auto"/>
        <w:rPr>
          <w:ins w:id="11097" w:author="Dr Mamadou SANOGO" w:date="2023-10-25T16:41:00Z"/>
          <w:rFonts w:ascii="Cambria" w:hAnsi="Cambria" w:cs="Arial"/>
          <w:color w:val="000000" w:themeColor="text1"/>
          <w:lang w:val="fr-ML"/>
          <w:rPrChange w:id="11098" w:author="Dr Mamadou SANOGO" w:date="2023-10-25T18:15:00Z">
            <w:rPr>
              <w:ins w:id="11099" w:author="Dr Mamadou SANOGO" w:date="2023-10-25T16:41:00Z"/>
              <w:rFonts w:ascii="Cambria" w:hAnsi="Cambria" w:cs="Arial"/>
              <w:color w:val="000000"/>
              <w:lang w:val="fr-ML"/>
            </w:rPr>
          </w:rPrChange>
        </w:rPr>
      </w:pPr>
      <w:ins w:id="11100" w:author="Dr Mamadou SANOGO" w:date="2023-10-25T16:41:00Z">
        <w:r w:rsidRPr="007A4AFC">
          <w:rPr>
            <w:rFonts w:ascii="Cambria" w:hAnsi="Cambria" w:cs="Arial"/>
            <w:b/>
            <w:bCs/>
            <w:color w:val="000000" w:themeColor="text1"/>
            <w:lang w:val="fr-ML"/>
            <w:rPrChange w:id="11101" w:author="Dr Mamadou SANOGO" w:date="2023-10-25T18:15:00Z">
              <w:rPr>
                <w:rFonts w:ascii="Cambria" w:hAnsi="Cambria" w:cs="Arial"/>
                <w:b/>
                <w:bCs/>
                <w:color w:val="000000"/>
                <w:lang w:val="fr-ML"/>
              </w:rPr>
            </w:rPrChange>
          </w:rPr>
          <w:t>Article 8 - Interdiction de fumer</w:t>
        </w:r>
      </w:ins>
    </w:p>
    <w:p w14:paraId="5A020D86" w14:textId="77777777" w:rsidR="00D3265D" w:rsidRPr="007A4AFC" w:rsidRDefault="00D3265D" w:rsidP="00D3265D">
      <w:pPr>
        <w:widowControl w:val="0"/>
        <w:autoSpaceDE w:val="0"/>
        <w:autoSpaceDN w:val="0"/>
        <w:adjustRightInd w:val="0"/>
        <w:spacing w:line="240" w:lineRule="auto"/>
        <w:rPr>
          <w:ins w:id="11102" w:author="Dr Mamadou SANOGO" w:date="2023-10-25T16:41:00Z"/>
          <w:rFonts w:ascii="Cambria" w:hAnsi="Cambria" w:cs="Arial"/>
          <w:color w:val="000000" w:themeColor="text1"/>
          <w:lang w:val="fr-ML"/>
          <w:rPrChange w:id="11103" w:author="Dr Mamadou SANOGO" w:date="2023-10-25T18:15:00Z">
            <w:rPr>
              <w:ins w:id="11104" w:author="Dr Mamadou SANOGO" w:date="2023-10-25T16:41:00Z"/>
              <w:rFonts w:ascii="Cambria" w:hAnsi="Cambria" w:cs="Arial"/>
              <w:color w:val="000000"/>
              <w:lang w:val="fr-ML"/>
            </w:rPr>
          </w:rPrChange>
        </w:rPr>
      </w:pPr>
      <w:ins w:id="11105" w:author="Dr Mamadou SANOGO" w:date="2023-10-25T16:41:00Z">
        <w:r w:rsidRPr="007A4AFC">
          <w:rPr>
            <w:rFonts w:ascii="Cambria" w:hAnsi="Cambria" w:cs="Arial"/>
            <w:color w:val="000000" w:themeColor="text1"/>
            <w:lang w:val="fr-ML"/>
            <w:rPrChange w:id="11106" w:author="Dr Mamadou SANOGO" w:date="2023-10-25T18:15:00Z">
              <w:rPr>
                <w:rFonts w:ascii="Cambria" w:hAnsi="Cambria" w:cs="Arial"/>
                <w:color w:val="000000"/>
                <w:lang w:val="fr-ML"/>
              </w:rPr>
            </w:rPrChange>
          </w:rPr>
          <w:t>Conformément aux dispositions du code de la santé publique, il est interdit de fumer dans les lieux affectés à un usage collectif, sauf dans les locaux expressément réservés aux fumeurs.</w:t>
        </w:r>
      </w:ins>
    </w:p>
    <w:p w14:paraId="1BCDA26D" w14:textId="77777777" w:rsidR="00D3265D" w:rsidRPr="007A4AFC" w:rsidRDefault="00D3265D" w:rsidP="00D3265D">
      <w:pPr>
        <w:widowControl w:val="0"/>
        <w:autoSpaceDE w:val="0"/>
        <w:autoSpaceDN w:val="0"/>
        <w:adjustRightInd w:val="0"/>
        <w:spacing w:line="240" w:lineRule="auto"/>
        <w:rPr>
          <w:ins w:id="11107" w:author="Dr Mamadou SANOGO" w:date="2023-10-25T16:41:00Z"/>
          <w:rFonts w:ascii="Cambria" w:hAnsi="Cambria" w:cs="Arial"/>
          <w:color w:val="000000" w:themeColor="text1"/>
          <w:sz w:val="8"/>
          <w:lang w:val="fr-ML"/>
          <w:rPrChange w:id="11108" w:author="Dr Mamadou SANOGO" w:date="2023-10-25T18:15:00Z">
            <w:rPr>
              <w:ins w:id="11109" w:author="Dr Mamadou SANOGO" w:date="2023-10-25T16:41:00Z"/>
              <w:rFonts w:ascii="Cambria" w:hAnsi="Cambria" w:cs="Arial"/>
              <w:color w:val="000000"/>
              <w:sz w:val="8"/>
              <w:lang w:val="fr-ML"/>
            </w:rPr>
          </w:rPrChange>
        </w:rPr>
      </w:pPr>
    </w:p>
    <w:p w14:paraId="3ADCF3C8" w14:textId="77777777" w:rsidR="00D3265D" w:rsidRPr="007A4AFC" w:rsidRDefault="00D3265D" w:rsidP="00D3265D">
      <w:pPr>
        <w:widowControl w:val="0"/>
        <w:autoSpaceDE w:val="0"/>
        <w:autoSpaceDN w:val="0"/>
        <w:adjustRightInd w:val="0"/>
        <w:spacing w:line="240" w:lineRule="auto"/>
        <w:rPr>
          <w:ins w:id="11110" w:author="Dr Mamadou SANOGO" w:date="2023-10-25T16:41:00Z"/>
          <w:rFonts w:ascii="Cambria" w:hAnsi="Cambria" w:cs="Arial"/>
          <w:color w:val="000000" w:themeColor="text1"/>
          <w:lang w:val="fr-ML"/>
          <w:rPrChange w:id="11111" w:author="Dr Mamadou SANOGO" w:date="2023-10-25T18:15:00Z">
            <w:rPr>
              <w:ins w:id="11112" w:author="Dr Mamadou SANOGO" w:date="2023-10-25T16:41:00Z"/>
              <w:rFonts w:ascii="Cambria" w:hAnsi="Cambria" w:cs="Arial"/>
              <w:color w:val="000000"/>
              <w:lang w:val="fr-ML"/>
            </w:rPr>
          </w:rPrChange>
        </w:rPr>
      </w:pPr>
      <w:ins w:id="11113" w:author="Dr Mamadou SANOGO" w:date="2023-10-25T16:41:00Z">
        <w:r w:rsidRPr="007A4AFC">
          <w:rPr>
            <w:rFonts w:ascii="Cambria" w:hAnsi="Cambria" w:cs="Arial"/>
            <w:b/>
            <w:bCs/>
            <w:color w:val="000000" w:themeColor="text1"/>
            <w:lang w:val="fr-ML"/>
            <w:rPrChange w:id="11114" w:author="Dr Mamadou SANOGO" w:date="2023-10-25T18:15:00Z">
              <w:rPr>
                <w:rFonts w:ascii="Cambria" w:hAnsi="Cambria" w:cs="Arial"/>
                <w:b/>
                <w:bCs/>
                <w:color w:val="000000"/>
                <w:lang w:val="fr-ML"/>
              </w:rPr>
            </w:rPrChange>
          </w:rPr>
          <w:t>Article 9 - Respect des consignes de sécurité</w:t>
        </w:r>
      </w:ins>
    </w:p>
    <w:p w14:paraId="498124BC" w14:textId="77777777" w:rsidR="00D3265D" w:rsidRPr="007A4AFC" w:rsidRDefault="00D3265D" w:rsidP="00D3265D">
      <w:pPr>
        <w:widowControl w:val="0"/>
        <w:autoSpaceDE w:val="0"/>
        <w:autoSpaceDN w:val="0"/>
        <w:adjustRightInd w:val="0"/>
        <w:spacing w:line="240" w:lineRule="auto"/>
        <w:rPr>
          <w:ins w:id="11115" w:author="Dr Mamadou SANOGO" w:date="2023-10-25T16:41:00Z"/>
          <w:rFonts w:ascii="Cambria" w:hAnsi="Cambria" w:cs="Arial"/>
          <w:color w:val="000000" w:themeColor="text1"/>
          <w:lang w:val="fr-ML"/>
          <w:rPrChange w:id="11116" w:author="Dr Mamadou SANOGO" w:date="2023-10-25T18:15:00Z">
            <w:rPr>
              <w:ins w:id="11117" w:author="Dr Mamadou SANOGO" w:date="2023-10-25T16:41:00Z"/>
              <w:rFonts w:ascii="Cambria" w:hAnsi="Cambria" w:cs="Arial"/>
              <w:color w:val="000000"/>
              <w:lang w:val="fr-ML"/>
            </w:rPr>
          </w:rPrChange>
        </w:rPr>
      </w:pPr>
      <w:ins w:id="11118" w:author="Dr Mamadou SANOGO" w:date="2023-10-25T16:41:00Z">
        <w:r w:rsidRPr="007A4AFC">
          <w:rPr>
            <w:rFonts w:ascii="Cambria" w:hAnsi="Cambria" w:cs="Arial"/>
            <w:b/>
            <w:bCs/>
            <w:color w:val="000000" w:themeColor="text1"/>
            <w:lang w:val="fr-ML"/>
            <w:rPrChange w:id="11119" w:author="Dr Mamadou SANOGO" w:date="2023-10-25T18:15:00Z">
              <w:rPr>
                <w:rFonts w:ascii="Cambria" w:hAnsi="Cambria" w:cs="Arial"/>
                <w:b/>
                <w:bCs/>
                <w:color w:val="000000"/>
                <w:lang w:val="fr-ML"/>
              </w:rPr>
            </w:rPrChange>
          </w:rPr>
          <w:t xml:space="preserve">9-1 </w:t>
        </w:r>
        <w:r w:rsidRPr="007A4AFC">
          <w:rPr>
            <w:rFonts w:ascii="Cambria" w:hAnsi="Cambria" w:cs="Arial"/>
            <w:color w:val="000000" w:themeColor="text1"/>
            <w:lang w:val="fr-ML"/>
            <w:rPrChange w:id="11120" w:author="Dr Mamadou SANOGO" w:date="2023-10-25T18:15:00Z">
              <w:rPr>
                <w:rFonts w:ascii="Cambria" w:hAnsi="Cambria" w:cs="Arial"/>
                <w:color w:val="000000"/>
                <w:lang w:val="fr-ML"/>
              </w:rPr>
            </w:rPrChange>
          </w:rPr>
          <w:t>Quel que soit le lieu où elle se trouve au sein de l’École Privée de Santé Félix Houphouët Boigny, toute personne doit impérativement prendre connaissance et respecter :</w:t>
        </w:r>
      </w:ins>
    </w:p>
    <w:p w14:paraId="7A6B1B68" w14:textId="77777777" w:rsidR="00D3265D" w:rsidRPr="007A4AFC" w:rsidRDefault="00D3265D" w:rsidP="00D3265D">
      <w:pPr>
        <w:widowControl w:val="0"/>
        <w:autoSpaceDE w:val="0"/>
        <w:autoSpaceDN w:val="0"/>
        <w:adjustRightInd w:val="0"/>
        <w:spacing w:line="240" w:lineRule="auto"/>
        <w:rPr>
          <w:ins w:id="11121" w:author="Dr Mamadou SANOGO" w:date="2023-10-25T16:41:00Z"/>
          <w:rFonts w:ascii="Cambria" w:hAnsi="Cambria" w:cs="Arial"/>
          <w:color w:val="000000" w:themeColor="text1"/>
          <w:lang w:val="fr-ML"/>
          <w:rPrChange w:id="11122" w:author="Dr Mamadou SANOGO" w:date="2023-10-25T18:15:00Z">
            <w:rPr>
              <w:ins w:id="11123" w:author="Dr Mamadou SANOGO" w:date="2023-10-25T16:41:00Z"/>
              <w:rFonts w:ascii="Cambria" w:hAnsi="Cambria" w:cs="Arial"/>
              <w:color w:val="000000"/>
              <w:lang w:val="fr-ML"/>
            </w:rPr>
          </w:rPrChange>
        </w:rPr>
      </w:pPr>
      <w:ins w:id="11124" w:author="Dr Mamadou SANOGO" w:date="2023-10-25T16:41:00Z">
        <w:r w:rsidRPr="007A4AFC">
          <w:rPr>
            <w:rFonts w:ascii="Cambria" w:hAnsi="Cambria" w:cs="Arial"/>
            <w:color w:val="000000" w:themeColor="text1"/>
            <w:lang w:val="fr-ML"/>
            <w:rPrChange w:id="11125" w:author="Dr Mamadou SANOGO" w:date="2023-10-25T18:15:00Z">
              <w:rPr>
                <w:rFonts w:ascii="Cambria" w:hAnsi="Cambria" w:cs="Arial"/>
                <w:color w:val="000000"/>
                <w:lang w:val="fr-ML"/>
              </w:rPr>
            </w:rPrChange>
          </w:rPr>
          <w:t>- les consignes générales de sécurité, et notamment les consignes d’évacuation en cas d’incendie ;</w:t>
        </w:r>
      </w:ins>
    </w:p>
    <w:p w14:paraId="7A07602F" w14:textId="77777777" w:rsidR="00D3265D" w:rsidRPr="007A4AFC" w:rsidRDefault="00D3265D" w:rsidP="00D3265D">
      <w:pPr>
        <w:widowControl w:val="0"/>
        <w:autoSpaceDE w:val="0"/>
        <w:autoSpaceDN w:val="0"/>
        <w:adjustRightInd w:val="0"/>
        <w:spacing w:line="240" w:lineRule="auto"/>
        <w:rPr>
          <w:ins w:id="11126" w:author="Dr Mamadou SANOGO" w:date="2023-10-25T16:41:00Z"/>
          <w:rFonts w:ascii="Cambria" w:hAnsi="Cambria" w:cs="Arial"/>
          <w:color w:val="000000" w:themeColor="text1"/>
          <w:lang w:val="fr-ML"/>
          <w:rPrChange w:id="11127" w:author="Dr Mamadou SANOGO" w:date="2023-10-25T18:15:00Z">
            <w:rPr>
              <w:ins w:id="11128" w:author="Dr Mamadou SANOGO" w:date="2023-10-25T16:41:00Z"/>
              <w:rFonts w:ascii="Cambria" w:hAnsi="Cambria" w:cs="Arial"/>
              <w:color w:val="000000"/>
              <w:lang w:val="fr-ML"/>
            </w:rPr>
          </w:rPrChange>
        </w:rPr>
      </w:pPr>
      <w:ins w:id="11129" w:author="Dr Mamadou SANOGO" w:date="2023-10-25T16:41:00Z">
        <w:r w:rsidRPr="007A4AFC">
          <w:rPr>
            <w:rFonts w:ascii="Cambria" w:hAnsi="Cambria" w:cs="Arial"/>
            <w:color w:val="000000" w:themeColor="text1"/>
            <w:lang w:val="fr-ML"/>
            <w:rPrChange w:id="11130" w:author="Dr Mamadou SANOGO" w:date="2023-10-25T18:15:00Z">
              <w:rPr>
                <w:rFonts w:ascii="Cambria" w:hAnsi="Cambria" w:cs="Arial"/>
                <w:color w:val="000000"/>
                <w:lang w:val="fr-ML"/>
              </w:rPr>
            </w:rPrChange>
          </w:rPr>
          <w:t>- les consignes particulières de sécurité, et notamment celles relatives à la détention ou la manipulation des produits dangereux au sein des laboratoires.</w:t>
        </w:r>
      </w:ins>
    </w:p>
    <w:p w14:paraId="0801F193" w14:textId="77777777" w:rsidR="00D3265D" w:rsidRPr="007A4AFC" w:rsidRDefault="00D3265D" w:rsidP="00D3265D">
      <w:pPr>
        <w:widowControl w:val="0"/>
        <w:autoSpaceDE w:val="0"/>
        <w:autoSpaceDN w:val="0"/>
        <w:adjustRightInd w:val="0"/>
        <w:spacing w:line="240" w:lineRule="auto"/>
        <w:rPr>
          <w:ins w:id="11131" w:author="Dr Mamadou SANOGO" w:date="2023-10-25T16:41:00Z"/>
          <w:rFonts w:ascii="Cambria" w:hAnsi="Cambria" w:cs="Arial"/>
          <w:color w:val="000000" w:themeColor="text1"/>
          <w:lang w:val="fr-ML"/>
          <w:rPrChange w:id="11132" w:author="Dr Mamadou SANOGO" w:date="2023-10-25T18:15:00Z">
            <w:rPr>
              <w:ins w:id="11133" w:author="Dr Mamadou SANOGO" w:date="2023-10-25T16:41:00Z"/>
              <w:rFonts w:ascii="Cambria" w:hAnsi="Cambria" w:cs="Arial"/>
              <w:color w:val="000000"/>
              <w:lang w:val="fr-ML"/>
            </w:rPr>
          </w:rPrChange>
        </w:rPr>
      </w:pPr>
      <w:ins w:id="11134" w:author="Dr Mamadou SANOGO" w:date="2023-10-25T16:41:00Z">
        <w:r w:rsidRPr="007A4AFC">
          <w:rPr>
            <w:rFonts w:ascii="Cambria" w:hAnsi="Cambria" w:cs="Arial"/>
            <w:b/>
            <w:bCs/>
            <w:color w:val="000000" w:themeColor="text1"/>
            <w:lang w:val="fr-ML"/>
            <w:rPrChange w:id="11135" w:author="Dr Mamadou SANOGO" w:date="2023-10-25T18:15:00Z">
              <w:rPr>
                <w:rFonts w:ascii="Cambria" w:hAnsi="Cambria" w:cs="Arial"/>
                <w:b/>
                <w:bCs/>
                <w:color w:val="000000"/>
                <w:lang w:val="fr-ML"/>
              </w:rPr>
            </w:rPrChange>
          </w:rPr>
          <w:t xml:space="preserve">9-2 </w:t>
        </w:r>
        <w:r w:rsidRPr="007A4AFC">
          <w:rPr>
            <w:rFonts w:ascii="Cambria" w:hAnsi="Cambria" w:cs="Arial"/>
            <w:color w:val="000000" w:themeColor="text1"/>
            <w:lang w:val="fr-ML"/>
            <w:rPrChange w:id="11136" w:author="Dr Mamadou SANOGO" w:date="2023-10-25T18:15:00Z">
              <w:rPr>
                <w:rFonts w:ascii="Cambria" w:hAnsi="Cambria" w:cs="Arial"/>
                <w:color w:val="000000"/>
                <w:lang w:val="fr-ML"/>
              </w:rPr>
            </w:rPrChange>
          </w:rPr>
          <w:t>Il convient, le cas échéant, de se reporter aux documents affichés ou distribués au sein de l’École Privée de Santé Félix Houphouët Boigny.</w:t>
        </w:r>
      </w:ins>
    </w:p>
    <w:p w14:paraId="4D9D49AD" w14:textId="77777777" w:rsidR="00D3265D" w:rsidRPr="007A4AFC" w:rsidRDefault="00D3265D" w:rsidP="00D3265D">
      <w:pPr>
        <w:widowControl w:val="0"/>
        <w:autoSpaceDE w:val="0"/>
        <w:autoSpaceDN w:val="0"/>
        <w:adjustRightInd w:val="0"/>
        <w:spacing w:line="240" w:lineRule="auto"/>
        <w:rPr>
          <w:ins w:id="11137" w:author="Dr Mamadou SANOGO" w:date="2023-10-25T16:41:00Z"/>
          <w:rFonts w:ascii="Cambria" w:hAnsi="Cambria" w:cs="Arial"/>
          <w:color w:val="000000" w:themeColor="text1"/>
          <w:sz w:val="8"/>
          <w:lang w:val="fr-ML"/>
          <w:rPrChange w:id="11138" w:author="Dr Mamadou SANOGO" w:date="2023-10-25T18:15:00Z">
            <w:rPr>
              <w:ins w:id="11139" w:author="Dr Mamadou SANOGO" w:date="2023-10-25T16:41:00Z"/>
              <w:rFonts w:ascii="Cambria" w:hAnsi="Cambria" w:cs="Arial"/>
              <w:color w:val="000000"/>
              <w:sz w:val="8"/>
              <w:lang w:val="fr-ML"/>
            </w:rPr>
          </w:rPrChange>
        </w:rPr>
      </w:pPr>
    </w:p>
    <w:p w14:paraId="2620514F" w14:textId="77777777" w:rsidR="00D3265D" w:rsidRPr="007A4AFC" w:rsidRDefault="00D3265D" w:rsidP="00D3265D">
      <w:pPr>
        <w:widowControl w:val="0"/>
        <w:autoSpaceDE w:val="0"/>
        <w:autoSpaceDN w:val="0"/>
        <w:adjustRightInd w:val="0"/>
        <w:spacing w:line="240" w:lineRule="auto"/>
        <w:rPr>
          <w:ins w:id="11140" w:author="Dr Mamadou SANOGO" w:date="2023-10-25T16:41:00Z"/>
          <w:rFonts w:ascii="Cambria" w:hAnsi="Cambria" w:cs="Arial"/>
          <w:color w:val="000000" w:themeColor="text1"/>
          <w:lang w:val="fr-ML"/>
          <w:rPrChange w:id="11141" w:author="Dr Mamadou SANOGO" w:date="2023-10-25T18:15:00Z">
            <w:rPr>
              <w:ins w:id="11142" w:author="Dr Mamadou SANOGO" w:date="2023-10-25T16:41:00Z"/>
              <w:rFonts w:ascii="Cambria" w:hAnsi="Cambria" w:cs="Arial"/>
              <w:color w:val="000000"/>
              <w:lang w:val="fr-ML"/>
            </w:rPr>
          </w:rPrChange>
        </w:rPr>
      </w:pPr>
      <w:ins w:id="11143" w:author="Dr Mamadou SANOGO" w:date="2023-10-25T16:41:00Z">
        <w:r w:rsidRPr="007A4AFC">
          <w:rPr>
            <w:rFonts w:ascii="Cambria" w:hAnsi="Cambria" w:cs="Arial"/>
            <w:b/>
            <w:bCs/>
            <w:color w:val="000000" w:themeColor="text1"/>
            <w:lang w:val="fr-ML"/>
            <w:rPrChange w:id="11144" w:author="Dr Mamadou SANOGO" w:date="2023-10-25T18:15:00Z">
              <w:rPr>
                <w:rFonts w:ascii="Cambria" w:hAnsi="Cambria" w:cs="Arial"/>
                <w:b/>
                <w:bCs/>
                <w:color w:val="000000"/>
                <w:lang w:val="fr-ML"/>
              </w:rPr>
            </w:rPrChange>
          </w:rPr>
          <w:t>Article 10 - Introduction de substance ou de matériel</w:t>
        </w:r>
      </w:ins>
    </w:p>
    <w:p w14:paraId="40DC06E9" w14:textId="77777777" w:rsidR="00D3265D" w:rsidRPr="007A4AFC" w:rsidRDefault="00D3265D" w:rsidP="00D3265D">
      <w:pPr>
        <w:widowControl w:val="0"/>
        <w:autoSpaceDE w:val="0"/>
        <w:autoSpaceDN w:val="0"/>
        <w:adjustRightInd w:val="0"/>
        <w:spacing w:line="240" w:lineRule="auto"/>
        <w:rPr>
          <w:ins w:id="11145" w:author="Dr Mamadou SANOGO" w:date="2023-10-25T16:41:00Z"/>
          <w:rFonts w:ascii="Cambria" w:hAnsi="Cambria" w:cs="Arial"/>
          <w:color w:val="000000" w:themeColor="text1"/>
          <w:lang w:val="fr-ML"/>
          <w:rPrChange w:id="11146" w:author="Dr Mamadou SANOGO" w:date="2023-10-25T18:15:00Z">
            <w:rPr>
              <w:ins w:id="11147" w:author="Dr Mamadou SANOGO" w:date="2023-10-25T16:41:00Z"/>
              <w:rFonts w:ascii="Cambria" w:hAnsi="Cambria" w:cs="Arial"/>
              <w:color w:val="000000"/>
              <w:lang w:val="fr-ML"/>
            </w:rPr>
          </w:rPrChange>
        </w:rPr>
      </w:pPr>
      <w:ins w:id="11148" w:author="Dr Mamadou SANOGO" w:date="2023-10-25T16:41:00Z">
        <w:r w:rsidRPr="007A4AFC">
          <w:rPr>
            <w:rFonts w:ascii="Cambria" w:hAnsi="Cambria" w:cs="Arial"/>
            <w:color w:val="000000" w:themeColor="text1"/>
            <w:lang w:val="fr-ML"/>
            <w:rPrChange w:id="11149" w:author="Dr Mamadou SANOGO" w:date="2023-10-25T18:15:00Z">
              <w:rPr>
                <w:rFonts w:ascii="Cambria" w:hAnsi="Cambria" w:cs="Arial"/>
                <w:color w:val="000000"/>
                <w:lang w:val="fr-ML"/>
              </w:rPr>
            </w:rPrChange>
          </w:rPr>
          <w:t>Sous réserve d’une autorisation expresse des autorités compétentes, il est interdit d’introduire ou de transporter dans les locaux de l’établissement, toute substance, tout matériel ou instrument dangereux, illicite, nuisible à la santé ou contraire aux impératifs de salubrité ou d’ordre public.</w:t>
        </w:r>
      </w:ins>
    </w:p>
    <w:p w14:paraId="5401EFDC" w14:textId="77777777" w:rsidR="00D3265D" w:rsidRPr="007A4AFC" w:rsidRDefault="00D3265D" w:rsidP="00D3265D">
      <w:pPr>
        <w:widowControl w:val="0"/>
        <w:autoSpaceDE w:val="0"/>
        <w:autoSpaceDN w:val="0"/>
        <w:adjustRightInd w:val="0"/>
        <w:spacing w:line="240" w:lineRule="auto"/>
        <w:rPr>
          <w:ins w:id="11150" w:author="Dr Mamadou SANOGO" w:date="2023-10-25T16:41:00Z"/>
          <w:rFonts w:ascii="Cambria" w:hAnsi="Cambria" w:cs="Arial"/>
          <w:color w:val="000000" w:themeColor="text1"/>
          <w:sz w:val="10"/>
          <w:lang w:val="fr-ML"/>
          <w:rPrChange w:id="11151" w:author="Dr Mamadou SANOGO" w:date="2023-10-25T18:15:00Z">
            <w:rPr>
              <w:ins w:id="11152" w:author="Dr Mamadou SANOGO" w:date="2023-10-25T16:41:00Z"/>
              <w:rFonts w:ascii="Cambria" w:hAnsi="Cambria" w:cs="Arial"/>
              <w:color w:val="000000"/>
              <w:sz w:val="10"/>
              <w:lang w:val="fr-ML"/>
            </w:rPr>
          </w:rPrChange>
        </w:rPr>
      </w:pPr>
    </w:p>
    <w:p w14:paraId="695BB53E" w14:textId="77777777" w:rsidR="00D3265D" w:rsidRPr="007A4AFC" w:rsidRDefault="00D3265D" w:rsidP="00D3265D">
      <w:pPr>
        <w:widowControl w:val="0"/>
        <w:autoSpaceDE w:val="0"/>
        <w:autoSpaceDN w:val="0"/>
        <w:adjustRightInd w:val="0"/>
        <w:spacing w:line="240" w:lineRule="auto"/>
        <w:rPr>
          <w:ins w:id="11153" w:author="Dr Mamadou SANOGO" w:date="2023-10-25T16:41:00Z"/>
          <w:rFonts w:ascii="Cambria" w:hAnsi="Cambria" w:cs="Arial"/>
          <w:color w:val="000000" w:themeColor="text1"/>
          <w:lang w:val="fr-ML"/>
          <w:rPrChange w:id="11154" w:author="Dr Mamadou SANOGO" w:date="2023-10-25T18:15:00Z">
            <w:rPr>
              <w:ins w:id="11155" w:author="Dr Mamadou SANOGO" w:date="2023-10-25T16:41:00Z"/>
              <w:rFonts w:ascii="Cambria" w:hAnsi="Cambria" w:cs="Arial"/>
              <w:color w:val="000000"/>
              <w:lang w:val="fr-ML"/>
            </w:rPr>
          </w:rPrChange>
        </w:rPr>
      </w:pPr>
      <w:ins w:id="11156" w:author="Dr Mamadou SANOGO" w:date="2023-10-25T16:41:00Z">
        <w:r w:rsidRPr="007A4AFC">
          <w:rPr>
            <w:rFonts w:ascii="Cambria" w:hAnsi="Cambria" w:cs="Arial"/>
            <w:b/>
            <w:bCs/>
            <w:color w:val="000000" w:themeColor="text1"/>
            <w:lang w:val="fr-ML"/>
            <w:rPrChange w:id="11157" w:author="Dr Mamadou SANOGO" w:date="2023-10-25T18:15:00Z">
              <w:rPr>
                <w:rFonts w:ascii="Cambria" w:hAnsi="Cambria" w:cs="Arial"/>
                <w:b/>
                <w:bCs/>
                <w:color w:val="000000"/>
                <w:lang w:val="fr-ML"/>
              </w:rPr>
            </w:rPrChange>
          </w:rPr>
          <w:t>Article 11 – Traitement des déchets</w:t>
        </w:r>
      </w:ins>
    </w:p>
    <w:p w14:paraId="7C514B53" w14:textId="15AA3581" w:rsidR="0027496F" w:rsidRPr="007A4AFC" w:rsidRDefault="00D3265D" w:rsidP="002577AB">
      <w:pPr>
        <w:widowControl w:val="0"/>
        <w:autoSpaceDE w:val="0"/>
        <w:autoSpaceDN w:val="0"/>
        <w:adjustRightInd w:val="0"/>
        <w:rPr>
          <w:ins w:id="11158" w:author="Dr Mamadou SANOGO" w:date="2023-10-25T16:41:00Z"/>
          <w:rFonts w:ascii="Cambria" w:hAnsi="Cambria" w:cs="Arial"/>
          <w:color w:val="000000" w:themeColor="text1"/>
          <w:lang w:val="fr-ML"/>
          <w:rPrChange w:id="11159" w:author="Dr Mamadou SANOGO" w:date="2023-10-25T18:15:00Z">
            <w:rPr>
              <w:ins w:id="11160" w:author="Dr Mamadou SANOGO" w:date="2023-10-25T16:41:00Z"/>
              <w:rFonts w:ascii="Cambria" w:hAnsi="Cambria" w:cs="Arial"/>
              <w:color w:val="000000"/>
              <w:lang w:val="fr-ML"/>
            </w:rPr>
          </w:rPrChange>
        </w:rPr>
      </w:pPr>
      <w:ins w:id="11161" w:author="Dr Mamadou SANOGO" w:date="2023-10-25T16:41:00Z">
        <w:r w:rsidRPr="007A4AFC">
          <w:rPr>
            <w:rFonts w:ascii="Cambria" w:hAnsi="Cambria" w:cs="Arial"/>
            <w:color w:val="000000" w:themeColor="text1"/>
            <w:lang w:val="fr-ML"/>
            <w:rPrChange w:id="11162" w:author="Dr Mamadou SANOGO" w:date="2023-10-25T18:15:00Z">
              <w:rPr>
                <w:rFonts w:ascii="Cambria" w:hAnsi="Cambria" w:cs="Arial"/>
                <w:color w:val="000000"/>
                <w:lang w:val="fr-ML"/>
              </w:rPr>
            </w:rPrChange>
          </w:rPr>
          <w:t>D’une manière générale, tous les déchets et détritus doivent être déposés dans les poubelles ou conteneurs prévus à cet effet. Il convient, le cas échéant, de se reporter aux consignes spécifiques à chaque composante ou service (laboratoire, salles de travaux pratiques…).</w:t>
        </w:r>
      </w:ins>
    </w:p>
    <w:p w14:paraId="386CE0ED" w14:textId="77777777" w:rsidR="00D3265D" w:rsidRPr="007A4AFC" w:rsidRDefault="00D3265D" w:rsidP="00D3265D">
      <w:pPr>
        <w:widowControl w:val="0"/>
        <w:autoSpaceDE w:val="0"/>
        <w:autoSpaceDN w:val="0"/>
        <w:adjustRightInd w:val="0"/>
        <w:spacing w:line="240" w:lineRule="auto"/>
        <w:rPr>
          <w:ins w:id="11163" w:author="Dr Mamadou SANOGO" w:date="2023-10-25T16:41:00Z"/>
          <w:rFonts w:ascii="Cambria" w:hAnsi="Cambria" w:cs="Arial"/>
          <w:b/>
          <w:bCs/>
          <w:color w:val="000000" w:themeColor="text1"/>
          <w:sz w:val="10"/>
          <w:lang w:val="fr-ML"/>
          <w:rPrChange w:id="11164" w:author="Dr Mamadou SANOGO" w:date="2023-10-25T18:15:00Z">
            <w:rPr>
              <w:ins w:id="11165" w:author="Dr Mamadou SANOGO" w:date="2023-10-25T16:41:00Z"/>
              <w:rFonts w:ascii="Cambria" w:hAnsi="Cambria" w:cs="Arial"/>
              <w:b/>
              <w:bCs/>
              <w:color w:val="000000"/>
              <w:sz w:val="10"/>
              <w:lang w:val="fr-ML"/>
            </w:rPr>
          </w:rPrChange>
        </w:rPr>
      </w:pPr>
    </w:p>
    <w:p w14:paraId="43FDB818" w14:textId="77777777" w:rsidR="00D3265D" w:rsidRPr="007A4AFC" w:rsidRDefault="00D3265D" w:rsidP="00D3265D">
      <w:pPr>
        <w:widowControl w:val="0"/>
        <w:autoSpaceDE w:val="0"/>
        <w:autoSpaceDN w:val="0"/>
        <w:adjustRightInd w:val="0"/>
        <w:spacing w:line="240" w:lineRule="auto"/>
        <w:rPr>
          <w:ins w:id="11166" w:author="Dr Mamadou SANOGO" w:date="2023-10-25T16:41:00Z"/>
          <w:rFonts w:ascii="Cambria" w:hAnsi="Cambria" w:cs="Arial"/>
          <w:b/>
          <w:bCs/>
          <w:color w:val="000000" w:themeColor="text1"/>
          <w:lang w:val="fr-ML"/>
          <w:rPrChange w:id="11167" w:author="Dr Mamadou SANOGO" w:date="2023-10-25T18:15:00Z">
            <w:rPr>
              <w:ins w:id="11168" w:author="Dr Mamadou SANOGO" w:date="2023-10-25T16:41:00Z"/>
              <w:rFonts w:ascii="Cambria" w:hAnsi="Cambria" w:cs="Arial"/>
              <w:b/>
              <w:bCs/>
              <w:color w:val="000000"/>
              <w:lang w:val="fr-ML"/>
            </w:rPr>
          </w:rPrChange>
        </w:rPr>
      </w:pPr>
      <w:ins w:id="11169" w:author="Dr Mamadou SANOGO" w:date="2023-10-25T16:41:00Z">
        <w:r w:rsidRPr="007A4AFC">
          <w:rPr>
            <w:rFonts w:ascii="Cambria" w:hAnsi="Cambria" w:cs="Arial"/>
            <w:b/>
            <w:bCs/>
            <w:color w:val="000000" w:themeColor="text1"/>
            <w:lang w:val="fr-ML"/>
            <w:rPrChange w:id="11170" w:author="Dr Mamadou SANOGO" w:date="2023-10-25T18:15:00Z">
              <w:rPr>
                <w:rFonts w:ascii="Cambria" w:hAnsi="Cambria" w:cs="Arial"/>
                <w:b/>
                <w:bCs/>
                <w:color w:val="000000"/>
                <w:lang w:val="fr-ML"/>
              </w:rPr>
            </w:rPrChange>
          </w:rPr>
          <w:t>CHAPITRE III : DISPOSITIONS CONCERNANT LES LOCAUX</w:t>
        </w:r>
      </w:ins>
    </w:p>
    <w:p w14:paraId="778C3BF2" w14:textId="77777777" w:rsidR="00D3265D" w:rsidRPr="007A4AFC" w:rsidRDefault="00D3265D" w:rsidP="00D3265D">
      <w:pPr>
        <w:widowControl w:val="0"/>
        <w:autoSpaceDE w:val="0"/>
        <w:autoSpaceDN w:val="0"/>
        <w:adjustRightInd w:val="0"/>
        <w:spacing w:line="240" w:lineRule="auto"/>
        <w:rPr>
          <w:ins w:id="11171" w:author="Dr Mamadou SANOGO" w:date="2023-10-25T16:41:00Z"/>
          <w:rFonts w:ascii="Cambria" w:hAnsi="Cambria" w:cs="Arial"/>
          <w:color w:val="000000" w:themeColor="text1"/>
          <w:lang w:val="fr-ML"/>
          <w:rPrChange w:id="11172" w:author="Dr Mamadou SANOGO" w:date="2023-10-25T18:15:00Z">
            <w:rPr>
              <w:ins w:id="11173" w:author="Dr Mamadou SANOGO" w:date="2023-10-25T16:41:00Z"/>
              <w:rFonts w:ascii="Cambria" w:hAnsi="Cambria" w:cs="Arial"/>
              <w:color w:val="000000"/>
              <w:lang w:val="fr-ML"/>
            </w:rPr>
          </w:rPrChange>
        </w:rPr>
      </w:pPr>
      <w:ins w:id="11174" w:author="Dr Mamadou SANOGO" w:date="2023-10-25T16:41:00Z">
        <w:r w:rsidRPr="007A4AFC">
          <w:rPr>
            <w:rFonts w:ascii="Cambria" w:hAnsi="Cambria" w:cs="Arial"/>
            <w:b/>
            <w:bCs/>
            <w:color w:val="000000" w:themeColor="text1"/>
            <w:lang w:val="fr-ML"/>
            <w:rPrChange w:id="11175" w:author="Dr Mamadou SANOGO" w:date="2023-10-25T18:15:00Z">
              <w:rPr>
                <w:rFonts w:ascii="Cambria" w:hAnsi="Cambria" w:cs="Arial"/>
                <w:b/>
                <w:bCs/>
                <w:color w:val="000000"/>
                <w:lang w:val="fr-ML"/>
              </w:rPr>
            </w:rPrChange>
          </w:rPr>
          <w:t>Article 12 - Maintien de l’ordre dans les locaux</w:t>
        </w:r>
      </w:ins>
    </w:p>
    <w:p w14:paraId="59E49AD7" w14:textId="77777777" w:rsidR="00D3265D" w:rsidRPr="007A4AFC" w:rsidRDefault="00D3265D" w:rsidP="00D3265D">
      <w:pPr>
        <w:widowControl w:val="0"/>
        <w:autoSpaceDE w:val="0"/>
        <w:autoSpaceDN w:val="0"/>
        <w:adjustRightInd w:val="0"/>
        <w:spacing w:line="240" w:lineRule="auto"/>
        <w:rPr>
          <w:ins w:id="11176" w:author="Dr Mamadou SANOGO" w:date="2023-10-25T16:41:00Z"/>
          <w:rFonts w:ascii="Cambria" w:hAnsi="Cambria" w:cs="Arial"/>
          <w:color w:val="000000" w:themeColor="text1"/>
          <w:lang w:val="fr-ML"/>
          <w:rPrChange w:id="11177" w:author="Dr Mamadou SANOGO" w:date="2023-10-25T18:15:00Z">
            <w:rPr>
              <w:ins w:id="11178" w:author="Dr Mamadou SANOGO" w:date="2023-10-25T16:41:00Z"/>
              <w:rFonts w:ascii="Cambria" w:hAnsi="Cambria" w:cs="Arial"/>
              <w:color w:val="000000"/>
              <w:lang w:val="fr-ML"/>
            </w:rPr>
          </w:rPrChange>
        </w:rPr>
      </w:pPr>
      <w:ins w:id="11179" w:author="Dr Mamadou SANOGO" w:date="2023-10-25T16:41:00Z">
        <w:r w:rsidRPr="007A4AFC">
          <w:rPr>
            <w:rFonts w:ascii="Cambria" w:hAnsi="Cambria" w:cs="Arial"/>
            <w:b/>
            <w:bCs/>
            <w:color w:val="000000" w:themeColor="text1"/>
            <w:lang w:val="fr-ML"/>
            <w:rPrChange w:id="11180" w:author="Dr Mamadou SANOGO" w:date="2023-10-25T18:15:00Z">
              <w:rPr>
                <w:rFonts w:ascii="Cambria" w:hAnsi="Cambria" w:cs="Arial"/>
                <w:b/>
                <w:bCs/>
                <w:color w:val="000000"/>
                <w:lang w:val="fr-ML"/>
              </w:rPr>
            </w:rPrChange>
          </w:rPr>
          <w:t xml:space="preserve">12-1 </w:t>
        </w:r>
        <w:r w:rsidRPr="007A4AFC">
          <w:rPr>
            <w:rFonts w:ascii="Cambria" w:hAnsi="Cambria" w:cs="Arial"/>
            <w:color w:val="000000" w:themeColor="text1"/>
            <w:lang w:val="fr-ML"/>
            <w:rPrChange w:id="11181" w:author="Dr Mamadou SANOGO" w:date="2023-10-25T18:15:00Z">
              <w:rPr>
                <w:rFonts w:ascii="Cambria" w:hAnsi="Cambria" w:cs="Arial"/>
                <w:color w:val="000000"/>
                <w:lang w:val="fr-ML"/>
              </w:rPr>
            </w:rPrChange>
          </w:rPr>
          <w:t>Le Directeur Général de l’École Privée de Santé Félix Houphouët Boigny est responsable de l’ordre et de la sécurité dans les enceintes et locaux affectés à titre principal à l’établissement dont il a la charge.</w:t>
        </w:r>
      </w:ins>
    </w:p>
    <w:p w14:paraId="3215018C" w14:textId="77777777" w:rsidR="00D3265D" w:rsidRPr="007A4AFC" w:rsidRDefault="00D3265D" w:rsidP="00D3265D">
      <w:pPr>
        <w:widowControl w:val="0"/>
        <w:autoSpaceDE w:val="0"/>
        <w:autoSpaceDN w:val="0"/>
        <w:adjustRightInd w:val="0"/>
        <w:spacing w:line="240" w:lineRule="auto"/>
        <w:rPr>
          <w:ins w:id="11182" w:author="Dr Mamadou SANOGO" w:date="2023-10-25T16:41:00Z"/>
          <w:rFonts w:ascii="Cambria" w:hAnsi="Cambria" w:cs="Arial"/>
          <w:color w:val="000000" w:themeColor="text1"/>
          <w:lang w:val="fr-ML"/>
          <w:rPrChange w:id="11183" w:author="Dr Mamadou SANOGO" w:date="2023-10-25T18:15:00Z">
            <w:rPr>
              <w:ins w:id="11184" w:author="Dr Mamadou SANOGO" w:date="2023-10-25T16:41:00Z"/>
              <w:rFonts w:ascii="Cambria" w:hAnsi="Cambria" w:cs="Arial"/>
              <w:color w:val="000000"/>
              <w:lang w:val="fr-ML"/>
            </w:rPr>
          </w:rPrChange>
        </w:rPr>
      </w:pPr>
      <w:ins w:id="11185" w:author="Dr Mamadou SANOGO" w:date="2023-10-25T16:41:00Z">
        <w:r w:rsidRPr="007A4AFC">
          <w:rPr>
            <w:rFonts w:ascii="Cambria" w:hAnsi="Cambria" w:cs="Arial"/>
            <w:b/>
            <w:color w:val="000000" w:themeColor="text1"/>
            <w:lang w:val="fr-ML"/>
            <w:rPrChange w:id="11186" w:author="Dr Mamadou SANOGO" w:date="2023-10-25T18:15:00Z">
              <w:rPr>
                <w:rFonts w:ascii="Cambria" w:hAnsi="Cambria" w:cs="Arial"/>
                <w:b/>
                <w:color w:val="000000"/>
                <w:lang w:val="fr-ML"/>
              </w:rPr>
            </w:rPrChange>
          </w:rPr>
          <w:t>12-2</w:t>
        </w:r>
        <w:r w:rsidRPr="007A4AFC">
          <w:rPr>
            <w:rFonts w:ascii="Cambria" w:hAnsi="Cambria" w:cs="Arial"/>
            <w:color w:val="000000" w:themeColor="text1"/>
            <w:lang w:val="fr-ML"/>
            <w:rPrChange w:id="11187" w:author="Dr Mamadou SANOGO" w:date="2023-10-25T18:15:00Z">
              <w:rPr>
                <w:rFonts w:ascii="Cambria" w:hAnsi="Cambria" w:cs="Arial"/>
                <w:color w:val="000000"/>
                <w:lang w:val="fr-ML"/>
              </w:rPr>
            </w:rPrChange>
          </w:rPr>
          <w:t>Sa compétence s’étend aux locaux mis à la disposition des usagers et du personnel. Elle s’exerce à l’égard de tous les services et organismes publics ou privés installés dans les enceintes et locaux précités.</w:t>
        </w:r>
      </w:ins>
    </w:p>
    <w:p w14:paraId="6AE930B9" w14:textId="77777777" w:rsidR="00D3265D" w:rsidRPr="007A4AFC" w:rsidRDefault="00D3265D" w:rsidP="00D3265D">
      <w:pPr>
        <w:widowControl w:val="0"/>
        <w:autoSpaceDE w:val="0"/>
        <w:autoSpaceDN w:val="0"/>
        <w:adjustRightInd w:val="0"/>
        <w:spacing w:line="240" w:lineRule="auto"/>
        <w:rPr>
          <w:ins w:id="11188" w:author="Dr Mamadou SANOGO" w:date="2023-10-25T16:41:00Z"/>
          <w:rFonts w:ascii="Cambria" w:hAnsi="Cambria" w:cs="Arial"/>
          <w:color w:val="000000" w:themeColor="text1"/>
          <w:lang w:val="fr-ML"/>
          <w:rPrChange w:id="11189" w:author="Dr Mamadou SANOGO" w:date="2023-10-25T18:15:00Z">
            <w:rPr>
              <w:ins w:id="11190" w:author="Dr Mamadou SANOGO" w:date="2023-10-25T16:41:00Z"/>
              <w:rFonts w:ascii="Cambria" w:hAnsi="Cambria" w:cs="Arial"/>
              <w:color w:val="000000"/>
              <w:lang w:val="fr-ML"/>
            </w:rPr>
          </w:rPrChange>
        </w:rPr>
      </w:pPr>
      <w:ins w:id="11191" w:author="Dr Mamadou SANOGO" w:date="2023-10-25T16:41:00Z">
        <w:r w:rsidRPr="007A4AFC">
          <w:rPr>
            <w:rFonts w:ascii="Cambria" w:hAnsi="Cambria" w:cs="Arial"/>
            <w:b/>
            <w:bCs/>
            <w:color w:val="000000" w:themeColor="text1"/>
            <w:lang w:val="fr-ML"/>
            <w:rPrChange w:id="11192" w:author="Dr Mamadou SANOGO" w:date="2023-10-25T18:15:00Z">
              <w:rPr>
                <w:rFonts w:ascii="Cambria" w:hAnsi="Cambria" w:cs="Arial"/>
                <w:b/>
                <w:bCs/>
                <w:color w:val="000000"/>
                <w:lang w:val="fr-ML"/>
              </w:rPr>
            </w:rPrChange>
          </w:rPr>
          <w:t>12-3</w:t>
        </w:r>
        <w:r w:rsidRPr="007A4AFC">
          <w:rPr>
            <w:rFonts w:ascii="Cambria" w:hAnsi="Cambria" w:cs="Arial"/>
            <w:color w:val="000000" w:themeColor="text1"/>
            <w:lang w:val="fr-ML"/>
            <w:rPrChange w:id="11193" w:author="Dr Mamadou SANOGO" w:date="2023-10-25T18:15:00Z">
              <w:rPr>
                <w:rFonts w:ascii="Cambria" w:hAnsi="Cambria" w:cs="Arial"/>
                <w:color w:val="000000"/>
                <w:lang w:val="fr-ML"/>
              </w:rPr>
            </w:rPrChange>
          </w:rPr>
          <w:t>Le Directeur Général est compétent pour prendre, à titre temporaire, toute mesure utile afin d’assurer le maintien de l’ordre : interdiction d’accès, suspension des enseignements…Les faits qui ont conduit au prononcé d’une telle mesure, peuvent donner lieu à une procédure disciplinaire.</w:t>
        </w:r>
      </w:ins>
    </w:p>
    <w:p w14:paraId="0EFF1362" w14:textId="77777777" w:rsidR="00D3265D" w:rsidRPr="007A4AFC" w:rsidRDefault="00D3265D" w:rsidP="00D3265D">
      <w:pPr>
        <w:widowControl w:val="0"/>
        <w:autoSpaceDE w:val="0"/>
        <w:autoSpaceDN w:val="0"/>
        <w:adjustRightInd w:val="0"/>
        <w:spacing w:line="240" w:lineRule="auto"/>
        <w:rPr>
          <w:ins w:id="11194" w:author="Dr Mamadou SANOGO" w:date="2023-10-25T16:41:00Z"/>
          <w:rFonts w:ascii="Cambria" w:hAnsi="Cambria" w:cs="Arial"/>
          <w:color w:val="000000" w:themeColor="text1"/>
          <w:sz w:val="10"/>
          <w:lang w:val="fr-ML"/>
          <w:rPrChange w:id="11195" w:author="Dr Mamadou SANOGO" w:date="2023-10-25T18:15:00Z">
            <w:rPr>
              <w:ins w:id="11196" w:author="Dr Mamadou SANOGO" w:date="2023-10-25T16:41:00Z"/>
              <w:rFonts w:ascii="Cambria" w:hAnsi="Cambria" w:cs="Arial"/>
              <w:color w:val="000000"/>
              <w:sz w:val="10"/>
              <w:lang w:val="fr-ML"/>
            </w:rPr>
          </w:rPrChange>
        </w:rPr>
      </w:pPr>
    </w:p>
    <w:p w14:paraId="6A9758E9" w14:textId="77777777" w:rsidR="00D3265D" w:rsidRPr="007A4AFC" w:rsidRDefault="00D3265D" w:rsidP="00D3265D">
      <w:pPr>
        <w:widowControl w:val="0"/>
        <w:autoSpaceDE w:val="0"/>
        <w:autoSpaceDN w:val="0"/>
        <w:adjustRightInd w:val="0"/>
        <w:spacing w:line="240" w:lineRule="auto"/>
        <w:rPr>
          <w:ins w:id="11197" w:author="Dr Mamadou SANOGO" w:date="2023-10-25T16:41:00Z"/>
          <w:rFonts w:ascii="Cambria" w:hAnsi="Cambria" w:cs="Arial"/>
          <w:color w:val="000000" w:themeColor="text1"/>
          <w:lang w:val="fr-ML"/>
          <w:rPrChange w:id="11198" w:author="Dr Mamadou SANOGO" w:date="2023-10-25T18:15:00Z">
            <w:rPr>
              <w:ins w:id="11199" w:author="Dr Mamadou SANOGO" w:date="2023-10-25T16:41:00Z"/>
              <w:rFonts w:ascii="Cambria" w:hAnsi="Cambria" w:cs="Arial"/>
              <w:color w:val="000000"/>
              <w:lang w:val="fr-ML"/>
            </w:rPr>
          </w:rPrChange>
        </w:rPr>
      </w:pPr>
      <w:ins w:id="11200" w:author="Dr Mamadou SANOGO" w:date="2023-10-25T16:41:00Z">
        <w:r w:rsidRPr="007A4AFC">
          <w:rPr>
            <w:rFonts w:ascii="Cambria" w:hAnsi="Cambria" w:cs="Arial"/>
            <w:b/>
            <w:bCs/>
            <w:color w:val="000000" w:themeColor="text1"/>
            <w:lang w:val="fr-ML"/>
            <w:rPrChange w:id="11201" w:author="Dr Mamadou SANOGO" w:date="2023-10-25T18:15:00Z">
              <w:rPr>
                <w:rFonts w:ascii="Cambria" w:hAnsi="Cambria" w:cs="Arial"/>
                <w:b/>
                <w:bCs/>
                <w:color w:val="000000"/>
                <w:lang w:val="fr-ML"/>
              </w:rPr>
            </w:rPrChange>
          </w:rPr>
          <w:t xml:space="preserve">Article 13 - Accès aux différents locaux de l’École Privée de Santé Félix Houphouët Boigny </w:t>
        </w:r>
      </w:ins>
    </w:p>
    <w:p w14:paraId="4B3AD955" w14:textId="77777777" w:rsidR="00D3265D" w:rsidRPr="007A4AFC" w:rsidRDefault="00D3265D" w:rsidP="00D3265D">
      <w:pPr>
        <w:widowControl w:val="0"/>
        <w:autoSpaceDE w:val="0"/>
        <w:autoSpaceDN w:val="0"/>
        <w:adjustRightInd w:val="0"/>
        <w:spacing w:line="240" w:lineRule="auto"/>
        <w:rPr>
          <w:ins w:id="11202" w:author="Dr Mamadou SANOGO" w:date="2023-10-25T16:41:00Z"/>
          <w:rFonts w:ascii="Cambria" w:hAnsi="Cambria" w:cs="Arial"/>
          <w:color w:val="000000" w:themeColor="text1"/>
          <w:lang w:val="fr-ML"/>
          <w:rPrChange w:id="11203" w:author="Dr Mamadou SANOGO" w:date="2023-10-25T18:15:00Z">
            <w:rPr>
              <w:ins w:id="11204" w:author="Dr Mamadou SANOGO" w:date="2023-10-25T16:41:00Z"/>
              <w:rFonts w:ascii="Cambria" w:hAnsi="Cambria" w:cs="Arial"/>
              <w:color w:val="000000"/>
              <w:lang w:val="fr-ML"/>
            </w:rPr>
          </w:rPrChange>
        </w:rPr>
      </w:pPr>
      <w:ins w:id="11205" w:author="Dr Mamadou SANOGO" w:date="2023-10-25T16:41:00Z">
        <w:r w:rsidRPr="007A4AFC">
          <w:rPr>
            <w:rFonts w:ascii="Cambria" w:hAnsi="Cambria" w:cs="Arial"/>
            <w:b/>
            <w:bCs/>
            <w:color w:val="000000" w:themeColor="text1"/>
            <w:lang w:val="fr-ML"/>
            <w:rPrChange w:id="11206" w:author="Dr Mamadou SANOGO" w:date="2023-10-25T18:15:00Z">
              <w:rPr>
                <w:rFonts w:ascii="Cambria" w:hAnsi="Cambria" w:cs="Arial"/>
                <w:b/>
                <w:bCs/>
                <w:color w:val="000000"/>
                <w:lang w:val="fr-ML"/>
              </w:rPr>
            </w:rPrChange>
          </w:rPr>
          <w:t xml:space="preserve">13-1 </w:t>
        </w:r>
        <w:r w:rsidRPr="007A4AFC">
          <w:rPr>
            <w:rFonts w:ascii="Cambria" w:hAnsi="Cambria" w:cs="Arial"/>
            <w:color w:val="000000" w:themeColor="text1"/>
            <w:lang w:val="fr-ML"/>
            <w:rPrChange w:id="11207" w:author="Dr Mamadou SANOGO" w:date="2023-10-25T18:15:00Z">
              <w:rPr>
                <w:rFonts w:ascii="Cambria" w:hAnsi="Cambria" w:cs="Arial"/>
                <w:color w:val="000000"/>
                <w:lang w:val="fr-ML"/>
              </w:rPr>
            </w:rPrChange>
          </w:rPr>
          <w:t>L’accès aux différents locaux de l’École Privée de Santé Félix Houphouët Boigny est strictement réservé aux usagers, aux personnels de l’École Privée de Santé Félix Houphouët Boigny ainsi qu’à toute personne dûment autorisée.</w:t>
        </w:r>
      </w:ins>
    </w:p>
    <w:p w14:paraId="2BB060EE" w14:textId="77777777" w:rsidR="00D3265D" w:rsidRPr="007A4AFC" w:rsidRDefault="00D3265D" w:rsidP="00D3265D">
      <w:pPr>
        <w:widowControl w:val="0"/>
        <w:autoSpaceDE w:val="0"/>
        <w:autoSpaceDN w:val="0"/>
        <w:adjustRightInd w:val="0"/>
        <w:spacing w:line="240" w:lineRule="auto"/>
        <w:rPr>
          <w:ins w:id="11208" w:author="Dr Mamadou SANOGO" w:date="2023-10-25T16:41:00Z"/>
          <w:rFonts w:ascii="Cambria" w:hAnsi="Cambria" w:cs="Arial"/>
          <w:color w:val="000000" w:themeColor="text1"/>
          <w:lang w:val="fr-ML"/>
          <w:rPrChange w:id="11209" w:author="Dr Mamadou SANOGO" w:date="2023-10-25T18:15:00Z">
            <w:rPr>
              <w:ins w:id="11210" w:author="Dr Mamadou SANOGO" w:date="2023-10-25T16:41:00Z"/>
              <w:rFonts w:ascii="Cambria" w:hAnsi="Cambria" w:cs="Arial"/>
              <w:color w:val="000000"/>
              <w:lang w:val="fr-ML"/>
            </w:rPr>
          </w:rPrChange>
        </w:rPr>
      </w:pPr>
      <w:ins w:id="11211" w:author="Dr Mamadou SANOGO" w:date="2023-10-25T16:41:00Z">
        <w:r w:rsidRPr="007A4AFC">
          <w:rPr>
            <w:rFonts w:ascii="Cambria" w:hAnsi="Cambria" w:cs="Arial"/>
            <w:color w:val="000000" w:themeColor="text1"/>
            <w:lang w:val="fr-ML"/>
            <w:rPrChange w:id="11212" w:author="Dr Mamadou SANOGO" w:date="2023-10-25T18:15:00Z">
              <w:rPr>
                <w:rFonts w:ascii="Cambria" w:hAnsi="Cambria" w:cs="Arial"/>
                <w:color w:val="000000"/>
                <w:lang w:val="fr-ML"/>
              </w:rPr>
            </w:rPrChange>
          </w:rPr>
          <w:t xml:space="preserve">Le Directeur Général de l’École Privée de Santé Félix Houphouët Boigny fixe par arrêté les conditions d’accès aux différents locaux de l’École Privée de Santé Félix Houphouët </w:t>
        </w:r>
        <w:proofErr w:type="gramStart"/>
        <w:r w:rsidRPr="007A4AFC">
          <w:rPr>
            <w:rFonts w:ascii="Cambria" w:hAnsi="Cambria" w:cs="Arial"/>
            <w:color w:val="000000" w:themeColor="text1"/>
            <w:lang w:val="fr-ML"/>
            <w:rPrChange w:id="11213" w:author="Dr Mamadou SANOGO" w:date="2023-10-25T18:15:00Z">
              <w:rPr>
                <w:rFonts w:ascii="Cambria" w:hAnsi="Cambria" w:cs="Arial"/>
                <w:color w:val="000000"/>
                <w:lang w:val="fr-ML"/>
              </w:rPr>
            </w:rPrChange>
          </w:rPr>
          <w:t>Boigny .</w:t>
        </w:r>
        <w:proofErr w:type="gramEnd"/>
      </w:ins>
    </w:p>
    <w:p w14:paraId="28835624" w14:textId="77777777" w:rsidR="00D3265D" w:rsidRPr="007A4AFC" w:rsidRDefault="00D3265D" w:rsidP="00D3265D">
      <w:pPr>
        <w:widowControl w:val="0"/>
        <w:autoSpaceDE w:val="0"/>
        <w:autoSpaceDN w:val="0"/>
        <w:adjustRightInd w:val="0"/>
        <w:spacing w:line="240" w:lineRule="auto"/>
        <w:rPr>
          <w:ins w:id="11214" w:author="Dr Mamadou SANOGO" w:date="2023-10-25T16:41:00Z"/>
          <w:rFonts w:ascii="Cambria" w:hAnsi="Cambria" w:cs="Arial"/>
          <w:color w:val="000000" w:themeColor="text1"/>
          <w:lang w:val="fr-ML"/>
          <w:rPrChange w:id="11215" w:author="Dr Mamadou SANOGO" w:date="2023-10-25T18:15:00Z">
            <w:rPr>
              <w:ins w:id="11216" w:author="Dr Mamadou SANOGO" w:date="2023-10-25T16:41:00Z"/>
              <w:rFonts w:ascii="Cambria" w:hAnsi="Cambria" w:cs="Arial"/>
              <w:color w:val="000000"/>
              <w:lang w:val="fr-ML"/>
            </w:rPr>
          </w:rPrChange>
        </w:rPr>
      </w:pPr>
      <w:ins w:id="11217" w:author="Dr Mamadou SANOGO" w:date="2023-10-25T16:41:00Z">
        <w:r w:rsidRPr="007A4AFC">
          <w:rPr>
            <w:rFonts w:ascii="Cambria" w:hAnsi="Cambria" w:cs="Arial"/>
            <w:b/>
            <w:bCs/>
            <w:color w:val="000000" w:themeColor="text1"/>
            <w:lang w:val="fr-ML"/>
            <w:rPrChange w:id="11218" w:author="Dr Mamadou SANOGO" w:date="2023-10-25T18:15:00Z">
              <w:rPr>
                <w:rFonts w:ascii="Cambria" w:hAnsi="Cambria" w:cs="Arial"/>
                <w:b/>
                <w:bCs/>
                <w:color w:val="000000"/>
                <w:lang w:val="fr-ML"/>
              </w:rPr>
            </w:rPrChange>
          </w:rPr>
          <w:t xml:space="preserve">13-2 </w:t>
        </w:r>
        <w:r w:rsidRPr="007A4AFC">
          <w:rPr>
            <w:rFonts w:ascii="Cambria" w:hAnsi="Cambria" w:cs="Arial"/>
            <w:color w:val="000000" w:themeColor="text1"/>
            <w:lang w:val="fr-ML"/>
            <w:rPrChange w:id="11219" w:author="Dr Mamadou SANOGO" w:date="2023-10-25T18:15:00Z">
              <w:rPr>
                <w:rFonts w:ascii="Cambria" w:hAnsi="Cambria" w:cs="Arial"/>
                <w:color w:val="000000"/>
                <w:lang w:val="fr-ML"/>
              </w:rPr>
            </w:rPrChange>
          </w:rPr>
          <w:t>L’accès peut être limité pour des raisons liées notamment à la sécurité (plans spécifiques, chantiers de travaux…) et être conditionné à la présentation de la carte d’étudiant ou professionnelle et /ou à l’ouverture des sacs ou coffres de véhicules.</w:t>
        </w:r>
      </w:ins>
    </w:p>
    <w:p w14:paraId="518C6816" w14:textId="77777777" w:rsidR="00D3265D" w:rsidRPr="007A4AFC" w:rsidRDefault="00D3265D" w:rsidP="00D3265D">
      <w:pPr>
        <w:widowControl w:val="0"/>
        <w:autoSpaceDE w:val="0"/>
        <w:autoSpaceDN w:val="0"/>
        <w:adjustRightInd w:val="0"/>
        <w:spacing w:line="240" w:lineRule="auto"/>
        <w:rPr>
          <w:ins w:id="11220" w:author="Dr Mamadou SANOGO" w:date="2023-10-25T16:41:00Z"/>
          <w:rFonts w:ascii="Cambria" w:hAnsi="Cambria" w:cs="Arial"/>
          <w:color w:val="000000" w:themeColor="text1"/>
          <w:lang w:val="fr-ML"/>
          <w:rPrChange w:id="11221" w:author="Dr Mamadou SANOGO" w:date="2023-10-25T18:15:00Z">
            <w:rPr>
              <w:ins w:id="11222" w:author="Dr Mamadou SANOGO" w:date="2023-10-25T16:41:00Z"/>
              <w:rFonts w:ascii="Cambria" w:hAnsi="Cambria" w:cs="Arial"/>
              <w:color w:val="000000"/>
              <w:lang w:val="fr-ML"/>
            </w:rPr>
          </w:rPrChange>
        </w:rPr>
      </w:pPr>
      <w:ins w:id="11223" w:author="Dr Mamadou SANOGO" w:date="2023-10-25T16:41:00Z">
        <w:r w:rsidRPr="007A4AFC">
          <w:rPr>
            <w:rFonts w:ascii="Cambria" w:hAnsi="Cambria" w:cs="Arial"/>
            <w:b/>
            <w:bCs/>
            <w:color w:val="000000" w:themeColor="text1"/>
            <w:lang w:val="fr-ML"/>
            <w:rPrChange w:id="11224" w:author="Dr Mamadou SANOGO" w:date="2023-10-25T18:15:00Z">
              <w:rPr>
                <w:rFonts w:ascii="Cambria" w:hAnsi="Cambria" w:cs="Arial"/>
                <w:b/>
                <w:bCs/>
                <w:color w:val="000000"/>
                <w:lang w:val="fr-ML"/>
              </w:rPr>
            </w:rPrChange>
          </w:rPr>
          <w:t xml:space="preserve">13-3 </w:t>
        </w:r>
        <w:r w:rsidRPr="007A4AFC">
          <w:rPr>
            <w:rFonts w:ascii="Cambria" w:hAnsi="Cambria" w:cs="Arial"/>
            <w:color w:val="000000" w:themeColor="text1"/>
            <w:lang w:val="fr-ML"/>
            <w:rPrChange w:id="11225" w:author="Dr Mamadou SANOGO" w:date="2023-10-25T18:15:00Z">
              <w:rPr>
                <w:rFonts w:ascii="Cambria" w:hAnsi="Cambria" w:cs="Arial"/>
                <w:color w:val="000000"/>
                <w:lang w:val="fr-ML"/>
              </w:rPr>
            </w:rPrChange>
          </w:rPr>
          <w:t>Les intervenants extérieurs doivent être porteurs de l’identification de l’organisme ou de la société dont ils dépendent (port du badge…).</w:t>
        </w:r>
      </w:ins>
    </w:p>
    <w:p w14:paraId="1281F900" w14:textId="77777777" w:rsidR="00D3265D" w:rsidRPr="007A4AFC" w:rsidRDefault="00D3265D" w:rsidP="00D3265D">
      <w:pPr>
        <w:widowControl w:val="0"/>
        <w:autoSpaceDE w:val="0"/>
        <w:autoSpaceDN w:val="0"/>
        <w:adjustRightInd w:val="0"/>
        <w:spacing w:line="240" w:lineRule="auto"/>
        <w:rPr>
          <w:ins w:id="11226" w:author="Dr Mamadou SANOGO" w:date="2023-10-25T16:41:00Z"/>
          <w:rFonts w:ascii="Cambria" w:hAnsi="Cambria" w:cs="Arial"/>
          <w:color w:val="000000" w:themeColor="text1"/>
          <w:lang w:val="fr-ML"/>
          <w:rPrChange w:id="11227" w:author="Dr Mamadou SANOGO" w:date="2023-10-25T18:15:00Z">
            <w:rPr>
              <w:ins w:id="11228" w:author="Dr Mamadou SANOGO" w:date="2023-10-25T16:41:00Z"/>
              <w:rFonts w:ascii="Cambria" w:hAnsi="Cambria" w:cs="Arial"/>
              <w:color w:val="000000"/>
              <w:lang w:val="fr-ML"/>
            </w:rPr>
          </w:rPrChange>
        </w:rPr>
      </w:pPr>
      <w:ins w:id="11229" w:author="Dr Mamadou SANOGO" w:date="2023-10-25T16:41:00Z">
        <w:r w:rsidRPr="007A4AFC">
          <w:rPr>
            <w:rFonts w:ascii="Cambria" w:hAnsi="Cambria" w:cs="Arial"/>
            <w:b/>
            <w:bCs/>
            <w:color w:val="000000" w:themeColor="text1"/>
            <w:lang w:val="fr-ML"/>
            <w:rPrChange w:id="11230" w:author="Dr Mamadou SANOGO" w:date="2023-10-25T18:15:00Z">
              <w:rPr>
                <w:rFonts w:ascii="Cambria" w:hAnsi="Cambria" w:cs="Arial"/>
                <w:b/>
                <w:bCs/>
                <w:color w:val="000000"/>
                <w:lang w:val="fr-ML"/>
              </w:rPr>
            </w:rPrChange>
          </w:rPr>
          <w:t xml:space="preserve">13-4 </w:t>
        </w:r>
        <w:r w:rsidRPr="007A4AFC">
          <w:rPr>
            <w:rFonts w:ascii="Cambria" w:hAnsi="Cambria" w:cs="Arial"/>
            <w:color w:val="000000" w:themeColor="text1"/>
            <w:lang w:val="fr-ML"/>
            <w:rPrChange w:id="11231" w:author="Dr Mamadou SANOGO" w:date="2023-10-25T18:15:00Z">
              <w:rPr>
                <w:rFonts w:ascii="Cambria" w:hAnsi="Cambria" w:cs="Arial"/>
                <w:color w:val="000000"/>
                <w:lang w:val="fr-ML"/>
              </w:rPr>
            </w:rPrChange>
          </w:rPr>
          <w:t>La présence d’animaux est interdite au sein du campus et des locaux de l’établissement, sauf exception (chiens accompagnant les personnes mal ou non voyantes ou cas d’autorisation expresse…).</w:t>
        </w:r>
      </w:ins>
    </w:p>
    <w:p w14:paraId="1F3A22C9" w14:textId="77777777" w:rsidR="00D3265D" w:rsidRPr="007A4AFC" w:rsidRDefault="00D3265D" w:rsidP="00D3265D">
      <w:pPr>
        <w:widowControl w:val="0"/>
        <w:autoSpaceDE w:val="0"/>
        <w:autoSpaceDN w:val="0"/>
        <w:adjustRightInd w:val="0"/>
        <w:spacing w:line="240" w:lineRule="auto"/>
        <w:rPr>
          <w:ins w:id="11232" w:author="Dr Mamadou SANOGO" w:date="2023-10-25T16:41:00Z"/>
          <w:rFonts w:ascii="Cambria" w:hAnsi="Cambria" w:cs="Arial"/>
          <w:color w:val="000000" w:themeColor="text1"/>
          <w:lang w:val="fr-ML"/>
          <w:rPrChange w:id="11233" w:author="Dr Mamadou SANOGO" w:date="2023-10-25T18:15:00Z">
            <w:rPr>
              <w:ins w:id="11234" w:author="Dr Mamadou SANOGO" w:date="2023-10-25T16:41:00Z"/>
              <w:rFonts w:ascii="Cambria" w:hAnsi="Cambria" w:cs="Arial"/>
              <w:color w:val="000000"/>
              <w:lang w:val="fr-ML"/>
            </w:rPr>
          </w:rPrChange>
        </w:rPr>
      </w:pPr>
      <w:ins w:id="11235" w:author="Dr Mamadou SANOGO" w:date="2023-10-25T16:41:00Z">
        <w:r w:rsidRPr="007A4AFC">
          <w:rPr>
            <w:rFonts w:ascii="Cambria" w:hAnsi="Cambria" w:cs="Arial"/>
            <w:b/>
            <w:bCs/>
            <w:color w:val="000000" w:themeColor="text1"/>
            <w:lang w:val="fr-ML"/>
            <w:rPrChange w:id="11236" w:author="Dr Mamadou SANOGO" w:date="2023-10-25T18:15:00Z">
              <w:rPr>
                <w:rFonts w:ascii="Cambria" w:hAnsi="Cambria" w:cs="Arial"/>
                <w:b/>
                <w:bCs/>
                <w:color w:val="000000"/>
                <w:lang w:val="fr-ML"/>
              </w:rPr>
            </w:rPrChange>
          </w:rPr>
          <w:t>Article 14 - Circulation et stationnement</w:t>
        </w:r>
      </w:ins>
    </w:p>
    <w:p w14:paraId="14552BD3" w14:textId="77777777" w:rsidR="00D3265D" w:rsidRPr="007A4AFC" w:rsidRDefault="00D3265D" w:rsidP="00D3265D">
      <w:pPr>
        <w:widowControl w:val="0"/>
        <w:autoSpaceDE w:val="0"/>
        <w:autoSpaceDN w:val="0"/>
        <w:adjustRightInd w:val="0"/>
        <w:spacing w:line="240" w:lineRule="auto"/>
        <w:rPr>
          <w:ins w:id="11237" w:author="Dr Mamadou SANOGO" w:date="2023-10-25T16:41:00Z"/>
          <w:rFonts w:ascii="Cambria" w:hAnsi="Cambria" w:cs="Arial"/>
          <w:color w:val="000000" w:themeColor="text1"/>
          <w:lang w:val="fr-ML"/>
          <w:rPrChange w:id="11238" w:author="Dr Mamadou SANOGO" w:date="2023-10-25T18:15:00Z">
            <w:rPr>
              <w:ins w:id="11239" w:author="Dr Mamadou SANOGO" w:date="2023-10-25T16:41:00Z"/>
              <w:rFonts w:ascii="Cambria" w:hAnsi="Cambria" w:cs="Arial"/>
              <w:color w:val="000000"/>
              <w:lang w:val="fr-ML"/>
            </w:rPr>
          </w:rPrChange>
        </w:rPr>
      </w:pPr>
      <w:ins w:id="11240" w:author="Dr Mamadou SANOGO" w:date="2023-10-25T16:41:00Z">
        <w:r w:rsidRPr="007A4AFC">
          <w:rPr>
            <w:rFonts w:ascii="Cambria" w:hAnsi="Cambria" w:cs="Arial"/>
            <w:b/>
            <w:bCs/>
            <w:color w:val="000000" w:themeColor="text1"/>
            <w:lang w:val="fr-ML"/>
            <w:rPrChange w:id="11241" w:author="Dr Mamadou SANOGO" w:date="2023-10-25T18:15:00Z">
              <w:rPr>
                <w:rFonts w:ascii="Cambria" w:hAnsi="Cambria" w:cs="Arial"/>
                <w:b/>
                <w:bCs/>
                <w:color w:val="000000"/>
                <w:lang w:val="fr-ML"/>
              </w:rPr>
            </w:rPrChange>
          </w:rPr>
          <w:t xml:space="preserve">14-1 </w:t>
        </w:r>
        <w:r w:rsidRPr="007A4AFC">
          <w:rPr>
            <w:rFonts w:ascii="Cambria" w:hAnsi="Cambria" w:cs="Arial"/>
            <w:color w:val="000000" w:themeColor="text1"/>
            <w:lang w:val="fr-ML"/>
            <w:rPrChange w:id="11242" w:author="Dr Mamadou SANOGO" w:date="2023-10-25T18:15:00Z">
              <w:rPr>
                <w:rFonts w:ascii="Cambria" w:hAnsi="Cambria" w:cs="Arial"/>
                <w:color w:val="000000"/>
                <w:lang w:val="fr-ML"/>
              </w:rPr>
            </w:rPrChange>
          </w:rPr>
          <w:t>La circulation et le stationnement des véhicules dans la cour de l’École Privée de Santé Félix Houphouët Boigny ne sont autorisés qu’au personnel de l’École Privée de Santé Félix Houphouët Boigny et aux personnes dûment autorisées.</w:t>
        </w:r>
      </w:ins>
    </w:p>
    <w:p w14:paraId="227EF6FA" w14:textId="77777777" w:rsidR="00D3265D" w:rsidRPr="007A4AFC" w:rsidRDefault="00D3265D" w:rsidP="00D3265D">
      <w:pPr>
        <w:widowControl w:val="0"/>
        <w:autoSpaceDE w:val="0"/>
        <w:autoSpaceDN w:val="0"/>
        <w:adjustRightInd w:val="0"/>
        <w:spacing w:line="240" w:lineRule="auto"/>
        <w:rPr>
          <w:ins w:id="11243" w:author="Dr Mamadou SANOGO" w:date="2023-10-25T16:41:00Z"/>
          <w:rFonts w:ascii="Cambria" w:hAnsi="Cambria" w:cs="Arial"/>
          <w:color w:val="000000" w:themeColor="text1"/>
          <w:lang w:val="fr-ML"/>
          <w:rPrChange w:id="11244" w:author="Dr Mamadou SANOGO" w:date="2023-10-25T18:15:00Z">
            <w:rPr>
              <w:ins w:id="11245" w:author="Dr Mamadou SANOGO" w:date="2023-10-25T16:41:00Z"/>
              <w:rFonts w:ascii="Cambria" w:hAnsi="Cambria" w:cs="Arial"/>
              <w:color w:val="000000"/>
              <w:lang w:val="fr-ML"/>
            </w:rPr>
          </w:rPrChange>
        </w:rPr>
      </w:pPr>
      <w:ins w:id="11246" w:author="Dr Mamadou SANOGO" w:date="2023-10-25T16:41:00Z">
        <w:r w:rsidRPr="007A4AFC">
          <w:rPr>
            <w:rFonts w:ascii="Cambria" w:hAnsi="Cambria" w:cs="Arial"/>
            <w:b/>
            <w:bCs/>
            <w:color w:val="000000" w:themeColor="text1"/>
            <w:lang w:val="fr-ML"/>
            <w:rPrChange w:id="11247" w:author="Dr Mamadou SANOGO" w:date="2023-10-25T18:15:00Z">
              <w:rPr>
                <w:rFonts w:ascii="Cambria" w:hAnsi="Cambria" w:cs="Arial"/>
                <w:b/>
                <w:bCs/>
                <w:color w:val="000000"/>
                <w:lang w:val="fr-ML"/>
              </w:rPr>
            </w:rPrChange>
          </w:rPr>
          <w:t xml:space="preserve">14-2 </w:t>
        </w:r>
        <w:r w:rsidRPr="007A4AFC">
          <w:rPr>
            <w:rFonts w:ascii="Cambria" w:hAnsi="Cambria" w:cs="Arial"/>
            <w:color w:val="000000" w:themeColor="text1"/>
            <w:lang w:val="fr-ML"/>
            <w:rPrChange w:id="11248" w:author="Dr Mamadou SANOGO" w:date="2023-10-25T18:15:00Z">
              <w:rPr>
                <w:rFonts w:ascii="Cambria" w:hAnsi="Cambria" w:cs="Arial"/>
                <w:color w:val="000000"/>
                <w:lang w:val="fr-ML"/>
              </w:rPr>
            </w:rPrChange>
          </w:rPr>
          <w:t>Il est interdit de stationner en dehors des emplacements prévus à cet effet.</w:t>
        </w:r>
      </w:ins>
    </w:p>
    <w:p w14:paraId="7BD58692" w14:textId="77777777" w:rsidR="00D3265D" w:rsidRPr="007A4AFC" w:rsidRDefault="00D3265D" w:rsidP="00D3265D">
      <w:pPr>
        <w:widowControl w:val="0"/>
        <w:autoSpaceDE w:val="0"/>
        <w:autoSpaceDN w:val="0"/>
        <w:adjustRightInd w:val="0"/>
        <w:spacing w:line="240" w:lineRule="auto"/>
        <w:rPr>
          <w:ins w:id="11249" w:author="Dr Mamadou SANOGO" w:date="2023-10-25T16:41:00Z"/>
          <w:rFonts w:ascii="Cambria" w:hAnsi="Cambria" w:cs="Arial"/>
          <w:b/>
          <w:bCs/>
          <w:color w:val="000000" w:themeColor="text1"/>
          <w:sz w:val="10"/>
          <w:lang w:val="fr-ML"/>
          <w:rPrChange w:id="11250" w:author="Dr Mamadou SANOGO" w:date="2023-10-25T18:15:00Z">
            <w:rPr>
              <w:ins w:id="11251" w:author="Dr Mamadou SANOGO" w:date="2023-10-25T16:41:00Z"/>
              <w:rFonts w:ascii="Cambria" w:hAnsi="Cambria" w:cs="Arial"/>
              <w:b/>
              <w:bCs/>
              <w:color w:val="000000"/>
              <w:sz w:val="10"/>
              <w:lang w:val="fr-ML"/>
            </w:rPr>
          </w:rPrChange>
        </w:rPr>
      </w:pPr>
    </w:p>
    <w:p w14:paraId="49988041" w14:textId="77777777" w:rsidR="00D3265D" w:rsidRPr="007A4AFC" w:rsidRDefault="00D3265D" w:rsidP="00D3265D">
      <w:pPr>
        <w:widowControl w:val="0"/>
        <w:autoSpaceDE w:val="0"/>
        <w:autoSpaceDN w:val="0"/>
        <w:adjustRightInd w:val="0"/>
        <w:spacing w:line="240" w:lineRule="auto"/>
        <w:rPr>
          <w:ins w:id="11252" w:author="Dr Mamadou SANOGO" w:date="2023-10-25T16:41:00Z"/>
          <w:rFonts w:ascii="Cambria" w:hAnsi="Cambria" w:cs="Arial"/>
          <w:color w:val="000000" w:themeColor="text1"/>
          <w:lang w:val="fr-ML"/>
          <w:rPrChange w:id="11253" w:author="Dr Mamadou SANOGO" w:date="2023-10-25T18:15:00Z">
            <w:rPr>
              <w:ins w:id="11254" w:author="Dr Mamadou SANOGO" w:date="2023-10-25T16:41:00Z"/>
              <w:rFonts w:ascii="Cambria" w:hAnsi="Cambria" w:cs="Arial"/>
              <w:color w:val="000000"/>
              <w:lang w:val="fr-ML"/>
            </w:rPr>
          </w:rPrChange>
        </w:rPr>
      </w:pPr>
      <w:ins w:id="11255" w:author="Dr Mamadou SANOGO" w:date="2023-10-25T16:41:00Z">
        <w:r w:rsidRPr="007A4AFC">
          <w:rPr>
            <w:rFonts w:ascii="Cambria" w:hAnsi="Cambria" w:cs="Arial"/>
            <w:b/>
            <w:bCs/>
            <w:color w:val="000000" w:themeColor="text1"/>
            <w:lang w:val="fr-ML"/>
            <w:rPrChange w:id="11256" w:author="Dr Mamadou SANOGO" w:date="2023-10-25T18:15:00Z">
              <w:rPr>
                <w:rFonts w:ascii="Cambria" w:hAnsi="Cambria" w:cs="Arial"/>
                <w:b/>
                <w:bCs/>
                <w:color w:val="000000"/>
                <w:lang w:val="fr-ML"/>
              </w:rPr>
            </w:rPrChange>
          </w:rPr>
          <w:t>Article 15 - Utilisation des locaux</w:t>
        </w:r>
      </w:ins>
    </w:p>
    <w:p w14:paraId="7A7D2922" w14:textId="77777777" w:rsidR="00D3265D" w:rsidRPr="007A4AFC" w:rsidRDefault="00D3265D" w:rsidP="00D3265D">
      <w:pPr>
        <w:widowControl w:val="0"/>
        <w:autoSpaceDE w:val="0"/>
        <w:autoSpaceDN w:val="0"/>
        <w:adjustRightInd w:val="0"/>
        <w:spacing w:line="240" w:lineRule="auto"/>
        <w:rPr>
          <w:ins w:id="11257" w:author="Dr Mamadou SANOGO" w:date="2023-10-25T16:41:00Z"/>
          <w:rFonts w:ascii="Cambria" w:hAnsi="Cambria" w:cs="Arial"/>
          <w:color w:val="000000" w:themeColor="text1"/>
          <w:lang w:val="fr-ML"/>
          <w:rPrChange w:id="11258" w:author="Dr Mamadou SANOGO" w:date="2023-10-25T18:15:00Z">
            <w:rPr>
              <w:ins w:id="11259" w:author="Dr Mamadou SANOGO" w:date="2023-10-25T16:41:00Z"/>
              <w:rFonts w:ascii="Cambria" w:hAnsi="Cambria" w:cs="Arial"/>
              <w:color w:val="000000"/>
              <w:lang w:val="fr-ML"/>
            </w:rPr>
          </w:rPrChange>
        </w:rPr>
      </w:pPr>
      <w:ins w:id="11260" w:author="Dr Mamadou SANOGO" w:date="2023-10-25T16:41:00Z">
        <w:r w:rsidRPr="007A4AFC">
          <w:rPr>
            <w:rFonts w:ascii="Cambria" w:hAnsi="Cambria" w:cs="Arial"/>
            <w:b/>
            <w:bCs/>
            <w:color w:val="000000" w:themeColor="text1"/>
            <w:lang w:val="fr-ML"/>
            <w:rPrChange w:id="11261" w:author="Dr Mamadou SANOGO" w:date="2023-10-25T18:15:00Z">
              <w:rPr>
                <w:rFonts w:ascii="Cambria" w:hAnsi="Cambria" w:cs="Arial"/>
                <w:b/>
                <w:bCs/>
                <w:color w:val="000000"/>
                <w:lang w:val="fr-ML"/>
              </w:rPr>
            </w:rPrChange>
          </w:rPr>
          <w:t xml:space="preserve">15-1 </w:t>
        </w:r>
        <w:r w:rsidRPr="007A4AFC">
          <w:rPr>
            <w:rFonts w:ascii="Cambria" w:hAnsi="Cambria" w:cs="Arial"/>
            <w:color w:val="000000" w:themeColor="text1"/>
            <w:lang w:val="fr-ML"/>
            <w:rPrChange w:id="11262" w:author="Dr Mamadou SANOGO" w:date="2023-10-25T18:15:00Z">
              <w:rPr>
                <w:rFonts w:ascii="Cambria" w:hAnsi="Cambria" w:cs="Arial"/>
                <w:color w:val="000000"/>
                <w:lang w:val="fr-ML"/>
              </w:rPr>
            </w:rPrChange>
          </w:rPr>
          <w:t>Les locaux doivent être utilisés conformément à leur affectation, à leur destination et à la mission de service public dévolue à l’École Privée de Santé Félix Houphouët Boigny.</w:t>
        </w:r>
      </w:ins>
    </w:p>
    <w:p w14:paraId="2E9FF04B" w14:textId="77777777" w:rsidR="00D3265D" w:rsidRPr="007A4AFC" w:rsidRDefault="00D3265D" w:rsidP="00D3265D">
      <w:pPr>
        <w:widowControl w:val="0"/>
        <w:autoSpaceDE w:val="0"/>
        <w:autoSpaceDN w:val="0"/>
        <w:adjustRightInd w:val="0"/>
        <w:spacing w:line="240" w:lineRule="auto"/>
        <w:rPr>
          <w:ins w:id="11263" w:author="Dr Mamadou SANOGO" w:date="2023-10-25T16:41:00Z"/>
          <w:rFonts w:ascii="Cambria" w:hAnsi="Cambria" w:cs="Arial"/>
          <w:color w:val="000000" w:themeColor="text1"/>
          <w:lang w:val="fr-ML"/>
          <w:rPrChange w:id="11264" w:author="Dr Mamadou SANOGO" w:date="2023-10-25T18:15:00Z">
            <w:rPr>
              <w:ins w:id="11265" w:author="Dr Mamadou SANOGO" w:date="2023-10-25T16:41:00Z"/>
              <w:rFonts w:ascii="Cambria" w:hAnsi="Cambria" w:cs="Arial"/>
              <w:color w:val="000000"/>
              <w:lang w:val="fr-ML"/>
            </w:rPr>
          </w:rPrChange>
        </w:rPr>
      </w:pPr>
      <w:ins w:id="11266" w:author="Dr Mamadou SANOGO" w:date="2023-10-25T16:41:00Z">
        <w:r w:rsidRPr="007A4AFC">
          <w:rPr>
            <w:rFonts w:ascii="Cambria" w:hAnsi="Cambria" w:cs="Arial"/>
            <w:b/>
            <w:bCs/>
            <w:color w:val="000000" w:themeColor="text1"/>
            <w:lang w:val="fr-ML"/>
            <w:rPrChange w:id="11267" w:author="Dr Mamadou SANOGO" w:date="2023-10-25T18:15:00Z">
              <w:rPr>
                <w:rFonts w:ascii="Cambria" w:hAnsi="Cambria" w:cs="Arial"/>
                <w:b/>
                <w:bCs/>
                <w:color w:val="000000"/>
                <w:lang w:val="fr-ML"/>
              </w:rPr>
            </w:rPrChange>
          </w:rPr>
          <w:t xml:space="preserve">15-2 </w:t>
        </w:r>
        <w:r w:rsidRPr="007A4AFC">
          <w:rPr>
            <w:rFonts w:ascii="Cambria" w:hAnsi="Cambria" w:cs="Arial"/>
            <w:color w:val="000000" w:themeColor="text1"/>
            <w:lang w:val="fr-ML"/>
            <w:rPrChange w:id="11268" w:author="Dr Mamadou SANOGO" w:date="2023-10-25T18:15:00Z">
              <w:rPr>
                <w:rFonts w:ascii="Cambria" w:hAnsi="Cambria" w:cs="Arial"/>
                <w:color w:val="000000"/>
                <w:lang w:val="fr-ML"/>
              </w:rPr>
            </w:rPrChange>
          </w:rPr>
          <w:t xml:space="preserve">Tout aménagement ou équipement lourd ou modification de locaux (y compris les modifications d’accès ou les changements de serrure…) doit être soumis à </w:t>
        </w:r>
        <w:r w:rsidRPr="007A4AFC">
          <w:rPr>
            <w:rFonts w:ascii="Cambria" w:hAnsi="Cambria" w:cs="Arial"/>
            <w:color w:val="000000" w:themeColor="text1"/>
            <w:lang w:val="fr-ML"/>
            <w:rPrChange w:id="11269" w:author="Dr Mamadou SANOGO" w:date="2023-10-25T18:15:00Z">
              <w:rPr>
                <w:rFonts w:ascii="Cambria" w:hAnsi="Cambria" w:cs="Arial"/>
                <w:color w:val="1A1A1A"/>
                <w:lang w:val="fr-ML"/>
              </w:rPr>
            </w:rPrChange>
          </w:rPr>
          <w:t>l’autorisation préalable du Directeur Général de l’École Privée de Santé Félix Houphouët Boigny.</w:t>
        </w:r>
      </w:ins>
    </w:p>
    <w:p w14:paraId="48D2394C" w14:textId="77777777" w:rsidR="00D3265D" w:rsidRPr="007A4AFC" w:rsidRDefault="00D3265D" w:rsidP="00D3265D">
      <w:pPr>
        <w:widowControl w:val="0"/>
        <w:autoSpaceDE w:val="0"/>
        <w:autoSpaceDN w:val="0"/>
        <w:adjustRightInd w:val="0"/>
        <w:spacing w:line="240" w:lineRule="auto"/>
        <w:rPr>
          <w:ins w:id="11270" w:author="Dr Mamadou SANOGO" w:date="2023-10-25T16:41:00Z"/>
          <w:rFonts w:ascii="Cambria" w:hAnsi="Cambria" w:cs="Arial"/>
          <w:color w:val="000000" w:themeColor="text1"/>
          <w:lang w:val="fr-ML"/>
          <w:rPrChange w:id="11271" w:author="Dr Mamadou SANOGO" w:date="2023-10-25T18:15:00Z">
            <w:rPr>
              <w:ins w:id="11272" w:author="Dr Mamadou SANOGO" w:date="2023-10-25T16:41:00Z"/>
              <w:rFonts w:ascii="Cambria" w:hAnsi="Cambria" w:cs="Arial"/>
              <w:color w:val="000000"/>
              <w:lang w:val="fr-ML"/>
            </w:rPr>
          </w:rPrChange>
        </w:rPr>
      </w:pPr>
      <w:ins w:id="11273" w:author="Dr Mamadou SANOGO" w:date="2023-10-25T16:41:00Z">
        <w:r w:rsidRPr="007A4AFC">
          <w:rPr>
            <w:rFonts w:ascii="Cambria" w:hAnsi="Cambria" w:cs="Arial"/>
            <w:b/>
            <w:bCs/>
            <w:color w:val="000000" w:themeColor="text1"/>
            <w:lang w:val="fr-ML"/>
            <w:rPrChange w:id="11274" w:author="Dr Mamadou SANOGO" w:date="2023-10-25T18:15:00Z">
              <w:rPr>
                <w:rFonts w:ascii="Cambria" w:hAnsi="Cambria" w:cs="Arial"/>
                <w:b/>
                <w:bCs/>
                <w:color w:val="000000"/>
                <w:lang w:val="fr-ML"/>
              </w:rPr>
            </w:rPrChange>
          </w:rPr>
          <w:t xml:space="preserve">15-3 </w:t>
        </w:r>
        <w:r w:rsidRPr="007A4AFC">
          <w:rPr>
            <w:rFonts w:ascii="Cambria" w:hAnsi="Cambria" w:cs="Arial"/>
            <w:color w:val="000000" w:themeColor="text1"/>
            <w:lang w:val="fr-ML"/>
            <w:rPrChange w:id="11275" w:author="Dr Mamadou SANOGO" w:date="2023-10-25T18:15:00Z">
              <w:rPr>
                <w:rFonts w:ascii="Cambria" w:hAnsi="Cambria" w:cs="Arial"/>
                <w:color w:val="000000"/>
                <w:lang w:val="fr-ML"/>
              </w:rPr>
            </w:rPrChange>
          </w:rPr>
          <w:t>Les locaux de l’établissement peuvent accueillir des réunions ou des manifestations, sous réserve d’obtention des autorisations prévues à l’article 21.</w:t>
        </w:r>
      </w:ins>
    </w:p>
    <w:p w14:paraId="72EFA578" w14:textId="039DFA49" w:rsidR="0027496F" w:rsidRPr="007A4AFC" w:rsidRDefault="00D3265D" w:rsidP="002577AB">
      <w:pPr>
        <w:widowControl w:val="0"/>
        <w:autoSpaceDE w:val="0"/>
        <w:autoSpaceDN w:val="0"/>
        <w:adjustRightInd w:val="0"/>
        <w:rPr>
          <w:ins w:id="11276" w:author="Dr Mamadou SANOGO" w:date="2023-10-25T16:41:00Z"/>
          <w:rFonts w:ascii="Cambria" w:hAnsi="Cambria" w:cs="Arial"/>
          <w:color w:val="000000" w:themeColor="text1"/>
          <w:lang w:val="fr-ML"/>
          <w:rPrChange w:id="11277" w:author="Dr Mamadou SANOGO" w:date="2023-10-25T18:15:00Z">
            <w:rPr>
              <w:ins w:id="11278" w:author="Dr Mamadou SANOGO" w:date="2023-10-25T16:41:00Z"/>
              <w:rFonts w:ascii="Cambria" w:hAnsi="Cambria" w:cs="Arial"/>
              <w:color w:val="000000"/>
              <w:lang w:val="fr-ML"/>
            </w:rPr>
          </w:rPrChange>
        </w:rPr>
      </w:pPr>
      <w:ins w:id="11279" w:author="Dr Mamadou SANOGO" w:date="2023-10-25T16:41:00Z">
        <w:r w:rsidRPr="007A4AFC">
          <w:rPr>
            <w:rFonts w:ascii="Cambria" w:hAnsi="Cambria" w:cs="Arial"/>
            <w:b/>
            <w:bCs/>
            <w:color w:val="000000" w:themeColor="text1"/>
            <w:lang w:val="fr-ML"/>
            <w:rPrChange w:id="11280" w:author="Dr Mamadou SANOGO" w:date="2023-10-25T18:15:00Z">
              <w:rPr>
                <w:rFonts w:ascii="Cambria" w:hAnsi="Cambria" w:cs="Arial"/>
                <w:b/>
                <w:bCs/>
                <w:color w:val="000000"/>
                <w:lang w:val="fr-ML"/>
              </w:rPr>
            </w:rPrChange>
          </w:rPr>
          <w:t xml:space="preserve">15-4 </w:t>
        </w:r>
        <w:r w:rsidRPr="007A4AFC">
          <w:rPr>
            <w:rFonts w:ascii="Cambria" w:hAnsi="Cambria" w:cs="Arial"/>
            <w:color w:val="000000" w:themeColor="text1"/>
            <w:lang w:val="fr-ML"/>
            <w:rPrChange w:id="11281" w:author="Dr Mamadou SANOGO" w:date="2023-10-25T18:15:00Z">
              <w:rPr>
                <w:rFonts w:ascii="Cambria" w:hAnsi="Cambria" w:cs="Arial"/>
                <w:color w:val="000000"/>
                <w:lang w:val="fr-ML"/>
              </w:rPr>
            </w:rPrChange>
          </w:rPr>
          <w:t>La distribution de documents est régie par les dispositions de l’article 20.</w:t>
        </w:r>
      </w:ins>
    </w:p>
    <w:p w14:paraId="76377F43" w14:textId="77777777" w:rsidR="00D3265D" w:rsidRPr="007A4AFC" w:rsidRDefault="00D3265D" w:rsidP="00D3265D">
      <w:pPr>
        <w:widowControl w:val="0"/>
        <w:autoSpaceDE w:val="0"/>
        <w:autoSpaceDN w:val="0"/>
        <w:adjustRightInd w:val="0"/>
        <w:spacing w:line="240" w:lineRule="auto"/>
        <w:rPr>
          <w:ins w:id="11282" w:author="Dr Mamadou SANOGO" w:date="2023-10-25T16:41:00Z"/>
          <w:rFonts w:ascii="Cambria" w:hAnsi="Cambria" w:cs="Arial"/>
          <w:b/>
          <w:bCs/>
          <w:color w:val="000000" w:themeColor="text1"/>
          <w:sz w:val="10"/>
          <w:lang w:val="fr-ML"/>
          <w:rPrChange w:id="11283" w:author="Dr Mamadou SANOGO" w:date="2023-10-25T18:15:00Z">
            <w:rPr>
              <w:ins w:id="11284" w:author="Dr Mamadou SANOGO" w:date="2023-10-25T16:41:00Z"/>
              <w:rFonts w:ascii="Cambria" w:hAnsi="Cambria" w:cs="Arial"/>
              <w:b/>
              <w:bCs/>
              <w:color w:val="000000"/>
              <w:sz w:val="10"/>
              <w:lang w:val="fr-ML"/>
            </w:rPr>
          </w:rPrChange>
        </w:rPr>
      </w:pPr>
    </w:p>
    <w:p w14:paraId="4A1A29B8" w14:textId="77777777" w:rsidR="00D3265D" w:rsidRPr="007A4AFC" w:rsidRDefault="00D3265D" w:rsidP="00D3265D">
      <w:pPr>
        <w:widowControl w:val="0"/>
        <w:autoSpaceDE w:val="0"/>
        <w:autoSpaceDN w:val="0"/>
        <w:adjustRightInd w:val="0"/>
        <w:spacing w:line="240" w:lineRule="auto"/>
        <w:rPr>
          <w:ins w:id="11285" w:author="Dr Mamadou SANOGO" w:date="2023-10-25T16:41:00Z"/>
          <w:rFonts w:ascii="Cambria" w:hAnsi="Cambria" w:cs="Arial"/>
          <w:b/>
          <w:bCs/>
          <w:color w:val="000000" w:themeColor="text1"/>
          <w:lang w:val="fr-ML"/>
          <w:rPrChange w:id="11286" w:author="Dr Mamadou SANOGO" w:date="2023-10-25T18:15:00Z">
            <w:rPr>
              <w:ins w:id="11287" w:author="Dr Mamadou SANOGO" w:date="2023-10-25T16:41:00Z"/>
              <w:rFonts w:ascii="Cambria" w:hAnsi="Cambria" w:cs="Arial"/>
              <w:b/>
              <w:bCs/>
              <w:color w:val="000000"/>
              <w:lang w:val="fr-ML"/>
            </w:rPr>
          </w:rPrChange>
        </w:rPr>
      </w:pPr>
      <w:ins w:id="11288" w:author="Dr Mamadou SANOGO" w:date="2023-10-25T16:41:00Z">
        <w:r w:rsidRPr="007A4AFC">
          <w:rPr>
            <w:rFonts w:ascii="Cambria" w:hAnsi="Cambria" w:cs="Arial"/>
            <w:b/>
            <w:bCs/>
            <w:color w:val="000000" w:themeColor="text1"/>
            <w:lang w:val="fr-ML"/>
            <w:rPrChange w:id="11289" w:author="Dr Mamadou SANOGO" w:date="2023-10-25T18:15:00Z">
              <w:rPr>
                <w:rFonts w:ascii="Cambria" w:hAnsi="Cambria" w:cs="Arial"/>
                <w:b/>
                <w:bCs/>
                <w:color w:val="000000"/>
                <w:lang w:val="fr-ML"/>
              </w:rPr>
            </w:rPrChange>
          </w:rPr>
          <w:t xml:space="preserve">TITRE II : DISPOSITIONS APPLICABLES AUX ETUDIANTS ET AUTRES USAGERS </w:t>
        </w:r>
      </w:ins>
    </w:p>
    <w:p w14:paraId="68BF65C3" w14:textId="77777777" w:rsidR="00D3265D" w:rsidRPr="007A4AFC" w:rsidRDefault="00D3265D" w:rsidP="00D3265D">
      <w:pPr>
        <w:widowControl w:val="0"/>
        <w:autoSpaceDE w:val="0"/>
        <w:autoSpaceDN w:val="0"/>
        <w:adjustRightInd w:val="0"/>
        <w:spacing w:line="240" w:lineRule="auto"/>
        <w:rPr>
          <w:ins w:id="11290" w:author="Dr Mamadou SANOGO" w:date="2023-10-25T16:41:00Z"/>
          <w:rFonts w:ascii="Cambria" w:hAnsi="Cambria" w:cs="Arial"/>
          <w:color w:val="000000" w:themeColor="text1"/>
          <w:lang w:val="fr-ML"/>
          <w:rPrChange w:id="11291" w:author="Dr Mamadou SANOGO" w:date="2023-10-25T18:15:00Z">
            <w:rPr>
              <w:ins w:id="11292" w:author="Dr Mamadou SANOGO" w:date="2023-10-25T16:41:00Z"/>
              <w:rFonts w:ascii="Cambria" w:hAnsi="Cambria" w:cs="Arial"/>
              <w:color w:val="000000"/>
              <w:lang w:val="fr-ML"/>
            </w:rPr>
          </w:rPrChange>
        </w:rPr>
      </w:pPr>
      <w:ins w:id="11293" w:author="Dr Mamadou SANOGO" w:date="2023-10-25T16:41:00Z">
        <w:r w:rsidRPr="007A4AFC">
          <w:rPr>
            <w:rFonts w:ascii="Cambria" w:hAnsi="Cambria" w:cs="Arial"/>
            <w:b/>
            <w:bCs/>
            <w:color w:val="000000" w:themeColor="text1"/>
            <w:lang w:val="fr-ML"/>
            <w:rPrChange w:id="11294" w:author="Dr Mamadou SANOGO" w:date="2023-10-25T18:15:00Z">
              <w:rPr>
                <w:rFonts w:ascii="Cambria" w:hAnsi="Cambria" w:cs="Arial"/>
                <w:b/>
                <w:bCs/>
                <w:color w:val="000000"/>
                <w:lang w:val="fr-ML"/>
              </w:rPr>
            </w:rPrChange>
          </w:rPr>
          <w:t>CHAPITRE I : DISPOSITIONS GENERALES</w:t>
        </w:r>
      </w:ins>
    </w:p>
    <w:p w14:paraId="11AFD597" w14:textId="77777777" w:rsidR="00D3265D" w:rsidRPr="007A4AFC" w:rsidRDefault="00D3265D" w:rsidP="00D3265D">
      <w:pPr>
        <w:widowControl w:val="0"/>
        <w:autoSpaceDE w:val="0"/>
        <w:autoSpaceDN w:val="0"/>
        <w:adjustRightInd w:val="0"/>
        <w:spacing w:line="240" w:lineRule="auto"/>
        <w:rPr>
          <w:ins w:id="11295" w:author="Dr Mamadou SANOGO" w:date="2023-10-25T16:41:00Z"/>
          <w:rFonts w:ascii="Cambria" w:hAnsi="Cambria" w:cs="Arial"/>
          <w:color w:val="000000" w:themeColor="text1"/>
          <w:lang w:val="fr-ML"/>
          <w:rPrChange w:id="11296" w:author="Dr Mamadou SANOGO" w:date="2023-10-25T18:15:00Z">
            <w:rPr>
              <w:ins w:id="11297" w:author="Dr Mamadou SANOGO" w:date="2023-10-25T16:41:00Z"/>
              <w:rFonts w:ascii="Cambria" w:hAnsi="Cambria" w:cs="Arial"/>
              <w:color w:val="000000"/>
              <w:lang w:val="fr-ML"/>
            </w:rPr>
          </w:rPrChange>
        </w:rPr>
      </w:pPr>
      <w:ins w:id="11298" w:author="Dr Mamadou SANOGO" w:date="2023-10-25T16:41:00Z">
        <w:r w:rsidRPr="007A4AFC">
          <w:rPr>
            <w:rFonts w:ascii="Cambria" w:hAnsi="Cambria" w:cs="Arial"/>
            <w:b/>
            <w:bCs/>
            <w:color w:val="000000" w:themeColor="text1"/>
            <w:lang w:val="fr-ML"/>
            <w:rPrChange w:id="11299" w:author="Dr Mamadou SANOGO" w:date="2023-10-25T18:15:00Z">
              <w:rPr>
                <w:rFonts w:ascii="Cambria" w:hAnsi="Cambria" w:cs="Arial"/>
                <w:b/>
                <w:bCs/>
                <w:color w:val="000000"/>
                <w:lang w:val="fr-ML"/>
              </w:rPr>
            </w:rPrChange>
          </w:rPr>
          <w:t>Article 16 - Notion d’usager</w:t>
        </w:r>
      </w:ins>
    </w:p>
    <w:p w14:paraId="21A1BCFA" w14:textId="77777777" w:rsidR="00D3265D" w:rsidRPr="007A4AFC" w:rsidRDefault="00D3265D" w:rsidP="00D3265D">
      <w:pPr>
        <w:widowControl w:val="0"/>
        <w:autoSpaceDE w:val="0"/>
        <w:autoSpaceDN w:val="0"/>
        <w:adjustRightInd w:val="0"/>
        <w:spacing w:line="240" w:lineRule="auto"/>
        <w:rPr>
          <w:ins w:id="11300" w:author="Dr Mamadou SANOGO" w:date="2023-10-25T16:41:00Z"/>
          <w:rFonts w:ascii="Cambria" w:hAnsi="Cambria" w:cs="Arial"/>
          <w:color w:val="000000" w:themeColor="text1"/>
          <w:lang w:val="fr-ML"/>
          <w:rPrChange w:id="11301" w:author="Dr Mamadou SANOGO" w:date="2023-10-25T18:15:00Z">
            <w:rPr>
              <w:ins w:id="11302" w:author="Dr Mamadou SANOGO" w:date="2023-10-25T16:41:00Z"/>
              <w:rFonts w:ascii="Cambria" w:hAnsi="Cambria" w:cs="Arial"/>
              <w:color w:val="000000"/>
              <w:lang w:val="fr-ML"/>
            </w:rPr>
          </w:rPrChange>
        </w:rPr>
      </w:pPr>
      <w:ins w:id="11303" w:author="Dr Mamadou SANOGO" w:date="2023-10-25T16:41:00Z">
        <w:r w:rsidRPr="007A4AFC">
          <w:rPr>
            <w:rFonts w:ascii="Cambria" w:hAnsi="Cambria" w:cs="Arial"/>
            <w:color w:val="000000" w:themeColor="text1"/>
            <w:lang w:val="fr-ML"/>
            <w:rPrChange w:id="11304" w:author="Dr Mamadou SANOGO" w:date="2023-10-25T18:15:00Z">
              <w:rPr>
                <w:rFonts w:ascii="Cambria" w:hAnsi="Cambria" w:cs="Arial"/>
                <w:color w:val="000000"/>
                <w:lang w:val="fr-ML"/>
              </w:rPr>
            </w:rPrChange>
          </w:rPr>
          <w:t xml:space="preserve">Les usagers de l’École Privée de Santé Félix Houphouët Boigny sont les bénéficiaires des services d’enseignement, de recherche et de diffusion des connaissances </w:t>
        </w:r>
        <w:r w:rsidRPr="007A4AFC">
          <w:rPr>
            <w:rFonts w:ascii="Cambria" w:hAnsi="Cambria" w:cs="Arial"/>
            <w:color w:val="000000" w:themeColor="text1"/>
            <w:lang w:val="fr-ML"/>
            <w:rPrChange w:id="11305" w:author="Dr Mamadou SANOGO" w:date="2023-10-25T18:15:00Z">
              <w:rPr>
                <w:rFonts w:ascii="Cambria" w:hAnsi="Cambria" w:cs="Arial"/>
                <w:color w:val="1A1A1A"/>
                <w:lang w:val="fr-ML"/>
              </w:rPr>
            </w:rPrChange>
          </w:rPr>
          <w:t>au sens du code de l’éducation.</w:t>
        </w:r>
      </w:ins>
    </w:p>
    <w:p w14:paraId="54DB825C" w14:textId="77777777" w:rsidR="00D3265D" w:rsidRPr="007A4AFC" w:rsidRDefault="00D3265D" w:rsidP="00D3265D">
      <w:pPr>
        <w:widowControl w:val="0"/>
        <w:autoSpaceDE w:val="0"/>
        <w:autoSpaceDN w:val="0"/>
        <w:adjustRightInd w:val="0"/>
        <w:spacing w:line="240" w:lineRule="auto"/>
        <w:rPr>
          <w:ins w:id="11306" w:author="Dr Mamadou SANOGO" w:date="2023-10-25T16:41:00Z"/>
          <w:rFonts w:ascii="Cambria" w:hAnsi="Cambria" w:cs="Arial"/>
          <w:color w:val="000000" w:themeColor="text1"/>
          <w:lang w:val="fr-ML"/>
          <w:rPrChange w:id="11307" w:author="Dr Mamadou SANOGO" w:date="2023-10-25T18:15:00Z">
            <w:rPr>
              <w:ins w:id="11308" w:author="Dr Mamadou SANOGO" w:date="2023-10-25T16:41:00Z"/>
              <w:rFonts w:ascii="Cambria" w:hAnsi="Cambria" w:cs="Arial"/>
              <w:color w:val="000000"/>
              <w:lang w:val="fr-ML"/>
            </w:rPr>
          </w:rPrChange>
        </w:rPr>
      </w:pPr>
      <w:ins w:id="11309" w:author="Dr Mamadou SANOGO" w:date="2023-10-25T16:41:00Z">
        <w:r w:rsidRPr="007A4AFC">
          <w:rPr>
            <w:rFonts w:ascii="Cambria" w:hAnsi="Cambria" w:cs="Arial"/>
            <w:b/>
            <w:bCs/>
            <w:color w:val="000000" w:themeColor="text1"/>
            <w:lang w:val="fr-ML"/>
            <w:rPrChange w:id="11310" w:author="Dr Mamadou SANOGO" w:date="2023-10-25T18:15:00Z">
              <w:rPr>
                <w:rFonts w:ascii="Cambria" w:hAnsi="Cambria" w:cs="Arial"/>
                <w:b/>
                <w:bCs/>
                <w:color w:val="000000"/>
                <w:lang w:val="fr-ML"/>
              </w:rPr>
            </w:rPrChange>
          </w:rPr>
          <w:t>Article 17 – Liberté et obligations des usagers</w:t>
        </w:r>
      </w:ins>
    </w:p>
    <w:p w14:paraId="0424DE77" w14:textId="77777777" w:rsidR="00D3265D" w:rsidRPr="007A4AFC" w:rsidRDefault="00D3265D" w:rsidP="00D3265D">
      <w:pPr>
        <w:widowControl w:val="0"/>
        <w:autoSpaceDE w:val="0"/>
        <w:autoSpaceDN w:val="0"/>
        <w:adjustRightInd w:val="0"/>
        <w:spacing w:line="240" w:lineRule="auto"/>
        <w:rPr>
          <w:ins w:id="11311" w:author="Dr Mamadou SANOGO" w:date="2023-10-25T16:41:00Z"/>
          <w:rFonts w:ascii="Cambria" w:hAnsi="Cambria" w:cs="Arial"/>
          <w:color w:val="000000" w:themeColor="text1"/>
          <w:lang w:val="fr-ML"/>
          <w:rPrChange w:id="11312" w:author="Dr Mamadou SANOGO" w:date="2023-10-25T18:15:00Z">
            <w:rPr>
              <w:ins w:id="11313" w:author="Dr Mamadou SANOGO" w:date="2023-10-25T16:41:00Z"/>
              <w:rFonts w:ascii="Cambria" w:hAnsi="Cambria" w:cs="Arial"/>
              <w:color w:val="000000"/>
              <w:lang w:val="fr-ML"/>
            </w:rPr>
          </w:rPrChange>
        </w:rPr>
      </w:pPr>
      <w:ins w:id="11314" w:author="Dr Mamadou SANOGO" w:date="2023-10-25T16:41:00Z">
        <w:r w:rsidRPr="007A4AFC">
          <w:rPr>
            <w:rFonts w:ascii="Cambria" w:hAnsi="Cambria" w:cs="Arial"/>
            <w:b/>
            <w:bCs/>
            <w:color w:val="000000" w:themeColor="text1"/>
            <w:lang w:val="fr-ML"/>
            <w:rPrChange w:id="11315" w:author="Dr Mamadou SANOGO" w:date="2023-10-25T18:15:00Z">
              <w:rPr>
                <w:rFonts w:ascii="Cambria" w:hAnsi="Cambria" w:cs="Arial"/>
                <w:b/>
                <w:bCs/>
                <w:color w:val="000000"/>
                <w:lang w:val="fr-ML"/>
              </w:rPr>
            </w:rPrChange>
          </w:rPr>
          <w:t xml:space="preserve">17-1 </w:t>
        </w:r>
        <w:r w:rsidRPr="007A4AFC">
          <w:rPr>
            <w:rFonts w:ascii="Cambria" w:hAnsi="Cambria" w:cs="Arial"/>
            <w:color w:val="000000" w:themeColor="text1"/>
            <w:lang w:val="fr-ML"/>
            <w:rPrChange w:id="11316" w:author="Dr Mamadou SANOGO" w:date="2023-10-25T18:15:00Z">
              <w:rPr>
                <w:rFonts w:ascii="Cambria" w:hAnsi="Cambria" w:cs="Arial"/>
                <w:color w:val="000000"/>
                <w:lang w:val="fr-ML"/>
              </w:rPr>
            </w:rPrChange>
          </w:rPr>
          <w:t>Les usagers du service public de l’enseignement supérieur disposent de la liberté d’information et d’expression à l’égard des problèmes politiques, économiques, sociaux et culturels.</w:t>
        </w:r>
      </w:ins>
    </w:p>
    <w:p w14:paraId="157722F2" w14:textId="77777777" w:rsidR="00D3265D" w:rsidRPr="007A4AFC" w:rsidRDefault="00D3265D" w:rsidP="00D3265D">
      <w:pPr>
        <w:widowControl w:val="0"/>
        <w:autoSpaceDE w:val="0"/>
        <w:autoSpaceDN w:val="0"/>
        <w:adjustRightInd w:val="0"/>
        <w:spacing w:line="240" w:lineRule="auto"/>
        <w:rPr>
          <w:ins w:id="11317" w:author="Dr Mamadou SANOGO" w:date="2023-10-25T16:41:00Z"/>
          <w:rFonts w:ascii="Cambria" w:hAnsi="Cambria" w:cs="Arial"/>
          <w:color w:val="000000" w:themeColor="text1"/>
          <w:lang w:val="fr-ML"/>
          <w:rPrChange w:id="11318" w:author="Dr Mamadou SANOGO" w:date="2023-10-25T18:15:00Z">
            <w:rPr>
              <w:ins w:id="11319" w:author="Dr Mamadou SANOGO" w:date="2023-10-25T16:41:00Z"/>
              <w:rFonts w:ascii="Cambria" w:hAnsi="Cambria" w:cs="Arial"/>
              <w:color w:val="000000"/>
              <w:lang w:val="fr-ML"/>
            </w:rPr>
          </w:rPrChange>
        </w:rPr>
      </w:pPr>
      <w:ins w:id="11320" w:author="Dr Mamadou SANOGO" w:date="2023-10-25T16:41:00Z">
        <w:r w:rsidRPr="007A4AFC">
          <w:rPr>
            <w:rFonts w:ascii="Cambria" w:hAnsi="Cambria" w:cs="Arial"/>
            <w:b/>
            <w:bCs/>
            <w:color w:val="000000" w:themeColor="text1"/>
            <w:lang w:val="fr-ML"/>
            <w:rPrChange w:id="11321" w:author="Dr Mamadou SANOGO" w:date="2023-10-25T18:15:00Z">
              <w:rPr>
                <w:rFonts w:ascii="Cambria" w:hAnsi="Cambria" w:cs="Arial"/>
                <w:b/>
                <w:bCs/>
                <w:color w:val="000000"/>
                <w:lang w:val="fr-ML"/>
              </w:rPr>
            </w:rPrChange>
          </w:rPr>
          <w:t xml:space="preserve">17-2 </w:t>
        </w:r>
        <w:r w:rsidRPr="007A4AFC">
          <w:rPr>
            <w:rFonts w:ascii="Cambria" w:hAnsi="Cambria" w:cs="Arial"/>
            <w:color w:val="000000" w:themeColor="text1"/>
            <w:lang w:val="fr-ML"/>
            <w:rPrChange w:id="11322" w:author="Dr Mamadou SANOGO" w:date="2023-10-25T18:15:00Z">
              <w:rPr>
                <w:rFonts w:ascii="Cambria" w:hAnsi="Cambria" w:cs="Arial"/>
                <w:color w:val="000000"/>
                <w:lang w:val="fr-ML"/>
              </w:rPr>
            </w:rPrChange>
          </w:rPr>
          <w:t>Ils exercent cette liberté à titre individuel et collectif, dans des conditions qui ne portent pas atteinte aux activités d’enseignement et de recherche, et qui ne troublent pas l’ordre public, et dans le respect des dispositions du présent règlement intérieur.</w:t>
        </w:r>
      </w:ins>
    </w:p>
    <w:p w14:paraId="16845BBC" w14:textId="77777777" w:rsidR="00D3265D" w:rsidRPr="007A4AFC" w:rsidRDefault="00D3265D" w:rsidP="00D3265D">
      <w:pPr>
        <w:widowControl w:val="0"/>
        <w:autoSpaceDE w:val="0"/>
        <w:autoSpaceDN w:val="0"/>
        <w:adjustRightInd w:val="0"/>
        <w:spacing w:line="240" w:lineRule="auto"/>
        <w:rPr>
          <w:ins w:id="11323" w:author="Dr Mamadou SANOGO" w:date="2023-10-25T16:41:00Z"/>
          <w:rFonts w:ascii="Cambria" w:hAnsi="Cambria" w:cs="Arial"/>
          <w:color w:val="000000" w:themeColor="text1"/>
          <w:sz w:val="10"/>
          <w:lang w:val="fr-ML"/>
          <w:rPrChange w:id="11324" w:author="Dr Mamadou SANOGO" w:date="2023-10-25T18:15:00Z">
            <w:rPr>
              <w:ins w:id="11325" w:author="Dr Mamadou SANOGO" w:date="2023-10-25T16:41:00Z"/>
              <w:rFonts w:ascii="Cambria" w:hAnsi="Cambria" w:cs="Arial"/>
              <w:color w:val="000000"/>
              <w:sz w:val="10"/>
              <w:lang w:val="fr-ML"/>
            </w:rPr>
          </w:rPrChange>
        </w:rPr>
      </w:pPr>
    </w:p>
    <w:p w14:paraId="6EBFE927" w14:textId="77777777" w:rsidR="00D3265D" w:rsidRPr="007A4AFC" w:rsidRDefault="00D3265D" w:rsidP="00D3265D">
      <w:pPr>
        <w:widowControl w:val="0"/>
        <w:autoSpaceDE w:val="0"/>
        <w:autoSpaceDN w:val="0"/>
        <w:adjustRightInd w:val="0"/>
        <w:spacing w:line="240" w:lineRule="auto"/>
        <w:rPr>
          <w:ins w:id="11326" w:author="Dr Mamadou SANOGO" w:date="2023-10-25T16:41:00Z"/>
          <w:rFonts w:ascii="Cambria" w:hAnsi="Cambria" w:cs="Arial"/>
          <w:color w:val="000000" w:themeColor="text1"/>
          <w:lang w:val="fr-ML"/>
          <w:rPrChange w:id="11327" w:author="Dr Mamadou SANOGO" w:date="2023-10-25T18:15:00Z">
            <w:rPr>
              <w:ins w:id="11328" w:author="Dr Mamadou SANOGO" w:date="2023-10-25T16:41:00Z"/>
              <w:rFonts w:ascii="Cambria" w:hAnsi="Cambria" w:cs="Arial"/>
              <w:color w:val="000000"/>
              <w:lang w:val="fr-ML"/>
            </w:rPr>
          </w:rPrChange>
        </w:rPr>
      </w:pPr>
      <w:ins w:id="11329" w:author="Dr Mamadou SANOGO" w:date="2023-10-25T16:41:00Z">
        <w:r w:rsidRPr="007A4AFC">
          <w:rPr>
            <w:rFonts w:ascii="Cambria" w:hAnsi="Cambria" w:cs="Arial"/>
            <w:b/>
            <w:bCs/>
            <w:color w:val="000000" w:themeColor="text1"/>
            <w:lang w:val="fr-ML"/>
            <w:rPrChange w:id="11330" w:author="Dr Mamadou SANOGO" w:date="2023-10-25T18:15:00Z">
              <w:rPr>
                <w:rFonts w:ascii="Cambria" w:hAnsi="Cambria" w:cs="Arial"/>
                <w:b/>
                <w:bCs/>
                <w:color w:val="000000"/>
                <w:lang w:val="fr-ML"/>
              </w:rPr>
            </w:rPrChange>
          </w:rPr>
          <w:t>CHAPITRE II : DROITS DES USAGERS</w:t>
        </w:r>
      </w:ins>
    </w:p>
    <w:p w14:paraId="53605D4D" w14:textId="77777777" w:rsidR="00D3265D" w:rsidRPr="007A4AFC" w:rsidRDefault="00D3265D" w:rsidP="00D3265D">
      <w:pPr>
        <w:widowControl w:val="0"/>
        <w:autoSpaceDE w:val="0"/>
        <w:autoSpaceDN w:val="0"/>
        <w:adjustRightInd w:val="0"/>
        <w:spacing w:line="240" w:lineRule="auto"/>
        <w:rPr>
          <w:ins w:id="11331" w:author="Dr Mamadou SANOGO" w:date="2023-10-25T16:41:00Z"/>
          <w:rFonts w:ascii="Cambria" w:hAnsi="Cambria" w:cs="Arial"/>
          <w:color w:val="000000" w:themeColor="text1"/>
          <w:lang w:val="fr-ML"/>
          <w:rPrChange w:id="11332" w:author="Dr Mamadou SANOGO" w:date="2023-10-25T18:15:00Z">
            <w:rPr>
              <w:ins w:id="11333" w:author="Dr Mamadou SANOGO" w:date="2023-10-25T16:41:00Z"/>
              <w:rFonts w:ascii="Cambria" w:hAnsi="Cambria" w:cs="Arial"/>
              <w:color w:val="000000"/>
              <w:lang w:val="fr-ML"/>
            </w:rPr>
          </w:rPrChange>
        </w:rPr>
      </w:pPr>
      <w:ins w:id="11334" w:author="Dr Mamadou SANOGO" w:date="2023-10-25T16:41:00Z">
        <w:r w:rsidRPr="007A4AFC">
          <w:rPr>
            <w:rFonts w:ascii="Cambria" w:hAnsi="Cambria" w:cs="Arial"/>
            <w:b/>
            <w:bCs/>
            <w:color w:val="000000" w:themeColor="text1"/>
            <w:lang w:val="fr-ML"/>
            <w:rPrChange w:id="11335" w:author="Dr Mamadou SANOGO" w:date="2023-10-25T18:15:00Z">
              <w:rPr>
                <w:rFonts w:ascii="Cambria" w:hAnsi="Cambria" w:cs="Arial"/>
                <w:b/>
                <w:bCs/>
                <w:color w:val="000000"/>
                <w:lang w:val="fr-ML"/>
              </w:rPr>
            </w:rPrChange>
          </w:rPr>
          <w:t>Article 18 - Représentation</w:t>
        </w:r>
      </w:ins>
    </w:p>
    <w:p w14:paraId="32E82E9C" w14:textId="77777777" w:rsidR="00D3265D" w:rsidRPr="007A4AFC" w:rsidRDefault="00D3265D" w:rsidP="00D3265D">
      <w:pPr>
        <w:widowControl w:val="0"/>
        <w:autoSpaceDE w:val="0"/>
        <w:autoSpaceDN w:val="0"/>
        <w:adjustRightInd w:val="0"/>
        <w:spacing w:line="240" w:lineRule="auto"/>
        <w:rPr>
          <w:ins w:id="11336" w:author="Dr Mamadou SANOGO" w:date="2023-10-25T16:41:00Z"/>
          <w:rFonts w:ascii="Cambria" w:hAnsi="Cambria" w:cs="Arial"/>
          <w:color w:val="000000" w:themeColor="text1"/>
          <w:lang w:val="fr-ML"/>
          <w:rPrChange w:id="11337" w:author="Dr Mamadou SANOGO" w:date="2023-10-25T18:15:00Z">
            <w:rPr>
              <w:ins w:id="11338" w:author="Dr Mamadou SANOGO" w:date="2023-10-25T16:41:00Z"/>
              <w:rFonts w:ascii="Cambria" w:hAnsi="Cambria" w:cs="Arial"/>
              <w:color w:val="000000"/>
              <w:lang w:val="fr-ML"/>
            </w:rPr>
          </w:rPrChange>
        </w:rPr>
      </w:pPr>
      <w:ins w:id="11339" w:author="Dr Mamadou SANOGO" w:date="2023-10-25T16:41:00Z">
        <w:r w:rsidRPr="007A4AFC">
          <w:rPr>
            <w:rFonts w:ascii="Cambria" w:hAnsi="Cambria" w:cs="Arial"/>
            <w:color w:val="000000" w:themeColor="text1"/>
            <w:lang w:val="fr-ML"/>
            <w:rPrChange w:id="11340" w:author="Dr Mamadou SANOGO" w:date="2023-10-25T18:15:00Z">
              <w:rPr>
                <w:rFonts w:ascii="Cambria" w:hAnsi="Cambria" w:cs="Arial"/>
                <w:color w:val="000000"/>
                <w:lang w:val="fr-ML"/>
              </w:rPr>
            </w:rPrChange>
          </w:rPr>
          <w:t>Les étudiants sont représentés au sein des divers conseils de l’École Privée de Santé Félix Houphouët Boigny conformément aux textes en vigueur (conseil d’administration, conseil scientifique, conseil des études et de la vie scolaire, comité d’hygiène et de sécurité…).</w:t>
        </w:r>
      </w:ins>
    </w:p>
    <w:p w14:paraId="1050F622" w14:textId="77777777" w:rsidR="00D3265D" w:rsidRPr="007A4AFC" w:rsidRDefault="00D3265D" w:rsidP="00D3265D">
      <w:pPr>
        <w:widowControl w:val="0"/>
        <w:autoSpaceDE w:val="0"/>
        <w:autoSpaceDN w:val="0"/>
        <w:adjustRightInd w:val="0"/>
        <w:spacing w:line="240" w:lineRule="auto"/>
        <w:rPr>
          <w:ins w:id="11341" w:author="Dr Mamadou SANOGO" w:date="2023-10-25T16:41:00Z"/>
          <w:rFonts w:ascii="Cambria" w:hAnsi="Cambria" w:cs="Arial"/>
          <w:color w:val="000000" w:themeColor="text1"/>
          <w:sz w:val="10"/>
          <w:lang w:val="fr-ML"/>
          <w:rPrChange w:id="11342" w:author="Dr Mamadou SANOGO" w:date="2023-10-25T18:15:00Z">
            <w:rPr>
              <w:ins w:id="11343" w:author="Dr Mamadou SANOGO" w:date="2023-10-25T16:41:00Z"/>
              <w:rFonts w:ascii="Cambria" w:hAnsi="Cambria" w:cs="Arial"/>
              <w:color w:val="000000"/>
              <w:sz w:val="10"/>
              <w:lang w:val="fr-ML"/>
            </w:rPr>
          </w:rPrChange>
        </w:rPr>
      </w:pPr>
    </w:p>
    <w:p w14:paraId="0CFF3991" w14:textId="77777777" w:rsidR="00D3265D" w:rsidRPr="007A4AFC" w:rsidRDefault="00D3265D" w:rsidP="00D3265D">
      <w:pPr>
        <w:widowControl w:val="0"/>
        <w:autoSpaceDE w:val="0"/>
        <w:autoSpaceDN w:val="0"/>
        <w:adjustRightInd w:val="0"/>
        <w:spacing w:line="240" w:lineRule="auto"/>
        <w:rPr>
          <w:ins w:id="11344" w:author="Dr Mamadou SANOGO" w:date="2023-10-25T16:41:00Z"/>
          <w:rFonts w:ascii="Cambria" w:hAnsi="Cambria" w:cs="Arial"/>
          <w:color w:val="000000" w:themeColor="text1"/>
          <w:lang w:val="fr-ML"/>
          <w:rPrChange w:id="11345" w:author="Dr Mamadou SANOGO" w:date="2023-10-25T18:15:00Z">
            <w:rPr>
              <w:ins w:id="11346" w:author="Dr Mamadou SANOGO" w:date="2023-10-25T16:41:00Z"/>
              <w:rFonts w:ascii="Cambria" w:hAnsi="Cambria" w:cs="Arial"/>
              <w:color w:val="000000"/>
              <w:lang w:val="fr-ML"/>
            </w:rPr>
          </w:rPrChange>
        </w:rPr>
      </w:pPr>
      <w:ins w:id="11347" w:author="Dr Mamadou SANOGO" w:date="2023-10-25T16:41:00Z">
        <w:r w:rsidRPr="007A4AFC">
          <w:rPr>
            <w:rFonts w:ascii="Cambria" w:hAnsi="Cambria" w:cs="Arial"/>
            <w:b/>
            <w:bCs/>
            <w:color w:val="000000" w:themeColor="text1"/>
            <w:lang w:val="fr-ML"/>
            <w:rPrChange w:id="11348" w:author="Dr Mamadou SANOGO" w:date="2023-10-25T18:15:00Z">
              <w:rPr>
                <w:rFonts w:ascii="Cambria" w:hAnsi="Cambria" w:cs="Arial"/>
                <w:b/>
                <w:bCs/>
                <w:color w:val="000000"/>
                <w:lang w:val="fr-ML"/>
              </w:rPr>
            </w:rPrChange>
          </w:rPr>
          <w:t>Article 19 - Liberté d’association</w:t>
        </w:r>
      </w:ins>
    </w:p>
    <w:p w14:paraId="36502088" w14:textId="77777777" w:rsidR="00D3265D" w:rsidRPr="007A4AFC" w:rsidRDefault="00D3265D" w:rsidP="00D3265D">
      <w:pPr>
        <w:widowControl w:val="0"/>
        <w:autoSpaceDE w:val="0"/>
        <w:autoSpaceDN w:val="0"/>
        <w:adjustRightInd w:val="0"/>
        <w:spacing w:line="240" w:lineRule="auto"/>
        <w:rPr>
          <w:ins w:id="11349" w:author="Dr Mamadou SANOGO" w:date="2023-10-25T16:41:00Z"/>
          <w:rFonts w:ascii="Cambria" w:hAnsi="Cambria" w:cs="Arial"/>
          <w:color w:val="000000" w:themeColor="text1"/>
          <w:lang w:val="fr-ML"/>
          <w:rPrChange w:id="11350" w:author="Dr Mamadou SANOGO" w:date="2023-10-25T18:15:00Z">
            <w:rPr>
              <w:ins w:id="11351" w:author="Dr Mamadou SANOGO" w:date="2023-10-25T16:41:00Z"/>
              <w:rFonts w:ascii="Cambria" w:hAnsi="Cambria" w:cs="Arial"/>
              <w:color w:val="000000"/>
              <w:lang w:val="fr-ML"/>
            </w:rPr>
          </w:rPrChange>
        </w:rPr>
      </w:pPr>
      <w:ins w:id="11352" w:author="Dr Mamadou SANOGO" w:date="2023-10-25T16:41:00Z">
        <w:r w:rsidRPr="007A4AFC">
          <w:rPr>
            <w:rFonts w:ascii="Cambria" w:hAnsi="Cambria" w:cs="Arial"/>
            <w:color w:val="000000" w:themeColor="text1"/>
            <w:lang w:val="fr-ML"/>
            <w:rPrChange w:id="11353" w:author="Dr Mamadou SANOGO" w:date="2023-10-25T18:15:00Z">
              <w:rPr>
                <w:rFonts w:ascii="Cambria" w:hAnsi="Cambria" w:cs="Arial"/>
                <w:color w:val="000000"/>
                <w:lang w:val="fr-ML"/>
              </w:rPr>
            </w:rPrChange>
          </w:rPr>
          <w:t>Le droit d’association est garanti par la loi. La domiciliation d’une association au sein de l’École Privée de Santé Félix Houphouët Boigny est soumise à autorisation préalable.</w:t>
        </w:r>
      </w:ins>
    </w:p>
    <w:p w14:paraId="3AFCC55E" w14:textId="77777777" w:rsidR="00D3265D" w:rsidRPr="007A4AFC" w:rsidRDefault="00D3265D" w:rsidP="00D3265D">
      <w:pPr>
        <w:widowControl w:val="0"/>
        <w:autoSpaceDE w:val="0"/>
        <w:autoSpaceDN w:val="0"/>
        <w:adjustRightInd w:val="0"/>
        <w:spacing w:line="240" w:lineRule="auto"/>
        <w:rPr>
          <w:ins w:id="11354" w:author="Dr Mamadou SANOGO" w:date="2023-10-25T16:41:00Z"/>
          <w:rFonts w:ascii="Cambria" w:hAnsi="Cambria" w:cs="Arial"/>
          <w:color w:val="000000" w:themeColor="text1"/>
          <w:lang w:val="fr-ML"/>
          <w:rPrChange w:id="11355" w:author="Dr Mamadou SANOGO" w:date="2023-10-25T18:15:00Z">
            <w:rPr>
              <w:ins w:id="11356" w:author="Dr Mamadou SANOGO" w:date="2023-10-25T16:41:00Z"/>
              <w:rFonts w:ascii="Cambria" w:hAnsi="Cambria" w:cs="Arial"/>
              <w:color w:val="000000"/>
              <w:lang w:val="fr-ML"/>
            </w:rPr>
          </w:rPrChange>
        </w:rPr>
      </w:pPr>
      <w:ins w:id="11357" w:author="Dr Mamadou SANOGO" w:date="2023-10-25T16:41:00Z">
        <w:r w:rsidRPr="007A4AFC">
          <w:rPr>
            <w:rFonts w:ascii="Cambria" w:hAnsi="Cambria" w:cs="Arial"/>
            <w:color w:val="000000" w:themeColor="text1"/>
            <w:lang w:val="fr-ML"/>
            <w:rPrChange w:id="11358" w:author="Dr Mamadou SANOGO" w:date="2023-10-25T18:15:00Z">
              <w:rPr>
                <w:rFonts w:ascii="Cambria" w:hAnsi="Cambria" w:cs="Arial"/>
                <w:color w:val="000000"/>
                <w:lang w:val="fr-ML"/>
              </w:rPr>
            </w:rPrChange>
          </w:rPr>
          <w:t xml:space="preserve">La mise à disposition éventuelle d’un local doit faire l’objet d’une autorisation préalable qui peut prendre la forme d’une convention conclue entre l’École Privée de Santé Félix Houphouët </w:t>
        </w:r>
        <w:proofErr w:type="gramStart"/>
        <w:r w:rsidRPr="007A4AFC">
          <w:rPr>
            <w:rFonts w:ascii="Cambria" w:hAnsi="Cambria" w:cs="Arial"/>
            <w:color w:val="000000" w:themeColor="text1"/>
            <w:lang w:val="fr-ML"/>
            <w:rPrChange w:id="11359" w:author="Dr Mamadou SANOGO" w:date="2023-10-25T18:15:00Z">
              <w:rPr>
                <w:rFonts w:ascii="Cambria" w:hAnsi="Cambria" w:cs="Arial"/>
                <w:color w:val="000000"/>
                <w:lang w:val="fr-ML"/>
              </w:rPr>
            </w:rPrChange>
          </w:rPr>
          <w:t>Boigny  et</w:t>
        </w:r>
        <w:proofErr w:type="gramEnd"/>
        <w:r w:rsidRPr="007A4AFC">
          <w:rPr>
            <w:rFonts w:ascii="Cambria" w:hAnsi="Cambria" w:cs="Arial"/>
            <w:color w:val="000000" w:themeColor="text1"/>
            <w:lang w:val="fr-ML"/>
            <w:rPrChange w:id="11360" w:author="Dr Mamadou SANOGO" w:date="2023-10-25T18:15:00Z">
              <w:rPr>
                <w:rFonts w:ascii="Cambria" w:hAnsi="Cambria" w:cs="Arial"/>
                <w:color w:val="000000"/>
                <w:lang w:val="fr-ML"/>
              </w:rPr>
            </w:rPrChange>
          </w:rPr>
          <w:t xml:space="preserve"> l’association.</w:t>
        </w:r>
      </w:ins>
    </w:p>
    <w:p w14:paraId="0E2C7753" w14:textId="77777777" w:rsidR="00D3265D" w:rsidRPr="007A4AFC" w:rsidRDefault="00D3265D" w:rsidP="00D3265D">
      <w:pPr>
        <w:widowControl w:val="0"/>
        <w:autoSpaceDE w:val="0"/>
        <w:autoSpaceDN w:val="0"/>
        <w:adjustRightInd w:val="0"/>
        <w:spacing w:line="240" w:lineRule="auto"/>
        <w:rPr>
          <w:ins w:id="11361" w:author="Dr Mamadou SANOGO" w:date="2023-10-25T16:41:00Z"/>
          <w:rFonts w:ascii="Cambria" w:hAnsi="Cambria" w:cs="Arial"/>
          <w:color w:val="000000" w:themeColor="text1"/>
          <w:sz w:val="10"/>
          <w:lang w:val="fr-ML"/>
          <w:rPrChange w:id="11362" w:author="Dr Mamadou SANOGO" w:date="2023-10-25T18:15:00Z">
            <w:rPr>
              <w:ins w:id="11363" w:author="Dr Mamadou SANOGO" w:date="2023-10-25T16:41:00Z"/>
              <w:rFonts w:ascii="Cambria" w:hAnsi="Cambria" w:cs="Arial"/>
              <w:color w:val="000000"/>
              <w:sz w:val="10"/>
              <w:lang w:val="fr-ML"/>
            </w:rPr>
          </w:rPrChange>
        </w:rPr>
      </w:pPr>
    </w:p>
    <w:p w14:paraId="5AEA6C44" w14:textId="77777777" w:rsidR="00D3265D" w:rsidRPr="007A4AFC" w:rsidRDefault="00D3265D" w:rsidP="00D3265D">
      <w:pPr>
        <w:widowControl w:val="0"/>
        <w:autoSpaceDE w:val="0"/>
        <w:autoSpaceDN w:val="0"/>
        <w:adjustRightInd w:val="0"/>
        <w:spacing w:line="240" w:lineRule="auto"/>
        <w:rPr>
          <w:ins w:id="11364" w:author="Dr Mamadou SANOGO" w:date="2023-10-25T16:41:00Z"/>
          <w:rFonts w:ascii="Cambria" w:hAnsi="Cambria" w:cs="Arial"/>
          <w:color w:val="000000" w:themeColor="text1"/>
          <w:lang w:val="fr-ML"/>
          <w:rPrChange w:id="11365" w:author="Dr Mamadou SANOGO" w:date="2023-10-25T18:15:00Z">
            <w:rPr>
              <w:ins w:id="11366" w:author="Dr Mamadou SANOGO" w:date="2023-10-25T16:41:00Z"/>
              <w:rFonts w:ascii="Cambria" w:hAnsi="Cambria" w:cs="Arial"/>
              <w:color w:val="000000"/>
              <w:lang w:val="fr-ML"/>
            </w:rPr>
          </w:rPrChange>
        </w:rPr>
      </w:pPr>
      <w:ins w:id="11367" w:author="Dr Mamadou SANOGO" w:date="2023-10-25T16:41:00Z">
        <w:r w:rsidRPr="007A4AFC">
          <w:rPr>
            <w:rFonts w:ascii="Cambria" w:hAnsi="Cambria" w:cs="Arial"/>
            <w:b/>
            <w:bCs/>
            <w:color w:val="000000" w:themeColor="text1"/>
            <w:lang w:val="fr-ML"/>
            <w:rPrChange w:id="11368" w:author="Dr Mamadou SANOGO" w:date="2023-10-25T18:15:00Z">
              <w:rPr>
                <w:rFonts w:ascii="Cambria" w:hAnsi="Cambria" w:cs="Arial"/>
                <w:b/>
                <w:bCs/>
                <w:color w:val="000000"/>
                <w:lang w:val="fr-ML"/>
              </w:rPr>
            </w:rPrChange>
          </w:rPr>
          <w:t>Article 20 - Tracts et affichages</w:t>
        </w:r>
      </w:ins>
    </w:p>
    <w:p w14:paraId="6E48409F" w14:textId="77777777" w:rsidR="00D3265D" w:rsidRPr="007A4AFC" w:rsidRDefault="00D3265D" w:rsidP="00D3265D">
      <w:pPr>
        <w:widowControl w:val="0"/>
        <w:autoSpaceDE w:val="0"/>
        <w:autoSpaceDN w:val="0"/>
        <w:adjustRightInd w:val="0"/>
        <w:spacing w:line="240" w:lineRule="auto"/>
        <w:rPr>
          <w:ins w:id="11369" w:author="Dr Mamadou SANOGO" w:date="2023-10-25T16:41:00Z"/>
          <w:rFonts w:ascii="Cambria" w:hAnsi="Cambria" w:cs="Arial"/>
          <w:color w:val="000000" w:themeColor="text1"/>
          <w:lang w:val="fr-ML"/>
          <w:rPrChange w:id="11370" w:author="Dr Mamadou SANOGO" w:date="2023-10-25T18:15:00Z">
            <w:rPr>
              <w:ins w:id="11371" w:author="Dr Mamadou SANOGO" w:date="2023-10-25T16:41:00Z"/>
              <w:rFonts w:ascii="Cambria" w:hAnsi="Cambria" w:cs="Arial"/>
              <w:color w:val="000000"/>
              <w:lang w:val="fr-ML"/>
            </w:rPr>
          </w:rPrChange>
        </w:rPr>
      </w:pPr>
      <w:ins w:id="11372" w:author="Dr Mamadou SANOGO" w:date="2023-10-25T16:41:00Z">
        <w:r w:rsidRPr="007A4AFC">
          <w:rPr>
            <w:rFonts w:ascii="Cambria" w:hAnsi="Cambria" w:cs="Arial"/>
            <w:b/>
            <w:bCs/>
            <w:color w:val="000000" w:themeColor="text1"/>
            <w:lang w:val="fr-ML"/>
            <w:rPrChange w:id="11373" w:author="Dr Mamadou SANOGO" w:date="2023-10-25T18:15:00Z">
              <w:rPr>
                <w:rFonts w:ascii="Cambria" w:hAnsi="Cambria" w:cs="Arial"/>
                <w:b/>
                <w:bCs/>
                <w:color w:val="000000"/>
                <w:lang w:val="fr-ML"/>
              </w:rPr>
            </w:rPrChange>
          </w:rPr>
          <w:t>20-1</w:t>
        </w:r>
        <w:r w:rsidRPr="007A4AFC">
          <w:rPr>
            <w:rFonts w:ascii="Cambria" w:hAnsi="Cambria" w:cs="Arial"/>
            <w:color w:val="000000" w:themeColor="text1"/>
            <w:lang w:val="fr-ML"/>
            <w:rPrChange w:id="11374" w:author="Dr Mamadou SANOGO" w:date="2023-10-25T18:15:00Z">
              <w:rPr>
                <w:rFonts w:ascii="Cambria" w:hAnsi="Cambria" w:cs="Arial"/>
                <w:color w:val="000000"/>
                <w:lang w:val="fr-ML"/>
              </w:rPr>
            </w:rPrChange>
          </w:rPr>
          <w:t>L’École Privée de Santé Félix Houphouët Boigny peut mettre à la disposition des étudiants des panneaux d’affichage.</w:t>
        </w:r>
      </w:ins>
    </w:p>
    <w:p w14:paraId="64E3FE62" w14:textId="77777777" w:rsidR="00D3265D" w:rsidRPr="007A4AFC" w:rsidRDefault="00D3265D" w:rsidP="00D3265D">
      <w:pPr>
        <w:widowControl w:val="0"/>
        <w:autoSpaceDE w:val="0"/>
        <w:autoSpaceDN w:val="0"/>
        <w:adjustRightInd w:val="0"/>
        <w:spacing w:line="240" w:lineRule="auto"/>
        <w:rPr>
          <w:ins w:id="11375" w:author="Dr Mamadou SANOGO" w:date="2023-10-25T16:41:00Z"/>
          <w:rFonts w:ascii="Cambria" w:hAnsi="Cambria" w:cs="Arial"/>
          <w:color w:val="000000" w:themeColor="text1"/>
          <w:lang w:val="fr-ML"/>
          <w:rPrChange w:id="11376" w:author="Dr Mamadou SANOGO" w:date="2023-10-25T18:15:00Z">
            <w:rPr>
              <w:ins w:id="11377" w:author="Dr Mamadou SANOGO" w:date="2023-10-25T16:41:00Z"/>
              <w:rFonts w:ascii="Cambria" w:hAnsi="Cambria" w:cs="Arial"/>
              <w:color w:val="000000"/>
              <w:lang w:val="fr-ML"/>
            </w:rPr>
          </w:rPrChange>
        </w:rPr>
      </w:pPr>
      <w:ins w:id="11378" w:author="Dr Mamadou SANOGO" w:date="2023-10-25T16:41:00Z">
        <w:r w:rsidRPr="007A4AFC">
          <w:rPr>
            <w:rFonts w:ascii="Cambria" w:hAnsi="Cambria" w:cs="Arial"/>
            <w:b/>
            <w:bCs/>
            <w:color w:val="000000" w:themeColor="text1"/>
            <w:lang w:val="fr-ML"/>
            <w:rPrChange w:id="11379" w:author="Dr Mamadou SANOGO" w:date="2023-10-25T18:15:00Z">
              <w:rPr>
                <w:rFonts w:ascii="Cambria" w:hAnsi="Cambria" w:cs="Arial"/>
                <w:b/>
                <w:bCs/>
                <w:color w:val="000000"/>
                <w:lang w:val="fr-ML"/>
              </w:rPr>
            </w:rPrChange>
          </w:rPr>
          <w:t xml:space="preserve">20-2 </w:t>
        </w:r>
        <w:r w:rsidRPr="007A4AFC">
          <w:rPr>
            <w:rFonts w:ascii="Cambria" w:hAnsi="Cambria" w:cs="Arial"/>
            <w:color w:val="000000" w:themeColor="text1"/>
            <w:lang w:val="fr-ML"/>
            <w:rPrChange w:id="11380" w:author="Dr Mamadou SANOGO" w:date="2023-10-25T18:15:00Z">
              <w:rPr>
                <w:rFonts w:ascii="Cambria" w:hAnsi="Cambria" w:cs="Arial"/>
                <w:color w:val="000000"/>
                <w:lang w:val="fr-ML"/>
              </w:rPr>
            </w:rPrChange>
          </w:rPr>
          <w:t>Dans le respect de la liberté d’information et d’expression à l’égard des problèmes politiques, économiques, sociaux et culturels, la distribution de tracts ou de tout document par les usagers et les personnels est autorisée au sein de l’École Privée de Santé Félix Houphouët Boigny mais sous condition.</w:t>
        </w:r>
      </w:ins>
    </w:p>
    <w:p w14:paraId="19A2E1BA" w14:textId="77777777" w:rsidR="00D3265D" w:rsidRPr="007A4AFC" w:rsidRDefault="00D3265D" w:rsidP="00D3265D">
      <w:pPr>
        <w:widowControl w:val="0"/>
        <w:autoSpaceDE w:val="0"/>
        <w:autoSpaceDN w:val="0"/>
        <w:adjustRightInd w:val="0"/>
        <w:spacing w:line="240" w:lineRule="auto"/>
        <w:rPr>
          <w:ins w:id="11381" w:author="Dr Mamadou SANOGO" w:date="2023-10-25T16:41:00Z"/>
          <w:rFonts w:ascii="Cambria" w:hAnsi="Cambria" w:cs="Arial"/>
          <w:color w:val="000000" w:themeColor="text1"/>
          <w:lang w:val="fr-ML"/>
          <w:rPrChange w:id="11382" w:author="Dr Mamadou SANOGO" w:date="2023-10-25T18:15:00Z">
            <w:rPr>
              <w:ins w:id="11383" w:author="Dr Mamadou SANOGO" w:date="2023-10-25T16:41:00Z"/>
              <w:rFonts w:ascii="Cambria" w:hAnsi="Cambria" w:cs="Arial"/>
              <w:color w:val="000000"/>
              <w:lang w:val="fr-ML"/>
            </w:rPr>
          </w:rPrChange>
        </w:rPr>
      </w:pPr>
      <w:ins w:id="11384" w:author="Dr Mamadou SANOGO" w:date="2023-10-25T16:41:00Z">
        <w:r w:rsidRPr="007A4AFC">
          <w:rPr>
            <w:rFonts w:ascii="Cambria" w:hAnsi="Cambria" w:cs="Arial"/>
            <w:b/>
            <w:bCs/>
            <w:color w:val="000000" w:themeColor="text1"/>
            <w:lang w:val="fr-ML"/>
            <w:rPrChange w:id="11385" w:author="Dr Mamadou SANOGO" w:date="2023-10-25T18:15:00Z">
              <w:rPr>
                <w:rFonts w:ascii="Cambria" w:hAnsi="Cambria" w:cs="Arial"/>
                <w:b/>
                <w:bCs/>
                <w:color w:val="000000"/>
                <w:lang w:val="fr-ML"/>
              </w:rPr>
            </w:rPrChange>
          </w:rPr>
          <w:t xml:space="preserve">20-3 </w:t>
        </w:r>
        <w:r w:rsidRPr="007A4AFC">
          <w:rPr>
            <w:rFonts w:ascii="Cambria" w:hAnsi="Cambria" w:cs="Arial"/>
            <w:color w:val="000000" w:themeColor="text1"/>
            <w:lang w:val="fr-ML"/>
            <w:rPrChange w:id="11386" w:author="Dr Mamadou SANOGO" w:date="2023-10-25T18:15:00Z">
              <w:rPr>
                <w:rFonts w:ascii="Cambria" w:hAnsi="Cambria" w:cs="Arial"/>
                <w:color w:val="000000"/>
                <w:lang w:val="fr-ML"/>
              </w:rPr>
            </w:rPrChange>
          </w:rPr>
          <w:t>La distribution de tracts ou de tout document (notamment à caractère commercial) par une personne extérieure à l’École Privée de Santé Félix Houphouët Boigny ou pour son compte est interdite, sauf autorisation expresse accordée par le Directeur Général.</w:t>
        </w:r>
      </w:ins>
    </w:p>
    <w:p w14:paraId="18BA542B" w14:textId="77777777" w:rsidR="00D3265D" w:rsidRPr="007A4AFC" w:rsidRDefault="00D3265D" w:rsidP="00D3265D">
      <w:pPr>
        <w:widowControl w:val="0"/>
        <w:autoSpaceDE w:val="0"/>
        <w:autoSpaceDN w:val="0"/>
        <w:adjustRightInd w:val="0"/>
        <w:spacing w:line="240" w:lineRule="auto"/>
        <w:rPr>
          <w:ins w:id="11387" w:author="Dr Mamadou SANOGO" w:date="2023-10-25T16:41:00Z"/>
          <w:rFonts w:ascii="Cambria" w:hAnsi="Cambria" w:cs="Arial"/>
          <w:color w:val="000000" w:themeColor="text1"/>
          <w:lang w:val="fr-ML"/>
          <w:rPrChange w:id="11388" w:author="Dr Mamadou SANOGO" w:date="2023-10-25T18:15:00Z">
            <w:rPr>
              <w:ins w:id="11389" w:author="Dr Mamadou SANOGO" w:date="2023-10-25T16:41:00Z"/>
              <w:rFonts w:ascii="Cambria" w:hAnsi="Cambria" w:cs="Arial"/>
              <w:color w:val="000000"/>
              <w:lang w:val="fr-ML"/>
            </w:rPr>
          </w:rPrChange>
        </w:rPr>
      </w:pPr>
      <w:ins w:id="11390" w:author="Dr Mamadou SANOGO" w:date="2023-10-25T16:41:00Z">
        <w:r w:rsidRPr="007A4AFC">
          <w:rPr>
            <w:rFonts w:ascii="Cambria" w:hAnsi="Cambria" w:cs="Arial"/>
            <w:b/>
            <w:bCs/>
            <w:color w:val="000000" w:themeColor="text1"/>
            <w:lang w:val="fr-ML"/>
            <w:rPrChange w:id="11391" w:author="Dr Mamadou SANOGO" w:date="2023-10-25T18:15:00Z">
              <w:rPr>
                <w:rFonts w:ascii="Cambria" w:hAnsi="Cambria" w:cs="Arial"/>
                <w:b/>
                <w:bCs/>
                <w:color w:val="000000"/>
                <w:lang w:val="fr-ML"/>
              </w:rPr>
            </w:rPrChange>
          </w:rPr>
          <w:t xml:space="preserve">20-4 </w:t>
        </w:r>
        <w:r w:rsidRPr="007A4AFC">
          <w:rPr>
            <w:rFonts w:ascii="Cambria" w:hAnsi="Cambria" w:cs="Arial"/>
            <w:color w:val="000000" w:themeColor="text1"/>
            <w:lang w:val="fr-ML"/>
            <w:rPrChange w:id="11392" w:author="Dr Mamadou SANOGO" w:date="2023-10-25T18:15:00Z">
              <w:rPr>
                <w:rFonts w:ascii="Cambria" w:hAnsi="Cambria" w:cs="Arial"/>
                <w:color w:val="000000"/>
                <w:lang w:val="fr-ML"/>
              </w:rPr>
            </w:rPrChange>
          </w:rPr>
          <w:t>Les affichages et distributions doivent être :</w:t>
        </w:r>
      </w:ins>
    </w:p>
    <w:p w14:paraId="3F3BC6EB" w14:textId="77777777" w:rsidR="00D3265D" w:rsidRPr="007A4AFC" w:rsidRDefault="00D3265D" w:rsidP="00D3265D">
      <w:pPr>
        <w:widowControl w:val="0"/>
        <w:autoSpaceDE w:val="0"/>
        <w:autoSpaceDN w:val="0"/>
        <w:adjustRightInd w:val="0"/>
        <w:spacing w:line="240" w:lineRule="auto"/>
        <w:rPr>
          <w:ins w:id="11393" w:author="Dr Mamadou SANOGO" w:date="2023-10-25T16:41:00Z"/>
          <w:rFonts w:ascii="Cambria" w:hAnsi="Cambria" w:cs="Arial"/>
          <w:color w:val="000000" w:themeColor="text1"/>
          <w:lang w:val="fr-ML"/>
          <w:rPrChange w:id="11394" w:author="Dr Mamadou SANOGO" w:date="2023-10-25T18:15:00Z">
            <w:rPr>
              <w:ins w:id="11395" w:author="Dr Mamadou SANOGO" w:date="2023-10-25T16:41:00Z"/>
              <w:rFonts w:ascii="Cambria" w:hAnsi="Cambria" w:cs="Arial"/>
              <w:color w:val="000000"/>
              <w:lang w:val="fr-ML"/>
            </w:rPr>
          </w:rPrChange>
        </w:rPr>
      </w:pPr>
      <w:ins w:id="11396" w:author="Dr Mamadou SANOGO" w:date="2023-10-25T16:41:00Z">
        <w:r w:rsidRPr="007A4AFC">
          <w:rPr>
            <w:rFonts w:ascii="Cambria" w:hAnsi="Cambria" w:cs="Arial"/>
            <w:color w:val="000000" w:themeColor="text1"/>
            <w:lang w:val="fr-ML"/>
            <w:rPrChange w:id="11397" w:author="Dr Mamadou SANOGO" w:date="2023-10-25T18:15:00Z">
              <w:rPr>
                <w:rFonts w:ascii="Cambria" w:hAnsi="Cambria" w:cs="Arial"/>
                <w:color w:val="000000"/>
                <w:lang w:val="fr-ML"/>
              </w:rPr>
            </w:rPrChange>
          </w:rPr>
          <w:t>- insusceptibles de porter atteinte au fonctionnement et aux principes du service public de l’enseignement supérieur ;</w:t>
        </w:r>
      </w:ins>
    </w:p>
    <w:p w14:paraId="734B0248" w14:textId="77777777" w:rsidR="00D3265D" w:rsidRPr="007A4AFC" w:rsidRDefault="00D3265D" w:rsidP="00D3265D">
      <w:pPr>
        <w:widowControl w:val="0"/>
        <w:autoSpaceDE w:val="0"/>
        <w:autoSpaceDN w:val="0"/>
        <w:adjustRightInd w:val="0"/>
        <w:spacing w:line="240" w:lineRule="auto"/>
        <w:rPr>
          <w:ins w:id="11398" w:author="Dr Mamadou SANOGO" w:date="2023-10-25T16:41:00Z"/>
          <w:rFonts w:ascii="Cambria" w:hAnsi="Cambria" w:cs="Arial"/>
          <w:color w:val="000000" w:themeColor="text1"/>
          <w:lang w:val="fr-ML"/>
          <w:rPrChange w:id="11399" w:author="Dr Mamadou SANOGO" w:date="2023-10-25T18:15:00Z">
            <w:rPr>
              <w:ins w:id="11400" w:author="Dr Mamadou SANOGO" w:date="2023-10-25T16:41:00Z"/>
              <w:rFonts w:ascii="Cambria" w:hAnsi="Cambria" w:cs="Arial"/>
              <w:color w:val="000000"/>
              <w:lang w:val="fr-ML"/>
            </w:rPr>
          </w:rPrChange>
        </w:rPr>
      </w:pPr>
      <w:ins w:id="11401" w:author="Dr Mamadou SANOGO" w:date="2023-10-25T16:41:00Z">
        <w:r w:rsidRPr="007A4AFC">
          <w:rPr>
            <w:rFonts w:ascii="Cambria" w:hAnsi="Cambria" w:cs="Arial"/>
            <w:color w:val="000000" w:themeColor="text1"/>
            <w:lang w:val="fr-ML"/>
            <w:rPrChange w:id="11402" w:author="Dr Mamadou SANOGO" w:date="2023-10-25T18:15:00Z">
              <w:rPr>
                <w:rFonts w:ascii="Cambria" w:hAnsi="Cambria" w:cs="Arial"/>
                <w:color w:val="000000"/>
                <w:lang w:val="fr-ML"/>
              </w:rPr>
            </w:rPrChange>
          </w:rPr>
          <w:t>- insusceptibles de porter atteinte au respect des personnes et à l’image de l’École Privée de Santé Félix Houphouët Boigny ;</w:t>
        </w:r>
      </w:ins>
    </w:p>
    <w:p w14:paraId="1FA366FD" w14:textId="77777777" w:rsidR="00D3265D" w:rsidRPr="007A4AFC" w:rsidRDefault="00D3265D" w:rsidP="00D3265D">
      <w:pPr>
        <w:widowControl w:val="0"/>
        <w:autoSpaceDE w:val="0"/>
        <w:autoSpaceDN w:val="0"/>
        <w:adjustRightInd w:val="0"/>
        <w:spacing w:line="240" w:lineRule="auto"/>
        <w:rPr>
          <w:ins w:id="11403" w:author="Dr Mamadou SANOGO" w:date="2023-10-25T16:41:00Z"/>
          <w:rFonts w:ascii="Cambria" w:hAnsi="Cambria" w:cs="Arial"/>
          <w:color w:val="000000" w:themeColor="text1"/>
          <w:lang w:val="fr-ML"/>
          <w:rPrChange w:id="11404" w:author="Dr Mamadou SANOGO" w:date="2023-10-25T18:15:00Z">
            <w:rPr>
              <w:ins w:id="11405" w:author="Dr Mamadou SANOGO" w:date="2023-10-25T16:41:00Z"/>
              <w:rFonts w:ascii="Cambria" w:hAnsi="Cambria" w:cs="Arial"/>
              <w:color w:val="000000"/>
              <w:lang w:val="fr-ML"/>
            </w:rPr>
          </w:rPrChange>
        </w:rPr>
      </w:pPr>
      <w:ins w:id="11406" w:author="Dr Mamadou SANOGO" w:date="2023-10-25T16:41:00Z">
        <w:r w:rsidRPr="007A4AFC">
          <w:rPr>
            <w:rFonts w:ascii="Cambria" w:hAnsi="Cambria" w:cs="Arial"/>
            <w:color w:val="000000" w:themeColor="text1"/>
            <w:lang w:val="fr-ML"/>
            <w:rPrChange w:id="11407" w:author="Dr Mamadou SANOGO" w:date="2023-10-25T18:15:00Z">
              <w:rPr>
                <w:rFonts w:ascii="Cambria" w:hAnsi="Cambria" w:cs="Arial"/>
                <w:color w:val="000000"/>
                <w:lang w:val="fr-ML"/>
              </w:rPr>
            </w:rPrChange>
          </w:rPr>
          <w:t>- respectueux de l’environnement et des bonnes mœurs.</w:t>
        </w:r>
      </w:ins>
    </w:p>
    <w:p w14:paraId="5AB2C1DD" w14:textId="77777777" w:rsidR="00D3265D" w:rsidRPr="007A4AFC" w:rsidRDefault="00D3265D" w:rsidP="00D3265D">
      <w:pPr>
        <w:widowControl w:val="0"/>
        <w:autoSpaceDE w:val="0"/>
        <w:autoSpaceDN w:val="0"/>
        <w:adjustRightInd w:val="0"/>
        <w:spacing w:line="240" w:lineRule="auto"/>
        <w:rPr>
          <w:ins w:id="11408" w:author="Dr Mamadou SANOGO" w:date="2023-10-25T16:41:00Z"/>
          <w:rFonts w:ascii="Cambria" w:hAnsi="Cambria" w:cs="Arial"/>
          <w:b/>
          <w:bCs/>
          <w:color w:val="000000" w:themeColor="text1"/>
          <w:lang w:val="fr-ML"/>
          <w:rPrChange w:id="11409" w:author="Dr Mamadou SANOGO" w:date="2023-10-25T18:15:00Z">
            <w:rPr>
              <w:ins w:id="11410" w:author="Dr Mamadou SANOGO" w:date="2023-10-25T16:41:00Z"/>
              <w:rFonts w:ascii="Cambria" w:hAnsi="Cambria" w:cs="Arial"/>
              <w:b/>
              <w:bCs/>
              <w:color w:val="000000"/>
              <w:lang w:val="fr-ML"/>
            </w:rPr>
          </w:rPrChange>
        </w:rPr>
      </w:pPr>
    </w:p>
    <w:p w14:paraId="16C41FD7" w14:textId="77777777" w:rsidR="00D3265D" w:rsidRPr="007A4AFC" w:rsidRDefault="00D3265D" w:rsidP="0027496F">
      <w:pPr>
        <w:widowControl w:val="0"/>
        <w:autoSpaceDE w:val="0"/>
        <w:autoSpaceDN w:val="0"/>
        <w:adjustRightInd w:val="0"/>
        <w:spacing w:line="240" w:lineRule="auto"/>
        <w:rPr>
          <w:ins w:id="11411" w:author="Dr Mamadou SANOGO" w:date="2023-10-25T16:41:00Z"/>
          <w:rFonts w:ascii="Cambria" w:hAnsi="Cambria" w:cs="Arial"/>
          <w:color w:val="000000" w:themeColor="text1"/>
          <w:lang w:val="fr-ML"/>
          <w:rPrChange w:id="11412" w:author="Dr Mamadou SANOGO" w:date="2023-10-25T18:15:00Z">
            <w:rPr>
              <w:ins w:id="11413" w:author="Dr Mamadou SANOGO" w:date="2023-10-25T16:41:00Z"/>
              <w:rFonts w:ascii="Cambria" w:hAnsi="Cambria" w:cs="Arial"/>
              <w:color w:val="000000"/>
              <w:lang w:val="fr-ML"/>
            </w:rPr>
          </w:rPrChange>
        </w:rPr>
      </w:pPr>
      <w:ins w:id="11414" w:author="Dr Mamadou SANOGO" w:date="2023-10-25T16:41:00Z">
        <w:r w:rsidRPr="007A4AFC">
          <w:rPr>
            <w:rFonts w:ascii="Cambria" w:hAnsi="Cambria" w:cs="Arial"/>
            <w:b/>
            <w:bCs/>
            <w:color w:val="000000" w:themeColor="text1"/>
            <w:lang w:val="fr-ML"/>
            <w:rPrChange w:id="11415" w:author="Dr Mamadou SANOGO" w:date="2023-10-25T18:15:00Z">
              <w:rPr>
                <w:rFonts w:ascii="Cambria" w:hAnsi="Cambria" w:cs="Arial"/>
                <w:b/>
                <w:bCs/>
                <w:color w:val="000000"/>
                <w:lang w:val="fr-ML"/>
              </w:rPr>
            </w:rPrChange>
          </w:rPr>
          <w:t xml:space="preserve">20-5 </w:t>
        </w:r>
        <w:r w:rsidRPr="007A4AFC">
          <w:rPr>
            <w:rFonts w:ascii="Cambria" w:hAnsi="Cambria" w:cs="Arial"/>
            <w:color w:val="000000" w:themeColor="text1"/>
            <w:lang w:val="fr-ML"/>
            <w:rPrChange w:id="11416" w:author="Dr Mamadou SANOGO" w:date="2023-10-25T18:15:00Z">
              <w:rPr>
                <w:rFonts w:ascii="Cambria" w:hAnsi="Cambria" w:cs="Arial"/>
                <w:color w:val="000000"/>
                <w:lang w:val="fr-ML"/>
              </w:rPr>
            </w:rPrChange>
          </w:rPr>
          <w:t>Toute personne ou groupement de personnes est responsable du contenu des documents qu’elle ou qu’il distribue, diffuse ou affiche. Tout document doit mentionner la désignation précise de son auteur sans confusion possible avec l’École Privée de Santé Félix Houphouët Boigny.</w:t>
        </w:r>
      </w:ins>
    </w:p>
    <w:p w14:paraId="7D064BCD" w14:textId="77777777" w:rsidR="00D3265D" w:rsidRPr="007A4AFC" w:rsidRDefault="00D3265D" w:rsidP="00D3265D">
      <w:pPr>
        <w:widowControl w:val="0"/>
        <w:autoSpaceDE w:val="0"/>
        <w:autoSpaceDN w:val="0"/>
        <w:adjustRightInd w:val="0"/>
        <w:spacing w:line="240" w:lineRule="auto"/>
        <w:rPr>
          <w:ins w:id="11417" w:author="Dr Mamadou SANOGO" w:date="2023-10-25T16:41:00Z"/>
          <w:rFonts w:ascii="Cambria" w:hAnsi="Cambria" w:cs="Arial"/>
          <w:color w:val="000000" w:themeColor="text1"/>
          <w:sz w:val="10"/>
          <w:lang w:val="fr-ML"/>
          <w:rPrChange w:id="11418" w:author="Dr Mamadou SANOGO" w:date="2023-10-25T18:15:00Z">
            <w:rPr>
              <w:ins w:id="11419" w:author="Dr Mamadou SANOGO" w:date="2023-10-25T16:41:00Z"/>
              <w:rFonts w:ascii="Cambria" w:hAnsi="Cambria" w:cs="Arial"/>
              <w:color w:val="000000"/>
              <w:sz w:val="10"/>
              <w:lang w:val="fr-ML"/>
            </w:rPr>
          </w:rPrChange>
        </w:rPr>
      </w:pPr>
    </w:p>
    <w:p w14:paraId="7596E95C" w14:textId="77777777" w:rsidR="00D3265D" w:rsidRPr="007A4AFC" w:rsidRDefault="00D3265D" w:rsidP="00D3265D">
      <w:pPr>
        <w:widowControl w:val="0"/>
        <w:autoSpaceDE w:val="0"/>
        <w:autoSpaceDN w:val="0"/>
        <w:adjustRightInd w:val="0"/>
        <w:spacing w:line="240" w:lineRule="auto"/>
        <w:rPr>
          <w:ins w:id="11420" w:author="Dr Mamadou SANOGO" w:date="2023-10-25T16:41:00Z"/>
          <w:rFonts w:ascii="Cambria" w:hAnsi="Cambria" w:cs="Arial"/>
          <w:color w:val="000000" w:themeColor="text1"/>
          <w:lang w:val="fr-ML"/>
          <w:rPrChange w:id="11421" w:author="Dr Mamadou SANOGO" w:date="2023-10-25T18:15:00Z">
            <w:rPr>
              <w:ins w:id="11422" w:author="Dr Mamadou SANOGO" w:date="2023-10-25T16:41:00Z"/>
              <w:rFonts w:ascii="Cambria" w:hAnsi="Cambria" w:cs="Arial"/>
              <w:color w:val="000000"/>
              <w:lang w:val="fr-ML"/>
            </w:rPr>
          </w:rPrChange>
        </w:rPr>
      </w:pPr>
      <w:ins w:id="11423" w:author="Dr Mamadou SANOGO" w:date="2023-10-25T16:41:00Z">
        <w:r w:rsidRPr="007A4AFC">
          <w:rPr>
            <w:rFonts w:ascii="Cambria" w:hAnsi="Cambria" w:cs="Arial"/>
            <w:b/>
            <w:bCs/>
            <w:color w:val="000000" w:themeColor="text1"/>
            <w:lang w:val="fr-ML"/>
            <w:rPrChange w:id="11424" w:author="Dr Mamadou SANOGO" w:date="2023-10-25T18:15:00Z">
              <w:rPr>
                <w:rFonts w:ascii="Cambria" w:hAnsi="Cambria" w:cs="Arial"/>
                <w:b/>
                <w:bCs/>
                <w:color w:val="000000"/>
                <w:lang w:val="fr-ML"/>
              </w:rPr>
            </w:rPrChange>
          </w:rPr>
          <w:t>Article 21 - Liberté de réunion</w:t>
        </w:r>
      </w:ins>
    </w:p>
    <w:p w14:paraId="39837239" w14:textId="77777777" w:rsidR="00D3265D" w:rsidRPr="007A4AFC" w:rsidRDefault="00D3265D" w:rsidP="00D3265D">
      <w:pPr>
        <w:widowControl w:val="0"/>
        <w:autoSpaceDE w:val="0"/>
        <w:autoSpaceDN w:val="0"/>
        <w:adjustRightInd w:val="0"/>
        <w:spacing w:line="240" w:lineRule="auto"/>
        <w:rPr>
          <w:ins w:id="11425" w:author="Dr Mamadou SANOGO" w:date="2023-10-25T16:41:00Z"/>
          <w:rFonts w:ascii="Cambria" w:hAnsi="Cambria" w:cs="Arial"/>
          <w:color w:val="000000" w:themeColor="text1"/>
          <w:lang w:val="fr-ML"/>
          <w:rPrChange w:id="11426" w:author="Dr Mamadou SANOGO" w:date="2023-10-25T18:15:00Z">
            <w:rPr>
              <w:ins w:id="11427" w:author="Dr Mamadou SANOGO" w:date="2023-10-25T16:41:00Z"/>
              <w:rFonts w:ascii="Cambria" w:hAnsi="Cambria" w:cs="Arial"/>
              <w:color w:val="000000"/>
              <w:lang w:val="fr-ML"/>
            </w:rPr>
          </w:rPrChange>
        </w:rPr>
      </w:pPr>
      <w:ins w:id="11428" w:author="Dr Mamadou SANOGO" w:date="2023-10-25T16:41:00Z">
        <w:r w:rsidRPr="007A4AFC">
          <w:rPr>
            <w:rFonts w:ascii="Cambria" w:hAnsi="Cambria" w:cs="Arial"/>
            <w:b/>
            <w:bCs/>
            <w:color w:val="000000" w:themeColor="text1"/>
            <w:lang w:val="fr-ML"/>
            <w:rPrChange w:id="11429" w:author="Dr Mamadou SANOGO" w:date="2023-10-25T18:15:00Z">
              <w:rPr>
                <w:rFonts w:ascii="Cambria" w:hAnsi="Cambria" w:cs="Arial"/>
                <w:b/>
                <w:bCs/>
                <w:color w:val="000000"/>
                <w:lang w:val="fr-ML"/>
              </w:rPr>
            </w:rPrChange>
          </w:rPr>
          <w:t xml:space="preserve">21-1 </w:t>
        </w:r>
        <w:r w:rsidRPr="007A4AFC">
          <w:rPr>
            <w:rFonts w:ascii="Cambria" w:hAnsi="Cambria" w:cs="Arial"/>
            <w:color w:val="000000" w:themeColor="text1"/>
            <w:lang w:val="fr-ML"/>
            <w:rPrChange w:id="11430" w:author="Dr Mamadou SANOGO" w:date="2023-10-25T18:15:00Z">
              <w:rPr>
                <w:rFonts w:ascii="Cambria" w:hAnsi="Cambria" w:cs="Arial"/>
                <w:color w:val="000000"/>
                <w:lang w:val="fr-ML"/>
              </w:rPr>
            </w:rPrChange>
          </w:rPr>
          <w:t>Aucune réunion ou manifestation ne peut se tenir ou être organisée au sein des locaux de l’établissement sans la délivrance préalable par l’École Privée de Santé Félix Houphouët Boigny d’une autorisation écrite. La procédure de délivrance de cette autorisation est fixée par arrêté du Directeur Général de l’École Privée de Santé Félix Houphouët Boigny.</w:t>
        </w:r>
      </w:ins>
    </w:p>
    <w:p w14:paraId="02C1BBAB" w14:textId="77777777" w:rsidR="00D3265D" w:rsidRPr="007A4AFC" w:rsidRDefault="00D3265D" w:rsidP="00D3265D">
      <w:pPr>
        <w:widowControl w:val="0"/>
        <w:autoSpaceDE w:val="0"/>
        <w:autoSpaceDN w:val="0"/>
        <w:adjustRightInd w:val="0"/>
        <w:spacing w:line="240" w:lineRule="auto"/>
        <w:rPr>
          <w:ins w:id="11431" w:author="Dr Mamadou SANOGO" w:date="2023-10-25T16:41:00Z"/>
          <w:rFonts w:ascii="Cambria" w:hAnsi="Cambria" w:cs="Arial"/>
          <w:color w:val="000000" w:themeColor="text1"/>
          <w:lang w:val="fr-ML"/>
          <w:rPrChange w:id="11432" w:author="Dr Mamadou SANOGO" w:date="2023-10-25T18:15:00Z">
            <w:rPr>
              <w:ins w:id="11433" w:author="Dr Mamadou SANOGO" w:date="2023-10-25T16:41:00Z"/>
              <w:rFonts w:ascii="Cambria" w:hAnsi="Cambria" w:cs="Arial"/>
              <w:color w:val="000000"/>
              <w:lang w:val="fr-ML"/>
            </w:rPr>
          </w:rPrChange>
        </w:rPr>
      </w:pPr>
      <w:ins w:id="11434" w:author="Dr Mamadou SANOGO" w:date="2023-10-25T16:41:00Z">
        <w:r w:rsidRPr="007A4AFC">
          <w:rPr>
            <w:rFonts w:ascii="Cambria" w:hAnsi="Cambria" w:cs="Arial"/>
            <w:b/>
            <w:bCs/>
            <w:color w:val="000000" w:themeColor="text1"/>
            <w:lang w:val="fr-ML"/>
            <w:rPrChange w:id="11435" w:author="Dr Mamadou SANOGO" w:date="2023-10-25T18:15:00Z">
              <w:rPr>
                <w:rFonts w:ascii="Cambria" w:hAnsi="Cambria" w:cs="Arial"/>
                <w:b/>
                <w:bCs/>
                <w:color w:val="000000"/>
                <w:lang w:val="fr-ML"/>
              </w:rPr>
            </w:rPrChange>
          </w:rPr>
          <w:t xml:space="preserve">21-2 </w:t>
        </w:r>
        <w:r w:rsidRPr="007A4AFC">
          <w:rPr>
            <w:rFonts w:ascii="Cambria" w:hAnsi="Cambria" w:cs="Arial"/>
            <w:color w:val="000000" w:themeColor="text1"/>
            <w:lang w:val="fr-ML"/>
            <w:rPrChange w:id="11436" w:author="Dr Mamadou SANOGO" w:date="2023-10-25T18:15:00Z">
              <w:rPr>
                <w:rFonts w:ascii="Cambria" w:hAnsi="Cambria" w:cs="Arial"/>
                <w:color w:val="000000"/>
                <w:lang w:val="fr-ML"/>
              </w:rPr>
            </w:rPrChange>
          </w:rPr>
          <w:t>Il ne doit exister aucune confusion possible entre l’École Privée de Santé Félix Houphouët Boigny et les organisateurs des réunions ou manifestations qui restent responsables du contenu des interventions.</w:t>
        </w:r>
      </w:ins>
    </w:p>
    <w:p w14:paraId="5D49431F" w14:textId="77777777" w:rsidR="00D3265D" w:rsidRPr="007A4AFC" w:rsidRDefault="00D3265D" w:rsidP="00D3265D">
      <w:pPr>
        <w:widowControl w:val="0"/>
        <w:autoSpaceDE w:val="0"/>
        <w:autoSpaceDN w:val="0"/>
        <w:adjustRightInd w:val="0"/>
        <w:spacing w:line="240" w:lineRule="auto"/>
        <w:rPr>
          <w:ins w:id="11437" w:author="Dr Mamadou SANOGO" w:date="2023-10-25T16:41:00Z"/>
          <w:rFonts w:ascii="Cambria" w:hAnsi="Cambria" w:cs="Arial"/>
          <w:color w:val="000000" w:themeColor="text1"/>
          <w:sz w:val="10"/>
          <w:lang w:val="fr-ML"/>
          <w:rPrChange w:id="11438" w:author="Dr Mamadou SANOGO" w:date="2023-10-25T18:15:00Z">
            <w:rPr>
              <w:ins w:id="11439" w:author="Dr Mamadou SANOGO" w:date="2023-10-25T16:41:00Z"/>
              <w:rFonts w:ascii="Cambria" w:hAnsi="Cambria" w:cs="Arial"/>
              <w:color w:val="000000"/>
              <w:sz w:val="10"/>
              <w:lang w:val="fr-ML"/>
            </w:rPr>
          </w:rPrChange>
        </w:rPr>
      </w:pPr>
    </w:p>
    <w:p w14:paraId="5EA0D859" w14:textId="77777777" w:rsidR="00D3265D" w:rsidRPr="007A4AFC" w:rsidRDefault="00D3265D" w:rsidP="00D3265D">
      <w:pPr>
        <w:widowControl w:val="0"/>
        <w:autoSpaceDE w:val="0"/>
        <w:autoSpaceDN w:val="0"/>
        <w:adjustRightInd w:val="0"/>
        <w:spacing w:line="240" w:lineRule="auto"/>
        <w:rPr>
          <w:ins w:id="11440" w:author="Dr Mamadou SANOGO" w:date="2023-10-25T16:41:00Z"/>
          <w:rFonts w:ascii="Cambria" w:hAnsi="Cambria" w:cs="Arial"/>
          <w:b/>
          <w:bCs/>
          <w:color w:val="000000" w:themeColor="text1"/>
          <w:lang w:val="fr-ML"/>
          <w:rPrChange w:id="11441" w:author="Dr Mamadou SANOGO" w:date="2023-10-25T18:15:00Z">
            <w:rPr>
              <w:ins w:id="11442" w:author="Dr Mamadou SANOGO" w:date="2023-10-25T16:41:00Z"/>
              <w:rFonts w:ascii="Cambria" w:hAnsi="Cambria" w:cs="Arial"/>
              <w:b/>
              <w:bCs/>
              <w:color w:val="000000"/>
              <w:lang w:val="fr-ML"/>
            </w:rPr>
          </w:rPrChange>
        </w:rPr>
      </w:pPr>
      <w:ins w:id="11443" w:author="Dr Mamadou SANOGO" w:date="2023-10-25T16:41:00Z">
        <w:r w:rsidRPr="007A4AFC">
          <w:rPr>
            <w:rFonts w:ascii="Cambria" w:hAnsi="Cambria" w:cs="Arial"/>
            <w:b/>
            <w:bCs/>
            <w:color w:val="000000" w:themeColor="text1"/>
            <w:lang w:val="fr-ML"/>
            <w:rPrChange w:id="11444" w:author="Dr Mamadou SANOGO" w:date="2023-10-25T18:15:00Z">
              <w:rPr>
                <w:rFonts w:ascii="Cambria" w:hAnsi="Cambria" w:cs="Arial"/>
                <w:b/>
                <w:bCs/>
                <w:color w:val="000000"/>
                <w:lang w:val="fr-ML"/>
              </w:rPr>
            </w:rPrChange>
          </w:rPr>
          <w:t xml:space="preserve">CHAPITRE III : OBLIGATIONS DES USAGERS </w:t>
        </w:r>
      </w:ins>
    </w:p>
    <w:p w14:paraId="5B98C83D" w14:textId="77777777" w:rsidR="00D3265D" w:rsidRPr="007A4AFC" w:rsidRDefault="00D3265D" w:rsidP="00D3265D">
      <w:pPr>
        <w:widowControl w:val="0"/>
        <w:autoSpaceDE w:val="0"/>
        <w:autoSpaceDN w:val="0"/>
        <w:adjustRightInd w:val="0"/>
        <w:spacing w:line="240" w:lineRule="auto"/>
        <w:rPr>
          <w:ins w:id="11445" w:author="Dr Mamadou SANOGO" w:date="2023-10-25T16:41:00Z"/>
          <w:rFonts w:ascii="Cambria" w:hAnsi="Cambria" w:cs="Arial"/>
          <w:color w:val="000000" w:themeColor="text1"/>
          <w:lang w:val="fr-ML"/>
          <w:rPrChange w:id="11446" w:author="Dr Mamadou SANOGO" w:date="2023-10-25T18:15:00Z">
            <w:rPr>
              <w:ins w:id="11447" w:author="Dr Mamadou SANOGO" w:date="2023-10-25T16:41:00Z"/>
              <w:rFonts w:ascii="Cambria" w:hAnsi="Cambria" w:cs="Arial"/>
              <w:color w:val="000000"/>
              <w:lang w:val="fr-ML"/>
            </w:rPr>
          </w:rPrChange>
        </w:rPr>
      </w:pPr>
      <w:ins w:id="11448" w:author="Dr Mamadou SANOGO" w:date="2023-10-25T16:41:00Z">
        <w:r w:rsidRPr="007A4AFC">
          <w:rPr>
            <w:rFonts w:ascii="Cambria" w:hAnsi="Cambria" w:cs="Arial"/>
            <w:b/>
            <w:bCs/>
            <w:color w:val="000000" w:themeColor="text1"/>
            <w:lang w:val="fr-ML"/>
            <w:rPrChange w:id="11449" w:author="Dr Mamadou SANOGO" w:date="2023-10-25T18:15:00Z">
              <w:rPr>
                <w:rFonts w:ascii="Cambria" w:hAnsi="Cambria" w:cs="Arial"/>
                <w:b/>
                <w:bCs/>
                <w:color w:val="000000"/>
                <w:lang w:val="fr-ML"/>
              </w:rPr>
            </w:rPrChange>
          </w:rPr>
          <w:t>Article 22 - Délit de bizutage</w:t>
        </w:r>
      </w:ins>
    </w:p>
    <w:p w14:paraId="0F46BA4F" w14:textId="77777777" w:rsidR="00D3265D" w:rsidRPr="007A4AFC" w:rsidRDefault="00D3265D" w:rsidP="00D3265D">
      <w:pPr>
        <w:widowControl w:val="0"/>
        <w:autoSpaceDE w:val="0"/>
        <w:autoSpaceDN w:val="0"/>
        <w:adjustRightInd w:val="0"/>
        <w:spacing w:line="240" w:lineRule="auto"/>
        <w:rPr>
          <w:ins w:id="11450" w:author="Dr Mamadou SANOGO" w:date="2023-10-25T16:41:00Z"/>
          <w:rFonts w:ascii="Cambria" w:hAnsi="Cambria" w:cs="Arial"/>
          <w:color w:val="000000" w:themeColor="text1"/>
          <w:lang w:val="fr-ML"/>
          <w:rPrChange w:id="11451" w:author="Dr Mamadou SANOGO" w:date="2023-10-25T18:15:00Z">
            <w:rPr>
              <w:ins w:id="11452" w:author="Dr Mamadou SANOGO" w:date="2023-10-25T16:41:00Z"/>
              <w:rFonts w:ascii="Cambria" w:hAnsi="Cambria" w:cs="Arial"/>
              <w:color w:val="000000"/>
              <w:lang w:val="fr-ML"/>
            </w:rPr>
          </w:rPrChange>
        </w:rPr>
      </w:pPr>
      <w:ins w:id="11453" w:author="Dr Mamadou SANOGO" w:date="2023-10-25T16:41:00Z">
        <w:r w:rsidRPr="007A4AFC">
          <w:rPr>
            <w:rFonts w:ascii="Cambria" w:hAnsi="Cambria" w:cs="Arial"/>
            <w:color w:val="000000" w:themeColor="text1"/>
            <w:lang w:val="fr-ML"/>
            <w:rPrChange w:id="11454" w:author="Dr Mamadou SANOGO" w:date="2023-10-25T18:15:00Z">
              <w:rPr>
                <w:rFonts w:ascii="Cambria" w:hAnsi="Cambria" w:cs="Arial"/>
                <w:color w:val="1A1A1A"/>
                <w:lang w:val="fr-ML"/>
              </w:rPr>
            </w:rPrChange>
          </w:rPr>
          <w:t>Le fait d’amener autrui, contre son gré ou non, à subir ou à commettre des actes humiliants ou dégradants lors de manifestations ou de réunions est un délit punissable dans les conditions prévues par le code pénal.</w:t>
        </w:r>
      </w:ins>
    </w:p>
    <w:p w14:paraId="27661CA0" w14:textId="77777777" w:rsidR="00D3265D" w:rsidRPr="007A4AFC" w:rsidRDefault="00D3265D" w:rsidP="00D3265D">
      <w:pPr>
        <w:widowControl w:val="0"/>
        <w:autoSpaceDE w:val="0"/>
        <w:autoSpaceDN w:val="0"/>
        <w:adjustRightInd w:val="0"/>
        <w:spacing w:line="240" w:lineRule="auto"/>
        <w:rPr>
          <w:ins w:id="11455" w:author="Dr Mamadou SANOGO" w:date="2023-10-25T16:41:00Z"/>
          <w:rFonts w:ascii="Cambria" w:hAnsi="Cambria" w:cs="Arial"/>
          <w:color w:val="000000" w:themeColor="text1"/>
          <w:lang w:val="fr-ML"/>
          <w:rPrChange w:id="11456" w:author="Dr Mamadou SANOGO" w:date="2023-10-25T18:15:00Z">
            <w:rPr>
              <w:ins w:id="11457" w:author="Dr Mamadou SANOGO" w:date="2023-10-25T16:41:00Z"/>
              <w:rFonts w:ascii="Cambria" w:hAnsi="Cambria" w:cs="Arial"/>
              <w:color w:val="000000"/>
              <w:lang w:val="fr-ML"/>
            </w:rPr>
          </w:rPrChange>
        </w:rPr>
      </w:pPr>
      <w:ins w:id="11458" w:author="Dr Mamadou SANOGO" w:date="2023-10-25T16:41:00Z">
        <w:r w:rsidRPr="007A4AFC">
          <w:rPr>
            <w:rFonts w:ascii="Cambria" w:hAnsi="Cambria" w:cs="Arial"/>
            <w:color w:val="000000" w:themeColor="text1"/>
            <w:lang w:val="fr-ML"/>
            <w:rPrChange w:id="11459" w:author="Dr Mamadou SANOGO" w:date="2023-10-25T18:15:00Z">
              <w:rPr>
                <w:rFonts w:ascii="Cambria" w:hAnsi="Cambria" w:cs="Arial"/>
                <w:color w:val="1A1A1A"/>
                <w:lang w:val="fr-ML"/>
              </w:rPr>
            </w:rPrChange>
          </w:rPr>
          <w:t>Le fait de bizutage peut donner lieu à une sanction disciplinaire indépendante de la mise en œuvre de poursuites pénales.</w:t>
        </w:r>
      </w:ins>
    </w:p>
    <w:p w14:paraId="1364FB3F" w14:textId="77777777" w:rsidR="00D3265D" w:rsidRPr="007A4AFC" w:rsidRDefault="00D3265D" w:rsidP="00D3265D">
      <w:pPr>
        <w:widowControl w:val="0"/>
        <w:autoSpaceDE w:val="0"/>
        <w:autoSpaceDN w:val="0"/>
        <w:adjustRightInd w:val="0"/>
        <w:spacing w:line="240" w:lineRule="auto"/>
        <w:rPr>
          <w:ins w:id="11460" w:author="Dr Mamadou SANOGO" w:date="2023-10-25T16:41:00Z"/>
          <w:rFonts w:ascii="Cambria" w:hAnsi="Cambria" w:cs="Arial"/>
          <w:color w:val="000000" w:themeColor="text1"/>
          <w:sz w:val="10"/>
          <w:lang w:val="fr-ML"/>
          <w:rPrChange w:id="11461" w:author="Dr Mamadou SANOGO" w:date="2023-10-25T18:15:00Z">
            <w:rPr>
              <w:ins w:id="11462" w:author="Dr Mamadou SANOGO" w:date="2023-10-25T16:41:00Z"/>
              <w:rFonts w:ascii="Cambria" w:hAnsi="Cambria" w:cs="Arial"/>
              <w:color w:val="000000"/>
              <w:sz w:val="10"/>
              <w:lang w:val="fr-ML"/>
            </w:rPr>
          </w:rPrChange>
        </w:rPr>
      </w:pPr>
    </w:p>
    <w:p w14:paraId="2407608D" w14:textId="77777777" w:rsidR="00D3265D" w:rsidRPr="007A4AFC" w:rsidRDefault="00D3265D" w:rsidP="00D3265D">
      <w:pPr>
        <w:widowControl w:val="0"/>
        <w:autoSpaceDE w:val="0"/>
        <w:autoSpaceDN w:val="0"/>
        <w:adjustRightInd w:val="0"/>
        <w:spacing w:line="240" w:lineRule="auto"/>
        <w:rPr>
          <w:ins w:id="11463" w:author="Dr Mamadou SANOGO" w:date="2023-10-25T16:41:00Z"/>
          <w:rFonts w:ascii="Cambria" w:hAnsi="Cambria" w:cs="Arial"/>
          <w:color w:val="000000" w:themeColor="text1"/>
          <w:lang w:val="fr-ML"/>
          <w:rPrChange w:id="11464" w:author="Dr Mamadou SANOGO" w:date="2023-10-25T18:15:00Z">
            <w:rPr>
              <w:ins w:id="11465" w:author="Dr Mamadou SANOGO" w:date="2023-10-25T16:41:00Z"/>
              <w:rFonts w:ascii="Cambria" w:hAnsi="Cambria" w:cs="Arial"/>
              <w:color w:val="000000"/>
              <w:lang w:val="fr-ML"/>
            </w:rPr>
          </w:rPrChange>
        </w:rPr>
      </w:pPr>
      <w:ins w:id="11466" w:author="Dr Mamadou SANOGO" w:date="2023-10-25T16:41:00Z">
        <w:r w:rsidRPr="007A4AFC">
          <w:rPr>
            <w:rFonts w:ascii="Cambria" w:hAnsi="Cambria" w:cs="Arial"/>
            <w:b/>
            <w:bCs/>
            <w:color w:val="000000" w:themeColor="text1"/>
            <w:lang w:val="fr-ML"/>
            <w:rPrChange w:id="11467" w:author="Dr Mamadou SANOGO" w:date="2023-10-25T18:15:00Z">
              <w:rPr>
                <w:rFonts w:ascii="Cambria" w:hAnsi="Cambria" w:cs="Arial"/>
                <w:b/>
                <w:bCs/>
                <w:color w:val="000000"/>
                <w:lang w:val="fr-ML"/>
              </w:rPr>
            </w:rPrChange>
          </w:rPr>
          <w:t>Article 23 - Tenue vestimentaire</w:t>
        </w:r>
      </w:ins>
    </w:p>
    <w:p w14:paraId="4A0FD1B2" w14:textId="77777777" w:rsidR="00D3265D" w:rsidRPr="007A4AFC" w:rsidRDefault="00D3265D" w:rsidP="00D3265D">
      <w:pPr>
        <w:widowControl w:val="0"/>
        <w:autoSpaceDE w:val="0"/>
        <w:autoSpaceDN w:val="0"/>
        <w:adjustRightInd w:val="0"/>
        <w:spacing w:line="240" w:lineRule="auto"/>
        <w:rPr>
          <w:ins w:id="11468" w:author="Dr Mamadou SANOGO" w:date="2023-10-25T16:41:00Z"/>
          <w:rFonts w:ascii="Cambria" w:hAnsi="Cambria" w:cs="Arial"/>
          <w:color w:val="000000" w:themeColor="text1"/>
          <w:lang w:val="fr-ML"/>
          <w:rPrChange w:id="11469" w:author="Dr Mamadou SANOGO" w:date="2023-10-25T18:15:00Z">
            <w:rPr>
              <w:ins w:id="11470" w:author="Dr Mamadou SANOGO" w:date="2023-10-25T16:41:00Z"/>
              <w:rFonts w:ascii="Cambria" w:hAnsi="Cambria" w:cs="Arial"/>
              <w:color w:val="000000"/>
              <w:lang w:val="fr-ML"/>
            </w:rPr>
          </w:rPrChange>
        </w:rPr>
      </w:pPr>
      <w:ins w:id="11471" w:author="Dr Mamadou SANOGO" w:date="2023-10-25T16:41:00Z">
        <w:r w:rsidRPr="007A4AFC">
          <w:rPr>
            <w:rFonts w:ascii="Cambria" w:hAnsi="Cambria" w:cs="Arial"/>
            <w:b/>
            <w:bCs/>
            <w:color w:val="000000" w:themeColor="text1"/>
            <w:lang w:val="fr-ML"/>
            <w:rPrChange w:id="11472" w:author="Dr Mamadou SANOGO" w:date="2023-10-25T18:15:00Z">
              <w:rPr>
                <w:rFonts w:ascii="Cambria" w:hAnsi="Cambria" w:cs="Arial"/>
                <w:b/>
                <w:bCs/>
                <w:color w:val="000000"/>
                <w:lang w:val="fr-ML"/>
              </w:rPr>
            </w:rPrChange>
          </w:rPr>
          <w:t xml:space="preserve">23-1 </w:t>
        </w:r>
        <w:r w:rsidRPr="007A4AFC">
          <w:rPr>
            <w:rFonts w:ascii="Cambria" w:hAnsi="Cambria" w:cs="Arial"/>
            <w:color w:val="000000" w:themeColor="text1"/>
            <w:lang w:val="fr-ML"/>
            <w:rPrChange w:id="11473" w:author="Dr Mamadou SANOGO" w:date="2023-10-25T18:15:00Z">
              <w:rPr>
                <w:rFonts w:ascii="Cambria" w:hAnsi="Cambria" w:cs="Arial"/>
                <w:color w:val="000000"/>
                <w:lang w:val="fr-ML"/>
              </w:rPr>
            </w:rPrChange>
          </w:rPr>
          <w:t>Les étudiants peuvent porter des signes manifestant leur attachement personnel à des convictions religieuses ou philosophiques, dans le respect des dispositions du présent règlement intérieur. En revanche, sont interdits les signes ostentatoires qui constituent en eux-mêmes des éléments de prosélytisme ou de discrimination ou qui sont de nature à porter atteinte à l’ordre public ou au fonctionnement du service public.</w:t>
        </w:r>
      </w:ins>
    </w:p>
    <w:p w14:paraId="5BEC76A6" w14:textId="77777777" w:rsidR="00D3265D" w:rsidRPr="007A4AFC" w:rsidRDefault="00D3265D" w:rsidP="00D3265D">
      <w:pPr>
        <w:widowControl w:val="0"/>
        <w:autoSpaceDE w:val="0"/>
        <w:autoSpaceDN w:val="0"/>
        <w:adjustRightInd w:val="0"/>
        <w:spacing w:line="240" w:lineRule="auto"/>
        <w:rPr>
          <w:ins w:id="11474" w:author="Dr Mamadou SANOGO" w:date="2023-10-25T16:41:00Z"/>
          <w:rFonts w:ascii="Cambria" w:hAnsi="Cambria" w:cs="Arial"/>
          <w:color w:val="000000" w:themeColor="text1"/>
          <w:lang w:val="fr-ML"/>
          <w:rPrChange w:id="11475" w:author="Dr Mamadou SANOGO" w:date="2023-10-25T18:15:00Z">
            <w:rPr>
              <w:ins w:id="11476" w:author="Dr Mamadou SANOGO" w:date="2023-10-25T16:41:00Z"/>
              <w:rFonts w:ascii="Cambria" w:hAnsi="Cambria" w:cs="Arial"/>
              <w:color w:val="000000"/>
              <w:lang w:val="fr-ML"/>
            </w:rPr>
          </w:rPrChange>
        </w:rPr>
      </w:pPr>
      <w:ins w:id="11477" w:author="Dr Mamadou SANOGO" w:date="2023-10-25T16:41:00Z">
        <w:r w:rsidRPr="007A4AFC">
          <w:rPr>
            <w:rFonts w:ascii="Cambria" w:hAnsi="Cambria" w:cs="Arial"/>
            <w:b/>
            <w:bCs/>
            <w:color w:val="000000" w:themeColor="text1"/>
            <w:lang w:val="fr-ML"/>
            <w:rPrChange w:id="11478" w:author="Dr Mamadou SANOGO" w:date="2023-10-25T18:15:00Z">
              <w:rPr>
                <w:rFonts w:ascii="Cambria" w:hAnsi="Cambria" w:cs="Arial"/>
                <w:b/>
                <w:bCs/>
                <w:color w:val="000000"/>
                <w:lang w:val="fr-ML"/>
              </w:rPr>
            </w:rPrChange>
          </w:rPr>
          <w:t xml:space="preserve">23-2 </w:t>
        </w:r>
        <w:r w:rsidRPr="007A4AFC">
          <w:rPr>
            <w:rFonts w:ascii="Cambria" w:hAnsi="Cambria" w:cs="Arial"/>
            <w:color w:val="000000" w:themeColor="text1"/>
            <w:lang w:val="fr-ML"/>
            <w:rPrChange w:id="11479" w:author="Dr Mamadou SANOGO" w:date="2023-10-25T18:15:00Z">
              <w:rPr>
                <w:rFonts w:ascii="Cambria" w:hAnsi="Cambria" w:cs="Arial"/>
                <w:color w:val="000000"/>
                <w:lang w:val="fr-ML"/>
              </w:rPr>
            </w:rPrChange>
          </w:rPr>
          <w:t>Les tenues vestimentaires doivent être conformes aux règles de santé, d’hygiène et de sécurité et être adaptées aux activités suivies, et notamment aux activités de travaux pratiques en laboratoire. Dans ce dernier cas, ne peuvent être admis notamment les vêtements ou accessoires flottants ou facilement inflammables, ou susceptibles d’entraver le port des équipements de protection individuelle.</w:t>
        </w:r>
      </w:ins>
    </w:p>
    <w:p w14:paraId="1990A81B" w14:textId="77777777" w:rsidR="00D3265D" w:rsidRPr="007A4AFC" w:rsidRDefault="00D3265D" w:rsidP="00D3265D">
      <w:pPr>
        <w:widowControl w:val="0"/>
        <w:autoSpaceDE w:val="0"/>
        <w:autoSpaceDN w:val="0"/>
        <w:adjustRightInd w:val="0"/>
        <w:spacing w:line="240" w:lineRule="auto"/>
        <w:rPr>
          <w:ins w:id="11480" w:author="Dr Mamadou SANOGO" w:date="2023-10-25T16:41:00Z"/>
          <w:rFonts w:ascii="Cambria" w:hAnsi="Cambria" w:cs="Arial"/>
          <w:color w:val="000000" w:themeColor="text1"/>
          <w:lang w:val="fr-ML"/>
          <w:rPrChange w:id="11481" w:author="Dr Mamadou SANOGO" w:date="2023-10-25T18:15:00Z">
            <w:rPr>
              <w:ins w:id="11482" w:author="Dr Mamadou SANOGO" w:date="2023-10-25T16:41:00Z"/>
              <w:rFonts w:ascii="Cambria" w:hAnsi="Cambria" w:cs="Arial"/>
              <w:color w:val="000000"/>
              <w:lang w:val="fr-ML"/>
            </w:rPr>
          </w:rPrChange>
        </w:rPr>
      </w:pPr>
      <w:ins w:id="11483" w:author="Dr Mamadou SANOGO" w:date="2023-10-25T16:41:00Z">
        <w:r w:rsidRPr="007A4AFC">
          <w:rPr>
            <w:rFonts w:ascii="Cambria" w:hAnsi="Cambria" w:cs="Arial"/>
            <w:color w:val="000000" w:themeColor="text1"/>
            <w:lang w:val="fr-ML"/>
            <w:rPrChange w:id="11484" w:author="Dr Mamadou SANOGO" w:date="2023-10-25T18:15:00Z">
              <w:rPr>
                <w:rFonts w:ascii="Cambria" w:hAnsi="Cambria" w:cs="Arial"/>
                <w:color w:val="000000"/>
                <w:lang w:val="fr-ML"/>
              </w:rPr>
            </w:rPrChange>
          </w:rPr>
          <w:t>Les étudiants se présentant en salles d’enseignement ou pratiquant une activité sportive doivent s’assurer que leur tenue vestimentaire ne contrevienne pas aux consignes de sécurité.</w:t>
        </w:r>
      </w:ins>
    </w:p>
    <w:p w14:paraId="5D8DD991" w14:textId="77777777" w:rsidR="00D3265D" w:rsidRPr="007A4AFC" w:rsidRDefault="00D3265D" w:rsidP="00D3265D">
      <w:pPr>
        <w:widowControl w:val="0"/>
        <w:autoSpaceDE w:val="0"/>
        <w:autoSpaceDN w:val="0"/>
        <w:adjustRightInd w:val="0"/>
        <w:spacing w:line="240" w:lineRule="auto"/>
        <w:rPr>
          <w:ins w:id="11485" w:author="Dr Mamadou SANOGO" w:date="2023-10-25T16:41:00Z"/>
          <w:rFonts w:ascii="Cambria" w:hAnsi="Cambria" w:cs="Arial"/>
          <w:color w:val="000000" w:themeColor="text1"/>
          <w:sz w:val="10"/>
          <w:lang w:val="fr-ML"/>
          <w:rPrChange w:id="11486" w:author="Dr Mamadou SANOGO" w:date="2023-10-25T18:15:00Z">
            <w:rPr>
              <w:ins w:id="11487" w:author="Dr Mamadou SANOGO" w:date="2023-10-25T16:41:00Z"/>
              <w:rFonts w:ascii="Cambria" w:hAnsi="Cambria" w:cs="Arial"/>
              <w:color w:val="000000"/>
              <w:sz w:val="10"/>
              <w:lang w:val="fr-ML"/>
            </w:rPr>
          </w:rPrChange>
        </w:rPr>
      </w:pPr>
    </w:p>
    <w:p w14:paraId="25E06DA3" w14:textId="77777777" w:rsidR="00D3265D" w:rsidRPr="007A4AFC" w:rsidRDefault="00D3265D" w:rsidP="00D3265D">
      <w:pPr>
        <w:widowControl w:val="0"/>
        <w:autoSpaceDE w:val="0"/>
        <w:autoSpaceDN w:val="0"/>
        <w:adjustRightInd w:val="0"/>
        <w:spacing w:line="240" w:lineRule="auto"/>
        <w:rPr>
          <w:ins w:id="11488" w:author="Dr Mamadou SANOGO" w:date="2023-10-25T16:41:00Z"/>
          <w:rFonts w:ascii="Cambria" w:hAnsi="Cambria" w:cs="Arial"/>
          <w:color w:val="000000" w:themeColor="text1"/>
          <w:lang w:val="fr-ML"/>
          <w:rPrChange w:id="11489" w:author="Dr Mamadou SANOGO" w:date="2023-10-25T18:15:00Z">
            <w:rPr>
              <w:ins w:id="11490" w:author="Dr Mamadou SANOGO" w:date="2023-10-25T16:41:00Z"/>
              <w:rFonts w:ascii="Cambria" w:hAnsi="Cambria" w:cs="Arial"/>
              <w:color w:val="000000"/>
              <w:lang w:val="fr-ML"/>
            </w:rPr>
          </w:rPrChange>
        </w:rPr>
      </w:pPr>
      <w:ins w:id="11491" w:author="Dr Mamadou SANOGO" w:date="2023-10-25T16:41:00Z">
        <w:r w:rsidRPr="007A4AFC">
          <w:rPr>
            <w:rFonts w:ascii="Cambria" w:hAnsi="Cambria" w:cs="Arial"/>
            <w:b/>
            <w:bCs/>
            <w:color w:val="000000" w:themeColor="text1"/>
            <w:lang w:val="fr-ML"/>
            <w:rPrChange w:id="11492" w:author="Dr Mamadou SANOGO" w:date="2023-10-25T18:15:00Z">
              <w:rPr>
                <w:rFonts w:ascii="Cambria" w:hAnsi="Cambria" w:cs="Arial"/>
                <w:b/>
                <w:bCs/>
                <w:color w:val="000000"/>
                <w:lang w:val="fr-ML"/>
              </w:rPr>
            </w:rPrChange>
          </w:rPr>
          <w:t>Article 24 - Carte d’étudiant</w:t>
        </w:r>
      </w:ins>
    </w:p>
    <w:p w14:paraId="2DDAD783" w14:textId="77777777" w:rsidR="00D3265D" w:rsidRPr="007A4AFC" w:rsidRDefault="00D3265D" w:rsidP="00D3265D">
      <w:pPr>
        <w:widowControl w:val="0"/>
        <w:autoSpaceDE w:val="0"/>
        <w:autoSpaceDN w:val="0"/>
        <w:adjustRightInd w:val="0"/>
        <w:spacing w:line="240" w:lineRule="auto"/>
        <w:rPr>
          <w:ins w:id="11493" w:author="Dr Mamadou SANOGO" w:date="2023-10-25T16:41:00Z"/>
          <w:rFonts w:ascii="Cambria" w:hAnsi="Cambria" w:cs="Arial"/>
          <w:color w:val="000000" w:themeColor="text1"/>
          <w:lang w:val="fr-ML"/>
          <w:rPrChange w:id="11494" w:author="Dr Mamadou SANOGO" w:date="2023-10-25T18:15:00Z">
            <w:rPr>
              <w:ins w:id="11495" w:author="Dr Mamadou SANOGO" w:date="2023-10-25T16:41:00Z"/>
              <w:rFonts w:ascii="Cambria" w:hAnsi="Cambria" w:cs="Arial"/>
              <w:color w:val="000000"/>
              <w:lang w:val="fr-ML"/>
            </w:rPr>
          </w:rPrChange>
        </w:rPr>
      </w:pPr>
      <w:ins w:id="11496" w:author="Dr Mamadou SANOGO" w:date="2023-10-25T16:41:00Z">
        <w:r w:rsidRPr="007A4AFC">
          <w:rPr>
            <w:rFonts w:ascii="Cambria" w:hAnsi="Cambria" w:cs="Arial"/>
            <w:b/>
            <w:bCs/>
            <w:color w:val="000000" w:themeColor="text1"/>
            <w:lang w:val="fr-ML"/>
            <w:rPrChange w:id="11497" w:author="Dr Mamadou SANOGO" w:date="2023-10-25T18:15:00Z">
              <w:rPr>
                <w:rFonts w:ascii="Cambria" w:hAnsi="Cambria" w:cs="Arial"/>
                <w:b/>
                <w:bCs/>
                <w:color w:val="000000"/>
                <w:lang w:val="fr-ML"/>
              </w:rPr>
            </w:rPrChange>
          </w:rPr>
          <w:t xml:space="preserve">24-1 </w:t>
        </w:r>
        <w:r w:rsidRPr="007A4AFC">
          <w:rPr>
            <w:rFonts w:ascii="Cambria" w:hAnsi="Cambria" w:cs="Arial"/>
            <w:color w:val="000000" w:themeColor="text1"/>
            <w:lang w:val="fr-ML"/>
            <w:rPrChange w:id="11498" w:author="Dr Mamadou SANOGO" w:date="2023-10-25T18:15:00Z">
              <w:rPr>
                <w:rFonts w:ascii="Cambria" w:hAnsi="Cambria" w:cs="Arial"/>
                <w:color w:val="000000"/>
                <w:lang w:val="fr-ML"/>
              </w:rPr>
            </w:rPrChange>
          </w:rPr>
          <w:t>La carte d’étudiant, document nominatif et personnel, doit permettre l’identification rapide et sans ambiguïté des étudiants inscrits. Les documents photographiques demandés par les autorités de l’établissement doivent répondre aux mêmes règles que celles concernant la carte nationale d’identité.</w:t>
        </w:r>
      </w:ins>
    </w:p>
    <w:p w14:paraId="3F8A9980" w14:textId="77777777" w:rsidR="00D3265D" w:rsidRPr="007A4AFC" w:rsidRDefault="00D3265D" w:rsidP="00D3265D">
      <w:pPr>
        <w:widowControl w:val="0"/>
        <w:autoSpaceDE w:val="0"/>
        <w:autoSpaceDN w:val="0"/>
        <w:adjustRightInd w:val="0"/>
        <w:spacing w:line="240" w:lineRule="auto"/>
        <w:rPr>
          <w:ins w:id="11499" w:author="Dr Mamadou SANOGO" w:date="2023-10-25T16:41:00Z"/>
          <w:rFonts w:ascii="Cambria" w:hAnsi="Cambria" w:cs="Arial"/>
          <w:color w:val="000000" w:themeColor="text1"/>
          <w:lang w:val="fr-ML"/>
          <w:rPrChange w:id="11500" w:author="Dr Mamadou SANOGO" w:date="2023-10-25T18:15:00Z">
            <w:rPr>
              <w:ins w:id="11501" w:author="Dr Mamadou SANOGO" w:date="2023-10-25T16:41:00Z"/>
              <w:rFonts w:ascii="Cambria" w:hAnsi="Cambria" w:cs="Arial"/>
              <w:color w:val="000000"/>
              <w:lang w:val="fr-ML"/>
            </w:rPr>
          </w:rPrChange>
        </w:rPr>
      </w:pPr>
      <w:ins w:id="11502" w:author="Dr Mamadou SANOGO" w:date="2023-10-25T16:41:00Z">
        <w:r w:rsidRPr="007A4AFC">
          <w:rPr>
            <w:rFonts w:ascii="Cambria" w:hAnsi="Cambria" w:cs="Arial"/>
            <w:b/>
            <w:bCs/>
            <w:color w:val="000000" w:themeColor="text1"/>
            <w:lang w:val="fr-ML"/>
            <w:rPrChange w:id="11503" w:author="Dr Mamadou SANOGO" w:date="2023-10-25T18:15:00Z">
              <w:rPr>
                <w:rFonts w:ascii="Cambria" w:hAnsi="Cambria" w:cs="Arial"/>
                <w:b/>
                <w:bCs/>
                <w:color w:val="000000"/>
                <w:lang w:val="fr-ML"/>
              </w:rPr>
            </w:rPrChange>
          </w:rPr>
          <w:t xml:space="preserve">24-2 </w:t>
        </w:r>
        <w:r w:rsidRPr="007A4AFC">
          <w:rPr>
            <w:rFonts w:ascii="Cambria" w:hAnsi="Cambria" w:cs="Arial"/>
            <w:color w:val="000000" w:themeColor="text1"/>
            <w:lang w:val="fr-ML"/>
            <w:rPrChange w:id="11504" w:author="Dr Mamadou SANOGO" w:date="2023-10-25T18:15:00Z">
              <w:rPr>
                <w:rFonts w:ascii="Cambria" w:hAnsi="Cambria" w:cs="Arial"/>
                <w:color w:val="000000"/>
                <w:lang w:val="fr-ML"/>
              </w:rPr>
            </w:rPrChange>
          </w:rPr>
          <w:t xml:space="preserve">La carte donne accès aux enceintes et locaux de l’École Privée de Santé Félix Houphouët </w:t>
        </w:r>
        <w:proofErr w:type="gramStart"/>
        <w:r w:rsidRPr="007A4AFC">
          <w:rPr>
            <w:rFonts w:ascii="Cambria" w:hAnsi="Cambria" w:cs="Arial"/>
            <w:color w:val="000000" w:themeColor="text1"/>
            <w:lang w:val="fr-ML"/>
            <w:rPrChange w:id="11505" w:author="Dr Mamadou SANOGO" w:date="2023-10-25T18:15:00Z">
              <w:rPr>
                <w:rFonts w:ascii="Cambria" w:hAnsi="Cambria" w:cs="Arial"/>
                <w:color w:val="000000"/>
                <w:lang w:val="fr-ML"/>
              </w:rPr>
            </w:rPrChange>
          </w:rPr>
          <w:t>Boigny .</w:t>
        </w:r>
        <w:proofErr w:type="gramEnd"/>
        <w:r w:rsidRPr="007A4AFC">
          <w:rPr>
            <w:rFonts w:ascii="Cambria" w:hAnsi="Cambria" w:cs="Arial"/>
            <w:color w:val="000000" w:themeColor="text1"/>
            <w:lang w:val="fr-ML"/>
            <w:rPrChange w:id="11506" w:author="Dr Mamadou SANOGO" w:date="2023-10-25T18:15:00Z">
              <w:rPr>
                <w:rFonts w:ascii="Cambria" w:hAnsi="Cambria" w:cs="Arial"/>
                <w:color w:val="000000"/>
                <w:lang w:val="fr-ML"/>
              </w:rPr>
            </w:rPrChange>
          </w:rPr>
          <w:t xml:space="preserve"> Elle doit être présentée aux autorités de l’établissement ou aux agents désignés par elles chaque fois que ceux-ci le demandent. Tout refus de présentation expose l’étudiant à une procédure disciplinaire.</w:t>
        </w:r>
      </w:ins>
    </w:p>
    <w:p w14:paraId="741BD92B" w14:textId="04863349" w:rsidR="0027496F" w:rsidRPr="006778CD" w:rsidRDefault="00D3265D" w:rsidP="002577AB">
      <w:pPr>
        <w:widowControl w:val="0"/>
        <w:autoSpaceDE w:val="0"/>
        <w:autoSpaceDN w:val="0"/>
        <w:adjustRightInd w:val="0"/>
        <w:spacing w:line="240" w:lineRule="auto"/>
        <w:rPr>
          <w:ins w:id="11507" w:author="Dr Mamadou SANOGO" w:date="2023-10-27T12:20:00Z"/>
          <w:rFonts w:ascii="Cambria" w:hAnsi="Cambria" w:cs="Arial"/>
          <w:color w:val="000000" w:themeColor="text1"/>
          <w:lang w:val="fr-ML"/>
          <w:rPrChange w:id="11508" w:author="Dr Mamadou SANOGO" w:date="2023-10-27T14:05:00Z">
            <w:rPr>
              <w:ins w:id="11509" w:author="Dr Mamadou SANOGO" w:date="2023-10-27T12:20:00Z"/>
              <w:rFonts w:ascii="Cambria" w:hAnsi="Cambria" w:cs="Arial"/>
              <w:color w:val="000000" w:themeColor="text1"/>
              <w:sz w:val="10"/>
              <w:lang w:val="fr-ML"/>
            </w:rPr>
          </w:rPrChange>
        </w:rPr>
      </w:pPr>
      <w:ins w:id="11510" w:author="Dr Mamadou SANOGO" w:date="2023-10-25T16:41:00Z">
        <w:r w:rsidRPr="007A4AFC">
          <w:rPr>
            <w:rFonts w:ascii="Cambria" w:hAnsi="Cambria" w:cs="Arial"/>
            <w:b/>
            <w:bCs/>
            <w:color w:val="000000" w:themeColor="text1"/>
            <w:lang w:val="fr-ML"/>
            <w:rPrChange w:id="11511" w:author="Dr Mamadou SANOGO" w:date="2023-10-25T18:15:00Z">
              <w:rPr>
                <w:rFonts w:ascii="Cambria" w:hAnsi="Cambria" w:cs="Arial"/>
                <w:b/>
                <w:bCs/>
                <w:color w:val="000000"/>
                <w:lang w:val="fr-ML"/>
              </w:rPr>
            </w:rPrChange>
          </w:rPr>
          <w:t xml:space="preserve">24-3 </w:t>
        </w:r>
        <w:r w:rsidRPr="007A4AFC">
          <w:rPr>
            <w:rFonts w:ascii="Cambria" w:hAnsi="Cambria" w:cs="Arial"/>
            <w:color w:val="000000" w:themeColor="text1"/>
            <w:lang w:val="fr-ML"/>
            <w:rPrChange w:id="11512" w:author="Dr Mamadou SANOGO" w:date="2023-10-25T18:15:00Z">
              <w:rPr>
                <w:rFonts w:ascii="Cambria" w:hAnsi="Cambria" w:cs="Arial"/>
                <w:color w:val="000000"/>
                <w:lang w:val="fr-ML"/>
              </w:rPr>
            </w:rPrChange>
          </w:rPr>
          <w:t>Tout prêt, échange, falsification ou tentative de falsification de carte est interdit et est passible de sanctions disciplinaires.</w:t>
        </w:r>
      </w:ins>
    </w:p>
    <w:p w14:paraId="78FBFD79" w14:textId="77777777" w:rsidR="0027496F" w:rsidRPr="007A4AFC" w:rsidRDefault="0027496F" w:rsidP="00D3265D">
      <w:pPr>
        <w:widowControl w:val="0"/>
        <w:autoSpaceDE w:val="0"/>
        <w:autoSpaceDN w:val="0"/>
        <w:adjustRightInd w:val="0"/>
        <w:spacing w:line="240" w:lineRule="auto"/>
        <w:rPr>
          <w:ins w:id="11513" w:author="Dr Mamadou SANOGO" w:date="2023-10-25T16:41:00Z"/>
          <w:rFonts w:ascii="Cambria" w:hAnsi="Cambria" w:cs="Arial"/>
          <w:color w:val="000000" w:themeColor="text1"/>
          <w:sz w:val="10"/>
          <w:lang w:val="fr-ML"/>
          <w:rPrChange w:id="11514" w:author="Dr Mamadou SANOGO" w:date="2023-10-25T18:15:00Z">
            <w:rPr>
              <w:ins w:id="11515" w:author="Dr Mamadou SANOGO" w:date="2023-10-25T16:41:00Z"/>
              <w:rFonts w:ascii="Cambria" w:hAnsi="Cambria" w:cs="Arial"/>
              <w:color w:val="000000"/>
              <w:sz w:val="10"/>
              <w:lang w:val="fr-ML"/>
            </w:rPr>
          </w:rPrChange>
        </w:rPr>
      </w:pPr>
    </w:p>
    <w:p w14:paraId="054AF411" w14:textId="77777777" w:rsidR="00D3265D" w:rsidRPr="007A4AFC" w:rsidRDefault="00D3265D" w:rsidP="00D3265D">
      <w:pPr>
        <w:widowControl w:val="0"/>
        <w:autoSpaceDE w:val="0"/>
        <w:autoSpaceDN w:val="0"/>
        <w:adjustRightInd w:val="0"/>
        <w:spacing w:line="240" w:lineRule="auto"/>
        <w:rPr>
          <w:ins w:id="11516" w:author="Dr Mamadou SANOGO" w:date="2023-10-25T16:41:00Z"/>
          <w:rFonts w:ascii="Cambria" w:hAnsi="Cambria" w:cs="Arial"/>
          <w:color w:val="000000" w:themeColor="text1"/>
          <w:lang w:val="fr-ML"/>
          <w:rPrChange w:id="11517" w:author="Dr Mamadou SANOGO" w:date="2023-10-25T18:15:00Z">
            <w:rPr>
              <w:ins w:id="11518" w:author="Dr Mamadou SANOGO" w:date="2023-10-25T16:41:00Z"/>
              <w:rFonts w:ascii="Cambria" w:hAnsi="Cambria" w:cs="Arial"/>
              <w:color w:val="000000"/>
              <w:lang w:val="fr-ML"/>
            </w:rPr>
          </w:rPrChange>
        </w:rPr>
      </w:pPr>
      <w:ins w:id="11519" w:author="Dr Mamadou SANOGO" w:date="2023-10-25T16:41:00Z">
        <w:r w:rsidRPr="007A4AFC">
          <w:rPr>
            <w:rFonts w:ascii="Cambria" w:hAnsi="Cambria" w:cs="Arial"/>
            <w:b/>
            <w:bCs/>
            <w:color w:val="000000" w:themeColor="text1"/>
            <w:lang w:val="fr-ML"/>
            <w:rPrChange w:id="11520" w:author="Dr Mamadou SANOGO" w:date="2023-10-25T18:15:00Z">
              <w:rPr>
                <w:rFonts w:ascii="Cambria" w:hAnsi="Cambria" w:cs="Arial"/>
                <w:b/>
                <w:bCs/>
                <w:color w:val="000000"/>
                <w:lang w:val="fr-ML"/>
              </w:rPr>
            </w:rPrChange>
          </w:rPr>
          <w:t>Article 25 - Contrôle des connaissances, examens et concours</w:t>
        </w:r>
      </w:ins>
    </w:p>
    <w:p w14:paraId="2781DEA2" w14:textId="77777777" w:rsidR="00D3265D" w:rsidRPr="007A4AFC" w:rsidRDefault="00D3265D" w:rsidP="00D3265D">
      <w:pPr>
        <w:widowControl w:val="0"/>
        <w:autoSpaceDE w:val="0"/>
        <w:autoSpaceDN w:val="0"/>
        <w:adjustRightInd w:val="0"/>
        <w:spacing w:line="240" w:lineRule="auto"/>
        <w:rPr>
          <w:ins w:id="11521" w:author="Dr Mamadou SANOGO" w:date="2023-10-25T16:41:00Z"/>
          <w:rFonts w:ascii="Cambria" w:hAnsi="Cambria" w:cs="Arial"/>
          <w:color w:val="000000" w:themeColor="text1"/>
          <w:lang w:val="fr-ML"/>
          <w:rPrChange w:id="11522" w:author="Dr Mamadou SANOGO" w:date="2023-10-25T18:15:00Z">
            <w:rPr>
              <w:ins w:id="11523" w:author="Dr Mamadou SANOGO" w:date="2023-10-25T16:41:00Z"/>
              <w:rFonts w:ascii="Cambria" w:hAnsi="Cambria" w:cs="Arial"/>
              <w:color w:val="000000"/>
              <w:lang w:val="fr-ML"/>
            </w:rPr>
          </w:rPrChange>
        </w:rPr>
      </w:pPr>
      <w:ins w:id="11524" w:author="Dr Mamadou SANOGO" w:date="2023-10-25T16:41:00Z">
        <w:r w:rsidRPr="007A4AFC">
          <w:rPr>
            <w:rFonts w:ascii="Cambria" w:hAnsi="Cambria" w:cs="Arial"/>
            <w:b/>
            <w:bCs/>
            <w:color w:val="000000" w:themeColor="text1"/>
            <w:lang w:val="fr-ML"/>
            <w:rPrChange w:id="11525" w:author="Dr Mamadou SANOGO" w:date="2023-10-25T18:15:00Z">
              <w:rPr>
                <w:rFonts w:ascii="Cambria" w:hAnsi="Cambria" w:cs="Arial"/>
                <w:b/>
                <w:bCs/>
                <w:color w:val="000000"/>
                <w:lang w:val="fr-ML"/>
              </w:rPr>
            </w:rPrChange>
          </w:rPr>
          <w:t xml:space="preserve">25-1 </w:t>
        </w:r>
        <w:r w:rsidRPr="007A4AFC">
          <w:rPr>
            <w:rFonts w:ascii="Cambria" w:hAnsi="Cambria" w:cs="Arial"/>
            <w:color w:val="000000" w:themeColor="text1"/>
            <w:lang w:val="fr-ML"/>
            <w:rPrChange w:id="11526" w:author="Dr Mamadou SANOGO" w:date="2023-10-25T18:15:00Z">
              <w:rPr>
                <w:rFonts w:ascii="Cambria" w:hAnsi="Cambria" w:cs="Arial"/>
                <w:color w:val="000000"/>
                <w:lang w:val="fr-ML"/>
              </w:rPr>
            </w:rPrChange>
          </w:rPr>
          <w:t>Les travaux scolaires (devoir, exposé, mémoire, thèse…) doivent revêtir un caractère personnel, ce qui exclut tout plagiat y compris à partir de documents issus de sites internet et ce, conformément à l’article 6 du présent règlement intérieur.</w:t>
        </w:r>
      </w:ins>
    </w:p>
    <w:p w14:paraId="3C46B801" w14:textId="77777777" w:rsidR="00D3265D" w:rsidRPr="007A4AFC" w:rsidRDefault="00D3265D" w:rsidP="00D3265D">
      <w:pPr>
        <w:widowControl w:val="0"/>
        <w:autoSpaceDE w:val="0"/>
        <w:autoSpaceDN w:val="0"/>
        <w:adjustRightInd w:val="0"/>
        <w:spacing w:line="240" w:lineRule="auto"/>
        <w:rPr>
          <w:ins w:id="11527" w:author="Dr Mamadou SANOGO" w:date="2023-10-25T16:41:00Z"/>
          <w:rFonts w:ascii="Cambria" w:hAnsi="Cambria" w:cs="Arial"/>
          <w:color w:val="000000" w:themeColor="text1"/>
          <w:lang w:val="fr-ML"/>
          <w:rPrChange w:id="11528" w:author="Dr Mamadou SANOGO" w:date="2023-10-25T18:15:00Z">
            <w:rPr>
              <w:ins w:id="11529" w:author="Dr Mamadou SANOGO" w:date="2023-10-25T16:41:00Z"/>
              <w:rFonts w:ascii="Cambria" w:hAnsi="Cambria" w:cs="Arial"/>
              <w:color w:val="000000"/>
              <w:lang w:val="fr-ML"/>
            </w:rPr>
          </w:rPrChange>
        </w:rPr>
      </w:pPr>
      <w:ins w:id="11530" w:author="Dr Mamadou SANOGO" w:date="2023-10-25T16:41:00Z">
        <w:r w:rsidRPr="007A4AFC">
          <w:rPr>
            <w:rFonts w:ascii="Cambria" w:hAnsi="Cambria" w:cs="Arial"/>
            <w:color w:val="000000" w:themeColor="text1"/>
            <w:lang w:val="fr-ML"/>
            <w:rPrChange w:id="11531" w:author="Dr Mamadou SANOGO" w:date="2023-10-25T18:15:00Z">
              <w:rPr>
                <w:rFonts w:ascii="Cambria" w:hAnsi="Cambria" w:cs="Arial"/>
                <w:color w:val="000000"/>
                <w:lang w:val="fr-ML"/>
              </w:rPr>
            </w:rPrChange>
          </w:rPr>
          <w:t>Néanmoins, sont permises les courtes citations si le nom de leur auteur et la source dont elles sont tirées sont clairement indiqués.</w:t>
        </w:r>
      </w:ins>
    </w:p>
    <w:p w14:paraId="000DDF53" w14:textId="77777777" w:rsidR="00D3265D" w:rsidRPr="007A4AFC" w:rsidRDefault="00D3265D" w:rsidP="00D3265D">
      <w:pPr>
        <w:widowControl w:val="0"/>
        <w:autoSpaceDE w:val="0"/>
        <w:autoSpaceDN w:val="0"/>
        <w:adjustRightInd w:val="0"/>
        <w:spacing w:line="240" w:lineRule="auto"/>
        <w:rPr>
          <w:ins w:id="11532" w:author="Dr Mamadou SANOGO" w:date="2023-10-25T16:41:00Z"/>
          <w:rFonts w:ascii="Cambria" w:hAnsi="Cambria" w:cs="Arial"/>
          <w:color w:val="000000" w:themeColor="text1"/>
          <w:lang w:val="fr-ML"/>
          <w:rPrChange w:id="11533" w:author="Dr Mamadou SANOGO" w:date="2023-10-25T18:15:00Z">
            <w:rPr>
              <w:ins w:id="11534" w:author="Dr Mamadou SANOGO" w:date="2023-10-25T16:41:00Z"/>
              <w:rFonts w:ascii="Cambria" w:hAnsi="Cambria" w:cs="Arial"/>
              <w:color w:val="000000"/>
              <w:lang w:val="fr-ML"/>
            </w:rPr>
          </w:rPrChange>
        </w:rPr>
      </w:pPr>
      <w:ins w:id="11535" w:author="Dr Mamadou SANOGO" w:date="2023-10-25T16:41:00Z">
        <w:r w:rsidRPr="007A4AFC">
          <w:rPr>
            <w:rFonts w:ascii="Cambria" w:hAnsi="Cambria" w:cs="Arial"/>
            <w:b/>
            <w:bCs/>
            <w:color w:val="000000" w:themeColor="text1"/>
            <w:lang w:val="fr-ML"/>
            <w:rPrChange w:id="11536" w:author="Dr Mamadou SANOGO" w:date="2023-10-25T18:15:00Z">
              <w:rPr>
                <w:rFonts w:ascii="Cambria" w:hAnsi="Cambria" w:cs="Arial"/>
                <w:b/>
                <w:bCs/>
                <w:color w:val="000000"/>
                <w:lang w:val="fr-ML"/>
              </w:rPr>
            </w:rPrChange>
          </w:rPr>
          <w:t xml:space="preserve">25-2 </w:t>
        </w:r>
        <w:r w:rsidRPr="007A4AFC">
          <w:rPr>
            <w:rFonts w:ascii="Cambria" w:hAnsi="Cambria" w:cs="Arial"/>
            <w:color w:val="000000" w:themeColor="text1"/>
            <w:lang w:val="fr-ML"/>
            <w:rPrChange w:id="11537" w:author="Dr Mamadou SANOGO" w:date="2023-10-25T18:15:00Z">
              <w:rPr>
                <w:rFonts w:ascii="Cambria" w:hAnsi="Cambria" w:cs="Arial"/>
                <w:color w:val="000000"/>
                <w:lang w:val="fr-ML"/>
              </w:rPr>
            </w:rPrChange>
          </w:rPr>
          <w:t>Toute personne doit se conformer aux consignes d’examen ou de concours, au risque de s’exposer à d’éventuelles sanctions disciplinaires. La présence de tout document ou de matériels (même ceux qui n’ont aucun lien avec l’épreuve) sur les tables d’examen ou à proximité immédiate est interdite, à l’exclusion de ceux expressément autorisés.</w:t>
        </w:r>
      </w:ins>
    </w:p>
    <w:p w14:paraId="0388E585" w14:textId="53E423BA" w:rsidR="00D3265D" w:rsidRPr="007A4AFC" w:rsidRDefault="00D3265D" w:rsidP="00D3265D">
      <w:pPr>
        <w:widowControl w:val="0"/>
        <w:autoSpaceDE w:val="0"/>
        <w:autoSpaceDN w:val="0"/>
        <w:adjustRightInd w:val="0"/>
        <w:spacing w:line="240" w:lineRule="auto"/>
        <w:rPr>
          <w:ins w:id="11538" w:author="Dr Mamadou SANOGO" w:date="2023-10-25T16:41:00Z"/>
          <w:rFonts w:ascii="Cambria" w:hAnsi="Cambria" w:cs="Arial"/>
          <w:color w:val="000000" w:themeColor="text1"/>
          <w:lang w:val="fr-ML"/>
          <w:rPrChange w:id="11539" w:author="Dr Mamadou SANOGO" w:date="2023-10-25T18:15:00Z">
            <w:rPr>
              <w:ins w:id="11540" w:author="Dr Mamadou SANOGO" w:date="2023-10-25T16:41:00Z"/>
              <w:rFonts w:ascii="Cambria" w:hAnsi="Cambria" w:cs="Arial"/>
              <w:color w:val="1A1A1A"/>
              <w:lang w:val="fr-ML"/>
            </w:rPr>
          </w:rPrChange>
        </w:rPr>
      </w:pPr>
      <w:ins w:id="11541" w:author="Dr Mamadou SANOGO" w:date="2023-10-25T16:41:00Z">
        <w:r w:rsidRPr="007A4AFC">
          <w:rPr>
            <w:rFonts w:ascii="Cambria" w:hAnsi="Cambria" w:cs="Arial"/>
            <w:b/>
            <w:bCs/>
            <w:color w:val="000000" w:themeColor="text1"/>
            <w:lang w:val="fr-ML"/>
            <w:rPrChange w:id="11542" w:author="Dr Mamadou SANOGO" w:date="2023-10-25T18:15:00Z">
              <w:rPr>
                <w:rFonts w:ascii="Cambria" w:hAnsi="Cambria" w:cs="Arial"/>
                <w:b/>
                <w:bCs/>
                <w:color w:val="1A1A1A"/>
                <w:lang w:val="fr-ML"/>
              </w:rPr>
            </w:rPrChange>
          </w:rPr>
          <w:t xml:space="preserve">25-3 </w:t>
        </w:r>
        <w:r w:rsidRPr="007A4AFC">
          <w:rPr>
            <w:rFonts w:ascii="Cambria" w:hAnsi="Cambria" w:cs="Arial"/>
            <w:color w:val="000000" w:themeColor="text1"/>
            <w:lang w:val="fr-ML"/>
            <w:rPrChange w:id="11543" w:author="Dr Mamadou SANOGO" w:date="2023-10-25T18:15:00Z">
              <w:rPr>
                <w:rFonts w:ascii="Cambria" w:hAnsi="Cambria" w:cs="Arial"/>
                <w:color w:val="1A1A1A"/>
                <w:lang w:val="fr-ML"/>
              </w:rPr>
            </w:rPrChange>
          </w:rPr>
          <w:t>Les personnes handicapées se présentant à des examens, concours ou contrôles des connaissances doivent faire connaître auprès du service compétent, au moins un mois à l’avance, si elles souhaitent bénéficier de mesures compensatoires de leur handicap.</w:t>
        </w:r>
      </w:ins>
    </w:p>
    <w:p w14:paraId="35D9D1AB" w14:textId="77777777" w:rsidR="00D3265D" w:rsidRPr="007A4AFC" w:rsidRDefault="00D3265D" w:rsidP="00D3265D">
      <w:pPr>
        <w:widowControl w:val="0"/>
        <w:autoSpaceDE w:val="0"/>
        <w:autoSpaceDN w:val="0"/>
        <w:adjustRightInd w:val="0"/>
        <w:spacing w:line="240" w:lineRule="auto"/>
        <w:rPr>
          <w:ins w:id="11544" w:author="Dr Mamadou SANOGO" w:date="2023-10-25T16:41:00Z"/>
          <w:rFonts w:ascii="Cambria" w:hAnsi="Cambria" w:cs="Arial"/>
          <w:color w:val="000000" w:themeColor="text1"/>
          <w:lang w:val="fr-ML"/>
          <w:rPrChange w:id="11545" w:author="Dr Mamadou SANOGO" w:date="2023-10-25T18:15:00Z">
            <w:rPr>
              <w:ins w:id="11546" w:author="Dr Mamadou SANOGO" w:date="2023-10-25T16:41:00Z"/>
              <w:rFonts w:ascii="Cambria" w:hAnsi="Cambria" w:cs="Arial"/>
              <w:color w:val="000000"/>
              <w:lang w:val="fr-ML"/>
            </w:rPr>
          </w:rPrChange>
        </w:rPr>
      </w:pPr>
      <w:ins w:id="11547" w:author="Dr Mamadou SANOGO" w:date="2023-10-25T16:41:00Z">
        <w:r w:rsidRPr="007A4AFC">
          <w:rPr>
            <w:rFonts w:ascii="Cambria" w:hAnsi="Cambria" w:cs="Arial"/>
            <w:b/>
            <w:bCs/>
            <w:color w:val="000000" w:themeColor="text1"/>
            <w:lang w:val="fr-ML"/>
            <w:rPrChange w:id="11548" w:author="Dr Mamadou SANOGO" w:date="2023-10-25T18:15:00Z">
              <w:rPr>
                <w:rFonts w:ascii="Cambria" w:hAnsi="Cambria" w:cs="Arial"/>
                <w:b/>
                <w:bCs/>
                <w:color w:val="000000"/>
                <w:lang w:val="fr-ML"/>
              </w:rPr>
            </w:rPrChange>
          </w:rPr>
          <w:t xml:space="preserve">25-4 </w:t>
        </w:r>
        <w:r w:rsidRPr="007A4AFC">
          <w:rPr>
            <w:rFonts w:ascii="Cambria" w:hAnsi="Cambria" w:cs="Arial"/>
            <w:color w:val="000000" w:themeColor="text1"/>
            <w:lang w:val="fr-ML"/>
            <w:rPrChange w:id="11549" w:author="Dr Mamadou SANOGO" w:date="2023-10-25T18:15:00Z">
              <w:rPr>
                <w:rFonts w:ascii="Cambria" w:hAnsi="Cambria" w:cs="Arial"/>
                <w:color w:val="000000"/>
                <w:lang w:val="fr-ML"/>
              </w:rPr>
            </w:rPrChange>
          </w:rPr>
          <w:t>En vue de prévenir toute fraude ou tentative de fraude, le port de tenue ou de signe :</w:t>
        </w:r>
      </w:ins>
    </w:p>
    <w:p w14:paraId="004D695D" w14:textId="77777777" w:rsidR="00D3265D" w:rsidRPr="007A4AFC" w:rsidRDefault="00D3265D" w:rsidP="00D3265D">
      <w:pPr>
        <w:widowControl w:val="0"/>
        <w:autoSpaceDE w:val="0"/>
        <w:autoSpaceDN w:val="0"/>
        <w:adjustRightInd w:val="0"/>
        <w:spacing w:line="240" w:lineRule="auto"/>
        <w:rPr>
          <w:ins w:id="11550" w:author="Dr Mamadou SANOGO" w:date="2023-10-25T16:41:00Z"/>
          <w:rFonts w:ascii="Cambria" w:hAnsi="Cambria" w:cs="Arial"/>
          <w:color w:val="000000" w:themeColor="text1"/>
          <w:lang w:val="fr-ML"/>
          <w:rPrChange w:id="11551" w:author="Dr Mamadou SANOGO" w:date="2023-10-25T18:15:00Z">
            <w:rPr>
              <w:ins w:id="11552" w:author="Dr Mamadou SANOGO" w:date="2023-10-25T16:41:00Z"/>
              <w:rFonts w:ascii="Cambria" w:hAnsi="Cambria" w:cs="Arial"/>
              <w:color w:val="000000"/>
              <w:lang w:val="fr-ML"/>
            </w:rPr>
          </w:rPrChange>
        </w:rPr>
      </w:pPr>
      <w:ins w:id="11553" w:author="Dr Mamadou SANOGO" w:date="2023-10-25T16:41:00Z">
        <w:r w:rsidRPr="007A4AFC">
          <w:rPr>
            <w:rFonts w:ascii="Cambria" w:hAnsi="Cambria" w:cs="Arial"/>
            <w:color w:val="000000" w:themeColor="text1"/>
            <w:lang w:val="fr-ML"/>
            <w:rPrChange w:id="11554" w:author="Dr Mamadou SANOGO" w:date="2023-10-25T18:15:00Z">
              <w:rPr>
                <w:rFonts w:ascii="Cambria" w:hAnsi="Cambria" w:cs="Arial"/>
                <w:color w:val="000000"/>
                <w:lang w:val="fr-ML"/>
              </w:rPr>
            </w:rPrChange>
          </w:rPr>
          <w:t>- ne doit pas rendre impossible ou difficile l’identification de la personne ou être susceptible d’engendrer un doute sur son identification ;</w:t>
        </w:r>
      </w:ins>
    </w:p>
    <w:p w14:paraId="34CFB8E7" w14:textId="77777777" w:rsidR="00D3265D" w:rsidRPr="007A4AFC" w:rsidRDefault="00D3265D" w:rsidP="00D3265D">
      <w:pPr>
        <w:widowControl w:val="0"/>
        <w:autoSpaceDE w:val="0"/>
        <w:autoSpaceDN w:val="0"/>
        <w:adjustRightInd w:val="0"/>
        <w:spacing w:line="240" w:lineRule="auto"/>
        <w:rPr>
          <w:ins w:id="11555" w:author="Dr Mamadou SANOGO" w:date="2023-10-25T16:41:00Z"/>
          <w:rFonts w:ascii="Cambria" w:hAnsi="Cambria" w:cs="Arial"/>
          <w:color w:val="000000" w:themeColor="text1"/>
          <w:lang w:val="fr-ML"/>
          <w:rPrChange w:id="11556" w:author="Dr Mamadou SANOGO" w:date="2023-10-25T18:15:00Z">
            <w:rPr>
              <w:ins w:id="11557" w:author="Dr Mamadou SANOGO" w:date="2023-10-25T16:41:00Z"/>
              <w:rFonts w:ascii="Cambria" w:hAnsi="Cambria" w:cs="Arial"/>
              <w:color w:val="000000"/>
              <w:lang w:val="fr-ML"/>
            </w:rPr>
          </w:rPrChange>
        </w:rPr>
      </w:pPr>
      <w:ins w:id="11558" w:author="Dr Mamadou SANOGO" w:date="2023-10-25T16:41:00Z">
        <w:r w:rsidRPr="007A4AFC">
          <w:rPr>
            <w:rFonts w:ascii="Cambria" w:hAnsi="Cambria" w:cs="Arial"/>
            <w:color w:val="000000" w:themeColor="text1"/>
            <w:lang w:val="fr-ML"/>
            <w:rPrChange w:id="11559" w:author="Dr Mamadou SANOGO" w:date="2023-10-25T18:15:00Z">
              <w:rPr>
                <w:rFonts w:ascii="Cambria" w:hAnsi="Cambria" w:cs="Arial"/>
                <w:color w:val="000000"/>
                <w:lang w:val="fr-ML"/>
              </w:rPr>
            </w:rPrChange>
          </w:rPr>
          <w:t>- ne doit pas aller à l’encontre des règles et nécessités liées à l’organisation et au déroulement des examens et concours.</w:t>
        </w:r>
      </w:ins>
    </w:p>
    <w:p w14:paraId="1FF53E87" w14:textId="77777777" w:rsidR="00D3265D" w:rsidRPr="007A4AFC" w:rsidRDefault="00D3265D" w:rsidP="00D3265D">
      <w:pPr>
        <w:widowControl w:val="0"/>
        <w:autoSpaceDE w:val="0"/>
        <w:autoSpaceDN w:val="0"/>
        <w:adjustRightInd w:val="0"/>
        <w:spacing w:line="240" w:lineRule="auto"/>
        <w:ind w:left="116" w:right="-36"/>
        <w:rPr>
          <w:ins w:id="11560" w:author="Dr Mamadou SANOGO" w:date="2023-10-25T16:41:00Z"/>
          <w:color w:val="000000" w:themeColor="text1"/>
          <w:szCs w:val="24"/>
          <w:lang w:val="fr-ML"/>
          <w:rPrChange w:id="11561" w:author="Dr Mamadou SANOGO" w:date="2023-10-25T18:15:00Z">
            <w:rPr>
              <w:ins w:id="11562" w:author="Dr Mamadou SANOGO" w:date="2023-10-25T16:41:00Z"/>
              <w:color w:val="000000"/>
              <w:szCs w:val="24"/>
              <w:lang w:val="fr-ML"/>
            </w:rPr>
          </w:rPrChange>
        </w:rPr>
      </w:pPr>
      <w:ins w:id="11563" w:author="Dr Mamadou SANOGO" w:date="2023-10-25T16:41:00Z">
        <w:r w:rsidRPr="007A4AFC">
          <w:rPr>
            <w:rFonts w:ascii="Cambria" w:hAnsi="Cambria" w:cs="Arial"/>
            <w:b/>
            <w:color w:val="000000" w:themeColor="text1"/>
            <w:lang w:val="fr-ML"/>
            <w:rPrChange w:id="11564" w:author="Dr Mamadou SANOGO" w:date="2023-10-25T18:15:00Z">
              <w:rPr>
                <w:rFonts w:ascii="Cambria" w:hAnsi="Cambria" w:cs="Arial"/>
                <w:b/>
                <w:color w:val="000000"/>
                <w:lang w:val="fr-ML"/>
              </w:rPr>
            </w:rPrChange>
          </w:rPr>
          <w:t>25-5</w:t>
        </w:r>
        <w:r w:rsidRPr="007A4AFC">
          <w:rPr>
            <w:b/>
            <w:bCs/>
            <w:color w:val="000000" w:themeColor="text1"/>
            <w:szCs w:val="24"/>
            <w:lang w:val="fr-ML"/>
            <w:rPrChange w:id="11565" w:author="Dr Mamadou SANOGO" w:date="2023-10-25T18:15:00Z">
              <w:rPr>
                <w:b/>
                <w:bCs/>
                <w:color w:val="030303"/>
                <w:szCs w:val="24"/>
                <w:lang w:val="fr-ML"/>
              </w:rPr>
            </w:rPrChange>
          </w:rPr>
          <w:t xml:space="preserve"> </w:t>
        </w:r>
        <w:r w:rsidRPr="007A4AFC">
          <w:rPr>
            <w:b/>
            <w:bCs/>
            <w:color w:val="000000" w:themeColor="text1"/>
            <w:spacing w:val="-1"/>
            <w:szCs w:val="24"/>
            <w:lang w:val="fr-ML"/>
            <w:rPrChange w:id="11566" w:author="Dr Mamadou SANOGO" w:date="2023-10-25T18:15:00Z">
              <w:rPr>
                <w:b/>
                <w:bCs/>
                <w:color w:val="030303"/>
                <w:spacing w:val="-1"/>
                <w:szCs w:val="24"/>
                <w:lang w:val="fr-ML"/>
              </w:rPr>
            </w:rPrChange>
          </w:rPr>
          <w:t>Mémoires de fin de cycle</w:t>
        </w:r>
        <w:r w:rsidRPr="007A4AFC">
          <w:rPr>
            <w:color w:val="000000" w:themeColor="text1"/>
            <w:szCs w:val="24"/>
            <w:lang w:val="fr-ML"/>
            <w:rPrChange w:id="11567" w:author="Dr Mamadou SANOGO" w:date="2023-10-25T18:15:00Z">
              <w:rPr>
                <w:color w:val="000000"/>
                <w:szCs w:val="24"/>
                <w:lang w:val="fr-ML"/>
              </w:rPr>
            </w:rPrChange>
          </w:rPr>
          <w:t xml:space="preserve">, </w:t>
        </w:r>
      </w:ins>
    </w:p>
    <w:p w14:paraId="1E6C8348" w14:textId="77777777" w:rsidR="00D3265D" w:rsidRPr="007A4AFC" w:rsidRDefault="00D3265D" w:rsidP="00D3265D">
      <w:pPr>
        <w:widowControl w:val="0"/>
        <w:autoSpaceDE w:val="0"/>
        <w:autoSpaceDN w:val="0"/>
        <w:adjustRightInd w:val="0"/>
        <w:spacing w:line="240" w:lineRule="auto"/>
        <w:ind w:left="116" w:right="-36"/>
        <w:rPr>
          <w:ins w:id="11568" w:author="Dr Mamadou SANOGO" w:date="2023-10-25T16:41:00Z"/>
          <w:color w:val="000000" w:themeColor="text1"/>
          <w:szCs w:val="24"/>
          <w:lang w:val="fr-ML"/>
          <w:rPrChange w:id="11569" w:author="Dr Mamadou SANOGO" w:date="2023-10-25T18:15:00Z">
            <w:rPr>
              <w:ins w:id="11570" w:author="Dr Mamadou SANOGO" w:date="2023-10-25T16:41:00Z"/>
              <w:color w:val="000000"/>
              <w:szCs w:val="24"/>
              <w:lang w:val="fr-ML"/>
            </w:rPr>
          </w:rPrChange>
        </w:rPr>
      </w:pPr>
      <w:ins w:id="11571" w:author="Dr Mamadou SANOGO" w:date="2023-10-25T16:41:00Z">
        <w:r w:rsidRPr="007A4AFC">
          <w:rPr>
            <w:rFonts w:ascii="Cambria" w:hAnsi="Cambria" w:cs="Arial"/>
            <w:color w:val="000000" w:themeColor="text1"/>
            <w:lang w:val="fr-ML"/>
            <w:rPrChange w:id="11572" w:author="Dr Mamadou SANOGO" w:date="2023-10-25T18:15:00Z">
              <w:rPr>
                <w:rFonts w:ascii="Cambria" w:hAnsi="Cambria" w:cs="Arial"/>
                <w:color w:val="000000"/>
                <w:lang w:val="fr-ML"/>
              </w:rPr>
            </w:rPrChange>
          </w:rPr>
          <w:t>L</w:t>
        </w:r>
        <w:r w:rsidRPr="007A4AFC">
          <w:rPr>
            <w:color w:val="000000" w:themeColor="text1"/>
            <w:szCs w:val="24"/>
            <w:lang w:val="fr-ML"/>
            <w:rPrChange w:id="11573" w:author="Dr Mamadou SANOGO" w:date="2023-10-25T18:15:00Z">
              <w:rPr>
                <w:color w:val="000000"/>
                <w:szCs w:val="24"/>
                <w:lang w:val="fr-ML"/>
              </w:rPr>
            </w:rPrChange>
          </w:rPr>
          <w:t>e</w:t>
        </w:r>
        <w:r w:rsidRPr="007A4AFC">
          <w:rPr>
            <w:color w:val="000000" w:themeColor="text1"/>
            <w:spacing w:val="-1"/>
            <w:szCs w:val="24"/>
            <w:lang w:val="fr-ML"/>
            <w:rPrChange w:id="11574" w:author="Dr Mamadou SANOGO" w:date="2023-10-25T18:15:00Z">
              <w:rPr>
                <w:color w:val="000000"/>
                <w:spacing w:val="-1"/>
                <w:szCs w:val="24"/>
                <w:lang w:val="fr-ML"/>
              </w:rPr>
            </w:rPrChange>
          </w:rPr>
          <w:t xml:space="preserve"> </w:t>
        </w:r>
        <w:r w:rsidRPr="007A4AFC">
          <w:rPr>
            <w:color w:val="000000" w:themeColor="text1"/>
            <w:szCs w:val="24"/>
            <w:lang w:val="fr-ML"/>
            <w:rPrChange w:id="11575" w:author="Dr Mamadou SANOGO" w:date="2023-10-25T18:15:00Z">
              <w:rPr>
                <w:color w:val="000000"/>
                <w:szCs w:val="24"/>
                <w:lang w:val="fr-ML"/>
              </w:rPr>
            </w:rPrChange>
          </w:rPr>
          <w:t>j</w:t>
        </w:r>
        <w:r w:rsidRPr="007A4AFC">
          <w:rPr>
            <w:color w:val="000000" w:themeColor="text1"/>
            <w:spacing w:val="3"/>
            <w:szCs w:val="24"/>
            <w:lang w:val="fr-ML"/>
            <w:rPrChange w:id="11576" w:author="Dr Mamadou SANOGO" w:date="2023-10-25T18:15:00Z">
              <w:rPr>
                <w:color w:val="000000"/>
                <w:spacing w:val="3"/>
                <w:szCs w:val="24"/>
                <w:lang w:val="fr-ML"/>
              </w:rPr>
            </w:rPrChange>
          </w:rPr>
          <w:t>u</w:t>
        </w:r>
        <w:r w:rsidRPr="007A4AFC">
          <w:rPr>
            <w:color w:val="000000" w:themeColor="text1"/>
            <w:spacing w:val="4"/>
            <w:szCs w:val="24"/>
            <w:lang w:val="fr-ML"/>
            <w:rPrChange w:id="11577" w:author="Dr Mamadou SANOGO" w:date="2023-10-25T18:15:00Z">
              <w:rPr>
                <w:color w:val="000000"/>
                <w:spacing w:val="4"/>
                <w:szCs w:val="24"/>
                <w:lang w:val="fr-ML"/>
              </w:rPr>
            </w:rPrChange>
          </w:rPr>
          <w:t>r</w:t>
        </w:r>
        <w:r w:rsidRPr="007A4AFC">
          <w:rPr>
            <w:color w:val="000000" w:themeColor="text1"/>
            <w:szCs w:val="24"/>
            <w:lang w:val="fr-ML"/>
            <w:rPrChange w:id="11578" w:author="Dr Mamadou SANOGO" w:date="2023-10-25T18:15:00Z">
              <w:rPr>
                <w:color w:val="000000"/>
                <w:szCs w:val="24"/>
                <w:lang w:val="fr-ML"/>
              </w:rPr>
            </w:rPrChange>
          </w:rPr>
          <w:t>y</w:t>
        </w:r>
        <w:r w:rsidRPr="007A4AFC">
          <w:rPr>
            <w:color w:val="000000" w:themeColor="text1"/>
            <w:spacing w:val="-5"/>
            <w:szCs w:val="24"/>
            <w:lang w:val="fr-ML"/>
            <w:rPrChange w:id="11579" w:author="Dr Mamadou SANOGO" w:date="2023-10-25T18:15:00Z">
              <w:rPr>
                <w:color w:val="000000"/>
                <w:spacing w:val="-5"/>
                <w:szCs w:val="24"/>
                <w:lang w:val="fr-ML"/>
              </w:rPr>
            </w:rPrChange>
          </w:rPr>
          <w:t xml:space="preserve"> </w:t>
        </w:r>
        <w:r w:rsidRPr="007A4AFC">
          <w:rPr>
            <w:color w:val="000000" w:themeColor="text1"/>
            <w:szCs w:val="24"/>
            <w:lang w:val="fr-ML"/>
            <w:rPrChange w:id="11580" w:author="Dr Mamadou SANOGO" w:date="2023-10-25T18:15:00Z">
              <w:rPr>
                <w:color w:val="000000"/>
                <w:szCs w:val="24"/>
                <w:lang w:val="fr-ML"/>
              </w:rPr>
            </w:rPrChange>
          </w:rPr>
          <w:t>se</w:t>
        </w:r>
        <w:r w:rsidRPr="007A4AFC">
          <w:rPr>
            <w:color w:val="000000" w:themeColor="text1"/>
            <w:spacing w:val="-1"/>
            <w:szCs w:val="24"/>
            <w:lang w:val="fr-ML"/>
            <w:rPrChange w:id="11581" w:author="Dr Mamadou SANOGO" w:date="2023-10-25T18:15:00Z">
              <w:rPr>
                <w:color w:val="000000"/>
                <w:spacing w:val="-1"/>
                <w:szCs w:val="24"/>
                <w:lang w:val="fr-ML"/>
              </w:rPr>
            </w:rPrChange>
          </w:rPr>
          <w:t xml:space="preserve"> c</w:t>
        </w:r>
        <w:r w:rsidRPr="007A4AFC">
          <w:rPr>
            <w:color w:val="000000" w:themeColor="text1"/>
            <w:szCs w:val="24"/>
            <w:lang w:val="fr-ML"/>
            <w:rPrChange w:id="11582" w:author="Dr Mamadou SANOGO" w:date="2023-10-25T18:15:00Z">
              <w:rPr>
                <w:color w:val="000000"/>
                <w:szCs w:val="24"/>
                <w:lang w:val="fr-ML"/>
              </w:rPr>
            </w:rPrChange>
          </w:rPr>
          <w:t>ompose</w:t>
        </w:r>
        <w:r w:rsidRPr="007A4AFC">
          <w:rPr>
            <w:color w:val="000000" w:themeColor="text1"/>
            <w:spacing w:val="-1"/>
            <w:szCs w:val="24"/>
            <w:lang w:val="fr-ML"/>
            <w:rPrChange w:id="11583" w:author="Dr Mamadou SANOGO" w:date="2023-10-25T18:15:00Z">
              <w:rPr>
                <w:color w:val="000000"/>
                <w:spacing w:val="-1"/>
                <w:szCs w:val="24"/>
                <w:lang w:val="fr-ML"/>
              </w:rPr>
            </w:rPrChange>
          </w:rPr>
          <w:t xml:space="preserve"> </w:t>
        </w:r>
        <w:r w:rsidRPr="007A4AFC">
          <w:rPr>
            <w:color w:val="000000" w:themeColor="text1"/>
            <w:spacing w:val="2"/>
            <w:szCs w:val="24"/>
            <w:lang w:val="fr-ML"/>
            <w:rPrChange w:id="11584" w:author="Dr Mamadou SANOGO" w:date="2023-10-25T18:15:00Z">
              <w:rPr>
                <w:color w:val="000000"/>
                <w:spacing w:val="2"/>
                <w:szCs w:val="24"/>
                <w:lang w:val="fr-ML"/>
              </w:rPr>
            </w:rPrChange>
          </w:rPr>
          <w:t>d</w:t>
        </w:r>
        <w:r w:rsidRPr="007A4AFC">
          <w:rPr>
            <w:color w:val="000000" w:themeColor="text1"/>
            <w:szCs w:val="24"/>
            <w:lang w:val="fr-ML"/>
            <w:rPrChange w:id="11585" w:author="Dr Mamadou SANOGO" w:date="2023-10-25T18:15:00Z">
              <w:rPr>
                <w:color w:val="000000"/>
                <w:szCs w:val="24"/>
                <w:lang w:val="fr-ML"/>
              </w:rPr>
            </w:rPrChange>
          </w:rPr>
          <w:t>e</w:t>
        </w:r>
        <w:r w:rsidRPr="007A4AFC">
          <w:rPr>
            <w:color w:val="000000" w:themeColor="text1"/>
            <w:spacing w:val="-1"/>
            <w:szCs w:val="24"/>
            <w:lang w:val="fr-ML"/>
            <w:rPrChange w:id="11586" w:author="Dr Mamadou SANOGO" w:date="2023-10-25T18:15:00Z">
              <w:rPr>
                <w:color w:val="000000"/>
                <w:spacing w:val="-1"/>
                <w:szCs w:val="24"/>
                <w:lang w:val="fr-ML"/>
              </w:rPr>
            </w:rPrChange>
          </w:rPr>
          <w:t xml:space="preserve"> </w:t>
        </w:r>
        <w:r w:rsidRPr="007A4AFC">
          <w:rPr>
            <w:color w:val="000000" w:themeColor="text1"/>
            <w:szCs w:val="24"/>
            <w:lang w:val="fr-ML"/>
            <w:rPrChange w:id="11587" w:author="Dr Mamadou SANOGO" w:date="2023-10-25T18:15:00Z">
              <w:rPr>
                <w:color w:val="000000"/>
                <w:szCs w:val="24"/>
                <w:lang w:val="fr-ML"/>
              </w:rPr>
            </w:rPrChange>
          </w:rPr>
          <w:t>4</w:t>
        </w:r>
        <w:r w:rsidRPr="007A4AFC">
          <w:rPr>
            <w:color w:val="000000" w:themeColor="text1"/>
            <w:spacing w:val="2"/>
            <w:szCs w:val="24"/>
            <w:lang w:val="fr-ML"/>
            <w:rPrChange w:id="11588" w:author="Dr Mamadou SANOGO" w:date="2023-10-25T18:15:00Z">
              <w:rPr>
                <w:color w:val="000000"/>
                <w:spacing w:val="2"/>
                <w:szCs w:val="24"/>
                <w:lang w:val="fr-ML"/>
              </w:rPr>
            </w:rPrChange>
          </w:rPr>
          <w:t xml:space="preserve"> </w:t>
        </w:r>
        <w:r w:rsidRPr="007A4AFC">
          <w:rPr>
            <w:color w:val="000000" w:themeColor="text1"/>
            <w:szCs w:val="24"/>
            <w:lang w:val="fr-ML"/>
            <w:rPrChange w:id="11589" w:author="Dr Mamadou SANOGO" w:date="2023-10-25T18:15:00Z">
              <w:rPr>
                <w:color w:val="000000"/>
                <w:szCs w:val="24"/>
                <w:lang w:val="fr-ML"/>
              </w:rPr>
            </w:rPrChange>
          </w:rPr>
          <w:t>à</w:t>
        </w:r>
        <w:r w:rsidRPr="007A4AFC">
          <w:rPr>
            <w:color w:val="000000" w:themeColor="text1"/>
            <w:spacing w:val="-1"/>
            <w:szCs w:val="24"/>
            <w:lang w:val="fr-ML"/>
            <w:rPrChange w:id="11590" w:author="Dr Mamadou SANOGO" w:date="2023-10-25T18:15:00Z">
              <w:rPr>
                <w:color w:val="000000"/>
                <w:spacing w:val="-1"/>
                <w:szCs w:val="24"/>
                <w:lang w:val="fr-ML"/>
              </w:rPr>
            </w:rPrChange>
          </w:rPr>
          <w:t xml:space="preserve"> </w:t>
        </w:r>
        <w:r w:rsidRPr="007A4AFC">
          <w:rPr>
            <w:color w:val="000000" w:themeColor="text1"/>
            <w:szCs w:val="24"/>
            <w:lang w:val="fr-ML"/>
            <w:rPrChange w:id="11591" w:author="Dr Mamadou SANOGO" w:date="2023-10-25T18:15:00Z">
              <w:rPr>
                <w:color w:val="000000"/>
                <w:szCs w:val="24"/>
                <w:lang w:val="fr-ML"/>
              </w:rPr>
            </w:rPrChange>
          </w:rPr>
          <w:t>8 memb</w:t>
        </w:r>
        <w:r w:rsidRPr="007A4AFC">
          <w:rPr>
            <w:color w:val="000000" w:themeColor="text1"/>
            <w:spacing w:val="-1"/>
            <w:szCs w:val="24"/>
            <w:lang w:val="fr-ML"/>
            <w:rPrChange w:id="11592" w:author="Dr Mamadou SANOGO" w:date="2023-10-25T18:15:00Z">
              <w:rPr>
                <w:color w:val="000000"/>
                <w:spacing w:val="-1"/>
                <w:szCs w:val="24"/>
                <w:lang w:val="fr-ML"/>
              </w:rPr>
            </w:rPrChange>
          </w:rPr>
          <w:t>re</w:t>
        </w:r>
        <w:r w:rsidRPr="007A4AFC">
          <w:rPr>
            <w:color w:val="000000" w:themeColor="text1"/>
            <w:szCs w:val="24"/>
            <w:lang w:val="fr-ML"/>
            <w:rPrChange w:id="11593" w:author="Dr Mamadou SANOGO" w:date="2023-10-25T18:15:00Z">
              <w:rPr>
                <w:color w:val="000000"/>
                <w:szCs w:val="24"/>
                <w:lang w:val="fr-ML"/>
              </w:rPr>
            </w:rPrChange>
          </w:rPr>
          <w:t xml:space="preserve">s, </w:t>
        </w:r>
        <w:r w:rsidRPr="007A4AFC">
          <w:rPr>
            <w:color w:val="000000" w:themeColor="text1"/>
            <w:spacing w:val="-1"/>
            <w:szCs w:val="24"/>
            <w:lang w:val="fr-ML"/>
            <w:rPrChange w:id="11594" w:author="Dr Mamadou SANOGO" w:date="2023-10-25T18:15:00Z">
              <w:rPr>
                <w:color w:val="000000"/>
                <w:spacing w:val="-1"/>
                <w:szCs w:val="24"/>
                <w:lang w:val="fr-ML"/>
              </w:rPr>
            </w:rPrChange>
          </w:rPr>
          <w:t>e</w:t>
        </w:r>
        <w:r w:rsidRPr="007A4AFC">
          <w:rPr>
            <w:color w:val="000000" w:themeColor="text1"/>
            <w:szCs w:val="24"/>
            <w:lang w:val="fr-ML"/>
            <w:rPrChange w:id="11595" w:author="Dr Mamadou SANOGO" w:date="2023-10-25T18:15:00Z">
              <w:rPr>
                <w:color w:val="000000"/>
                <w:szCs w:val="24"/>
                <w:lang w:val="fr-ML"/>
              </w:rPr>
            </w:rPrChange>
          </w:rPr>
          <w:t>t p</w:t>
        </w:r>
        <w:r w:rsidRPr="007A4AFC">
          <w:rPr>
            <w:color w:val="000000" w:themeColor="text1"/>
            <w:spacing w:val="1"/>
            <w:szCs w:val="24"/>
            <w:lang w:val="fr-ML"/>
            <w:rPrChange w:id="11596" w:author="Dr Mamadou SANOGO" w:date="2023-10-25T18:15:00Z">
              <w:rPr>
                <w:color w:val="000000"/>
                <w:spacing w:val="1"/>
                <w:szCs w:val="24"/>
                <w:lang w:val="fr-ML"/>
              </w:rPr>
            </w:rPrChange>
          </w:rPr>
          <w:t>l</w:t>
        </w:r>
        <w:r w:rsidRPr="007A4AFC">
          <w:rPr>
            <w:color w:val="000000" w:themeColor="text1"/>
            <w:szCs w:val="24"/>
            <w:lang w:val="fr-ML"/>
            <w:rPrChange w:id="11597" w:author="Dr Mamadou SANOGO" w:date="2023-10-25T18:15:00Z">
              <w:rPr>
                <w:color w:val="000000"/>
                <w:szCs w:val="24"/>
                <w:lang w:val="fr-ML"/>
              </w:rPr>
            </w:rPrChange>
          </w:rPr>
          <w:t>us p</w:t>
        </w:r>
        <w:r w:rsidRPr="007A4AFC">
          <w:rPr>
            <w:color w:val="000000" w:themeColor="text1"/>
            <w:spacing w:val="2"/>
            <w:szCs w:val="24"/>
            <w:lang w:val="fr-ML"/>
            <w:rPrChange w:id="11598" w:author="Dr Mamadou SANOGO" w:date="2023-10-25T18:15:00Z">
              <w:rPr>
                <w:color w:val="000000"/>
                <w:spacing w:val="2"/>
                <w:szCs w:val="24"/>
                <w:lang w:val="fr-ML"/>
              </w:rPr>
            </w:rPrChange>
          </w:rPr>
          <w:t>r</w:t>
        </w:r>
        <w:r w:rsidRPr="007A4AFC">
          <w:rPr>
            <w:color w:val="000000" w:themeColor="text1"/>
            <w:spacing w:val="-1"/>
            <w:szCs w:val="24"/>
            <w:lang w:val="fr-ML"/>
            <w:rPrChange w:id="11599" w:author="Dr Mamadou SANOGO" w:date="2023-10-25T18:15:00Z">
              <w:rPr>
                <w:color w:val="000000"/>
                <w:spacing w:val="-1"/>
                <w:szCs w:val="24"/>
                <w:lang w:val="fr-ML"/>
              </w:rPr>
            </w:rPrChange>
          </w:rPr>
          <w:t>é</w:t>
        </w:r>
        <w:r w:rsidRPr="007A4AFC">
          <w:rPr>
            <w:color w:val="000000" w:themeColor="text1"/>
            <w:spacing w:val="1"/>
            <w:szCs w:val="24"/>
            <w:lang w:val="fr-ML"/>
            <w:rPrChange w:id="11600" w:author="Dr Mamadou SANOGO" w:date="2023-10-25T18:15:00Z">
              <w:rPr>
                <w:color w:val="000000"/>
                <w:spacing w:val="1"/>
                <w:szCs w:val="24"/>
                <w:lang w:val="fr-ML"/>
              </w:rPr>
            </w:rPrChange>
          </w:rPr>
          <w:t>c</w:t>
        </w:r>
        <w:r w:rsidRPr="007A4AFC">
          <w:rPr>
            <w:color w:val="000000" w:themeColor="text1"/>
            <w:szCs w:val="24"/>
            <w:lang w:val="fr-ML"/>
            <w:rPrChange w:id="11601" w:author="Dr Mamadou SANOGO" w:date="2023-10-25T18:15:00Z">
              <w:rPr>
                <w:color w:val="000000"/>
                <w:szCs w:val="24"/>
                <w:lang w:val="fr-ML"/>
              </w:rPr>
            </w:rPrChange>
          </w:rPr>
          <w:t>isém</w:t>
        </w:r>
        <w:r w:rsidRPr="007A4AFC">
          <w:rPr>
            <w:color w:val="000000" w:themeColor="text1"/>
            <w:spacing w:val="-1"/>
            <w:szCs w:val="24"/>
            <w:lang w:val="fr-ML"/>
            <w:rPrChange w:id="11602" w:author="Dr Mamadou SANOGO" w:date="2023-10-25T18:15:00Z">
              <w:rPr>
                <w:color w:val="000000"/>
                <w:spacing w:val="-1"/>
                <w:szCs w:val="24"/>
                <w:lang w:val="fr-ML"/>
              </w:rPr>
            </w:rPrChange>
          </w:rPr>
          <w:t>e</w:t>
        </w:r>
        <w:r w:rsidRPr="007A4AFC">
          <w:rPr>
            <w:color w:val="000000" w:themeColor="text1"/>
            <w:szCs w:val="24"/>
            <w:lang w:val="fr-ML"/>
            <w:rPrChange w:id="11603" w:author="Dr Mamadou SANOGO" w:date="2023-10-25T18:15:00Z">
              <w:rPr>
                <w:color w:val="000000"/>
                <w:szCs w:val="24"/>
                <w:lang w:val="fr-ML"/>
              </w:rPr>
            </w:rPrChange>
          </w:rPr>
          <w:t>nt :</w:t>
        </w:r>
      </w:ins>
    </w:p>
    <w:p w14:paraId="43F52A83" w14:textId="77777777" w:rsidR="00D3265D" w:rsidRPr="007A4AFC" w:rsidRDefault="00D3265D" w:rsidP="00D3265D">
      <w:pPr>
        <w:widowControl w:val="0"/>
        <w:numPr>
          <w:ilvl w:val="0"/>
          <w:numId w:val="9"/>
        </w:numPr>
        <w:autoSpaceDE w:val="0"/>
        <w:autoSpaceDN w:val="0"/>
        <w:adjustRightInd w:val="0"/>
        <w:spacing w:line="240" w:lineRule="auto"/>
        <w:ind w:right="-36"/>
        <w:rPr>
          <w:ins w:id="11604" w:author="Dr Mamadou SANOGO" w:date="2023-10-25T16:41:00Z"/>
          <w:color w:val="000000" w:themeColor="text1"/>
          <w:szCs w:val="24"/>
          <w:lang w:val="fr-ML"/>
          <w:rPrChange w:id="11605" w:author="Dr Mamadou SANOGO" w:date="2023-10-25T18:15:00Z">
            <w:rPr>
              <w:ins w:id="11606" w:author="Dr Mamadou SANOGO" w:date="2023-10-25T16:41:00Z"/>
              <w:color w:val="000000"/>
              <w:szCs w:val="24"/>
              <w:lang w:val="fr-ML"/>
            </w:rPr>
          </w:rPrChange>
        </w:rPr>
      </w:pPr>
      <w:proofErr w:type="gramStart"/>
      <w:ins w:id="11607" w:author="Dr Mamadou SANOGO" w:date="2023-10-25T16:41:00Z">
        <w:r w:rsidRPr="007A4AFC">
          <w:rPr>
            <w:color w:val="000000" w:themeColor="text1"/>
            <w:szCs w:val="24"/>
            <w:lang w:val="fr-ML"/>
            <w:rPrChange w:id="11608" w:author="Dr Mamadou SANOGO" w:date="2023-10-25T18:15:00Z">
              <w:rPr>
                <w:color w:val="000000"/>
                <w:szCs w:val="24"/>
                <w:lang w:val="fr-ML"/>
              </w:rPr>
            </w:rPrChange>
          </w:rPr>
          <w:t>d'un</w:t>
        </w:r>
        <w:proofErr w:type="gramEnd"/>
        <w:r w:rsidRPr="007A4AFC">
          <w:rPr>
            <w:color w:val="000000" w:themeColor="text1"/>
            <w:szCs w:val="24"/>
            <w:lang w:val="fr-ML"/>
            <w:rPrChange w:id="11609" w:author="Dr Mamadou SANOGO" w:date="2023-10-25T18:15:00Z">
              <w:rPr>
                <w:color w:val="000000"/>
                <w:szCs w:val="24"/>
                <w:lang w:val="fr-ML"/>
              </w:rPr>
            </w:rPrChange>
          </w:rPr>
          <w:t xml:space="preserve"> président ;</w:t>
        </w:r>
      </w:ins>
    </w:p>
    <w:p w14:paraId="2F6CB6C3" w14:textId="77777777" w:rsidR="00D3265D" w:rsidRPr="007A4AFC" w:rsidRDefault="00D3265D" w:rsidP="00D3265D">
      <w:pPr>
        <w:widowControl w:val="0"/>
        <w:numPr>
          <w:ilvl w:val="0"/>
          <w:numId w:val="9"/>
        </w:numPr>
        <w:autoSpaceDE w:val="0"/>
        <w:autoSpaceDN w:val="0"/>
        <w:adjustRightInd w:val="0"/>
        <w:spacing w:line="240" w:lineRule="auto"/>
        <w:ind w:right="-36"/>
        <w:rPr>
          <w:ins w:id="11610" w:author="Dr Mamadou SANOGO" w:date="2023-10-25T16:41:00Z"/>
          <w:color w:val="000000" w:themeColor="text1"/>
          <w:szCs w:val="24"/>
          <w:lang w:val="fr-ML"/>
          <w:rPrChange w:id="11611" w:author="Dr Mamadou SANOGO" w:date="2023-10-25T18:15:00Z">
            <w:rPr>
              <w:ins w:id="11612" w:author="Dr Mamadou SANOGO" w:date="2023-10-25T16:41:00Z"/>
              <w:color w:val="000000"/>
              <w:szCs w:val="24"/>
              <w:lang w:val="fr-ML"/>
            </w:rPr>
          </w:rPrChange>
        </w:rPr>
      </w:pPr>
      <w:proofErr w:type="gramStart"/>
      <w:ins w:id="11613" w:author="Dr Mamadou SANOGO" w:date="2023-10-25T16:41:00Z">
        <w:r w:rsidRPr="007A4AFC">
          <w:rPr>
            <w:color w:val="000000" w:themeColor="text1"/>
            <w:szCs w:val="24"/>
            <w:lang w:val="fr-ML"/>
            <w:rPrChange w:id="11614" w:author="Dr Mamadou SANOGO" w:date="2023-10-25T18:15:00Z">
              <w:rPr>
                <w:color w:val="000000"/>
                <w:szCs w:val="24"/>
                <w:lang w:val="fr-ML"/>
              </w:rPr>
            </w:rPrChange>
          </w:rPr>
          <w:t>du</w:t>
        </w:r>
        <w:proofErr w:type="gramEnd"/>
        <w:r w:rsidRPr="007A4AFC">
          <w:rPr>
            <w:color w:val="000000" w:themeColor="text1"/>
            <w:szCs w:val="24"/>
            <w:lang w:val="fr-ML"/>
            <w:rPrChange w:id="11615" w:author="Dr Mamadou SANOGO" w:date="2023-10-25T18:15:00Z">
              <w:rPr>
                <w:color w:val="000000"/>
                <w:szCs w:val="24"/>
                <w:lang w:val="fr-ML"/>
              </w:rPr>
            </w:rPrChange>
          </w:rPr>
          <w:t xml:space="preserve"> directeur du mémoire ou rapport ;</w:t>
        </w:r>
      </w:ins>
    </w:p>
    <w:p w14:paraId="78AC2224" w14:textId="77777777" w:rsidR="00D3265D" w:rsidRPr="007A4AFC" w:rsidRDefault="00D3265D" w:rsidP="00D3265D">
      <w:pPr>
        <w:widowControl w:val="0"/>
        <w:numPr>
          <w:ilvl w:val="0"/>
          <w:numId w:val="9"/>
        </w:numPr>
        <w:autoSpaceDE w:val="0"/>
        <w:autoSpaceDN w:val="0"/>
        <w:adjustRightInd w:val="0"/>
        <w:spacing w:line="240" w:lineRule="auto"/>
        <w:ind w:right="-36"/>
        <w:rPr>
          <w:ins w:id="11616" w:author="Dr Mamadou SANOGO" w:date="2023-10-25T16:41:00Z"/>
          <w:color w:val="000000" w:themeColor="text1"/>
          <w:szCs w:val="24"/>
          <w:lang w:val="fr-ML"/>
          <w:rPrChange w:id="11617" w:author="Dr Mamadou SANOGO" w:date="2023-10-25T18:15:00Z">
            <w:rPr>
              <w:ins w:id="11618" w:author="Dr Mamadou SANOGO" w:date="2023-10-25T16:41:00Z"/>
              <w:color w:val="000000"/>
              <w:szCs w:val="24"/>
              <w:lang w:val="fr-ML"/>
            </w:rPr>
          </w:rPrChange>
        </w:rPr>
      </w:pPr>
      <w:proofErr w:type="gramStart"/>
      <w:ins w:id="11619" w:author="Dr Mamadou SANOGO" w:date="2023-10-25T16:41:00Z">
        <w:r w:rsidRPr="007A4AFC">
          <w:rPr>
            <w:color w:val="000000" w:themeColor="text1"/>
            <w:szCs w:val="24"/>
            <w:lang w:val="fr-ML"/>
            <w:rPrChange w:id="11620" w:author="Dr Mamadou SANOGO" w:date="2023-10-25T18:15:00Z">
              <w:rPr>
                <w:color w:val="000000"/>
                <w:szCs w:val="24"/>
                <w:lang w:val="fr-ML"/>
              </w:rPr>
            </w:rPrChange>
          </w:rPr>
          <w:t>éventuellement</w:t>
        </w:r>
        <w:proofErr w:type="gramEnd"/>
        <w:r w:rsidRPr="007A4AFC">
          <w:rPr>
            <w:color w:val="000000" w:themeColor="text1"/>
            <w:szCs w:val="24"/>
            <w:lang w:val="fr-ML"/>
            <w:rPrChange w:id="11621" w:author="Dr Mamadou SANOGO" w:date="2023-10-25T18:15:00Z">
              <w:rPr>
                <w:color w:val="000000"/>
                <w:szCs w:val="24"/>
                <w:lang w:val="fr-ML"/>
              </w:rPr>
            </w:rPrChange>
          </w:rPr>
          <w:t>, du co-directeur de mémoire/rapport ou directeur de cotutelle ;</w:t>
        </w:r>
      </w:ins>
    </w:p>
    <w:p w14:paraId="7EA6ADF8" w14:textId="77777777" w:rsidR="00D3265D" w:rsidRPr="007A4AFC" w:rsidRDefault="00D3265D" w:rsidP="00D3265D">
      <w:pPr>
        <w:widowControl w:val="0"/>
        <w:autoSpaceDE w:val="0"/>
        <w:autoSpaceDN w:val="0"/>
        <w:adjustRightInd w:val="0"/>
        <w:spacing w:line="240" w:lineRule="auto"/>
        <w:rPr>
          <w:ins w:id="11622" w:author="Dr Mamadou SANOGO" w:date="2023-10-25T16:41:00Z"/>
          <w:rFonts w:ascii="Cambria" w:hAnsi="Cambria" w:cs="Arial"/>
          <w:b/>
          <w:color w:val="000000" w:themeColor="text1"/>
          <w:lang w:val="fr-ML"/>
          <w:rPrChange w:id="11623" w:author="Dr Mamadou SANOGO" w:date="2023-10-25T18:15:00Z">
            <w:rPr>
              <w:ins w:id="11624" w:author="Dr Mamadou SANOGO" w:date="2023-10-25T16:41:00Z"/>
              <w:rFonts w:ascii="Cambria" w:hAnsi="Cambria" w:cs="Arial"/>
              <w:b/>
              <w:color w:val="000000"/>
              <w:lang w:val="fr-ML"/>
            </w:rPr>
          </w:rPrChange>
        </w:rPr>
      </w:pPr>
      <w:proofErr w:type="gramStart"/>
      <w:ins w:id="11625" w:author="Dr Mamadou SANOGO" w:date="2023-10-25T16:41:00Z">
        <w:r w:rsidRPr="007A4AFC">
          <w:rPr>
            <w:color w:val="000000" w:themeColor="text1"/>
            <w:szCs w:val="24"/>
            <w:lang w:val="fr-ML"/>
            <w:rPrChange w:id="11626" w:author="Dr Mamadou SANOGO" w:date="2023-10-25T18:15:00Z">
              <w:rPr>
                <w:color w:val="000000"/>
                <w:szCs w:val="24"/>
                <w:lang w:val="fr-ML"/>
              </w:rPr>
            </w:rPrChange>
          </w:rPr>
          <w:t>de</w:t>
        </w:r>
        <w:proofErr w:type="gramEnd"/>
        <w:r w:rsidRPr="007A4AFC">
          <w:rPr>
            <w:color w:val="000000" w:themeColor="text1"/>
            <w:szCs w:val="24"/>
            <w:lang w:val="fr-ML"/>
            <w:rPrChange w:id="11627" w:author="Dr Mamadou SANOGO" w:date="2023-10-25T18:15:00Z">
              <w:rPr>
                <w:color w:val="000000"/>
                <w:szCs w:val="24"/>
                <w:lang w:val="fr-ML"/>
              </w:rPr>
            </w:rPrChange>
          </w:rPr>
          <w:t xml:space="preserve"> membres examinateurs dont les rapporteurs</w:t>
        </w:r>
      </w:ins>
    </w:p>
    <w:p w14:paraId="5B6CFCB3" w14:textId="77777777" w:rsidR="00D3265D" w:rsidRPr="007A4AFC" w:rsidRDefault="00D3265D" w:rsidP="00D3265D">
      <w:pPr>
        <w:widowControl w:val="0"/>
        <w:autoSpaceDE w:val="0"/>
        <w:autoSpaceDN w:val="0"/>
        <w:adjustRightInd w:val="0"/>
        <w:spacing w:line="240" w:lineRule="auto"/>
        <w:rPr>
          <w:ins w:id="11628" w:author="Dr Mamadou SANOGO" w:date="2023-10-25T16:41:00Z"/>
          <w:rFonts w:ascii="Cambria" w:hAnsi="Cambria" w:cs="Arial"/>
          <w:color w:val="000000" w:themeColor="text1"/>
          <w:sz w:val="10"/>
          <w:lang w:val="fr-ML"/>
          <w:rPrChange w:id="11629" w:author="Dr Mamadou SANOGO" w:date="2023-10-25T18:15:00Z">
            <w:rPr>
              <w:ins w:id="11630" w:author="Dr Mamadou SANOGO" w:date="2023-10-25T16:41:00Z"/>
              <w:rFonts w:ascii="Cambria" w:hAnsi="Cambria" w:cs="Arial"/>
              <w:color w:val="000000"/>
              <w:sz w:val="10"/>
              <w:lang w:val="fr-ML"/>
            </w:rPr>
          </w:rPrChange>
        </w:rPr>
      </w:pPr>
    </w:p>
    <w:p w14:paraId="7F2757BC" w14:textId="77777777" w:rsidR="00D3265D" w:rsidRPr="007A4AFC" w:rsidRDefault="00D3265D" w:rsidP="00D3265D">
      <w:pPr>
        <w:widowControl w:val="0"/>
        <w:autoSpaceDE w:val="0"/>
        <w:autoSpaceDN w:val="0"/>
        <w:adjustRightInd w:val="0"/>
        <w:spacing w:line="240" w:lineRule="auto"/>
        <w:rPr>
          <w:ins w:id="11631" w:author="Dr Mamadou SANOGO" w:date="2023-10-25T16:41:00Z"/>
          <w:rFonts w:ascii="Cambria" w:hAnsi="Cambria" w:cs="Arial"/>
          <w:b/>
          <w:bCs/>
          <w:color w:val="000000" w:themeColor="text1"/>
          <w:lang w:val="fr-ML"/>
          <w:rPrChange w:id="11632" w:author="Dr Mamadou SANOGO" w:date="2023-10-25T18:15:00Z">
            <w:rPr>
              <w:ins w:id="11633" w:author="Dr Mamadou SANOGO" w:date="2023-10-25T16:41:00Z"/>
              <w:rFonts w:ascii="Cambria" w:hAnsi="Cambria" w:cs="Arial"/>
              <w:b/>
              <w:bCs/>
              <w:color w:val="000000"/>
              <w:lang w:val="fr-ML"/>
            </w:rPr>
          </w:rPrChange>
        </w:rPr>
      </w:pPr>
      <w:ins w:id="11634" w:author="Dr Mamadou SANOGO" w:date="2023-10-25T16:41:00Z">
        <w:r w:rsidRPr="007A4AFC">
          <w:rPr>
            <w:rFonts w:ascii="Cambria" w:hAnsi="Cambria" w:cs="Arial"/>
            <w:b/>
            <w:bCs/>
            <w:color w:val="000000" w:themeColor="text1"/>
            <w:lang w:val="fr-ML"/>
            <w:rPrChange w:id="11635" w:author="Dr Mamadou SANOGO" w:date="2023-10-25T18:15:00Z">
              <w:rPr>
                <w:rFonts w:ascii="Cambria" w:hAnsi="Cambria" w:cs="Arial"/>
                <w:b/>
                <w:bCs/>
                <w:color w:val="000000"/>
                <w:lang w:val="fr-ML"/>
              </w:rPr>
            </w:rPrChange>
          </w:rPr>
          <w:t xml:space="preserve">CHAPITRE IV : SANCTIONS DISCIPLINAIRES </w:t>
        </w:r>
      </w:ins>
    </w:p>
    <w:p w14:paraId="235DB90A" w14:textId="77777777" w:rsidR="00D3265D" w:rsidRPr="007A4AFC" w:rsidRDefault="00D3265D" w:rsidP="00D3265D">
      <w:pPr>
        <w:widowControl w:val="0"/>
        <w:autoSpaceDE w:val="0"/>
        <w:autoSpaceDN w:val="0"/>
        <w:adjustRightInd w:val="0"/>
        <w:spacing w:line="240" w:lineRule="auto"/>
        <w:rPr>
          <w:ins w:id="11636" w:author="Dr Mamadou SANOGO" w:date="2023-10-25T16:41:00Z"/>
          <w:rFonts w:ascii="Cambria" w:hAnsi="Cambria" w:cs="Arial"/>
          <w:color w:val="000000" w:themeColor="text1"/>
          <w:lang w:val="fr-ML"/>
          <w:rPrChange w:id="11637" w:author="Dr Mamadou SANOGO" w:date="2023-10-25T18:15:00Z">
            <w:rPr>
              <w:ins w:id="11638" w:author="Dr Mamadou SANOGO" w:date="2023-10-25T16:41:00Z"/>
              <w:rFonts w:ascii="Cambria" w:hAnsi="Cambria" w:cs="Arial"/>
              <w:color w:val="000000"/>
              <w:lang w:val="fr-ML"/>
            </w:rPr>
          </w:rPrChange>
        </w:rPr>
      </w:pPr>
      <w:ins w:id="11639" w:author="Dr Mamadou SANOGO" w:date="2023-10-25T16:41:00Z">
        <w:r w:rsidRPr="007A4AFC">
          <w:rPr>
            <w:rFonts w:ascii="Cambria" w:hAnsi="Cambria" w:cs="Arial"/>
            <w:b/>
            <w:bCs/>
            <w:color w:val="000000" w:themeColor="text1"/>
            <w:lang w:val="fr-ML"/>
            <w:rPrChange w:id="11640" w:author="Dr Mamadou SANOGO" w:date="2023-10-25T18:15:00Z">
              <w:rPr>
                <w:rFonts w:ascii="Cambria" w:hAnsi="Cambria" w:cs="Arial"/>
                <w:b/>
                <w:bCs/>
                <w:color w:val="000000"/>
                <w:lang w:val="fr-ML"/>
              </w:rPr>
            </w:rPrChange>
          </w:rPr>
          <w:t>Article 26 - Procédure disciplinaire</w:t>
        </w:r>
      </w:ins>
    </w:p>
    <w:p w14:paraId="5D908448" w14:textId="77777777" w:rsidR="00D3265D" w:rsidRPr="007A4AFC" w:rsidRDefault="00D3265D" w:rsidP="00D3265D">
      <w:pPr>
        <w:widowControl w:val="0"/>
        <w:autoSpaceDE w:val="0"/>
        <w:autoSpaceDN w:val="0"/>
        <w:adjustRightInd w:val="0"/>
        <w:spacing w:line="240" w:lineRule="auto"/>
        <w:rPr>
          <w:ins w:id="11641" w:author="Dr Mamadou SANOGO" w:date="2023-10-25T16:41:00Z"/>
          <w:rFonts w:ascii="Cambria" w:hAnsi="Cambria" w:cs="Arial"/>
          <w:color w:val="000000" w:themeColor="text1"/>
          <w:lang w:val="fr-ML"/>
          <w:rPrChange w:id="11642" w:author="Dr Mamadou SANOGO" w:date="2023-10-25T18:15:00Z">
            <w:rPr>
              <w:ins w:id="11643" w:author="Dr Mamadou SANOGO" w:date="2023-10-25T16:41:00Z"/>
              <w:rFonts w:ascii="Cambria" w:hAnsi="Cambria" w:cs="Arial"/>
              <w:color w:val="000000"/>
              <w:lang w:val="fr-ML"/>
            </w:rPr>
          </w:rPrChange>
        </w:rPr>
      </w:pPr>
      <w:ins w:id="11644" w:author="Dr Mamadou SANOGO" w:date="2023-10-25T16:41:00Z">
        <w:r w:rsidRPr="007A4AFC">
          <w:rPr>
            <w:rFonts w:ascii="Cambria" w:hAnsi="Cambria" w:cs="Arial"/>
            <w:b/>
            <w:bCs/>
            <w:color w:val="000000" w:themeColor="text1"/>
            <w:lang w:val="fr-ML"/>
            <w:rPrChange w:id="11645" w:author="Dr Mamadou SANOGO" w:date="2023-10-25T18:15:00Z">
              <w:rPr>
                <w:rFonts w:ascii="Cambria" w:hAnsi="Cambria" w:cs="Arial"/>
                <w:b/>
                <w:bCs/>
                <w:color w:val="000000"/>
                <w:lang w:val="fr-ML"/>
              </w:rPr>
            </w:rPrChange>
          </w:rPr>
          <w:t xml:space="preserve">26-1 </w:t>
        </w:r>
        <w:r w:rsidRPr="007A4AFC">
          <w:rPr>
            <w:rFonts w:ascii="Cambria" w:hAnsi="Cambria" w:cs="Arial"/>
            <w:color w:val="000000" w:themeColor="text1"/>
            <w:lang w:val="fr-ML"/>
            <w:rPrChange w:id="11646" w:author="Dr Mamadou SANOGO" w:date="2023-10-25T18:15:00Z">
              <w:rPr>
                <w:rFonts w:ascii="Cambria" w:hAnsi="Cambria" w:cs="Arial"/>
                <w:color w:val="000000"/>
                <w:lang w:val="fr-ML"/>
              </w:rPr>
            </w:rPrChange>
          </w:rPr>
          <w:t>Fait l’objet d’une procédure disciplinaire tout usager lorsqu’il est auteur ou complice :</w:t>
        </w:r>
      </w:ins>
    </w:p>
    <w:p w14:paraId="0C2F9B38" w14:textId="77777777" w:rsidR="00D3265D" w:rsidRPr="007A4AFC" w:rsidRDefault="00D3265D" w:rsidP="00D3265D">
      <w:pPr>
        <w:widowControl w:val="0"/>
        <w:autoSpaceDE w:val="0"/>
        <w:autoSpaceDN w:val="0"/>
        <w:adjustRightInd w:val="0"/>
        <w:spacing w:line="240" w:lineRule="auto"/>
        <w:rPr>
          <w:ins w:id="11647" w:author="Dr Mamadou SANOGO" w:date="2023-10-25T16:41:00Z"/>
          <w:rFonts w:ascii="Cambria" w:hAnsi="Cambria" w:cs="Arial"/>
          <w:color w:val="000000" w:themeColor="text1"/>
          <w:lang w:val="fr-ML"/>
          <w:rPrChange w:id="11648" w:author="Dr Mamadou SANOGO" w:date="2023-10-25T18:15:00Z">
            <w:rPr>
              <w:ins w:id="11649" w:author="Dr Mamadou SANOGO" w:date="2023-10-25T16:41:00Z"/>
              <w:rFonts w:ascii="Cambria" w:hAnsi="Cambria" w:cs="Arial"/>
              <w:color w:val="000000"/>
              <w:lang w:val="fr-ML"/>
            </w:rPr>
          </w:rPrChange>
        </w:rPr>
      </w:pPr>
      <w:ins w:id="11650" w:author="Dr Mamadou SANOGO" w:date="2023-10-25T16:41:00Z">
        <w:r w:rsidRPr="007A4AFC">
          <w:rPr>
            <w:rFonts w:ascii="Cambria" w:hAnsi="Cambria" w:cs="Arial"/>
            <w:color w:val="000000" w:themeColor="text1"/>
            <w:lang w:val="fr-ML"/>
            <w:rPrChange w:id="11651" w:author="Dr Mamadou SANOGO" w:date="2023-10-25T18:15:00Z">
              <w:rPr>
                <w:rFonts w:ascii="Cambria" w:hAnsi="Cambria" w:cs="Arial"/>
                <w:color w:val="000000"/>
                <w:lang w:val="fr-ML"/>
              </w:rPr>
            </w:rPrChange>
          </w:rPr>
          <w:t>- d’une fraude ou tentative de fraude commise à l’occasion notamment d’une inscription, d’une épreuve de contrôle continu, d’un examen ou d’un concours ;</w:t>
        </w:r>
      </w:ins>
    </w:p>
    <w:p w14:paraId="19627DC0" w14:textId="77777777" w:rsidR="00D3265D" w:rsidRPr="007A4AFC" w:rsidRDefault="00D3265D" w:rsidP="00D3265D">
      <w:pPr>
        <w:widowControl w:val="0"/>
        <w:autoSpaceDE w:val="0"/>
        <w:autoSpaceDN w:val="0"/>
        <w:adjustRightInd w:val="0"/>
        <w:spacing w:line="240" w:lineRule="auto"/>
        <w:rPr>
          <w:ins w:id="11652" w:author="Dr Mamadou SANOGO" w:date="2023-10-25T16:41:00Z"/>
          <w:rFonts w:ascii="Cambria" w:hAnsi="Cambria" w:cs="Arial"/>
          <w:color w:val="000000" w:themeColor="text1"/>
          <w:lang w:val="fr-ML"/>
          <w:rPrChange w:id="11653" w:author="Dr Mamadou SANOGO" w:date="2023-10-25T18:15:00Z">
            <w:rPr>
              <w:ins w:id="11654" w:author="Dr Mamadou SANOGO" w:date="2023-10-25T16:41:00Z"/>
              <w:rFonts w:ascii="Cambria" w:hAnsi="Cambria" w:cs="Arial"/>
              <w:color w:val="000000"/>
              <w:lang w:val="fr-ML"/>
            </w:rPr>
          </w:rPrChange>
        </w:rPr>
      </w:pPr>
      <w:ins w:id="11655" w:author="Dr Mamadou SANOGO" w:date="2023-10-25T16:41:00Z">
        <w:r w:rsidRPr="007A4AFC">
          <w:rPr>
            <w:rFonts w:ascii="Cambria" w:hAnsi="Cambria" w:cs="Arial"/>
            <w:color w:val="000000" w:themeColor="text1"/>
            <w:lang w:val="fr-ML"/>
            <w:rPrChange w:id="11656" w:author="Dr Mamadou SANOGO" w:date="2023-10-25T18:15:00Z">
              <w:rPr>
                <w:rFonts w:ascii="Cambria" w:hAnsi="Cambria" w:cs="Arial"/>
                <w:color w:val="000000"/>
                <w:lang w:val="fr-ML"/>
              </w:rPr>
            </w:rPrChange>
          </w:rPr>
          <w:t>- d’un fait de nature à porter atteinte à l’ordre public ou au bon fonctionnement de l’École Privée de Santé Félix Houphouët Boigny ;</w:t>
        </w:r>
      </w:ins>
    </w:p>
    <w:p w14:paraId="727EF062" w14:textId="77777777" w:rsidR="00D3265D" w:rsidRPr="007A4AFC" w:rsidRDefault="00D3265D" w:rsidP="00D3265D">
      <w:pPr>
        <w:widowControl w:val="0"/>
        <w:autoSpaceDE w:val="0"/>
        <w:autoSpaceDN w:val="0"/>
        <w:adjustRightInd w:val="0"/>
        <w:spacing w:line="240" w:lineRule="auto"/>
        <w:rPr>
          <w:ins w:id="11657" w:author="Dr Mamadou SANOGO" w:date="2023-10-25T16:41:00Z"/>
          <w:rFonts w:ascii="Cambria" w:hAnsi="Cambria" w:cs="Arial"/>
          <w:color w:val="000000" w:themeColor="text1"/>
          <w:lang w:val="fr-ML"/>
          <w:rPrChange w:id="11658" w:author="Dr Mamadou SANOGO" w:date="2023-10-25T18:15:00Z">
            <w:rPr>
              <w:ins w:id="11659" w:author="Dr Mamadou SANOGO" w:date="2023-10-25T16:41:00Z"/>
              <w:rFonts w:ascii="Cambria" w:hAnsi="Cambria" w:cs="Arial"/>
              <w:color w:val="000000"/>
              <w:lang w:val="fr-ML"/>
            </w:rPr>
          </w:rPrChange>
        </w:rPr>
      </w:pPr>
      <w:ins w:id="11660" w:author="Dr Mamadou SANOGO" w:date="2023-10-25T16:41:00Z">
        <w:r w:rsidRPr="007A4AFC">
          <w:rPr>
            <w:rFonts w:ascii="Cambria" w:hAnsi="Cambria" w:cs="Arial"/>
            <w:color w:val="000000" w:themeColor="text1"/>
            <w:lang w:val="fr-ML"/>
            <w:rPrChange w:id="11661" w:author="Dr Mamadou SANOGO" w:date="2023-10-25T18:15:00Z">
              <w:rPr>
                <w:rFonts w:ascii="Cambria" w:hAnsi="Cambria" w:cs="Arial"/>
                <w:color w:val="000000"/>
                <w:lang w:val="fr-ML"/>
              </w:rPr>
            </w:rPrChange>
          </w:rPr>
          <w:t>- d’un manquement au règlement intérieur.</w:t>
        </w:r>
      </w:ins>
    </w:p>
    <w:p w14:paraId="0AD8E44E" w14:textId="77777777" w:rsidR="00D3265D" w:rsidRPr="007A4AFC" w:rsidRDefault="00D3265D" w:rsidP="00D3265D">
      <w:pPr>
        <w:widowControl w:val="0"/>
        <w:autoSpaceDE w:val="0"/>
        <w:autoSpaceDN w:val="0"/>
        <w:adjustRightInd w:val="0"/>
        <w:spacing w:line="240" w:lineRule="auto"/>
        <w:rPr>
          <w:ins w:id="11662" w:author="Dr Mamadou SANOGO" w:date="2023-10-25T16:41:00Z"/>
          <w:rFonts w:ascii="Cambria" w:hAnsi="Cambria" w:cs="Arial"/>
          <w:color w:val="000000" w:themeColor="text1"/>
          <w:lang w:val="fr-ML"/>
          <w:rPrChange w:id="11663" w:author="Dr Mamadou SANOGO" w:date="2023-10-25T18:15:00Z">
            <w:rPr>
              <w:ins w:id="11664" w:author="Dr Mamadou SANOGO" w:date="2023-10-25T16:41:00Z"/>
              <w:rFonts w:ascii="Cambria" w:hAnsi="Cambria" w:cs="Arial"/>
              <w:color w:val="000000"/>
              <w:lang w:val="fr-ML"/>
            </w:rPr>
          </w:rPrChange>
        </w:rPr>
      </w:pPr>
      <w:ins w:id="11665" w:author="Dr Mamadou SANOGO" w:date="2023-10-25T16:41:00Z">
        <w:r w:rsidRPr="007A4AFC">
          <w:rPr>
            <w:rFonts w:ascii="Cambria" w:hAnsi="Cambria" w:cs="Arial"/>
            <w:b/>
            <w:bCs/>
            <w:color w:val="000000" w:themeColor="text1"/>
            <w:lang w:val="fr-ML"/>
            <w:rPrChange w:id="11666" w:author="Dr Mamadou SANOGO" w:date="2023-10-25T18:15:00Z">
              <w:rPr>
                <w:rFonts w:ascii="Cambria" w:hAnsi="Cambria" w:cs="Arial"/>
                <w:b/>
                <w:bCs/>
                <w:color w:val="000000"/>
                <w:lang w:val="fr-ML"/>
              </w:rPr>
            </w:rPrChange>
          </w:rPr>
          <w:t xml:space="preserve">26-2 </w:t>
        </w:r>
        <w:r w:rsidRPr="007A4AFC">
          <w:rPr>
            <w:rFonts w:ascii="Cambria" w:hAnsi="Cambria" w:cs="Arial"/>
            <w:color w:val="000000" w:themeColor="text1"/>
            <w:lang w:val="fr-ML"/>
            <w:rPrChange w:id="11667" w:author="Dr Mamadou SANOGO" w:date="2023-10-25T18:15:00Z">
              <w:rPr>
                <w:rFonts w:ascii="Cambria" w:hAnsi="Cambria" w:cs="Arial"/>
                <w:color w:val="000000"/>
                <w:lang w:val="fr-ML"/>
              </w:rPr>
            </w:rPrChange>
          </w:rPr>
          <w:t xml:space="preserve">En fonction de la gravité des faits, les sanctions disciplinaires applicables aux usagers sont les suivantes : l’avertissement, le blâme, </w:t>
        </w:r>
        <w:r w:rsidRPr="007A4AFC">
          <w:rPr>
            <w:rFonts w:ascii="Cambria" w:hAnsi="Cambria" w:cs="Arial"/>
            <w:color w:val="000000" w:themeColor="text1"/>
            <w:lang w:val="fr-ML"/>
            <w:rPrChange w:id="11668" w:author="Dr Mamadou SANOGO" w:date="2023-10-25T18:15:00Z">
              <w:rPr>
                <w:rFonts w:ascii="Cambria" w:hAnsi="Cambria" w:cs="Arial"/>
                <w:color w:val="1A1A1A"/>
                <w:lang w:val="fr-ML"/>
              </w:rPr>
            </w:rPrChange>
          </w:rPr>
          <w:t>l’exclusion temporaire pour une durée maximale d’un mois ou l’exclusion définitive de l’École Privée de Santé Félix Houphouët Boigny.</w:t>
        </w:r>
      </w:ins>
    </w:p>
    <w:p w14:paraId="3DBB2BD3" w14:textId="77777777" w:rsidR="00D3265D" w:rsidRPr="007A4AFC" w:rsidRDefault="00D3265D" w:rsidP="00D3265D">
      <w:pPr>
        <w:widowControl w:val="0"/>
        <w:autoSpaceDE w:val="0"/>
        <w:autoSpaceDN w:val="0"/>
        <w:adjustRightInd w:val="0"/>
        <w:spacing w:line="240" w:lineRule="auto"/>
        <w:rPr>
          <w:ins w:id="11669" w:author="Dr Mamadou SANOGO" w:date="2023-10-25T16:41:00Z"/>
          <w:rFonts w:ascii="Cambria" w:hAnsi="Cambria" w:cs="Arial"/>
          <w:color w:val="000000" w:themeColor="text1"/>
          <w:lang w:val="fr-ML"/>
          <w:rPrChange w:id="11670" w:author="Dr Mamadou SANOGO" w:date="2023-10-25T18:15:00Z">
            <w:rPr>
              <w:ins w:id="11671" w:author="Dr Mamadou SANOGO" w:date="2023-10-25T16:41:00Z"/>
              <w:rFonts w:ascii="Cambria" w:hAnsi="Cambria" w:cs="Arial"/>
              <w:color w:val="000000"/>
              <w:lang w:val="fr-ML"/>
            </w:rPr>
          </w:rPrChange>
        </w:rPr>
      </w:pPr>
      <w:ins w:id="11672" w:author="Dr Mamadou SANOGO" w:date="2023-10-25T16:41:00Z">
        <w:r w:rsidRPr="007A4AFC">
          <w:rPr>
            <w:rFonts w:ascii="Cambria" w:hAnsi="Cambria" w:cs="Arial"/>
            <w:b/>
            <w:bCs/>
            <w:color w:val="000000" w:themeColor="text1"/>
            <w:lang w:val="fr-ML"/>
            <w:rPrChange w:id="11673" w:author="Dr Mamadou SANOGO" w:date="2023-10-25T18:15:00Z">
              <w:rPr>
                <w:rFonts w:ascii="Cambria" w:hAnsi="Cambria" w:cs="Arial"/>
                <w:b/>
                <w:bCs/>
                <w:color w:val="000000"/>
                <w:lang w:val="fr-ML"/>
              </w:rPr>
            </w:rPrChange>
          </w:rPr>
          <w:t xml:space="preserve">26-3 </w:t>
        </w:r>
        <w:r w:rsidRPr="007A4AFC">
          <w:rPr>
            <w:rFonts w:ascii="Cambria" w:hAnsi="Cambria" w:cs="Arial"/>
            <w:color w:val="000000" w:themeColor="text1"/>
            <w:lang w:val="fr-ML"/>
            <w:rPrChange w:id="11674" w:author="Dr Mamadou SANOGO" w:date="2023-10-25T18:15:00Z">
              <w:rPr>
                <w:rFonts w:ascii="Cambria" w:hAnsi="Cambria" w:cs="Arial"/>
                <w:color w:val="000000"/>
                <w:lang w:val="fr-ML"/>
              </w:rPr>
            </w:rPrChange>
          </w:rPr>
          <w:t>Le prononcé d’une sanction peut s’accompagner, selon le cas, de la nullité de l’inscription ou de la nullité de l’épreuve correspondant à la fraude ou à la tentative de fraude, voire, pour l’étudiant concerné, de la nullité du groupe d’épreuves ou de la session d’examen ou du concours.</w:t>
        </w:r>
      </w:ins>
    </w:p>
    <w:p w14:paraId="7D0E4A11" w14:textId="7E99EC1C" w:rsidR="0027496F" w:rsidRPr="007A4AFC" w:rsidRDefault="00D3265D" w:rsidP="002577AB">
      <w:pPr>
        <w:widowControl w:val="0"/>
        <w:autoSpaceDE w:val="0"/>
        <w:autoSpaceDN w:val="0"/>
        <w:adjustRightInd w:val="0"/>
        <w:rPr>
          <w:ins w:id="11675" w:author="Dr Mamadou SANOGO" w:date="2023-10-25T16:41:00Z"/>
          <w:rFonts w:ascii="Cambria" w:hAnsi="Cambria" w:cs="Arial"/>
          <w:color w:val="000000" w:themeColor="text1"/>
          <w:lang w:val="fr-ML"/>
          <w:rPrChange w:id="11676" w:author="Dr Mamadou SANOGO" w:date="2023-10-25T18:15:00Z">
            <w:rPr>
              <w:ins w:id="11677" w:author="Dr Mamadou SANOGO" w:date="2023-10-25T16:41:00Z"/>
              <w:rFonts w:ascii="Cambria" w:hAnsi="Cambria" w:cs="Arial"/>
              <w:color w:val="000000"/>
              <w:lang w:val="fr-ML"/>
            </w:rPr>
          </w:rPrChange>
        </w:rPr>
      </w:pPr>
      <w:ins w:id="11678" w:author="Dr Mamadou SANOGO" w:date="2023-10-25T16:41:00Z">
        <w:r w:rsidRPr="007A4AFC">
          <w:rPr>
            <w:rFonts w:ascii="Cambria" w:hAnsi="Cambria" w:cs="Arial"/>
            <w:color w:val="000000" w:themeColor="text1"/>
            <w:lang w:val="fr-ML"/>
            <w:rPrChange w:id="11679" w:author="Dr Mamadou SANOGO" w:date="2023-10-25T18:15:00Z">
              <w:rPr>
                <w:rFonts w:ascii="Cambria" w:hAnsi="Cambria" w:cs="Arial"/>
                <w:color w:val="000000"/>
                <w:lang w:val="fr-ML"/>
              </w:rPr>
            </w:rPrChange>
          </w:rPr>
          <w:t>La mise en œuvre de la procédure disciplinaire et le prononcé, au terme de celle-ci, d’une sanction, sont indépendants de la mise en œuvre, à raison des mêmes faits, d’une action pénale.</w:t>
        </w:r>
      </w:ins>
    </w:p>
    <w:p w14:paraId="4E35C0AE" w14:textId="77777777" w:rsidR="00D3265D" w:rsidRPr="007A4AFC" w:rsidRDefault="00D3265D" w:rsidP="00D3265D">
      <w:pPr>
        <w:widowControl w:val="0"/>
        <w:autoSpaceDE w:val="0"/>
        <w:autoSpaceDN w:val="0"/>
        <w:adjustRightInd w:val="0"/>
        <w:spacing w:line="240" w:lineRule="auto"/>
        <w:rPr>
          <w:ins w:id="11680" w:author="Dr Mamadou SANOGO" w:date="2023-10-25T16:41:00Z"/>
          <w:rFonts w:ascii="Cambria" w:hAnsi="Cambria" w:cs="Arial"/>
          <w:color w:val="000000" w:themeColor="text1"/>
          <w:sz w:val="10"/>
          <w:lang w:val="fr-ML"/>
          <w:rPrChange w:id="11681" w:author="Dr Mamadou SANOGO" w:date="2023-10-25T18:15:00Z">
            <w:rPr>
              <w:ins w:id="11682" w:author="Dr Mamadou SANOGO" w:date="2023-10-25T16:41:00Z"/>
              <w:rFonts w:ascii="Cambria" w:hAnsi="Cambria" w:cs="Arial"/>
              <w:color w:val="000000"/>
              <w:sz w:val="10"/>
              <w:lang w:val="fr-ML"/>
            </w:rPr>
          </w:rPrChange>
        </w:rPr>
      </w:pPr>
    </w:p>
    <w:p w14:paraId="7F2DB237" w14:textId="77777777" w:rsidR="00D3265D" w:rsidRPr="007A4AFC" w:rsidRDefault="00D3265D" w:rsidP="00D3265D">
      <w:pPr>
        <w:widowControl w:val="0"/>
        <w:autoSpaceDE w:val="0"/>
        <w:autoSpaceDN w:val="0"/>
        <w:adjustRightInd w:val="0"/>
        <w:spacing w:line="240" w:lineRule="auto"/>
        <w:rPr>
          <w:ins w:id="11683" w:author="Dr Mamadou SANOGO" w:date="2023-10-25T16:41:00Z"/>
          <w:rFonts w:ascii="Cambria" w:hAnsi="Cambria" w:cs="Arial"/>
          <w:b/>
          <w:bCs/>
          <w:color w:val="000000" w:themeColor="text1"/>
          <w:lang w:val="fr-ML"/>
          <w:rPrChange w:id="11684" w:author="Dr Mamadou SANOGO" w:date="2023-10-25T18:15:00Z">
            <w:rPr>
              <w:ins w:id="11685" w:author="Dr Mamadou SANOGO" w:date="2023-10-25T16:41:00Z"/>
              <w:rFonts w:ascii="Cambria" w:hAnsi="Cambria" w:cs="Arial"/>
              <w:b/>
              <w:bCs/>
              <w:color w:val="000000"/>
              <w:lang w:val="fr-ML"/>
            </w:rPr>
          </w:rPrChange>
        </w:rPr>
      </w:pPr>
      <w:ins w:id="11686" w:author="Dr Mamadou SANOGO" w:date="2023-10-25T16:41:00Z">
        <w:r w:rsidRPr="007A4AFC">
          <w:rPr>
            <w:rFonts w:ascii="Cambria" w:hAnsi="Cambria" w:cs="Arial"/>
            <w:b/>
            <w:bCs/>
            <w:color w:val="000000" w:themeColor="text1"/>
            <w:lang w:val="fr-ML"/>
            <w:rPrChange w:id="11687" w:author="Dr Mamadou SANOGO" w:date="2023-10-25T18:15:00Z">
              <w:rPr>
                <w:rFonts w:ascii="Cambria" w:hAnsi="Cambria" w:cs="Arial"/>
                <w:b/>
                <w:bCs/>
                <w:color w:val="000000"/>
                <w:lang w:val="fr-ML"/>
              </w:rPr>
            </w:rPrChange>
          </w:rPr>
          <w:t xml:space="preserve">TITRE III : DISPOSITIONS RELATIVES AU PERSONNEL </w:t>
        </w:r>
      </w:ins>
    </w:p>
    <w:p w14:paraId="171AF479" w14:textId="77777777" w:rsidR="00D3265D" w:rsidRPr="007A4AFC" w:rsidRDefault="00D3265D" w:rsidP="00D3265D">
      <w:pPr>
        <w:widowControl w:val="0"/>
        <w:autoSpaceDE w:val="0"/>
        <w:autoSpaceDN w:val="0"/>
        <w:adjustRightInd w:val="0"/>
        <w:spacing w:line="240" w:lineRule="auto"/>
        <w:rPr>
          <w:ins w:id="11688" w:author="Dr Mamadou SANOGO" w:date="2023-10-25T16:41:00Z"/>
          <w:rFonts w:ascii="Cambria" w:hAnsi="Cambria" w:cs="Arial"/>
          <w:color w:val="000000" w:themeColor="text1"/>
          <w:lang w:val="fr-ML"/>
          <w:rPrChange w:id="11689" w:author="Dr Mamadou SANOGO" w:date="2023-10-25T18:15:00Z">
            <w:rPr>
              <w:ins w:id="11690" w:author="Dr Mamadou SANOGO" w:date="2023-10-25T16:41:00Z"/>
              <w:rFonts w:ascii="Cambria" w:hAnsi="Cambria" w:cs="Arial"/>
              <w:color w:val="000000"/>
              <w:lang w:val="fr-ML"/>
            </w:rPr>
          </w:rPrChange>
        </w:rPr>
      </w:pPr>
      <w:ins w:id="11691" w:author="Dr Mamadou SANOGO" w:date="2023-10-25T16:41:00Z">
        <w:r w:rsidRPr="007A4AFC">
          <w:rPr>
            <w:rFonts w:ascii="Cambria" w:hAnsi="Cambria" w:cs="Arial"/>
            <w:b/>
            <w:bCs/>
            <w:color w:val="000000" w:themeColor="text1"/>
            <w:lang w:val="fr-ML"/>
            <w:rPrChange w:id="11692" w:author="Dr Mamadou SANOGO" w:date="2023-10-25T18:15:00Z">
              <w:rPr>
                <w:rFonts w:ascii="Cambria" w:hAnsi="Cambria" w:cs="Arial"/>
                <w:b/>
                <w:bCs/>
                <w:color w:val="000000"/>
                <w:lang w:val="fr-ML"/>
              </w:rPr>
            </w:rPrChange>
          </w:rPr>
          <w:t>Article 27 - Droits et obligations du personnel</w:t>
        </w:r>
      </w:ins>
    </w:p>
    <w:p w14:paraId="00218F9E" w14:textId="77777777" w:rsidR="00D3265D" w:rsidRPr="007A4AFC" w:rsidRDefault="00D3265D" w:rsidP="00D3265D">
      <w:pPr>
        <w:widowControl w:val="0"/>
        <w:autoSpaceDE w:val="0"/>
        <w:autoSpaceDN w:val="0"/>
        <w:adjustRightInd w:val="0"/>
        <w:spacing w:line="240" w:lineRule="auto"/>
        <w:rPr>
          <w:ins w:id="11693" w:author="Dr Mamadou SANOGO" w:date="2023-10-25T16:41:00Z"/>
          <w:rFonts w:ascii="Cambria" w:hAnsi="Cambria" w:cs="Arial"/>
          <w:color w:val="000000" w:themeColor="text1"/>
          <w:lang w:val="fr-ML"/>
          <w:rPrChange w:id="11694" w:author="Dr Mamadou SANOGO" w:date="2023-10-25T18:15:00Z">
            <w:rPr>
              <w:ins w:id="11695" w:author="Dr Mamadou SANOGO" w:date="2023-10-25T16:41:00Z"/>
              <w:rFonts w:ascii="Cambria" w:hAnsi="Cambria" w:cs="Arial"/>
              <w:color w:val="000000"/>
              <w:lang w:val="fr-ML"/>
            </w:rPr>
          </w:rPrChange>
        </w:rPr>
      </w:pPr>
      <w:ins w:id="11696" w:author="Dr Mamadou SANOGO" w:date="2023-10-25T16:41:00Z">
        <w:r w:rsidRPr="007A4AFC">
          <w:rPr>
            <w:rFonts w:ascii="Cambria" w:hAnsi="Cambria" w:cs="Arial"/>
            <w:color w:val="000000" w:themeColor="text1"/>
            <w:lang w:val="fr-ML"/>
            <w:rPrChange w:id="11697" w:author="Dr Mamadou SANOGO" w:date="2023-10-25T18:15:00Z">
              <w:rPr>
                <w:rFonts w:ascii="Cambria" w:hAnsi="Cambria" w:cs="Arial"/>
                <w:color w:val="000000"/>
                <w:lang w:val="fr-ML"/>
              </w:rPr>
            </w:rPrChange>
          </w:rPr>
          <w:t>Les droits et les obligations du personnel font l’objet de dispositions légales et réglementaires, générales ou particulières.</w:t>
        </w:r>
      </w:ins>
    </w:p>
    <w:p w14:paraId="228F42B8" w14:textId="77777777" w:rsidR="00D3265D" w:rsidRPr="007A4AFC" w:rsidRDefault="00D3265D" w:rsidP="00D3265D">
      <w:pPr>
        <w:widowControl w:val="0"/>
        <w:autoSpaceDE w:val="0"/>
        <w:autoSpaceDN w:val="0"/>
        <w:adjustRightInd w:val="0"/>
        <w:spacing w:line="240" w:lineRule="auto"/>
        <w:rPr>
          <w:ins w:id="11698" w:author="Dr Mamadou SANOGO" w:date="2023-10-25T16:41:00Z"/>
          <w:rFonts w:ascii="Cambria" w:hAnsi="Cambria" w:cs="Arial"/>
          <w:color w:val="000000" w:themeColor="text1"/>
          <w:lang w:val="fr-ML"/>
          <w:rPrChange w:id="11699" w:author="Dr Mamadou SANOGO" w:date="2023-10-25T18:15:00Z">
            <w:rPr>
              <w:ins w:id="11700" w:author="Dr Mamadou SANOGO" w:date="2023-10-25T16:41:00Z"/>
              <w:rFonts w:ascii="Cambria" w:hAnsi="Cambria" w:cs="Arial"/>
              <w:color w:val="000000"/>
              <w:lang w:val="fr-ML"/>
            </w:rPr>
          </w:rPrChange>
        </w:rPr>
      </w:pPr>
      <w:ins w:id="11701" w:author="Dr Mamadou SANOGO" w:date="2023-10-25T16:41:00Z">
        <w:r w:rsidRPr="007A4AFC">
          <w:rPr>
            <w:rFonts w:ascii="Cambria" w:hAnsi="Cambria" w:cs="Arial"/>
            <w:b/>
            <w:bCs/>
            <w:color w:val="000000" w:themeColor="text1"/>
            <w:lang w:val="fr-ML"/>
            <w:rPrChange w:id="11702" w:author="Dr Mamadou SANOGO" w:date="2023-10-25T18:15:00Z">
              <w:rPr>
                <w:rFonts w:ascii="Cambria" w:hAnsi="Cambria" w:cs="Arial"/>
                <w:b/>
                <w:bCs/>
                <w:color w:val="000000"/>
                <w:lang w:val="fr-ML"/>
              </w:rPr>
            </w:rPrChange>
          </w:rPr>
          <w:t>Article 28 - Principe d’indépendance et liberté d’expression</w:t>
        </w:r>
      </w:ins>
    </w:p>
    <w:p w14:paraId="6CFF47A9" w14:textId="77777777" w:rsidR="00D3265D" w:rsidRPr="007A4AFC" w:rsidRDefault="00D3265D" w:rsidP="00D3265D">
      <w:pPr>
        <w:widowControl w:val="0"/>
        <w:autoSpaceDE w:val="0"/>
        <w:autoSpaceDN w:val="0"/>
        <w:adjustRightInd w:val="0"/>
        <w:spacing w:line="240" w:lineRule="auto"/>
        <w:rPr>
          <w:ins w:id="11703" w:author="Dr Mamadou SANOGO" w:date="2023-10-25T16:41:00Z"/>
          <w:rFonts w:ascii="Cambria" w:hAnsi="Cambria" w:cs="Arial"/>
          <w:color w:val="000000" w:themeColor="text1"/>
          <w:lang w:val="fr-ML"/>
          <w:rPrChange w:id="11704" w:author="Dr Mamadou SANOGO" w:date="2023-10-25T18:15:00Z">
            <w:rPr>
              <w:ins w:id="11705" w:author="Dr Mamadou SANOGO" w:date="2023-10-25T16:41:00Z"/>
              <w:rFonts w:ascii="Cambria" w:hAnsi="Cambria" w:cs="Arial"/>
              <w:color w:val="000000"/>
              <w:lang w:val="fr-ML"/>
            </w:rPr>
          </w:rPrChange>
        </w:rPr>
      </w:pPr>
      <w:ins w:id="11706" w:author="Dr Mamadou SANOGO" w:date="2023-10-25T16:41:00Z">
        <w:r w:rsidRPr="007A4AFC">
          <w:rPr>
            <w:rFonts w:ascii="Cambria" w:hAnsi="Cambria" w:cs="Arial"/>
            <w:color w:val="000000" w:themeColor="text1"/>
            <w:lang w:val="fr-ML"/>
            <w:rPrChange w:id="11707" w:author="Dr Mamadou SANOGO" w:date="2023-10-25T18:15:00Z">
              <w:rPr>
                <w:rFonts w:ascii="Cambria" w:hAnsi="Cambria" w:cs="Arial"/>
                <w:color w:val="000000"/>
                <w:lang w:val="fr-ML"/>
              </w:rPr>
            </w:rPrChange>
          </w:rPr>
          <w:t>Les enseignants-chercheurs, les enseignants et les chercheurs jouissent d’une pleine indépendance et d’une entière liberté d’expression dans l’exercice de leurs fonctions d’enseignement et de leurs activités de recherche, sous les réserves que leur imposent, conformément aux traditions universitaires, les principes de tolérance et d’objectivité.</w:t>
        </w:r>
      </w:ins>
    </w:p>
    <w:p w14:paraId="186D1D2D" w14:textId="77777777" w:rsidR="00D3265D" w:rsidRPr="007A4AFC" w:rsidRDefault="00D3265D" w:rsidP="00D3265D">
      <w:pPr>
        <w:widowControl w:val="0"/>
        <w:autoSpaceDE w:val="0"/>
        <w:autoSpaceDN w:val="0"/>
        <w:adjustRightInd w:val="0"/>
        <w:spacing w:line="240" w:lineRule="auto"/>
        <w:rPr>
          <w:ins w:id="11708" w:author="Dr Mamadou SANOGO" w:date="2023-10-25T16:41:00Z"/>
          <w:rFonts w:ascii="Cambria" w:hAnsi="Cambria" w:cs="Arial"/>
          <w:color w:val="000000" w:themeColor="text1"/>
          <w:lang w:val="fr-ML"/>
          <w:rPrChange w:id="11709" w:author="Dr Mamadou SANOGO" w:date="2023-10-25T18:15:00Z">
            <w:rPr>
              <w:ins w:id="11710" w:author="Dr Mamadou SANOGO" w:date="2023-10-25T16:41:00Z"/>
              <w:rFonts w:ascii="Cambria" w:hAnsi="Cambria" w:cs="Arial"/>
              <w:color w:val="000000"/>
              <w:lang w:val="fr-ML"/>
            </w:rPr>
          </w:rPrChange>
        </w:rPr>
      </w:pPr>
      <w:ins w:id="11711" w:author="Dr Mamadou SANOGO" w:date="2023-10-25T16:41:00Z">
        <w:r w:rsidRPr="007A4AFC">
          <w:rPr>
            <w:rFonts w:ascii="Cambria" w:hAnsi="Cambria" w:cs="Arial"/>
            <w:b/>
            <w:bCs/>
            <w:color w:val="000000" w:themeColor="text1"/>
            <w:lang w:val="fr-ML"/>
            <w:rPrChange w:id="11712" w:author="Dr Mamadou SANOGO" w:date="2023-10-25T18:15:00Z">
              <w:rPr>
                <w:rFonts w:ascii="Cambria" w:hAnsi="Cambria" w:cs="Arial"/>
                <w:b/>
                <w:bCs/>
                <w:color w:val="000000"/>
                <w:lang w:val="fr-ML"/>
              </w:rPr>
            </w:rPrChange>
          </w:rPr>
          <w:t>Article 29 - Laïcité, neutralité et réserve</w:t>
        </w:r>
      </w:ins>
    </w:p>
    <w:p w14:paraId="2D0507B6" w14:textId="77777777" w:rsidR="00D3265D" w:rsidRPr="007A4AFC" w:rsidRDefault="00D3265D" w:rsidP="00D3265D">
      <w:pPr>
        <w:widowControl w:val="0"/>
        <w:autoSpaceDE w:val="0"/>
        <w:autoSpaceDN w:val="0"/>
        <w:adjustRightInd w:val="0"/>
        <w:spacing w:line="240" w:lineRule="auto"/>
        <w:rPr>
          <w:ins w:id="11713" w:author="Dr Mamadou SANOGO" w:date="2023-10-25T16:41:00Z"/>
          <w:rFonts w:ascii="Cambria" w:hAnsi="Cambria" w:cs="Arial"/>
          <w:color w:val="000000" w:themeColor="text1"/>
          <w:lang w:val="fr-ML"/>
          <w:rPrChange w:id="11714" w:author="Dr Mamadou SANOGO" w:date="2023-10-25T18:15:00Z">
            <w:rPr>
              <w:ins w:id="11715" w:author="Dr Mamadou SANOGO" w:date="2023-10-25T16:41:00Z"/>
              <w:rFonts w:ascii="Cambria" w:hAnsi="Cambria" w:cs="Arial"/>
              <w:color w:val="000000"/>
              <w:lang w:val="fr-ML"/>
            </w:rPr>
          </w:rPrChange>
        </w:rPr>
      </w:pPr>
      <w:ins w:id="11716" w:author="Dr Mamadou SANOGO" w:date="2023-10-25T16:41:00Z">
        <w:r w:rsidRPr="007A4AFC">
          <w:rPr>
            <w:rFonts w:ascii="Cambria" w:hAnsi="Cambria" w:cs="Arial"/>
            <w:color w:val="000000" w:themeColor="text1"/>
            <w:lang w:val="fr-ML"/>
            <w:rPrChange w:id="11717" w:author="Dr Mamadou SANOGO" w:date="2023-10-25T18:15:00Z">
              <w:rPr>
                <w:rFonts w:ascii="Cambria" w:hAnsi="Cambria" w:cs="Arial"/>
                <w:color w:val="000000"/>
                <w:lang w:val="fr-ML"/>
              </w:rPr>
            </w:rPrChange>
          </w:rPr>
          <w:t>Les principes de laïcité et de neutralité et les obligations de réserve font obstacle à ce que les agents ou les personnes intervenant dans le cadre d’une mission de service public (à quelque titre que ce soit) disposent, dans l’exercice de leur fonction, du droit de manifester leurs convictions politiques ou leurs croyances religieuses, notamment par des « extériorisations vestimentaires » ou en tenant des propos constituant des marques de prosélytisme ou de discrimination.</w:t>
        </w:r>
      </w:ins>
    </w:p>
    <w:p w14:paraId="3505AC15" w14:textId="77777777" w:rsidR="00D3265D" w:rsidRPr="007A4AFC" w:rsidRDefault="00D3265D" w:rsidP="00D3265D">
      <w:pPr>
        <w:widowControl w:val="0"/>
        <w:autoSpaceDE w:val="0"/>
        <w:autoSpaceDN w:val="0"/>
        <w:adjustRightInd w:val="0"/>
        <w:spacing w:line="240" w:lineRule="auto"/>
        <w:rPr>
          <w:ins w:id="11718" w:author="Dr Mamadou SANOGO" w:date="2023-10-25T16:41:00Z"/>
          <w:rFonts w:ascii="Cambria" w:hAnsi="Cambria" w:cs="Arial"/>
          <w:color w:val="000000" w:themeColor="text1"/>
          <w:sz w:val="10"/>
          <w:lang w:val="fr-ML"/>
          <w:rPrChange w:id="11719" w:author="Dr Mamadou SANOGO" w:date="2023-10-25T18:15:00Z">
            <w:rPr>
              <w:ins w:id="11720" w:author="Dr Mamadou SANOGO" w:date="2023-10-25T16:41:00Z"/>
              <w:rFonts w:ascii="Cambria" w:hAnsi="Cambria" w:cs="Arial"/>
              <w:color w:val="000000"/>
              <w:sz w:val="10"/>
              <w:lang w:val="fr-ML"/>
            </w:rPr>
          </w:rPrChange>
        </w:rPr>
      </w:pPr>
    </w:p>
    <w:p w14:paraId="35A768BD" w14:textId="77777777" w:rsidR="00D3265D" w:rsidRPr="007A4AFC" w:rsidRDefault="00D3265D" w:rsidP="00D3265D">
      <w:pPr>
        <w:widowControl w:val="0"/>
        <w:autoSpaceDE w:val="0"/>
        <w:autoSpaceDN w:val="0"/>
        <w:adjustRightInd w:val="0"/>
        <w:spacing w:line="240" w:lineRule="auto"/>
        <w:rPr>
          <w:ins w:id="11721" w:author="Dr Mamadou SANOGO" w:date="2023-10-25T16:41:00Z"/>
          <w:rFonts w:ascii="Cambria" w:hAnsi="Cambria" w:cs="Arial"/>
          <w:b/>
          <w:bCs/>
          <w:color w:val="000000" w:themeColor="text1"/>
          <w:lang w:val="fr-ML"/>
          <w:rPrChange w:id="11722" w:author="Dr Mamadou SANOGO" w:date="2023-10-25T18:15:00Z">
            <w:rPr>
              <w:ins w:id="11723" w:author="Dr Mamadou SANOGO" w:date="2023-10-25T16:41:00Z"/>
              <w:rFonts w:ascii="Cambria" w:hAnsi="Cambria" w:cs="Arial"/>
              <w:b/>
              <w:bCs/>
              <w:color w:val="000000"/>
              <w:lang w:val="fr-ML"/>
            </w:rPr>
          </w:rPrChange>
        </w:rPr>
      </w:pPr>
      <w:ins w:id="11724" w:author="Dr Mamadou SANOGO" w:date="2023-10-25T16:41:00Z">
        <w:r w:rsidRPr="007A4AFC">
          <w:rPr>
            <w:rFonts w:ascii="Cambria" w:hAnsi="Cambria" w:cs="Arial"/>
            <w:b/>
            <w:bCs/>
            <w:color w:val="000000" w:themeColor="text1"/>
            <w:lang w:val="fr-ML"/>
            <w:rPrChange w:id="11725" w:author="Dr Mamadou SANOGO" w:date="2023-10-25T18:15:00Z">
              <w:rPr>
                <w:rFonts w:ascii="Cambria" w:hAnsi="Cambria" w:cs="Arial"/>
                <w:b/>
                <w:bCs/>
                <w:color w:val="000000"/>
                <w:lang w:val="fr-ML"/>
              </w:rPr>
            </w:rPrChange>
          </w:rPr>
          <w:t xml:space="preserve">TITRE IV : AUTRES DISPOSITIONS </w:t>
        </w:r>
      </w:ins>
    </w:p>
    <w:p w14:paraId="7269DC98" w14:textId="77777777" w:rsidR="00D3265D" w:rsidRPr="007A4AFC" w:rsidRDefault="00D3265D" w:rsidP="00D3265D">
      <w:pPr>
        <w:widowControl w:val="0"/>
        <w:autoSpaceDE w:val="0"/>
        <w:autoSpaceDN w:val="0"/>
        <w:adjustRightInd w:val="0"/>
        <w:spacing w:line="240" w:lineRule="auto"/>
        <w:rPr>
          <w:ins w:id="11726" w:author="Dr Mamadou SANOGO" w:date="2023-10-25T16:41:00Z"/>
          <w:rFonts w:ascii="Cambria" w:hAnsi="Cambria" w:cs="Arial"/>
          <w:color w:val="000000" w:themeColor="text1"/>
          <w:lang w:val="fr-ML"/>
          <w:rPrChange w:id="11727" w:author="Dr Mamadou SANOGO" w:date="2023-10-25T18:15:00Z">
            <w:rPr>
              <w:ins w:id="11728" w:author="Dr Mamadou SANOGO" w:date="2023-10-25T16:41:00Z"/>
              <w:rFonts w:ascii="Cambria" w:hAnsi="Cambria" w:cs="Arial"/>
              <w:color w:val="000000"/>
              <w:lang w:val="fr-ML"/>
            </w:rPr>
          </w:rPrChange>
        </w:rPr>
      </w:pPr>
      <w:ins w:id="11729" w:author="Dr Mamadou SANOGO" w:date="2023-10-25T16:41:00Z">
        <w:r w:rsidRPr="007A4AFC">
          <w:rPr>
            <w:rFonts w:ascii="Cambria" w:hAnsi="Cambria" w:cs="Arial"/>
            <w:b/>
            <w:bCs/>
            <w:color w:val="000000" w:themeColor="text1"/>
            <w:lang w:val="fr-ML"/>
            <w:rPrChange w:id="11730" w:author="Dr Mamadou SANOGO" w:date="2023-10-25T18:15:00Z">
              <w:rPr>
                <w:rFonts w:ascii="Cambria" w:hAnsi="Cambria" w:cs="Arial"/>
                <w:b/>
                <w:bCs/>
                <w:color w:val="000000"/>
                <w:lang w:val="fr-ML"/>
              </w:rPr>
            </w:rPrChange>
          </w:rPr>
          <w:t>Article 30 - Collaborateurs bénévoles</w:t>
        </w:r>
      </w:ins>
    </w:p>
    <w:p w14:paraId="6240AD6D" w14:textId="77777777" w:rsidR="00D3265D" w:rsidRPr="007A4AFC" w:rsidRDefault="00D3265D" w:rsidP="00D3265D">
      <w:pPr>
        <w:widowControl w:val="0"/>
        <w:autoSpaceDE w:val="0"/>
        <w:autoSpaceDN w:val="0"/>
        <w:adjustRightInd w:val="0"/>
        <w:spacing w:line="240" w:lineRule="auto"/>
        <w:rPr>
          <w:ins w:id="11731" w:author="Dr Mamadou SANOGO" w:date="2023-10-25T16:41:00Z"/>
          <w:rFonts w:ascii="Cambria" w:hAnsi="Cambria" w:cs="Arial"/>
          <w:color w:val="000000" w:themeColor="text1"/>
          <w:lang w:val="fr-ML"/>
          <w:rPrChange w:id="11732" w:author="Dr Mamadou SANOGO" w:date="2023-10-25T18:15:00Z">
            <w:rPr>
              <w:ins w:id="11733" w:author="Dr Mamadou SANOGO" w:date="2023-10-25T16:41:00Z"/>
              <w:rFonts w:ascii="Cambria" w:hAnsi="Cambria" w:cs="Arial"/>
              <w:color w:val="000000"/>
              <w:lang w:val="fr-ML"/>
            </w:rPr>
          </w:rPrChange>
        </w:rPr>
      </w:pPr>
      <w:ins w:id="11734" w:author="Dr Mamadou SANOGO" w:date="2023-10-25T16:41:00Z">
        <w:r w:rsidRPr="007A4AFC">
          <w:rPr>
            <w:rFonts w:ascii="Cambria" w:hAnsi="Cambria" w:cs="Arial"/>
            <w:color w:val="000000" w:themeColor="text1"/>
            <w:lang w:val="fr-ML"/>
            <w:rPrChange w:id="11735" w:author="Dr Mamadou SANOGO" w:date="2023-10-25T18:15:00Z">
              <w:rPr>
                <w:rFonts w:ascii="Cambria" w:hAnsi="Cambria" w:cs="Arial"/>
                <w:color w:val="000000"/>
                <w:lang w:val="fr-ML"/>
              </w:rPr>
            </w:rPrChange>
          </w:rPr>
          <w:t>La présence de collaborateurs bénévoles au sein de l’École Privée de Santé Félix Houphouët Boigny peut être autorisée sous conditions. Les collaborateurs bénévoles doivent impérativement déposer auprès de l’École Privée de Santé Félix Houphouët Boigny une déclaration préalable.</w:t>
        </w:r>
      </w:ins>
    </w:p>
    <w:p w14:paraId="664A1253" w14:textId="77777777" w:rsidR="00D3265D" w:rsidRPr="007A4AFC" w:rsidRDefault="00D3265D" w:rsidP="00D3265D">
      <w:pPr>
        <w:widowControl w:val="0"/>
        <w:autoSpaceDE w:val="0"/>
        <w:autoSpaceDN w:val="0"/>
        <w:adjustRightInd w:val="0"/>
        <w:spacing w:line="240" w:lineRule="auto"/>
        <w:rPr>
          <w:ins w:id="11736" w:author="Dr Mamadou SANOGO" w:date="2023-10-25T16:41:00Z"/>
          <w:rFonts w:ascii="Cambria" w:hAnsi="Cambria" w:cs="Arial"/>
          <w:color w:val="000000" w:themeColor="text1"/>
          <w:sz w:val="16"/>
          <w:lang w:val="fr-ML"/>
          <w:rPrChange w:id="11737" w:author="Dr Mamadou SANOGO" w:date="2023-10-25T18:15:00Z">
            <w:rPr>
              <w:ins w:id="11738" w:author="Dr Mamadou SANOGO" w:date="2023-10-25T16:41:00Z"/>
              <w:rFonts w:ascii="Cambria" w:hAnsi="Cambria" w:cs="Arial"/>
              <w:color w:val="000000"/>
              <w:sz w:val="16"/>
              <w:lang w:val="fr-ML"/>
            </w:rPr>
          </w:rPrChange>
        </w:rPr>
      </w:pPr>
    </w:p>
    <w:p w14:paraId="42ADF14A" w14:textId="77777777" w:rsidR="00D3265D" w:rsidRPr="007A4AFC" w:rsidRDefault="00D3265D" w:rsidP="00D3265D">
      <w:pPr>
        <w:widowControl w:val="0"/>
        <w:autoSpaceDE w:val="0"/>
        <w:autoSpaceDN w:val="0"/>
        <w:adjustRightInd w:val="0"/>
        <w:spacing w:line="240" w:lineRule="auto"/>
        <w:rPr>
          <w:ins w:id="11739" w:author="Dr Mamadou SANOGO" w:date="2023-10-25T16:41:00Z"/>
          <w:rFonts w:ascii="Cambria" w:hAnsi="Cambria" w:cs="Arial"/>
          <w:b/>
          <w:bCs/>
          <w:color w:val="000000" w:themeColor="text1"/>
          <w:lang w:val="fr-ML"/>
          <w:rPrChange w:id="11740" w:author="Dr Mamadou SANOGO" w:date="2023-10-25T18:15:00Z">
            <w:rPr>
              <w:ins w:id="11741" w:author="Dr Mamadou SANOGO" w:date="2023-10-25T16:41:00Z"/>
              <w:rFonts w:ascii="Cambria" w:hAnsi="Cambria" w:cs="Arial"/>
              <w:b/>
              <w:bCs/>
              <w:color w:val="000000"/>
              <w:lang w:val="fr-ML"/>
            </w:rPr>
          </w:rPrChange>
        </w:rPr>
      </w:pPr>
      <w:ins w:id="11742" w:author="Dr Mamadou SANOGO" w:date="2023-10-25T16:41:00Z">
        <w:r w:rsidRPr="007A4AFC">
          <w:rPr>
            <w:rFonts w:ascii="Cambria" w:hAnsi="Cambria" w:cs="Arial"/>
            <w:b/>
            <w:bCs/>
            <w:color w:val="000000" w:themeColor="text1"/>
            <w:lang w:val="fr-ML"/>
            <w:rPrChange w:id="11743" w:author="Dr Mamadou SANOGO" w:date="2023-10-25T18:15:00Z">
              <w:rPr>
                <w:rFonts w:ascii="Cambria" w:hAnsi="Cambria" w:cs="Arial"/>
                <w:b/>
                <w:bCs/>
                <w:color w:val="000000"/>
                <w:lang w:val="fr-ML"/>
              </w:rPr>
            </w:rPrChange>
          </w:rPr>
          <w:t>TITRE V : DISPOSITIONS FINALES</w:t>
        </w:r>
      </w:ins>
    </w:p>
    <w:p w14:paraId="260E7661" w14:textId="77777777" w:rsidR="00D3265D" w:rsidRPr="007A4AFC" w:rsidRDefault="00D3265D" w:rsidP="00D3265D">
      <w:pPr>
        <w:rPr>
          <w:ins w:id="11744" w:author="Dr Mamadou SANOGO" w:date="2023-10-25T16:41:00Z"/>
          <w:rFonts w:ascii="Cambria" w:hAnsi="Cambria" w:cs="Arial"/>
          <w:b/>
          <w:color w:val="000000" w:themeColor="text1"/>
          <w:lang w:val="fr-ML"/>
          <w:rPrChange w:id="11745" w:author="Dr Mamadou SANOGO" w:date="2023-10-25T18:15:00Z">
            <w:rPr>
              <w:ins w:id="11746" w:author="Dr Mamadou SANOGO" w:date="2023-10-25T16:41:00Z"/>
              <w:rFonts w:ascii="Cambria" w:hAnsi="Cambria" w:cs="Arial"/>
              <w:b/>
              <w:lang w:val="fr-ML"/>
            </w:rPr>
          </w:rPrChange>
        </w:rPr>
      </w:pPr>
      <w:ins w:id="11747" w:author="Dr Mamadou SANOGO" w:date="2023-10-25T16:41:00Z">
        <w:r w:rsidRPr="007A4AFC">
          <w:rPr>
            <w:rFonts w:ascii="Cambria" w:hAnsi="Cambria" w:cs="Arial"/>
            <w:b/>
            <w:color w:val="000000" w:themeColor="text1"/>
            <w:lang w:val="fr-ML"/>
            <w:rPrChange w:id="11748" w:author="Dr Mamadou SANOGO" w:date="2023-10-25T18:15:00Z">
              <w:rPr>
                <w:rFonts w:ascii="Cambria" w:hAnsi="Cambria" w:cs="Arial"/>
                <w:b/>
                <w:lang w:val="fr-ML"/>
              </w:rPr>
            </w:rPrChange>
          </w:rPr>
          <w:t>Article 31- Portée et application du règlement</w:t>
        </w:r>
      </w:ins>
    </w:p>
    <w:p w14:paraId="13E0408E" w14:textId="77777777" w:rsidR="00D3265D" w:rsidRPr="007A4AFC" w:rsidRDefault="00D3265D" w:rsidP="00D3265D">
      <w:pPr>
        <w:rPr>
          <w:ins w:id="11749" w:author="Dr Mamadou SANOGO" w:date="2023-10-25T16:41:00Z"/>
          <w:rFonts w:ascii="Cambria" w:hAnsi="Cambria" w:cs="Arial"/>
          <w:color w:val="000000" w:themeColor="text1"/>
          <w:lang w:val="fr-ML"/>
          <w:rPrChange w:id="11750" w:author="Dr Mamadou SANOGO" w:date="2023-10-25T18:15:00Z">
            <w:rPr>
              <w:ins w:id="11751" w:author="Dr Mamadou SANOGO" w:date="2023-10-25T16:41:00Z"/>
              <w:rFonts w:ascii="Cambria" w:hAnsi="Cambria" w:cs="Arial"/>
              <w:lang w:val="fr-ML"/>
            </w:rPr>
          </w:rPrChange>
        </w:rPr>
      </w:pPr>
      <w:ins w:id="11752" w:author="Dr Mamadou SANOGO" w:date="2023-10-25T16:41:00Z">
        <w:r w:rsidRPr="007A4AFC">
          <w:rPr>
            <w:rFonts w:ascii="Cambria" w:hAnsi="Cambria" w:cs="Arial"/>
            <w:color w:val="000000" w:themeColor="text1"/>
            <w:lang w:val="fr-ML"/>
            <w:rPrChange w:id="11753" w:author="Dr Mamadou SANOGO" w:date="2023-10-25T18:15:00Z">
              <w:rPr>
                <w:rFonts w:ascii="Cambria" w:hAnsi="Cambria" w:cs="Arial"/>
                <w:lang w:val="fr-ML"/>
              </w:rPr>
            </w:rPrChange>
          </w:rPr>
          <w:t>Le présent règlement tient lieu de document règlementaire, et référentiel, principal de l’établissement.</w:t>
        </w:r>
      </w:ins>
    </w:p>
    <w:p w14:paraId="1D194ED8" w14:textId="77777777" w:rsidR="00D3265D" w:rsidRPr="007A4AFC" w:rsidRDefault="00D3265D" w:rsidP="00D3265D">
      <w:pPr>
        <w:rPr>
          <w:ins w:id="11754" w:author="Dr Mamadou SANOGO" w:date="2023-10-25T16:41:00Z"/>
          <w:rFonts w:ascii="Cambria" w:hAnsi="Cambria" w:cs="Arial"/>
          <w:color w:val="000000" w:themeColor="text1"/>
          <w:lang w:val="fr-ML"/>
          <w:rPrChange w:id="11755" w:author="Dr Mamadou SANOGO" w:date="2023-10-25T18:15:00Z">
            <w:rPr>
              <w:ins w:id="11756" w:author="Dr Mamadou SANOGO" w:date="2023-10-25T16:41:00Z"/>
              <w:rFonts w:ascii="Cambria" w:hAnsi="Cambria" w:cs="Arial"/>
              <w:lang w:val="fr-ML"/>
            </w:rPr>
          </w:rPrChange>
        </w:rPr>
      </w:pPr>
      <w:ins w:id="11757" w:author="Dr Mamadou SANOGO" w:date="2023-10-25T16:41:00Z">
        <w:r w:rsidRPr="007A4AFC">
          <w:rPr>
            <w:rFonts w:ascii="Cambria" w:hAnsi="Cambria" w:cs="Arial"/>
            <w:color w:val="000000" w:themeColor="text1"/>
            <w:lang w:val="fr-ML"/>
            <w:rPrChange w:id="11758" w:author="Dr Mamadou SANOGO" w:date="2023-10-25T18:15:00Z">
              <w:rPr>
                <w:rFonts w:ascii="Cambria" w:hAnsi="Cambria" w:cs="Arial"/>
                <w:lang w:val="fr-ML"/>
              </w:rPr>
            </w:rPrChange>
          </w:rPr>
          <w:t>Tout autre document, en dehors des décisions administratives des plus hautes instances de l’établissement, ne peut se prononcer de hiérarchie supérieure, ou tendant à modifier le contenu du règlement.</w:t>
        </w:r>
      </w:ins>
    </w:p>
    <w:p w14:paraId="6EF28457" w14:textId="77777777" w:rsidR="00D3265D" w:rsidRPr="007A4AFC" w:rsidRDefault="00D3265D" w:rsidP="00D3265D">
      <w:pPr>
        <w:rPr>
          <w:ins w:id="11759" w:author="Dr Mamadou SANOGO" w:date="2023-10-25T16:41:00Z"/>
          <w:rFonts w:ascii="Cambria" w:hAnsi="Cambria" w:cs="Arial"/>
          <w:color w:val="000000" w:themeColor="text1"/>
          <w:lang w:val="fr-ML"/>
          <w:rPrChange w:id="11760" w:author="Dr Mamadou SANOGO" w:date="2023-10-25T18:15:00Z">
            <w:rPr>
              <w:ins w:id="11761" w:author="Dr Mamadou SANOGO" w:date="2023-10-25T16:41:00Z"/>
              <w:rFonts w:ascii="Cambria" w:hAnsi="Cambria" w:cs="Arial"/>
              <w:lang w:val="fr-ML"/>
            </w:rPr>
          </w:rPrChange>
        </w:rPr>
      </w:pPr>
      <w:ins w:id="11762" w:author="Dr Mamadou SANOGO" w:date="2023-10-25T16:41:00Z">
        <w:r w:rsidRPr="007A4AFC">
          <w:rPr>
            <w:rFonts w:ascii="Cambria" w:hAnsi="Cambria" w:cs="Arial"/>
            <w:color w:val="000000" w:themeColor="text1"/>
            <w:lang w:val="fr-ML"/>
            <w:rPrChange w:id="11763" w:author="Dr Mamadou SANOGO" w:date="2023-10-25T18:15:00Z">
              <w:rPr>
                <w:rFonts w:ascii="Cambria" w:hAnsi="Cambria" w:cs="Arial"/>
                <w:lang w:val="fr-ML"/>
              </w:rPr>
            </w:rPrChange>
          </w:rPr>
          <w:t>Le présent règlement est mis en vigueur à partir de sa date de signature.</w:t>
        </w:r>
      </w:ins>
    </w:p>
    <w:p w14:paraId="586861A6" w14:textId="77777777" w:rsidR="006778CD" w:rsidRDefault="006778CD" w:rsidP="00D3265D">
      <w:pPr>
        <w:rPr>
          <w:ins w:id="11764" w:author="Dr Mamadou SANOGO" w:date="2023-10-27T14:06:00Z"/>
          <w:rFonts w:ascii="Cambria" w:hAnsi="Cambria" w:cs="Arial"/>
          <w:i/>
          <w:color w:val="000000" w:themeColor="text1"/>
          <w:lang w:val="fr-ML"/>
        </w:rPr>
      </w:pPr>
    </w:p>
    <w:p w14:paraId="68CBEF92" w14:textId="5E009BDD" w:rsidR="00D3265D" w:rsidRPr="006778CD" w:rsidRDefault="00D3265D" w:rsidP="00D3265D">
      <w:pPr>
        <w:rPr>
          <w:ins w:id="11765" w:author="Dr Mamadou SANOGO" w:date="2023-10-25T16:41:00Z"/>
          <w:rFonts w:ascii="Cambria" w:hAnsi="Cambria" w:cs="Arial"/>
          <w:i/>
          <w:color w:val="000000" w:themeColor="text1"/>
          <w:lang w:val="fr-ML"/>
          <w:rPrChange w:id="11766" w:author="Dr Mamadou SANOGO" w:date="2023-10-27T14:06:00Z">
            <w:rPr>
              <w:ins w:id="11767" w:author="Dr Mamadou SANOGO" w:date="2023-10-25T16:41:00Z"/>
              <w:rFonts w:ascii="Cambria" w:hAnsi="Cambria" w:cs="Arial"/>
              <w:i/>
              <w:lang w:val="fr-ML"/>
            </w:rPr>
          </w:rPrChange>
        </w:rPr>
      </w:pPr>
      <w:ins w:id="11768" w:author="Dr Mamadou SANOGO" w:date="2023-10-25T16:41:00Z">
        <w:r w:rsidRPr="006778CD">
          <w:rPr>
            <w:rFonts w:ascii="Cambria" w:hAnsi="Cambria" w:cs="Arial"/>
            <w:i/>
            <w:color w:val="000000" w:themeColor="text1"/>
            <w:lang w:val="fr-ML"/>
            <w:rPrChange w:id="11769" w:author="Dr Mamadou SANOGO" w:date="2023-10-27T14:06:00Z">
              <w:rPr>
                <w:rFonts w:ascii="Cambria" w:hAnsi="Cambria" w:cs="Arial"/>
                <w:i/>
                <w:lang w:val="fr-ML"/>
              </w:rPr>
            </w:rPrChange>
          </w:rPr>
          <w:t>Bamako le 05 octobre 2018</w:t>
        </w:r>
      </w:ins>
    </w:p>
    <w:p w14:paraId="72B29884" w14:textId="77777777" w:rsidR="00D3265D" w:rsidRPr="006778CD" w:rsidRDefault="00D3265D" w:rsidP="006778CD">
      <w:pPr>
        <w:tabs>
          <w:tab w:val="center" w:pos="4535"/>
        </w:tabs>
        <w:jc w:val="left"/>
        <w:rPr>
          <w:ins w:id="11770" w:author="Dr Mamadou SANOGO" w:date="2023-10-25T16:41:00Z"/>
          <w:rFonts w:ascii="Cambria" w:hAnsi="Cambria" w:cs="Arial"/>
          <w:b/>
          <w:bCs/>
          <w:color w:val="000000" w:themeColor="text1"/>
          <w:lang w:val="fr-ML"/>
          <w:rPrChange w:id="11771" w:author="Dr Mamadou SANOGO" w:date="2023-10-27T14:06:00Z">
            <w:rPr>
              <w:ins w:id="11772" w:author="Dr Mamadou SANOGO" w:date="2023-10-25T16:41:00Z"/>
              <w:rFonts w:ascii="Cambria" w:hAnsi="Cambria" w:cs="Arial"/>
              <w:lang w:val="fr-ML"/>
            </w:rPr>
          </w:rPrChange>
        </w:rPr>
      </w:pPr>
      <w:ins w:id="11773" w:author="Dr Mamadou SANOGO" w:date="2023-10-25T16:41:00Z">
        <w:r w:rsidRPr="006778CD">
          <w:rPr>
            <w:rFonts w:ascii="Cambria" w:hAnsi="Cambria" w:cs="Arial"/>
            <w:b/>
            <w:bCs/>
            <w:color w:val="000000" w:themeColor="text1"/>
            <w:lang w:val="fr-ML"/>
            <w:rPrChange w:id="11774" w:author="Dr Mamadou SANOGO" w:date="2023-10-27T14:06:00Z">
              <w:rPr>
                <w:rFonts w:ascii="Cambria" w:hAnsi="Cambria" w:cs="Arial"/>
                <w:lang w:val="fr-ML"/>
              </w:rPr>
            </w:rPrChange>
          </w:rPr>
          <w:t>Directeur Général</w:t>
        </w:r>
        <w:r w:rsidRPr="006778CD">
          <w:rPr>
            <w:rFonts w:ascii="Cambria" w:hAnsi="Cambria" w:cs="Arial"/>
            <w:b/>
            <w:bCs/>
            <w:color w:val="000000" w:themeColor="text1"/>
            <w:lang w:val="fr-ML"/>
            <w:rPrChange w:id="11775" w:author="Dr Mamadou SANOGO" w:date="2023-10-27T14:06:00Z">
              <w:rPr>
                <w:rFonts w:ascii="Cambria" w:hAnsi="Cambria" w:cs="Arial"/>
                <w:lang w:val="fr-ML"/>
              </w:rPr>
            </w:rPrChange>
          </w:rPr>
          <w:tab/>
        </w:r>
      </w:ins>
    </w:p>
    <w:p w14:paraId="6A4982E9" w14:textId="48FEF2B1" w:rsidR="00D3265D" w:rsidRPr="007A4AFC" w:rsidRDefault="00D3265D" w:rsidP="00D81BFF">
      <w:pPr>
        <w:shd w:val="clear" w:color="auto" w:fill="FFFFFF"/>
        <w:spacing w:line="240" w:lineRule="auto"/>
        <w:ind w:right="9"/>
        <w:jc w:val="center"/>
        <w:rPr>
          <w:ins w:id="11776" w:author="Dr Mamadou SANOGO" w:date="2023-10-25T16:40:00Z"/>
          <w:b/>
          <w:color w:val="000000" w:themeColor="text1"/>
          <w:sz w:val="44"/>
          <w:rPrChange w:id="11777" w:author="Dr Mamadou SANOGO" w:date="2023-10-25T18:15:00Z">
            <w:rPr>
              <w:ins w:id="11778" w:author="Dr Mamadou SANOGO" w:date="2023-10-25T16:40:00Z"/>
              <w:b/>
              <w:sz w:val="44"/>
            </w:rPr>
          </w:rPrChange>
        </w:rPr>
      </w:pPr>
    </w:p>
    <w:p w14:paraId="77B13E4C" w14:textId="3640AF49" w:rsidR="00D3265D" w:rsidRPr="007A4AFC" w:rsidRDefault="00D3265D" w:rsidP="00D81BFF">
      <w:pPr>
        <w:shd w:val="clear" w:color="auto" w:fill="FFFFFF"/>
        <w:spacing w:line="240" w:lineRule="auto"/>
        <w:ind w:right="9"/>
        <w:jc w:val="center"/>
        <w:rPr>
          <w:ins w:id="11779" w:author="Dr Mamadou SANOGO" w:date="2023-10-25T16:40:00Z"/>
          <w:b/>
          <w:color w:val="000000" w:themeColor="text1"/>
          <w:sz w:val="44"/>
          <w:rPrChange w:id="11780" w:author="Dr Mamadou SANOGO" w:date="2023-10-25T18:15:00Z">
            <w:rPr>
              <w:ins w:id="11781" w:author="Dr Mamadou SANOGO" w:date="2023-10-25T16:40:00Z"/>
              <w:b/>
              <w:sz w:val="44"/>
            </w:rPr>
          </w:rPrChange>
        </w:rPr>
      </w:pPr>
    </w:p>
    <w:p w14:paraId="6A914D06" w14:textId="1968987B" w:rsidR="00D3265D" w:rsidRPr="007A4AFC" w:rsidRDefault="00D3265D" w:rsidP="00D81BFF">
      <w:pPr>
        <w:shd w:val="clear" w:color="auto" w:fill="FFFFFF"/>
        <w:spacing w:line="240" w:lineRule="auto"/>
        <w:ind w:right="9"/>
        <w:jc w:val="center"/>
        <w:rPr>
          <w:ins w:id="11782" w:author="Dr Mamadou SANOGO" w:date="2023-10-25T16:40:00Z"/>
          <w:b/>
          <w:color w:val="000000" w:themeColor="text1"/>
          <w:sz w:val="44"/>
          <w:rPrChange w:id="11783" w:author="Dr Mamadou SANOGO" w:date="2023-10-25T18:15:00Z">
            <w:rPr>
              <w:ins w:id="11784" w:author="Dr Mamadou SANOGO" w:date="2023-10-25T16:40:00Z"/>
              <w:b/>
              <w:sz w:val="44"/>
            </w:rPr>
          </w:rPrChange>
        </w:rPr>
      </w:pPr>
    </w:p>
    <w:p w14:paraId="5CAE64CD" w14:textId="3E20DA17" w:rsidR="00D3265D" w:rsidRPr="007A4AFC" w:rsidRDefault="00D3265D" w:rsidP="00D81BFF">
      <w:pPr>
        <w:shd w:val="clear" w:color="auto" w:fill="FFFFFF"/>
        <w:spacing w:line="240" w:lineRule="auto"/>
        <w:ind w:right="9"/>
        <w:jc w:val="center"/>
        <w:rPr>
          <w:ins w:id="11785" w:author="Dr Mamadou SANOGO" w:date="2023-10-25T16:43:00Z"/>
          <w:b/>
          <w:color w:val="000000" w:themeColor="text1"/>
          <w:sz w:val="44"/>
          <w:rPrChange w:id="11786" w:author="Dr Mamadou SANOGO" w:date="2023-10-25T18:15:00Z">
            <w:rPr>
              <w:ins w:id="11787" w:author="Dr Mamadou SANOGO" w:date="2023-10-25T16:43:00Z"/>
              <w:b/>
              <w:sz w:val="44"/>
            </w:rPr>
          </w:rPrChange>
        </w:rPr>
      </w:pPr>
    </w:p>
    <w:p w14:paraId="0D5B683E" w14:textId="1DE83448" w:rsidR="00D3265D" w:rsidRPr="007A4AFC" w:rsidRDefault="00D3265D" w:rsidP="00D81BFF">
      <w:pPr>
        <w:shd w:val="clear" w:color="auto" w:fill="FFFFFF"/>
        <w:spacing w:line="240" w:lineRule="auto"/>
        <w:ind w:right="9"/>
        <w:jc w:val="center"/>
        <w:rPr>
          <w:ins w:id="11788" w:author="Dr Mamadou SANOGO" w:date="2023-10-25T16:43:00Z"/>
          <w:b/>
          <w:color w:val="000000" w:themeColor="text1"/>
          <w:sz w:val="44"/>
          <w:rPrChange w:id="11789" w:author="Dr Mamadou SANOGO" w:date="2023-10-25T18:15:00Z">
            <w:rPr>
              <w:ins w:id="11790" w:author="Dr Mamadou SANOGO" w:date="2023-10-25T16:43:00Z"/>
              <w:b/>
              <w:sz w:val="44"/>
            </w:rPr>
          </w:rPrChange>
        </w:rPr>
      </w:pPr>
    </w:p>
    <w:p w14:paraId="702A7D6E" w14:textId="435947B2" w:rsidR="00D3265D" w:rsidRPr="007A4AFC" w:rsidRDefault="00D3265D" w:rsidP="00D81BFF">
      <w:pPr>
        <w:shd w:val="clear" w:color="auto" w:fill="FFFFFF"/>
        <w:spacing w:line="240" w:lineRule="auto"/>
        <w:ind w:right="9"/>
        <w:jc w:val="center"/>
        <w:rPr>
          <w:ins w:id="11791" w:author="Dr Mamadou SANOGO" w:date="2023-10-25T16:43:00Z"/>
          <w:b/>
          <w:color w:val="000000" w:themeColor="text1"/>
          <w:sz w:val="44"/>
          <w:rPrChange w:id="11792" w:author="Dr Mamadou SANOGO" w:date="2023-10-25T18:15:00Z">
            <w:rPr>
              <w:ins w:id="11793" w:author="Dr Mamadou SANOGO" w:date="2023-10-25T16:43:00Z"/>
              <w:b/>
              <w:sz w:val="44"/>
            </w:rPr>
          </w:rPrChange>
        </w:rPr>
      </w:pPr>
    </w:p>
    <w:p w14:paraId="53205ED7" w14:textId="621487C1" w:rsidR="00D3265D" w:rsidRPr="007A4AFC" w:rsidRDefault="00D3265D" w:rsidP="00D81BFF">
      <w:pPr>
        <w:shd w:val="clear" w:color="auto" w:fill="FFFFFF"/>
        <w:spacing w:line="240" w:lineRule="auto"/>
        <w:ind w:right="9"/>
        <w:jc w:val="center"/>
        <w:rPr>
          <w:ins w:id="11794" w:author="Dr Mamadou SANOGO" w:date="2023-10-25T16:43:00Z"/>
          <w:b/>
          <w:color w:val="000000" w:themeColor="text1"/>
          <w:sz w:val="44"/>
          <w:rPrChange w:id="11795" w:author="Dr Mamadou SANOGO" w:date="2023-10-25T18:15:00Z">
            <w:rPr>
              <w:ins w:id="11796" w:author="Dr Mamadou SANOGO" w:date="2023-10-25T16:43:00Z"/>
              <w:b/>
              <w:sz w:val="44"/>
            </w:rPr>
          </w:rPrChange>
        </w:rPr>
      </w:pPr>
    </w:p>
    <w:p w14:paraId="48A8F3DE" w14:textId="4C1F0EE9" w:rsidR="00D3265D" w:rsidRPr="007A4AFC" w:rsidRDefault="00D3265D" w:rsidP="00D81BFF">
      <w:pPr>
        <w:shd w:val="clear" w:color="auto" w:fill="FFFFFF"/>
        <w:spacing w:line="240" w:lineRule="auto"/>
        <w:ind w:right="9"/>
        <w:jc w:val="center"/>
        <w:rPr>
          <w:ins w:id="11797" w:author="Dr Mamadou SANOGO" w:date="2023-10-25T16:43:00Z"/>
          <w:b/>
          <w:color w:val="000000" w:themeColor="text1"/>
          <w:sz w:val="44"/>
          <w:rPrChange w:id="11798" w:author="Dr Mamadou SANOGO" w:date="2023-10-25T18:15:00Z">
            <w:rPr>
              <w:ins w:id="11799" w:author="Dr Mamadou SANOGO" w:date="2023-10-25T16:43:00Z"/>
              <w:b/>
              <w:sz w:val="44"/>
            </w:rPr>
          </w:rPrChange>
        </w:rPr>
      </w:pPr>
    </w:p>
    <w:p w14:paraId="5E8BDE01" w14:textId="77777777" w:rsidR="00D3265D" w:rsidRPr="007A4AFC" w:rsidRDefault="00D3265D" w:rsidP="00D81BFF">
      <w:pPr>
        <w:shd w:val="clear" w:color="auto" w:fill="FFFFFF"/>
        <w:spacing w:line="240" w:lineRule="auto"/>
        <w:ind w:right="9"/>
        <w:jc w:val="center"/>
        <w:rPr>
          <w:ins w:id="11800" w:author="Dr Mamadou SANOGO" w:date="2023-10-25T16:43:00Z"/>
          <w:b/>
          <w:color w:val="000000" w:themeColor="text1"/>
          <w:sz w:val="44"/>
          <w:rPrChange w:id="11801" w:author="Dr Mamadou SANOGO" w:date="2023-10-25T18:15:00Z">
            <w:rPr>
              <w:ins w:id="11802" w:author="Dr Mamadou SANOGO" w:date="2023-10-25T16:43:00Z"/>
              <w:b/>
              <w:sz w:val="44"/>
            </w:rPr>
          </w:rPrChange>
        </w:rPr>
      </w:pPr>
    </w:p>
    <w:p w14:paraId="38DDF335" w14:textId="66A4B819" w:rsidR="00D3265D" w:rsidRPr="007A4AFC" w:rsidRDefault="00D3265D" w:rsidP="00D81BFF">
      <w:pPr>
        <w:shd w:val="clear" w:color="auto" w:fill="FFFFFF"/>
        <w:spacing w:line="240" w:lineRule="auto"/>
        <w:ind w:right="9"/>
        <w:jc w:val="center"/>
        <w:rPr>
          <w:ins w:id="11803" w:author="Dr Mamadou SANOGO" w:date="2023-10-25T16:43:00Z"/>
          <w:b/>
          <w:color w:val="000000" w:themeColor="text1"/>
          <w:sz w:val="44"/>
          <w:rPrChange w:id="11804" w:author="Dr Mamadou SANOGO" w:date="2023-10-25T18:15:00Z">
            <w:rPr>
              <w:ins w:id="11805" w:author="Dr Mamadou SANOGO" w:date="2023-10-25T16:43:00Z"/>
              <w:b/>
              <w:sz w:val="44"/>
            </w:rPr>
          </w:rPrChange>
        </w:rPr>
      </w:pPr>
    </w:p>
    <w:p w14:paraId="58377ACF" w14:textId="2F9613B1" w:rsidR="00D3265D" w:rsidRDefault="00D3265D" w:rsidP="00D81BFF">
      <w:pPr>
        <w:shd w:val="clear" w:color="auto" w:fill="FFFFFF"/>
        <w:ind w:right="9"/>
        <w:jc w:val="center"/>
        <w:rPr>
          <w:ins w:id="11806" w:author="Dr Mamadou SANOGO" w:date="2023-10-27T11:45:00Z"/>
          <w:b/>
          <w:color w:val="000000" w:themeColor="text1"/>
          <w:sz w:val="44"/>
        </w:rPr>
      </w:pPr>
    </w:p>
    <w:p w14:paraId="2B7E450B" w14:textId="628E26B6" w:rsidR="00DA7BA7" w:rsidRDefault="00DA7BA7" w:rsidP="00D81BFF">
      <w:pPr>
        <w:shd w:val="clear" w:color="auto" w:fill="FFFFFF"/>
        <w:ind w:right="9"/>
        <w:jc w:val="center"/>
        <w:rPr>
          <w:ins w:id="11807" w:author="Dr Mamadou SANOGO" w:date="2023-10-27T11:45:00Z"/>
          <w:b/>
          <w:color w:val="000000" w:themeColor="text1"/>
          <w:sz w:val="44"/>
        </w:rPr>
      </w:pPr>
    </w:p>
    <w:p w14:paraId="02700ABC" w14:textId="05E4B12A" w:rsidR="00DA7BA7" w:rsidRDefault="00DA7BA7" w:rsidP="00D81BFF">
      <w:pPr>
        <w:shd w:val="clear" w:color="auto" w:fill="FFFFFF"/>
        <w:ind w:right="9"/>
        <w:jc w:val="center"/>
        <w:rPr>
          <w:ins w:id="11808" w:author="Dr Mamadou SANOGO" w:date="2023-10-27T11:45:00Z"/>
          <w:b/>
          <w:color w:val="000000" w:themeColor="text1"/>
          <w:sz w:val="44"/>
        </w:rPr>
      </w:pPr>
    </w:p>
    <w:p w14:paraId="316D437E" w14:textId="201614A8" w:rsidR="00DA7BA7" w:rsidRDefault="00DA7BA7" w:rsidP="00D81BFF">
      <w:pPr>
        <w:shd w:val="clear" w:color="auto" w:fill="FFFFFF"/>
        <w:ind w:right="9"/>
        <w:jc w:val="center"/>
        <w:rPr>
          <w:ins w:id="11809" w:author="Dr Mamadou SANOGO" w:date="2023-10-27T11:45:00Z"/>
          <w:b/>
          <w:color w:val="000000" w:themeColor="text1"/>
          <w:sz w:val="44"/>
        </w:rPr>
      </w:pPr>
    </w:p>
    <w:p w14:paraId="0A232C3A" w14:textId="032082B1" w:rsidR="00DA7BA7" w:rsidRDefault="00DA7BA7" w:rsidP="00D81BFF">
      <w:pPr>
        <w:shd w:val="clear" w:color="auto" w:fill="FFFFFF"/>
        <w:ind w:right="9"/>
        <w:jc w:val="center"/>
        <w:rPr>
          <w:ins w:id="11810" w:author="Dr Mamadou SANOGO" w:date="2023-10-27T11:45:00Z"/>
          <w:b/>
          <w:color w:val="000000" w:themeColor="text1"/>
          <w:sz w:val="44"/>
        </w:rPr>
      </w:pPr>
    </w:p>
    <w:p w14:paraId="1142773A" w14:textId="03B93C6F" w:rsidR="00DA7BA7" w:rsidRDefault="00DA7BA7" w:rsidP="00D81BFF">
      <w:pPr>
        <w:shd w:val="clear" w:color="auto" w:fill="FFFFFF"/>
        <w:ind w:right="9"/>
        <w:jc w:val="center"/>
        <w:rPr>
          <w:ins w:id="11811" w:author="Dr Mamadou SANOGO" w:date="2023-10-27T11:45:00Z"/>
          <w:b/>
          <w:color w:val="000000" w:themeColor="text1"/>
          <w:sz w:val="44"/>
        </w:rPr>
      </w:pPr>
    </w:p>
    <w:p w14:paraId="74502013" w14:textId="0BB7453A" w:rsidR="00DA7BA7" w:rsidRDefault="00DA7BA7" w:rsidP="00D81BFF">
      <w:pPr>
        <w:shd w:val="clear" w:color="auto" w:fill="FFFFFF"/>
        <w:ind w:right="9"/>
        <w:jc w:val="center"/>
        <w:rPr>
          <w:ins w:id="11812" w:author="Dr Mamadou SANOGO" w:date="2023-10-27T11:45:00Z"/>
          <w:b/>
          <w:color w:val="000000" w:themeColor="text1"/>
          <w:sz w:val="44"/>
        </w:rPr>
      </w:pPr>
    </w:p>
    <w:p w14:paraId="10E7782C" w14:textId="0F41EB8A" w:rsidR="00DA7BA7" w:rsidRDefault="00DA7BA7" w:rsidP="00D81BFF">
      <w:pPr>
        <w:shd w:val="clear" w:color="auto" w:fill="FFFFFF"/>
        <w:ind w:right="9"/>
        <w:jc w:val="center"/>
        <w:rPr>
          <w:ins w:id="11813" w:author="Dr Mamadou SANOGO" w:date="2023-10-27T11:45:00Z"/>
          <w:b/>
          <w:color w:val="000000" w:themeColor="text1"/>
          <w:sz w:val="44"/>
        </w:rPr>
      </w:pPr>
    </w:p>
    <w:p w14:paraId="6EF5C16E" w14:textId="4D1EA229" w:rsidR="00DA7BA7" w:rsidRDefault="00DA7BA7" w:rsidP="00D81BFF">
      <w:pPr>
        <w:shd w:val="clear" w:color="auto" w:fill="FFFFFF"/>
        <w:ind w:right="9"/>
        <w:jc w:val="center"/>
        <w:rPr>
          <w:ins w:id="11814" w:author="Dr Mamadou SANOGO" w:date="2023-10-27T11:45:00Z"/>
          <w:b/>
          <w:color w:val="000000" w:themeColor="text1"/>
          <w:sz w:val="44"/>
        </w:rPr>
      </w:pPr>
    </w:p>
    <w:p w14:paraId="2B3FD36A" w14:textId="5753CCE1" w:rsidR="00DA7BA7" w:rsidRDefault="00DA7BA7" w:rsidP="00D81BFF">
      <w:pPr>
        <w:shd w:val="clear" w:color="auto" w:fill="FFFFFF"/>
        <w:ind w:right="9"/>
        <w:jc w:val="center"/>
        <w:rPr>
          <w:ins w:id="11815" w:author="Dr Mamadou SANOGO" w:date="2023-10-27T11:45:00Z"/>
          <w:b/>
          <w:color w:val="000000" w:themeColor="text1"/>
          <w:sz w:val="44"/>
        </w:rPr>
      </w:pPr>
    </w:p>
    <w:p w14:paraId="44E7B7FE" w14:textId="77777777" w:rsidR="00DA7BA7" w:rsidRPr="007A4AFC" w:rsidRDefault="00DA7BA7" w:rsidP="00D81BFF">
      <w:pPr>
        <w:shd w:val="clear" w:color="auto" w:fill="FFFFFF"/>
        <w:spacing w:line="240" w:lineRule="auto"/>
        <w:ind w:right="9"/>
        <w:jc w:val="center"/>
        <w:rPr>
          <w:ins w:id="11816" w:author="Dr Mamadou SANOGO" w:date="2023-10-25T16:40:00Z"/>
          <w:b/>
          <w:color w:val="000000" w:themeColor="text1"/>
          <w:sz w:val="44"/>
          <w:rPrChange w:id="11817" w:author="Dr Mamadou SANOGO" w:date="2023-10-25T18:15:00Z">
            <w:rPr>
              <w:ins w:id="11818" w:author="Dr Mamadou SANOGO" w:date="2023-10-25T16:40:00Z"/>
              <w:b/>
              <w:sz w:val="44"/>
            </w:rPr>
          </w:rPrChange>
        </w:rPr>
      </w:pPr>
    </w:p>
    <w:p w14:paraId="6D6E3FDB" w14:textId="77777777" w:rsidR="00D3265D" w:rsidRPr="007A4AFC" w:rsidRDefault="00D3265D">
      <w:pPr>
        <w:shd w:val="clear" w:color="auto" w:fill="FFFFFF"/>
        <w:spacing w:line="240" w:lineRule="auto"/>
        <w:ind w:right="9"/>
        <w:jc w:val="left"/>
        <w:rPr>
          <w:ins w:id="11819" w:author="Dr Mamadou SANOGO" w:date="2023-10-25T15:02:00Z"/>
          <w:b/>
          <w:color w:val="000000" w:themeColor="text1"/>
          <w:sz w:val="44"/>
          <w:rPrChange w:id="11820" w:author="Dr Mamadou SANOGO" w:date="2023-10-25T18:15:00Z">
            <w:rPr>
              <w:ins w:id="11821" w:author="Dr Mamadou SANOGO" w:date="2023-10-25T15:02:00Z"/>
              <w:b/>
              <w:sz w:val="44"/>
            </w:rPr>
          </w:rPrChange>
        </w:rPr>
        <w:pPrChange w:id="11822" w:author="Dr Mamadou SANOGO" w:date="2023-10-25T16:42:00Z">
          <w:pPr>
            <w:shd w:val="clear" w:color="auto" w:fill="FFFFFF"/>
            <w:spacing w:line="240" w:lineRule="auto"/>
            <w:ind w:right="9"/>
            <w:jc w:val="center"/>
          </w:pPr>
        </w:pPrChange>
      </w:pPr>
    </w:p>
    <w:p w14:paraId="67198580" w14:textId="4B514DEC" w:rsidR="00D81BFF" w:rsidRPr="007A4AFC" w:rsidRDefault="00D81BFF" w:rsidP="00D81BFF">
      <w:pPr>
        <w:shd w:val="clear" w:color="auto" w:fill="FFFFFF"/>
        <w:spacing w:line="240" w:lineRule="auto"/>
        <w:ind w:right="9"/>
        <w:jc w:val="center"/>
        <w:rPr>
          <w:ins w:id="11823" w:author="Dr Mamadou SANOGO" w:date="2023-10-25T16:43:00Z"/>
          <w:b/>
          <w:color w:val="000000" w:themeColor="text1"/>
          <w:sz w:val="44"/>
          <w:rPrChange w:id="11824" w:author="Dr Mamadou SANOGO" w:date="2023-10-25T18:15:00Z">
            <w:rPr>
              <w:ins w:id="11825" w:author="Dr Mamadou SANOGO" w:date="2023-10-25T16:43:00Z"/>
              <w:b/>
              <w:sz w:val="44"/>
            </w:rPr>
          </w:rPrChange>
        </w:rPr>
      </w:pPr>
      <w:ins w:id="11826" w:author="Dr Mamadou SANOGO" w:date="2023-10-25T15:02:00Z">
        <w:r w:rsidRPr="007A4AFC">
          <w:rPr>
            <w:b/>
            <w:color w:val="000000" w:themeColor="text1"/>
            <w:sz w:val="44"/>
            <w:rPrChange w:id="11827" w:author="Dr Mamadou SANOGO" w:date="2023-10-25T18:15:00Z">
              <w:rPr>
                <w:b/>
                <w:sz w:val="44"/>
              </w:rPr>
            </w:rPrChange>
          </w:rPr>
          <w:t>Annexe n°019 : Listes de présence des étudiants aux évaluations</w:t>
        </w:r>
      </w:ins>
    </w:p>
    <w:p w14:paraId="09272856" w14:textId="1ACB237F" w:rsidR="00D3265D" w:rsidRPr="007A4AFC" w:rsidRDefault="00D3265D" w:rsidP="00D81BFF">
      <w:pPr>
        <w:shd w:val="clear" w:color="auto" w:fill="FFFFFF"/>
        <w:spacing w:line="240" w:lineRule="auto"/>
        <w:ind w:right="9"/>
        <w:jc w:val="center"/>
        <w:rPr>
          <w:ins w:id="11828" w:author="Dr Mamadou SANOGO" w:date="2023-10-25T16:43:00Z"/>
          <w:b/>
          <w:color w:val="000000" w:themeColor="text1"/>
          <w:sz w:val="44"/>
          <w:rPrChange w:id="11829" w:author="Dr Mamadou SANOGO" w:date="2023-10-25T18:15:00Z">
            <w:rPr>
              <w:ins w:id="11830" w:author="Dr Mamadou SANOGO" w:date="2023-10-25T16:43:00Z"/>
              <w:b/>
              <w:sz w:val="44"/>
            </w:rPr>
          </w:rPrChange>
        </w:rPr>
      </w:pPr>
    </w:p>
    <w:p w14:paraId="7E1D7DB3" w14:textId="461437D5" w:rsidR="00D3265D" w:rsidRPr="007A4AFC" w:rsidRDefault="00D3265D" w:rsidP="00D81BFF">
      <w:pPr>
        <w:shd w:val="clear" w:color="auto" w:fill="FFFFFF"/>
        <w:spacing w:line="240" w:lineRule="auto"/>
        <w:ind w:right="9"/>
        <w:jc w:val="center"/>
        <w:rPr>
          <w:ins w:id="11831" w:author="Dr Mamadou SANOGO" w:date="2023-10-25T16:43:00Z"/>
          <w:b/>
          <w:color w:val="000000" w:themeColor="text1"/>
          <w:sz w:val="44"/>
          <w:rPrChange w:id="11832" w:author="Dr Mamadou SANOGO" w:date="2023-10-25T18:15:00Z">
            <w:rPr>
              <w:ins w:id="11833" w:author="Dr Mamadou SANOGO" w:date="2023-10-25T16:43:00Z"/>
              <w:b/>
              <w:sz w:val="44"/>
            </w:rPr>
          </w:rPrChange>
        </w:rPr>
      </w:pPr>
    </w:p>
    <w:p w14:paraId="10AEB582" w14:textId="36EA14C8" w:rsidR="00D3265D" w:rsidRPr="007A4AFC" w:rsidRDefault="00D3265D" w:rsidP="00D81BFF">
      <w:pPr>
        <w:shd w:val="clear" w:color="auto" w:fill="FFFFFF"/>
        <w:spacing w:line="240" w:lineRule="auto"/>
        <w:ind w:right="9"/>
        <w:jc w:val="center"/>
        <w:rPr>
          <w:ins w:id="11834" w:author="Dr Mamadou SANOGO" w:date="2023-10-25T16:43:00Z"/>
          <w:b/>
          <w:color w:val="000000" w:themeColor="text1"/>
          <w:sz w:val="44"/>
          <w:rPrChange w:id="11835" w:author="Dr Mamadou SANOGO" w:date="2023-10-25T18:15:00Z">
            <w:rPr>
              <w:ins w:id="11836" w:author="Dr Mamadou SANOGO" w:date="2023-10-25T16:43:00Z"/>
              <w:b/>
              <w:sz w:val="44"/>
            </w:rPr>
          </w:rPrChange>
        </w:rPr>
      </w:pPr>
    </w:p>
    <w:p w14:paraId="4D2C1D2A" w14:textId="3770E470" w:rsidR="00D3265D" w:rsidRPr="007A4AFC" w:rsidRDefault="00D3265D" w:rsidP="00D81BFF">
      <w:pPr>
        <w:shd w:val="clear" w:color="auto" w:fill="FFFFFF"/>
        <w:spacing w:line="240" w:lineRule="auto"/>
        <w:ind w:right="9"/>
        <w:jc w:val="center"/>
        <w:rPr>
          <w:ins w:id="11837" w:author="Dr Mamadou SANOGO" w:date="2023-10-25T16:43:00Z"/>
          <w:b/>
          <w:color w:val="000000" w:themeColor="text1"/>
          <w:sz w:val="44"/>
          <w:rPrChange w:id="11838" w:author="Dr Mamadou SANOGO" w:date="2023-10-25T18:15:00Z">
            <w:rPr>
              <w:ins w:id="11839" w:author="Dr Mamadou SANOGO" w:date="2023-10-25T16:43:00Z"/>
              <w:b/>
              <w:sz w:val="44"/>
            </w:rPr>
          </w:rPrChange>
        </w:rPr>
      </w:pPr>
    </w:p>
    <w:p w14:paraId="00F87C3A" w14:textId="6FA2F1F8" w:rsidR="00D3265D" w:rsidRPr="007A4AFC" w:rsidRDefault="00D3265D" w:rsidP="00D81BFF">
      <w:pPr>
        <w:shd w:val="clear" w:color="auto" w:fill="FFFFFF"/>
        <w:spacing w:line="240" w:lineRule="auto"/>
        <w:ind w:right="9"/>
        <w:jc w:val="center"/>
        <w:rPr>
          <w:ins w:id="11840" w:author="Dr Mamadou SANOGO" w:date="2023-10-25T16:43:00Z"/>
          <w:b/>
          <w:color w:val="000000" w:themeColor="text1"/>
          <w:sz w:val="44"/>
          <w:rPrChange w:id="11841" w:author="Dr Mamadou SANOGO" w:date="2023-10-25T18:15:00Z">
            <w:rPr>
              <w:ins w:id="11842" w:author="Dr Mamadou SANOGO" w:date="2023-10-25T16:43:00Z"/>
              <w:b/>
              <w:sz w:val="44"/>
            </w:rPr>
          </w:rPrChange>
        </w:rPr>
      </w:pPr>
    </w:p>
    <w:p w14:paraId="5929A2EA" w14:textId="00BEEB9A" w:rsidR="00D3265D" w:rsidRPr="007A4AFC" w:rsidRDefault="00D3265D" w:rsidP="00D81BFF">
      <w:pPr>
        <w:shd w:val="clear" w:color="auto" w:fill="FFFFFF"/>
        <w:spacing w:line="240" w:lineRule="auto"/>
        <w:ind w:right="9"/>
        <w:jc w:val="center"/>
        <w:rPr>
          <w:ins w:id="11843" w:author="Dr Mamadou SANOGO" w:date="2023-10-25T16:43:00Z"/>
          <w:b/>
          <w:color w:val="000000" w:themeColor="text1"/>
          <w:sz w:val="44"/>
          <w:rPrChange w:id="11844" w:author="Dr Mamadou SANOGO" w:date="2023-10-25T18:15:00Z">
            <w:rPr>
              <w:ins w:id="11845" w:author="Dr Mamadou SANOGO" w:date="2023-10-25T16:43:00Z"/>
              <w:b/>
              <w:sz w:val="44"/>
            </w:rPr>
          </w:rPrChange>
        </w:rPr>
      </w:pPr>
    </w:p>
    <w:p w14:paraId="37611663" w14:textId="2AB5AA50" w:rsidR="00D3265D" w:rsidRPr="007A4AFC" w:rsidRDefault="00D3265D" w:rsidP="00D81BFF">
      <w:pPr>
        <w:shd w:val="clear" w:color="auto" w:fill="FFFFFF"/>
        <w:spacing w:line="240" w:lineRule="auto"/>
        <w:ind w:right="9"/>
        <w:jc w:val="center"/>
        <w:rPr>
          <w:ins w:id="11846" w:author="Dr Mamadou SANOGO" w:date="2023-10-25T16:43:00Z"/>
          <w:b/>
          <w:color w:val="000000" w:themeColor="text1"/>
          <w:sz w:val="44"/>
          <w:rPrChange w:id="11847" w:author="Dr Mamadou SANOGO" w:date="2023-10-25T18:15:00Z">
            <w:rPr>
              <w:ins w:id="11848" w:author="Dr Mamadou SANOGO" w:date="2023-10-25T16:43:00Z"/>
              <w:b/>
              <w:sz w:val="44"/>
            </w:rPr>
          </w:rPrChange>
        </w:rPr>
      </w:pPr>
    </w:p>
    <w:p w14:paraId="165380A1" w14:textId="6533D60E" w:rsidR="00D3265D" w:rsidRPr="007A4AFC" w:rsidRDefault="00D3265D" w:rsidP="00D81BFF">
      <w:pPr>
        <w:shd w:val="clear" w:color="auto" w:fill="FFFFFF"/>
        <w:spacing w:line="240" w:lineRule="auto"/>
        <w:ind w:right="9"/>
        <w:jc w:val="center"/>
        <w:rPr>
          <w:ins w:id="11849" w:author="Dr Mamadou SANOGO" w:date="2023-10-25T16:43:00Z"/>
          <w:b/>
          <w:color w:val="000000" w:themeColor="text1"/>
          <w:sz w:val="44"/>
          <w:rPrChange w:id="11850" w:author="Dr Mamadou SANOGO" w:date="2023-10-25T18:15:00Z">
            <w:rPr>
              <w:ins w:id="11851" w:author="Dr Mamadou SANOGO" w:date="2023-10-25T16:43:00Z"/>
              <w:b/>
              <w:sz w:val="44"/>
            </w:rPr>
          </w:rPrChange>
        </w:rPr>
      </w:pPr>
    </w:p>
    <w:p w14:paraId="10A7D232" w14:textId="67CDAC36" w:rsidR="00D3265D" w:rsidRPr="007A4AFC" w:rsidRDefault="00D3265D" w:rsidP="00D81BFF">
      <w:pPr>
        <w:shd w:val="clear" w:color="auto" w:fill="FFFFFF"/>
        <w:spacing w:line="240" w:lineRule="auto"/>
        <w:ind w:right="9"/>
        <w:jc w:val="center"/>
        <w:rPr>
          <w:ins w:id="11852" w:author="Dr Mamadou SANOGO" w:date="2023-10-25T16:43:00Z"/>
          <w:b/>
          <w:color w:val="000000" w:themeColor="text1"/>
          <w:sz w:val="44"/>
          <w:rPrChange w:id="11853" w:author="Dr Mamadou SANOGO" w:date="2023-10-25T18:15:00Z">
            <w:rPr>
              <w:ins w:id="11854" w:author="Dr Mamadou SANOGO" w:date="2023-10-25T16:43:00Z"/>
              <w:b/>
              <w:sz w:val="44"/>
            </w:rPr>
          </w:rPrChange>
        </w:rPr>
      </w:pPr>
    </w:p>
    <w:p w14:paraId="58548BCD" w14:textId="51552734" w:rsidR="00D3265D" w:rsidRPr="007A4AFC" w:rsidRDefault="00D3265D" w:rsidP="00D81BFF">
      <w:pPr>
        <w:shd w:val="clear" w:color="auto" w:fill="FFFFFF"/>
        <w:spacing w:line="240" w:lineRule="auto"/>
        <w:ind w:right="9"/>
        <w:jc w:val="center"/>
        <w:rPr>
          <w:ins w:id="11855" w:author="Dr Mamadou SANOGO" w:date="2023-10-25T16:43:00Z"/>
          <w:b/>
          <w:color w:val="000000" w:themeColor="text1"/>
          <w:sz w:val="44"/>
          <w:rPrChange w:id="11856" w:author="Dr Mamadou SANOGO" w:date="2023-10-25T18:15:00Z">
            <w:rPr>
              <w:ins w:id="11857" w:author="Dr Mamadou SANOGO" w:date="2023-10-25T16:43:00Z"/>
              <w:b/>
              <w:sz w:val="44"/>
            </w:rPr>
          </w:rPrChange>
        </w:rPr>
      </w:pPr>
    </w:p>
    <w:p w14:paraId="4ACDC457" w14:textId="1C3315D7" w:rsidR="00D3265D" w:rsidRPr="007A4AFC" w:rsidRDefault="00D3265D" w:rsidP="00D81BFF">
      <w:pPr>
        <w:shd w:val="clear" w:color="auto" w:fill="FFFFFF"/>
        <w:spacing w:line="240" w:lineRule="auto"/>
        <w:ind w:right="9"/>
        <w:jc w:val="center"/>
        <w:rPr>
          <w:ins w:id="11858" w:author="Dr Mamadou SANOGO" w:date="2023-10-25T16:43:00Z"/>
          <w:b/>
          <w:color w:val="000000" w:themeColor="text1"/>
          <w:sz w:val="44"/>
          <w:rPrChange w:id="11859" w:author="Dr Mamadou SANOGO" w:date="2023-10-25T18:15:00Z">
            <w:rPr>
              <w:ins w:id="11860" w:author="Dr Mamadou SANOGO" w:date="2023-10-25T16:43:00Z"/>
              <w:b/>
              <w:sz w:val="44"/>
            </w:rPr>
          </w:rPrChange>
        </w:rPr>
      </w:pPr>
    </w:p>
    <w:p w14:paraId="6ED98B61" w14:textId="70985ADB" w:rsidR="00D3265D" w:rsidRPr="007A4AFC" w:rsidRDefault="00D3265D" w:rsidP="00D81BFF">
      <w:pPr>
        <w:shd w:val="clear" w:color="auto" w:fill="FFFFFF"/>
        <w:spacing w:line="240" w:lineRule="auto"/>
        <w:ind w:right="9"/>
        <w:jc w:val="center"/>
        <w:rPr>
          <w:ins w:id="11861" w:author="Dr Mamadou SANOGO" w:date="2023-10-25T16:43:00Z"/>
          <w:b/>
          <w:color w:val="000000" w:themeColor="text1"/>
          <w:sz w:val="44"/>
          <w:rPrChange w:id="11862" w:author="Dr Mamadou SANOGO" w:date="2023-10-25T18:15:00Z">
            <w:rPr>
              <w:ins w:id="11863" w:author="Dr Mamadou SANOGO" w:date="2023-10-25T16:43:00Z"/>
              <w:b/>
              <w:sz w:val="44"/>
            </w:rPr>
          </w:rPrChange>
        </w:rPr>
      </w:pPr>
    </w:p>
    <w:p w14:paraId="1FE26EA2" w14:textId="0E59F605" w:rsidR="00D3265D" w:rsidRPr="007A4AFC" w:rsidRDefault="00D3265D" w:rsidP="00D81BFF">
      <w:pPr>
        <w:shd w:val="clear" w:color="auto" w:fill="FFFFFF"/>
        <w:spacing w:line="240" w:lineRule="auto"/>
        <w:ind w:right="9"/>
        <w:jc w:val="center"/>
        <w:rPr>
          <w:ins w:id="11864" w:author="Dr Mamadou SANOGO" w:date="2023-10-25T16:43:00Z"/>
          <w:b/>
          <w:color w:val="000000" w:themeColor="text1"/>
          <w:sz w:val="44"/>
          <w:rPrChange w:id="11865" w:author="Dr Mamadou SANOGO" w:date="2023-10-25T18:15:00Z">
            <w:rPr>
              <w:ins w:id="11866" w:author="Dr Mamadou SANOGO" w:date="2023-10-25T16:43:00Z"/>
              <w:b/>
              <w:sz w:val="44"/>
            </w:rPr>
          </w:rPrChange>
        </w:rPr>
      </w:pPr>
    </w:p>
    <w:p w14:paraId="2C3FDDCF" w14:textId="606DA016" w:rsidR="00D3265D" w:rsidRPr="007A4AFC" w:rsidRDefault="00D3265D" w:rsidP="00D81BFF">
      <w:pPr>
        <w:shd w:val="clear" w:color="auto" w:fill="FFFFFF"/>
        <w:spacing w:line="240" w:lineRule="auto"/>
        <w:ind w:right="9"/>
        <w:jc w:val="center"/>
        <w:rPr>
          <w:ins w:id="11867" w:author="Dr Mamadou SANOGO" w:date="2023-10-25T16:43:00Z"/>
          <w:b/>
          <w:color w:val="000000" w:themeColor="text1"/>
          <w:sz w:val="44"/>
          <w:rPrChange w:id="11868" w:author="Dr Mamadou SANOGO" w:date="2023-10-25T18:15:00Z">
            <w:rPr>
              <w:ins w:id="11869" w:author="Dr Mamadou SANOGO" w:date="2023-10-25T16:43:00Z"/>
              <w:b/>
              <w:sz w:val="44"/>
            </w:rPr>
          </w:rPrChange>
        </w:rPr>
      </w:pPr>
    </w:p>
    <w:p w14:paraId="68A349CD" w14:textId="1E34DF7D" w:rsidR="00D3265D" w:rsidRPr="007A4AFC" w:rsidRDefault="00D3265D" w:rsidP="00D81BFF">
      <w:pPr>
        <w:shd w:val="clear" w:color="auto" w:fill="FFFFFF"/>
        <w:spacing w:line="240" w:lineRule="auto"/>
        <w:ind w:right="9"/>
        <w:jc w:val="center"/>
        <w:rPr>
          <w:ins w:id="11870" w:author="Dr Mamadou SANOGO" w:date="2023-10-25T16:43:00Z"/>
          <w:b/>
          <w:color w:val="000000" w:themeColor="text1"/>
          <w:sz w:val="44"/>
          <w:rPrChange w:id="11871" w:author="Dr Mamadou SANOGO" w:date="2023-10-25T18:15:00Z">
            <w:rPr>
              <w:ins w:id="11872" w:author="Dr Mamadou SANOGO" w:date="2023-10-25T16:43:00Z"/>
              <w:b/>
              <w:sz w:val="44"/>
            </w:rPr>
          </w:rPrChange>
        </w:rPr>
      </w:pPr>
    </w:p>
    <w:p w14:paraId="6D6E7794" w14:textId="5539EEFE" w:rsidR="00D3265D" w:rsidRPr="007A4AFC" w:rsidRDefault="00D3265D" w:rsidP="00D81BFF">
      <w:pPr>
        <w:shd w:val="clear" w:color="auto" w:fill="FFFFFF"/>
        <w:spacing w:line="240" w:lineRule="auto"/>
        <w:ind w:right="9"/>
        <w:jc w:val="center"/>
        <w:rPr>
          <w:ins w:id="11873" w:author="Dr Mamadou SANOGO" w:date="2023-10-25T16:43:00Z"/>
          <w:b/>
          <w:color w:val="000000" w:themeColor="text1"/>
          <w:sz w:val="44"/>
          <w:rPrChange w:id="11874" w:author="Dr Mamadou SANOGO" w:date="2023-10-25T18:15:00Z">
            <w:rPr>
              <w:ins w:id="11875" w:author="Dr Mamadou SANOGO" w:date="2023-10-25T16:43:00Z"/>
              <w:b/>
              <w:sz w:val="44"/>
            </w:rPr>
          </w:rPrChange>
        </w:rPr>
      </w:pPr>
    </w:p>
    <w:p w14:paraId="2A926C67" w14:textId="28D93C31" w:rsidR="00D3265D" w:rsidRPr="007A4AFC" w:rsidRDefault="00D3265D" w:rsidP="00D81BFF">
      <w:pPr>
        <w:shd w:val="clear" w:color="auto" w:fill="FFFFFF"/>
        <w:spacing w:line="240" w:lineRule="auto"/>
        <w:ind w:right="9"/>
        <w:jc w:val="center"/>
        <w:rPr>
          <w:ins w:id="11876" w:author="Dr Mamadou SANOGO" w:date="2023-10-25T16:43:00Z"/>
          <w:b/>
          <w:color w:val="000000" w:themeColor="text1"/>
          <w:sz w:val="44"/>
          <w:rPrChange w:id="11877" w:author="Dr Mamadou SANOGO" w:date="2023-10-25T18:15:00Z">
            <w:rPr>
              <w:ins w:id="11878" w:author="Dr Mamadou SANOGO" w:date="2023-10-25T16:43:00Z"/>
              <w:b/>
              <w:sz w:val="44"/>
            </w:rPr>
          </w:rPrChange>
        </w:rPr>
      </w:pPr>
    </w:p>
    <w:p w14:paraId="30E6FAA5" w14:textId="73ED5ED4" w:rsidR="00D3265D" w:rsidRPr="007A4AFC" w:rsidRDefault="00D3265D" w:rsidP="00D81BFF">
      <w:pPr>
        <w:shd w:val="clear" w:color="auto" w:fill="FFFFFF"/>
        <w:spacing w:line="240" w:lineRule="auto"/>
        <w:ind w:right="9"/>
        <w:jc w:val="center"/>
        <w:rPr>
          <w:ins w:id="11879" w:author="Dr Mamadou SANOGO" w:date="2023-10-25T16:43:00Z"/>
          <w:b/>
          <w:color w:val="000000" w:themeColor="text1"/>
          <w:sz w:val="44"/>
          <w:rPrChange w:id="11880" w:author="Dr Mamadou SANOGO" w:date="2023-10-25T18:15:00Z">
            <w:rPr>
              <w:ins w:id="11881" w:author="Dr Mamadou SANOGO" w:date="2023-10-25T16:43:00Z"/>
              <w:b/>
              <w:sz w:val="44"/>
            </w:rPr>
          </w:rPrChange>
        </w:rPr>
      </w:pPr>
    </w:p>
    <w:p w14:paraId="745BEEBD" w14:textId="7E784333" w:rsidR="00D3265D" w:rsidRPr="007A4AFC" w:rsidRDefault="00D3265D" w:rsidP="00D81BFF">
      <w:pPr>
        <w:shd w:val="clear" w:color="auto" w:fill="FFFFFF"/>
        <w:spacing w:line="240" w:lineRule="auto"/>
        <w:ind w:right="9"/>
        <w:jc w:val="center"/>
        <w:rPr>
          <w:ins w:id="11882" w:author="Dr Mamadou SANOGO" w:date="2023-10-25T16:43:00Z"/>
          <w:b/>
          <w:color w:val="000000" w:themeColor="text1"/>
          <w:sz w:val="44"/>
          <w:rPrChange w:id="11883" w:author="Dr Mamadou SANOGO" w:date="2023-10-25T18:15:00Z">
            <w:rPr>
              <w:ins w:id="11884" w:author="Dr Mamadou SANOGO" w:date="2023-10-25T16:43:00Z"/>
              <w:b/>
              <w:sz w:val="44"/>
            </w:rPr>
          </w:rPrChange>
        </w:rPr>
      </w:pPr>
    </w:p>
    <w:p w14:paraId="66B6EA1F" w14:textId="775A08C0" w:rsidR="00D3265D" w:rsidRPr="007A4AFC" w:rsidRDefault="00D3265D" w:rsidP="00D81BFF">
      <w:pPr>
        <w:shd w:val="clear" w:color="auto" w:fill="FFFFFF"/>
        <w:spacing w:line="240" w:lineRule="auto"/>
        <w:ind w:right="9"/>
        <w:jc w:val="center"/>
        <w:rPr>
          <w:ins w:id="11885" w:author="Dr Mamadou SANOGO" w:date="2023-10-25T16:43:00Z"/>
          <w:b/>
          <w:color w:val="000000" w:themeColor="text1"/>
          <w:sz w:val="44"/>
          <w:rPrChange w:id="11886" w:author="Dr Mamadou SANOGO" w:date="2023-10-25T18:15:00Z">
            <w:rPr>
              <w:ins w:id="11887" w:author="Dr Mamadou SANOGO" w:date="2023-10-25T16:43:00Z"/>
              <w:b/>
              <w:sz w:val="44"/>
            </w:rPr>
          </w:rPrChange>
        </w:rPr>
      </w:pPr>
    </w:p>
    <w:p w14:paraId="540EA4CF" w14:textId="5054BF92" w:rsidR="00D3265D" w:rsidRPr="007A4AFC" w:rsidRDefault="00D3265D" w:rsidP="00D81BFF">
      <w:pPr>
        <w:shd w:val="clear" w:color="auto" w:fill="FFFFFF"/>
        <w:spacing w:line="240" w:lineRule="auto"/>
        <w:ind w:right="9"/>
        <w:jc w:val="center"/>
        <w:rPr>
          <w:ins w:id="11888" w:author="Dr Mamadou SANOGO" w:date="2023-10-25T16:43:00Z"/>
          <w:b/>
          <w:color w:val="000000" w:themeColor="text1"/>
          <w:sz w:val="44"/>
          <w:rPrChange w:id="11889" w:author="Dr Mamadou SANOGO" w:date="2023-10-25T18:15:00Z">
            <w:rPr>
              <w:ins w:id="11890" w:author="Dr Mamadou SANOGO" w:date="2023-10-25T16:43:00Z"/>
              <w:b/>
              <w:sz w:val="44"/>
            </w:rPr>
          </w:rPrChange>
        </w:rPr>
      </w:pPr>
    </w:p>
    <w:p w14:paraId="5E4615C9" w14:textId="5D22B0F9" w:rsidR="00D3265D" w:rsidRPr="007A4AFC" w:rsidRDefault="00D3265D" w:rsidP="00D81BFF">
      <w:pPr>
        <w:shd w:val="clear" w:color="auto" w:fill="FFFFFF"/>
        <w:spacing w:line="240" w:lineRule="auto"/>
        <w:ind w:right="9"/>
        <w:jc w:val="center"/>
        <w:rPr>
          <w:ins w:id="11891" w:author="Dr Mamadou SANOGO" w:date="2023-10-25T16:43:00Z"/>
          <w:b/>
          <w:color w:val="000000" w:themeColor="text1"/>
          <w:sz w:val="44"/>
          <w:rPrChange w:id="11892" w:author="Dr Mamadou SANOGO" w:date="2023-10-25T18:15:00Z">
            <w:rPr>
              <w:ins w:id="11893" w:author="Dr Mamadou SANOGO" w:date="2023-10-25T16:43:00Z"/>
              <w:b/>
              <w:sz w:val="44"/>
            </w:rPr>
          </w:rPrChange>
        </w:rPr>
      </w:pPr>
    </w:p>
    <w:p w14:paraId="16EC2CE2" w14:textId="348354F9" w:rsidR="00D3265D" w:rsidRPr="007A4AFC" w:rsidRDefault="00D3265D" w:rsidP="00D81BFF">
      <w:pPr>
        <w:shd w:val="clear" w:color="auto" w:fill="FFFFFF"/>
        <w:spacing w:line="240" w:lineRule="auto"/>
        <w:ind w:right="9"/>
        <w:jc w:val="center"/>
        <w:rPr>
          <w:ins w:id="11894" w:author="Dr Mamadou SANOGO" w:date="2023-10-25T16:43:00Z"/>
          <w:b/>
          <w:color w:val="000000" w:themeColor="text1"/>
          <w:sz w:val="44"/>
          <w:rPrChange w:id="11895" w:author="Dr Mamadou SANOGO" w:date="2023-10-25T18:15:00Z">
            <w:rPr>
              <w:ins w:id="11896" w:author="Dr Mamadou SANOGO" w:date="2023-10-25T16:43:00Z"/>
              <w:b/>
              <w:sz w:val="44"/>
            </w:rPr>
          </w:rPrChange>
        </w:rPr>
      </w:pPr>
    </w:p>
    <w:p w14:paraId="2D5FA621" w14:textId="4790952D" w:rsidR="00D3265D" w:rsidRPr="007A4AFC" w:rsidRDefault="00D3265D" w:rsidP="00D81BFF">
      <w:pPr>
        <w:shd w:val="clear" w:color="auto" w:fill="FFFFFF"/>
        <w:spacing w:line="240" w:lineRule="auto"/>
        <w:ind w:right="9"/>
        <w:jc w:val="center"/>
        <w:rPr>
          <w:ins w:id="11897" w:author="Dr Mamadou SANOGO" w:date="2023-10-25T16:43:00Z"/>
          <w:b/>
          <w:color w:val="000000" w:themeColor="text1"/>
          <w:sz w:val="44"/>
          <w:rPrChange w:id="11898" w:author="Dr Mamadou SANOGO" w:date="2023-10-25T18:15:00Z">
            <w:rPr>
              <w:ins w:id="11899" w:author="Dr Mamadou SANOGO" w:date="2023-10-25T16:43:00Z"/>
              <w:b/>
              <w:sz w:val="44"/>
            </w:rPr>
          </w:rPrChange>
        </w:rPr>
      </w:pPr>
    </w:p>
    <w:p w14:paraId="10B7AD6D" w14:textId="023EDC41" w:rsidR="00D3265D" w:rsidRPr="007A4AFC" w:rsidRDefault="00D3265D" w:rsidP="00D81BFF">
      <w:pPr>
        <w:shd w:val="clear" w:color="auto" w:fill="FFFFFF"/>
        <w:spacing w:line="240" w:lineRule="auto"/>
        <w:ind w:right="9"/>
        <w:jc w:val="center"/>
        <w:rPr>
          <w:ins w:id="11900" w:author="Dr Mamadou SANOGO" w:date="2023-10-25T16:43:00Z"/>
          <w:b/>
          <w:color w:val="000000" w:themeColor="text1"/>
          <w:sz w:val="44"/>
          <w:rPrChange w:id="11901" w:author="Dr Mamadou SANOGO" w:date="2023-10-25T18:15:00Z">
            <w:rPr>
              <w:ins w:id="11902" w:author="Dr Mamadou SANOGO" w:date="2023-10-25T16:43:00Z"/>
              <w:b/>
              <w:sz w:val="44"/>
            </w:rPr>
          </w:rPrChange>
        </w:rPr>
      </w:pPr>
    </w:p>
    <w:p w14:paraId="40946089" w14:textId="5366C045" w:rsidR="00D3265D" w:rsidRPr="007A4AFC" w:rsidRDefault="00D3265D" w:rsidP="00D81BFF">
      <w:pPr>
        <w:shd w:val="clear" w:color="auto" w:fill="FFFFFF"/>
        <w:spacing w:line="240" w:lineRule="auto"/>
        <w:ind w:right="9"/>
        <w:jc w:val="center"/>
        <w:rPr>
          <w:ins w:id="11903" w:author="Dr Mamadou SANOGO" w:date="2023-10-25T16:43:00Z"/>
          <w:b/>
          <w:color w:val="000000" w:themeColor="text1"/>
          <w:sz w:val="44"/>
          <w:rPrChange w:id="11904" w:author="Dr Mamadou SANOGO" w:date="2023-10-25T18:15:00Z">
            <w:rPr>
              <w:ins w:id="11905" w:author="Dr Mamadou SANOGO" w:date="2023-10-25T16:43:00Z"/>
              <w:b/>
              <w:sz w:val="44"/>
            </w:rPr>
          </w:rPrChange>
        </w:rPr>
      </w:pPr>
    </w:p>
    <w:p w14:paraId="27EAEA50" w14:textId="40CF754C" w:rsidR="00D3265D" w:rsidRPr="007A4AFC" w:rsidRDefault="00D3265D" w:rsidP="00D81BFF">
      <w:pPr>
        <w:shd w:val="clear" w:color="auto" w:fill="FFFFFF"/>
        <w:spacing w:line="240" w:lineRule="auto"/>
        <w:ind w:right="9"/>
        <w:jc w:val="center"/>
        <w:rPr>
          <w:ins w:id="11906" w:author="Dr Mamadou SANOGO" w:date="2023-10-25T16:43:00Z"/>
          <w:b/>
          <w:color w:val="000000" w:themeColor="text1"/>
          <w:sz w:val="44"/>
          <w:rPrChange w:id="11907" w:author="Dr Mamadou SANOGO" w:date="2023-10-25T18:15:00Z">
            <w:rPr>
              <w:ins w:id="11908" w:author="Dr Mamadou SANOGO" w:date="2023-10-25T16:43:00Z"/>
              <w:b/>
              <w:sz w:val="44"/>
            </w:rPr>
          </w:rPrChange>
        </w:rPr>
      </w:pPr>
    </w:p>
    <w:p w14:paraId="71D3ABDD" w14:textId="15C5B57B" w:rsidR="00D3265D" w:rsidRPr="007A4AFC" w:rsidRDefault="00D3265D" w:rsidP="00D81BFF">
      <w:pPr>
        <w:shd w:val="clear" w:color="auto" w:fill="FFFFFF"/>
        <w:spacing w:line="240" w:lineRule="auto"/>
        <w:ind w:right="9"/>
        <w:jc w:val="center"/>
        <w:rPr>
          <w:ins w:id="11909" w:author="Dr Mamadou SANOGO" w:date="2023-10-25T16:43:00Z"/>
          <w:b/>
          <w:color w:val="000000" w:themeColor="text1"/>
          <w:sz w:val="44"/>
          <w:rPrChange w:id="11910" w:author="Dr Mamadou SANOGO" w:date="2023-10-25T18:15:00Z">
            <w:rPr>
              <w:ins w:id="11911" w:author="Dr Mamadou SANOGO" w:date="2023-10-25T16:43:00Z"/>
              <w:b/>
              <w:sz w:val="44"/>
            </w:rPr>
          </w:rPrChange>
        </w:rPr>
      </w:pPr>
    </w:p>
    <w:p w14:paraId="5CCFEB06" w14:textId="71C3D430" w:rsidR="00D3265D" w:rsidRPr="007A4AFC" w:rsidRDefault="00D3265D" w:rsidP="00D81BFF">
      <w:pPr>
        <w:shd w:val="clear" w:color="auto" w:fill="FFFFFF"/>
        <w:spacing w:line="240" w:lineRule="auto"/>
        <w:ind w:right="9"/>
        <w:jc w:val="center"/>
        <w:rPr>
          <w:ins w:id="11912" w:author="Dr Mamadou SANOGO" w:date="2023-10-25T16:43:00Z"/>
          <w:b/>
          <w:color w:val="000000" w:themeColor="text1"/>
          <w:sz w:val="44"/>
          <w:rPrChange w:id="11913" w:author="Dr Mamadou SANOGO" w:date="2023-10-25T18:15:00Z">
            <w:rPr>
              <w:ins w:id="11914" w:author="Dr Mamadou SANOGO" w:date="2023-10-25T16:43:00Z"/>
              <w:b/>
              <w:sz w:val="44"/>
            </w:rPr>
          </w:rPrChange>
        </w:rPr>
      </w:pPr>
    </w:p>
    <w:p w14:paraId="00B0375E" w14:textId="45F7B409" w:rsidR="00D3265D" w:rsidRPr="007A4AFC" w:rsidRDefault="00D3265D" w:rsidP="00D81BFF">
      <w:pPr>
        <w:shd w:val="clear" w:color="auto" w:fill="FFFFFF"/>
        <w:spacing w:line="240" w:lineRule="auto"/>
        <w:ind w:right="9"/>
        <w:jc w:val="center"/>
        <w:rPr>
          <w:ins w:id="11915" w:author="Dr Mamadou SANOGO" w:date="2023-10-25T16:43:00Z"/>
          <w:b/>
          <w:color w:val="000000" w:themeColor="text1"/>
          <w:sz w:val="44"/>
          <w:rPrChange w:id="11916" w:author="Dr Mamadou SANOGO" w:date="2023-10-25T18:15:00Z">
            <w:rPr>
              <w:ins w:id="11917" w:author="Dr Mamadou SANOGO" w:date="2023-10-25T16:43:00Z"/>
              <w:b/>
              <w:sz w:val="44"/>
            </w:rPr>
          </w:rPrChange>
        </w:rPr>
      </w:pPr>
    </w:p>
    <w:p w14:paraId="4AC293D0" w14:textId="2B928C49" w:rsidR="00D3265D" w:rsidRPr="007A4AFC" w:rsidRDefault="00D3265D" w:rsidP="00D81BFF">
      <w:pPr>
        <w:shd w:val="clear" w:color="auto" w:fill="FFFFFF"/>
        <w:spacing w:line="240" w:lineRule="auto"/>
        <w:ind w:right="9"/>
        <w:jc w:val="center"/>
        <w:rPr>
          <w:ins w:id="11918" w:author="Dr Mamadou SANOGO" w:date="2023-10-25T16:43:00Z"/>
          <w:b/>
          <w:color w:val="000000" w:themeColor="text1"/>
          <w:sz w:val="44"/>
          <w:rPrChange w:id="11919" w:author="Dr Mamadou SANOGO" w:date="2023-10-25T18:15:00Z">
            <w:rPr>
              <w:ins w:id="11920" w:author="Dr Mamadou SANOGO" w:date="2023-10-25T16:43:00Z"/>
              <w:b/>
              <w:sz w:val="44"/>
            </w:rPr>
          </w:rPrChange>
        </w:rPr>
      </w:pPr>
    </w:p>
    <w:p w14:paraId="301C9607" w14:textId="7FE8F338" w:rsidR="00D3265D" w:rsidRPr="007A4AFC" w:rsidRDefault="00D3265D" w:rsidP="00D81BFF">
      <w:pPr>
        <w:shd w:val="clear" w:color="auto" w:fill="FFFFFF"/>
        <w:spacing w:line="240" w:lineRule="auto"/>
        <w:ind w:right="9"/>
        <w:jc w:val="center"/>
        <w:rPr>
          <w:ins w:id="11921" w:author="Dr Mamadou SANOGO" w:date="2023-10-25T16:43:00Z"/>
          <w:b/>
          <w:color w:val="000000" w:themeColor="text1"/>
          <w:sz w:val="44"/>
          <w:rPrChange w:id="11922" w:author="Dr Mamadou SANOGO" w:date="2023-10-25T18:15:00Z">
            <w:rPr>
              <w:ins w:id="11923" w:author="Dr Mamadou SANOGO" w:date="2023-10-25T16:43:00Z"/>
              <w:b/>
              <w:sz w:val="44"/>
            </w:rPr>
          </w:rPrChange>
        </w:rPr>
      </w:pPr>
    </w:p>
    <w:p w14:paraId="26C7AEEB" w14:textId="07E40D77" w:rsidR="00D3265D" w:rsidRPr="007A4AFC" w:rsidRDefault="00D3265D" w:rsidP="00D81BFF">
      <w:pPr>
        <w:shd w:val="clear" w:color="auto" w:fill="FFFFFF"/>
        <w:spacing w:line="240" w:lineRule="auto"/>
        <w:ind w:right="9"/>
        <w:jc w:val="center"/>
        <w:rPr>
          <w:ins w:id="11924" w:author="Dr Mamadou SANOGO" w:date="2023-10-25T16:43:00Z"/>
          <w:b/>
          <w:color w:val="000000" w:themeColor="text1"/>
          <w:sz w:val="44"/>
          <w:rPrChange w:id="11925" w:author="Dr Mamadou SANOGO" w:date="2023-10-25T18:15:00Z">
            <w:rPr>
              <w:ins w:id="11926" w:author="Dr Mamadou SANOGO" w:date="2023-10-25T16:43:00Z"/>
              <w:b/>
              <w:sz w:val="44"/>
            </w:rPr>
          </w:rPrChange>
        </w:rPr>
      </w:pPr>
    </w:p>
    <w:p w14:paraId="52E53352" w14:textId="07ED36BF" w:rsidR="00D3265D" w:rsidRPr="007A4AFC" w:rsidRDefault="00D3265D" w:rsidP="00D81BFF">
      <w:pPr>
        <w:shd w:val="clear" w:color="auto" w:fill="FFFFFF"/>
        <w:spacing w:line="240" w:lineRule="auto"/>
        <w:ind w:right="9"/>
        <w:jc w:val="center"/>
        <w:rPr>
          <w:ins w:id="11927" w:author="Dr Mamadou SANOGO" w:date="2023-10-25T16:43:00Z"/>
          <w:b/>
          <w:color w:val="000000" w:themeColor="text1"/>
          <w:sz w:val="44"/>
          <w:rPrChange w:id="11928" w:author="Dr Mamadou SANOGO" w:date="2023-10-25T18:15:00Z">
            <w:rPr>
              <w:ins w:id="11929" w:author="Dr Mamadou SANOGO" w:date="2023-10-25T16:43:00Z"/>
              <w:b/>
              <w:sz w:val="44"/>
            </w:rPr>
          </w:rPrChange>
        </w:rPr>
      </w:pPr>
    </w:p>
    <w:p w14:paraId="3259F25D" w14:textId="762CBF82" w:rsidR="00D3265D" w:rsidRPr="007A4AFC" w:rsidRDefault="00D3265D" w:rsidP="00D81BFF">
      <w:pPr>
        <w:shd w:val="clear" w:color="auto" w:fill="FFFFFF"/>
        <w:spacing w:line="240" w:lineRule="auto"/>
        <w:ind w:right="9"/>
        <w:jc w:val="center"/>
        <w:rPr>
          <w:ins w:id="11930" w:author="Dr Mamadou SANOGO" w:date="2023-10-25T16:43:00Z"/>
          <w:b/>
          <w:color w:val="000000" w:themeColor="text1"/>
          <w:sz w:val="44"/>
          <w:rPrChange w:id="11931" w:author="Dr Mamadou SANOGO" w:date="2023-10-25T18:15:00Z">
            <w:rPr>
              <w:ins w:id="11932" w:author="Dr Mamadou SANOGO" w:date="2023-10-25T16:43:00Z"/>
              <w:b/>
              <w:sz w:val="44"/>
            </w:rPr>
          </w:rPrChange>
        </w:rPr>
      </w:pPr>
    </w:p>
    <w:p w14:paraId="2DBBDCEF" w14:textId="3F2E2015" w:rsidR="00D3265D" w:rsidRPr="007A4AFC" w:rsidRDefault="00D3265D" w:rsidP="00D81BFF">
      <w:pPr>
        <w:shd w:val="clear" w:color="auto" w:fill="FFFFFF"/>
        <w:spacing w:line="240" w:lineRule="auto"/>
        <w:ind w:right="9"/>
        <w:jc w:val="center"/>
        <w:rPr>
          <w:ins w:id="11933" w:author="Dr Mamadou SANOGO" w:date="2023-10-25T16:43:00Z"/>
          <w:b/>
          <w:color w:val="000000" w:themeColor="text1"/>
          <w:sz w:val="44"/>
          <w:rPrChange w:id="11934" w:author="Dr Mamadou SANOGO" w:date="2023-10-25T18:15:00Z">
            <w:rPr>
              <w:ins w:id="11935" w:author="Dr Mamadou SANOGO" w:date="2023-10-25T16:43:00Z"/>
              <w:b/>
              <w:sz w:val="44"/>
            </w:rPr>
          </w:rPrChange>
        </w:rPr>
      </w:pPr>
    </w:p>
    <w:p w14:paraId="67918949" w14:textId="084B9109" w:rsidR="00D3265D" w:rsidRPr="007A4AFC" w:rsidRDefault="00D3265D" w:rsidP="00D81BFF">
      <w:pPr>
        <w:shd w:val="clear" w:color="auto" w:fill="FFFFFF"/>
        <w:spacing w:line="240" w:lineRule="auto"/>
        <w:ind w:right="9"/>
        <w:jc w:val="center"/>
        <w:rPr>
          <w:ins w:id="11936" w:author="Dr Mamadou SANOGO" w:date="2023-10-25T16:43:00Z"/>
          <w:b/>
          <w:color w:val="000000" w:themeColor="text1"/>
          <w:sz w:val="44"/>
          <w:rPrChange w:id="11937" w:author="Dr Mamadou SANOGO" w:date="2023-10-25T18:15:00Z">
            <w:rPr>
              <w:ins w:id="11938" w:author="Dr Mamadou SANOGO" w:date="2023-10-25T16:43:00Z"/>
              <w:b/>
              <w:sz w:val="44"/>
            </w:rPr>
          </w:rPrChange>
        </w:rPr>
      </w:pPr>
    </w:p>
    <w:p w14:paraId="5607B10D" w14:textId="11F9D31F" w:rsidR="00D3265D" w:rsidRPr="007A4AFC" w:rsidRDefault="00D3265D" w:rsidP="00D81BFF">
      <w:pPr>
        <w:shd w:val="clear" w:color="auto" w:fill="FFFFFF"/>
        <w:spacing w:line="240" w:lineRule="auto"/>
        <w:ind w:right="9"/>
        <w:jc w:val="center"/>
        <w:rPr>
          <w:ins w:id="11939" w:author="Dr Mamadou SANOGO" w:date="2023-10-25T16:44:00Z"/>
          <w:b/>
          <w:color w:val="000000" w:themeColor="text1"/>
          <w:sz w:val="44"/>
          <w:rPrChange w:id="11940" w:author="Dr Mamadou SANOGO" w:date="2023-10-25T18:15:00Z">
            <w:rPr>
              <w:ins w:id="11941" w:author="Dr Mamadou SANOGO" w:date="2023-10-25T16:44:00Z"/>
              <w:b/>
              <w:sz w:val="44"/>
            </w:rPr>
          </w:rPrChange>
        </w:rPr>
      </w:pPr>
    </w:p>
    <w:p w14:paraId="38250668" w14:textId="38174515" w:rsidR="00D3265D" w:rsidRPr="007A4AFC" w:rsidRDefault="00D3265D" w:rsidP="00D81BFF">
      <w:pPr>
        <w:shd w:val="clear" w:color="auto" w:fill="FFFFFF"/>
        <w:spacing w:line="240" w:lineRule="auto"/>
        <w:ind w:right="9"/>
        <w:jc w:val="center"/>
        <w:rPr>
          <w:ins w:id="11942" w:author="Dr Mamadou SANOGO" w:date="2023-10-25T16:44:00Z"/>
          <w:b/>
          <w:color w:val="000000" w:themeColor="text1"/>
          <w:sz w:val="44"/>
          <w:rPrChange w:id="11943" w:author="Dr Mamadou SANOGO" w:date="2023-10-25T18:15:00Z">
            <w:rPr>
              <w:ins w:id="11944" w:author="Dr Mamadou SANOGO" w:date="2023-10-25T16:44:00Z"/>
              <w:b/>
              <w:sz w:val="44"/>
            </w:rPr>
          </w:rPrChange>
        </w:rPr>
      </w:pPr>
    </w:p>
    <w:p w14:paraId="6FC20860" w14:textId="6367CF94" w:rsidR="00D3265D" w:rsidRPr="007A4AFC" w:rsidRDefault="00D3265D" w:rsidP="00D81BFF">
      <w:pPr>
        <w:shd w:val="clear" w:color="auto" w:fill="FFFFFF"/>
        <w:spacing w:line="240" w:lineRule="auto"/>
        <w:ind w:right="9"/>
        <w:jc w:val="center"/>
        <w:rPr>
          <w:ins w:id="11945" w:author="Dr Mamadou SANOGO" w:date="2023-10-25T16:44:00Z"/>
          <w:b/>
          <w:color w:val="000000" w:themeColor="text1"/>
          <w:sz w:val="44"/>
          <w:rPrChange w:id="11946" w:author="Dr Mamadou SANOGO" w:date="2023-10-25T18:15:00Z">
            <w:rPr>
              <w:ins w:id="11947" w:author="Dr Mamadou SANOGO" w:date="2023-10-25T16:44:00Z"/>
              <w:b/>
              <w:sz w:val="44"/>
            </w:rPr>
          </w:rPrChange>
        </w:rPr>
      </w:pPr>
    </w:p>
    <w:p w14:paraId="20935D60" w14:textId="484164AC" w:rsidR="00D3265D" w:rsidRPr="007A4AFC" w:rsidRDefault="00D3265D" w:rsidP="00D81BFF">
      <w:pPr>
        <w:shd w:val="clear" w:color="auto" w:fill="FFFFFF"/>
        <w:spacing w:line="240" w:lineRule="auto"/>
        <w:ind w:right="9"/>
        <w:jc w:val="center"/>
        <w:rPr>
          <w:ins w:id="11948" w:author="Dr Mamadou SANOGO" w:date="2023-10-25T16:44:00Z"/>
          <w:b/>
          <w:color w:val="000000" w:themeColor="text1"/>
          <w:sz w:val="44"/>
          <w:rPrChange w:id="11949" w:author="Dr Mamadou SANOGO" w:date="2023-10-25T18:15:00Z">
            <w:rPr>
              <w:ins w:id="11950" w:author="Dr Mamadou SANOGO" w:date="2023-10-25T16:44:00Z"/>
              <w:b/>
              <w:sz w:val="44"/>
            </w:rPr>
          </w:rPrChange>
        </w:rPr>
      </w:pPr>
    </w:p>
    <w:p w14:paraId="0FBFF407" w14:textId="02402280" w:rsidR="00D3265D" w:rsidRPr="007A4AFC" w:rsidRDefault="00D3265D" w:rsidP="00D81BFF">
      <w:pPr>
        <w:shd w:val="clear" w:color="auto" w:fill="FFFFFF"/>
        <w:spacing w:line="240" w:lineRule="auto"/>
        <w:ind w:right="9"/>
        <w:jc w:val="center"/>
        <w:rPr>
          <w:ins w:id="11951" w:author="Dr Mamadou SANOGO" w:date="2023-10-25T16:44:00Z"/>
          <w:b/>
          <w:color w:val="000000" w:themeColor="text1"/>
          <w:sz w:val="44"/>
          <w:rPrChange w:id="11952" w:author="Dr Mamadou SANOGO" w:date="2023-10-25T18:15:00Z">
            <w:rPr>
              <w:ins w:id="11953" w:author="Dr Mamadou SANOGO" w:date="2023-10-25T16:44:00Z"/>
              <w:b/>
              <w:sz w:val="44"/>
            </w:rPr>
          </w:rPrChange>
        </w:rPr>
      </w:pPr>
    </w:p>
    <w:p w14:paraId="7178433E" w14:textId="77777777" w:rsidR="00D3265D" w:rsidRPr="007A4AFC" w:rsidRDefault="00D3265D" w:rsidP="00D81BFF">
      <w:pPr>
        <w:shd w:val="clear" w:color="auto" w:fill="FFFFFF"/>
        <w:spacing w:line="240" w:lineRule="auto"/>
        <w:ind w:right="9"/>
        <w:jc w:val="center"/>
        <w:rPr>
          <w:ins w:id="11954" w:author="Dr Mamadou SANOGO" w:date="2023-10-25T16:43:00Z"/>
          <w:b/>
          <w:color w:val="000000" w:themeColor="text1"/>
          <w:sz w:val="44"/>
          <w:rPrChange w:id="11955" w:author="Dr Mamadou SANOGO" w:date="2023-10-25T18:15:00Z">
            <w:rPr>
              <w:ins w:id="11956" w:author="Dr Mamadou SANOGO" w:date="2023-10-25T16:43:00Z"/>
              <w:b/>
              <w:sz w:val="44"/>
            </w:rPr>
          </w:rPrChange>
        </w:rPr>
      </w:pPr>
    </w:p>
    <w:p w14:paraId="7A30D949" w14:textId="13DED88A" w:rsidR="00D3265D" w:rsidRPr="007A4AFC" w:rsidRDefault="00D3265D" w:rsidP="00D81BFF">
      <w:pPr>
        <w:shd w:val="clear" w:color="auto" w:fill="FFFFFF"/>
        <w:spacing w:line="240" w:lineRule="auto"/>
        <w:ind w:right="9"/>
        <w:jc w:val="center"/>
        <w:rPr>
          <w:ins w:id="11957" w:author="Dr Mamadou SANOGO" w:date="2023-10-25T16:43:00Z"/>
          <w:b/>
          <w:color w:val="000000" w:themeColor="text1"/>
          <w:sz w:val="44"/>
          <w:rPrChange w:id="11958" w:author="Dr Mamadou SANOGO" w:date="2023-10-25T18:15:00Z">
            <w:rPr>
              <w:ins w:id="11959" w:author="Dr Mamadou SANOGO" w:date="2023-10-25T16:43:00Z"/>
              <w:b/>
              <w:sz w:val="44"/>
            </w:rPr>
          </w:rPrChange>
        </w:rPr>
      </w:pPr>
    </w:p>
    <w:p w14:paraId="6725E9CA" w14:textId="0A292693" w:rsidR="00D3265D" w:rsidRPr="007A4AFC" w:rsidRDefault="00D3265D" w:rsidP="00D81BFF">
      <w:pPr>
        <w:shd w:val="clear" w:color="auto" w:fill="FFFFFF"/>
        <w:spacing w:line="240" w:lineRule="auto"/>
        <w:ind w:right="9"/>
        <w:jc w:val="center"/>
        <w:rPr>
          <w:ins w:id="11960" w:author="Dr Mamadou SANOGO" w:date="2023-10-25T16:43:00Z"/>
          <w:b/>
          <w:color w:val="000000" w:themeColor="text1"/>
          <w:sz w:val="44"/>
          <w:rPrChange w:id="11961" w:author="Dr Mamadou SANOGO" w:date="2023-10-25T18:15:00Z">
            <w:rPr>
              <w:ins w:id="11962" w:author="Dr Mamadou SANOGO" w:date="2023-10-25T16:43:00Z"/>
              <w:b/>
              <w:sz w:val="44"/>
            </w:rPr>
          </w:rPrChange>
        </w:rPr>
      </w:pPr>
    </w:p>
    <w:p w14:paraId="67B996BD" w14:textId="5879D003" w:rsidR="00D3265D" w:rsidRPr="007A4AFC" w:rsidRDefault="00D3265D" w:rsidP="00D81BFF">
      <w:pPr>
        <w:shd w:val="clear" w:color="auto" w:fill="FFFFFF"/>
        <w:spacing w:line="240" w:lineRule="auto"/>
        <w:ind w:right="9"/>
        <w:jc w:val="center"/>
        <w:rPr>
          <w:ins w:id="11963" w:author="Dr Mamadou SANOGO" w:date="2023-10-25T16:43:00Z"/>
          <w:b/>
          <w:color w:val="000000" w:themeColor="text1"/>
          <w:sz w:val="44"/>
          <w:rPrChange w:id="11964" w:author="Dr Mamadou SANOGO" w:date="2023-10-25T18:15:00Z">
            <w:rPr>
              <w:ins w:id="11965" w:author="Dr Mamadou SANOGO" w:date="2023-10-25T16:43:00Z"/>
              <w:b/>
              <w:sz w:val="44"/>
            </w:rPr>
          </w:rPrChange>
        </w:rPr>
      </w:pPr>
    </w:p>
    <w:p w14:paraId="542DDFC6" w14:textId="75A55256" w:rsidR="00D3265D" w:rsidRPr="007A4AFC" w:rsidRDefault="00D3265D" w:rsidP="00D81BFF">
      <w:pPr>
        <w:shd w:val="clear" w:color="auto" w:fill="FFFFFF"/>
        <w:spacing w:line="240" w:lineRule="auto"/>
        <w:ind w:right="9"/>
        <w:jc w:val="center"/>
        <w:rPr>
          <w:ins w:id="11966" w:author="Dr Mamadou SANOGO" w:date="2023-10-25T16:43:00Z"/>
          <w:b/>
          <w:color w:val="000000" w:themeColor="text1"/>
          <w:sz w:val="44"/>
          <w:rPrChange w:id="11967" w:author="Dr Mamadou SANOGO" w:date="2023-10-25T18:15:00Z">
            <w:rPr>
              <w:ins w:id="11968" w:author="Dr Mamadou SANOGO" w:date="2023-10-25T16:43:00Z"/>
              <w:b/>
              <w:sz w:val="44"/>
            </w:rPr>
          </w:rPrChange>
        </w:rPr>
      </w:pPr>
    </w:p>
    <w:p w14:paraId="6254929E" w14:textId="36F60145" w:rsidR="00D3265D" w:rsidRPr="007A4AFC" w:rsidRDefault="00D3265D" w:rsidP="00D81BFF">
      <w:pPr>
        <w:shd w:val="clear" w:color="auto" w:fill="FFFFFF"/>
        <w:spacing w:line="240" w:lineRule="auto"/>
        <w:ind w:right="9"/>
        <w:jc w:val="center"/>
        <w:rPr>
          <w:ins w:id="11969" w:author="Dr Mamadou SANOGO" w:date="2023-10-25T16:43:00Z"/>
          <w:b/>
          <w:color w:val="000000" w:themeColor="text1"/>
          <w:sz w:val="44"/>
          <w:rPrChange w:id="11970" w:author="Dr Mamadou SANOGO" w:date="2023-10-25T18:15:00Z">
            <w:rPr>
              <w:ins w:id="11971" w:author="Dr Mamadou SANOGO" w:date="2023-10-25T16:43:00Z"/>
              <w:b/>
              <w:sz w:val="44"/>
            </w:rPr>
          </w:rPrChange>
        </w:rPr>
      </w:pPr>
    </w:p>
    <w:p w14:paraId="169B8644" w14:textId="77777777" w:rsidR="00D3265D" w:rsidRPr="007A4AFC" w:rsidRDefault="00D3265D" w:rsidP="00D81BFF">
      <w:pPr>
        <w:shd w:val="clear" w:color="auto" w:fill="FFFFFF"/>
        <w:spacing w:line="240" w:lineRule="auto"/>
        <w:ind w:right="9"/>
        <w:jc w:val="center"/>
        <w:rPr>
          <w:ins w:id="11972" w:author="Dr Mamadou SANOGO" w:date="2023-10-25T16:43:00Z"/>
          <w:b/>
          <w:color w:val="000000" w:themeColor="text1"/>
          <w:sz w:val="44"/>
          <w:rPrChange w:id="11973" w:author="Dr Mamadou SANOGO" w:date="2023-10-25T18:15:00Z">
            <w:rPr>
              <w:ins w:id="11974" w:author="Dr Mamadou SANOGO" w:date="2023-10-25T16:43:00Z"/>
              <w:b/>
              <w:sz w:val="44"/>
            </w:rPr>
          </w:rPrChange>
        </w:rPr>
      </w:pPr>
    </w:p>
    <w:p w14:paraId="78CDC85D" w14:textId="7837EC4A" w:rsidR="00D3265D" w:rsidRPr="007A4AFC" w:rsidRDefault="00D3265D" w:rsidP="00D81BFF">
      <w:pPr>
        <w:shd w:val="clear" w:color="auto" w:fill="FFFFFF"/>
        <w:spacing w:line="240" w:lineRule="auto"/>
        <w:ind w:right="9"/>
        <w:jc w:val="center"/>
        <w:rPr>
          <w:ins w:id="11975" w:author="Dr Mamadou SANOGO" w:date="2023-10-25T16:43:00Z"/>
          <w:b/>
          <w:color w:val="000000" w:themeColor="text1"/>
          <w:sz w:val="44"/>
          <w:rPrChange w:id="11976" w:author="Dr Mamadou SANOGO" w:date="2023-10-25T18:15:00Z">
            <w:rPr>
              <w:ins w:id="11977" w:author="Dr Mamadou SANOGO" w:date="2023-10-25T16:43:00Z"/>
              <w:b/>
              <w:sz w:val="44"/>
            </w:rPr>
          </w:rPrChange>
        </w:rPr>
      </w:pPr>
    </w:p>
    <w:p w14:paraId="1470BD22" w14:textId="77777777" w:rsidR="00D3265D" w:rsidRPr="007A4AFC" w:rsidRDefault="00D3265D" w:rsidP="00D81BFF">
      <w:pPr>
        <w:shd w:val="clear" w:color="auto" w:fill="FFFFFF"/>
        <w:spacing w:line="240" w:lineRule="auto"/>
        <w:ind w:right="9"/>
        <w:jc w:val="center"/>
        <w:rPr>
          <w:ins w:id="11978" w:author="Dr Mamadou SANOGO" w:date="2023-10-25T15:02:00Z"/>
          <w:b/>
          <w:color w:val="000000" w:themeColor="text1"/>
          <w:sz w:val="44"/>
          <w:rPrChange w:id="11979" w:author="Dr Mamadou SANOGO" w:date="2023-10-25T18:15:00Z">
            <w:rPr>
              <w:ins w:id="11980" w:author="Dr Mamadou SANOGO" w:date="2023-10-25T15:02:00Z"/>
              <w:b/>
              <w:sz w:val="44"/>
            </w:rPr>
          </w:rPrChange>
        </w:rPr>
      </w:pPr>
    </w:p>
    <w:p w14:paraId="59235FC8" w14:textId="3DD2165A" w:rsidR="00D81BFF" w:rsidRPr="007A4AFC" w:rsidRDefault="00D81BFF" w:rsidP="00D81BFF">
      <w:pPr>
        <w:shd w:val="clear" w:color="auto" w:fill="FFFFFF"/>
        <w:spacing w:line="240" w:lineRule="auto"/>
        <w:ind w:right="9"/>
        <w:jc w:val="center"/>
        <w:rPr>
          <w:ins w:id="11981" w:author="Dr Mamadou SANOGO" w:date="2023-10-25T16:43:00Z"/>
          <w:b/>
          <w:color w:val="000000" w:themeColor="text1"/>
          <w:sz w:val="44"/>
          <w:rPrChange w:id="11982" w:author="Dr Mamadou SANOGO" w:date="2023-10-25T18:15:00Z">
            <w:rPr>
              <w:ins w:id="11983" w:author="Dr Mamadou SANOGO" w:date="2023-10-25T16:43:00Z"/>
              <w:b/>
              <w:sz w:val="44"/>
            </w:rPr>
          </w:rPrChange>
        </w:rPr>
      </w:pPr>
      <w:ins w:id="11984" w:author="Dr Mamadou SANOGO" w:date="2023-10-25T15:02:00Z">
        <w:r w:rsidRPr="007A4AFC">
          <w:rPr>
            <w:b/>
            <w:color w:val="000000" w:themeColor="text1"/>
            <w:sz w:val="44"/>
            <w:rPrChange w:id="11985" w:author="Dr Mamadou SANOGO" w:date="2023-10-25T18:15:00Z">
              <w:rPr>
                <w:b/>
                <w:sz w:val="44"/>
              </w:rPr>
            </w:rPrChange>
          </w:rPr>
          <w:t>Annexe n°020 : Cahier de suivi</w:t>
        </w:r>
      </w:ins>
    </w:p>
    <w:p w14:paraId="3FB05DD3" w14:textId="0ECD3E05" w:rsidR="00D3265D" w:rsidRPr="007A4AFC" w:rsidRDefault="00D3265D" w:rsidP="00D81BFF">
      <w:pPr>
        <w:shd w:val="clear" w:color="auto" w:fill="FFFFFF"/>
        <w:spacing w:line="240" w:lineRule="auto"/>
        <w:ind w:right="9"/>
        <w:jc w:val="center"/>
        <w:rPr>
          <w:ins w:id="11986" w:author="Dr Mamadou SANOGO" w:date="2023-10-25T16:43:00Z"/>
          <w:b/>
          <w:color w:val="000000" w:themeColor="text1"/>
          <w:sz w:val="44"/>
          <w:rPrChange w:id="11987" w:author="Dr Mamadou SANOGO" w:date="2023-10-25T18:15:00Z">
            <w:rPr>
              <w:ins w:id="11988" w:author="Dr Mamadou SANOGO" w:date="2023-10-25T16:43:00Z"/>
              <w:b/>
              <w:sz w:val="44"/>
            </w:rPr>
          </w:rPrChange>
        </w:rPr>
      </w:pPr>
    </w:p>
    <w:p w14:paraId="72D0EEE0" w14:textId="31B8E274" w:rsidR="00D3265D" w:rsidRPr="007A4AFC" w:rsidRDefault="00D3265D" w:rsidP="00D81BFF">
      <w:pPr>
        <w:shd w:val="clear" w:color="auto" w:fill="FFFFFF"/>
        <w:spacing w:line="240" w:lineRule="auto"/>
        <w:ind w:right="9"/>
        <w:jc w:val="center"/>
        <w:rPr>
          <w:ins w:id="11989" w:author="Dr Mamadou SANOGO" w:date="2023-10-25T16:43:00Z"/>
          <w:b/>
          <w:color w:val="000000" w:themeColor="text1"/>
          <w:sz w:val="44"/>
          <w:rPrChange w:id="11990" w:author="Dr Mamadou SANOGO" w:date="2023-10-25T18:15:00Z">
            <w:rPr>
              <w:ins w:id="11991" w:author="Dr Mamadou SANOGO" w:date="2023-10-25T16:43:00Z"/>
              <w:b/>
              <w:sz w:val="44"/>
            </w:rPr>
          </w:rPrChange>
        </w:rPr>
      </w:pPr>
    </w:p>
    <w:p w14:paraId="1CD44B58" w14:textId="3CC931A0" w:rsidR="00D3265D" w:rsidRPr="007A4AFC" w:rsidRDefault="00D3265D" w:rsidP="00D81BFF">
      <w:pPr>
        <w:shd w:val="clear" w:color="auto" w:fill="FFFFFF"/>
        <w:spacing w:line="240" w:lineRule="auto"/>
        <w:ind w:right="9"/>
        <w:jc w:val="center"/>
        <w:rPr>
          <w:ins w:id="11992" w:author="Dr Mamadou SANOGO" w:date="2023-10-25T16:43:00Z"/>
          <w:b/>
          <w:color w:val="000000" w:themeColor="text1"/>
          <w:sz w:val="44"/>
          <w:rPrChange w:id="11993" w:author="Dr Mamadou SANOGO" w:date="2023-10-25T18:15:00Z">
            <w:rPr>
              <w:ins w:id="11994" w:author="Dr Mamadou SANOGO" w:date="2023-10-25T16:43:00Z"/>
              <w:b/>
              <w:sz w:val="44"/>
            </w:rPr>
          </w:rPrChange>
        </w:rPr>
      </w:pPr>
    </w:p>
    <w:p w14:paraId="0D81AA2F" w14:textId="1F66894F" w:rsidR="00D3265D" w:rsidRPr="007A4AFC" w:rsidRDefault="00D3265D" w:rsidP="00D81BFF">
      <w:pPr>
        <w:shd w:val="clear" w:color="auto" w:fill="FFFFFF"/>
        <w:spacing w:line="240" w:lineRule="auto"/>
        <w:ind w:right="9"/>
        <w:jc w:val="center"/>
        <w:rPr>
          <w:ins w:id="11995" w:author="Dr Mamadou SANOGO" w:date="2023-10-25T16:43:00Z"/>
          <w:b/>
          <w:color w:val="000000" w:themeColor="text1"/>
          <w:sz w:val="44"/>
          <w:rPrChange w:id="11996" w:author="Dr Mamadou SANOGO" w:date="2023-10-25T18:15:00Z">
            <w:rPr>
              <w:ins w:id="11997" w:author="Dr Mamadou SANOGO" w:date="2023-10-25T16:43:00Z"/>
              <w:b/>
              <w:sz w:val="44"/>
            </w:rPr>
          </w:rPrChange>
        </w:rPr>
      </w:pPr>
    </w:p>
    <w:p w14:paraId="3BAE5E63" w14:textId="51533587" w:rsidR="00D3265D" w:rsidRPr="007A4AFC" w:rsidRDefault="00D3265D" w:rsidP="00D81BFF">
      <w:pPr>
        <w:shd w:val="clear" w:color="auto" w:fill="FFFFFF"/>
        <w:spacing w:line="240" w:lineRule="auto"/>
        <w:ind w:right="9"/>
        <w:jc w:val="center"/>
        <w:rPr>
          <w:ins w:id="11998" w:author="Dr Mamadou SANOGO" w:date="2023-10-25T16:43:00Z"/>
          <w:b/>
          <w:color w:val="000000" w:themeColor="text1"/>
          <w:sz w:val="44"/>
          <w:rPrChange w:id="11999" w:author="Dr Mamadou SANOGO" w:date="2023-10-25T18:15:00Z">
            <w:rPr>
              <w:ins w:id="12000" w:author="Dr Mamadou SANOGO" w:date="2023-10-25T16:43:00Z"/>
              <w:b/>
              <w:sz w:val="44"/>
            </w:rPr>
          </w:rPrChange>
        </w:rPr>
      </w:pPr>
    </w:p>
    <w:p w14:paraId="003957AF" w14:textId="62AC9AF9" w:rsidR="00D3265D" w:rsidRPr="007A4AFC" w:rsidRDefault="00D3265D" w:rsidP="00D81BFF">
      <w:pPr>
        <w:shd w:val="clear" w:color="auto" w:fill="FFFFFF"/>
        <w:spacing w:line="240" w:lineRule="auto"/>
        <w:ind w:right="9"/>
        <w:jc w:val="center"/>
        <w:rPr>
          <w:ins w:id="12001" w:author="Dr Mamadou SANOGO" w:date="2023-10-25T16:43:00Z"/>
          <w:b/>
          <w:color w:val="000000" w:themeColor="text1"/>
          <w:sz w:val="44"/>
          <w:rPrChange w:id="12002" w:author="Dr Mamadou SANOGO" w:date="2023-10-25T18:15:00Z">
            <w:rPr>
              <w:ins w:id="12003" w:author="Dr Mamadou SANOGO" w:date="2023-10-25T16:43:00Z"/>
              <w:b/>
              <w:sz w:val="44"/>
            </w:rPr>
          </w:rPrChange>
        </w:rPr>
      </w:pPr>
    </w:p>
    <w:p w14:paraId="12C22D62" w14:textId="5C90D38B" w:rsidR="00D3265D" w:rsidRPr="007A4AFC" w:rsidRDefault="00D3265D" w:rsidP="00D81BFF">
      <w:pPr>
        <w:shd w:val="clear" w:color="auto" w:fill="FFFFFF"/>
        <w:spacing w:line="240" w:lineRule="auto"/>
        <w:ind w:right="9"/>
        <w:jc w:val="center"/>
        <w:rPr>
          <w:ins w:id="12004" w:author="Dr Mamadou SANOGO" w:date="2023-10-25T16:43:00Z"/>
          <w:b/>
          <w:color w:val="000000" w:themeColor="text1"/>
          <w:sz w:val="44"/>
          <w:rPrChange w:id="12005" w:author="Dr Mamadou SANOGO" w:date="2023-10-25T18:15:00Z">
            <w:rPr>
              <w:ins w:id="12006" w:author="Dr Mamadou SANOGO" w:date="2023-10-25T16:43:00Z"/>
              <w:b/>
              <w:sz w:val="44"/>
            </w:rPr>
          </w:rPrChange>
        </w:rPr>
      </w:pPr>
    </w:p>
    <w:p w14:paraId="3B105E1B" w14:textId="2CD13C47" w:rsidR="00D3265D" w:rsidRPr="007A4AFC" w:rsidRDefault="00D3265D" w:rsidP="00D81BFF">
      <w:pPr>
        <w:shd w:val="clear" w:color="auto" w:fill="FFFFFF"/>
        <w:spacing w:line="240" w:lineRule="auto"/>
        <w:ind w:right="9"/>
        <w:jc w:val="center"/>
        <w:rPr>
          <w:ins w:id="12007" w:author="Dr Mamadou SANOGO" w:date="2023-10-25T16:43:00Z"/>
          <w:b/>
          <w:color w:val="000000" w:themeColor="text1"/>
          <w:sz w:val="44"/>
          <w:rPrChange w:id="12008" w:author="Dr Mamadou SANOGO" w:date="2023-10-25T18:15:00Z">
            <w:rPr>
              <w:ins w:id="12009" w:author="Dr Mamadou SANOGO" w:date="2023-10-25T16:43:00Z"/>
              <w:b/>
              <w:sz w:val="44"/>
            </w:rPr>
          </w:rPrChange>
        </w:rPr>
      </w:pPr>
    </w:p>
    <w:p w14:paraId="72023686" w14:textId="0216E596" w:rsidR="00D3265D" w:rsidRPr="007A4AFC" w:rsidRDefault="00D3265D" w:rsidP="00D81BFF">
      <w:pPr>
        <w:shd w:val="clear" w:color="auto" w:fill="FFFFFF"/>
        <w:spacing w:line="240" w:lineRule="auto"/>
        <w:ind w:right="9"/>
        <w:jc w:val="center"/>
        <w:rPr>
          <w:ins w:id="12010" w:author="Dr Mamadou SANOGO" w:date="2023-10-25T16:44:00Z"/>
          <w:b/>
          <w:color w:val="000000" w:themeColor="text1"/>
          <w:sz w:val="44"/>
          <w:rPrChange w:id="12011" w:author="Dr Mamadou SANOGO" w:date="2023-10-25T18:15:00Z">
            <w:rPr>
              <w:ins w:id="12012" w:author="Dr Mamadou SANOGO" w:date="2023-10-25T16:44:00Z"/>
              <w:b/>
              <w:sz w:val="44"/>
            </w:rPr>
          </w:rPrChange>
        </w:rPr>
      </w:pPr>
    </w:p>
    <w:p w14:paraId="43725201" w14:textId="0EA84BE4" w:rsidR="00D3265D" w:rsidRPr="007A4AFC" w:rsidRDefault="00D3265D" w:rsidP="00D81BFF">
      <w:pPr>
        <w:shd w:val="clear" w:color="auto" w:fill="FFFFFF"/>
        <w:spacing w:line="240" w:lineRule="auto"/>
        <w:ind w:right="9"/>
        <w:jc w:val="center"/>
        <w:rPr>
          <w:ins w:id="12013" w:author="Dr Mamadou SANOGO" w:date="2023-10-25T16:44:00Z"/>
          <w:b/>
          <w:color w:val="000000" w:themeColor="text1"/>
          <w:sz w:val="44"/>
          <w:rPrChange w:id="12014" w:author="Dr Mamadou SANOGO" w:date="2023-10-25T18:15:00Z">
            <w:rPr>
              <w:ins w:id="12015" w:author="Dr Mamadou SANOGO" w:date="2023-10-25T16:44:00Z"/>
              <w:b/>
              <w:sz w:val="44"/>
            </w:rPr>
          </w:rPrChange>
        </w:rPr>
      </w:pPr>
    </w:p>
    <w:p w14:paraId="697434D4" w14:textId="2B0473EC" w:rsidR="00D3265D" w:rsidRPr="007A4AFC" w:rsidRDefault="00D3265D" w:rsidP="00D81BFF">
      <w:pPr>
        <w:shd w:val="clear" w:color="auto" w:fill="FFFFFF"/>
        <w:spacing w:line="240" w:lineRule="auto"/>
        <w:ind w:right="9"/>
        <w:jc w:val="center"/>
        <w:rPr>
          <w:ins w:id="12016" w:author="Dr Mamadou SANOGO" w:date="2023-10-25T16:44:00Z"/>
          <w:b/>
          <w:color w:val="000000" w:themeColor="text1"/>
          <w:sz w:val="44"/>
          <w:rPrChange w:id="12017" w:author="Dr Mamadou SANOGO" w:date="2023-10-25T18:15:00Z">
            <w:rPr>
              <w:ins w:id="12018" w:author="Dr Mamadou SANOGO" w:date="2023-10-25T16:44:00Z"/>
              <w:b/>
              <w:sz w:val="44"/>
            </w:rPr>
          </w:rPrChange>
        </w:rPr>
      </w:pPr>
    </w:p>
    <w:p w14:paraId="64DFF766" w14:textId="495F3EE3" w:rsidR="00D3265D" w:rsidRPr="007A4AFC" w:rsidRDefault="00D3265D" w:rsidP="00D81BFF">
      <w:pPr>
        <w:shd w:val="clear" w:color="auto" w:fill="FFFFFF"/>
        <w:spacing w:line="240" w:lineRule="auto"/>
        <w:ind w:right="9"/>
        <w:jc w:val="center"/>
        <w:rPr>
          <w:ins w:id="12019" w:author="Dr Mamadou SANOGO" w:date="2023-10-25T16:44:00Z"/>
          <w:b/>
          <w:color w:val="000000" w:themeColor="text1"/>
          <w:sz w:val="44"/>
          <w:rPrChange w:id="12020" w:author="Dr Mamadou SANOGO" w:date="2023-10-25T18:15:00Z">
            <w:rPr>
              <w:ins w:id="12021" w:author="Dr Mamadou SANOGO" w:date="2023-10-25T16:44:00Z"/>
              <w:b/>
              <w:sz w:val="44"/>
            </w:rPr>
          </w:rPrChange>
        </w:rPr>
      </w:pPr>
    </w:p>
    <w:p w14:paraId="65FC6760" w14:textId="06F9CCDB" w:rsidR="00D3265D" w:rsidRPr="007A4AFC" w:rsidRDefault="00D3265D" w:rsidP="00D81BFF">
      <w:pPr>
        <w:shd w:val="clear" w:color="auto" w:fill="FFFFFF"/>
        <w:spacing w:line="240" w:lineRule="auto"/>
        <w:ind w:right="9"/>
        <w:jc w:val="center"/>
        <w:rPr>
          <w:ins w:id="12022" w:author="Dr Mamadou SANOGO" w:date="2023-10-25T16:44:00Z"/>
          <w:b/>
          <w:color w:val="000000" w:themeColor="text1"/>
          <w:sz w:val="44"/>
          <w:rPrChange w:id="12023" w:author="Dr Mamadou SANOGO" w:date="2023-10-25T18:15:00Z">
            <w:rPr>
              <w:ins w:id="12024" w:author="Dr Mamadou SANOGO" w:date="2023-10-25T16:44:00Z"/>
              <w:b/>
              <w:sz w:val="44"/>
            </w:rPr>
          </w:rPrChange>
        </w:rPr>
      </w:pPr>
    </w:p>
    <w:p w14:paraId="3834A455" w14:textId="48B2BAE8" w:rsidR="00D3265D" w:rsidRPr="007A4AFC" w:rsidRDefault="00D3265D" w:rsidP="00D81BFF">
      <w:pPr>
        <w:shd w:val="clear" w:color="auto" w:fill="FFFFFF"/>
        <w:spacing w:line="240" w:lineRule="auto"/>
        <w:ind w:right="9"/>
        <w:jc w:val="center"/>
        <w:rPr>
          <w:ins w:id="12025" w:author="Dr Mamadou SANOGO" w:date="2023-10-25T16:44:00Z"/>
          <w:b/>
          <w:color w:val="000000" w:themeColor="text1"/>
          <w:sz w:val="44"/>
          <w:rPrChange w:id="12026" w:author="Dr Mamadou SANOGO" w:date="2023-10-25T18:15:00Z">
            <w:rPr>
              <w:ins w:id="12027" w:author="Dr Mamadou SANOGO" w:date="2023-10-25T16:44:00Z"/>
              <w:b/>
              <w:sz w:val="44"/>
            </w:rPr>
          </w:rPrChange>
        </w:rPr>
      </w:pPr>
    </w:p>
    <w:p w14:paraId="0BB92FD3" w14:textId="68C5D961" w:rsidR="00D3265D" w:rsidRPr="007A4AFC" w:rsidRDefault="00D3265D" w:rsidP="00D81BFF">
      <w:pPr>
        <w:shd w:val="clear" w:color="auto" w:fill="FFFFFF"/>
        <w:spacing w:line="240" w:lineRule="auto"/>
        <w:ind w:right="9"/>
        <w:jc w:val="center"/>
        <w:rPr>
          <w:ins w:id="12028" w:author="Dr Mamadou SANOGO" w:date="2023-10-25T16:44:00Z"/>
          <w:b/>
          <w:color w:val="000000" w:themeColor="text1"/>
          <w:sz w:val="44"/>
          <w:rPrChange w:id="12029" w:author="Dr Mamadou SANOGO" w:date="2023-10-25T18:15:00Z">
            <w:rPr>
              <w:ins w:id="12030" w:author="Dr Mamadou SANOGO" w:date="2023-10-25T16:44:00Z"/>
              <w:b/>
              <w:sz w:val="44"/>
            </w:rPr>
          </w:rPrChange>
        </w:rPr>
      </w:pPr>
    </w:p>
    <w:p w14:paraId="09315C92" w14:textId="2FAFB544" w:rsidR="00D3265D" w:rsidRPr="007A4AFC" w:rsidRDefault="00D3265D" w:rsidP="00D81BFF">
      <w:pPr>
        <w:shd w:val="clear" w:color="auto" w:fill="FFFFFF"/>
        <w:spacing w:line="240" w:lineRule="auto"/>
        <w:ind w:right="9"/>
        <w:jc w:val="center"/>
        <w:rPr>
          <w:ins w:id="12031" w:author="Dr Mamadou SANOGO" w:date="2023-10-25T16:44:00Z"/>
          <w:b/>
          <w:color w:val="000000" w:themeColor="text1"/>
          <w:sz w:val="44"/>
          <w:rPrChange w:id="12032" w:author="Dr Mamadou SANOGO" w:date="2023-10-25T18:15:00Z">
            <w:rPr>
              <w:ins w:id="12033" w:author="Dr Mamadou SANOGO" w:date="2023-10-25T16:44:00Z"/>
              <w:b/>
              <w:sz w:val="44"/>
            </w:rPr>
          </w:rPrChange>
        </w:rPr>
      </w:pPr>
    </w:p>
    <w:p w14:paraId="02C9C421" w14:textId="74714CAA" w:rsidR="00D3265D" w:rsidRPr="007A4AFC" w:rsidRDefault="00D3265D" w:rsidP="00D81BFF">
      <w:pPr>
        <w:shd w:val="clear" w:color="auto" w:fill="FFFFFF"/>
        <w:spacing w:line="240" w:lineRule="auto"/>
        <w:ind w:right="9"/>
        <w:jc w:val="center"/>
        <w:rPr>
          <w:ins w:id="12034" w:author="Dr Mamadou SANOGO" w:date="2023-10-25T16:44:00Z"/>
          <w:b/>
          <w:color w:val="000000" w:themeColor="text1"/>
          <w:sz w:val="44"/>
          <w:rPrChange w:id="12035" w:author="Dr Mamadou SANOGO" w:date="2023-10-25T18:15:00Z">
            <w:rPr>
              <w:ins w:id="12036" w:author="Dr Mamadou SANOGO" w:date="2023-10-25T16:44:00Z"/>
              <w:b/>
              <w:sz w:val="44"/>
            </w:rPr>
          </w:rPrChange>
        </w:rPr>
      </w:pPr>
    </w:p>
    <w:p w14:paraId="39970BB2" w14:textId="74A6267E" w:rsidR="00D3265D" w:rsidRPr="007A4AFC" w:rsidRDefault="00D3265D" w:rsidP="00D81BFF">
      <w:pPr>
        <w:shd w:val="clear" w:color="auto" w:fill="FFFFFF"/>
        <w:spacing w:line="240" w:lineRule="auto"/>
        <w:ind w:right="9"/>
        <w:jc w:val="center"/>
        <w:rPr>
          <w:ins w:id="12037" w:author="Dr Mamadou SANOGO" w:date="2023-10-25T16:44:00Z"/>
          <w:b/>
          <w:color w:val="000000" w:themeColor="text1"/>
          <w:sz w:val="44"/>
          <w:rPrChange w:id="12038" w:author="Dr Mamadou SANOGO" w:date="2023-10-25T18:15:00Z">
            <w:rPr>
              <w:ins w:id="12039" w:author="Dr Mamadou SANOGO" w:date="2023-10-25T16:44:00Z"/>
              <w:b/>
              <w:sz w:val="44"/>
            </w:rPr>
          </w:rPrChange>
        </w:rPr>
      </w:pPr>
    </w:p>
    <w:p w14:paraId="251F9FF2" w14:textId="113C5A27" w:rsidR="00D3265D" w:rsidRPr="007A4AFC" w:rsidRDefault="00D3265D" w:rsidP="00D81BFF">
      <w:pPr>
        <w:shd w:val="clear" w:color="auto" w:fill="FFFFFF"/>
        <w:spacing w:line="240" w:lineRule="auto"/>
        <w:ind w:right="9"/>
        <w:jc w:val="center"/>
        <w:rPr>
          <w:ins w:id="12040" w:author="Dr Mamadou SANOGO" w:date="2023-10-25T16:44:00Z"/>
          <w:b/>
          <w:color w:val="000000" w:themeColor="text1"/>
          <w:sz w:val="44"/>
          <w:rPrChange w:id="12041" w:author="Dr Mamadou SANOGO" w:date="2023-10-25T18:15:00Z">
            <w:rPr>
              <w:ins w:id="12042" w:author="Dr Mamadou SANOGO" w:date="2023-10-25T16:44:00Z"/>
              <w:b/>
              <w:sz w:val="44"/>
            </w:rPr>
          </w:rPrChange>
        </w:rPr>
      </w:pPr>
    </w:p>
    <w:p w14:paraId="535B40CA" w14:textId="221BE588" w:rsidR="00D3265D" w:rsidRPr="007A4AFC" w:rsidRDefault="00D3265D" w:rsidP="00D81BFF">
      <w:pPr>
        <w:shd w:val="clear" w:color="auto" w:fill="FFFFFF"/>
        <w:spacing w:line="240" w:lineRule="auto"/>
        <w:ind w:right="9"/>
        <w:jc w:val="center"/>
        <w:rPr>
          <w:ins w:id="12043" w:author="Dr Mamadou SANOGO" w:date="2023-10-25T16:44:00Z"/>
          <w:b/>
          <w:color w:val="000000" w:themeColor="text1"/>
          <w:sz w:val="44"/>
          <w:rPrChange w:id="12044" w:author="Dr Mamadou SANOGO" w:date="2023-10-25T18:15:00Z">
            <w:rPr>
              <w:ins w:id="12045" w:author="Dr Mamadou SANOGO" w:date="2023-10-25T16:44:00Z"/>
              <w:b/>
              <w:sz w:val="44"/>
            </w:rPr>
          </w:rPrChange>
        </w:rPr>
      </w:pPr>
    </w:p>
    <w:p w14:paraId="23415AB7" w14:textId="77777777" w:rsidR="00D3265D" w:rsidRPr="007A4AFC" w:rsidRDefault="00D3265D" w:rsidP="00D81BFF">
      <w:pPr>
        <w:shd w:val="clear" w:color="auto" w:fill="FFFFFF"/>
        <w:spacing w:line="240" w:lineRule="auto"/>
        <w:ind w:right="9"/>
        <w:jc w:val="center"/>
        <w:rPr>
          <w:ins w:id="12046" w:author="Dr Mamadou SANOGO" w:date="2023-10-25T16:43:00Z"/>
          <w:b/>
          <w:color w:val="000000" w:themeColor="text1"/>
          <w:sz w:val="44"/>
          <w:rPrChange w:id="12047" w:author="Dr Mamadou SANOGO" w:date="2023-10-25T18:15:00Z">
            <w:rPr>
              <w:ins w:id="12048" w:author="Dr Mamadou SANOGO" w:date="2023-10-25T16:43:00Z"/>
              <w:b/>
              <w:sz w:val="44"/>
            </w:rPr>
          </w:rPrChange>
        </w:rPr>
      </w:pPr>
    </w:p>
    <w:p w14:paraId="28852688" w14:textId="6AE60BE8" w:rsidR="00D3265D" w:rsidRPr="007A4AFC" w:rsidRDefault="00D3265D" w:rsidP="00D81BFF">
      <w:pPr>
        <w:shd w:val="clear" w:color="auto" w:fill="FFFFFF"/>
        <w:spacing w:line="240" w:lineRule="auto"/>
        <w:ind w:right="9"/>
        <w:jc w:val="center"/>
        <w:rPr>
          <w:ins w:id="12049" w:author="Dr Mamadou SANOGO" w:date="2023-10-25T16:43:00Z"/>
          <w:b/>
          <w:color w:val="000000" w:themeColor="text1"/>
          <w:sz w:val="44"/>
          <w:rPrChange w:id="12050" w:author="Dr Mamadou SANOGO" w:date="2023-10-25T18:15:00Z">
            <w:rPr>
              <w:ins w:id="12051" w:author="Dr Mamadou SANOGO" w:date="2023-10-25T16:43:00Z"/>
              <w:b/>
              <w:sz w:val="44"/>
            </w:rPr>
          </w:rPrChange>
        </w:rPr>
      </w:pPr>
    </w:p>
    <w:p w14:paraId="1663AC2F" w14:textId="6953A2A8" w:rsidR="00D3265D" w:rsidRPr="007A4AFC" w:rsidRDefault="00D3265D" w:rsidP="00D81BFF">
      <w:pPr>
        <w:shd w:val="clear" w:color="auto" w:fill="FFFFFF"/>
        <w:spacing w:line="240" w:lineRule="auto"/>
        <w:ind w:right="9"/>
        <w:jc w:val="center"/>
        <w:rPr>
          <w:ins w:id="12052" w:author="Dr Mamadou SANOGO" w:date="2023-10-25T16:43:00Z"/>
          <w:b/>
          <w:color w:val="000000" w:themeColor="text1"/>
          <w:sz w:val="44"/>
          <w:rPrChange w:id="12053" w:author="Dr Mamadou SANOGO" w:date="2023-10-25T18:15:00Z">
            <w:rPr>
              <w:ins w:id="12054" w:author="Dr Mamadou SANOGO" w:date="2023-10-25T16:43:00Z"/>
              <w:b/>
              <w:sz w:val="44"/>
            </w:rPr>
          </w:rPrChange>
        </w:rPr>
      </w:pPr>
    </w:p>
    <w:p w14:paraId="4893ED4F" w14:textId="47FB14EC" w:rsidR="00D3265D" w:rsidRPr="007A4AFC" w:rsidRDefault="00D3265D" w:rsidP="00D81BFF">
      <w:pPr>
        <w:shd w:val="clear" w:color="auto" w:fill="FFFFFF"/>
        <w:spacing w:line="240" w:lineRule="auto"/>
        <w:ind w:right="9"/>
        <w:jc w:val="center"/>
        <w:rPr>
          <w:ins w:id="12055" w:author="Dr Mamadou SANOGO" w:date="2023-10-25T16:43:00Z"/>
          <w:b/>
          <w:color w:val="000000" w:themeColor="text1"/>
          <w:sz w:val="44"/>
          <w:rPrChange w:id="12056" w:author="Dr Mamadou SANOGO" w:date="2023-10-25T18:15:00Z">
            <w:rPr>
              <w:ins w:id="12057" w:author="Dr Mamadou SANOGO" w:date="2023-10-25T16:43:00Z"/>
              <w:b/>
              <w:sz w:val="44"/>
            </w:rPr>
          </w:rPrChange>
        </w:rPr>
      </w:pPr>
    </w:p>
    <w:p w14:paraId="065E7BCD" w14:textId="35526628" w:rsidR="00D3265D" w:rsidRPr="007A4AFC" w:rsidRDefault="00D3265D" w:rsidP="00D81BFF">
      <w:pPr>
        <w:shd w:val="clear" w:color="auto" w:fill="FFFFFF"/>
        <w:spacing w:line="240" w:lineRule="auto"/>
        <w:ind w:right="9"/>
        <w:jc w:val="center"/>
        <w:rPr>
          <w:ins w:id="12058" w:author="Dr Mamadou SANOGO" w:date="2023-10-25T16:43:00Z"/>
          <w:b/>
          <w:color w:val="000000" w:themeColor="text1"/>
          <w:sz w:val="44"/>
          <w:rPrChange w:id="12059" w:author="Dr Mamadou SANOGO" w:date="2023-10-25T18:15:00Z">
            <w:rPr>
              <w:ins w:id="12060" w:author="Dr Mamadou SANOGO" w:date="2023-10-25T16:43:00Z"/>
              <w:b/>
              <w:sz w:val="44"/>
            </w:rPr>
          </w:rPrChange>
        </w:rPr>
      </w:pPr>
    </w:p>
    <w:p w14:paraId="3525DF41" w14:textId="3FF278FB" w:rsidR="00D3265D" w:rsidRPr="007A4AFC" w:rsidRDefault="00D3265D" w:rsidP="00D81BFF">
      <w:pPr>
        <w:shd w:val="clear" w:color="auto" w:fill="FFFFFF"/>
        <w:spacing w:line="240" w:lineRule="auto"/>
        <w:ind w:right="9"/>
        <w:jc w:val="center"/>
        <w:rPr>
          <w:ins w:id="12061" w:author="Dr Mamadou SANOGO" w:date="2023-10-25T16:43:00Z"/>
          <w:b/>
          <w:color w:val="000000" w:themeColor="text1"/>
          <w:sz w:val="44"/>
          <w:rPrChange w:id="12062" w:author="Dr Mamadou SANOGO" w:date="2023-10-25T18:15:00Z">
            <w:rPr>
              <w:ins w:id="12063" w:author="Dr Mamadou SANOGO" w:date="2023-10-25T16:43:00Z"/>
              <w:b/>
              <w:sz w:val="44"/>
            </w:rPr>
          </w:rPrChange>
        </w:rPr>
      </w:pPr>
    </w:p>
    <w:p w14:paraId="54180E0C" w14:textId="32670CF3" w:rsidR="00D3265D" w:rsidRPr="007A4AFC" w:rsidRDefault="00D3265D" w:rsidP="00D81BFF">
      <w:pPr>
        <w:shd w:val="clear" w:color="auto" w:fill="FFFFFF"/>
        <w:spacing w:line="240" w:lineRule="auto"/>
        <w:ind w:right="9"/>
        <w:jc w:val="center"/>
        <w:rPr>
          <w:ins w:id="12064" w:author="Dr Mamadou SANOGO" w:date="2023-10-25T16:43:00Z"/>
          <w:b/>
          <w:color w:val="000000" w:themeColor="text1"/>
          <w:sz w:val="44"/>
          <w:rPrChange w:id="12065" w:author="Dr Mamadou SANOGO" w:date="2023-10-25T18:15:00Z">
            <w:rPr>
              <w:ins w:id="12066" w:author="Dr Mamadou SANOGO" w:date="2023-10-25T16:43:00Z"/>
              <w:b/>
              <w:sz w:val="44"/>
            </w:rPr>
          </w:rPrChange>
        </w:rPr>
      </w:pPr>
    </w:p>
    <w:p w14:paraId="36689F11" w14:textId="7C3FE118" w:rsidR="00D3265D" w:rsidRDefault="00D3265D" w:rsidP="00D81BFF">
      <w:pPr>
        <w:shd w:val="clear" w:color="auto" w:fill="FFFFFF"/>
        <w:ind w:right="9"/>
        <w:jc w:val="center"/>
        <w:rPr>
          <w:ins w:id="12067" w:author="Dr Mamadou SANOGO" w:date="2023-10-27T11:45:00Z"/>
          <w:b/>
          <w:color w:val="000000" w:themeColor="text1"/>
          <w:sz w:val="44"/>
        </w:rPr>
      </w:pPr>
    </w:p>
    <w:p w14:paraId="39AB4AE8" w14:textId="5DFE7D82" w:rsidR="00DA7BA7" w:rsidRDefault="00DA7BA7" w:rsidP="00D81BFF">
      <w:pPr>
        <w:shd w:val="clear" w:color="auto" w:fill="FFFFFF"/>
        <w:ind w:right="9"/>
        <w:jc w:val="center"/>
        <w:rPr>
          <w:ins w:id="12068" w:author="Dr Mamadou SANOGO" w:date="2023-10-27T11:45:00Z"/>
          <w:b/>
          <w:color w:val="000000" w:themeColor="text1"/>
          <w:sz w:val="44"/>
        </w:rPr>
      </w:pPr>
    </w:p>
    <w:p w14:paraId="0721D406" w14:textId="389C12E5" w:rsidR="00DA7BA7" w:rsidRDefault="00DA7BA7" w:rsidP="00D81BFF">
      <w:pPr>
        <w:shd w:val="clear" w:color="auto" w:fill="FFFFFF"/>
        <w:ind w:right="9"/>
        <w:jc w:val="center"/>
        <w:rPr>
          <w:ins w:id="12069" w:author="Dr Mamadou SANOGO" w:date="2023-10-27T11:45:00Z"/>
          <w:b/>
          <w:color w:val="000000" w:themeColor="text1"/>
          <w:sz w:val="44"/>
        </w:rPr>
      </w:pPr>
    </w:p>
    <w:p w14:paraId="568DB508" w14:textId="04F872E3" w:rsidR="00DA7BA7" w:rsidRDefault="00DA7BA7" w:rsidP="00D81BFF">
      <w:pPr>
        <w:shd w:val="clear" w:color="auto" w:fill="FFFFFF"/>
        <w:ind w:right="9"/>
        <w:jc w:val="center"/>
        <w:rPr>
          <w:ins w:id="12070" w:author="Dr Mamadou SANOGO" w:date="2023-10-27T11:45:00Z"/>
          <w:b/>
          <w:color w:val="000000" w:themeColor="text1"/>
          <w:sz w:val="44"/>
        </w:rPr>
      </w:pPr>
    </w:p>
    <w:p w14:paraId="4A5C1846" w14:textId="2B093159" w:rsidR="00DA7BA7" w:rsidRDefault="00DA7BA7" w:rsidP="00D81BFF">
      <w:pPr>
        <w:shd w:val="clear" w:color="auto" w:fill="FFFFFF"/>
        <w:ind w:right="9"/>
        <w:jc w:val="center"/>
        <w:rPr>
          <w:ins w:id="12071" w:author="Dr Mamadou SANOGO" w:date="2023-10-27T11:45:00Z"/>
          <w:b/>
          <w:color w:val="000000" w:themeColor="text1"/>
          <w:sz w:val="44"/>
        </w:rPr>
      </w:pPr>
    </w:p>
    <w:p w14:paraId="1AB6EBB7" w14:textId="2280D215" w:rsidR="00DA7BA7" w:rsidRDefault="00DA7BA7" w:rsidP="00D81BFF">
      <w:pPr>
        <w:shd w:val="clear" w:color="auto" w:fill="FFFFFF"/>
        <w:ind w:right="9"/>
        <w:jc w:val="center"/>
        <w:rPr>
          <w:ins w:id="12072" w:author="Dr Mamadou SANOGO" w:date="2023-10-27T11:45:00Z"/>
          <w:b/>
          <w:color w:val="000000" w:themeColor="text1"/>
          <w:sz w:val="44"/>
        </w:rPr>
      </w:pPr>
    </w:p>
    <w:p w14:paraId="4308261A" w14:textId="4042FE05" w:rsidR="00DA7BA7" w:rsidRDefault="00DA7BA7" w:rsidP="00D81BFF">
      <w:pPr>
        <w:shd w:val="clear" w:color="auto" w:fill="FFFFFF"/>
        <w:ind w:right="9"/>
        <w:jc w:val="center"/>
        <w:rPr>
          <w:ins w:id="12073" w:author="Dr Mamadou SANOGO" w:date="2023-10-27T11:45:00Z"/>
          <w:b/>
          <w:color w:val="000000" w:themeColor="text1"/>
          <w:sz w:val="44"/>
        </w:rPr>
      </w:pPr>
    </w:p>
    <w:p w14:paraId="6517CD4C" w14:textId="2911A3CF" w:rsidR="00DA7BA7" w:rsidRDefault="00DA7BA7" w:rsidP="00D81BFF">
      <w:pPr>
        <w:shd w:val="clear" w:color="auto" w:fill="FFFFFF"/>
        <w:ind w:right="9"/>
        <w:jc w:val="center"/>
        <w:rPr>
          <w:ins w:id="12074" w:author="Dr Mamadou SANOGO" w:date="2023-10-27T11:45:00Z"/>
          <w:b/>
          <w:color w:val="000000" w:themeColor="text1"/>
          <w:sz w:val="44"/>
        </w:rPr>
      </w:pPr>
    </w:p>
    <w:p w14:paraId="24C617C3" w14:textId="4E091548" w:rsidR="00DA7BA7" w:rsidRDefault="00DA7BA7" w:rsidP="00D81BFF">
      <w:pPr>
        <w:shd w:val="clear" w:color="auto" w:fill="FFFFFF"/>
        <w:ind w:right="9"/>
        <w:jc w:val="center"/>
        <w:rPr>
          <w:ins w:id="12075" w:author="Dr Mamadou SANOGO" w:date="2023-10-27T11:45:00Z"/>
          <w:b/>
          <w:color w:val="000000" w:themeColor="text1"/>
          <w:sz w:val="44"/>
        </w:rPr>
      </w:pPr>
    </w:p>
    <w:p w14:paraId="4D825AA6" w14:textId="1354592C" w:rsidR="00DA7BA7" w:rsidRDefault="00DA7BA7" w:rsidP="00D81BFF">
      <w:pPr>
        <w:shd w:val="clear" w:color="auto" w:fill="FFFFFF"/>
        <w:ind w:right="9"/>
        <w:jc w:val="center"/>
        <w:rPr>
          <w:ins w:id="12076" w:author="Dr Mamadou SANOGO" w:date="2023-10-27T11:45:00Z"/>
          <w:b/>
          <w:color w:val="000000" w:themeColor="text1"/>
          <w:sz w:val="44"/>
        </w:rPr>
      </w:pPr>
    </w:p>
    <w:p w14:paraId="25EDA7E1" w14:textId="5820A64C" w:rsidR="00DA7BA7" w:rsidRDefault="00DA7BA7" w:rsidP="00D81BFF">
      <w:pPr>
        <w:shd w:val="clear" w:color="auto" w:fill="FFFFFF"/>
        <w:ind w:right="9"/>
        <w:jc w:val="center"/>
        <w:rPr>
          <w:ins w:id="12077" w:author="Dr Mamadou SANOGO" w:date="2023-10-27T11:45:00Z"/>
          <w:b/>
          <w:color w:val="000000" w:themeColor="text1"/>
          <w:sz w:val="44"/>
        </w:rPr>
      </w:pPr>
    </w:p>
    <w:p w14:paraId="77988F91" w14:textId="7192C90C" w:rsidR="00DA7BA7" w:rsidRDefault="00DA7BA7" w:rsidP="00D81BFF">
      <w:pPr>
        <w:shd w:val="clear" w:color="auto" w:fill="FFFFFF"/>
        <w:ind w:right="9"/>
        <w:jc w:val="center"/>
        <w:rPr>
          <w:ins w:id="12078" w:author="Dr Mamadou SANOGO" w:date="2023-10-27T11:45:00Z"/>
          <w:b/>
          <w:color w:val="000000" w:themeColor="text1"/>
          <w:sz w:val="44"/>
        </w:rPr>
      </w:pPr>
    </w:p>
    <w:p w14:paraId="2737BFCE" w14:textId="0F585C60" w:rsidR="00DA7BA7" w:rsidRDefault="00DA7BA7" w:rsidP="00D81BFF">
      <w:pPr>
        <w:shd w:val="clear" w:color="auto" w:fill="FFFFFF"/>
        <w:ind w:right="9"/>
        <w:jc w:val="center"/>
        <w:rPr>
          <w:ins w:id="12079" w:author="Dr Mamadou SANOGO" w:date="2023-10-27T11:45:00Z"/>
          <w:b/>
          <w:color w:val="000000" w:themeColor="text1"/>
          <w:sz w:val="44"/>
        </w:rPr>
      </w:pPr>
    </w:p>
    <w:p w14:paraId="4BDC81D3" w14:textId="2A87F1E0" w:rsidR="00DA7BA7" w:rsidRDefault="00DA7BA7" w:rsidP="00D81BFF">
      <w:pPr>
        <w:shd w:val="clear" w:color="auto" w:fill="FFFFFF"/>
        <w:ind w:right="9"/>
        <w:jc w:val="center"/>
        <w:rPr>
          <w:ins w:id="12080" w:author="Dr Mamadou SANOGO" w:date="2023-10-27T11:45:00Z"/>
          <w:b/>
          <w:color w:val="000000" w:themeColor="text1"/>
          <w:sz w:val="44"/>
        </w:rPr>
      </w:pPr>
    </w:p>
    <w:p w14:paraId="3C56F9B7" w14:textId="20D52E65" w:rsidR="00DA7BA7" w:rsidRDefault="00DA7BA7" w:rsidP="00D81BFF">
      <w:pPr>
        <w:shd w:val="clear" w:color="auto" w:fill="FFFFFF"/>
        <w:ind w:right="9"/>
        <w:jc w:val="center"/>
        <w:rPr>
          <w:ins w:id="12081" w:author="Dr Mamadou SANOGO" w:date="2023-10-27T11:45:00Z"/>
          <w:b/>
          <w:color w:val="000000" w:themeColor="text1"/>
          <w:sz w:val="44"/>
        </w:rPr>
      </w:pPr>
    </w:p>
    <w:p w14:paraId="2D6194DC" w14:textId="3BB190AB" w:rsidR="00DA7BA7" w:rsidRDefault="00DA7BA7" w:rsidP="00D81BFF">
      <w:pPr>
        <w:shd w:val="clear" w:color="auto" w:fill="FFFFFF"/>
        <w:ind w:right="9"/>
        <w:jc w:val="center"/>
        <w:rPr>
          <w:ins w:id="12082" w:author="Dr Mamadou SANOGO" w:date="2023-10-27T11:45:00Z"/>
          <w:b/>
          <w:color w:val="000000" w:themeColor="text1"/>
          <w:sz w:val="44"/>
        </w:rPr>
      </w:pPr>
    </w:p>
    <w:p w14:paraId="2607BCD9" w14:textId="46EA6CEE" w:rsidR="00DA7BA7" w:rsidRDefault="00DA7BA7" w:rsidP="00D81BFF">
      <w:pPr>
        <w:shd w:val="clear" w:color="auto" w:fill="FFFFFF"/>
        <w:ind w:right="9"/>
        <w:jc w:val="center"/>
        <w:rPr>
          <w:ins w:id="12083" w:author="Dr Mamadou SANOGO" w:date="2023-10-27T11:45:00Z"/>
          <w:b/>
          <w:color w:val="000000" w:themeColor="text1"/>
          <w:sz w:val="44"/>
        </w:rPr>
      </w:pPr>
    </w:p>
    <w:p w14:paraId="2A61C925" w14:textId="77777777" w:rsidR="00DA7BA7" w:rsidRPr="007A4AFC" w:rsidRDefault="00DA7BA7" w:rsidP="00D81BFF">
      <w:pPr>
        <w:shd w:val="clear" w:color="auto" w:fill="FFFFFF"/>
        <w:spacing w:line="240" w:lineRule="auto"/>
        <w:ind w:right="9"/>
        <w:jc w:val="center"/>
        <w:rPr>
          <w:ins w:id="12084" w:author="Dr Mamadou SANOGO" w:date="2023-10-25T16:43:00Z"/>
          <w:b/>
          <w:color w:val="000000" w:themeColor="text1"/>
          <w:sz w:val="44"/>
          <w:rPrChange w:id="12085" w:author="Dr Mamadou SANOGO" w:date="2023-10-25T18:15:00Z">
            <w:rPr>
              <w:ins w:id="12086" w:author="Dr Mamadou SANOGO" w:date="2023-10-25T16:43:00Z"/>
              <w:b/>
              <w:sz w:val="44"/>
            </w:rPr>
          </w:rPrChange>
        </w:rPr>
      </w:pPr>
    </w:p>
    <w:p w14:paraId="61BBEF73" w14:textId="77777777" w:rsidR="00D3265D" w:rsidRPr="007A4AFC" w:rsidRDefault="00D3265D" w:rsidP="00D81BFF">
      <w:pPr>
        <w:shd w:val="clear" w:color="auto" w:fill="FFFFFF"/>
        <w:spacing w:line="240" w:lineRule="auto"/>
        <w:ind w:right="9"/>
        <w:jc w:val="center"/>
        <w:rPr>
          <w:ins w:id="12087" w:author="Dr Mamadou SANOGO" w:date="2023-10-25T15:02:00Z"/>
          <w:b/>
          <w:color w:val="000000" w:themeColor="text1"/>
          <w:sz w:val="44"/>
          <w:rPrChange w:id="12088" w:author="Dr Mamadou SANOGO" w:date="2023-10-25T18:15:00Z">
            <w:rPr>
              <w:ins w:id="12089" w:author="Dr Mamadou SANOGO" w:date="2023-10-25T15:02:00Z"/>
              <w:b/>
              <w:sz w:val="44"/>
            </w:rPr>
          </w:rPrChange>
        </w:rPr>
      </w:pPr>
    </w:p>
    <w:p w14:paraId="521B7FC7" w14:textId="3AC4D88F" w:rsidR="00D81BFF" w:rsidRPr="007A4AFC" w:rsidRDefault="00D81BFF" w:rsidP="00D81BFF">
      <w:pPr>
        <w:shd w:val="clear" w:color="auto" w:fill="FFFFFF"/>
        <w:spacing w:line="240" w:lineRule="auto"/>
        <w:ind w:right="9"/>
        <w:jc w:val="center"/>
        <w:rPr>
          <w:ins w:id="12090" w:author="Dr Mamadou SANOGO" w:date="2023-10-25T17:05:00Z"/>
          <w:b/>
          <w:color w:val="000000" w:themeColor="text1"/>
          <w:sz w:val="44"/>
          <w:rPrChange w:id="12091" w:author="Dr Mamadou SANOGO" w:date="2023-10-25T18:15:00Z">
            <w:rPr>
              <w:ins w:id="12092" w:author="Dr Mamadou SANOGO" w:date="2023-10-25T17:05:00Z"/>
              <w:b/>
              <w:sz w:val="44"/>
            </w:rPr>
          </w:rPrChange>
        </w:rPr>
      </w:pPr>
      <w:ins w:id="12093" w:author="Dr Mamadou SANOGO" w:date="2023-10-25T15:02:00Z">
        <w:r w:rsidRPr="007A4AFC">
          <w:rPr>
            <w:b/>
            <w:color w:val="000000" w:themeColor="text1"/>
            <w:sz w:val="44"/>
            <w:rPrChange w:id="12094" w:author="Dr Mamadou SANOGO" w:date="2023-10-25T18:15:00Z">
              <w:rPr>
                <w:b/>
                <w:sz w:val="44"/>
              </w:rPr>
            </w:rPrChange>
          </w:rPr>
          <w:t>Annexe n°02</w:t>
        </w:r>
      </w:ins>
      <w:ins w:id="12095" w:author="Dr Mamadou SANOGO" w:date="2023-10-25T17:04:00Z">
        <w:r w:rsidR="00A544BC" w:rsidRPr="007A4AFC">
          <w:rPr>
            <w:b/>
            <w:color w:val="000000" w:themeColor="text1"/>
            <w:sz w:val="44"/>
            <w:rPrChange w:id="12096" w:author="Dr Mamadou SANOGO" w:date="2023-10-25T18:15:00Z">
              <w:rPr>
                <w:b/>
                <w:sz w:val="44"/>
              </w:rPr>
            </w:rPrChange>
          </w:rPr>
          <w:t>1</w:t>
        </w:r>
      </w:ins>
      <w:ins w:id="12097" w:author="Dr Mamadou SANOGO" w:date="2023-10-25T15:02:00Z">
        <w:r w:rsidRPr="007A4AFC">
          <w:rPr>
            <w:b/>
            <w:color w:val="000000" w:themeColor="text1"/>
            <w:sz w:val="44"/>
            <w:rPrChange w:id="12098" w:author="Dr Mamadou SANOGO" w:date="2023-10-25T18:15:00Z">
              <w:rPr>
                <w:b/>
                <w:sz w:val="44"/>
              </w:rPr>
            </w:rPrChange>
          </w:rPr>
          <w:t xml:space="preserve"> : </w:t>
        </w:r>
      </w:ins>
      <w:ins w:id="12099" w:author="Dr Mamadou SANOGO" w:date="2023-10-27T11:45:00Z">
        <w:r w:rsidR="00DA7BA7">
          <w:rPr>
            <w:b/>
            <w:color w:val="000000" w:themeColor="text1"/>
            <w:sz w:val="44"/>
          </w:rPr>
          <w:t xml:space="preserve">Résumé </w:t>
        </w:r>
      </w:ins>
      <w:ins w:id="12100" w:author="Dr Mamadou SANOGO" w:date="2023-10-25T15:02:00Z">
        <w:r w:rsidRPr="007A4AFC">
          <w:rPr>
            <w:b/>
            <w:color w:val="000000" w:themeColor="text1"/>
            <w:sz w:val="44"/>
            <w:rPrChange w:id="12101" w:author="Dr Mamadou SANOGO" w:date="2023-10-25T18:15:00Z">
              <w:rPr>
                <w:b/>
                <w:sz w:val="44"/>
              </w:rPr>
            </w:rPrChange>
          </w:rPr>
          <w:t>Plan de communication</w:t>
        </w:r>
      </w:ins>
    </w:p>
    <w:p w14:paraId="40246DAB" w14:textId="7075ED63" w:rsidR="00A544BC" w:rsidRPr="007A4AFC" w:rsidRDefault="00A544BC" w:rsidP="00D81BFF">
      <w:pPr>
        <w:shd w:val="clear" w:color="auto" w:fill="FFFFFF"/>
        <w:spacing w:line="240" w:lineRule="auto"/>
        <w:ind w:right="9"/>
        <w:jc w:val="center"/>
        <w:rPr>
          <w:ins w:id="12102" w:author="Dr Mamadou SANOGO" w:date="2023-10-25T17:05:00Z"/>
          <w:b/>
          <w:color w:val="000000" w:themeColor="text1"/>
          <w:sz w:val="44"/>
          <w:rPrChange w:id="12103" w:author="Dr Mamadou SANOGO" w:date="2023-10-25T18:15:00Z">
            <w:rPr>
              <w:ins w:id="12104" w:author="Dr Mamadou SANOGO" w:date="2023-10-25T17:05:00Z"/>
              <w:b/>
              <w:sz w:val="44"/>
            </w:rPr>
          </w:rPrChange>
        </w:rPr>
      </w:pPr>
    </w:p>
    <w:p w14:paraId="7720E892" w14:textId="670355A7" w:rsidR="00A544BC" w:rsidRPr="007A4AFC" w:rsidRDefault="00A544BC" w:rsidP="00D81BFF">
      <w:pPr>
        <w:shd w:val="clear" w:color="auto" w:fill="FFFFFF"/>
        <w:spacing w:line="240" w:lineRule="auto"/>
        <w:ind w:right="9"/>
        <w:jc w:val="center"/>
        <w:rPr>
          <w:ins w:id="12105" w:author="Dr Mamadou SANOGO" w:date="2023-10-25T17:05:00Z"/>
          <w:b/>
          <w:color w:val="000000" w:themeColor="text1"/>
          <w:sz w:val="44"/>
          <w:rPrChange w:id="12106" w:author="Dr Mamadou SANOGO" w:date="2023-10-25T18:15:00Z">
            <w:rPr>
              <w:ins w:id="12107" w:author="Dr Mamadou SANOGO" w:date="2023-10-25T17:05:00Z"/>
              <w:b/>
              <w:sz w:val="44"/>
            </w:rPr>
          </w:rPrChange>
        </w:rPr>
      </w:pPr>
    </w:p>
    <w:p w14:paraId="05F9D0CC" w14:textId="2FD434DA" w:rsidR="00A544BC" w:rsidRPr="007A4AFC" w:rsidRDefault="00A544BC" w:rsidP="00D81BFF">
      <w:pPr>
        <w:shd w:val="clear" w:color="auto" w:fill="FFFFFF"/>
        <w:spacing w:line="240" w:lineRule="auto"/>
        <w:ind w:right="9"/>
        <w:jc w:val="center"/>
        <w:rPr>
          <w:ins w:id="12108" w:author="Dr Mamadou SANOGO" w:date="2023-10-25T17:05:00Z"/>
          <w:b/>
          <w:color w:val="000000" w:themeColor="text1"/>
          <w:sz w:val="44"/>
          <w:rPrChange w:id="12109" w:author="Dr Mamadou SANOGO" w:date="2023-10-25T18:15:00Z">
            <w:rPr>
              <w:ins w:id="12110" w:author="Dr Mamadou SANOGO" w:date="2023-10-25T17:05:00Z"/>
              <w:b/>
              <w:sz w:val="44"/>
            </w:rPr>
          </w:rPrChange>
        </w:rPr>
      </w:pPr>
    </w:p>
    <w:p w14:paraId="7AFC68E2" w14:textId="4FE34318" w:rsidR="00A544BC" w:rsidRPr="007A4AFC" w:rsidRDefault="00A544BC" w:rsidP="00D81BFF">
      <w:pPr>
        <w:shd w:val="clear" w:color="auto" w:fill="FFFFFF"/>
        <w:spacing w:line="240" w:lineRule="auto"/>
        <w:ind w:right="9"/>
        <w:jc w:val="center"/>
        <w:rPr>
          <w:ins w:id="12111" w:author="Dr Mamadou SANOGO" w:date="2023-10-25T17:05:00Z"/>
          <w:b/>
          <w:color w:val="000000" w:themeColor="text1"/>
          <w:sz w:val="44"/>
          <w:rPrChange w:id="12112" w:author="Dr Mamadou SANOGO" w:date="2023-10-25T18:15:00Z">
            <w:rPr>
              <w:ins w:id="12113" w:author="Dr Mamadou SANOGO" w:date="2023-10-25T17:05:00Z"/>
              <w:b/>
              <w:sz w:val="44"/>
            </w:rPr>
          </w:rPrChange>
        </w:rPr>
      </w:pPr>
    </w:p>
    <w:p w14:paraId="5C91BD7E" w14:textId="255EB160" w:rsidR="00A544BC" w:rsidRPr="007A4AFC" w:rsidRDefault="00A544BC" w:rsidP="00D81BFF">
      <w:pPr>
        <w:shd w:val="clear" w:color="auto" w:fill="FFFFFF"/>
        <w:spacing w:line="240" w:lineRule="auto"/>
        <w:ind w:right="9"/>
        <w:jc w:val="center"/>
        <w:rPr>
          <w:ins w:id="12114" w:author="Dr Mamadou SANOGO" w:date="2023-10-25T17:05:00Z"/>
          <w:b/>
          <w:color w:val="000000" w:themeColor="text1"/>
          <w:sz w:val="44"/>
          <w:rPrChange w:id="12115" w:author="Dr Mamadou SANOGO" w:date="2023-10-25T18:15:00Z">
            <w:rPr>
              <w:ins w:id="12116" w:author="Dr Mamadou SANOGO" w:date="2023-10-25T17:05:00Z"/>
              <w:b/>
              <w:sz w:val="44"/>
            </w:rPr>
          </w:rPrChange>
        </w:rPr>
      </w:pPr>
    </w:p>
    <w:p w14:paraId="3CC764A0" w14:textId="5AEEB52F" w:rsidR="00A544BC" w:rsidRPr="007A4AFC" w:rsidRDefault="00A544BC" w:rsidP="00D81BFF">
      <w:pPr>
        <w:shd w:val="clear" w:color="auto" w:fill="FFFFFF"/>
        <w:spacing w:line="240" w:lineRule="auto"/>
        <w:ind w:right="9"/>
        <w:jc w:val="center"/>
        <w:rPr>
          <w:ins w:id="12117" w:author="Dr Mamadou SANOGO" w:date="2023-10-25T17:05:00Z"/>
          <w:b/>
          <w:color w:val="000000" w:themeColor="text1"/>
          <w:sz w:val="44"/>
          <w:rPrChange w:id="12118" w:author="Dr Mamadou SANOGO" w:date="2023-10-25T18:15:00Z">
            <w:rPr>
              <w:ins w:id="12119" w:author="Dr Mamadou SANOGO" w:date="2023-10-25T17:05:00Z"/>
              <w:b/>
              <w:sz w:val="44"/>
            </w:rPr>
          </w:rPrChange>
        </w:rPr>
      </w:pPr>
    </w:p>
    <w:p w14:paraId="12A9A758" w14:textId="4178CA5F" w:rsidR="00A544BC" w:rsidRPr="007A4AFC" w:rsidRDefault="00A544BC" w:rsidP="00D81BFF">
      <w:pPr>
        <w:shd w:val="clear" w:color="auto" w:fill="FFFFFF"/>
        <w:spacing w:line="240" w:lineRule="auto"/>
        <w:ind w:right="9"/>
        <w:jc w:val="center"/>
        <w:rPr>
          <w:ins w:id="12120" w:author="Dr Mamadou SANOGO" w:date="2023-10-25T17:05:00Z"/>
          <w:b/>
          <w:color w:val="000000" w:themeColor="text1"/>
          <w:sz w:val="44"/>
          <w:rPrChange w:id="12121" w:author="Dr Mamadou SANOGO" w:date="2023-10-25T18:15:00Z">
            <w:rPr>
              <w:ins w:id="12122" w:author="Dr Mamadou SANOGO" w:date="2023-10-25T17:05:00Z"/>
              <w:b/>
              <w:sz w:val="44"/>
            </w:rPr>
          </w:rPrChange>
        </w:rPr>
      </w:pPr>
    </w:p>
    <w:p w14:paraId="51F8805E" w14:textId="0B1952EF" w:rsidR="00A544BC" w:rsidRPr="007A4AFC" w:rsidRDefault="00A544BC" w:rsidP="00D81BFF">
      <w:pPr>
        <w:shd w:val="clear" w:color="auto" w:fill="FFFFFF"/>
        <w:spacing w:line="240" w:lineRule="auto"/>
        <w:ind w:right="9"/>
        <w:jc w:val="center"/>
        <w:rPr>
          <w:ins w:id="12123" w:author="Dr Mamadou SANOGO" w:date="2023-10-25T17:05:00Z"/>
          <w:b/>
          <w:color w:val="000000" w:themeColor="text1"/>
          <w:sz w:val="44"/>
          <w:rPrChange w:id="12124" w:author="Dr Mamadou SANOGO" w:date="2023-10-25T18:15:00Z">
            <w:rPr>
              <w:ins w:id="12125" w:author="Dr Mamadou SANOGO" w:date="2023-10-25T17:05:00Z"/>
              <w:b/>
              <w:sz w:val="44"/>
            </w:rPr>
          </w:rPrChange>
        </w:rPr>
      </w:pPr>
    </w:p>
    <w:p w14:paraId="261C968B" w14:textId="7F1E0A56" w:rsidR="00A544BC" w:rsidRDefault="00A544BC" w:rsidP="00D81BFF">
      <w:pPr>
        <w:shd w:val="clear" w:color="auto" w:fill="FFFFFF"/>
        <w:spacing w:line="240" w:lineRule="auto"/>
        <w:ind w:right="9"/>
        <w:jc w:val="center"/>
        <w:rPr>
          <w:ins w:id="12126" w:author="Dr Mamadou SANOGO" w:date="2023-10-27T14:06:00Z"/>
          <w:b/>
          <w:color w:val="000000" w:themeColor="text1"/>
          <w:sz w:val="44"/>
        </w:rPr>
      </w:pPr>
    </w:p>
    <w:p w14:paraId="3E7F7A95" w14:textId="1034892C" w:rsidR="006778CD" w:rsidRDefault="006778CD" w:rsidP="00D81BFF">
      <w:pPr>
        <w:shd w:val="clear" w:color="auto" w:fill="FFFFFF"/>
        <w:spacing w:line="240" w:lineRule="auto"/>
        <w:ind w:right="9"/>
        <w:jc w:val="center"/>
        <w:rPr>
          <w:ins w:id="12127" w:author="Dr Mamadou SANOGO" w:date="2023-10-27T14:06:00Z"/>
          <w:b/>
          <w:color w:val="000000" w:themeColor="text1"/>
          <w:sz w:val="44"/>
        </w:rPr>
      </w:pPr>
    </w:p>
    <w:p w14:paraId="4A7F0E10" w14:textId="0D1B211B" w:rsidR="006778CD" w:rsidRDefault="006778CD" w:rsidP="00D81BFF">
      <w:pPr>
        <w:shd w:val="clear" w:color="auto" w:fill="FFFFFF"/>
        <w:spacing w:line="240" w:lineRule="auto"/>
        <w:ind w:right="9"/>
        <w:jc w:val="center"/>
        <w:rPr>
          <w:ins w:id="12128" w:author="Dr Mamadou SANOGO" w:date="2023-10-27T14:06:00Z"/>
          <w:b/>
          <w:color w:val="000000" w:themeColor="text1"/>
          <w:sz w:val="44"/>
        </w:rPr>
      </w:pPr>
    </w:p>
    <w:p w14:paraId="64D1B850" w14:textId="494E8A31" w:rsidR="006778CD" w:rsidRDefault="006778CD" w:rsidP="00D81BFF">
      <w:pPr>
        <w:shd w:val="clear" w:color="auto" w:fill="FFFFFF"/>
        <w:spacing w:line="240" w:lineRule="auto"/>
        <w:ind w:right="9"/>
        <w:jc w:val="center"/>
        <w:rPr>
          <w:ins w:id="12129" w:author="Dr Mamadou SANOGO" w:date="2023-10-27T14:06:00Z"/>
          <w:b/>
          <w:color w:val="000000" w:themeColor="text1"/>
          <w:sz w:val="44"/>
        </w:rPr>
      </w:pPr>
    </w:p>
    <w:p w14:paraId="65184F38" w14:textId="7BB17070" w:rsidR="006778CD" w:rsidRDefault="006778CD" w:rsidP="00D81BFF">
      <w:pPr>
        <w:shd w:val="clear" w:color="auto" w:fill="FFFFFF"/>
        <w:spacing w:line="240" w:lineRule="auto"/>
        <w:ind w:right="9"/>
        <w:jc w:val="center"/>
        <w:rPr>
          <w:ins w:id="12130" w:author="Dr Mamadou SANOGO" w:date="2023-10-27T14:06:00Z"/>
          <w:b/>
          <w:color w:val="000000" w:themeColor="text1"/>
          <w:sz w:val="44"/>
        </w:rPr>
      </w:pPr>
    </w:p>
    <w:p w14:paraId="61337B70" w14:textId="737A5370" w:rsidR="006778CD" w:rsidRDefault="006778CD" w:rsidP="00D81BFF">
      <w:pPr>
        <w:shd w:val="clear" w:color="auto" w:fill="FFFFFF"/>
        <w:spacing w:line="240" w:lineRule="auto"/>
        <w:ind w:right="9"/>
        <w:jc w:val="center"/>
        <w:rPr>
          <w:ins w:id="12131" w:author="Dr Mamadou SANOGO" w:date="2023-10-27T14:06:00Z"/>
          <w:b/>
          <w:color w:val="000000" w:themeColor="text1"/>
          <w:sz w:val="44"/>
        </w:rPr>
      </w:pPr>
    </w:p>
    <w:p w14:paraId="36DFDB23" w14:textId="3FBC6872" w:rsidR="006778CD" w:rsidRDefault="006778CD" w:rsidP="00D81BFF">
      <w:pPr>
        <w:shd w:val="clear" w:color="auto" w:fill="FFFFFF"/>
        <w:spacing w:line="240" w:lineRule="auto"/>
        <w:ind w:right="9"/>
        <w:jc w:val="center"/>
        <w:rPr>
          <w:ins w:id="12132" w:author="Dr Mamadou SANOGO" w:date="2023-10-27T14:06:00Z"/>
          <w:b/>
          <w:color w:val="000000" w:themeColor="text1"/>
          <w:sz w:val="44"/>
        </w:rPr>
      </w:pPr>
    </w:p>
    <w:p w14:paraId="39FFB12F" w14:textId="47900C9B" w:rsidR="006778CD" w:rsidRDefault="006778CD" w:rsidP="00D81BFF">
      <w:pPr>
        <w:shd w:val="clear" w:color="auto" w:fill="FFFFFF"/>
        <w:spacing w:line="240" w:lineRule="auto"/>
        <w:ind w:right="9"/>
        <w:jc w:val="center"/>
        <w:rPr>
          <w:ins w:id="12133" w:author="Dr Mamadou SANOGO" w:date="2023-10-27T14:06:00Z"/>
          <w:b/>
          <w:color w:val="000000" w:themeColor="text1"/>
          <w:sz w:val="44"/>
        </w:rPr>
      </w:pPr>
    </w:p>
    <w:p w14:paraId="7C407564" w14:textId="77777777" w:rsidR="006778CD" w:rsidRPr="007A4AFC" w:rsidRDefault="006778CD" w:rsidP="00D81BFF">
      <w:pPr>
        <w:shd w:val="clear" w:color="auto" w:fill="FFFFFF"/>
        <w:spacing w:line="240" w:lineRule="auto"/>
        <w:ind w:right="9"/>
        <w:jc w:val="center"/>
        <w:rPr>
          <w:ins w:id="12134" w:author="Dr Mamadou SANOGO" w:date="2023-10-25T17:05:00Z"/>
          <w:b/>
          <w:color w:val="000000" w:themeColor="text1"/>
          <w:sz w:val="44"/>
          <w:rPrChange w:id="12135" w:author="Dr Mamadou SANOGO" w:date="2023-10-25T18:15:00Z">
            <w:rPr>
              <w:ins w:id="12136" w:author="Dr Mamadou SANOGO" w:date="2023-10-25T17:05:00Z"/>
              <w:b/>
              <w:sz w:val="44"/>
            </w:rPr>
          </w:rPrChange>
        </w:rPr>
      </w:pPr>
    </w:p>
    <w:p w14:paraId="3367E566" w14:textId="10D9F2D3" w:rsidR="00A544BC" w:rsidRPr="007A4AFC" w:rsidRDefault="00A544BC" w:rsidP="00D81BFF">
      <w:pPr>
        <w:shd w:val="clear" w:color="auto" w:fill="FFFFFF"/>
        <w:spacing w:line="240" w:lineRule="auto"/>
        <w:ind w:right="9"/>
        <w:jc w:val="center"/>
        <w:rPr>
          <w:ins w:id="12137" w:author="Dr Mamadou SANOGO" w:date="2023-10-25T17:05:00Z"/>
          <w:b/>
          <w:color w:val="000000" w:themeColor="text1"/>
          <w:sz w:val="44"/>
          <w:rPrChange w:id="12138" w:author="Dr Mamadou SANOGO" w:date="2023-10-25T18:15:00Z">
            <w:rPr>
              <w:ins w:id="12139" w:author="Dr Mamadou SANOGO" w:date="2023-10-25T17:05:00Z"/>
              <w:b/>
              <w:sz w:val="44"/>
            </w:rPr>
          </w:rPrChange>
        </w:rPr>
      </w:pPr>
    </w:p>
    <w:p w14:paraId="14454D71" w14:textId="1C36F3D1" w:rsidR="00A544BC" w:rsidRPr="007A4AFC" w:rsidRDefault="00A544BC" w:rsidP="00D81BFF">
      <w:pPr>
        <w:shd w:val="clear" w:color="auto" w:fill="FFFFFF"/>
        <w:spacing w:line="240" w:lineRule="auto"/>
        <w:ind w:right="9"/>
        <w:jc w:val="center"/>
        <w:rPr>
          <w:ins w:id="12140" w:author="Dr Mamadou SANOGO" w:date="2023-10-25T17:05:00Z"/>
          <w:b/>
          <w:color w:val="000000" w:themeColor="text1"/>
          <w:sz w:val="44"/>
          <w:rPrChange w:id="12141" w:author="Dr Mamadou SANOGO" w:date="2023-10-25T18:15:00Z">
            <w:rPr>
              <w:ins w:id="12142" w:author="Dr Mamadou SANOGO" w:date="2023-10-25T17:05:00Z"/>
              <w:b/>
              <w:sz w:val="44"/>
            </w:rPr>
          </w:rPrChange>
        </w:rPr>
      </w:pPr>
    </w:p>
    <w:p w14:paraId="5F3BA31E" w14:textId="77777777" w:rsidR="00A544BC" w:rsidRPr="007A4AFC" w:rsidRDefault="00A544BC" w:rsidP="00A544BC">
      <w:pPr>
        <w:spacing w:line="240" w:lineRule="auto"/>
        <w:rPr>
          <w:ins w:id="12143" w:author="Dr Mamadou SANOGO" w:date="2023-10-25T17:05:00Z"/>
          <w:rFonts w:eastAsia="Calibri"/>
          <w:color w:val="000000" w:themeColor="text1"/>
          <w:lang w:eastAsia="en-US"/>
          <w:rPrChange w:id="12144" w:author="Dr Mamadou SANOGO" w:date="2023-10-25T18:15:00Z">
            <w:rPr>
              <w:ins w:id="12145" w:author="Dr Mamadou SANOGO" w:date="2023-10-25T17:05:00Z"/>
              <w:rFonts w:eastAsia="Calibri"/>
              <w:lang w:eastAsia="en-US"/>
            </w:rPr>
          </w:rPrChange>
        </w:rPr>
      </w:pPr>
      <w:ins w:id="12146" w:author="Dr Mamadou SANOGO" w:date="2023-10-25T17:05:00Z">
        <w:r w:rsidRPr="007A4AFC">
          <w:rPr>
            <w:rFonts w:eastAsia="Calibri"/>
            <w:bCs/>
            <w:noProof/>
            <w:color w:val="000000" w:themeColor="text1"/>
            <w:sz w:val="40"/>
            <w:szCs w:val="40"/>
            <w:lang w:eastAsia="en-US"/>
            <w:rPrChange w:id="12147" w:author="Dr Mamadou SANOGO" w:date="2023-10-25T18:15:00Z">
              <w:rPr>
                <w:rFonts w:eastAsia="Calibri"/>
                <w:bCs/>
                <w:noProof/>
                <w:sz w:val="40"/>
                <w:szCs w:val="40"/>
                <w:lang w:eastAsia="en-US"/>
              </w:rPr>
            </w:rPrChange>
          </w:rPr>
          <w:drawing>
            <wp:anchor distT="0" distB="0" distL="114300" distR="114300" simplePos="0" relativeHeight="251668480" behindDoc="0" locked="0" layoutInCell="1" allowOverlap="1" wp14:anchorId="2F4535FC" wp14:editId="0D34E01D">
              <wp:simplePos x="0" y="0"/>
              <wp:positionH relativeFrom="margin">
                <wp:align>center</wp:align>
              </wp:positionH>
              <wp:positionV relativeFrom="paragraph">
                <wp:posOffset>-277495</wp:posOffset>
              </wp:positionV>
              <wp:extent cx="2768600" cy="637433"/>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2768600" cy="637433"/>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0DED9C54" w14:textId="77777777" w:rsidR="00A544BC" w:rsidRPr="007A4AFC" w:rsidRDefault="00A544BC" w:rsidP="00A544BC">
      <w:pPr>
        <w:spacing w:line="240" w:lineRule="auto"/>
        <w:rPr>
          <w:ins w:id="12148" w:author="Dr Mamadou SANOGO" w:date="2023-10-25T17:05:00Z"/>
          <w:rFonts w:eastAsia="Calibri"/>
          <w:color w:val="000000" w:themeColor="text1"/>
          <w:lang w:eastAsia="en-US"/>
          <w:rPrChange w:id="12149" w:author="Dr Mamadou SANOGO" w:date="2023-10-25T18:15:00Z">
            <w:rPr>
              <w:ins w:id="12150" w:author="Dr Mamadou SANOGO" w:date="2023-10-25T17:05:00Z"/>
              <w:rFonts w:eastAsia="Calibri"/>
              <w:lang w:eastAsia="en-US"/>
            </w:rPr>
          </w:rPrChange>
        </w:rPr>
      </w:pPr>
    </w:p>
    <w:p w14:paraId="6F93019A" w14:textId="77777777" w:rsidR="00A544BC" w:rsidRPr="007A4AFC" w:rsidRDefault="00A544BC" w:rsidP="00A544BC">
      <w:pPr>
        <w:spacing w:line="240" w:lineRule="auto"/>
        <w:rPr>
          <w:ins w:id="12151" w:author="Dr Mamadou SANOGO" w:date="2023-10-25T17:05:00Z"/>
          <w:rFonts w:eastAsia="Calibri"/>
          <w:color w:val="000000" w:themeColor="text1"/>
          <w:lang w:eastAsia="en-US"/>
          <w:rPrChange w:id="12152" w:author="Dr Mamadou SANOGO" w:date="2023-10-25T18:15:00Z">
            <w:rPr>
              <w:ins w:id="12153" w:author="Dr Mamadou SANOGO" w:date="2023-10-25T17:05:00Z"/>
              <w:rFonts w:eastAsia="Calibri"/>
              <w:lang w:eastAsia="en-US"/>
            </w:rPr>
          </w:rPrChange>
        </w:rPr>
      </w:pPr>
    </w:p>
    <w:p w14:paraId="75B16EE6" w14:textId="77777777" w:rsidR="00A544BC" w:rsidRPr="007A4AFC" w:rsidRDefault="00A544BC" w:rsidP="00A544BC">
      <w:pPr>
        <w:spacing w:line="240" w:lineRule="auto"/>
        <w:rPr>
          <w:ins w:id="12154" w:author="Dr Mamadou SANOGO" w:date="2023-10-25T17:05:00Z"/>
          <w:rFonts w:eastAsia="Calibri"/>
          <w:b/>
          <w:bCs/>
          <w:color w:val="000000" w:themeColor="text1"/>
          <w:sz w:val="36"/>
          <w:szCs w:val="36"/>
          <w:lang w:eastAsia="en-US"/>
          <w:rPrChange w:id="12155" w:author="Dr Mamadou SANOGO" w:date="2023-10-25T18:15:00Z">
            <w:rPr>
              <w:ins w:id="12156" w:author="Dr Mamadou SANOGO" w:date="2023-10-25T17:05:00Z"/>
              <w:rFonts w:eastAsia="Calibri"/>
              <w:b/>
              <w:bCs/>
              <w:sz w:val="36"/>
              <w:szCs w:val="36"/>
              <w:lang w:eastAsia="en-US"/>
            </w:rPr>
          </w:rPrChange>
        </w:rPr>
      </w:pPr>
    </w:p>
    <w:p w14:paraId="32F8546F" w14:textId="77777777" w:rsidR="00A544BC" w:rsidRPr="007A4AFC" w:rsidRDefault="00A544BC" w:rsidP="00A544BC">
      <w:pPr>
        <w:spacing w:line="240" w:lineRule="auto"/>
        <w:jc w:val="center"/>
        <w:rPr>
          <w:ins w:id="12157" w:author="Dr Mamadou SANOGO" w:date="2023-10-25T17:05:00Z"/>
          <w:rFonts w:ascii="Arial" w:eastAsia="Calibri" w:hAnsi="Arial" w:cs="Arial"/>
          <w:b/>
          <w:bCs/>
          <w:color w:val="000000" w:themeColor="text1"/>
          <w:sz w:val="36"/>
          <w:szCs w:val="36"/>
          <w:lang w:eastAsia="en-US"/>
          <w:rPrChange w:id="12158" w:author="Dr Mamadou SANOGO" w:date="2023-10-25T18:15:00Z">
            <w:rPr>
              <w:ins w:id="12159" w:author="Dr Mamadou SANOGO" w:date="2023-10-25T17:05:00Z"/>
              <w:rFonts w:ascii="Arial" w:eastAsia="Calibri" w:hAnsi="Arial" w:cs="Arial"/>
              <w:b/>
              <w:bCs/>
              <w:sz w:val="36"/>
              <w:szCs w:val="36"/>
              <w:lang w:eastAsia="en-US"/>
            </w:rPr>
          </w:rPrChange>
        </w:rPr>
      </w:pPr>
      <w:bookmarkStart w:id="12160" w:name="_Hlk149054205"/>
      <w:bookmarkStart w:id="12161" w:name="_Hlk149054056"/>
      <w:ins w:id="12162" w:author="Dr Mamadou SANOGO" w:date="2023-10-25T17:05:00Z">
        <w:r w:rsidRPr="007A4AFC">
          <w:rPr>
            <w:rFonts w:ascii="Arial" w:eastAsia="Calibri" w:hAnsi="Arial" w:cs="Arial"/>
            <w:b/>
            <w:bCs/>
            <w:color w:val="000000" w:themeColor="text1"/>
            <w:sz w:val="36"/>
            <w:szCs w:val="36"/>
            <w:lang w:eastAsia="en-US"/>
            <w:rPrChange w:id="12163" w:author="Dr Mamadou SANOGO" w:date="2023-10-25T18:15:00Z">
              <w:rPr>
                <w:rFonts w:ascii="Arial" w:eastAsia="Calibri" w:hAnsi="Arial" w:cs="Arial"/>
                <w:b/>
                <w:bCs/>
                <w:sz w:val="36"/>
                <w:szCs w:val="36"/>
                <w:lang w:eastAsia="en-US"/>
              </w:rPr>
            </w:rPrChange>
          </w:rPr>
          <w:t>RESUME DU PLAN DE COMMUNICATION</w:t>
        </w:r>
      </w:ins>
    </w:p>
    <w:p w14:paraId="7BCBE8EF" w14:textId="77777777" w:rsidR="00A544BC" w:rsidRPr="007A4AFC" w:rsidRDefault="00A544BC" w:rsidP="00A544BC">
      <w:pPr>
        <w:spacing w:line="240" w:lineRule="auto"/>
        <w:rPr>
          <w:ins w:id="12164" w:author="Dr Mamadou SANOGO" w:date="2023-10-25T17:05:00Z"/>
          <w:rFonts w:ascii="Arial" w:eastAsia="Calibri" w:hAnsi="Arial" w:cs="Arial"/>
          <w:color w:val="000000" w:themeColor="text1"/>
          <w:lang w:eastAsia="en-US"/>
          <w:rPrChange w:id="12165" w:author="Dr Mamadou SANOGO" w:date="2023-10-25T18:15:00Z">
            <w:rPr>
              <w:ins w:id="12166" w:author="Dr Mamadou SANOGO" w:date="2023-10-25T17:05:00Z"/>
              <w:rFonts w:ascii="Arial" w:eastAsia="Calibri" w:hAnsi="Arial" w:cs="Arial"/>
              <w:lang w:eastAsia="en-US"/>
            </w:rPr>
          </w:rPrChange>
        </w:rPr>
      </w:pPr>
    </w:p>
    <w:bookmarkEnd w:id="12160"/>
    <w:p w14:paraId="58B40505" w14:textId="77777777" w:rsidR="00A544BC" w:rsidRPr="007A4AFC" w:rsidRDefault="00A544BC" w:rsidP="00A544BC">
      <w:pPr>
        <w:spacing w:line="240" w:lineRule="auto"/>
        <w:rPr>
          <w:ins w:id="12167" w:author="Dr Mamadou SANOGO" w:date="2023-10-25T17:05:00Z"/>
          <w:rFonts w:ascii="Arial" w:eastAsia="Calibri" w:hAnsi="Arial" w:cs="Arial"/>
          <w:color w:val="000000" w:themeColor="text1"/>
          <w:szCs w:val="24"/>
          <w:lang w:eastAsia="en-US"/>
          <w:rPrChange w:id="12168" w:author="Dr Mamadou SANOGO" w:date="2023-10-25T18:15:00Z">
            <w:rPr>
              <w:ins w:id="12169" w:author="Dr Mamadou SANOGO" w:date="2023-10-25T17:05:00Z"/>
              <w:rFonts w:ascii="Arial" w:eastAsia="Calibri" w:hAnsi="Arial" w:cs="Arial"/>
              <w:szCs w:val="24"/>
              <w:lang w:eastAsia="en-US"/>
            </w:rPr>
          </w:rPrChange>
        </w:rPr>
      </w:pPr>
      <w:ins w:id="12170" w:author="Dr Mamadou SANOGO" w:date="2023-10-25T17:05:00Z">
        <w:r w:rsidRPr="007A4AFC">
          <w:rPr>
            <w:rFonts w:ascii="Arial" w:eastAsia="Calibri" w:hAnsi="Arial" w:cs="Arial"/>
            <w:color w:val="000000" w:themeColor="text1"/>
            <w:szCs w:val="24"/>
            <w:lang w:eastAsia="en-US"/>
            <w:rPrChange w:id="12171" w:author="Dr Mamadou SANOGO" w:date="2023-10-25T18:15:00Z">
              <w:rPr>
                <w:rFonts w:ascii="Arial" w:eastAsia="Calibri" w:hAnsi="Arial" w:cs="Arial"/>
                <w:szCs w:val="24"/>
                <w:lang w:eastAsia="en-US"/>
              </w:rPr>
            </w:rPrChange>
          </w:rPr>
          <w:t>Pour booster le recrutement tant sur le plan national qu’international, le plan ci-dessous a été élaboré stratégie de communication afin d’attirer les étudiants étrangers.</w:t>
        </w:r>
      </w:ins>
    </w:p>
    <w:p w14:paraId="0D3175C0" w14:textId="77777777" w:rsidR="00A544BC" w:rsidRPr="007A4AFC" w:rsidRDefault="00A544BC" w:rsidP="00A544BC">
      <w:pPr>
        <w:spacing w:line="240" w:lineRule="auto"/>
        <w:rPr>
          <w:ins w:id="12172" w:author="Dr Mamadou SANOGO" w:date="2023-10-25T17:05:00Z"/>
          <w:rFonts w:ascii="Arial" w:eastAsia="Calibri" w:hAnsi="Arial" w:cs="Arial"/>
          <w:color w:val="000000" w:themeColor="text1"/>
          <w:szCs w:val="24"/>
          <w:lang w:eastAsia="en-US"/>
          <w:rPrChange w:id="12173" w:author="Dr Mamadou SANOGO" w:date="2023-10-25T18:15:00Z">
            <w:rPr>
              <w:ins w:id="12174" w:author="Dr Mamadou SANOGO" w:date="2023-10-25T17:05:00Z"/>
              <w:rFonts w:ascii="Arial" w:eastAsia="Calibri" w:hAnsi="Arial" w:cs="Arial"/>
              <w:szCs w:val="24"/>
              <w:lang w:eastAsia="en-US"/>
            </w:rPr>
          </w:rPrChange>
        </w:rPr>
      </w:pPr>
      <w:ins w:id="12175" w:author="Dr Mamadou SANOGO" w:date="2023-10-25T17:05:00Z">
        <w:r w:rsidRPr="007A4AFC">
          <w:rPr>
            <w:rFonts w:ascii="Arial" w:eastAsia="Calibri" w:hAnsi="Arial" w:cs="Arial"/>
            <w:color w:val="000000" w:themeColor="text1"/>
            <w:szCs w:val="24"/>
            <w:lang w:eastAsia="en-US"/>
            <w:rPrChange w:id="12176" w:author="Dr Mamadou SANOGO" w:date="2023-10-25T18:15:00Z">
              <w:rPr>
                <w:rFonts w:ascii="Arial" w:eastAsia="Calibri" w:hAnsi="Arial" w:cs="Arial"/>
                <w:szCs w:val="24"/>
                <w:lang w:eastAsia="en-US"/>
              </w:rPr>
            </w:rPrChange>
          </w:rPr>
          <w:t xml:space="preserve"> </w:t>
        </w:r>
      </w:ins>
    </w:p>
    <w:p w14:paraId="3D7EED90" w14:textId="77777777" w:rsidR="00A544BC" w:rsidRPr="007A4AFC" w:rsidRDefault="00A544BC" w:rsidP="00A544BC">
      <w:pPr>
        <w:spacing w:line="240" w:lineRule="auto"/>
        <w:rPr>
          <w:ins w:id="12177" w:author="Dr Mamadou SANOGO" w:date="2023-10-25T17:05:00Z"/>
          <w:rFonts w:ascii="Arial" w:eastAsia="Calibri" w:hAnsi="Arial" w:cs="Arial"/>
          <w:color w:val="000000" w:themeColor="text1"/>
          <w:szCs w:val="24"/>
          <w:lang w:eastAsia="en-US"/>
          <w:rPrChange w:id="12178" w:author="Dr Mamadou SANOGO" w:date="2023-10-25T18:15:00Z">
            <w:rPr>
              <w:ins w:id="12179" w:author="Dr Mamadou SANOGO" w:date="2023-10-25T17:05:00Z"/>
              <w:rFonts w:ascii="Arial" w:eastAsia="Calibri" w:hAnsi="Arial" w:cs="Arial"/>
              <w:szCs w:val="24"/>
              <w:lang w:eastAsia="en-US"/>
            </w:rPr>
          </w:rPrChange>
        </w:rPr>
      </w:pPr>
      <w:ins w:id="12180" w:author="Dr Mamadou SANOGO" w:date="2023-10-25T17:05:00Z">
        <w:r w:rsidRPr="007A4AFC">
          <w:rPr>
            <w:rFonts w:ascii="Arial" w:eastAsia="Calibri" w:hAnsi="Arial" w:cs="Arial"/>
            <w:b/>
            <w:bCs/>
            <w:color w:val="000000" w:themeColor="text1"/>
            <w:szCs w:val="24"/>
            <w:lang w:eastAsia="en-US"/>
            <w:rPrChange w:id="12181" w:author="Dr Mamadou SANOGO" w:date="2023-10-25T18:15:00Z">
              <w:rPr>
                <w:rFonts w:ascii="Arial" w:eastAsia="Calibri" w:hAnsi="Arial" w:cs="Arial"/>
                <w:b/>
                <w:bCs/>
                <w:szCs w:val="24"/>
                <w:lang w:eastAsia="en-US"/>
              </w:rPr>
            </w:rPrChange>
          </w:rPr>
          <w:t>Pour les étudiants nationaux, il faut</w:t>
        </w:r>
        <w:r w:rsidRPr="007A4AFC">
          <w:rPr>
            <w:rFonts w:ascii="Arial" w:eastAsia="Calibri" w:hAnsi="Arial" w:cs="Arial"/>
            <w:color w:val="000000" w:themeColor="text1"/>
            <w:szCs w:val="24"/>
            <w:lang w:eastAsia="en-US"/>
            <w:rPrChange w:id="12182" w:author="Dr Mamadou SANOGO" w:date="2023-10-25T18:15:00Z">
              <w:rPr>
                <w:rFonts w:ascii="Arial" w:eastAsia="Calibri" w:hAnsi="Arial" w:cs="Arial"/>
                <w:szCs w:val="24"/>
                <w:lang w:eastAsia="en-US"/>
              </w:rPr>
            </w:rPrChange>
          </w:rPr>
          <w:t> :</w:t>
        </w:r>
      </w:ins>
    </w:p>
    <w:p w14:paraId="496C8A99" w14:textId="77777777" w:rsidR="00A544BC" w:rsidRPr="007A4AFC" w:rsidRDefault="00A544BC" w:rsidP="00A544BC">
      <w:pPr>
        <w:spacing w:line="240" w:lineRule="auto"/>
        <w:rPr>
          <w:ins w:id="12183" w:author="Dr Mamadou SANOGO" w:date="2023-10-25T17:05:00Z"/>
          <w:rFonts w:ascii="Arial" w:eastAsia="Calibri" w:hAnsi="Arial" w:cs="Arial"/>
          <w:color w:val="000000" w:themeColor="text1"/>
          <w:szCs w:val="24"/>
          <w:lang w:eastAsia="en-US"/>
          <w:rPrChange w:id="12184" w:author="Dr Mamadou SANOGO" w:date="2023-10-25T18:15:00Z">
            <w:rPr>
              <w:ins w:id="12185" w:author="Dr Mamadou SANOGO" w:date="2023-10-25T17:05:00Z"/>
              <w:rFonts w:ascii="Arial" w:eastAsia="Calibri" w:hAnsi="Arial" w:cs="Arial"/>
              <w:szCs w:val="24"/>
              <w:lang w:eastAsia="en-US"/>
            </w:rPr>
          </w:rPrChange>
        </w:rPr>
      </w:pPr>
      <w:ins w:id="12186" w:author="Dr Mamadou SANOGO" w:date="2023-10-25T17:05:00Z">
        <w:r w:rsidRPr="007A4AFC">
          <w:rPr>
            <w:rFonts w:ascii="Arial" w:eastAsia="Calibri" w:hAnsi="Arial" w:cs="Arial"/>
            <w:color w:val="000000" w:themeColor="text1"/>
            <w:szCs w:val="24"/>
            <w:lang w:eastAsia="en-US"/>
            <w:rPrChange w:id="12187" w:author="Dr Mamadou SANOGO" w:date="2023-10-25T18:15:00Z">
              <w:rPr>
                <w:rFonts w:ascii="Arial" w:eastAsia="Calibri" w:hAnsi="Arial" w:cs="Arial"/>
                <w:szCs w:val="24"/>
                <w:lang w:eastAsia="en-US"/>
              </w:rPr>
            </w:rPrChange>
          </w:rPr>
          <w:t xml:space="preserve">1-la publicité dans les radios et télévisions de la </w:t>
        </w:r>
        <w:proofErr w:type="gramStart"/>
        <w:r w:rsidRPr="007A4AFC">
          <w:rPr>
            <w:rFonts w:ascii="Arial" w:eastAsia="Calibri" w:hAnsi="Arial" w:cs="Arial"/>
            <w:color w:val="000000" w:themeColor="text1"/>
            <w:szCs w:val="24"/>
            <w:lang w:eastAsia="en-US"/>
            <w:rPrChange w:id="12188" w:author="Dr Mamadou SANOGO" w:date="2023-10-25T18:15:00Z">
              <w:rPr>
                <w:rFonts w:ascii="Arial" w:eastAsia="Calibri" w:hAnsi="Arial" w:cs="Arial"/>
                <w:szCs w:val="24"/>
                <w:lang w:eastAsia="en-US"/>
              </w:rPr>
            </w:rPrChange>
          </w:rPr>
          <w:t>place(</w:t>
        </w:r>
        <w:proofErr w:type="gramEnd"/>
        <w:r w:rsidRPr="007A4AFC">
          <w:rPr>
            <w:rFonts w:ascii="Arial" w:eastAsia="Calibri" w:hAnsi="Arial" w:cs="Arial"/>
            <w:color w:val="000000" w:themeColor="text1"/>
            <w:szCs w:val="24"/>
            <w:lang w:eastAsia="en-US"/>
            <w:rPrChange w:id="12189" w:author="Dr Mamadou SANOGO" w:date="2023-10-25T18:15:00Z">
              <w:rPr>
                <w:rFonts w:ascii="Arial" w:eastAsia="Calibri" w:hAnsi="Arial" w:cs="Arial"/>
                <w:szCs w:val="24"/>
                <w:lang w:eastAsia="en-US"/>
              </w:rPr>
            </w:rPrChange>
          </w:rPr>
          <w:t>Des passages de spot publicitaire de septembre à janvier)</w:t>
        </w:r>
      </w:ins>
    </w:p>
    <w:p w14:paraId="640DEEE4" w14:textId="77777777" w:rsidR="00A544BC" w:rsidRPr="007A4AFC" w:rsidRDefault="00A544BC" w:rsidP="00A544BC">
      <w:pPr>
        <w:spacing w:line="240" w:lineRule="auto"/>
        <w:rPr>
          <w:ins w:id="12190" w:author="Dr Mamadou SANOGO" w:date="2023-10-25T17:05:00Z"/>
          <w:rFonts w:ascii="Arial" w:eastAsia="Calibri" w:hAnsi="Arial" w:cs="Arial"/>
          <w:color w:val="000000" w:themeColor="text1"/>
          <w:szCs w:val="24"/>
          <w:lang w:eastAsia="en-US"/>
          <w:rPrChange w:id="12191" w:author="Dr Mamadou SANOGO" w:date="2023-10-25T18:15:00Z">
            <w:rPr>
              <w:ins w:id="12192" w:author="Dr Mamadou SANOGO" w:date="2023-10-25T17:05:00Z"/>
              <w:rFonts w:ascii="Arial" w:eastAsia="Calibri" w:hAnsi="Arial" w:cs="Arial"/>
              <w:szCs w:val="24"/>
              <w:lang w:eastAsia="en-US"/>
            </w:rPr>
          </w:rPrChange>
        </w:rPr>
      </w:pPr>
      <w:ins w:id="12193" w:author="Dr Mamadou SANOGO" w:date="2023-10-25T17:05:00Z">
        <w:r w:rsidRPr="007A4AFC">
          <w:rPr>
            <w:rFonts w:ascii="Arial" w:eastAsia="Calibri" w:hAnsi="Arial" w:cs="Arial"/>
            <w:color w:val="000000" w:themeColor="text1"/>
            <w:szCs w:val="24"/>
            <w:lang w:eastAsia="en-US"/>
            <w:rPrChange w:id="12194" w:author="Dr Mamadou SANOGO" w:date="2023-10-25T18:15:00Z">
              <w:rPr>
                <w:rFonts w:ascii="Arial" w:eastAsia="Calibri" w:hAnsi="Arial" w:cs="Arial"/>
                <w:szCs w:val="24"/>
                <w:lang w:eastAsia="en-US"/>
              </w:rPr>
            </w:rPrChange>
          </w:rPr>
          <w:t>2-la communication digitale : les réseaux sociaux (trois publications par semaine sur tik-tok, Facebook)</w:t>
        </w:r>
      </w:ins>
    </w:p>
    <w:p w14:paraId="05927C78" w14:textId="77777777" w:rsidR="00A544BC" w:rsidRPr="007A4AFC" w:rsidRDefault="00A544BC" w:rsidP="00A544BC">
      <w:pPr>
        <w:spacing w:line="240" w:lineRule="auto"/>
        <w:rPr>
          <w:ins w:id="12195" w:author="Dr Mamadou SANOGO" w:date="2023-10-25T17:05:00Z"/>
          <w:rFonts w:ascii="Arial" w:eastAsia="Calibri" w:hAnsi="Arial" w:cs="Arial"/>
          <w:color w:val="000000" w:themeColor="text1"/>
          <w:szCs w:val="24"/>
          <w:lang w:eastAsia="en-US"/>
          <w:rPrChange w:id="12196" w:author="Dr Mamadou SANOGO" w:date="2023-10-25T18:15:00Z">
            <w:rPr>
              <w:ins w:id="12197" w:author="Dr Mamadou SANOGO" w:date="2023-10-25T17:05:00Z"/>
              <w:rFonts w:ascii="Arial" w:eastAsia="Calibri" w:hAnsi="Arial" w:cs="Arial"/>
              <w:szCs w:val="24"/>
              <w:lang w:eastAsia="en-US"/>
            </w:rPr>
          </w:rPrChange>
        </w:rPr>
      </w:pPr>
      <w:ins w:id="12198" w:author="Dr Mamadou SANOGO" w:date="2023-10-25T17:05:00Z">
        <w:r w:rsidRPr="007A4AFC">
          <w:rPr>
            <w:rFonts w:ascii="Arial" w:eastAsia="Calibri" w:hAnsi="Arial" w:cs="Arial"/>
            <w:color w:val="000000" w:themeColor="text1"/>
            <w:szCs w:val="24"/>
            <w:lang w:eastAsia="en-US"/>
            <w:rPrChange w:id="12199" w:author="Dr Mamadou SANOGO" w:date="2023-10-25T18:15:00Z">
              <w:rPr>
                <w:rFonts w:ascii="Arial" w:eastAsia="Calibri" w:hAnsi="Arial" w:cs="Arial"/>
                <w:szCs w:val="24"/>
                <w:lang w:eastAsia="en-US"/>
              </w:rPr>
            </w:rPrChange>
          </w:rPr>
          <w:t xml:space="preserve">3-le site </w:t>
        </w:r>
        <w:proofErr w:type="gramStart"/>
        <w:r w:rsidRPr="007A4AFC">
          <w:rPr>
            <w:rFonts w:ascii="Arial" w:eastAsia="Calibri" w:hAnsi="Arial" w:cs="Arial"/>
            <w:color w:val="000000" w:themeColor="text1"/>
            <w:szCs w:val="24"/>
            <w:lang w:eastAsia="en-US"/>
            <w:rPrChange w:id="12200"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2201" w:author="Dr Mamadou SANOGO" w:date="2023-10-25T18:15:00Z">
              <w:rPr>
                <w:rFonts w:ascii="Arial" w:eastAsia="Calibri" w:hAnsi="Arial" w:cs="Arial"/>
                <w:szCs w:val="24"/>
                <w:lang w:eastAsia="en-US"/>
              </w:rPr>
            </w:rPrChange>
          </w:rPr>
          <w:t>Publication des actualités)</w:t>
        </w:r>
      </w:ins>
    </w:p>
    <w:p w14:paraId="5FBDC0B0" w14:textId="77777777" w:rsidR="00A544BC" w:rsidRPr="007A4AFC" w:rsidRDefault="00A544BC" w:rsidP="00A544BC">
      <w:pPr>
        <w:spacing w:line="240" w:lineRule="auto"/>
        <w:rPr>
          <w:ins w:id="12202" w:author="Dr Mamadou SANOGO" w:date="2023-10-25T17:05:00Z"/>
          <w:rFonts w:ascii="Arial" w:eastAsia="Calibri" w:hAnsi="Arial" w:cs="Arial"/>
          <w:color w:val="000000" w:themeColor="text1"/>
          <w:szCs w:val="24"/>
          <w:lang w:eastAsia="en-US"/>
          <w:rPrChange w:id="12203" w:author="Dr Mamadou SANOGO" w:date="2023-10-25T18:15:00Z">
            <w:rPr>
              <w:ins w:id="12204" w:author="Dr Mamadou SANOGO" w:date="2023-10-25T17:05:00Z"/>
              <w:rFonts w:ascii="Arial" w:eastAsia="Calibri" w:hAnsi="Arial" w:cs="Arial"/>
              <w:szCs w:val="24"/>
              <w:lang w:eastAsia="en-US"/>
            </w:rPr>
          </w:rPrChange>
        </w:rPr>
      </w:pPr>
      <w:ins w:id="12205" w:author="Dr Mamadou SANOGO" w:date="2023-10-25T17:05:00Z">
        <w:r w:rsidRPr="007A4AFC">
          <w:rPr>
            <w:rFonts w:ascii="Arial" w:eastAsia="Calibri" w:hAnsi="Arial" w:cs="Arial"/>
            <w:color w:val="000000" w:themeColor="text1"/>
            <w:szCs w:val="24"/>
            <w:lang w:eastAsia="en-US"/>
            <w:rPrChange w:id="12206" w:author="Dr Mamadou SANOGO" w:date="2023-10-25T18:15:00Z">
              <w:rPr>
                <w:rFonts w:ascii="Arial" w:eastAsia="Calibri" w:hAnsi="Arial" w:cs="Arial"/>
                <w:szCs w:val="24"/>
                <w:lang w:eastAsia="en-US"/>
              </w:rPr>
            </w:rPrChange>
          </w:rPr>
          <w:t xml:space="preserve">4-les panneaux </w:t>
        </w:r>
        <w:proofErr w:type="gramStart"/>
        <w:r w:rsidRPr="007A4AFC">
          <w:rPr>
            <w:rFonts w:ascii="Arial" w:eastAsia="Calibri" w:hAnsi="Arial" w:cs="Arial"/>
            <w:color w:val="000000" w:themeColor="text1"/>
            <w:szCs w:val="24"/>
            <w:lang w:eastAsia="en-US"/>
            <w:rPrChange w:id="12207" w:author="Dr Mamadou SANOGO" w:date="2023-10-25T18:15:00Z">
              <w:rPr>
                <w:rFonts w:ascii="Arial" w:eastAsia="Calibri" w:hAnsi="Arial" w:cs="Arial"/>
                <w:szCs w:val="24"/>
                <w:lang w:eastAsia="en-US"/>
              </w:rPr>
            </w:rPrChange>
          </w:rPr>
          <w:t>publicitaires(</w:t>
        </w:r>
        <w:proofErr w:type="gramEnd"/>
        <w:r w:rsidRPr="007A4AFC">
          <w:rPr>
            <w:rFonts w:ascii="Arial" w:eastAsia="Calibri" w:hAnsi="Arial" w:cs="Arial"/>
            <w:color w:val="000000" w:themeColor="text1"/>
            <w:szCs w:val="24"/>
            <w:lang w:eastAsia="en-US"/>
            <w:rPrChange w:id="12208" w:author="Dr Mamadou SANOGO" w:date="2023-10-25T18:15:00Z">
              <w:rPr>
                <w:rFonts w:ascii="Arial" w:eastAsia="Calibri" w:hAnsi="Arial" w:cs="Arial"/>
                <w:szCs w:val="24"/>
                <w:lang w:eastAsia="en-US"/>
              </w:rPr>
            </w:rPrChange>
          </w:rPr>
          <w:t xml:space="preserve">20 panneaux publicitaires par année dans des zones stratégiques) </w:t>
        </w:r>
      </w:ins>
    </w:p>
    <w:p w14:paraId="0D960984" w14:textId="77777777" w:rsidR="00A544BC" w:rsidRPr="007A4AFC" w:rsidRDefault="00A544BC" w:rsidP="00A544BC">
      <w:pPr>
        <w:spacing w:line="240" w:lineRule="auto"/>
        <w:rPr>
          <w:ins w:id="12209" w:author="Dr Mamadou SANOGO" w:date="2023-10-25T17:05:00Z"/>
          <w:rFonts w:ascii="Arial" w:eastAsia="Calibri" w:hAnsi="Arial" w:cs="Arial"/>
          <w:color w:val="000000" w:themeColor="text1"/>
          <w:szCs w:val="24"/>
          <w:lang w:eastAsia="en-US"/>
          <w:rPrChange w:id="12210" w:author="Dr Mamadou SANOGO" w:date="2023-10-25T18:15:00Z">
            <w:rPr>
              <w:ins w:id="12211" w:author="Dr Mamadou SANOGO" w:date="2023-10-25T17:05:00Z"/>
              <w:rFonts w:ascii="Arial" w:eastAsia="Calibri" w:hAnsi="Arial" w:cs="Arial"/>
              <w:szCs w:val="24"/>
              <w:lang w:eastAsia="en-US"/>
            </w:rPr>
          </w:rPrChange>
        </w:rPr>
      </w:pPr>
      <w:ins w:id="12212" w:author="Dr Mamadou SANOGO" w:date="2023-10-25T17:05:00Z">
        <w:r w:rsidRPr="007A4AFC">
          <w:rPr>
            <w:rFonts w:ascii="Arial" w:eastAsia="Calibri" w:hAnsi="Arial" w:cs="Arial"/>
            <w:color w:val="000000" w:themeColor="text1"/>
            <w:szCs w:val="24"/>
            <w:lang w:eastAsia="en-US"/>
            <w:rPrChange w:id="12213" w:author="Dr Mamadou SANOGO" w:date="2023-10-25T18:15:00Z">
              <w:rPr>
                <w:rFonts w:ascii="Arial" w:eastAsia="Calibri" w:hAnsi="Arial" w:cs="Arial"/>
                <w:szCs w:val="24"/>
                <w:lang w:eastAsia="en-US"/>
              </w:rPr>
            </w:rPrChange>
          </w:rPr>
          <w:t xml:space="preserve">5-la communication </w:t>
        </w:r>
        <w:proofErr w:type="gramStart"/>
        <w:r w:rsidRPr="007A4AFC">
          <w:rPr>
            <w:rFonts w:ascii="Arial" w:eastAsia="Calibri" w:hAnsi="Arial" w:cs="Arial"/>
            <w:color w:val="000000" w:themeColor="text1"/>
            <w:szCs w:val="24"/>
            <w:lang w:eastAsia="en-US"/>
            <w:rPrChange w:id="12214" w:author="Dr Mamadou SANOGO" w:date="2023-10-25T18:15:00Z">
              <w:rPr>
                <w:rFonts w:ascii="Arial" w:eastAsia="Calibri" w:hAnsi="Arial" w:cs="Arial"/>
                <w:szCs w:val="24"/>
                <w:lang w:eastAsia="en-US"/>
              </w:rPr>
            </w:rPrChange>
          </w:rPr>
          <w:t>évènementielle(</w:t>
        </w:r>
        <w:proofErr w:type="gramEnd"/>
        <w:r w:rsidRPr="007A4AFC">
          <w:rPr>
            <w:rFonts w:ascii="Arial" w:eastAsia="Calibri" w:hAnsi="Arial" w:cs="Arial"/>
            <w:color w:val="000000" w:themeColor="text1"/>
            <w:szCs w:val="24"/>
            <w:lang w:eastAsia="en-US"/>
            <w:rPrChange w:id="12215" w:author="Dr Mamadou SANOGO" w:date="2023-10-25T18:15:00Z">
              <w:rPr>
                <w:rFonts w:ascii="Arial" w:eastAsia="Calibri" w:hAnsi="Arial" w:cs="Arial"/>
                <w:szCs w:val="24"/>
                <w:lang w:eastAsia="en-US"/>
              </w:rPr>
            </w:rPrChange>
          </w:rPr>
          <w:t>une Journée culturelle, une conférence, un panel par année)</w:t>
        </w:r>
      </w:ins>
    </w:p>
    <w:p w14:paraId="4FF7BDCE" w14:textId="77777777" w:rsidR="00A544BC" w:rsidRPr="007A4AFC" w:rsidRDefault="00A544BC" w:rsidP="00A544BC">
      <w:pPr>
        <w:spacing w:line="240" w:lineRule="auto"/>
        <w:rPr>
          <w:ins w:id="12216" w:author="Dr Mamadou SANOGO" w:date="2023-10-25T17:05:00Z"/>
          <w:rFonts w:ascii="Arial" w:eastAsia="Calibri" w:hAnsi="Arial" w:cs="Arial"/>
          <w:color w:val="000000" w:themeColor="text1"/>
          <w:szCs w:val="24"/>
          <w:lang w:eastAsia="en-US"/>
          <w:rPrChange w:id="12217" w:author="Dr Mamadou SANOGO" w:date="2023-10-25T18:15:00Z">
            <w:rPr>
              <w:ins w:id="12218" w:author="Dr Mamadou SANOGO" w:date="2023-10-25T17:05:00Z"/>
              <w:rFonts w:ascii="Arial" w:eastAsia="Calibri" w:hAnsi="Arial" w:cs="Arial"/>
              <w:szCs w:val="24"/>
              <w:lang w:eastAsia="en-US"/>
            </w:rPr>
          </w:rPrChange>
        </w:rPr>
      </w:pPr>
      <w:ins w:id="12219" w:author="Dr Mamadou SANOGO" w:date="2023-10-25T17:05:00Z">
        <w:r w:rsidRPr="007A4AFC">
          <w:rPr>
            <w:rFonts w:ascii="Arial" w:eastAsia="Calibri" w:hAnsi="Arial" w:cs="Arial"/>
            <w:color w:val="000000" w:themeColor="text1"/>
            <w:szCs w:val="24"/>
            <w:lang w:eastAsia="en-US"/>
            <w:rPrChange w:id="12220" w:author="Dr Mamadou SANOGO" w:date="2023-10-25T18:15:00Z">
              <w:rPr>
                <w:rFonts w:ascii="Arial" w:eastAsia="Calibri" w:hAnsi="Arial" w:cs="Arial"/>
                <w:szCs w:val="24"/>
                <w:lang w:eastAsia="en-US"/>
              </w:rPr>
            </w:rPrChange>
          </w:rPr>
          <w:t>6-la qualité de l’enseignement : bouche à bouche</w:t>
        </w:r>
      </w:ins>
    </w:p>
    <w:p w14:paraId="6E397228" w14:textId="77777777" w:rsidR="00A544BC" w:rsidRPr="007A4AFC" w:rsidRDefault="00A544BC" w:rsidP="00A544BC">
      <w:pPr>
        <w:spacing w:line="240" w:lineRule="auto"/>
        <w:rPr>
          <w:ins w:id="12221" w:author="Dr Mamadou SANOGO" w:date="2023-10-25T17:05:00Z"/>
          <w:rFonts w:ascii="Arial" w:eastAsia="Calibri" w:hAnsi="Arial" w:cs="Arial"/>
          <w:color w:val="000000" w:themeColor="text1"/>
          <w:szCs w:val="24"/>
          <w:lang w:eastAsia="en-US"/>
          <w:rPrChange w:id="12222" w:author="Dr Mamadou SANOGO" w:date="2023-10-25T18:15:00Z">
            <w:rPr>
              <w:ins w:id="12223" w:author="Dr Mamadou SANOGO" w:date="2023-10-25T17:05:00Z"/>
              <w:rFonts w:ascii="Arial" w:eastAsia="Calibri" w:hAnsi="Arial" w:cs="Arial"/>
              <w:szCs w:val="24"/>
              <w:lang w:eastAsia="en-US"/>
            </w:rPr>
          </w:rPrChange>
        </w:rPr>
      </w:pPr>
    </w:p>
    <w:p w14:paraId="2CDD5F12" w14:textId="4DF38656" w:rsidR="00A544BC" w:rsidRPr="007A4AFC" w:rsidRDefault="00A544BC" w:rsidP="00A544BC">
      <w:pPr>
        <w:spacing w:line="240" w:lineRule="auto"/>
        <w:rPr>
          <w:ins w:id="12224" w:author="Dr Mamadou SANOGO" w:date="2023-10-25T17:05:00Z"/>
          <w:rFonts w:ascii="Arial" w:eastAsia="Calibri" w:hAnsi="Arial" w:cs="Arial"/>
          <w:b/>
          <w:bCs/>
          <w:color w:val="000000" w:themeColor="text1"/>
          <w:szCs w:val="24"/>
          <w:lang w:eastAsia="en-US"/>
          <w:rPrChange w:id="12225" w:author="Dr Mamadou SANOGO" w:date="2023-10-25T18:15:00Z">
            <w:rPr>
              <w:ins w:id="12226" w:author="Dr Mamadou SANOGO" w:date="2023-10-25T17:05:00Z"/>
              <w:rFonts w:ascii="Arial" w:eastAsia="Calibri" w:hAnsi="Arial" w:cs="Arial"/>
              <w:b/>
              <w:bCs/>
              <w:szCs w:val="24"/>
              <w:lang w:eastAsia="en-US"/>
            </w:rPr>
          </w:rPrChange>
        </w:rPr>
      </w:pPr>
      <w:ins w:id="12227" w:author="Dr Mamadou SANOGO" w:date="2023-10-25T17:05:00Z">
        <w:r w:rsidRPr="007A4AFC">
          <w:rPr>
            <w:rFonts w:ascii="Arial" w:eastAsia="Calibri" w:hAnsi="Arial" w:cs="Arial"/>
            <w:b/>
            <w:bCs/>
            <w:color w:val="000000" w:themeColor="text1"/>
            <w:szCs w:val="24"/>
            <w:lang w:eastAsia="en-US"/>
            <w:rPrChange w:id="12228" w:author="Dr Mamadou SANOGO" w:date="2023-10-25T18:15:00Z">
              <w:rPr>
                <w:rFonts w:ascii="Arial" w:eastAsia="Calibri" w:hAnsi="Arial" w:cs="Arial"/>
                <w:b/>
                <w:bCs/>
                <w:szCs w:val="24"/>
                <w:lang w:eastAsia="en-US"/>
              </w:rPr>
            </w:rPrChange>
          </w:rPr>
          <w:t>Pour les étudiants</w:t>
        </w:r>
        <w:r w:rsidRPr="00DA7BA7">
          <w:rPr>
            <w:rFonts w:ascii="Arial" w:eastAsia="Calibri" w:hAnsi="Arial" w:cs="Arial"/>
            <w:b/>
            <w:bCs/>
            <w:color w:val="000000" w:themeColor="text1"/>
            <w:szCs w:val="24"/>
            <w:lang w:eastAsia="en-US"/>
            <w:rPrChange w:id="12229" w:author="Dr Mamadou SANOGO" w:date="2023-10-27T11:46:00Z">
              <w:rPr>
                <w:rFonts w:ascii="Arial" w:eastAsia="Calibri" w:hAnsi="Arial" w:cs="Arial"/>
                <w:b/>
                <w:bCs/>
                <w:szCs w:val="24"/>
                <w:lang w:eastAsia="en-US"/>
              </w:rPr>
            </w:rPrChange>
          </w:rPr>
          <w:t xml:space="preserve"> </w:t>
        </w:r>
      </w:ins>
      <w:ins w:id="12230" w:author="Dr Mamadou SANOGO" w:date="2023-10-27T11:46:00Z">
        <w:r w:rsidR="00DA7BA7" w:rsidRPr="00DA7BA7">
          <w:rPr>
            <w:rFonts w:ascii="Arial" w:eastAsia="Calibri" w:hAnsi="Arial" w:cs="Arial"/>
            <w:b/>
            <w:bCs/>
            <w:color w:val="000000" w:themeColor="text1"/>
            <w:szCs w:val="24"/>
            <w:lang w:eastAsia="en-US"/>
            <w:rPrChange w:id="12231" w:author="Dr Mamadou SANOGO" w:date="2023-10-27T11:46:00Z">
              <w:rPr>
                <w:rFonts w:ascii="Arial" w:eastAsia="Calibri" w:hAnsi="Arial" w:cs="Arial"/>
                <w:b/>
                <w:bCs/>
                <w:color w:val="00B0F0"/>
                <w:szCs w:val="24"/>
                <w:lang w:eastAsia="en-US"/>
              </w:rPr>
            </w:rPrChange>
          </w:rPr>
          <w:t>é</w:t>
        </w:r>
      </w:ins>
      <w:ins w:id="12232" w:author="Dr Mamadou SANOGO" w:date="2023-10-26T15:58:00Z">
        <w:r w:rsidR="00561D9D" w:rsidRPr="00DA7BA7">
          <w:rPr>
            <w:rFonts w:ascii="Arial" w:eastAsia="Calibri" w:hAnsi="Arial" w:cs="Arial"/>
            <w:b/>
            <w:bCs/>
            <w:color w:val="000000" w:themeColor="text1"/>
            <w:szCs w:val="24"/>
            <w:lang w:eastAsia="en-US"/>
          </w:rPr>
          <w:t>trangers</w:t>
        </w:r>
      </w:ins>
      <w:ins w:id="12233" w:author="Dr Mamadou SANOGO" w:date="2023-10-25T17:05:00Z">
        <w:r w:rsidRPr="007A4AFC">
          <w:rPr>
            <w:rFonts w:ascii="Arial" w:eastAsia="Calibri" w:hAnsi="Arial" w:cs="Arial"/>
            <w:b/>
            <w:bCs/>
            <w:color w:val="000000" w:themeColor="text1"/>
            <w:szCs w:val="24"/>
            <w:lang w:eastAsia="en-US"/>
            <w:rPrChange w:id="12234" w:author="Dr Mamadou SANOGO" w:date="2023-10-25T18:15:00Z">
              <w:rPr>
                <w:rFonts w:ascii="Arial" w:eastAsia="Calibri" w:hAnsi="Arial" w:cs="Arial"/>
                <w:b/>
                <w:bCs/>
                <w:szCs w:val="24"/>
                <w:lang w:eastAsia="en-US"/>
              </w:rPr>
            </w:rPrChange>
          </w:rPr>
          <w:t>, il faut :</w:t>
        </w:r>
      </w:ins>
    </w:p>
    <w:p w14:paraId="4394F6CD" w14:textId="77777777" w:rsidR="00A544BC" w:rsidRPr="007A4AFC" w:rsidRDefault="00A544BC" w:rsidP="00A544BC">
      <w:pPr>
        <w:spacing w:line="240" w:lineRule="auto"/>
        <w:rPr>
          <w:ins w:id="12235" w:author="Dr Mamadou SANOGO" w:date="2023-10-25T17:05:00Z"/>
          <w:rFonts w:ascii="Arial" w:eastAsia="Calibri" w:hAnsi="Arial" w:cs="Arial"/>
          <w:color w:val="000000" w:themeColor="text1"/>
          <w:szCs w:val="24"/>
          <w:lang w:eastAsia="en-US"/>
          <w:rPrChange w:id="12236" w:author="Dr Mamadou SANOGO" w:date="2023-10-25T18:15:00Z">
            <w:rPr>
              <w:ins w:id="12237" w:author="Dr Mamadou SANOGO" w:date="2023-10-25T17:05:00Z"/>
              <w:rFonts w:ascii="Arial" w:eastAsia="Calibri" w:hAnsi="Arial" w:cs="Arial"/>
              <w:szCs w:val="24"/>
              <w:lang w:eastAsia="en-US"/>
            </w:rPr>
          </w:rPrChange>
        </w:rPr>
      </w:pPr>
      <w:ins w:id="12238" w:author="Dr Mamadou SANOGO" w:date="2023-10-25T17:05:00Z">
        <w:r w:rsidRPr="007A4AFC">
          <w:rPr>
            <w:rFonts w:ascii="Arial" w:eastAsia="Calibri" w:hAnsi="Arial" w:cs="Arial"/>
            <w:color w:val="000000" w:themeColor="text1"/>
            <w:szCs w:val="24"/>
            <w:lang w:eastAsia="en-US"/>
            <w:rPrChange w:id="12239" w:author="Dr Mamadou SANOGO" w:date="2023-10-25T18:15:00Z">
              <w:rPr>
                <w:rFonts w:ascii="Arial" w:eastAsia="Calibri" w:hAnsi="Arial" w:cs="Arial"/>
                <w:szCs w:val="24"/>
                <w:lang w:eastAsia="en-US"/>
              </w:rPr>
            </w:rPrChange>
          </w:rPr>
          <w:t>1-la communication digitale : les réseaux sociaux (deux publications par semaine sur tik-tok, Facebook)</w:t>
        </w:r>
      </w:ins>
    </w:p>
    <w:p w14:paraId="44CCF854" w14:textId="77777777" w:rsidR="00A544BC" w:rsidRPr="007A4AFC" w:rsidRDefault="00A544BC" w:rsidP="00A544BC">
      <w:pPr>
        <w:spacing w:line="240" w:lineRule="auto"/>
        <w:rPr>
          <w:ins w:id="12240" w:author="Dr Mamadou SANOGO" w:date="2023-10-25T17:05:00Z"/>
          <w:rFonts w:ascii="Arial" w:eastAsia="Calibri" w:hAnsi="Arial" w:cs="Arial"/>
          <w:color w:val="000000" w:themeColor="text1"/>
          <w:szCs w:val="24"/>
          <w:lang w:eastAsia="en-US"/>
          <w:rPrChange w:id="12241" w:author="Dr Mamadou SANOGO" w:date="2023-10-25T18:15:00Z">
            <w:rPr>
              <w:ins w:id="12242" w:author="Dr Mamadou SANOGO" w:date="2023-10-25T17:05:00Z"/>
              <w:rFonts w:ascii="Arial" w:eastAsia="Calibri" w:hAnsi="Arial" w:cs="Arial"/>
              <w:szCs w:val="24"/>
              <w:lang w:eastAsia="en-US"/>
            </w:rPr>
          </w:rPrChange>
        </w:rPr>
      </w:pPr>
      <w:ins w:id="12243" w:author="Dr Mamadou SANOGO" w:date="2023-10-25T17:05:00Z">
        <w:r w:rsidRPr="007A4AFC">
          <w:rPr>
            <w:rFonts w:ascii="Arial" w:eastAsia="Calibri" w:hAnsi="Arial" w:cs="Arial"/>
            <w:color w:val="000000" w:themeColor="text1"/>
            <w:szCs w:val="24"/>
            <w:lang w:eastAsia="en-US"/>
            <w:rPrChange w:id="12244" w:author="Dr Mamadou SANOGO" w:date="2023-10-25T18:15:00Z">
              <w:rPr>
                <w:rFonts w:ascii="Arial" w:eastAsia="Calibri" w:hAnsi="Arial" w:cs="Arial"/>
                <w:szCs w:val="24"/>
                <w:lang w:eastAsia="en-US"/>
              </w:rPr>
            </w:rPrChange>
          </w:rPr>
          <w:t xml:space="preserve">2-le site </w:t>
        </w:r>
        <w:proofErr w:type="gramStart"/>
        <w:r w:rsidRPr="007A4AFC">
          <w:rPr>
            <w:rFonts w:ascii="Arial" w:eastAsia="Calibri" w:hAnsi="Arial" w:cs="Arial"/>
            <w:color w:val="000000" w:themeColor="text1"/>
            <w:szCs w:val="24"/>
            <w:lang w:eastAsia="en-US"/>
            <w:rPrChange w:id="12245"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2246" w:author="Dr Mamadou SANOGO" w:date="2023-10-25T18:15:00Z">
              <w:rPr>
                <w:rFonts w:ascii="Arial" w:eastAsia="Calibri" w:hAnsi="Arial" w:cs="Arial"/>
                <w:szCs w:val="24"/>
                <w:lang w:eastAsia="en-US"/>
              </w:rPr>
            </w:rPrChange>
          </w:rPr>
          <w:t>Rubrique étudiants d’ailleurs)</w:t>
        </w:r>
      </w:ins>
    </w:p>
    <w:p w14:paraId="065F90E6" w14:textId="77777777" w:rsidR="00A544BC" w:rsidRPr="007A4AFC" w:rsidRDefault="00A544BC" w:rsidP="00A544BC">
      <w:pPr>
        <w:spacing w:line="240" w:lineRule="auto"/>
        <w:rPr>
          <w:ins w:id="12247" w:author="Dr Mamadou SANOGO" w:date="2023-10-25T17:05:00Z"/>
          <w:rFonts w:ascii="Arial" w:eastAsia="Calibri" w:hAnsi="Arial" w:cs="Arial"/>
          <w:color w:val="000000" w:themeColor="text1"/>
          <w:szCs w:val="24"/>
          <w:lang w:eastAsia="en-US"/>
          <w:rPrChange w:id="12248" w:author="Dr Mamadou SANOGO" w:date="2023-10-25T18:15:00Z">
            <w:rPr>
              <w:ins w:id="12249" w:author="Dr Mamadou SANOGO" w:date="2023-10-25T17:05:00Z"/>
              <w:rFonts w:ascii="Arial" w:eastAsia="Calibri" w:hAnsi="Arial" w:cs="Arial"/>
              <w:szCs w:val="24"/>
              <w:lang w:eastAsia="en-US"/>
            </w:rPr>
          </w:rPrChange>
        </w:rPr>
      </w:pPr>
      <w:ins w:id="12250" w:author="Dr Mamadou SANOGO" w:date="2023-10-25T17:05:00Z">
        <w:r w:rsidRPr="007A4AFC">
          <w:rPr>
            <w:rFonts w:ascii="Arial" w:eastAsia="Calibri" w:hAnsi="Arial" w:cs="Arial"/>
            <w:color w:val="000000" w:themeColor="text1"/>
            <w:szCs w:val="24"/>
            <w:lang w:eastAsia="en-US"/>
            <w:rPrChange w:id="12251" w:author="Dr Mamadou SANOGO" w:date="2023-10-25T18:15:00Z">
              <w:rPr>
                <w:rFonts w:ascii="Arial" w:eastAsia="Calibri" w:hAnsi="Arial" w:cs="Arial"/>
                <w:szCs w:val="24"/>
                <w:lang w:eastAsia="en-US"/>
              </w:rPr>
            </w:rPrChange>
          </w:rPr>
          <w:t>3-le partenariat avec des écoles étrangères</w:t>
        </w:r>
      </w:ins>
    </w:p>
    <w:p w14:paraId="1B468DFD" w14:textId="77777777" w:rsidR="00A544BC" w:rsidRPr="007A4AFC" w:rsidRDefault="00A544BC" w:rsidP="00A544BC">
      <w:pPr>
        <w:spacing w:line="240" w:lineRule="auto"/>
        <w:rPr>
          <w:ins w:id="12252" w:author="Dr Mamadou SANOGO" w:date="2023-10-25T17:05:00Z"/>
          <w:rFonts w:ascii="Arial" w:eastAsia="Calibri" w:hAnsi="Arial" w:cs="Arial"/>
          <w:color w:val="000000" w:themeColor="text1"/>
          <w:szCs w:val="24"/>
          <w:lang w:eastAsia="en-US"/>
          <w:rPrChange w:id="12253" w:author="Dr Mamadou SANOGO" w:date="2023-10-25T18:15:00Z">
            <w:rPr>
              <w:ins w:id="12254" w:author="Dr Mamadou SANOGO" w:date="2023-10-25T17:05:00Z"/>
              <w:rFonts w:ascii="Arial" w:eastAsia="Calibri" w:hAnsi="Arial" w:cs="Arial"/>
              <w:szCs w:val="24"/>
              <w:lang w:eastAsia="en-US"/>
            </w:rPr>
          </w:rPrChange>
        </w:rPr>
      </w:pPr>
      <w:ins w:id="12255" w:author="Dr Mamadou SANOGO" w:date="2023-10-25T17:05:00Z">
        <w:r w:rsidRPr="007A4AFC">
          <w:rPr>
            <w:rFonts w:ascii="Arial" w:eastAsia="Calibri" w:hAnsi="Arial" w:cs="Arial"/>
            <w:color w:val="000000" w:themeColor="text1"/>
            <w:szCs w:val="24"/>
            <w:lang w:eastAsia="en-US"/>
            <w:rPrChange w:id="12256" w:author="Dr Mamadou SANOGO" w:date="2023-10-25T18:15:00Z">
              <w:rPr>
                <w:rFonts w:ascii="Arial" w:eastAsia="Calibri" w:hAnsi="Arial" w:cs="Arial"/>
                <w:szCs w:val="24"/>
                <w:lang w:eastAsia="en-US"/>
              </w:rPr>
            </w:rPrChange>
          </w:rPr>
          <w:t>4-Projets de voyage d’étude</w:t>
        </w:r>
      </w:ins>
    </w:p>
    <w:p w14:paraId="7CC1F2DB" w14:textId="77777777" w:rsidR="00A544BC" w:rsidRPr="007A4AFC" w:rsidRDefault="00A544BC" w:rsidP="00A544BC">
      <w:pPr>
        <w:spacing w:line="240" w:lineRule="auto"/>
        <w:rPr>
          <w:ins w:id="12257" w:author="Dr Mamadou SANOGO" w:date="2023-10-25T17:05:00Z"/>
          <w:rFonts w:ascii="Arial" w:eastAsia="Calibri" w:hAnsi="Arial" w:cs="Arial"/>
          <w:color w:val="000000" w:themeColor="text1"/>
          <w:szCs w:val="24"/>
          <w:lang w:eastAsia="en-US"/>
          <w:rPrChange w:id="12258" w:author="Dr Mamadou SANOGO" w:date="2023-10-25T18:15:00Z">
            <w:rPr>
              <w:ins w:id="12259" w:author="Dr Mamadou SANOGO" w:date="2023-10-25T17:05:00Z"/>
              <w:rFonts w:ascii="Arial" w:eastAsia="Calibri" w:hAnsi="Arial" w:cs="Arial"/>
              <w:szCs w:val="24"/>
              <w:lang w:eastAsia="en-US"/>
            </w:rPr>
          </w:rPrChange>
        </w:rPr>
      </w:pPr>
    </w:p>
    <w:p w14:paraId="378EB47E" w14:textId="77777777" w:rsidR="00A544BC" w:rsidRPr="007A4AFC" w:rsidRDefault="00A544BC" w:rsidP="00A544BC">
      <w:pPr>
        <w:spacing w:line="240" w:lineRule="auto"/>
        <w:rPr>
          <w:ins w:id="12260" w:author="Dr Mamadou SANOGO" w:date="2023-10-25T17:05:00Z"/>
          <w:rFonts w:ascii="Arial" w:eastAsia="Calibri" w:hAnsi="Arial" w:cs="Arial"/>
          <w:color w:val="000000" w:themeColor="text1"/>
          <w:lang w:eastAsia="en-US"/>
          <w:rPrChange w:id="12261" w:author="Dr Mamadou SANOGO" w:date="2023-10-25T18:15:00Z">
            <w:rPr>
              <w:ins w:id="12262" w:author="Dr Mamadou SANOGO" w:date="2023-10-25T17:05:00Z"/>
              <w:rFonts w:ascii="Arial" w:eastAsia="Calibri" w:hAnsi="Arial" w:cs="Arial"/>
              <w:lang w:eastAsia="en-US"/>
            </w:rPr>
          </w:rPrChange>
        </w:rPr>
      </w:pPr>
    </w:p>
    <w:p w14:paraId="78AF2634" w14:textId="77777777" w:rsidR="00A544BC" w:rsidRPr="007A4AFC" w:rsidRDefault="00A544BC" w:rsidP="00A544BC">
      <w:pPr>
        <w:spacing w:line="240" w:lineRule="auto"/>
        <w:rPr>
          <w:ins w:id="12263" w:author="Dr Mamadou SANOGO" w:date="2023-10-25T17:05:00Z"/>
          <w:rFonts w:ascii="Arial" w:eastAsia="Calibri" w:hAnsi="Arial" w:cs="Arial"/>
          <w:color w:val="000000" w:themeColor="text1"/>
          <w:lang w:eastAsia="en-US"/>
          <w:rPrChange w:id="12264" w:author="Dr Mamadou SANOGO" w:date="2023-10-25T18:15:00Z">
            <w:rPr>
              <w:ins w:id="12265" w:author="Dr Mamadou SANOGO" w:date="2023-10-25T17:05:00Z"/>
              <w:rFonts w:ascii="Arial" w:eastAsia="Calibri" w:hAnsi="Arial" w:cs="Arial"/>
              <w:lang w:eastAsia="en-US"/>
            </w:rPr>
          </w:rPrChange>
        </w:rPr>
      </w:pPr>
      <w:ins w:id="12266" w:author="Dr Mamadou SANOGO" w:date="2023-10-25T17:05:00Z">
        <w:r w:rsidRPr="007A4AFC">
          <w:rPr>
            <w:rFonts w:ascii="Arial" w:eastAsia="Calibri" w:hAnsi="Arial" w:cs="Arial"/>
            <w:color w:val="000000" w:themeColor="text1"/>
            <w:lang w:eastAsia="en-US"/>
            <w:rPrChange w:id="12267" w:author="Dr Mamadou SANOGO" w:date="2023-10-25T18:15:00Z">
              <w:rPr>
                <w:rFonts w:ascii="Arial" w:eastAsia="Calibri" w:hAnsi="Arial" w:cs="Arial"/>
                <w:lang w:eastAsia="en-US"/>
              </w:rPr>
            </w:rPrChange>
          </w:rPr>
          <w:t xml:space="preserve">       </w:t>
        </w:r>
      </w:ins>
    </w:p>
    <w:p w14:paraId="72599053" w14:textId="77777777" w:rsidR="00A544BC" w:rsidRPr="007A4AFC" w:rsidRDefault="00A544BC" w:rsidP="00A544BC">
      <w:pPr>
        <w:spacing w:line="240" w:lineRule="auto"/>
        <w:ind w:left="5664"/>
        <w:rPr>
          <w:ins w:id="12268" w:author="Dr Mamadou SANOGO" w:date="2023-10-25T17:05:00Z"/>
          <w:rFonts w:ascii="Arial" w:eastAsia="Calibri" w:hAnsi="Arial" w:cs="Arial"/>
          <w:b/>
          <w:bCs/>
          <w:color w:val="000000" w:themeColor="text1"/>
          <w:lang w:eastAsia="en-US"/>
          <w:rPrChange w:id="12269" w:author="Dr Mamadou SANOGO" w:date="2023-10-25T18:15:00Z">
            <w:rPr>
              <w:ins w:id="12270" w:author="Dr Mamadou SANOGO" w:date="2023-10-25T17:05:00Z"/>
              <w:rFonts w:ascii="Arial" w:eastAsia="Calibri" w:hAnsi="Arial" w:cs="Arial"/>
              <w:b/>
              <w:bCs/>
              <w:lang w:eastAsia="en-US"/>
            </w:rPr>
          </w:rPrChange>
        </w:rPr>
      </w:pPr>
      <w:ins w:id="12271" w:author="Dr Mamadou SANOGO" w:date="2023-10-25T17:05:00Z">
        <w:r w:rsidRPr="007A4AFC">
          <w:rPr>
            <w:rFonts w:ascii="Arial" w:eastAsia="Calibri" w:hAnsi="Arial" w:cs="Arial"/>
            <w:b/>
            <w:bCs/>
            <w:color w:val="000000" w:themeColor="text1"/>
            <w:lang w:eastAsia="en-US"/>
            <w:rPrChange w:id="12272" w:author="Dr Mamadou SANOGO" w:date="2023-10-25T18:15:00Z">
              <w:rPr>
                <w:rFonts w:ascii="Arial" w:eastAsia="Calibri" w:hAnsi="Arial" w:cs="Arial"/>
                <w:b/>
                <w:bCs/>
                <w:lang w:eastAsia="en-US"/>
              </w:rPr>
            </w:rPrChange>
          </w:rPr>
          <w:t xml:space="preserve">                   </w:t>
        </w:r>
      </w:ins>
    </w:p>
    <w:p w14:paraId="7102AEAB" w14:textId="77777777" w:rsidR="00A544BC" w:rsidRPr="007A4AFC" w:rsidRDefault="00A544BC" w:rsidP="00A544BC">
      <w:pPr>
        <w:spacing w:line="240" w:lineRule="auto"/>
        <w:ind w:left="5664"/>
        <w:rPr>
          <w:ins w:id="12273" w:author="Dr Mamadou SANOGO" w:date="2023-10-25T17:05:00Z"/>
          <w:rFonts w:ascii="Arial" w:eastAsia="Calibri" w:hAnsi="Arial" w:cs="Arial"/>
          <w:b/>
          <w:bCs/>
          <w:color w:val="000000" w:themeColor="text1"/>
          <w:lang w:eastAsia="en-US"/>
          <w:rPrChange w:id="12274" w:author="Dr Mamadou SANOGO" w:date="2023-10-25T18:15:00Z">
            <w:rPr>
              <w:ins w:id="12275" w:author="Dr Mamadou SANOGO" w:date="2023-10-25T17:05:00Z"/>
              <w:rFonts w:ascii="Arial" w:eastAsia="Calibri" w:hAnsi="Arial" w:cs="Arial"/>
              <w:b/>
              <w:bCs/>
              <w:lang w:eastAsia="en-US"/>
            </w:rPr>
          </w:rPrChange>
        </w:rPr>
      </w:pPr>
      <w:ins w:id="12276" w:author="Dr Mamadou SANOGO" w:date="2023-10-25T17:05:00Z">
        <w:r w:rsidRPr="007A4AFC">
          <w:rPr>
            <w:rFonts w:ascii="Arial" w:eastAsia="Calibri" w:hAnsi="Arial" w:cs="Arial"/>
            <w:b/>
            <w:bCs/>
            <w:color w:val="000000" w:themeColor="text1"/>
            <w:lang w:eastAsia="en-US"/>
            <w:rPrChange w:id="12277" w:author="Dr Mamadou SANOGO" w:date="2023-10-25T18:15:00Z">
              <w:rPr>
                <w:rFonts w:ascii="Arial" w:eastAsia="Calibri" w:hAnsi="Arial" w:cs="Arial"/>
                <w:b/>
                <w:bCs/>
                <w:lang w:eastAsia="en-US"/>
              </w:rPr>
            </w:rPrChange>
          </w:rPr>
          <w:t>Bamako le 12 mai 2016</w:t>
        </w:r>
      </w:ins>
    </w:p>
    <w:p w14:paraId="0EF3D354" w14:textId="77777777" w:rsidR="00A544BC" w:rsidRPr="007A4AFC" w:rsidRDefault="00A544BC" w:rsidP="00A544BC">
      <w:pPr>
        <w:spacing w:line="240" w:lineRule="auto"/>
        <w:ind w:left="5664"/>
        <w:rPr>
          <w:ins w:id="12278" w:author="Dr Mamadou SANOGO" w:date="2023-10-25T17:05:00Z"/>
          <w:rFonts w:ascii="Arial" w:eastAsia="Calibri" w:hAnsi="Arial" w:cs="Arial"/>
          <w:b/>
          <w:bCs/>
          <w:color w:val="000000" w:themeColor="text1"/>
          <w:lang w:eastAsia="en-US"/>
          <w:rPrChange w:id="12279" w:author="Dr Mamadou SANOGO" w:date="2023-10-25T18:15:00Z">
            <w:rPr>
              <w:ins w:id="12280" w:author="Dr Mamadou SANOGO" w:date="2023-10-25T17:05:00Z"/>
              <w:rFonts w:ascii="Arial" w:eastAsia="Calibri" w:hAnsi="Arial" w:cs="Arial"/>
              <w:b/>
              <w:bCs/>
              <w:lang w:eastAsia="en-US"/>
            </w:rPr>
          </w:rPrChange>
        </w:rPr>
      </w:pPr>
    </w:p>
    <w:p w14:paraId="3AFF0513" w14:textId="77777777" w:rsidR="00A544BC" w:rsidRPr="007A4AFC" w:rsidRDefault="00A544BC" w:rsidP="00A544BC">
      <w:pPr>
        <w:spacing w:line="240" w:lineRule="auto"/>
        <w:ind w:left="5664"/>
        <w:rPr>
          <w:ins w:id="12281" w:author="Dr Mamadou SANOGO" w:date="2023-10-25T17:05:00Z"/>
          <w:rFonts w:ascii="Arial" w:eastAsia="Calibri" w:hAnsi="Arial" w:cs="Arial"/>
          <w:color w:val="000000" w:themeColor="text1"/>
          <w:lang w:eastAsia="en-US"/>
          <w:rPrChange w:id="12282" w:author="Dr Mamadou SANOGO" w:date="2023-10-25T18:15:00Z">
            <w:rPr>
              <w:ins w:id="12283" w:author="Dr Mamadou SANOGO" w:date="2023-10-25T17:05:00Z"/>
              <w:rFonts w:ascii="Arial" w:eastAsia="Calibri" w:hAnsi="Arial" w:cs="Arial"/>
              <w:lang w:eastAsia="en-US"/>
            </w:rPr>
          </w:rPrChange>
        </w:rPr>
      </w:pPr>
      <w:ins w:id="12284" w:author="Dr Mamadou SANOGO" w:date="2023-10-25T17:05:00Z">
        <w:r w:rsidRPr="007A4AFC">
          <w:rPr>
            <w:rFonts w:ascii="Arial" w:eastAsia="Calibri" w:hAnsi="Arial" w:cs="Arial"/>
            <w:color w:val="000000" w:themeColor="text1"/>
            <w:lang w:eastAsia="en-US"/>
            <w:rPrChange w:id="12285" w:author="Dr Mamadou SANOGO" w:date="2023-10-25T18:15:00Z">
              <w:rPr>
                <w:rFonts w:ascii="Arial" w:eastAsia="Calibri" w:hAnsi="Arial" w:cs="Arial"/>
                <w:lang w:eastAsia="en-US"/>
              </w:rPr>
            </w:rPrChange>
          </w:rPr>
          <w:t xml:space="preserve">      Directeur General</w:t>
        </w:r>
      </w:ins>
    </w:p>
    <w:p w14:paraId="64726F49" w14:textId="77777777" w:rsidR="00A544BC" w:rsidRPr="007A4AFC" w:rsidRDefault="00A544BC" w:rsidP="00A544BC">
      <w:pPr>
        <w:spacing w:line="240" w:lineRule="auto"/>
        <w:ind w:left="5664"/>
        <w:rPr>
          <w:ins w:id="12286" w:author="Dr Mamadou SANOGO" w:date="2023-10-25T17:05:00Z"/>
          <w:rFonts w:ascii="Arial" w:eastAsia="Calibri" w:hAnsi="Arial" w:cs="Arial"/>
          <w:color w:val="000000" w:themeColor="text1"/>
          <w:lang w:eastAsia="en-US"/>
          <w:rPrChange w:id="12287" w:author="Dr Mamadou SANOGO" w:date="2023-10-25T18:15:00Z">
            <w:rPr>
              <w:ins w:id="12288" w:author="Dr Mamadou SANOGO" w:date="2023-10-25T17:05:00Z"/>
              <w:rFonts w:ascii="Arial" w:eastAsia="Calibri" w:hAnsi="Arial" w:cs="Arial"/>
              <w:lang w:eastAsia="en-US"/>
            </w:rPr>
          </w:rPrChange>
        </w:rPr>
      </w:pPr>
    </w:p>
    <w:p w14:paraId="15242501" w14:textId="77777777" w:rsidR="00A544BC" w:rsidRPr="007A4AFC" w:rsidRDefault="00A544BC" w:rsidP="00A544BC">
      <w:pPr>
        <w:spacing w:line="240" w:lineRule="auto"/>
        <w:ind w:left="5664"/>
        <w:rPr>
          <w:ins w:id="12289" w:author="Dr Mamadou SANOGO" w:date="2023-10-25T17:05:00Z"/>
          <w:rFonts w:ascii="Arial" w:eastAsia="Calibri" w:hAnsi="Arial" w:cs="Arial"/>
          <w:color w:val="000000" w:themeColor="text1"/>
          <w:lang w:eastAsia="en-US"/>
          <w:rPrChange w:id="12290" w:author="Dr Mamadou SANOGO" w:date="2023-10-25T18:15:00Z">
            <w:rPr>
              <w:ins w:id="12291" w:author="Dr Mamadou SANOGO" w:date="2023-10-25T17:05:00Z"/>
              <w:rFonts w:ascii="Arial" w:eastAsia="Calibri" w:hAnsi="Arial" w:cs="Arial"/>
              <w:lang w:eastAsia="en-US"/>
            </w:rPr>
          </w:rPrChange>
        </w:rPr>
      </w:pPr>
    </w:p>
    <w:p w14:paraId="26AC56E8" w14:textId="77777777" w:rsidR="00A544BC" w:rsidRPr="007A4AFC" w:rsidRDefault="00A544BC" w:rsidP="00A544BC">
      <w:pPr>
        <w:spacing w:line="240" w:lineRule="auto"/>
        <w:ind w:left="5664"/>
        <w:rPr>
          <w:ins w:id="12292" w:author="Dr Mamadou SANOGO" w:date="2023-10-25T17:05:00Z"/>
          <w:rFonts w:ascii="Arial" w:eastAsia="Calibri" w:hAnsi="Arial" w:cs="Arial"/>
          <w:color w:val="000000" w:themeColor="text1"/>
          <w:lang w:eastAsia="en-US"/>
          <w:rPrChange w:id="12293" w:author="Dr Mamadou SANOGO" w:date="2023-10-25T18:15:00Z">
            <w:rPr>
              <w:ins w:id="12294" w:author="Dr Mamadou SANOGO" w:date="2023-10-25T17:05:00Z"/>
              <w:rFonts w:ascii="Arial" w:eastAsia="Calibri" w:hAnsi="Arial" w:cs="Arial"/>
              <w:lang w:eastAsia="en-US"/>
            </w:rPr>
          </w:rPrChange>
        </w:rPr>
      </w:pPr>
    </w:p>
    <w:p w14:paraId="3C8EB6F5" w14:textId="77777777" w:rsidR="00A544BC" w:rsidRPr="007A4AFC" w:rsidRDefault="00A544BC" w:rsidP="00A544BC">
      <w:pPr>
        <w:spacing w:line="240" w:lineRule="auto"/>
        <w:ind w:left="5664"/>
        <w:rPr>
          <w:ins w:id="12295" w:author="Dr Mamadou SANOGO" w:date="2023-10-25T17:05:00Z"/>
          <w:rFonts w:ascii="Arial" w:eastAsia="Calibri" w:hAnsi="Arial" w:cs="Arial"/>
          <w:color w:val="000000" w:themeColor="text1"/>
          <w:lang w:eastAsia="en-US"/>
          <w:rPrChange w:id="12296" w:author="Dr Mamadou SANOGO" w:date="2023-10-25T18:15:00Z">
            <w:rPr>
              <w:ins w:id="12297" w:author="Dr Mamadou SANOGO" w:date="2023-10-25T17:05:00Z"/>
              <w:rFonts w:ascii="Arial" w:eastAsia="Calibri" w:hAnsi="Arial" w:cs="Arial"/>
              <w:lang w:eastAsia="en-US"/>
            </w:rPr>
          </w:rPrChange>
        </w:rPr>
      </w:pPr>
    </w:p>
    <w:p w14:paraId="4A0DA314" w14:textId="77777777" w:rsidR="00A544BC" w:rsidRPr="007A4AFC" w:rsidRDefault="00A544BC" w:rsidP="00A544BC">
      <w:pPr>
        <w:spacing w:line="240" w:lineRule="auto"/>
        <w:ind w:left="5664"/>
        <w:rPr>
          <w:ins w:id="12298" w:author="Dr Mamadou SANOGO" w:date="2023-10-25T17:05:00Z"/>
          <w:rFonts w:ascii="Arial" w:eastAsia="Calibri" w:hAnsi="Arial" w:cs="Arial"/>
          <w:color w:val="000000" w:themeColor="text1"/>
          <w:lang w:eastAsia="en-US"/>
          <w:rPrChange w:id="12299" w:author="Dr Mamadou SANOGO" w:date="2023-10-25T18:15:00Z">
            <w:rPr>
              <w:ins w:id="12300" w:author="Dr Mamadou SANOGO" w:date="2023-10-25T17:05:00Z"/>
              <w:rFonts w:ascii="Arial" w:eastAsia="Calibri" w:hAnsi="Arial" w:cs="Arial"/>
              <w:lang w:eastAsia="en-US"/>
            </w:rPr>
          </w:rPrChange>
        </w:rPr>
      </w:pPr>
    </w:p>
    <w:p w14:paraId="08361A73" w14:textId="77777777" w:rsidR="00A544BC" w:rsidRPr="007A4AFC" w:rsidRDefault="00A544BC" w:rsidP="00A544BC">
      <w:pPr>
        <w:spacing w:line="240" w:lineRule="auto"/>
        <w:ind w:left="5664"/>
        <w:rPr>
          <w:ins w:id="12301" w:author="Dr Mamadou SANOGO" w:date="2023-10-25T17:05:00Z"/>
          <w:rFonts w:ascii="Arial" w:eastAsia="Calibri" w:hAnsi="Arial" w:cs="Arial"/>
          <w:color w:val="000000" w:themeColor="text1"/>
          <w:lang w:eastAsia="en-US"/>
          <w:rPrChange w:id="12302" w:author="Dr Mamadou SANOGO" w:date="2023-10-25T18:15:00Z">
            <w:rPr>
              <w:ins w:id="12303" w:author="Dr Mamadou SANOGO" w:date="2023-10-25T17:05:00Z"/>
              <w:rFonts w:ascii="Arial" w:eastAsia="Calibri" w:hAnsi="Arial" w:cs="Arial"/>
              <w:lang w:eastAsia="en-US"/>
            </w:rPr>
          </w:rPrChange>
        </w:rPr>
      </w:pPr>
      <w:ins w:id="12304" w:author="Dr Mamadou SANOGO" w:date="2023-10-25T17:05:00Z">
        <w:r w:rsidRPr="007A4AFC">
          <w:rPr>
            <w:rFonts w:ascii="Arial" w:eastAsia="Calibri" w:hAnsi="Arial" w:cs="Arial"/>
            <w:color w:val="000000" w:themeColor="text1"/>
            <w:lang w:eastAsia="en-US"/>
            <w:rPrChange w:id="12305" w:author="Dr Mamadou SANOGO" w:date="2023-10-25T18:15:00Z">
              <w:rPr>
                <w:rFonts w:ascii="Arial" w:eastAsia="Calibri" w:hAnsi="Arial" w:cs="Arial"/>
                <w:lang w:eastAsia="en-US"/>
              </w:rPr>
            </w:rPrChange>
          </w:rPr>
          <w:t>Dr SANOGO Mamadou</w:t>
        </w:r>
      </w:ins>
    </w:p>
    <w:p w14:paraId="1EA15BA3" w14:textId="77777777" w:rsidR="00A544BC" w:rsidRPr="007A4AFC" w:rsidRDefault="00A544BC" w:rsidP="00A544BC">
      <w:pPr>
        <w:spacing w:line="240" w:lineRule="auto"/>
        <w:rPr>
          <w:ins w:id="12306" w:author="Dr Mamadou SANOGO" w:date="2023-10-25T17:05:00Z"/>
          <w:rFonts w:ascii="Arial" w:eastAsia="Calibri" w:hAnsi="Arial" w:cs="Arial"/>
          <w:color w:val="000000" w:themeColor="text1"/>
          <w:lang w:eastAsia="en-US"/>
          <w:rPrChange w:id="12307" w:author="Dr Mamadou SANOGO" w:date="2023-10-25T18:15:00Z">
            <w:rPr>
              <w:ins w:id="12308" w:author="Dr Mamadou SANOGO" w:date="2023-10-25T17:05:00Z"/>
              <w:rFonts w:ascii="Arial" w:eastAsia="Calibri" w:hAnsi="Arial" w:cs="Arial"/>
              <w:lang w:eastAsia="en-US"/>
            </w:rPr>
          </w:rPrChange>
        </w:rPr>
      </w:pPr>
      <w:ins w:id="12309" w:author="Dr Mamadou SANOGO" w:date="2023-10-25T17:05:00Z">
        <w:r w:rsidRPr="007A4AFC">
          <w:rPr>
            <w:rFonts w:ascii="Arial" w:eastAsia="Calibri" w:hAnsi="Arial" w:cs="Arial"/>
            <w:color w:val="000000" w:themeColor="text1"/>
            <w:lang w:eastAsia="en-US"/>
            <w:rPrChange w:id="12310" w:author="Dr Mamadou SANOGO" w:date="2023-10-25T18:15:00Z">
              <w:rPr>
                <w:rFonts w:ascii="Arial" w:eastAsia="Calibri" w:hAnsi="Arial" w:cs="Arial"/>
                <w:lang w:eastAsia="en-US"/>
              </w:rPr>
            </w:rPrChange>
          </w:rPr>
          <w:t xml:space="preserve">         </w:t>
        </w:r>
        <w:bookmarkEnd w:id="12161"/>
      </w:ins>
    </w:p>
    <w:p w14:paraId="03346CB3" w14:textId="118EE725" w:rsidR="00A544BC" w:rsidRPr="007A4AFC" w:rsidRDefault="00A544BC" w:rsidP="00D81BFF">
      <w:pPr>
        <w:shd w:val="clear" w:color="auto" w:fill="FFFFFF"/>
        <w:spacing w:line="240" w:lineRule="auto"/>
        <w:ind w:right="9"/>
        <w:jc w:val="center"/>
        <w:rPr>
          <w:ins w:id="12311" w:author="Dr Mamadou SANOGO" w:date="2023-10-25T17:05:00Z"/>
          <w:b/>
          <w:color w:val="000000" w:themeColor="text1"/>
          <w:sz w:val="44"/>
          <w:rPrChange w:id="12312" w:author="Dr Mamadou SANOGO" w:date="2023-10-25T18:15:00Z">
            <w:rPr>
              <w:ins w:id="12313" w:author="Dr Mamadou SANOGO" w:date="2023-10-25T17:05:00Z"/>
              <w:b/>
              <w:sz w:val="44"/>
            </w:rPr>
          </w:rPrChange>
        </w:rPr>
      </w:pPr>
    </w:p>
    <w:p w14:paraId="32462892" w14:textId="2A53177E" w:rsidR="00A544BC" w:rsidRPr="007A4AFC" w:rsidRDefault="00A544BC" w:rsidP="00D81BFF">
      <w:pPr>
        <w:shd w:val="clear" w:color="auto" w:fill="FFFFFF"/>
        <w:spacing w:line="240" w:lineRule="auto"/>
        <w:ind w:right="9"/>
        <w:jc w:val="center"/>
        <w:rPr>
          <w:ins w:id="12314" w:author="Dr Mamadou SANOGO" w:date="2023-10-25T17:05:00Z"/>
          <w:b/>
          <w:color w:val="000000" w:themeColor="text1"/>
          <w:sz w:val="44"/>
          <w:rPrChange w:id="12315" w:author="Dr Mamadou SANOGO" w:date="2023-10-25T18:15:00Z">
            <w:rPr>
              <w:ins w:id="12316" w:author="Dr Mamadou SANOGO" w:date="2023-10-25T17:05:00Z"/>
              <w:b/>
              <w:sz w:val="44"/>
            </w:rPr>
          </w:rPrChange>
        </w:rPr>
      </w:pPr>
    </w:p>
    <w:p w14:paraId="50B90740" w14:textId="62817263" w:rsidR="00A544BC" w:rsidRPr="007A4AFC" w:rsidRDefault="00A544BC" w:rsidP="00D81BFF">
      <w:pPr>
        <w:shd w:val="clear" w:color="auto" w:fill="FFFFFF"/>
        <w:spacing w:line="240" w:lineRule="auto"/>
        <w:ind w:right="9"/>
        <w:jc w:val="center"/>
        <w:rPr>
          <w:ins w:id="12317" w:author="Dr Mamadou SANOGO" w:date="2023-10-25T17:05:00Z"/>
          <w:b/>
          <w:color w:val="000000" w:themeColor="text1"/>
          <w:sz w:val="44"/>
          <w:rPrChange w:id="12318" w:author="Dr Mamadou SANOGO" w:date="2023-10-25T18:15:00Z">
            <w:rPr>
              <w:ins w:id="12319" w:author="Dr Mamadou SANOGO" w:date="2023-10-25T17:05:00Z"/>
              <w:b/>
              <w:sz w:val="44"/>
            </w:rPr>
          </w:rPrChange>
        </w:rPr>
      </w:pPr>
    </w:p>
    <w:p w14:paraId="1B0E300F" w14:textId="2183BBDD" w:rsidR="00A544BC" w:rsidRPr="007A4AFC" w:rsidRDefault="00A544BC" w:rsidP="00D81BFF">
      <w:pPr>
        <w:shd w:val="clear" w:color="auto" w:fill="FFFFFF"/>
        <w:spacing w:line="240" w:lineRule="auto"/>
        <w:ind w:right="9"/>
        <w:jc w:val="center"/>
        <w:rPr>
          <w:ins w:id="12320" w:author="Dr Mamadou SANOGO" w:date="2023-10-25T17:05:00Z"/>
          <w:b/>
          <w:color w:val="000000" w:themeColor="text1"/>
          <w:sz w:val="44"/>
          <w:rPrChange w:id="12321" w:author="Dr Mamadou SANOGO" w:date="2023-10-25T18:15:00Z">
            <w:rPr>
              <w:ins w:id="12322" w:author="Dr Mamadou SANOGO" w:date="2023-10-25T17:05:00Z"/>
              <w:b/>
              <w:sz w:val="44"/>
            </w:rPr>
          </w:rPrChange>
        </w:rPr>
      </w:pPr>
    </w:p>
    <w:p w14:paraId="55CAD1B2" w14:textId="77777777" w:rsidR="00A544BC" w:rsidRPr="007A4AFC" w:rsidRDefault="00A544BC" w:rsidP="00D81BFF">
      <w:pPr>
        <w:shd w:val="clear" w:color="auto" w:fill="FFFFFF"/>
        <w:spacing w:line="240" w:lineRule="auto"/>
        <w:ind w:right="9"/>
        <w:jc w:val="center"/>
        <w:rPr>
          <w:ins w:id="12323" w:author="Dr Mamadou SANOGO" w:date="2023-10-25T15:02:00Z"/>
          <w:b/>
          <w:color w:val="000000" w:themeColor="text1"/>
          <w:sz w:val="44"/>
          <w:rPrChange w:id="12324" w:author="Dr Mamadou SANOGO" w:date="2023-10-25T18:15:00Z">
            <w:rPr>
              <w:ins w:id="12325" w:author="Dr Mamadou SANOGO" w:date="2023-10-25T15:02:00Z"/>
              <w:b/>
              <w:sz w:val="44"/>
            </w:rPr>
          </w:rPrChange>
        </w:rPr>
      </w:pPr>
    </w:p>
    <w:p w14:paraId="3FB48652" w14:textId="77777777" w:rsidR="00232B19" w:rsidRPr="007A4AFC" w:rsidRDefault="00232B19" w:rsidP="00D81BFF">
      <w:pPr>
        <w:shd w:val="clear" w:color="auto" w:fill="FFFFFF"/>
        <w:spacing w:line="240" w:lineRule="auto"/>
        <w:ind w:right="9"/>
        <w:jc w:val="center"/>
        <w:rPr>
          <w:ins w:id="12326" w:author="Dr Mamadou SANOGO" w:date="2023-10-25T17:06:00Z"/>
          <w:b/>
          <w:color w:val="000000" w:themeColor="text1"/>
          <w:sz w:val="44"/>
          <w:rPrChange w:id="12327" w:author="Dr Mamadou SANOGO" w:date="2023-10-25T18:15:00Z">
            <w:rPr>
              <w:ins w:id="12328" w:author="Dr Mamadou SANOGO" w:date="2023-10-25T17:06:00Z"/>
              <w:b/>
              <w:sz w:val="44"/>
            </w:rPr>
          </w:rPrChange>
        </w:rPr>
      </w:pPr>
    </w:p>
    <w:p w14:paraId="4ADFF9F2" w14:textId="77777777" w:rsidR="00232B19" w:rsidRPr="007A4AFC" w:rsidRDefault="00232B19" w:rsidP="00D81BFF">
      <w:pPr>
        <w:shd w:val="clear" w:color="auto" w:fill="FFFFFF"/>
        <w:spacing w:line="240" w:lineRule="auto"/>
        <w:ind w:right="9"/>
        <w:jc w:val="center"/>
        <w:rPr>
          <w:ins w:id="12329" w:author="Dr Mamadou SANOGO" w:date="2023-10-25T17:06:00Z"/>
          <w:b/>
          <w:color w:val="000000" w:themeColor="text1"/>
          <w:sz w:val="44"/>
          <w:rPrChange w:id="12330" w:author="Dr Mamadou SANOGO" w:date="2023-10-25T18:15:00Z">
            <w:rPr>
              <w:ins w:id="12331" w:author="Dr Mamadou SANOGO" w:date="2023-10-25T17:06:00Z"/>
              <w:b/>
              <w:sz w:val="44"/>
            </w:rPr>
          </w:rPrChange>
        </w:rPr>
      </w:pPr>
    </w:p>
    <w:p w14:paraId="69E4B26F" w14:textId="77777777" w:rsidR="00232B19" w:rsidRPr="007A4AFC" w:rsidRDefault="00232B19" w:rsidP="00D81BFF">
      <w:pPr>
        <w:shd w:val="clear" w:color="auto" w:fill="FFFFFF"/>
        <w:spacing w:line="240" w:lineRule="auto"/>
        <w:ind w:right="9"/>
        <w:jc w:val="center"/>
        <w:rPr>
          <w:ins w:id="12332" w:author="Dr Mamadou SANOGO" w:date="2023-10-25T17:06:00Z"/>
          <w:b/>
          <w:color w:val="000000" w:themeColor="text1"/>
          <w:sz w:val="44"/>
          <w:rPrChange w:id="12333" w:author="Dr Mamadou SANOGO" w:date="2023-10-25T18:15:00Z">
            <w:rPr>
              <w:ins w:id="12334" w:author="Dr Mamadou SANOGO" w:date="2023-10-25T17:06:00Z"/>
              <w:b/>
              <w:sz w:val="44"/>
            </w:rPr>
          </w:rPrChange>
        </w:rPr>
      </w:pPr>
    </w:p>
    <w:p w14:paraId="371D0E14" w14:textId="2213A9A0" w:rsidR="00232B19" w:rsidRPr="007A4AFC" w:rsidRDefault="00232B19" w:rsidP="00D81BFF">
      <w:pPr>
        <w:shd w:val="clear" w:color="auto" w:fill="FFFFFF"/>
        <w:spacing w:line="240" w:lineRule="auto"/>
        <w:ind w:right="9"/>
        <w:jc w:val="center"/>
        <w:rPr>
          <w:ins w:id="12335" w:author="Dr Mamadou SANOGO" w:date="2023-10-25T17:06:00Z"/>
          <w:b/>
          <w:color w:val="000000" w:themeColor="text1"/>
          <w:sz w:val="44"/>
          <w:rPrChange w:id="12336" w:author="Dr Mamadou SANOGO" w:date="2023-10-25T18:15:00Z">
            <w:rPr>
              <w:ins w:id="12337" w:author="Dr Mamadou SANOGO" w:date="2023-10-25T17:06:00Z"/>
              <w:b/>
              <w:sz w:val="44"/>
            </w:rPr>
          </w:rPrChange>
        </w:rPr>
      </w:pPr>
    </w:p>
    <w:p w14:paraId="675F27BA" w14:textId="18126E7F" w:rsidR="00232B19" w:rsidRPr="007A4AFC" w:rsidRDefault="00232B19" w:rsidP="00D81BFF">
      <w:pPr>
        <w:shd w:val="clear" w:color="auto" w:fill="FFFFFF"/>
        <w:spacing w:line="240" w:lineRule="auto"/>
        <w:ind w:right="9"/>
        <w:jc w:val="center"/>
        <w:rPr>
          <w:ins w:id="12338" w:author="Dr Mamadou SANOGO" w:date="2023-10-25T17:06:00Z"/>
          <w:b/>
          <w:color w:val="000000" w:themeColor="text1"/>
          <w:sz w:val="44"/>
          <w:rPrChange w:id="12339" w:author="Dr Mamadou SANOGO" w:date="2023-10-25T18:15:00Z">
            <w:rPr>
              <w:ins w:id="12340" w:author="Dr Mamadou SANOGO" w:date="2023-10-25T17:06:00Z"/>
              <w:b/>
              <w:sz w:val="44"/>
            </w:rPr>
          </w:rPrChange>
        </w:rPr>
      </w:pPr>
    </w:p>
    <w:p w14:paraId="1625C4CC" w14:textId="1479C348" w:rsidR="00232B19" w:rsidRPr="007A4AFC" w:rsidRDefault="00232B19" w:rsidP="00D81BFF">
      <w:pPr>
        <w:shd w:val="clear" w:color="auto" w:fill="FFFFFF"/>
        <w:spacing w:line="240" w:lineRule="auto"/>
        <w:ind w:right="9"/>
        <w:jc w:val="center"/>
        <w:rPr>
          <w:ins w:id="12341" w:author="Dr Mamadou SANOGO" w:date="2023-10-25T17:06:00Z"/>
          <w:b/>
          <w:color w:val="000000" w:themeColor="text1"/>
          <w:sz w:val="44"/>
          <w:rPrChange w:id="12342" w:author="Dr Mamadou SANOGO" w:date="2023-10-25T18:15:00Z">
            <w:rPr>
              <w:ins w:id="12343" w:author="Dr Mamadou SANOGO" w:date="2023-10-25T17:06:00Z"/>
              <w:b/>
              <w:sz w:val="44"/>
            </w:rPr>
          </w:rPrChange>
        </w:rPr>
      </w:pPr>
    </w:p>
    <w:p w14:paraId="1E454BDE" w14:textId="6359681C" w:rsidR="00232B19" w:rsidRPr="007A4AFC" w:rsidRDefault="00232B19" w:rsidP="00D81BFF">
      <w:pPr>
        <w:shd w:val="clear" w:color="auto" w:fill="FFFFFF"/>
        <w:spacing w:line="240" w:lineRule="auto"/>
        <w:ind w:right="9"/>
        <w:jc w:val="center"/>
        <w:rPr>
          <w:ins w:id="12344" w:author="Dr Mamadou SANOGO" w:date="2023-10-25T17:06:00Z"/>
          <w:b/>
          <w:color w:val="000000" w:themeColor="text1"/>
          <w:sz w:val="44"/>
          <w:rPrChange w:id="12345" w:author="Dr Mamadou SANOGO" w:date="2023-10-25T18:15:00Z">
            <w:rPr>
              <w:ins w:id="12346" w:author="Dr Mamadou SANOGO" w:date="2023-10-25T17:06:00Z"/>
              <w:b/>
              <w:sz w:val="44"/>
            </w:rPr>
          </w:rPrChange>
        </w:rPr>
      </w:pPr>
    </w:p>
    <w:p w14:paraId="77FBF6D9" w14:textId="77777777" w:rsidR="00232B19" w:rsidRPr="007A4AFC" w:rsidRDefault="00232B19" w:rsidP="00D81BFF">
      <w:pPr>
        <w:shd w:val="clear" w:color="auto" w:fill="FFFFFF"/>
        <w:spacing w:line="240" w:lineRule="auto"/>
        <w:ind w:right="9"/>
        <w:jc w:val="center"/>
        <w:rPr>
          <w:ins w:id="12347" w:author="Dr Mamadou SANOGO" w:date="2023-10-25T17:06:00Z"/>
          <w:b/>
          <w:color w:val="000000" w:themeColor="text1"/>
          <w:sz w:val="44"/>
          <w:rPrChange w:id="12348" w:author="Dr Mamadou SANOGO" w:date="2023-10-25T18:15:00Z">
            <w:rPr>
              <w:ins w:id="12349" w:author="Dr Mamadou SANOGO" w:date="2023-10-25T17:06:00Z"/>
              <w:b/>
              <w:sz w:val="44"/>
            </w:rPr>
          </w:rPrChange>
        </w:rPr>
      </w:pPr>
    </w:p>
    <w:p w14:paraId="0401E3BE" w14:textId="657793CD" w:rsidR="00D81BFF" w:rsidRPr="007A4AFC" w:rsidRDefault="00D81BFF" w:rsidP="00D81BFF">
      <w:pPr>
        <w:shd w:val="clear" w:color="auto" w:fill="FFFFFF"/>
        <w:spacing w:line="240" w:lineRule="auto"/>
        <w:ind w:right="9"/>
        <w:jc w:val="center"/>
        <w:rPr>
          <w:ins w:id="12350" w:author="Dr Mamadou SANOGO" w:date="2023-10-25T17:06:00Z"/>
          <w:b/>
          <w:color w:val="000000" w:themeColor="text1"/>
          <w:sz w:val="44"/>
          <w:rPrChange w:id="12351" w:author="Dr Mamadou SANOGO" w:date="2023-10-25T18:15:00Z">
            <w:rPr>
              <w:ins w:id="12352" w:author="Dr Mamadou SANOGO" w:date="2023-10-25T17:06:00Z"/>
              <w:b/>
              <w:sz w:val="44"/>
            </w:rPr>
          </w:rPrChange>
        </w:rPr>
      </w:pPr>
      <w:ins w:id="12353" w:author="Dr Mamadou SANOGO" w:date="2023-10-25T15:02:00Z">
        <w:r w:rsidRPr="007A4AFC">
          <w:rPr>
            <w:b/>
            <w:color w:val="000000" w:themeColor="text1"/>
            <w:sz w:val="44"/>
            <w:rPrChange w:id="12354" w:author="Dr Mamadou SANOGO" w:date="2023-10-25T18:15:00Z">
              <w:rPr>
                <w:b/>
                <w:sz w:val="44"/>
              </w:rPr>
            </w:rPrChange>
          </w:rPr>
          <w:t>Annexe n°02</w:t>
        </w:r>
      </w:ins>
      <w:ins w:id="12355" w:author="Dr Mamadou SANOGO" w:date="2023-10-25T17:05:00Z">
        <w:r w:rsidR="00A544BC" w:rsidRPr="007A4AFC">
          <w:rPr>
            <w:b/>
            <w:color w:val="000000" w:themeColor="text1"/>
            <w:sz w:val="44"/>
            <w:rPrChange w:id="12356" w:author="Dr Mamadou SANOGO" w:date="2023-10-25T18:15:00Z">
              <w:rPr>
                <w:b/>
                <w:sz w:val="44"/>
              </w:rPr>
            </w:rPrChange>
          </w:rPr>
          <w:t>2</w:t>
        </w:r>
      </w:ins>
      <w:ins w:id="12357" w:author="Dr Mamadou SANOGO" w:date="2023-10-25T15:02:00Z">
        <w:r w:rsidRPr="007A4AFC">
          <w:rPr>
            <w:b/>
            <w:color w:val="000000" w:themeColor="text1"/>
            <w:sz w:val="44"/>
            <w:rPrChange w:id="12358" w:author="Dr Mamadou SANOGO" w:date="2023-10-25T18:15:00Z">
              <w:rPr>
                <w:b/>
                <w:sz w:val="44"/>
              </w:rPr>
            </w:rPrChange>
          </w:rPr>
          <w:t> : Fiche</w:t>
        </w:r>
      </w:ins>
      <w:ins w:id="12359" w:author="Dr Mamadou SANOGO" w:date="2023-10-25T17:20:00Z">
        <w:r w:rsidR="00D02BE3" w:rsidRPr="007A4AFC">
          <w:rPr>
            <w:b/>
            <w:color w:val="000000" w:themeColor="text1"/>
            <w:sz w:val="44"/>
            <w:rPrChange w:id="12360" w:author="Dr Mamadou SANOGO" w:date="2023-10-25T18:15:00Z">
              <w:rPr>
                <w:b/>
                <w:sz w:val="44"/>
              </w:rPr>
            </w:rPrChange>
          </w:rPr>
          <w:t>s</w:t>
        </w:r>
      </w:ins>
      <w:ins w:id="12361" w:author="Dr Mamadou SANOGO" w:date="2023-10-25T15:02:00Z">
        <w:r w:rsidRPr="007A4AFC">
          <w:rPr>
            <w:b/>
            <w:color w:val="000000" w:themeColor="text1"/>
            <w:sz w:val="44"/>
            <w:rPrChange w:id="12362" w:author="Dr Mamadou SANOGO" w:date="2023-10-25T18:15:00Z">
              <w:rPr>
                <w:b/>
                <w:sz w:val="44"/>
              </w:rPr>
            </w:rPrChange>
          </w:rPr>
          <w:t xml:space="preserve"> d’évaluation des enseignements </w:t>
        </w:r>
      </w:ins>
    </w:p>
    <w:p w14:paraId="4147E868" w14:textId="5D641FC2" w:rsidR="00232B19" w:rsidRPr="007A4AFC" w:rsidRDefault="00232B19" w:rsidP="00D81BFF">
      <w:pPr>
        <w:shd w:val="clear" w:color="auto" w:fill="FFFFFF"/>
        <w:spacing w:line="240" w:lineRule="auto"/>
        <w:ind w:right="9"/>
        <w:jc w:val="center"/>
        <w:rPr>
          <w:ins w:id="12363" w:author="Dr Mamadou SANOGO" w:date="2023-10-25T17:06:00Z"/>
          <w:b/>
          <w:color w:val="000000" w:themeColor="text1"/>
          <w:sz w:val="44"/>
          <w:rPrChange w:id="12364" w:author="Dr Mamadou SANOGO" w:date="2023-10-25T18:15:00Z">
            <w:rPr>
              <w:ins w:id="12365" w:author="Dr Mamadou SANOGO" w:date="2023-10-25T17:06:00Z"/>
              <w:b/>
              <w:sz w:val="44"/>
            </w:rPr>
          </w:rPrChange>
        </w:rPr>
      </w:pPr>
    </w:p>
    <w:p w14:paraId="652347BE" w14:textId="468667EE" w:rsidR="00232B19" w:rsidRPr="007A4AFC" w:rsidRDefault="00232B19" w:rsidP="00D81BFF">
      <w:pPr>
        <w:shd w:val="clear" w:color="auto" w:fill="FFFFFF"/>
        <w:spacing w:line="240" w:lineRule="auto"/>
        <w:ind w:right="9"/>
        <w:jc w:val="center"/>
        <w:rPr>
          <w:ins w:id="12366" w:author="Dr Mamadou SANOGO" w:date="2023-10-25T17:06:00Z"/>
          <w:b/>
          <w:color w:val="000000" w:themeColor="text1"/>
          <w:sz w:val="44"/>
          <w:rPrChange w:id="12367" w:author="Dr Mamadou SANOGO" w:date="2023-10-25T18:15:00Z">
            <w:rPr>
              <w:ins w:id="12368" w:author="Dr Mamadou SANOGO" w:date="2023-10-25T17:06:00Z"/>
              <w:b/>
              <w:sz w:val="44"/>
            </w:rPr>
          </w:rPrChange>
        </w:rPr>
      </w:pPr>
    </w:p>
    <w:p w14:paraId="2D4DFDD7" w14:textId="720F254B" w:rsidR="00232B19" w:rsidRPr="007A4AFC" w:rsidRDefault="00232B19" w:rsidP="00D81BFF">
      <w:pPr>
        <w:shd w:val="clear" w:color="auto" w:fill="FFFFFF"/>
        <w:spacing w:line="240" w:lineRule="auto"/>
        <w:ind w:right="9"/>
        <w:jc w:val="center"/>
        <w:rPr>
          <w:ins w:id="12369" w:author="Dr Mamadou SANOGO" w:date="2023-10-25T17:06:00Z"/>
          <w:b/>
          <w:color w:val="000000" w:themeColor="text1"/>
          <w:sz w:val="44"/>
          <w:rPrChange w:id="12370" w:author="Dr Mamadou SANOGO" w:date="2023-10-25T18:15:00Z">
            <w:rPr>
              <w:ins w:id="12371" w:author="Dr Mamadou SANOGO" w:date="2023-10-25T17:06:00Z"/>
              <w:b/>
              <w:sz w:val="44"/>
            </w:rPr>
          </w:rPrChange>
        </w:rPr>
      </w:pPr>
    </w:p>
    <w:p w14:paraId="4A16AD66" w14:textId="66AA9620" w:rsidR="00232B19" w:rsidRPr="007A4AFC" w:rsidRDefault="00232B19" w:rsidP="00D81BFF">
      <w:pPr>
        <w:shd w:val="clear" w:color="auto" w:fill="FFFFFF"/>
        <w:spacing w:line="240" w:lineRule="auto"/>
        <w:ind w:right="9"/>
        <w:jc w:val="center"/>
        <w:rPr>
          <w:ins w:id="12372" w:author="Dr Mamadou SANOGO" w:date="2023-10-25T17:06:00Z"/>
          <w:b/>
          <w:color w:val="000000" w:themeColor="text1"/>
          <w:sz w:val="44"/>
          <w:rPrChange w:id="12373" w:author="Dr Mamadou SANOGO" w:date="2023-10-25T18:15:00Z">
            <w:rPr>
              <w:ins w:id="12374" w:author="Dr Mamadou SANOGO" w:date="2023-10-25T17:06:00Z"/>
              <w:b/>
              <w:sz w:val="44"/>
            </w:rPr>
          </w:rPrChange>
        </w:rPr>
      </w:pPr>
    </w:p>
    <w:p w14:paraId="394E45C8" w14:textId="1BEE0511" w:rsidR="00232B19" w:rsidRPr="007A4AFC" w:rsidRDefault="00232B19" w:rsidP="00D81BFF">
      <w:pPr>
        <w:shd w:val="clear" w:color="auto" w:fill="FFFFFF"/>
        <w:spacing w:line="240" w:lineRule="auto"/>
        <w:ind w:right="9"/>
        <w:jc w:val="center"/>
        <w:rPr>
          <w:ins w:id="12375" w:author="Dr Mamadou SANOGO" w:date="2023-10-25T17:06:00Z"/>
          <w:b/>
          <w:color w:val="000000" w:themeColor="text1"/>
          <w:sz w:val="44"/>
          <w:rPrChange w:id="12376" w:author="Dr Mamadou SANOGO" w:date="2023-10-25T18:15:00Z">
            <w:rPr>
              <w:ins w:id="12377" w:author="Dr Mamadou SANOGO" w:date="2023-10-25T17:06:00Z"/>
              <w:b/>
              <w:sz w:val="44"/>
            </w:rPr>
          </w:rPrChange>
        </w:rPr>
      </w:pPr>
    </w:p>
    <w:p w14:paraId="15450EEF" w14:textId="556F1DFE" w:rsidR="00232B19" w:rsidRPr="007A4AFC" w:rsidRDefault="00232B19" w:rsidP="00D81BFF">
      <w:pPr>
        <w:shd w:val="clear" w:color="auto" w:fill="FFFFFF"/>
        <w:spacing w:line="240" w:lineRule="auto"/>
        <w:ind w:right="9"/>
        <w:jc w:val="center"/>
        <w:rPr>
          <w:ins w:id="12378" w:author="Dr Mamadou SANOGO" w:date="2023-10-25T17:06:00Z"/>
          <w:b/>
          <w:color w:val="000000" w:themeColor="text1"/>
          <w:sz w:val="44"/>
          <w:rPrChange w:id="12379" w:author="Dr Mamadou SANOGO" w:date="2023-10-25T18:15:00Z">
            <w:rPr>
              <w:ins w:id="12380" w:author="Dr Mamadou SANOGO" w:date="2023-10-25T17:06:00Z"/>
              <w:b/>
              <w:sz w:val="44"/>
            </w:rPr>
          </w:rPrChange>
        </w:rPr>
      </w:pPr>
    </w:p>
    <w:p w14:paraId="22DE798F" w14:textId="64C07F3E" w:rsidR="00232B19" w:rsidRPr="007A4AFC" w:rsidRDefault="00232B19" w:rsidP="00D81BFF">
      <w:pPr>
        <w:shd w:val="clear" w:color="auto" w:fill="FFFFFF"/>
        <w:spacing w:line="240" w:lineRule="auto"/>
        <w:ind w:right="9"/>
        <w:jc w:val="center"/>
        <w:rPr>
          <w:ins w:id="12381" w:author="Dr Mamadou SANOGO" w:date="2023-10-25T17:06:00Z"/>
          <w:b/>
          <w:color w:val="000000" w:themeColor="text1"/>
          <w:sz w:val="44"/>
          <w:rPrChange w:id="12382" w:author="Dr Mamadou SANOGO" w:date="2023-10-25T18:15:00Z">
            <w:rPr>
              <w:ins w:id="12383" w:author="Dr Mamadou SANOGO" w:date="2023-10-25T17:06:00Z"/>
              <w:b/>
              <w:sz w:val="44"/>
            </w:rPr>
          </w:rPrChange>
        </w:rPr>
      </w:pPr>
    </w:p>
    <w:p w14:paraId="47DE46FD" w14:textId="17E7E4B5" w:rsidR="00232B19" w:rsidRPr="007A4AFC" w:rsidRDefault="00232B19" w:rsidP="00D81BFF">
      <w:pPr>
        <w:shd w:val="clear" w:color="auto" w:fill="FFFFFF"/>
        <w:spacing w:line="240" w:lineRule="auto"/>
        <w:ind w:right="9"/>
        <w:jc w:val="center"/>
        <w:rPr>
          <w:ins w:id="12384" w:author="Dr Mamadou SANOGO" w:date="2023-10-25T17:06:00Z"/>
          <w:b/>
          <w:color w:val="000000" w:themeColor="text1"/>
          <w:sz w:val="44"/>
          <w:rPrChange w:id="12385" w:author="Dr Mamadou SANOGO" w:date="2023-10-25T18:15:00Z">
            <w:rPr>
              <w:ins w:id="12386" w:author="Dr Mamadou SANOGO" w:date="2023-10-25T17:06:00Z"/>
              <w:b/>
              <w:sz w:val="44"/>
            </w:rPr>
          </w:rPrChange>
        </w:rPr>
      </w:pPr>
    </w:p>
    <w:p w14:paraId="363DA056" w14:textId="23EE896F" w:rsidR="00232B19" w:rsidRPr="007A4AFC" w:rsidRDefault="00232B19" w:rsidP="00D81BFF">
      <w:pPr>
        <w:shd w:val="clear" w:color="auto" w:fill="FFFFFF"/>
        <w:spacing w:line="240" w:lineRule="auto"/>
        <w:ind w:right="9"/>
        <w:jc w:val="center"/>
        <w:rPr>
          <w:ins w:id="12387" w:author="Dr Mamadou SANOGO" w:date="2023-10-25T17:06:00Z"/>
          <w:b/>
          <w:color w:val="000000" w:themeColor="text1"/>
          <w:sz w:val="44"/>
          <w:rPrChange w:id="12388" w:author="Dr Mamadou SANOGO" w:date="2023-10-25T18:15:00Z">
            <w:rPr>
              <w:ins w:id="12389" w:author="Dr Mamadou SANOGO" w:date="2023-10-25T17:06:00Z"/>
              <w:b/>
              <w:sz w:val="44"/>
            </w:rPr>
          </w:rPrChange>
        </w:rPr>
      </w:pPr>
    </w:p>
    <w:p w14:paraId="111B34CE" w14:textId="02394A33" w:rsidR="00232B19" w:rsidRPr="007A4AFC" w:rsidRDefault="00232B19" w:rsidP="00D81BFF">
      <w:pPr>
        <w:shd w:val="clear" w:color="auto" w:fill="FFFFFF"/>
        <w:spacing w:line="240" w:lineRule="auto"/>
        <w:ind w:right="9"/>
        <w:jc w:val="center"/>
        <w:rPr>
          <w:ins w:id="12390" w:author="Dr Mamadou SANOGO" w:date="2023-10-25T17:06:00Z"/>
          <w:b/>
          <w:color w:val="000000" w:themeColor="text1"/>
          <w:sz w:val="44"/>
          <w:rPrChange w:id="12391" w:author="Dr Mamadou SANOGO" w:date="2023-10-25T18:15:00Z">
            <w:rPr>
              <w:ins w:id="12392" w:author="Dr Mamadou SANOGO" w:date="2023-10-25T17:06:00Z"/>
              <w:b/>
              <w:sz w:val="44"/>
            </w:rPr>
          </w:rPrChange>
        </w:rPr>
      </w:pPr>
    </w:p>
    <w:p w14:paraId="6AE02984" w14:textId="330FB013" w:rsidR="00232B19" w:rsidRPr="007A4AFC" w:rsidRDefault="00232B19" w:rsidP="00D81BFF">
      <w:pPr>
        <w:shd w:val="clear" w:color="auto" w:fill="FFFFFF"/>
        <w:spacing w:line="240" w:lineRule="auto"/>
        <w:ind w:right="9"/>
        <w:jc w:val="center"/>
        <w:rPr>
          <w:ins w:id="12393" w:author="Dr Mamadou SANOGO" w:date="2023-10-25T17:06:00Z"/>
          <w:b/>
          <w:color w:val="000000" w:themeColor="text1"/>
          <w:sz w:val="44"/>
          <w:rPrChange w:id="12394" w:author="Dr Mamadou SANOGO" w:date="2023-10-25T18:15:00Z">
            <w:rPr>
              <w:ins w:id="12395" w:author="Dr Mamadou SANOGO" w:date="2023-10-25T17:06:00Z"/>
              <w:b/>
              <w:sz w:val="44"/>
            </w:rPr>
          </w:rPrChange>
        </w:rPr>
      </w:pPr>
    </w:p>
    <w:p w14:paraId="7BE2A8BB" w14:textId="450BCA87" w:rsidR="00232B19" w:rsidRPr="007A4AFC" w:rsidRDefault="00232B19" w:rsidP="00D81BFF">
      <w:pPr>
        <w:shd w:val="clear" w:color="auto" w:fill="FFFFFF"/>
        <w:spacing w:line="240" w:lineRule="auto"/>
        <w:ind w:right="9"/>
        <w:jc w:val="center"/>
        <w:rPr>
          <w:ins w:id="12396" w:author="Dr Mamadou SANOGO" w:date="2023-10-25T17:06:00Z"/>
          <w:b/>
          <w:color w:val="000000" w:themeColor="text1"/>
          <w:sz w:val="44"/>
          <w:rPrChange w:id="12397" w:author="Dr Mamadou SANOGO" w:date="2023-10-25T18:15:00Z">
            <w:rPr>
              <w:ins w:id="12398" w:author="Dr Mamadou SANOGO" w:date="2023-10-25T17:06:00Z"/>
              <w:b/>
              <w:sz w:val="44"/>
            </w:rPr>
          </w:rPrChange>
        </w:rPr>
      </w:pPr>
    </w:p>
    <w:p w14:paraId="70657741" w14:textId="4EE5A55F" w:rsidR="00232B19" w:rsidRPr="007A4AFC" w:rsidRDefault="00232B19" w:rsidP="00D81BFF">
      <w:pPr>
        <w:shd w:val="clear" w:color="auto" w:fill="FFFFFF"/>
        <w:spacing w:line="240" w:lineRule="auto"/>
        <w:ind w:right="9"/>
        <w:jc w:val="center"/>
        <w:rPr>
          <w:ins w:id="12399" w:author="Dr Mamadou SANOGO" w:date="2023-10-25T17:06:00Z"/>
          <w:b/>
          <w:color w:val="000000" w:themeColor="text1"/>
          <w:sz w:val="44"/>
          <w:rPrChange w:id="12400" w:author="Dr Mamadou SANOGO" w:date="2023-10-25T18:15:00Z">
            <w:rPr>
              <w:ins w:id="12401" w:author="Dr Mamadou SANOGO" w:date="2023-10-25T17:06:00Z"/>
              <w:b/>
              <w:sz w:val="44"/>
            </w:rPr>
          </w:rPrChange>
        </w:rPr>
      </w:pPr>
    </w:p>
    <w:p w14:paraId="5B0610DE" w14:textId="60BACDED" w:rsidR="00232B19" w:rsidRDefault="00232B19" w:rsidP="00D81BFF">
      <w:pPr>
        <w:shd w:val="clear" w:color="auto" w:fill="FFFFFF"/>
        <w:ind w:right="9"/>
        <w:jc w:val="center"/>
        <w:rPr>
          <w:ins w:id="12402" w:author="Dr Mamadou SANOGO" w:date="2023-10-27T11:46:00Z"/>
          <w:b/>
          <w:color w:val="000000" w:themeColor="text1"/>
          <w:sz w:val="44"/>
        </w:rPr>
      </w:pPr>
    </w:p>
    <w:p w14:paraId="797ADD9A" w14:textId="5D0E95BB" w:rsidR="00DA7BA7" w:rsidRDefault="00DA7BA7" w:rsidP="00D81BFF">
      <w:pPr>
        <w:shd w:val="clear" w:color="auto" w:fill="FFFFFF"/>
        <w:ind w:right="9"/>
        <w:jc w:val="center"/>
        <w:rPr>
          <w:ins w:id="12403" w:author="Dr Mamadou SANOGO" w:date="2023-10-27T11:46:00Z"/>
          <w:b/>
          <w:color w:val="000000" w:themeColor="text1"/>
          <w:sz w:val="44"/>
        </w:rPr>
      </w:pPr>
    </w:p>
    <w:p w14:paraId="13931528" w14:textId="75346678" w:rsidR="00DA7BA7" w:rsidRDefault="00DA7BA7" w:rsidP="00D81BFF">
      <w:pPr>
        <w:shd w:val="clear" w:color="auto" w:fill="FFFFFF"/>
        <w:ind w:right="9"/>
        <w:jc w:val="center"/>
        <w:rPr>
          <w:ins w:id="12404" w:author="Dr Mamadou SANOGO" w:date="2023-10-27T11:46:00Z"/>
          <w:b/>
          <w:color w:val="000000" w:themeColor="text1"/>
          <w:sz w:val="44"/>
        </w:rPr>
      </w:pPr>
    </w:p>
    <w:p w14:paraId="764BFB2F" w14:textId="002A6F90" w:rsidR="00DA7BA7" w:rsidRDefault="00DA7BA7" w:rsidP="00D81BFF">
      <w:pPr>
        <w:shd w:val="clear" w:color="auto" w:fill="FFFFFF"/>
        <w:ind w:right="9"/>
        <w:jc w:val="center"/>
        <w:rPr>
          <w:ins w:id="12405" w:author="Dr Mamadou SANOGO" w:date="2023-10-27T11:46:00Z"/>
          <w:b/>
          <w:color w:val="000000" w:themeColor="text1"/>
          <w:sz w:val="44"/>
        </w:rPr>
      </w:pPr>
    </w:p>
    <w:p w14:paraId="7706A3B4" w14:textId="1A425FAB" w:rsidR="00DA7BA7" w:rsidRDefault="00DA7BA7" w:rsidP="00D81BFF">
      <w:pPr>
        <w:shd w:val="clear" w:color="auto" w:fill="FFFFFF"/>
        <w:ind w:right="9"/>
        <w:jc w:val="center"/>
        <w:rPr>
          <w:ins w:id="12406" w:author="Dr Mamadou SANOGO" w:date="2023-10-27T11:46:00Z"/>
          <w:b/>
          <w:color w:val="000000" w:themeColor="text1"/>
          <w:sz w:val="44"/>
        </w:rPr>
      </w:pPr>
    </w:p>
    <w:p w14:paraId="7F5CE07C" w14:textId="0D749F43" w:rsidR="00DA7BA7" w:rsidRDefault="00DA7BA7" w:rsidP="00D81BFF">
      <w:pPr>
        <w:shd w:val="clear" w:color="auto" w:fill="FFFFFF"/>
        <w:ind w:right="9"/>
        <w:jc w:val="center"/>
        <w:rPr>
          <w:ins w:id="12407" w:author="Dr Mamadou SANOGO" w:date="2023-10-27T11:46:00Z"/>
          <w:b/>
          <w:color w:val="000000" w:themeColor="text1"/>
          <w:sz w:val="44"/>
        </w:rPr>
      </w:pPr>
    </w:p>
    <w:p w14:paraId="4E0E939F" w14:textId="704291E7" w:rsidR="00DA7BA7" w:rsidRDefault="00DA7BA7" w:rsidP="00D81BFF">
      <w:pPr>
        <w:shd w:val="clear" w:color="auto" w:fill="FFFFFF"/>
        <w:ind w:right="9"/>
        <w:jc w:val="center"/>
        <w:rPr>
          <w:ins w:id="12408" w:author="Dr Mamadou SANOGO" w:date="2023-10-27T11:46:00Z"/>
          <w:b/>
          <w:color w:val="000000" w:themeColor="text1"/>
          <w:sz w:val="44"/>
        </w:rPr>
      </w:pPr>
    </w:p>
    <w:p w14:paraId="44E43E15" w14:textId="03322D7E" w:rsidR="00DA7BA7" w:rsidRDefault="00DA7BA7" w:rsidP="00D81BFF">
      <w:pPr>
        <w:shd w:val="clear" w:color="auto" w:fill="FFFFFF"/>
        <w:ind w:right="9"/>
        <w:jc w:val="center"/>
        <w:rPr>
          <w:ins w:id="12409" w:author="Dr Mamadou SANOGO" w:date="2023-10-27T11:46:00Z"/>
          <w:b/>
          <w:color w:val="000000" w:themeColor="text1"/>
          <w:sz w:val="44"/>
        </w:rPr>
      </w:pPr>
    </w:p>
    <w:p w14:paraId="3707E27C" w14:textId="0CE9CA98" w:rsidR="00DA7BA7" w:rsidRDefault="00DA7BA7" w:rsidP="00D81BFF">
      <w:pPr>
        <w:shd w:val="clear" w:color="auto" w:fill="FFFFFF"/>
        <w:ind w:right="9"/>
        <w:jc w:val="center"/>
        <w:rPr>
          <w:ins w:id="12410" w:author="Dr Mamadou SANOGO" w:date="2023-10-27T11:46:00Z"/>
          <w:b/>
          <w:color w:val="000000" w:themeColor="text1"/>
          <w:sz w:val="44"/>
        </w:rPr>
      </w:pPr>
    </w:p>
    <w:p w14:paraId="000DE816" w14:textId="3A3543A7" w:rsidR="00DA7BA7" w:rsidRDefault="00DA7BA7" w:rsidP="00D81BFF">
      <w:pPr>
        <w:shd w:val="clear" w:color="auto" w:fill="FFFFFF"/>
        <w:ind w:right="9"/>
        <w:jc w:val="center"/>
        <w:rPr>
          <w:ins w:id="12411" w:author="Dr Mamadou SANOGO" w:date="2023-10-27T11:46:00Z"/>
          <w:b/>
          <w:color w:val="000000" w:themeColor="text1"/>
          <w:sz w:val="44"/>
        </w:rPr>
      </w:pPr>
    </w:p>
    <w:p w14:paraId="28712261" w14:textId="1006ADF2" w:rsidR="00DA7BA7" w:rsidRDefault="00DA7BA7" w:rsidP="00D81BFF">
      <w:pPr>
        <w:shd w:val="clear" w:color="auto" w:fill="FFFFFF"/>
        <w:ind w:right="9"/>
        <w:jc w:val="center"/>
        <w:rPr>
          <w:ins w:id="12412" w:author="Dr Mamadou SANOGO" w:date="2023-10-27T11:46:00Z"/>
          <w:b/>
          <w:color w:val="000000" w:themeColor="text1"/>
          <w:sz w:val="44"/>
        </w:rPr>
      </w:pPr>
    </w:p>
    <w:p w14:paraId="6B4BD4BC" w14:textId="65BEF1F1" w:rsidR="00DA7BA7" w:rsidRDefault="00DA7BA7" w:rsidP="00D81BFF">
      <w:pPr>
        <w:shd w:val="clear" w:color="auto" w:fill="FFFFFF"/>
        <w:ind w:right="9"/>
        <w:jc w:val="center"/>
        <w:rPr>
          <w:ins w:id="12413" w:author="Dr Mamadou SANOGO" w:date="2023-10-27T11:46:00Z"/>
          <w:b/>
          <w:color w:val="000000" w:themeColor="text1"/>
          <w:sz w:val="44"/>
        </w:rPr>
      </w:pPr>
    </w:p>
    <w:p w14:paraId="69549B77" w14:textId="301728FB" w:rsidR="00DA7BA7" w:rsidRDefault="00DA7BA7" w:rsidP="00D81BFF">
      <w:pPr>
        <w:shd w:val="clear" w:color="auto" w:fill="FFFFFF"/>
        <w:ind w:right="9"/>
        <w:jc w:val="center"/>
        <w:rPr>
          <w:ins w:id="12414" w:author="Dr Mamadou SANOGO" w:date="2023-10-27T11:46:00Z"/>
          <w:b/>
          <w:color w:val="000000" w:themeColor="text1"/>
          <w:sz w:val="44"/>
        </w:rPr>
      </w:pPr>
    </w:p>
    <w:p w14:paraId="038BE6C0" w14:textId="3947B592" w:rsidR="00DA7BA7" w:rsidRDefault="00DA7BA7" w:rsidP="00D81BFF">
      <w:pPr>
        <w:shd w:val="clear" w:color="auto" w:fill="FFFFFF"/>
        <w:ind w:right="9"/>
        <w:jc w:val="center"/>
        <w:rPr>
          <w:ins w:id="12415" w:author="Dr Mamadou SANOGO" w:date="2023-10-27T11:46:00Z"/>
          <w:b/>
          <w:color w:val="000000" w:themeColor="text1"/>
          <w:sz w:val="44"/>
        </w:rPr>
      </w:pPr>
    </w:p>
    <w:p w14:paraId="0F0D80E7" w14:textId="40B8FD47" w:rsidR="00DA7BA7" w:rsidRDefault="00DA7BA7" w:rsidP="00D81BFF">
      <w:pPr>
        <w:shd w:val="clear" w:color="auto" w:fill="FFFFFF"/>
        <w:ind w:right="9"/>
        <w:jc w:val="center"/>
        <w:rPr>
          <w:ins w:id="12416" w:author="Dr Mamadou SANOGO" w:date="2023-10-27T11:46:00Z"/>
          <w:b/>
          <w:color w:val="000000" w:themeColor="text1"/>
          <w:sz w:val="44"/>
        </w:rPr>
      </w:pPr>
    </w:p>
    <w:p w14:paraId="13D969C8" w14:textId="117BE187" w:rsidR="00DA7BA7" w:rsidRDefault="00DA7BA7" w:rsidP="00D81BFF">
      <w:pPr>
        <w:shd w:val="clear" w:color="auto" w:fill="FFFFFF"/>
        <w:ind w:right="9"/>
        <w:jc w:val="center"/>
        <w:rPr>
          <w:ins w:id="12417" w:author="Dr Mamadou SANOGO" w:date="2023-10-27T11:46:00Z"/>
          <w:b/>
          <w:color w:val="000000" w:themeColor="text1"/>
          <w:sz w:val="44"/>
        </w:rPr>
      </w:pPr>
    </w:p>
    <w:p w14:paraId="5887B5B5" w14:textId="2C9A72C7" w:rsidR="00DA7BA7" w:rsidRDefault="00DA7BA7" w:rsidP="00D81BFF">
      <w:pPr>
        <w:shd w:val="clear" w:color="auto" w:fill="FFFFFF"/>
        <w:ind w:right="9"/>
        <w:jc w:val="center"/>
        <w:rPr>
          <w:ins w:id="12418" w:author="Dr Mamadou SANOGO" w:date="2023-10-27T11:46:00Z"/>
          <w:b/>
          <w:color w:val="000000" w:themeColor="text1"/>
          <w:sz w:val="44"/>
        </w:rPr>
      </w:pPr>
    </w:p>
    <w:p w14:paraId="3C320FD7" w14:textId="77777777" w:rsidR="00DA7BA7" w:rsidRPr="007A4AFC" w:rsidRDefault="00DA7BA7" w:rsidP="00D81BFF">
      <w:pPr>
        <w:shd w:val="clear" w:color="auto" w:fill="FFFFFF"/>
        <w:spacing w:line="240" w:lineRule="auto"/>
        <w:ind w:right="9"/>
        <w:jc w:val="center"/>
        <w:rPr>
          <w:ins w:id="12419" w:author="Dr Mamadou SANOGO" w:date="2023-10-25T17:06:00Z"/>
          <w:b/>
          <w:color w:val="000000" w:themeColor="text1"/>
          <w:sz w:val="44"/>
          <w:rPrChange w:id="12420" w:author="Dr Mamadou SANOGO" w:date="2023-10-25T18:15:00Z">
            <w:rPr>
              <w:ins w:id="12421" w:author="Dr Mamadou SANOGO" w:date="2023-10-25T17:06:00Z"/>
              <w:b/>
              <w:sz w:val="44"/>
            </w:rPr>
          </w:rPrChange>
        </w:rPr>
      </w:pPr>
    </w:p>
    <w:p w14:paraId="1DB29587" w14:textId="122A6789" w:rsidR="00232B19" w:rsidRPr="007A4AFC" w:rsidRDefault="00232B19" w:rsidP="00D81BFF">
      <w:pPr>
        <w:shd w:val="clear" w:color="auto" w:fill="FFFFFF"/>
        <w:spacing w:line="240" w:lineRule="auto"/>
        <w:ind w:right="9"/>
        <w:jc w:val="center"/>
        <w:rPr>
          <w:ins w:id="12422" w:author="Dr Mamadou SANOGO" w:date="2023-10-25T17:06:00Z"/>
          <w:b/>
          <w:color w:val="000000" w:themeColor="text1"/>
          <w:sz w:val="44"/>
          <w:rPrChange w:id="12423" w:author="Dr Mamadou SANOGO" w:date="2023-10-25T18:15:00Z">
            <w:rPr>
              <w:ins w:id="12424" w:author="Dr Mamadou SANOGO" w:date="2023-10-25T17:06:00Z"/>
              <w:b/>
              <w:sz w:val="44"/>
            </w:rPr>
          </w:rPrChange>
        </w:rPr>
      </w:pPr>
    </w:p>
    <w:p w14:paraId="7FD2ADA9" w14:textId="30CE99A9" w:rsidR="00232B19" w:rsidRPr="007A4AFC" w:rsidRDefault="00232B19" w:rsidP="00D81BFF">
      <w:pPr>
        <w:shd w:val="clear" w:color="auto" w:fill="FFFFFF"/>
        <w:spacing w:line="240" w:lineRule="auto"/>
        <w:ind w:right="9"/>
        <w:jc w:val="center"/>
        <w:rPr>
          <w:ins w:id="12425" w:author="Dr Mamadou SANOGO" w:date="2023-10-25T17:06:00Z"/>
          <w:b/>
          <w:color w:val="000000" w:themeColor="text1"/>
          <w:sz w:val="44"/>
          <w:rPrChange w:id="12426" w:author="Dr Mamadou SANOGO" w:date="2023-10-25T18:15:00Z">
            <w:rPr>
              <w:ins w:id="12427" w:author="Dr Mamadou SANOGO" w:date="2023-10-25T17:06:00Z"/>
              <w:b/>
              <w:sz w:val="44"/>
            </w:rPr>
          </w:rPrChange>
        </w:rPr>
      </w:pPr>
    </w:p>
    <w:p w14:paraId="00E9C8C2" w14:textId="66C0AFAB" w:rsidR="00232B19" w:rsidRPr="007A4AFC" w:rsidRDefault="00232B19" w:rsidP="00D81BFF">
      <w:pPr>
        <w:shd w:val="clear" w:color="auto" w:fill="FFFFFF"/>
        <w:spacing w:line="240" w:lineRule="auto"/>
        <w:ind w:right="9"/>
        <w:jc w:val="center"/>
        <w:rPr>
          <w:ins w:id="12428" w:author="Dr Mamadou SANOGO" w:date="2023-10-25T17:06:00Z"/>
          <w:b/>
          <w:color w:val="000000" w:themeColor="text1"/>
          <w:sz w:val="44"/>
          <w:rPrChange w:id="12429" w:author="Dr Mamadou SANOGO" w:date="2023-10-25T18:15:00Z">
            <w:rPr>
              <w:ins w:id="12430" w:author="Dr Mamadou SANOGO" w:date="2023-10-25T17:06:00Z"/>
              <w:b/>
              <w:sz w:val="44"/>
            </w:rPr>
          </w:rPrChange>
        </w:rPr>
      </w:pPr>
    </w:p>
    <w:p w14:paraId="0920228B" w14:textId="710984B1" w:rsidR="00232B19" w:rsidRPr="007A4AFC" w:rsidRDefault="00232B19" w:rsidP="00D81BFF">
      <w:pPr>
        <w:shd w:val="clear" w:color="auto" w:fill="FFFFFF"/>
        <w:spacing w:line="240" w:lineRule="auto"/>
        <w:ind w:right="9"/>
        <w:jc w:val="center"/>
        <w:rPr>
          <w:ins w:id="12431" w:author="Dr Mamadou SANOGO" w:date="2023-10-25T17:06:00Z"/>
          <w:b/>
          <w:color w:val="000000" w:themeColor="text1"/>
          <w:sz w:val="44"/>
          <w:rPrChange w:id="12432" w:author="Dr Mamadou SANOGO" w:date="2023-10-25T18:15:00Z">
            <w:rPr>
              <w:ins w:id="12433" w:author="Dr Mamadou SANOGO" w:date="2023-10-25T17:06:00Z"/>
              <w:b/>
              <w:sz w:val="44"/>
            </w:rPr>
          </w:rPrChange>
        </w:rPr>
      </w:pPr>
    </w:p>
    <w:p w14:paraId="15347C3B" w14:textId="2D31D355" w:rsidR="00232B19" w:rsidRPr="007A4AFC" w:rsidRDefault="00232B19" w:rsidP="00D81BFF">
      <w:pPr>
        <w:shd w:val="clear" w:color="auto" w:fill="FFFFFF"/>
        <w:spacing w:line="240" w:lineRule="auto"/>
        <w:ind w:right="9"/>
        <w:jc w:val="center"/>
        <w:rPr>
          <w:ins w:id="12434" w:author="Dr Mamadou SANOGO" w:date="2023-10-25T17:06:00Z"/>
          <w:b/>
          <w:color w:val="000000" w:themeColor="text1"/>
          <w:sz w:val="44"/>
          <w:rPrChange w:id="12435" w:author="Dr Mamadou SANOGO" w:date="2023-10-25T18:15:00Z">
            <w:rPr>
              <w:ins w:id="12436" w:author="Dr Mamadou SANOGO" w:date="2023-10-25T17:06:00Z"/>
              <w:b/>
              <w:sz w:val="44"/>
            </w:rPr>
          </w:rPrChange>
        </w:rPr>
      </w:pPr>
    </w:p>
    <w:p w14:paraId="6B853147" w14:textId="04DCBF31" w:rsidR="00232B19" w:rsidRPr="007A4AFC" w:rsidRDefault="00232B19" w:rsidP="00D81BFF">
      <w:pPr>
        <w:shd w:val="clear" w:color="auto" w:fill="FFFFFF"/>
        <w:spacing w:line="240" w:lineRule="auto"/>
        <w:ind w:right="9"/>
        <w:jc w:val="center"/>
        <w:rPr>
          <w:ins w:id="12437" w:author="Dr Mamadou SANOGO" w:date="2023-10-25T17:06:00Z"/>
          <w:b/>
          <w:color w:val="000000" w:themeColor="text1"/>
          <w:sz w:val="44"/>
          <w:rPrChange w:id="12438" w:author="Dr Mamadou SANOGO" w:date="2023-10-25T18:15:00Z">
            <w:rPr>
              <w:ins w:id="12439" w:author="Dr Mamadou SANOGO" w:date="2023-10-25T17:06:00Z"/>
              <w:b/>
              <w:sz w:val="44"/>
            </w:rPr>
          </w:rPrChange>
        </w:rPr>
      </w:pPr>
    </w:p>
    <w:p w14:paraId="239F6955" w14:textId="5FC95695" w:rsidR="00232B19" w:rsidRPr="007A4AFC" w:rsidRDefault="00232B19" w:rsidP="00D81BFF">
      <w:pPr>
        <w:shd w:val="clear" w:color="auto" w:fill="FFFFFF"/>
        <w:spacing w:line="240" w:lineRule="auto"/>
        <w:ind w:right="9"/>
        <w:jc w:val="center"/>
        <w:rPr>
          <w:ins w:id="12440" w:author="Dr Mamadou SANOGO" w:date="2023-10-25T17:06:00Z"/>
          <w:b/>
          <w:color w:val="000000" w:themeColor="text1"/>
          <w:sz w:val="44"/>
          <w:rPrChange w:id="12441" w:author="Dr Mamadou SANOGO" w:date="2023-10-25T18:15:00Z">
            <w:rPr>
              <w:ins w:id="12442" w:author="Dr Mamadou SANOGO" w:date="2023-10-25T17:06:00Z"/>
              <w:b/>
              <w:sz w:val="44"/>
            </w:rPr>
          </w:rPrChange>
        </w:rPr>
      </w:pPr>
    </w:p>
    <w:p w14:paraId="4A0B84FE" w14:textId="5F3DD49E" w:rsidR="00232B19" w:rsidRDefault="00232B19" w:rsidP="00D81BFF">
      <w:pPr>
        <w:shd w:val="clear" w:color="auto" w:fill="FFFFFF"/>
        <w:ind w:right="9"/>
        <w:jc w:val="center"/>
        <w:rPr>
          <w:ins w:id="12443" w:author="Dr Mamadou SANOGO" w:date="2023-10-27T11:46:00Z"/>
          <w:b/>
          <w:color w:val="000000" w:themeColor="text1"/>
          <w:sz w:val="44"/>
        </w:rPr>
      </w:pPr>
    </w:p>
    <w:p w14:paraId="62129653" w14:textId="69EB5D5E" w:rsidR="00DA7BA7" w:rsidRDefault="00DA7BA7" w:rsidP="00D81BFF">
      <w:pPr>
        <w:shd w:val="clear" w:color="auto" w:fill="FFFFFF"/>
        <w:ind w:right="9"/>
        <w:jc w:val="center"/>
        <w:rPr>
          <w:ins w:id="12444" w:author="Dr Mamadou SANOGO" w:date="2023-10-27T11:46:00Z"/>
          <w:b/>
          <w:color w:val="000000" w:themeColor="text1"/>
          <w:sz w:val="44"/>
        </w:rPr>
      </w:pPr>
    </w:p>
    <w:p w14:paraId="0569D072" w14:textId="55FBB512" w:rsidR="00DA7BA7" w:rsidRDefault="00DA7BA7" w:rsidP="00D81BFF">
      <w:pPr>
        <w:shd w:val="clear" w:color="auto" w:fill="FFFFFF"/>
        <w:ind w:right="9"/>
        <w:jc w:val="center"/>
        <w:rPr>
          <w:ins w:id="12445" w:author="Dr Mamadou SANOGO" w:date="2023-10-27T11:46:00Z"/>
          <w:b/>
          <w:color w:val="000000" w:themeColor="text1"/>
          <w:sz w:val="44"/>
        </w:rPr>
      </w:pPr>
    </w:p>
    <w:p w14:paraId="345E6282" w14:textId="77777777" w:rsidR="00DA7BA7" w:rsidRPr="007A4AFC" w:rsidRDefault="00DA7BA7" w:rsidP="00D81BFF">
      <w:pPr>
        <w:shd w:val="clear" w:color="auto" w:fill="FFFFFF"/>
        <w:spacing w:line="240" w:lineRule="auto"/>
        <w:ind w:right="9"/>
        <w:jc w:val="center"/>
        <w:rPr>
          <w:ins w:id="12446" w:author="Dr Mamadou SANOGO" w:date="2023-10-25T17:06:00Z"/>
          <w:b/>
          <w:color w:val="000000" w:themeColor="text1"/>
          <w:sz w:val="44"/>
          <w:rPrChange w:id="12447" w:author="Dr Mamadou SANOGO" w:date="2023-10-25T18:15:00Z">
            <w:rPr>
              <w:ins w:id="12448" w:author="Dr Mamadou SANOGO" w:date="2023-10-25T17:06:00Z"/>
              <w:b/>
              <w:sz w:val="44"/>
            </w:rPr>
          </w:rPrChange>
        </w:rPr>
      </w:pPr>
    </w:p>
    <w:p w14:paraId="1CB12441" w14:textId="6415D2FD" w:rsidR="00232B19" w:rsidRPr="007A4AFC" w:rsidRDefault="00232B19" w:rsidP="00D81BFF">
      <w:pPr>
        <w:shd w:val="clear" w:color="auto" w:fill="FFFFFF"/>
        <w:spacing w:line="240" w:lineRule="auto"/>
        <w:ind w:right="9"/>
        <w:jc w:val="center"/>
        <w:rPr>
          <w:ins w:id="12449" w:author="Dr Mamadou SANOGO" w:date="2023-10-25T17:06:00Z"/>
          <w:b/>
          <w:color w:val="000000" w:themeColor="text1"/>
          <w:sz w:val="44"/>
          <w:rPrChange w:id="12450" w:author="Dr Mamadou SANOGO" w:date="2023-10-25T18:15:00Z">
            <w:rPr>
              <w:ins w:id="12451" w:author="Dr Mamadou SANOGO" w:date="2023-10-25T17:06:00Z"/>
              <w:b/>
              <w:sz w:val="44"/>
            </w:rPr>
          </w:rPrChange>
        </w:rPr>
      </w:pPr>
    </w:p>
    <w:p w14:paraId="344C2C2C" w14:textId="77777777" w:rsidR="00232B19" w:rsidRPr="007A4AFC" w:rsidRDefault="00232B19" w:rsidP="00D81BFF">
      <w:pPr>
        <w:shd w:val="clear" w:color="auto" w:fill="FFFFFF"/>
        <w:spacing w:line="240" w:lineRule="auto"/>
        <w:ind w:right="9"/>
        <w:jc w:val="center"/>
        <w:rPr>
          <w:ins w:id="12452" w:author="Dr Mamadou SANOGO" w:date="2023-10-25T17:06:00Z"/>
          <w:b/>
          <w:color w:val="000000" w:themeColor="text1"/>
          <w:sz w:val="44"/>
          <w:rPrChange w:id="12453" w:author="Dr Mamadou SANOGO" w:date="2023-10-25T18:15:00Z">
            <w:rPr>
              <w:ins w:id="12454" w:author="Dr Mamadou SANOGO" w:date="2023-10-25T17:06:00Z"/>
              <w:b/>
              <w:sz w:val="44"/>
            </w:rPr>
          </w:rPrChange>
        </w:rPr>
      </w:pPr>
    </w:p>
    <w:p w14:paraId="235D6A6A" w14:textId="77777777" w:rsidR="00232B19" w:rsidRPr="007A4AFC" w:rsidRDefault="00232B19">
      <w:pPr>
        <w:shd w:val="clear" w:color="auto" w:fill="FFFFFF"/>
        <w:spacing w:line="240" w:lineRule="auto"/>
        <w:ind w:right="9"/>
        <w:jc w:val="left"/>
        <w:rPr>
          <w:ins w:id="12455" w:author="Dr Mamadou SANOGO" w:date="2023-10-25T15:02:00Z"/>
          <w:b/>
          <w:color w:val="000000" w:themeColor="text1"/>
          <w:sz w:val="44"/>
          <w:rPrChange w:id="12456" w:author="Dr Mamadou SANOGO" w:date="2023-10-25T18:15:00Z">
            <w:rPr>
              <w:ins w:id="12457" w:author="Dr Mamadou SANOGO" w:date="2023-10-25T15:02:00Z"/>
              <w:b/>
              <w:sz w:val="44"/>
            </w:rPr>
          </w:rPrChange>
        </w:rPr>
        <w:pPrChange w:id="12458" w:author="Dr Mamadou SANOGO" w:date="2023-10-25T17:21:00Z">
          <w:pPr>
            <w:shd w:val="clear" w:color="auto" w:fill="FFFFFF"/>
            <w:spacing w:line="240" w:lineRule="auto"/>
            <w:ind w:right="9"/>
            <w:jc w:val="center"/>
          </w:pPr>
        </w:pPrChange>
      </w:pPr>
    </w:p>
    <w:p w14:paraId="7B2E0880" w14:textId="2879970B" w:rsidR="00D81BFF" w:rsidRPr="007A4AFC" w:rsidRDefault="00D81BFF" w:rsidP="00D81BFF">
      <w:pPr>
        <w:shd w:val="clear" w:color="auto" w:fill="FFFFFF"/>
        <w:spacing w:line="240" w:lineRule="auto"/>
        <w:ind w:right="9"/>
        <w:jc w:val="center"/>
        <w:rPr>
          <w:ins w:id="12459" w:author="Dr Mamadou SANOGO" w:date="2023-10-25T17:15:00Z"/>
          <w:b/>
          <w:color w:val="000000" w:themeColor="text1"/>
          <w:sz w:val="44"/>
          <w:rPrChange w:id="12460" w:author="Dr Mamadou SANOGO" w:date="2023-10-25T18:15:00Z">
            <w:rPr>
              <w:ins w:id="12461" w:author="Dr Mamadou SANOGO" w:date="2023-10-25T17:15:00Z"/>
              <w:b/>
              <w:sz w:val="44"/>
            </w:rPr>
          </w:rPrChange>
        </w:rPr>
      </w:pPr>
      <w:ins w:id="12462" w:author="Dr Mamadou SANOGO" w:date="2023-10-25T15:02:00Z">
        <w:r w:rsidRPr="007A4AFC">
          <w:rPr>
            <w:b/>
            <w:color w:val="000000" w:themeColor="text1"/>
            <w:sz w:val="44"/>
            <w:rPrChange w:id="12463" w:author="Dr Mamadou SANOGO" w:date="2023-10-25T18:15:00Z">
              <w:rPr>
                <w:b/>
                <w:sz w:val="44"/>
              </w:rPr>
            </w:rPrChange>
          </w:rPr>
          <w:t>Annexe n°02</w:t>
        </w:r>
      </w:ins>
      <w:ins w:id="12464" w:author="Dr Mamadou SANOGO" w:date="2023-10-25T17:25:00Z">
        <w:r w:rsidR="00D02BE3" w:rsidRPr="007A4AFC">
          <w:rPr>
            <w:b/>
            <w:color w:val="000000" w:themeColor="text1"/>
            <w:sz w:val="44"/>
            <w:rPrChange w:id="12465" w:author="Dr Mamadou SANOGO" w:date="2023-10-25T18:15:00Z">
              <w:rPr>
                <w:b/>
                <w:sz w:val="44"/>
              </w:rPr>
            </w:rPrChange>
          </w:rPr>
          <w:t>3</w:t>
        </w:r>
      </w:ins>
      <w:ins w:id="12466" w:author="Dr Mamadou SANOGO" w:date="2023-10-25T15:02:00Z">
        <w:r w:rsidRPr="007A4AFC">
          <w:rPr>
            <w:b/>
            <w:color w:val="000000" w:themeColor="text1"/>
            <w:sz w:val="44"/>
            <w:rPrChange w:id="12467" w:author="Dr Mamadou SANOGO" w:date="2023-10-25T18:15:00Z">
              <w:rPr>
                <w:b/>
                <w:sz w:val="44"/>
              </w:rPr>
            </w:rPrChange>
          </w:rPr>
          <w:t> : Organisation semestrielle du parcours de l’offre en Unités d’enseignement</w:t>
        </w:r>
      </w:ins>
    </w:p>
    <w:p w14:paraId="015B65D4" w14:textId="48A91FE8" w:rsidR="00232B19" w:rsidRPr="007A4AFC" w:rsidRDefault="00232B19" w:rsidP="00D81BFF">
      <w:pPr>
        <w:shd w:val="clear" w:color="auto" w:fill="FFFFFF"/>
        <w:spacing w:line="240" w:lineRule="auto"/>
        <w:ind w:right="9"/>
        <w:jc w:val="center"/>
        <w:rPr>
          <w:ins w:id="12468" w:author="Dr Mamadou SANOGO" w:date="2023-10-25T17:15:00Z"/>
          <w:b/>
          <w:color w:val="000000" w:themeColor="text1"/>
          <w:sz w:val="44"/>
          <w:rPrChange w:id="12469" w:author="Dr Mamadou SANOGO" w:date="2023-10-25T18:15:00Z">
            <w:rPr>
              <w:ins w:id="12470" w:author="Dr Mamadou SANOGO" w:date="2023-10-25T17:15:00Z"/>
              <w:b/>
              <w:sz w:val="44"/>
            </w:rPr>
          </w:rPrChange>
        </w:rPr>
      </w:pPr>
    </w:p>
    <w:p w14:paraId="1B39EE03" w14:textId="304B4E19" w:rsidR="00232B19" w:rsidRPr="007A4AFC" w:rsidRDefault="00232B19" w:rsidP="00D81BFF">
      <w:pPr>
        <w:shd w:val="clear" w:color="auto" w:fill="FFFFFF"/>
        <w:spacing w:line="240" w:lineRule="auto"/>
        <w:ind w:right="9"/>
        <w:jc w:val="center"/>
        <w:rPr>
          <w:ins w:id="12471" w:author="Dr Mamadou SANOGO" w:date="2023-10-25T17:15:00Z"/>
          <w:b/>
          <w:color w:val="000000" w:themeColor="text1"/>
          <w:sz w:val="44"/>
          <w:rPrChange w:id="12472" w:author="Dr Mamadou SANOGO" w:date="2023-10-25T18:15:00Z">
            <w:rPr>
              <w:ins w:id="12473" w:author="Dr Mamadou SANOGO" w:date="2023-10-25T17:15:00Z"/>
              <w:b/>
              <w:sz w:val="44"/>
            </w:rPr>
          </w:rPrChange>
        </w:rPr>
      </w:pPr>
    </w:p>
    <w:p w14:paraId="53FFECE6" w14:textId="6F33BEA8" w:rsidR="00232B19" w:rsidRPr="007A4AFC" w:rsidRDefault="00232B19" w:rsidP="00D81BFF">
      <w:pPr>
        <w:shd w:val="clear" w:color="auto" w:fill="FFFFFF"/>
        <w:spacing w:line="240" w:lineRule="auto"/>
        <w:ind w:right="9"/>
        <w:jc w:val="center"/>
        <w:rPr>
          <w:ins w:id="12474" w:author="Dr Mamadou SANOGO" w:date="2023-10-25T17:15:00Z"/>
          <w:b/>
          <w:color w:val="000000" w:themeColor="text1"/>
          <w:sz w:val="44"/>
          <w:rPrChange w:id="12475" w:author="Dr Mamadou SANOGO" w:date="2023-10-25T18:15:00Z">
            <w:rPr>
              <w:ins w:id="12476" w:author="Dr Mamadou SANOGO" w:date="2023-10-25T17:15:00Z"/>
              <w:b/>
              <w:sz w:val="44"/>
            </w:rPr>
          </w:rPrChange>
        </w:rPr>
      </w:pPr>
    </w:p>
    <w:p w14:paraId="2F263170" w14:textId="3494DA0D" w:rsidR="00232B19" w:rsidRPr="007A4AFC" w:rsidRDefault="00232B19" w:rsidP="00D81BFF">
      <w:pPr>
        <w:shd w:val="clear" w:color="auto" w:fill="FFFFFF"/>
        <w:spacing w:line="240" w:lineRule="auto"/>
        <w:ind w:right="9"/>
        <w:jc w:val="center"/>
        <w:rPr>
          <w:ins w:id="12477" w:author="Dr Mamadou SANOGO" w:date="2023-10-25T17:15:00Z"/>
          <w:b/>
          <w:color w:val="000000" w:themeColor="text1"/>
          <w:sz w:val="44"/>
          <w:rPrChange w:id="12478" w:author="Dr Mamadou SANOGO" w:date="2023-10-25T18:15:00Z">
            <w:rPr>
              <w:ins w:id="12479" w:author="Dr Mamadou SANOGO" w:date="2023-10-25T17:15:00Z"/>
              <w:b/>
              <w:sz w:val="44"/>
            </w:rPr>
          </w:rPrChange>
        </w:rPr>
      </w:pPr>
    </w:p>
    <w:p w14:paraId="4D7DF74B" w14:textId="30003E1C" w:rsidR="00232B19" w:rsidRPr="007A4AFC" w:rsidRDefault="00232B19" w:rsidP="00D81BFF">
      <w:pPr>
        <w:shd w:val="clear" w:color="auto" w:fill="FFFFFF"/>
        <w:spacing w:line="240" w:lineRule="auto"/>
        <w:ind w:right="9"/>
        <w:jc w:val="center"/>
        <w:rPr>
          <w:ins w:id="12480" w:author="Dr Mamadou SANOGO" w:date="2023-10-25T17:15:00Z"/>
          <w:b/>
          <w:color w:val="000000" w:themeColor="text1"/>
          <w:sz w:val="44"/>
          <w:rPrChange w:id="12481" w:author="Dr Mamadou SANOGO" w:date="2023-10-25T18:15:00Z">
            <w:rPr>
              <w:ins w:id="12482" w:author="Dr Mamadou SANOGO" w:date="2023-10-25T17:15:00Z"/>
              <w:b/>
              <w:sz w:val="44"/>
            </w:rPr>
          </w:rPrChange>
        </w:rPr>
      </w:pPr>
    </w:p>
    <w:p w14:paraId="145B73BE" w14:textId="1E9BBBDD" w:rsidR="00232B19" w:rsidRPr="007A4AFC" w:rsidRDefault="00232B19" w:rsidP="00D81BFF">
      <w:pPr>
        <w:shd w:val="clear" w:color="auto" w:fill="FFFFFF"/>
        <w:spacing w:line="240" w:lineRule="auto"/>
        <w:ind w:right="9"/>
        <w:jc w:val="center"/>
        <w:rPr>
          <w:ins w:id="12483" w:author="Dr Mamadou SANOGO" w:date="2023-10-25T17:15:00Z"/>
          <w:b/>
          <w:color w:val="000000" w:themeColor="text1"/>
          <w:sz w:val="44"/>
          <w:rPrChange w:id="12484" w:author="Dr Mamadou SANOGO" w:date="2023-10-25T18:15:00Z">
            <w:rPr>
              <w:ins w:id="12485" w:author="Dr Mamadou SANOGO" w:date="2023-10-25T17:15:00Z"/>
              <w:b/>
              <w:sz w:val="44"/>
            </w:rPr>
          </w:rPrChange>
        </w:rPr>
      </w:pPr>
    </w:p>
    <w:p w14:paraId="5782D13E" w14:textId="43665EF7" w:rsidR="00232B19" w:rsidRPr="007A4AFC" w:rsidRDefault="00232B19" w:rsidP="00D81BFF">
      <w:pPr>
        <w:shd w:val="clear" w:color="auto" w:fill="FFFFFF"/>
        <w:spacing w:line="240" w:lineRule="auto"/>
        <w:ind w:right="9"/>
        <w:jc w:val="center"/>
        <w:rPr>
          <w:ins w:id="12486" w:author="Dr Mamadou SANOGO" w:date="2023-10-25T17:15:00Z"/>
          <w:b/>
          <w:color w:val="000000" w:themeColor="text1"/>
          <w:sz w:val="44"/>
          <w:rPrChange w:id="12487" w:author="Dr Mamadou SANOGO" w:date="2023-10-25T18:15:00Z">
            <w:rPr>
              <w:ins w:id="12488" w:author="Dr Mamadou SANOGO" w:date="2023-10-25T17:15:00Z"/>
              <w:b/>
              <w:sz w:val="44"/>
            </w:rPr>
          </w:rPrChange>
        </w:rPr>
      </w:pPr>
    </w:p>
    <w:p w14:paraId="49561089" w14:textId="08CD798A" w:rsidR="00232B19" w:rsidRPr="007A4AFC" w:rsidRDefault="00232B19" w:rsidP="00D81BFF">
      <w:pPr>
        <w:shd w:val="clear" w:color="auto" w:fill="FFFFFF"/>
        <w:spacing w:line="240" w:lineRule="auto"/>
        <w:ind w:right="9"/>
        <w:jc w:val="center"/>
        <w:rPr>
          <w:ins w:id="12489" w:author="Dr Mamadou SANOGO" w:date="2023-10-25T17:15:00Z"/>
          <w:b/>
          <w:color w:val="000000" w:themeColor="text1"/>
          <w:sz w:val="44"/>
          <w:rPrChange w:id="12490" w:author="Dr Mamadou SANOGO" w:date="2023-10-25T18:15:00Z">
            <w:rPr>
              <w:ins w:id="12491" w:author="Dr Mamadou SANOGO" w:date="2023-10-25T17:15:00Z"/>
              <w:b/>
              <w:sz w:val="44"/>
            </w:rPr>
          </w:rPrChange>
        </w:rPr>
      </w:pPr>
    </w:p>
    <w:p w14:paraId="4DBC581B" w14:textId="38118DE0" w:rsidR="00232B19" w:rsidRPr="007A4AFC" w:rsidRDefault="00232B19" w:rsidP="00D81BFF">
      <w:pPr>
        <w:shd w:val="clear" w:color="auto" w:fill="FFFFFF"/>
        <w:spacing w:line="240" w:lineRule="auto"/>
        <w:ind w:right="9"/>
        <w:jc w:val="center"/>
        <w:rPr>
          <w:ins w:id="12492" w:author="Dr Mamadou SANOGO" w:date="2023-10-25T17:15:00Z"/>
          <w:b/>
          <w:color w:val="000000" w:themeColor="text1"/>
          <w:sz w:val="44"/>
          <w:rPrChange w:id="12493" w:author="Dr Mamadou SANOGO" w:date="2023-10-25T18:15:00Z">
            <w:rPr>
              <w:ins w:id="12494" w:author="Dr Mamadou SANOGO" w:date="2023-10-25T17:15:00Z"/>
              <w:b/>
              <w:sz w:val="44"/>
            </w:rPr>
          </w:rPrChange>
        </w:rPr>
      </w:pPr>
    </w:p>
    <w:p w14:paraId="147C9C33" w14:textId="6054986F" w:rsidR="00232B19" w:rsidRPr="007A4AFC" w:rsidRDefault="00232B19" w:rsidP="00D81BFF">
      <w:pPr>
        <w:shd w:val="clear" w:color="auto" w:fill="FFFFFF"/>
        <w:spacing w:line="240" w:lineRule="auto"/>
        <w:ind w:right="9"/>
        <w:jc w:val="center"/>
        <w:rPr>
          <w:ins w:id="12495" w:author="Dr Mamadou SANOGO" w:date="2023-10-25T17:15:00Z"/>
          <w:b/>
          <w:color w:val="000000" w:themeColor="text1"/>
          <w:sz w:val="44"/>
          <w:rPrChange w:id="12496" w:author="Dr Mamadou SANOGO" w:date="2023-10-25T18:15:00Z">
            <w:rPr>
              <w:ins w:id="12497" w:author="Dr Mamadou SANOGO" w:date="2023-10-25T17:15:00Z"/>
              <w:b/>
              <w:sz w:val="44"/>
            </w:rPr>
          </w:rPrChange>
        </w:rPr>
      </w:pPr>
    </w:p>
    <w:p w14:paraId="2868CC84" w14:textId="4EA30569" w:rsidR="00232B19" w:rsidRPr="007A4AFC" w:rsidRDefault="00232B19" w:rsidP="00D81BFF">
      <w:pPr>
        <w:shd w:val="clear" w:color="auto" w:fill="FFFFFF"/>
        <w:spacing w:line="240" w:lineRule="auto"/>
        <w:ind w:right="9"/>
        <w:jc w:val="center"/>
        <w:rPr>
          <w:ins w:id="12498" w:author="Dr Mamadou SANOGO" w:date="2023-10-25T17:15:00Z"/>
          <w:b/>
          <w:color w:val="000000" w:themeColor="text1"/>
          <w:sz w:val="44"/>
          <w:rPrChange w:id="12499" w:author="Dr Mamadou SANOGO" w:date="2023-10-25T18:15:00Z">
            <w:rPr>
              <w:ins w:id="12500" w:author="Dr Mamadou SANOGO" w:date="2023-10-25T17:15:00Z"/>
              <w:b/>
              <w:sz w:val="44"/>
            </w:rPr>
          </w:rPrChange>
        </w:rPr>
      </w:pPr>
    </w:p>
    <w:p w14:paraId="5F137119" w14:textId="42BAB863" w:rsidR="00232B19" w:rsidRPr="007A4AFC" w:rsidRDefault="00232B19" w:rsidP="00D81BFF">
      <w:pPr>
        <w:shd w:val="clear" w:color="auto" w:fill="FFFFFF"/>
        <w:spacing w:line="240" w:lineRule="auto"/>
        <w:ind w:right="9"/>
        <w:jc w:val="center"/>
        <w:rPr>
          <w:ins w:id="12501" w:author="Dr Mamadou SANOGO" w:date="2023-10-25T17:15:00Z"/>
          <w:b/>
          <w:color w:val="000000" w:themeColor="text1"/>
          <w:sz w:val="44"/>
          <w:rPrChange w:id="12502" w:author="Dr Mamadou SANOGO" w:date="2023-10-25T18:15:00Z">
            <w:rPr>
              <w:ins w:id="12503" w:author="Dr Mamadou SANOGO" w:date="2023-10-25T17:15:00Z"/>
              <w:b/>
              <w:sz w:val="44"/>
            </w:rPr>
          </w:rPrChange>
        </w:rPr>
      </w:pPr>
    </w:p>
    <w:p w14:paraId="104086FC" w14:textId="3F937219" w:rsidR="00232B19" w:rsidRPr="007A4AFC" w:rsidRDefault="00232B19" w:rsidP="00D81BFF">
      <w:pPr>
        <w:shd w:val="clear" w:color="auto" w:fill="FFFFFF"/>
        <w:spacing w:line="240" w:lineRule="auto"/>
        <w:ind w:right="9"/>
        <w:jc w:val="center"/>
        <w:rPr>
          <w:ins w:id="12504" w:author="Dr Mamadou SANOGO" w:date="2023-10-25T17:15:00Z"/>
          <w:b/>
          <w:color w:val="000000" w:themeColor="text1"/>
          <w:sz w:val="44"/>
          <w:rPrChange w:id="12505" w:author="Dr Mamadou SANOGO" w:date="2023-10-25T18:15:00Z">
            <w:rPr>
              <w:ins w:id="12506" w:author="Dr Mamadou SANOGO" w:date="2023-10-25T17:15:00Z"/>
              <w:b/>
              <w:sz w:val="44"/>
            </w:rPr>
          </w:rPrChange>
        </w:rPr>
      </w:pPr>
    </w:p>
    <w:p w14:paraId="168D0925" w14:textId="5534942B" w:rsidR="00232B19" w:rsidRDefault="00232B19" w:rsidP="00D81BFF">
      <w:pPr>
        <w:shd w:val="clear" w:color="auto" w:fill="FFFFFF"/>
        <w:spacing w:line="240" w:lineRule="auto"/>
        <w:ind w:right="9"/>
        <w:jc w:val="center"/>
        <w:rPr>
          <w:ins w:id="12507" w:author="Dr Mamadou SANOGO" w:date="2023-10-27T14:07:00Z"/>
          <w:b/>
          <w:color w:val="000000" w:themeColor="text1"/>
          <w:sz w:val="44"/>
        </w:rPr>
      </w:pPr>
    </w:p>
    <w:p w14:paraId="5D25245D" w14:textId="28A480C6" w:rsidR="006778CD" w:rsidRDefault="006778CD" w:rsidP="00D81BFF">
      <w:pPr>
        <w:shd w:val="clear" w:color="auto" w:fill="FFFFFF"/>
        <w:spacing w:line="240" w:lineRule="auto"/>
        <w:ind w:right="9"/>
        <w:jc w:val="center"/>
        <w:rPr>
          <w:ins w:id="12508" w:author="Dr Mamadou SANOGO" w:date="2023-10-27T14:07:00Z"/>
          <w:b/>
          <w:color w:val="000000" w:themeColor="text1"/>
          <w:sz w:val="44"/>
        </w:rPr>
      </w:pPr>
    </w:p>
    <w:p w14:paraId="49ED0005" w14:textId="3C00BC6E" w:rsidR="006778CD" w:rsidRDefault="006778CD" w:rsidP="00D81BFF">
      <w:pPr>
        <w:shd w:val="clear" w:color="auto" w:fill="FFFFFF"/>
        <w:spacing w:line="240" w:lineRule="auto"/>
        <w:ind w:right="9"/>
        <w:jc w:val="center"/>
        <w:rPr>
          <w:ins w:id="12509" w:author="Dr Mamadou SANOGO" w:date="2023-10-27T14:07:00Z"/>
          <w:b/>
          <w:color w:val="000000" w:themeColor="text1"/>
          <w:sz w:val="44"/>
        </w:rPr>
      </w:pPr>
    </w:p>
    <w:p w14:paraId="0349A600" w14:textId="40F41D65" w:rsidR="006778CD" w:rsidRDefault="006778CD" w:rsidP="00D81BFF">
      <w:pPr>
        <w:shd w:val="clear" w:color="auto" w:fill="FFFFFF"/>
        <w:spacing w:line="240" w:lineRule="auto"/>
        <w:ind w:right="9"/>
        <w:jc w:val="center"/>
        <w:rPr>
          <w:ins w:id="12510" w:author="Dr Mamadou SANOGO" w:date="2023-10-27T14:07:00Z"/>
          <w:b/>
          <w:color w:val="000000" w:themeColor="text1"/>
          <w:sz w:val="44"/>
        </w:rPr>
      </w:pPr>
    </w:p>
    <w:p w14:paraId="7018950A" w14:textId="105A3759" w:rsidR="006778CD" w:rsidRDefault="006778CD" w:rsidP="00D81BFF">
      <w:pPr>
        <w:shd w:val="clear" w:color="auto" w:fill="FFFFFF"/>
        <w:spacing w:line="240" w:lineRule="auto"/>
        <w:ind w:right="9"/>
        <w:jc w:val="center"/>
        <w:rPr>
          <w:ins w:id="12511" w:author="Dr Mamadou SANOGO" w:date="2023-10-27T14:07:00Z"/>
          <w:b/>
          <w:color w:val="000000" w:themeColor="text1"/>
          <w:sz w:val="44"/>
        </w:rPr>
      </w:pPr>
    </w:p>
    <w:p w14:paraId="700A05C7" w14:textId="18B0AA43" w:rsidR="006778CD" w:rsidRDefault="006778CD" w:rsidP="00D81BFF">
      <w:pPr>
        <w:shd w:val="clear" w:color="auto" w:fill="FFFFFF"/>
        <w:spacing w:line="240" w:lineRule="auto"/>
        <w:ind w:right="9"/>
        <w:jc w:val="center"/>
        <w:rPr>
          <w:ins w:id="12512" w:author="Dr Mamadou SANOGO" w:date="2023-10-27T14:07:00Z"/>
          <w:b/>
          <w:color w:val="000000" w:themeColor="text1"/>
          <w:sz w:val="44"/>
        </w:rPr>
      </w:pPr>
    </w:p>
    <w:p w14:paraId="4C809CE3" w14:textId="300CDD1E" w:rsidR="006778CD" w:rsidRDefault="006778CD" w:rsidP="00D81BFF">
      <w:pPr>
        <w:shd w:val="clear" w:color="auto" w:fill="FFFFFF"/>
        <w:spacing w:line="240" w:lineRule="auto"/>
        <w:ind w:right="9"/>
        <w:jc w:val="center"/>
        <w:rPr>
          <w:ins w:id="12513" w:author="Dr Mamadou SANOGO" w:date="2023-10-27T14:07:00Z"/>
          <w:b/>
          <w:color w:val="000000" w:themeColor="text1"/>
          <w:sz w:val="44"/>
        </w:rPr>
      </w:pPr>
    </w:p>
    <w:p w14:paraId="788B8DA7" w14:textId="0AC8DFDD" w:rsidR="006778CD" w:rsidRDefault="006778CD" w:rsidP="00D81BFF">
      <w:pPr>
        <w:shd w:val="clear" w:color="auto" w:fill="FFFFFF"/>
        <w:spacing w:line="240" w:lineRule="auto"/>
        <w:ind w:right="9"/>
        <w:jc w:val="center"/>
        <w:rPr>
          <w:ins w:id="12514" w:author="Dr Mamadou SANOGO" w:date="2023-10-27T14:07:00Z"/>
          <w:b/>
          <w:color w:val="000000" w:themeColor="text1"/>
          <w:sz w:val="44"/>
        </w:rPr>
      </w:pPr>
    </w:p>
    <w:p w14:paraId="5740D2D0" w14:textId="6099CD80" w:rsidR="006778CD" w:rsidRDefault="006778CD" w:rsidP="00D81BFF">
      <w:pPr>
        <w:shd w:val="clear" w:color="auto" w:fill="FFFFFF"/>
        <w:spacing w:line="240" w:lineRule="auto"/>
        <w:ind w:right="9"/>
        <w:jc w:val="center"/>
        <w:rPr>
          <w:ins w:id="12515" w:author="Dr Mamadou SANOGO" w:date="2023-10-27T14:07:00Z"/>
          <w:b/>
          <w:color w:val="000000" w:themeColor="text1"/>
          <w:sz w:val="44"/>
        </w:rPr>
      </w:pPr>
    </w:p>
    <w:p w14:paraId="076D816B" w14:textId="77777777" w:rsidR="006778CD" w:rsidRPr="007A4AFC" w:rsidRDefault="006778CD" w:rsidP="00D81BFF">
      <w:pPr>
        <w:shd w:val="clear" w:color="auto" w:fill="FFFFFF"/>
        <w:spacing w:line="240" w:lineRule="auto"/>
        <w:ind w:right="9"/>
        <w:jc w:val="center"/>
        <w:rPr>
          <w:ins w:id="12516" w:author="Dr Mamadou SANOGO" w:date="2023-10-25T17:15:00Z"/>
          <w:b/>
          <w:color w:val="000000" w:themeColor="text1"/>
          <w:sz w:val="44"/>
          <w:rPrChange w:id="12517" w:author="Dr Mamadou SANOGO" w:date="2023-10-25T18:15:00Z">
            <w:rPr>
              <w:ins w:id="12518" w:author="Dr Mamadou SANOGO" w:date="2023-10-25T17:15:00Z"/>
              <w:b/>
              <w:sz w:val="44"/>
            </w:rPr>
          </w:rPrChange>
        </w:rPr>
      </w:pPr>
    </w:p>
    <w:p w14:paraId="7B6DB413" w14:textId="77777777" w:rsidR="00DA7BA7" w:rsidRPr="00DA7BA7" w:rsidRDefault="00DA7BA7" w:rsidP="00DA7BA7">
      <w:pPr>
        <w:autoSpaceDE w:val="0"/>
        <w:autoSpaceDN w:val="0"/>
        <w:spacing w:line="276" w:lineRule="auto"/>
        <w:rPr>
          <w:ins w:id="12519" w:author="Dr Mamadou SANOGO" w:date="2023-10-27T11:47:00Z"/>
          <w:rFonts w:ascii="Calibri" w:hAnsi="Calibri"/>
          <w:b/>
          <w:sz w:val="22"/>
        </w:rPr>
      </w:pPr>
      <w:ins w:id="12520" w:author="Dr Mamadou SANOGO" w:date="2023-10-27T11:47:00Z">
        <w:r w:rsidRPr="00DA7BA7">
          <w:rPr>
            <w:rFonts w:ascii="Calibri" w:hAnsi="Calibri"/>
            <w:b/>
            <w:sz w:val="22"/>
          </w:rPr>
          <w:t>Semestre 1</w:t>
        </w:r>
      </w:ins>
    </w:p>
    <w:p w14:paraId="3AA224D4" w14:textId="77777777" w:rsidR="00DA7BA7" w:rsidRPr="00DA7BA7" w:rsidRDefault="00DA7BA7" w:rsidP="00DA7BA7">
      <w:pPr>
        <w:numPr>
          <w:ilvl w:val="0"/>
          <w:numId w:val="40"/>
        </w:numPr>
        <w:autoSpaceDE w:val="0"/>
        <w:autoSpaceDN w:val="0"/>
        <w:spacing w:line="276" w:lineRule="auto"/>
        <w:rPr>
          <w:ins w:id="12521" w:author="Dr Mamadou SANOGO" w:date="2023-10-27T11:47:00Z"/>
          <w:rFonts w:ascii="Calibri" w:hAnsi="Calibri"/>
          <w:sz w:val="22"/>
        </w:rPr>
      </w:pPr>
      <w:ins w:id="12522" w:author="Dr Mamadou SANOGO" w:date="2023-10-27T11:47:00Z">
        <w:r w:rsidRPr="00DA7BA7">
          <w:rPr>
            <w:rFonts w:ascii="Calibri" w:hAnsi="Calibri"/>
            <w:sz w:val="22"/>
          </w:rPr>
          <w:t xml:space="preserve">MSSI2101 Management des services de santé I </w:t>
        </w:r>
      </w:ins>
    </w:p>
    <w:p w14:paraId="796BB074" w14:textId="77777777" w:rsidR="00DA7BA7" w:rsidRPr="00DA7BA7" w:rsidRDefault="00DA7BA7" w:rsidP="00DA7BA7">
      <w:pPr>
        <w:numPr>
          <w:ilvl w:val="0"/>
          <w:numId w:val="40"/>
        </w:numPr>
        <w:autoSpaceDE w:val="0"/>
        <w:autoSpaceDN w:val="0"/>
        <w:spacing w:line="276" w:lineRule="auto"/>
        <w:rPr>
          <w:ins w:id="12523" w:author="Dr Mamadou SANOGO" w:date="2023-10-27T11:47:00Z"/>
          <w:rFonts w:ascii="Calibri" w:hAnsi="Calibri"/>
          <w:sz w:val="22"/>
        </w:rPr>
      </w:pPr>
      <w:ins w:id="12524" w:author="Dr Mamadou SANOGO" w:date="2023-10-27T11:47:00Z">
        <w:r w:rsidRPr="00DA7BA7">
          <w:rPr>
            <w:rFonts w:ascii="Calibri" w:hAnsi="Calibri"/>
            <w:sz w:val="22"/>
          </w:rPr>
          <w:t xml:space="preserve">MSSII2102 Management des services de santé II </w:t>
        </w:r>
      </w:ins>
    </w:p>
    <w:p w14:paraId="335D515F" w14:textId="77777777" w:rsidR="00DA7BA7" w:rsidRPr="00DA7BA7" w:rsidRDefault="00DA7BA7" w:rsidP="00DA7BA7">
      <w:pPr>
        <w:numPr>
          <w:ilvl w:val="0"/>
          <w:numId w:val="40"/>
        </w:numPr>
        <w:autoSpaceDE w:val="0"/>
        <w:autoSpaceDN w:val="0"/>
        <w:spacing w:line="276" w:lineRule="auto"/>
        <w:rPr>
          <w:ins w:id="12525" w:author="Dr Mamadou SANOGO" w:date="2023-10-27T11:47:00Z"/>
          <w:rFonts w:ascii="Calibri" w:hAnsi="Calibri"/>
          <w:sz w:val="22"/>
        </w:rPr>
      </w:pPr>
      <w:ins w:id="12526" w:author="Dr Mamadou SANOGO" w:date="2023-10-27T11:47:00Z">
        <w:r w:rsidRPr="00DA7BA7">
          <w:rPr>
            <w:rFonts w:ascii="Calibri" w:hAnsi="Calibri"/>
            <w:sz w:val="22"/>
          </w:rPr>
          <w:t xml:space="preserve">PPS2103 Programmes et Projets de Santé </w:t>
        </w:r>
      </w:ins>
    </w:p>
    <w:p w14:paraId="1E076D79" w14:textId="77777777" w:rsidR="00DA7BA7" w:rsidRPr="00DA7BA7" w:rsidRDefault="00DA7BA7" w:rsidP="00DA7BA7">
      <w:pPr>
        <w:numPr>
          <w:ilvl w:val="0"/>
          <w:numId w:val="40"/>
        </w:numPr>
        <w:autoSpaceDE w:val="0"/>
        <w:autoSpaceDN w:val="0"/>
        <w:spacing w:line="276" w:lineRule="auto"/>
        <w:rPr>
          <w:ins w:id="12527" w:author="Dr Mamadou SANOGO" w:date="2023-10-27T11:47:00Z"/>
          <w:rFonts w:ascii="Calibri" w:hAnsi="Calibri"/>
          <w:sz w:val="22"/>
        </w:rPr>
      </w:pPr>
      <w:ins w:id="12528" w:author="Dr Mamadou SANOGO" w:date="2023-10-27T11:47:00Z">
        <w:r w:rsidRPr="00DA7BA7">
          <w:rPr>
            <w:rFonts w:ascii="Calibri" w:hAnsi="Calibri"/>
            <w:sz w:val="22"/>
          </w:rPr>
          <w:t xml:space="preserve">GDMS2104 Genre et droit en matière de santé </w:t>
        </w:r>
      </w:ins>
    </w:p>
    <w:p w14:paraId="1DFF8B22" w14:textId="77777777" w:rsidR="00DA7BA7" w:rsidRPr="00DA7BA7" w:rsidRDefault="00DA7BA7" w:rsidP="00DA7BA7">
      <w:pPr>
        <w:numPr>
          <w:ilvl w:val="0"/>
          <w:numId w:val="40"/>
        </w:numPr>
        <w:autoSpaceDE w:val="0"/>
        <w:autoSpaceDN w:val="0"/>
        <w:spacing w:line="276" w:lineRule="auto"/>
        <w:rPr>
          <w:ins w:id="12529" w:author="Dr Mamadou SANOGO" w:date="2023-10-27T11:47:00Z"/>
          <w:rFonts w:ascii="Calibri" w:hAnsi="Calibri"/>
          <w:sz w:val="22"/>
        </w:rPr>
      </w:pPr>
      <w:ins w:id="12530" w:author="Dr Mamadou SANOGO" w:date="2023-10-27T11:47:00Z">
        <w:r w:rsidRPr="00DA7BA7">
          <w:rPr>
            <w:rFonts w:ascii="Calibri" w:hAnsi="Calibri"/>
            <w:sz w:val="22"/>
          </w:rPr>
          <w:t>BEB2105 Bio-statistique et épidémiologie de base</w:t>
        </w:r>
      </w:ins>
    </w:p>
    <w:p w14:paraId="6F895876" w14:textId="77777777" w:rsidR="00DA7BA7" w:rsidRPr="00DA7BA7" w:rsidRDefault="00DA7BA7" w:rsidP="00DA7BA7">
      <w:pPr>
        <w:tabs>
          <w:tab w:val="left" w:pos="3416"/>
        </w:tabs>
        <w:autoSpaceDE w:val="0"/>
        <w:autoSpaceDN w:val="0"/>
        <w:spacing w:line="276" w:lineRule="auto"/>
        <w:rPr>
          <w:ins w:id="12531" w:author="Dr Mamadou SANOGO" w:date="2023-10-27T11:47:00Z"/>
          <w:rFonts w:ascii="Calibri" w:hAnsi="Calibri"/>
          <w:b/>
          <w:sz w:val="22"/>
        </w:rPr>
      </w:pPr>
      <w:ins w:id="12532" w:author="Dr Mamadou SANOGO" w:date="2023-10-27T11:47:00Z">
        <w:r w:rsidRPr="00DA7BA7">
          <w:rPr>
            <w:rFonts w:ascii="Calibri" w:hAnsi="Calibri"/>
            <w:b/>
            <w:sz w:val="22"/>
          </w:rPr>
          <w:t>Semestre 2</w:t>
        </w:r>
      </w:ins>
    </w:p>
    <w:p w14:paraId="0313A127" w14:textId="77777777" w:rsidR="00DA7BA7" w:rsidRPr="00DA7BA7" w:rsidRDefault="00DA7BA7" w:rsidP="00DA7BA7">
      <w:pPr>
        <w:numPr>
          <w:ilvl w:val="0"/>
          <w:numId w:val="40"/>
        </w:numPr>
        <w:autoSpaceDE w:val="0"/>
        <w:autoSpaceDN w:val="0"/>
        <w:spacing w:line="276" w:lineRule="auto"/>
        <w:rPr>
          <w:ins w:id="12533" w:author="Dr Mamadou SANOGO" w:date="2023-10-27T11:47:00Z"/>
          <w:rFonts w:ascii="Calibri" w:hAnsi="Calibri"/>
          <w:sz w:val="22"/>
        </w:rPr>
      </w:pPr>
      <w:ins w:id="12534" w:author="Dr Mamadou SANOGO" w:date="2023-10-27T11:47:00Z">
        <w:r w:rsidRPr="00DA7BA7">
          <w:rPr>
            <w:rFonts w:ascii="Calibri" w:hAnsi="Calibri"/>
            <w:sz w:val="22"/>
          </w:rPr>
          <w:t xml:space="preserve">ISP2201 Introduction en soins promotionnels  </w:t>
        </w:r>
      </w:ins>
    </w:p>
    <w:p w14:paraId="231A196E" w14:textId="77777777" w:rsidR="00DA7BA7" w:rsidRPr="00DA7BA7" w:rsidRDefault="00DA7BA7" w:rsidP="00DA7BA7">
      <w:pPr>
        <w:numPr>
          <w:ilvl w:val="0"/>
          <w:numId w:val="40"/>
        </w:numPr>
        <w:autoSpaceDE w:val="0"/>
        <w:autoSpaceDN w:val="0"/>
        <w:spacing w:line="276" w:lineRule="auto"/>
        <w:rPr>
          <w:ins w:id="12535" w:author="Dr Mamadou SANOGO" w:date="2023-10-27T11:47:00Z"/>
          <w:rFonts w:ascii="Calibri" w:hAnsi="Calibri"/>
          <w:sz w:val="22"/>
        </w:rPr>
      </w:pPr>
      <w:ins w:id="12536" w:author="Dr Mamadou SANOGO" w:date="2023-10-27T11:47:00Z">
        <w:r w:rsidRPr="00DA7BA7">
          <w:rPr>
            <w:rFonts w:ascii="Calibri" w:hAnsi="Calibri"/>
            <w:sz w:val="22"/>
          </w:rPr>
          <w:t xml:space="preserve">SPP2202 Soins promotionnels et préventifs  </w:t>
        </w:r>
      </w:ins>
    </w:p>
    <w:p w14:paraId="3B4E56A6" w14:textId="77777777" w:rsidR="00DA7BA7" w:rsidRPr="00DA7BA7" w:rsidRDefault="00DA7BA7" w:rsidP="00DA7BA7">
      <w:pPr>
        <w:numPr>
          <w:ilvl w:val="0"/>
          <w:numId w:val="40"/>
        </w:numPr>
        <w:autoSpaceDE w:val="0"/>
        <w:autoSpaceDN w:val="0"/>
        <w:spacing w:line="276" w:lineRule="auto"/>
        <w:rPr>
          <w:ins w:id="12537" w:author="Dr Mamadou SANOGO" w:date="2023-10-27T11:47:00Z"/>
          <w:rFonts w:ascii="Calibri" w:hAnsi="Calibri"/>
          <w:sz w:val="22"/>
        </w:rPr>
      </w:pPr>
      <w:ins w:id="12538" w:author="Dr Mamadou SANOGO" w:date="2023-10-27T11:47:00Z">
        <w:r w:rsidRPr="00DA7BA7">
          <w:rPr>
            <w:rFonts w:ascii="Calibri" w:hAnsi="Calibri"/>
            <w:sz w:val="22"/>
          </w:rPr>
          <w:t xml:space="preserve">CL2203 Communication et langues  </w:t>
        </w:r>
      </w:ins>
    </w:p>
    <w:p w14:paraId="475EE5F0" w14:textId="77777777" w:rsidR="00DA7BA7" w:rsidRPr="00DA7BA7" w:rsidRDefault="00DA7BA7" w:rsidP="00DA7BA7">
      <w:pPr>
        <w:numPr>
          <w:ilvl w:val="0"/>
          <w:numId w:val="40"/>
        </w:numPr>
        <w:autoSpaceDE w:val="0"/>
        <w:autoSpaceDN w:val="0"/>
        <w:spacing w:line="276" w:lineRule="auto"/>
        <w:rPr>
          <w:ins w:id="12539" w:author="Dr Mamadou SANOGO" w:date="2023-10-27T11:47:00Z"/>
          <w:rFonts w:ascii="Calibri" w:hAnsi="Calibri"/>
          <w:sz w:val="22"/>
        </w:rPr>
      </w:pPr>
      <w:ins w:id="12540" w:author="Dr Mamadou SANOGO" w:date="2023-10-27T11:47:00Z">
        <w:r w:rsidRPr="00DA7BA7">
          <w:rPr>
            <w:rFonts w:ascii="Calibri" w:hAnsi="Calibri"/>
            <w:sz w:val="22"/>
          </w:rPr>
          <w:t xml:space="preserve">INF2204 Informatique </w:t>
        </w:r>
      </w:ins>
    </w:p>
    <w:p w14:paraId="1EA7F48B" w14:textId="77777777" w:rsidR="00DA7BA7" w:rsidRPr="00DA7BA7" w:rsidRDefault="00DA7BA7" w:rsidP="00DA7BA7">
      <w:pPr>
        <w:numPr>
          <w:ilvl w:val="0"/>
          <w:numId w:val="40"/>
        </w:numPr>
        <w:autoSpaceDE w:val="0"/>
        <w:autoSpaceDN w:val="0"/>
        <w:spacing w:line="276" w:lineRule="auto"/>
        <w:rPr>
          <w:ins w:id="12541" w:author="Dr Mamadou SANOGO" w:date="2023-10-27T11:47:00Z"/>
          <w:rFonts w:ascii="Calibri" w:hAnsi="Calibri"/>
          <w:sz w:val="22"/>
        </w:rPr>
      </w:pPr>
      <w:ins w:id="12542" w:author="Dr Mamadou SANOGO" w:date="2023-10-27T11:47:00Z">
        <w:r w:rsidRPr="00DA7BA7">
          <w:rPr>
            <w:rFonts w:ascii="Calibri" w:hAnsi="Calibri"/>
            <w:sz w:val="22"/>
          </w:rPr>
          <w:t xml:space="preserve">MR2205 Méthodologie de la recherche   </w:t>
        </w:r>
        <w:r w:rsidRPr="00DA7BA7">
          <w:rPr>
            <w:rFonts w:ascii="Calibri" w:hAnsi="Calibri"/>
            <w:b/>
            <w:sz w:val="22"/>
          </w:rPr>
          <w:tab/>
        </w:r>
      </w:ins>
    </w:p>
    <w:p w14:paraId="2C5D2F7F" w14:textId="77777777" w:rsidR="00DA7BA7" w:rsidRPr="00DA7BA7" w:rsidRDefault="00DA7BA7" w:rsidP="00DA7BA7">
      <w:pPr>
        <w:autoSpaceDE w:val="0"/>
        <w:autoSpaceDN w:val="0"/>
        <w:spacing w:line="276" w:lineRule="auto"/>
        <w:rPr>
          <w:ins w:id="12543" w:author="Dr Mamadou SANOGO" w:date="2023-10-27T11:47:00Z"/>
          <w:rFonts w:ascii="Calibri" w:hAnsi="Calibri"/>
          <w:b/>
          <w:sz w:val="22"/>
        </w:rPr>
      </w:pPr>
      <w:ins w:id="12544" w:author="Dr Mamadou SANOGO" w:date="2023-10-27T11:47:00Z">
        <w:r w:rsidRPr="00DA7BA7">
          <w:rPr>
            <w:rFonts w:ascii="Calibri" w:hAnsi="Calibri"/>
            <w:b/>
            <w:sz w:val="22"/>
          </w:rPr>
          <w:t xml:space="preserve"> Semestre 3</w:t>
        </w:r>
      </w:ins>
    </w:p>
    <w:p w14:paraId="0DF3DB0E" w14:textId="77777777" w:rsidR="00DA7BA7" w:rsidRPr="00DA7BA7" w:rsidRDefault="00DA7BA7" w:rsidP="00DA7BA7">
      <w:pPr>
        <w:numPr>
          <w:ilvl w:val="0"/>
          <w:numId w:val="40"/>
        </w:numPr>
        <w:autoSpaceDE w:val="0"/>
        <w:autoSpaceDN w:val="0"/>
        <w:spacing w:line="276" w:lineRule="auto"/>
        <w:rPr>
          <w:ins w:id="12545" w:author="Dr Mamadou SANOGO" w:date="2023-10-27T11:47:00Z"/>
          <w:rFonts w:ascii="Calibri" w:hAnsi="Calibri"/>
          <w:sz w:val="22"/>
        </w:rPr>
      </w:pPr>
      <w:ins w:id="12546" w:author="Dr Mamadou SANOGO" w:date="2023-10-27T11:47:00Z">
        <w:r w:rsidRPr="00DA7BA7">
          <w:rPr>
            <w:rFonts w:ascii="Calibri" w:hAnsi="Calibri"/>
            <w:sz w:val="22"/>
          </w:rPr>
          <w:t>LRPSGS2301 Législation et règlementation de la profession du spécialiste en gynécologie-obstétrique et de la SR/PF</w:t>
        </w:r>
      </w:ins>
    </w:p>
    <w:p w14:paraId="5F27593D" w14:textId="77777777" w:rsidR="00DA7BA7" w:rsidRPr="00DA7BA7" w:rsidRDefault="00DA7BA7" w:rsidP="00DA7BA7">
      <w:pPr>
        <w:numPr>
          <w:ilvl w:val="0"/>
          <w:numId w:val="40"/>
        </w:numPr>
        <w:autoSpaceDE w:val="0"/>
        <w:autoSpaceDN w:val="0"/>
        <w:spacing w:line="276" w:lineRule="auto"/>
        <w:rPr>
          <w:ins w:id="12547" w:author="Dr Mamadou SANOGO" w:date="2023-10-27T11:47:00Z"/>
          <w:rFonts w:ascii="Calibri" w:hAnsi="Calibri"/>
          <w:sz w:val="22"/>
        </w:rPr>
      </w:pPr>
      <w:ins w:id="12548" w:author="Dr Mamadou SANOGO" w:date="2023-10-27T11:47:00Z">
        <w:r w:rsidRPr="00DA7BA7">
          <w:rPr>
            <w:rFonts w:ascii="Calibri" w:hAnsi="Calibri"/>
            <w:sz w:val="22"/>
          </w:rPr>
          <w:t xml:space="preserve">PSS2302 Politique et stratégies en SR/PF </w:t>
        </w:r>
      </w:ins>
    </w:p>
    <w:p w14:paraId="039758FF" w14:textId="77777777" w:rsidR="00DA7BA7" w:rsidRPr="00DA7BA7" w:rsidRDefault="00DA7BA7" w:rsidP="00DA7BA7">
      <w:pPr>
        <w:numPr>
          <w:ilvl w:val="0"/>
          <w:numId w:val="40"/>
        </w:numPr>
        <w:autoSpaceDE w:val="0"/>
        <w:autoSpaceDN w:val="0"/>
        <w:spacing w:line="276" w:lineRule="auto"/>
        <w:rPr>
          <w:ins w:id="12549" w:author="Dr Mamadou SANOGO" w:date="2023-10-27T11:47:00Z"/>
          <w:rFonts w:ascii="Calibri" w:hAnsi="Calibri"/>
          <w:sz w:val="22"/>
        </w:rPr>
      </w:pPr>
      <w:ins w:id="12550" w:author="Dr Mamadou SANOGO" w:date="2023-10-27T11:47:00Z">
        <w:r w:rsidRPr="00DA7BA7">
          <w:rPr>
            <w:rFonts w:ascii="Calibri" w:hAnsi="Calibri"/>
            <w:sz w:val="22"/>
          </w:rPr>
          <w:t>SRM2303 Santé reproductive de la mère</w:t>
        </w:r>
      </w:ins>
    </w:p>
    <w:p w14:paraId="603DEE53" w14:textId="77777777" w:rsidR="00DA7BA7" w:rsidRPr="00DA7BA7" w:rsidRDefault="00DA7BA7" w:rsidP="00DA7BA7">
      <w:pPr>
        <w:numPr>
          <w:ilvl w:val="0"/>
          <w:numId w:val="40"/>
        </w:numPr>
        <w:autoSpaceDE w:val="0"/>
        <w:autoSpaceDN w:val="0"/>
        <w:spacing w:line="276" w:lineRule="auto"/>
        <w:rPr>
          <w:ins w:id="12551" w:author="Dr Mamadou SANOGO" w:date="2023-10-27T11:47:00Z"/>
          <w:rFonts w:ascii="Calibri" w:hAnsi="Calibri"/>
          <w:sz w:val="22"/>
        </w:rPr>
      </w:pPr>
      <w:ins w:id="12552" w:author="Dr Mamadou SANOGO" w:date="2023-10-27T11:47:00Z">
        <w:r w:rsidRPr="00DA7BA7">
          <w:rPr>
            <w:rFonts w:ascii="Calibri" w:hAnsi="Calibri"/>
            <w:sz w:val="22"/>
          </w:rPr>
          <w:t xml:space="preserve">SRN2304 Santé reproductive du nouveau-né </w:t>
        </w:r>
      </w:ins>
    </w:p>
    <w:p w14:paraId="42ECCF21" w14:textId="77777777" w:rsidR="00DA7BA7" w:rsidRPr="00DA7BA7" w:rsidRDefault="00DA7BA7" w:rsidP="00DA7BA7">
      <w:pPr>
        <w:numPr>
          <w:ilvl w:val="0"/>
          <w:numId w:val="40"/>
        </w:numPr>
        <w:autoSpaceDE w:val="0"/>
        <w:autoSpaceDN w:val="0"/>
        <w:spacing w:line="276" w:lineRule="auto"/>
        <w:rPr>
          <w:ins w:id="12553" w:author="Dr Mamadou SANOGO" w:date="2023-10-27T11:47:00Z"/>
          <w:rFonts w:ascii="Calibri" w:hAnsi="Calibri"/>
          <w:sz w:val="22"/>
        </w:rPr>
      </w:pPr>
      <w:ins w:id="12554" w:author="Dr Mamadou SANOGO" w:date="2023-10-27T11:47:00Z">
        <w:r w:rsidRPr="00DA7BA7">
          <w:rPr>
            <w:rFonts w:ascii="Calibri" w:hAnsi="Calibri"/>
            <w:sz w:val="22"/>
          </w:rPr>
          <w:t xml:space="preserve">SRAJ2305 Santé reproductive des adolescents et des jeunes </w:t>
        </w:r>
      </w:ins>
    </w:p>
    <w:p w14:paraId="11D2EAD3" w14:textId="77777777" w:rsidR="00DA7BA7" w:rsidRPr="00DA7BA7" w:rsidRDefault="00DA7BA7" w:rsidP="00DA7BA7">
      <w:pPr>
        <w:numPr>
          <w:ilvl w:val="0"/>
          <w:numId w:val="40"/>
        </w:numPr>
        <w:autoSpaceDE w:val="0"/>
        <w:autoSpaceDN w:val="0"/>
        <w:spacing w:line="276" w:lineRule="auto"/>
        <w:rPr>
          <w:ins w:id="12555" w:author="Dr Mamadou SANOGO" w:date="2023-10-27T11:47:00Z"/>
          <w:rFonts w:ascii="Calibri" w:hAnsi="Calibri"/>
          <w:sz w:val="22"/>
        </w:rPr>
      </w:pPr>
      <w:ins w:id="12556" w:author="Dr Mamadou SANOGO" w:date="2023-10-27T11:47:00Z">
        <w:r w:rsidRPr="00DA7BA7">
          <w:rPr>
            <w:rFonts w:ascii="Calibri" w:hAnsi="Calibri"/>
            <w:sz w:val="22"/>
          </w:rPr>
          <w:t>DSRF2306 Dysfonctionnement du système de reproduction chez la femme</w:t>
        </w:r>
      </w:ins>
    </w:p>
    <w:p w14:paraId="63875F37" w14:textId="77777777" w:rsidR="00DA7BA7" w:rsidRPr="00DA7BA7" w:rsidRDefault="00DA7BA7" w:rsidP="00DA7BA7">
      <w:pPr>
        <w:numPr>
          <w:ilvl w:val="0"/>
          <w:numId w:val="40"/>
        </w:numPr>
        <w:autoSpaceDE w:val="0"/>
        <w:autoSpaceDN w:val="0"/>
        <w:spacing w:line="276" w:lineRule="auto"/>
        <w:rPr>
          <w:ins w:id="12557" w:author="Dr Mamadou SANOGO" w:date="2023-10-27T11:47:00Z"/>
          <w:rFonts w:ascii="Calibri" w:hAnsi="Calibri"/>
          <w:sz w:val="22"/>
        </w:rPr>
      </w:pPr>
      <w:ins w:id="12558" w:author="Dr Mamadou SANOGO" w:date="2023-10-27T11:47:00Z">
        <w:r w:rsidRPr="00DA7BA7">
          <w:rPr>
            <w:rFonts w:ascii="Calibri" w:hAnsi="Calibri"/>
            <w:sz w:val="22"/>
          </w:rPr>
          <w:t>DSRH2307 Dysfonctionnement du système de reproduction chez l’homme</w:t>
        </w:r>
      </w:ins>
    </w:p>
    <w:p w14:paraId="5B5CB485" w14:textId="77777777" w:rsidR="00DA7BA7" w:rsidRPr="00DA7BA7" w:rsidRDefault="00DA7BA7" w:rsidP="00DA7BA7">
      <w:pPr>
        <w:autoSpaceDE w:val="0"/>
        <w:autoSpaceDN w:val="0"/>
        <w:spacing w:line="276" w:lineRule="auto"/>
        <w:rPr>
          <w:ins w:id="12559" w:author="Dr Mamadou SANOGO" w:date="2023-10-27T11:47:00Z"/>
          <w:rFonts w:ascii="Calibri" w:hAnsi="Calibri"/>
          <w:b/>
          <w:sz w:val="22"/>
        </w:rPr>
      </w:pPr>
    </w:p>
    <w:p w14:paraId="0E862F9B" w14:textId="77777777" w:rsidR="00DA7BA7" w:rsidRPr="00DA7BA7" w:rsidRDefault="00DA7BA7" w:rsidP="00DA7BA7">
      <w:pPr>
        <w:autoSpaceDE w:val="0"/>
        <w:autoSpaceDN w:val="0"/>
        <w:spacing w:line="276" w:lineRule="auto"/>
        <w:rPr>
          <w:ins w:id="12560" w:author="Dr Mamadou SANOGO" w:date="2023-10-27T11:47:00Z"/>
          <w:rFonts w:ascii="Calibri" w:hAnsi="Calibri"/>
          <w:b/>
          <w:sz w:val="22"/>
        </w:rPr>
      </w:pPr>
      <w:ins w:id="12561" w:author="Dr Mamadou SANOGO" w:date="2023-10-27T11:47:00Z">
        <w:r w:rsidRPr="00DA7BA7">
          <w:rPr>
            <w:rFonts w:ascii="Calibri" w:hAnsi="Calibri"/>
            <w:b/>
            <w:sz w:val="22"/>
          </w:rPr>
          <w:t>Semestre 4</w:t>
        </w:r>
      </w:ins>
    </w:p>
    <w:p w14:paraId="4CDD0641" w14:textId="77777777" w:rsidR="00DA7BA7" w:rsidRPr="00DA7BA7" w:rsidRDefault="00DA7BA7" w:rsidP="00DA7BA7">
      <w:pPr>
        <w:numPr>
          <w:ilvl w:val="0"/>
          <w:numId w:val="40"/>
        </w:numPr>
        <w:autoSpaceDE w:val="0"/>
        <w:autoSpaceDN w:val="0"/>
        <w:spacing w:line="276" w:lineRule="auto"/>
        <w:rPr>
          <w:ins w:id="12562" w:author="Dr Mamadou SANOGO" w:date="2023-10-27T11:47:00Z"/>
          <w:rFonts w:ascii="Calibri" w:hAnsi="Calibri"/>
          <w:sz w:val="22"/>
        </w:rPr>
      </w:pPr>
      <w:ins w:id="12563" w:author="Dr Mamadou SANOGO" w:date="2023-10-27T11:47:00Z">
        <w:r w:rsidRPr="00DA7BA7">
          <w:rPr>
            <w:rFonts w:ascii="Calibri" w:hAnsi="Calibri"/>
            <w:sz w:val="22"/>
          </w:rPr>
          <w:t>MFE2401 Mémoire de fin d’étude</w:t>
        </w:r>
        <w:r w:rsidRPr="00DA7BA7">
          <w:rPr>
            <w:b/>
            <w:bCs/>
            <w:szCs w:val="24"/>
          </w:rPr>
          <w:t xml:space="preserve"> </w:t>
        </w:r>
      </w:ins>
    </w:p>
    <w:p w14:paraId="5645C740" w14:textId="77777777" w:rsidR="00DA7BA7" w:rsidRPr="00DA7BA7" w:rsidRDefault="00DA7BA7" w:rsidP="00DA7BA7">
      <w:pPr>
        <w:autoSpaceDE w:val="0"/>
        <w:autoSpaceDN w:val="0"/>
        <w:spacing w:line="276" w:lineRule="auto"/>
        <w:rPr>
          <w:ins w:id="12564" w:author="Dr Mamadou SANOGO" w:date="2023-10-27T11:47:00Z"/>
          <w:rFonts w:ascii="Calibri" w:hAnsi="Calibri"/>
          <w:b/>
          <w:sz w:val="22"/>
        </w:rPr>
      </w:pPr>
      <w:ins w:id="12565" w:author="Dr Mamadou SANOGO" w:date="2023-10-27T11:47:00Z">
        <w:r w:rsidRPr="00DA7BA7">
          <w:rPr>
            <w:rFonts w:ascii="Calibri" w:hAnsi="Calibri"/>
            <w:sz w:val="22"/>
          </w:rPr>
          <w:t>- volume des enseignements (hors stage et projet tutoré</w:t>
        </w:r>
        <w:proofErr w:type="gramStart"/>
        <w:r w:rsidRPr="00DA7BA7">
          <w:rPr>
            <w:rFonts w:ascii="Calibri" w:hAnsi="Calibri"/>
            <w:sz w:val="22"/>
          </w:rPr>
          <w:t>):</w:t>
        </w:r>
        <w:proofErr w:type="gramEnd"/>
        <w:r w:rsidRPr="00DA7BA7">
          <w:rPr>
            <w:b/>
            <w:bCs/>
            <w:sz w:val="28"/>
            <w:szCs w:val="28"/>
          </w:rPr>
          <w:t xml:space="preserve"> </w:t>
        </w:r>
        <w:r w:rsidRPr="00DA7BA7">
          <w:rPr>
            <w:rFonts w:ascii="Calibri" w:hAnsi="Calibri"/>
            <w:b/>
            <w:bCs/>
            <w:sz w:val="22"/>
          </w:rPr>
          <w:t>1320</w:t>
        </w:r>
        <w:r w:rsidRPr="00DA7BA7">
          <w:rPr>
            <w:rFonts w:ascii="Calibri" w:hAnsi="Calibri"/>
            <w:b/>
            <w:sz w:val="22"/>
          </w:rPr>
          <w:t xml:space="preserve"> heures</w:t>
        </w:r>
      </w:ins>
    </w:p>
    <w:p w14:paraId="4DF9C1B5" w14:textId="77777777" w:rsidR="00DA7BA7" w:rsidRPr="00DA7BA7" w:rsidRDefault="00DA7BA7" w:rsidP="00DA7BA7">
      <w:pPr>
        <w:autoSpaceDE w:val="0"/>
        <w:autoSpaceDN w:val="0"/>
        <w:spacing w:line="276" w:lineRule="auto"/>
        <w:rPr>
          <w:ins w:id="12566" w:author="Dr Mamadou SANOGO" w:date="2023-10-27T11:47:00Z"/>
          <w:rFonts w:ascii="Calibri" w:hAnsi="Calibri"/>
          <w:sz w:val="22"/>
        </w:rPr>
      </w:pPr>
      <w:ins w:id="12567" w:author="Dr Mamadou SANOGO" w:date="2023-10-27T11:47:00Z">
        <w:r w:rsidRPr="00DA7BA7">
          <w:rPr>
            <w:rFonts w:ascii="Calibri" w:hAnsi="Calibri"/>
            <w:sz w:val="22"/>
          </w:rPr>
          <w:t xml:space="preserve">- volume du projet </w:t>
        </w:r>
        <w:proofErr w:type="gramStart"/>
        <w:r w:rsidRPr="00DA7BA7">
          <w:rPr>
            <w:rFonts w:ascii="Calibri" w:hAnsi="Calibri"/>
            <w:sz w:val="22"/>
          </w:rPr>
          <w:t>tutoré:</w:t>
        </w:r>
        <w:proofErr w:type="gramEnd"/>
        <w:r w:rsidRPr="00DA7BA7">
          <w:rPr>
            <w:rFonts w:ascii="Calibri" w:hAnsi="Calibri"/>
            <w:b/>
            <w:sz w:val="22"/>
          </w:rPr>
          <w:t xml:space="preserve"> 400 heures</w:t>
        </w:r>
      </w:ins>
    </w:p>
    <w:p w14:paraId="01892655" w14:textId="77777777" w:rsidR="00DA7BA7" w:rsidRPr="00DA7BA7" w:rsidRDefault="00DA7BA7" w:rsidP="00DA7BA7">
      <w:pPr>
        <w:autoSpaceDE w:val="0"/>
        <w:autoSpaceDN w:val="0"/>
        <w:rPr>
          <w:ins w:id="12568" w:author="Dr Mamadou SANOGO" w:date="2023-10-27T11:47:00Z"/>
          <w:sz w:val="20"/>
          <w:szCs w:val="20"/>
        </w:rPr>
      </w:pPr>
      <w:ins w:id="12569" w:author="Dr Mamadou SANOGO" w:date="2023-10-27T11:47:00Z">
        <w:r w:rsidRPr="00DA7BA7">
          <w:rPr>
            <w:rFonts w:ascii="Calibri" w:hAnsi="Calibri"/>
            <w:sz w:val="22"/>
          </w:rPr>
          <w:t>- durée du stage : 900 heures/Semestre II, III, IV.</w:t>
        </w:r>
      </w:ins>
    </w:p>
    <w:p w14:paraId="272C3B2E" w14:textId="2DABA9E9" w:rsidR="00232B19" w:rsidRPr="007A4AFC" w:rsidRDefault="00232B19" w:rsidP="00D81BFF">
      <w:pPr>
        <w:shd w:val="clear" w:color="auto" w:fill="FFFFFF"/>
        <w:spacing w:line="240" w:lineRule="auto"/>
        <w:ind w:right="9"/>
        <w:jc w:val="center"/>
        <w:rPr>
          <w:ins w:id="12570" w:author="Dr Mamadou SANOGO" w:date="2023-10-25T17:15:00Z"/>
          <w:b/>
          <w:color w:val="000000" w:themeColor="text1"/>
          <w:sz w:val="44"/>
          <w:rPrChange w:id="12571" w:author="Dr Mamadou SANOGO" w:date="2023-10-25T18:15:00Z">
            <w:rPr>
              <w:ins w:id="12572" w:author="Dr Mamadou SANOGO" w:date="2023-10-25T17:15:00Z"/>
              <w:b/>
              <w:sz w:val="44"/>
            </w:rPr>
          </w:rPrChange>
        </w:rPr>
      </w:pPr>
    </w:p>
    <w:p w14:paraId="2DA21F5F" w14:textId="1BC854A9" w:rsidR="00232B19" w:rsidRPr="007A4AFC" w:rsidRDefault="00232B19" w:rsidP="00D81BFF">
      <w:pPr>
        <w:shd w:val="clear" w:color="auto" w:fill="FFFFFF"/>
        <w:spacing w:line="240" w:lineRule="auto"/>
        <w:ind w:right="9"/>
        <w:jc w:val="center"/>
        <w:rPr>
          <w:ins w:id="12573" w:author="Dr Mamadou SANOGO" w:date="2023-10-25T17:15:00Z"/>
          <w:b/>
          <w:color w:val="000000" w:themeColor="text1"/>
          <w:sz w:val="44"/>
          <w:rPrChange w:id="12574" w:author="Dr Mamadou SANOGO" w:date="2023-10-25T18:15:00Z">
            <w:rPr>
              <w:ins w:id="12575" w:author="Dr Mamadou SANOGO" w:date="2023-10-25T17:15:00Z"/>
              <w:b/>
              <w:sz w:val="44"/>
            </w:rPr>
          </w:rPrChange>
        </w:rPr>
      </w:pPr>
    </w:p>
    <w:p w14:paraId="6F649B94" w14:textId="349BD659" w:rsidR="00232B19" w:rsidRPr="007A4AFC" w:rsidRDefault="00232B19" w:rsidP="00D81BFF">
      <w:pPr>
        <w:shd w:val="clear" w:color="auto" w:fill="FFFFFF"/>
        <w:spacing w:line="240" w:lineRule="auto"/>
        <w:ind w:right="9"/>
        <w:jc w:val="center"/>
        <w:rPr>
          <w:ins w:id="12576" w:author="Dr Mamadou SANOGO" w:date="2023-10-25T17:15:00Z"/>
          <w:b/>
          <w:color w:val="000000" w:themeColor="text1"/>
          <w:sz w:val="44"/>
          <w:rPrChange w:id="12577" w:author="Dr Mamadou SANOGO" w:date="2023-10-25T18:15:00Z">
            <w:rPr>
              <w:ins w:id="12578" w:author="Dr Mamadou SANOGO" w:date="2023-10-25T17:15:00Z"/>
              <w:b/>
              <w:sz w:val="44"/>
            </w:rPr>
          </w:rPrChange>
        </w:rPr>
      </w:pPr>
    </w:p>
    <w:p w14:paraId="597AF3B7" w14:textId="7D22E9BB" w:rsidR="00232B19" w:rsidRPr="007A4AFC" w:rsidRDefault="00232B19" w:rsidP="00D81BFF">
      <w:pPr>
        <w:shd w:val="clear" w:color="auto" w:fill="FFFFFF"/>
        <w:spacing w:line="240" w:lineRule="auto"/>
        <w:ind w:right="9"/>
        <w:jc w:val="center"/>
        <w:rPr>
          <w:ins w:id="12579" w:author="Dr Mamadou SANOGO" w:date="2023-10-25T17:17:00Z"/>
          <w:b/>
          <w:color w:val="000000" w:themeColor="text1"/>
          <w:sz w:val="44"/>
          <w:rPrChange w:id="12580" w:author="Dr Mamadou SANOGO" w:date="2023-10-25T18:15:00Z">
            <w:rPr>
              <w:ins w:id="12581" w:author="Dr Mamadou SANOGO" w:date="2023-10-25T17:17:00Z"/>
              <w:b/>
              <w:sz w:val="44"/>
            </w:rPr>
          </w:rPrChange>
        </w:rPr>
      </w:pPr>
    </w:p>
    <w:p w14:paraId="3F6D95A2" w14:textId="6BAC2758" w:rsidR="00D02BE3" w:rsidRPr="007A4AFC" w:rsidRDefault="00D02BE3" w:rsidP="00D81BFF">
      <w:pPr>
        <w:shd w:val="clear" w:color="auto" w:fill="FFFFFF"/>
        <w:spacing w:line="240" w:lineRule="auto"/>
        <w:ind w:right="9"/>
        <w:jc w:val="center"/>
        <w:rPr>
          <w:ins w:id="12582" w:author="Dr Mamadou SANOGO" w:date="2023-10-25T17:17:00Z"/>
          <w:b/>
          <w:color w:val="000000" w:themeColor="text1"/>
          <w:sz w:val="44"/>
          <w:rPrChange w:id="12583" w:author="Dr Mamadou SANOGO" w:date="2023-10-25T18:15:00Z">
            <w:rPr>
              <w:ins w:id="12584" w:author="Dr Mamadou SANOGO" w:date="2023-10-25T17:17:00Z"/>
              <w:b/>
              <w:sz w:val="44"/>
            </w:rPr>
          </w:rPrChange>
        </w:rPr>
      </w:pPr>
    </w:p>
    <w:p w14:paraId="466E4D76" w14:textId="131AEAA8" w:rsidR="00D02BE3" w:rsidRPr="007A4AFC" w:rsidRDefault="00D02BE3" w:rsidP="00D81BFF">
      <w:pPr>
        <w:shd w:val="clear" w:color="auto" w:fill="FFFFFF"/>
        <w:spacing w:line="240" w:lineRule="auto"/>
        <w:ind w:right="9"/>
        <w:jc w:val="center"/>
        <w:rPr>
          <w:ins w:id="12585" w:author="Dr Mamadou SANOGO" w:date="2023-10-25T17:26:00Z"/>
          <w:b/>
          <w:color w:val="000000" w:themeColor="text1"/>
          <w:sz w:val="44"/>
          <w:rPrChange w:id="12586" w:author="Dr Mamadou SANOGO" w:date="2023-10-25T18:15:00Z">
            <w:rPr>
              <w:ins w:id="12587" w:author="Dr Mamadou SANOGO" w:date="2023-10-25T17:26:00Z"/>
              <w:b/>
              <w:sz w:val="44"/>
            </w:rPr>
          </w:rPrChange>
        </w:rPr>
      </w:pPr>
    </w:p>
    <w:p w14:paraId="0AA8F3AB" w14:textId="3715CCDB" w:rsidR="003F2E29" w:rsidRPr="007A4AFC" w:rsidRDefault="003F2E29" w:rsidP="00D81BFF">
      <w:pPr>
        <w:shd w:val="clear" w:color="auto" w:fill="FFFFFF"/>
        <w:spacing w:line="240" w:lineRule="auto"/>
        <w:ind w:right="9"/>
        <w:jc w:val="center"/>
        <w:rPr>
          <w:ins w:id="12588" w:author="Dr Mamadou SANOGO" w:date="2023-10-25T17:26:00Z"/>
          <w:b/>
          <w:color w:val="000000" w:themeColor="text1"/>
          <w:sz w:val="44"/>
          <w:rPrChange w:id="12589" w:author="Dr Mamadou SANOGO" w:date="2023-10-25T18:15:00Z">
            <w:rPr>
              <w:ins w:id="12590" w:author="Dr Mamadou SANOGO" w:date="2023-10-25T17:26:00Z"/>
              <w:b/>
              <w:sz w:val="44"/>
            </w:rPr>
          </w:rPrChange>
        </w:rPr>
      </w:pPr>
    </w:p>
    <w:p w14:paraId="5A60BEEE" w14:textId="3BAAAD9A" w:rsidR="003F2E29" w:rsidRPr="007A4AFC" w:rsidRDefault="003F2E29" w:rsidP="00D81BFF">
      <w:pPr>
        <w:shd w:val="clear" w:color="auto" w:fill="FFFFFF"/>
        <w:spacing w:line="240" w:lineRule="auto"/>
        <w:ind w:right="9"/>
        <w:jc w:val="center"/>
        <w:rPr>
          <w:ins w:id="12591" w:author="Dr Mamadou SANOGO" w:date="2023-10-25T17:26:00Z"/>
          <w:b/>
          <w:color w:val="000000" w:themeColor="text1"/>
          <w:sz w:val="44"/>
          <w:rPrChange w:id="12592" w:author="Dr Mamadou SANOGO" w:date="2023-10-25T18:15:00Z">
            <w:rPr>
              <w:ins w:id="12593" w:author="Dr Mamadou SANOGO" w:date="2023-10-25T17:26:00Z"/>
              <w:b/>
              <w:sz w:val="44"/>
            </w:rPr>
          </w:rPrChange>
        </w:rPr>
      </w:pPr>
    </w:p>
    <w:p w14:paraId="77E940BB" w14:textId="6D725444" w:rsidR="00D02BE3" w:rsidRPr="007A4AFC" w:rsidRDefault="00D02BE3">
      <w:pPr>
        <w:shd w:val="clear" w:color="auto" w:fill="FFFFFF"/>
        <w:spacing w:line="240" w:lineRule="auto"/>
        <w:ind w:right="9"/>
        <w:jc w:val="left"/>
        <w:rPr>
          <w:ins w:id="12594" w:author="Dr Mamadou SANOGO" w:date="2023-10-25T17:25:00Z"/>
          <w:b/>
          <w:color w:val="000000" w:themeColor="text1"/>
          <w:sz w:val="44"/>
          <w:rPrChange w:id="12595" w:author="Dr Mamadou SANOGO" w:date="2023-10-25T18:15:00Z">
            <w:rPr>
              <w:ins w:id="12596" w:author="Dr Mamadou SANOGO" w:date="2023-10-25T17:25:00Z"/>
              <w:b/>
              <w:sz w:val="44"/>
            </w:rPr>
          </w:rPrChange>
        </w:rPr>
        <w:pPrChange w:id="12597" w:author="Dr Mamadou SANOGO" w:date="2023-10-27T11:48:00Z">
          <w:pPr>
            <w:shd w:val="clear" w:color="auto" w:fill="FFFFFF"/>
            <w:spacing w:line="240" w:lineRule="auto"/>
            <w:ind w:right="9"/>
            <w:jc w:val="center"/>
          </w:pPr>
        </w:pPrChange>
      </w:pPr>
    </w:p>
    <w:p w14:paraId="56179F2D" w14:textId="0F93FFD1" w:rsidR="00D02BE3" w:rsidRPr="007A4AFC" w:rsidRDefault="00D02BE3" w:rsidP="00D81BFF">
      <w:pPr>
        <w:shd w:val="clear" w:color="auto" w:fill="FFFFFF"/>
        <w:spacing w:line="240" w:lineRule="auto"/>
        <w:ind w:right="9"/>
        <w:jc w:val="center"/>
        <w:rPr>
          <w:ins w:id="12598" w:author="Dr Mamadou SANOGO" w:date="2023-10-25T17:27:00Z"/>
          <w:b/>
          <w:color w:val="000000" w:themeColor="text1"/>
          <w:sz w:val="44"/>
          <w:rPrChange w:id="12599" w:author="Dr Mamadou SANOGO" w:date="2023-10-25T18:15:00Z">
            <w:rPr>
              <w:ins w:id="12600" w:author="Dr Mamadou SANOGO" w:date="2023-10-25T17:27:00Z"/>
              <w:b/>
              <w:sz w:val="44"/>
            </w:rPr>
          </w:rPrChange>
        </w:rPr>
      </w:pPr>
    </w:p>
    <w:p w14:paraId="3BC9BCC8" w14:textId="3184CD53" w:rsidR="003F2E29" w:rsidRPr="007A4AFC" w:rsidRDefault="003F2E29" w:rsidP="00D81BFF">
      <w:pPr>
        <w:shd w:val="clear" w:color="auto" w:fill="FFFFFF"/>
        <w:spacing w:line="240" w:lineRule="auto"/>
        <w:ind w:right="9"/>
        <w:jc w:val="center"/>
        <w:rPr>
          <w:ins w:id="12601" w:author="Dr Mamadou SANOGO" w:date="2023-10-25T17:27:00Z"/>
          <w:b/>
          <w:color w:val="000000" w:themeColor="text1"/>
          <w:sz w:val="44"/>
          <w:rPrChange w:id="12602" w:author="Dr Mamadou SANOGO" w:date="2023-10-25T18:15:00Z">
            <w:rPr>
              <w:ins w:id="12603" w:author="Dr Mamadou SANOGO" w:date="2023-10-25T17:27:00Z"/>
              <w:b/>
              <w:sz w:val="44"/>
            </w:rPr>
          </w:rPrChange>
        </w:rPr>
      </w:pPr>
    </w:p>
    <w:p w14:paraId="4EC5ADF0" w14:textId="5BC8AF01" w:rsidR="003F2E29" w:rsidRPr="007A4AFC" w:rsidRDefault="003F2E29" w:rsidP="00D81BFF">
      <w:pPr>
        <w:shd w:val="clear" w:color="auto" w:fill="FFFFFF"/>
        <w:spacing w:line="240" w:lineRule="auto"/>
        <w:ind w:right="9"/>
        <w:jc w:val="center"/>
        <w:rPr>
          <w:ins w:id="12604" w:author="Dr Mamadou SANOGO" w:date="2023-10-25T17:27:00Z"/>
          <w:b/>
          <w:color w:val="000000" w:themeColor="text1"/>
          <w:sz w:val="44"/>
          <w:rPrChange w:id="12605" w:author="Dr Mamadou SANOGO" w:date="2023-10-25T18:15:00Z">
            <w:rPr>
              <w:ins w:id="12606" w:author="Dr Mamadou SANOGO" w:date="2023-10-25T17:27:00Z"/>
              <w:b/>
              <w:sz w:val="44"/>
            </w:rPr>
          </w:rPrChange>
        </w:rPr>
      </w:pPr>
    </w:p>
    <w:p w14:paraId="3CEE9573" w14:textId="2745F53A" w:rsidR="003F2E29" w:rsidRPr="007A4AFC" w:rsidRDefault="003F2E29" w:rsidP="00D81BFF">
      <w:pPr>
        <w:shd w:val="clear" w:color="auto" w:fill="FFFFFF"/>
        <w:spacing w:line="240" w:lineRule="auto"/>
        <w:ind w:right="9"/>
        <w:jc w:val="center"/>
        <w:rPr>
          <w:ins w:id="12607" w:author="Dr Mamadou SANOGO" w:date="2023-10-25T17:27:00Z"/>
          <w:b/>
          <w:color w:val="000000" w:themeColor="text1"/>
          <w:sz w:val="44"/>
          <w:rPrChange w:id="12608" w:author="Dr Mamadou SANOGO" w:date="2023-10-25T18:15:00Z">
            <w:rPr>
              <w:ins w:id="12609" w:author="Dr Mamadou SANOGO" w:date="2023-10-25T17:27:00Z"/>
              <w:b/>
              <w:sz w:val="44"/>
            </w:rPr>
          </w:rPrChange>
        </w:rPr>
      </w:pPr>
    </w:p>
    <w:p w14:paraId="41DD70B6" w14:textId="77777777" w:rsidR="003F2E29" w:rsidRPr="007A4AFC" w:rsidRDefault="003F2E29" w:rsidP="00D81BFF">
      <w:pPr>
        <w:shd w:val="clear" w:color="auto" w:fill="FFFFFF"/>
        <w:spacing w:line="240" w:lineRule="auto"/>
        <w:ind w:right="9"/>
        <w:jc w:val="center"/>
        <w:rPr>
          <w:ins w:id="12610" w:author="Dr Mamadou SANOGO" w:date="2023-10-25T17:25:00Z"/>
          <w:b/>
          <w:color w:val="000000" w:themeColor="text1"/>
          <w:sz w:val="44"/>
          <w:rPrChange w:id="12611" w:author="Dr Mamadou SANOGO" w:date="2023-10-25T18:15:00Z">
            <w:rPr>
              <w:ins w:id="12612" w:author="Dr Mamadou SANOGO" w:date="2023-10-25T17:25:00Z"/>
              <w:b/>
              <w:sz w:val="44"/>
            </w:rPr>
          </w:rPrChange>
        </w:rPr>
      </w:pPr>
    </w:p>
    <w:p w14:paraId="7B4833D2" w14:textId="77777777" w:rsidR="00D02BE3" w:rsidRPr="007A4AFC" w:rsidRDefault="00D02BE3" w:rsidP="00D81BFF">
      <w:pPr>
        <w:shd w:val="clear" w:color="auto" w:fill="FFFFFF"/>
        <w:spacing w:line="240" w:lineRule="auto"/>
        <w:ind w:right="9"/>
        <w:jc w:val="center"/>
        <w:rPr>
          <w:ins w:id="12613" w:author="Dr Mamadou SANOGO" w:date="2023-10-25T17:17:00Z"/>
          <w:b/>
          <w:color w:val="000000" w:themeColor="text1"/>
          <w:sz w:val="44"/>
          <w:rPrChange w:id="12614" w:author="Dr Mamadou SANOGO" w:date="2023-10-25T18:15:00Z">
            <w:rPr>
              <w:ins w:id="12615" w:author="Dr Mamadou SANOGO" w:date="2023-10-25T17:17:00Z"/>
              <w:b/>
              <w:sz w:val="44"/>
            </w:rPr>
          </w:rPrChange>
        </w:rPr>
      </w:pPr>
    </w:p>
    <w:p w14:paraId="5A15C19E" w14:textId="77777777" w:rsidR="00D02BE3" w:rsidRPr="007A4AFC" w:rsidRDefault="00D02BE3" w:rsidP="00D81BFF">
      <w:pPr>
        <w:shd w:val="clear" w:color="auto" w:fill="FFFFFF"/>
        <w:spacing w:line="240" w:lineRule="auto"/>
        <w:ind w:right="9"/>
        <w:jc w:val="center"/>
        <w:rPr>
          <w:ins w:id="12616" w:author="Dr Mamadou SANOGO" w:date="2023-10-25T17:15:00Z"/>
          <w:b/>
          <w:color w:val="000000" w:themeColor="text1"/>
          <w:sz w:val="44"/>
          <w:rPrChange w:id="12617" w:author="Dr Mamadou SANOGO" w:date="2023-10-25T18:15:00Z">
            <w:rPr>
              <w:ins w:id="12618" w:author="Dr Mamadou SANOGO" w:date="2023-10-25T17:15:00Z"/>
              <w:b/>
              <w:sz w:val="44"/>
            </w:rPr>
          </w:rPrChange>
        </w:rPr>
      </w:pPr>
    </w:p>
    <w:p w14:paraId="79FE057E" w14:textId="77777777" w:rsidR="00232B19" w:rsidRPr="007A4AFC" w:rsidRDefault="00232B19" w:rsidP="00D81BFF">
      <w:pPr>
        <w:shd w:val="clear" w:color="auto" w:fill="FFFFFF"/>
        <w:spacing w:line="240" w:lineRule="auto"/>
        <w:ind w:right="9"/>
        <w:jc w:val="center"/>
        <w:rPr>
          <w:ins w:id="12619" w:author="Dr Mamadou SANOGO" w:date="2023-10-25T15:02:00Z"/>
          <w:b/>
          <w:color w:val="000000" w:themeColor="text1"/>
          <w:sz w:val="44"/>
          <w:rPrChange w:id="12620" w:author="Dr Mamadou SANOGO" w:date="2023-10-25T18:15:00Z">
            <w:rPr>
              <w:ins w:id="12621" w:author="Dr Mamadou SANOGO" w:date="2023-10-25T15:02:00Z"/>
              <w:b/>
              <w:sz w:val="44"/>
            </w:rPr>
          </w:rPrChange>
        </w:rPr>
      </w:pPr>
    </w:p>
    <w:p w14:paraId="3008FF07" w14:textId="37EF0D39" w:rsidR="00D81BFF" w:rsidRPr="007A4AFC" w:rsidRDefault="00D81BFF" w:rsidP="00D81BFF">
      <w:pPr>
        <w:shd w:val="clear" w:color="auto" w:fill="FFFFFF"/>
        <w:spacing w:line="240" w:lineRule="auto"/>
        <w:ind w:right="9"/>
        <w:jc w:val="center"/>
        <w:rPr>
          <w:ins w:id="12622" w:author="Dr Mamadou SANOGO" w:date="2023-10-25T17:16:00Z"/>
          <w:b/>
          <w:color w:val="000000" w:themeColor="text1"/>
          <w:sz w:val="44"/>
          <w:rPrChange w:id="12623" w:author="Dr Mamadou SANOGO" w:date="2023-10-25T18:15:00Z">
            <w:rPr>
              <w:ins w:id="12624" w:author="Dr Mamadou SANOGO" w:date="2023-10-25T17:16:00Z"/>
              <w:b/>
              <w:sz w:val="44"/>
            </w:rPr>
          </w:rPrChange>
        </w:rPr>
      </w:pPr>
      <w:ins w:id="12625" w:author="Dr Mamadou SANOGO" w:date="2023-10-25T15:02:00Z">
        <w:r w:rsidRPr="007A4AFC">
          <w:rPr>
            <w:b/>
            <w:color w:val="000000" w:themeColor="text1"/>
            <w:sz w:val="44"/>
            <w:rPrChange w:id="12626" w:author="Dr Mamadou SANOGO" w:date="2023-10-25T18:15:00Z">
              <w:rPr>
                <w:b/>
                <w:sz w:val="44"/>
              </w:rPr>
            </w:rPrChange>
          </w:rPr>
          <w:t>Annexe n°02</w:t>
        </w:r>
      </w:ins>
      <w:ins w:id="12627" w:author="Dr Mamadou SANOGO" w:date="2023-10-25T17:25:00Z">
        <w:r w:rsidR="00D02BE3" w:rsidRPr="007A4AFC">
          <w:rPr>
            <w:b/>
            <w:color w:val="000000" w:themeColor="text1"/>
            <w:sz w:val="44"/>
            <w:rPrChange w:id="12628" w:author="Dr Mamadou SANOGO" w:date="2023-10-25T18:15:00Z">
              <w:rPr>
                <w:b/>
                <w:sz w:val="44"/>
              </w:rPr>
            </w:rPrChange>
          </w:rPr>
          <w:t>4</w:t>
        </w:r>
      </w:ins>
      <w:ins w:id="12629" w:author="Dr Mamadou SANOGO" w:date="2023-10-25T15:02:00Z">
        <w:r w:rsidRPr="007A4AFC">
          <w:rPr>
            <w:b/>
            <w:color w:val="000000" w:themeColor="text1"/>
            <w:sz w:val="44"/>
            <w:rPrChange w:id="12630" w:author="Dr Mamadou SANOGO" w:date="2023-10-25T18:15:00Z">
              <w:rPr>
                <w:b/>
                <w:sz w:val="44"/>
              </w:rPr>
            </w:rPrChange>
          </w:rPr>
          <w:t> : Descriptif du syllabus</w:t>
        </w:r>
      </w:ins>
    </w:p>
    <w:p w14:paraId="5535B8B4" w14:textId="573D113C" w:rsidR="00D02BE3" w:rsidRPr="007A4AFC" w:rsidRDefault="00D02BE3" w:rsidP="00D81BFF">
      <w:pPr>
        <w:shd w:val="clear" w:color="auto" w:fill="FFFFFF"/>
        <w:spacing w:line="240" w:lineRule="auto"/>
        <w:ind w:right="9"/>
        <w:jc w:val="center"/>
        <w:rPr>
          <w:ins w:id="12631" w:author="Dr Mamadou SANOGO" w:date="2023-10-25T17:16:00Z"/>
          <w:b/>
          <w:color w:val="000000" w:themeColor="text1"/>
          <w:sz w:val="44"/>
          <w:rPrChange w:id="12632" w:author="Dr Mamadou SANOGO" w:date="2023-10-25T18:15:00Z">
            <w:rPr>
              <w:ins w:id="12633" w:author="Dr Mamadou SANOGO" w:date="2023-10-25T17:16:00Z"/>
              <w:b/>
              <w:sz w:val="44"/>
            </w:rPr>
          </w:rPrChange>
        </w:rPr>
      </w:pPr>
    </w:p>
    <w:p w14:paraId="5CCAFEF1" w14:textId="63AC7749" w:rsidR="00D02BE3" w:rsidRPr="007A4AFC" w:rsidRDefault="00D02BE3" w:rsidP="00D81BFF">
      <w:pPr>
        <w:shd w:val="clear" w:color="auto" w:fill="FFFFFF"/>
        <w:spacing w:line="240" w:lineRule="auto"/>
        <w:ind w:right="9"/>
        <w:jc w:val="center"/>
        <w:rPr>
          <w:ins w:id="12634" w:author="Dr Mamadou SANOGO" w:date="2023-10-25T17:16:00Z"/>
          <w:b/>
          <w:color w:val="000000" w:themeColor="text1"/>
          <w:sz w:val="44"/>
          <w:rPrChange w:id="12635" w:author="Dr Mamadou SANOGO" w:date="2023-10-25T18:15:00Z">
            <w:rPr>
              <w:ins w:id="12636" w:author="Dr Mamadou SANOGO" w:date="2023-10-25T17:16:00Z"/>
              <w:b/>
              <w:sz w:val="44"/>
            </w:rPr>
          </w:rPrChange>
        </w:rPr>
      </w:pPr>
    </w:p>
    <w:p w14:paraId="6A692786" w14:textId="557711DF" w:rsidR="00D02BE3" w:rsidRPr="007A4AFC" w:rsidRDefault="00D02BE3" w:rsidP="00D81BFF">
      <w:pPr>
        <w:shd w:val="clear" w:color="auto" w:fill="FFFFFF"/>
        <w:spacing w:line="240" w:lineRule="auto"/>
        <w:ind w:right="9"/>
        <w:jc w:val="center"/>
        <w:rPr>
          <w:ins w:id="12637" w:author="Dr Mamadou SANOGO" w:date="2023-10-25T17:27:00Z"/>
          <w:b/>
          <w:color w:val="000000" w:themeColor="text1"/>
          <w:sz w:val="44"/>
          <w:rPrChange w:id="12638" w:author="Dr Mamadou SANOGO" w:date="2023-10-25T18:15:00Z">
            <w:rPr>
              <w:ins w:id="12639" w:author="Dr Mamadou SANOGO" w:date="2023-10-25T17:27:00Z"/>
              <w:b/>
              <w:sz w:val="44"/>
            </w:rPr>
          </w:rPrChange>
        </w:rPr>
      </w:pPr>
    </w:p>
    <w:p w14:paraId="53F58854" w14:textId="7C97C06F" w:rsidR="003F2E29" w:rsidRPr="007A4AFC" w:rsidRDefault="003F2E29" w:rsidP="00D81BFF">
      <w:pPr>
        <w:shd w:val="clear" w:color="auto" w:fill="FFFFFF"/>
        <w:spacing w:line="240" w:lineRule="auto"/>
        <w:ind w:right="9"/>
        <w:jc w:val="center"/>
        <w:rPr>
          <w:ins w:id="12640" w:author="Dr Mamadou SANOGO" w:date="2023-10-25T17:27:00Z"/>
          <w:b/>
          <w:color w:val="000000" w:themeColor="text1"/>
          <w:sz w:val="44"/>
          <w:rPrChange w:id="12641" w:author="Dr Mamadou SANOGO" w:date="2023-10-25T18:15:00Z">
            <w:rPr>
              <w:ins w:id="12642" w:author="Dr Mamadou SANOGO" w:date="2023-10-25T17:27:00Z"/>
              <w:b/>
              <w:sz w:val="44"/>
            </w:rPr>
          </w:rPrChange>
        </w:rPr>
      </w:pPr>
    </w:p>
    <w:p w14:paraId="64BE51E4" w14:textId="1A04F08F" w:rsidR="003F2E29" w:rsidRPr="007A4AFC" w:rsidRDefault="003F2E29" w:rsidP="00D81BFF">
      <w:pPr>
        <w:shd w:val="clear" w:color="auto" w:fill="FFFFFF"/>
        <w:spacing w:line="240" w:lineRule="auto"/>
        <w:ind w:right="9"/>
        <w:jc w:val="center"/>
        <w:rPr>
          <w:ins w:id="12643" w:author="Dr Mamadou SANOGO" w:date="2023-10-25T17:27:00Z"/>
          <w:b/>
          <w:color w:val="000000" w:themeColor="text1"/>
          <w:sz w:val="44"/>
          <w:rPrChange w:id="12644" w:author="Dr Mamadou SANOGO" w:date="2023-10-25T18:15:00Z">
            <w:rPr>
              <w:ins w:id="12645" w:author="Dr Mamadou SANOGO" w:date="2023-10-25T17:27:00Z"/>
              <w:b/>
              <w:sz w:val="44"/>
            </w:rPr>
          </w:rPrChange>
        </w:rPr>
      </w:pPr>
    </w:p>
    <w:p w14:paraId="4A8D69A0" w14:textId="6EB78E34" w:rsidR="003F2E29" w:rsidRPr="007A4AFC" w:rsidRDefault="003F2E29" w:rsidP="00D81BFF">
      <w:pPr>
        <w:shd w:val="clear" w:color="auto" w:fill="FFFFFF"/>
        <w:spacing w:line="240" w:lineRule="auto"/>
        <w:ind w:right="9"/>
        <w:jc w:val="center"/>
        <w:rPr>
          <w:ins w:id="12646" w:author="Dr Mamadou SANOGO" w:date="2023-10-25T17:27:00Z"/>
          <w:b/>
          <w:color w:val="000000" w:themeColor="text1"/>
          <w:sz w:val="44"/>
          <w:rPrChange w:id="12647" w:author="Dr Mamadou SANOGO" w:date="2023-10-25T18:15:00Z">
            <w:rPr>
              <w:ins w:id="12648" w:author="Dr Mamadou SANOGO" w:date="2023-10-25T17:27:00Z"/>
              <w:b/>
              <w:sz w:val="44"/>
            </w:rPr>
          </w:rPrChange>
        </w:rPr>
      </w:pPr>
    </w:p>
    <w:p w14:paraId="12D75961" w14:textId="3EC8000F" w:rsidR="003F2E29" w:rsidRPr="007A4AFC" w:rsidRDefault="003F2E29" w:rsidP="00D81BFF">
      <w:pPr>
        <w:shd w:val="clear" w:color="auto" w:fill="FFFFFF"/>
        <w:spacing w:line="240" w:lineRule="auto"/>
        <w:ind w:right="9"/>
        <w:jc w:val="center"/>
        <w:rPr>
          <w:ins w:id="12649" w:author="Dr Mamadou SANOGO" w:date="2023-10-25T17:27:00Z"/>
          <w:b/>
          <w:color w:val="000000" w:themeColor="text1"/>
          <w:sz w:val="44"/>
          <w:rPrChange w:id="12650" w:author="Dr Mamadou SANOGO" w:date="2023-10-25T18:15:00Z">
            <w:rPr>
              <w:ins w:id="12651" w:author="Dr Mamadou SANOGO" w:date="2023-10-25T17:27:00Z"/>
              <w:b/>
              <w:sz w:val="44"/>
            </w:rPr>
          </w:rPrChange>
        </w:rPr>
      </w:pPr>
    </w:p>
    <w:p w14:paraId="19B72654" w14:textId="2FC0EEF8" w:rsidR="003F2E29" w:rsidRPr="007A4AFC" w:rsidRDefault="003F2E29" w:rsidP="00D81BFF">
      <w:pPr>
        <w:shd w:val="clear" w:color="auto" w:fill="FFFFFF"/>
        <w:spacing w:line="240" w:lineRule="auto"/>
        <w:ind w:right="9"/>
        <w:jc w:val="center"/>
        <w:rPr>
          <w:ins w:id="12652" w:author="Dr Mamadou SANOGO" w:date="2023-10-25T17:27:00Z"/>
          <w:b/>
          <w:color w:val="000000" w:themeColor="text1"/>
          <w:sz w:val="44"/>
          <w:rPrChange w:id="12653" w:author="Dr Mamadou SANOGO" w:date="2023-10-25T18:15:00Z">
            <w:rPr>
              <w:ins w:id="12654" w:author="Dr Mamadou SANOGO" w:date="2023-10-25T17:27:00Z"/>
              <w:b/>
              <w:sz w:val="44"/>
            </w:rPr>
          </w:rPrChange>
        </w:rPr>
      </w:pPr>
    </w:p>
    <w:p w14:paraId="179C6182" w14:textId="3A710591" w:rsidR="003F2E29" w:rsidRPr="007A4AFC" w:rsidRDefault="003F2E29" w:rsidP="00D81BFF">
      <w:pPr>
        <w:shd w:val="clear" w:color="auto" w:fill="FFFFFF"/>
        <w:spacing w:line="240" w:lineRule="auto"/>
        <w:ind w:right="9"/>
        <w:jc w:val="center"/>
        <w:rPr>
          <w:ins w:id="12655" w:author="Dr Mamadou SANOGO" w:date="2023-10-25T17:27:00Z"/>
          <w:b/>
          <w:color w:val="000000" w:themeColor="text1"/>
          <w:sz w:val="44"/>
          <w:rPrChange w:id="12656" w:author="Dr Mamadou SANOGO" w:date="2023-10-25T18:15:00Z">
            <w:rPr>
              <w:ins w:id="12657" w:author="Dr Mamadou SANOGO" w:date="2023-10-25T17:27:00Z"/>
              <w:b/>
              <w:sz w:val="44"/>
            </w:rPr>
          </w:rPrChange>
        </w:rPr>
      </w:pPr>
    </w:p>
    <w:p w14:paraId="1CEF540F" w14:textId="5566A94D" w:rsidR="003F2E29" w:rsidRPr="007A4AFC" w:rsidRDefault="003F2E29" w:rsidP="00D81BFF">
      <w:pPr>
        <w:shd w:val="clear" w:color="auto" w:fill="FFFFFF"/>
        <w:spacing w:line="240" w:lineRule="auto"/>
        <w:ind w:right="9"/>
        <w:jc w:val="center"/>
        <w:rPr>
          <w:ins w:id="12658" w:author="Dr Mamadou SANOGO" w:date="2023-10-25T17:27:00Z"/>
          <w:b/>
          <w:color w:val="000000" w:themeColor="text1"/>
          <w:sz w:val="44"/>
          <w:rPrChange w:id="12659" w:author="Dr Mamadou SANOGO" w:date="2023-10-25T18:15:00Z">
            <w:rPr>
              <w:ins w:id="12660" w:author="Dr Mamadou SANOGO" w:date="2023-10-25T17:27:00Z"/>
              <w:b/>
              <w:sz w:val="44"/>
            </w:rPr>
          </w:rPrChange>
        </w:rPr>
      </w:pPr>
    </w:p>
    <w:p w14:paraId="5E79DE51" w14:textId="1D44C666" w:rsidR="003F2E29" w:rsidRPr="007A4AFC" w:rsidRDefault="003F2E29" w:rsidP="00D81BFF">
      <w:pPr>
        <w:shd w:val="clear" w:color="auto" w:fill="FFFFFF"/>
        <w:spacing w:line="240" w:lineRule="auto"/>
        <w:ind w:right="9"/>
        <w:jc w:val="center"/>
        <w:rPr>
          <w:ins w:id="12661" w:author="Dr Mamadou SANOGO" w:date="2023-10-25T17:27:00Z"/>
          <w:b/>
          <w:color w:val="000000" w:themeColor="text1"/>
          <w:sz w:val="44"/>
          <w:rPrChange w:id="12662" w:author="Dr Mamadou SANOGO" w:date="2023-10-25T18:15:00Z">
            <w:rPr>
              <w:ins w:id="12663" w:author="Dr Mamadou SANOGO" w:date="2023-10-25T17:27:00Z"/>
              <w:b/>
              <w:sz w:val="44"/>
            </w:rPr>
          </w:rPrChange>
        </w:rPr>
      </w:pPr>
    </w:p>
    <w:p w14:paraId="727BF205" w14:textId="3259517C" w:rsidR="003F2E29" w:rsidRPr="007A4AFC" w:rsidRDefault="003F2E29" w:rsidP="00D81BFF">
      <w:pPr>
        <w:shd w:val="clear" w:color="auto" w:fill="FFFFFF"/>
        <w:spacing w:line="240" w:lineRule="auto"/>
        <w:ind w:right="9"/>
        <w:jc w:val="center"/>
        <w:rPr>
          <w:ins w:id="12664" w:author="Dr Mamadou SANOGO" w:date="2023-10-25T17:27:00Z"/>
          <w:b/>
          <w:color w:val="000000" w:themeColor="text1"/>
          <w:sz w:val="44"/>
          <w:rPrChange w:id="12665" w:author="Dr Mamadou SANOGO" w:date="2023-10-25T18:15:00Z">
            <w:rPr>
              <w:ins w:id="12666" w:author="Dr Mamadou SANOGO" w:date="2023-10-25T17:27:00Z"/>
              <w:b/>
              <w:sz w:val="44"/>
            </w:rPr>
          </w:rPrChange>
        </w:rPr>
      </w:pPr>
    </w:p>
    <w:p w14:paraId="2797CC87" w14:textId="426E3F97" w:rsidR="003F2E29" w:rsidRPr="007A4AFC" w:rsidRDefault="003F2E29" w:rsidP="00D81BFF">
      <w:pPr>
        <w:shd w:val="clear" w:color="auto" w:fill="FFFFFF"/>
        <w:spacing w:line="240" w:lineRule="auto"/>
        <w:ind w:right="9"/>
        <w:jc w:val="center"/>
        <w:rPr>
          <w:ins w:id="12667" w:author="Dr Mamadou SANOGO" w:date="2023-10-25T17:27:00Z"/>
          <w:b/>
          <w:color w:val="000000" w:themeColor="text1"/>
          <w:sz w:val="44"/>
          <w:rPrChange w:id="12668" w:author="Dr Mamadou SANOGO" w:date="2023-10-25T18:15:00Z">
            <w:rPr>
              <w:ins w:id="12669" w:author="Dr Mamadou SANOGO" w:date="2023-10-25T17:27:00Z"/>
              <w:b/>
              <w:sz w:val="44"/>
            </w:rPr>
          </w:rPrChange>
        </w:rPr>
      </w:pPr>
    </w:p>
    <w:p w14:paraId="1A8A4964" w14:textId="10A59F03" w:rsidR="003F2E29" w:rsidRPr="007A4AFC" w:rsidRDefault="003F2E29" w:rsidP="00D81BFF">
      <w:pPr>
        <w:shd w:val="clear" w:color="auto" w:fill="FFFFFF"/>
        <w:spacing w:line="240" w:lineRule="auto"/>
        <w:ind w:right="9"/>
        <w:jc w:val="center"/>
        <w:rPr>
          <w:ins w:id="12670" w:author="Dr Mamadou SANOGO" w:date="2023-10-25T17:27:00Z"/>
          <w:b/>
          <w:color w:val="000000" w:themeColor="text1"/>
          <w:sz w:val="44"/>
          <w:rPrChange w:id="12671" w:author="Dr Mamadou SANOGO" w:date="2023-10-25T18:15:00Z">
            <w:rPr>
              <w:ins w:id="12672" w:author="Dr Mamadou SANOGO" w:date="2023-10-25T17:27:00Z"/>
              <w:b/>
              <w:sz w:val="44"/>
            </w:rPr>
          </w:rPrChange>
        </w:rPr>
      </w:pPr>
    </w:p>
    <w:p w14:paraId="3CD1EE10" w14:textId="5A4B003E" w:rsidR="003F2E29" w:rsidRDefault="003F2E29" w:rsidP="00D81BFF">
      <w:pPr>
        <w:shd w:val="clear" w:color="auto" w:fill="FFFFFF"/>
        <w:spacing w:line="240" w:lineRule="auto"/>
        <w:ind w:right="9"/>
        <w:jc w:val="center"/>
        <w:rPr>
          <w:ins w:id="12673" w:author="Dr Mamadou SANOGO" w:date="2023-10-27T14:07:00Z"/>
          <w:b/>
          <w:color w:val="000000" w:themeColor="text1"/>
          <w:sz w:val="44"/>
        </w:rPr>
      </w:pPr>
    </w:p>
    <w:p w14:paraId="0A552C29" w14:textId="7BD5EE8A" w:rsidR="006778CD" w:rsidRDefault="006778CD" w:rsidP="00D81BFF">
      <w:pPr>
        <w:shd w:val="clear" w:color="auto" w:fill="FFFFFF"/>
        <w:spacing w:line="240" w:lineRule="auto"/>
        <w:ind w:right="9"/>
        <w:jc w:val="center"/>
        <w:rPr>
          <w:ins w:id="12674" w:author="Dr Mamadou SANOGO" w:date="2023-10-27T14:07:00Z"/>
          <w:b/>
          <w:color w:val="000000" w:themeColor="text1"/>
          <w:sz w:val="44"/>
        </w:rPr>
      </w:pPr>
    </w:p>
    <w:p w14:paraId="592D24EF" w14:textId="7A267A78" w:rsidR="006778CD" w:rsidRDefault="006778CD" w:rsidP="00D81BFF">
      <w:pPr>
        <w:shd w:val="clear" w:color="auto" w:fill="FFFFFF"/>
        <w:spacing w:line="240" w:lineRule="auto"/>
        <w:ind w:right="9"/>
        <w:jc w:val="center"/>
        <w:rPr>
          <w:ins w:id="12675" w:author="Dr Mamadou SANOGO" w:date="2023-10-27T14:07:00Z"/>
          <w:b/>
          <w:color w:val="000000" w:themeColor="text1"/>
          <w:sz w:val="44"/>
        </w:rPr>
      </w:pPr>
    </w:p>
    <w:p w14:paraId="31354F98" w14:textId="77777777" w:rsidR="006778CD" w:rsidRPr="007A4AFC" w:rsidRDefault="006778CD" w:rsidP="00D81BFF">
      <w:pPr>
        <w:shd w:val="clear" w:color="auto" w:fill="FFFFFF"/>
        <w:spacing w:line="240" w:lineRule="auto"/>
        <w:ind w:right="9"/>
        <w:jc w:val="center"/>
        <w:rPr>
          <w:ins w:id="12676" w:author="Dr Mamadou SANOGO" w:date="2023-10-25T17:27:00Z"/>
          <w:b/>
          <w:color w:val="000000" w:themeColor="text1"/>
          <w:sz w:val="44"/>
          <w:rPrChange w:id="12677" w:author="Dr Mamadou SANOGO" w:date="2023-10-25T18:15:00Z">
            <w:rPr>
              <w:ins w:id="12678" w:author="Dr Mamadou SANOGO" w:date="2023-10-25T17:27:00Z"/>
              <w:b/>
              <w:sz w:val="44"/>
            </w:rPr>
          </w:rPrChange>
        </w:rPr>
      </w:pPr>
    </w:p>
    <w:p w14:paraId="06DBD0AD" w14:textId="68DEFBA4" w:rsidR="003F2E29" w:rsidRDefault="003F2E29" w:rsidP="00D81BFF">
      <w:pPr>
        <w:shd w:val="clear" w:color="auto" w:fill="FFFFFF"/>
        <w:ind w:right="9"/>
        <w:jc w:val="center"/>
        <w:rPr>
          <w:ins w:id="12679" w:author="Dr Mamadou SANOGO" w:date="2023-10-27T11:48:00Z"/>
          <w:b/>
          <w:color w:val="000000" w:themeColor="text1"/>
          <w:sz w:val="44"/>
        </w:rPr>
      </w:pPr>
    </w:p>
    <w:p w14:paraId="4DFED7E2" w14:textId="77777777" w:rsidR="006A62F4" w:rsidRPr="002515A9" w:rsidRDefault="006A62F4" w:rsidP="006A62F4">
      <w:pPr>
        <w:shd w:val="clear" w:color="auto" w:fill="A6A6A6" w:themeFill="background1" w:themeFillShade="A6"/>
        <w:adjustRightInd w:val="0"/>
        <w:jc w:val="center"/>
        <w:rPr>
          <w:ins w:id="12680" w:author="Dr Mamadou SANOGO" w:date="2023-10-27T11:49:00Z"/>
          <w:rFonts w:ascii="Times-Bold" w:eastAsiaTheme="minorHAnsi" w:hAnsi="Times-Bold" w:cs="Times-Bold"/>
          <w:b/>
          <w:bCs/>
          <w:sz w:val="23"/>
          <w:szCs w:val="23"/>
          <w:lang w:eastAsia="en-US"/>
        </w:rPr>
      </w:pPr>
      <w:ins w:id="12681" w:author="Dr Mamadou SANOGO" w:date="2023-10-27T11:49:00Z">
        <w:r w:rsidRPr="002515A9">
          <w:rPr>
            <w:rFonts w:ascii="Times-Bold" w:eastAsiaTheme="minorHAnsi" w:hAnsi="Times-Bold" w:cs="Times-Bold"/>
            <w:b/>
            <w:bCs/>
            <w:sz w:val="23"/>
            <w:szCs w:val="23"/>
            <w:lang w:eastAsia="en-US"/>
          </w:rPr>
          <w:t>Semestre :</w:t>
        </w:r>
        <w:r>
          <w:rPr>
            <w:rFonts w:ascii="Times-Bold" w:eastAsiaTheme="minorHAnsi" w:hAnsi="Times-Bold" w:cs="Times-Bold"/>
            <w:b/>
            <w:bCs/>
            <w:sz w:val="23"/>
            <w:szCs w:val="23"/>
            <w:lang w:eastAsia="en-US"/>
          </w:rPr>
          <w:t xml:space="preserve"> 1</w:t>
        </w:r>
      </w:ins>
    </w:p>
    <w:p w14:paraId="44ACDB7C" w14:textId="77777777" w:rsidR="006A62F4" w:rsidRPr="00182AD2" w:rsidRDefault="006A62F4" w:rsidP="006A62F4">
      <w:pPr>
        <w:shd w:val="clear" w:color="auto" w:fill="A6A6A6" w:themeFill="background1" w:themeFillShade="A6"/>
        <w:adjustRightInd w:val="0"/>
        <w:jc w:val="center"/>
        <w:rPr>
          <w:ins w:id="12682" w:author="Dr Mamadou SANOGO" w:date="2023-10-27T11:49:00Z"/>
          <w:rFonts w:ascii="Times-Roman" w:eastAsiaTheme="minorHAnsi" w:hAnsi="Times-Roman" w:cs="Times-Roman"/>
          <w:sz w:val="23"/>
          <w:szCs w:val="23"/>
          <w:lang w:eastAsia="en-US"/>
        </w:rPr>
      </w:pPr>
      <w:ins w:id="12683" w:author="Dr Mamadou SANOGO" w:date="2023-10-27T11:49:00Z">
        <w:r w:rsidRPr="002515A9">
          <w:rPr>
            <w:rFonts w:ascii="Times-Bold" w:eastAsiaTheme="minorHAnsi" w:hAnsi="Times-Bold" w:cs="Times-Bold"/>
            <w:b/>
            <w:bCs/>
            <w:sz w:val="23"/>
            <w:szCs w:val="23"/>
            <w:lang w:eastAsia="en-US"/>
          </w:rPr>
          <w:t>Intitulé de l’UE :</w:t>
        </w:r>
        <w:r w:rsidRPr="00027DE6">
          <w:t xml:space="preserve"> </w:t>
        </w:r>
        <w:r>
          <w:rPr>
            <w:rFonts w:ascii="Times-Roman" w:eastAsiaTheme="minorHAnsi" w:hAnsi="Times-Roman" w:cs="Times-Roman"/>
            <w:sz w:val="23"/>
            <w:szCs w:val="23"/>
            <w:lang w:eastAsia="en-US"/>
          </w:rPr>
          <w:t>MSSI2101</w:t>
        </w:r>
        <w:r w:rsidRPr="00182AD2">
          <w:rPr>
            <w:rFonts w:ascii="Times-Roman" w:eastAsiaTheme="minorHAnsi" w:hAnsi="Times-Roman" w:cs="Times-Roman"/>
            <w:sz w:val="23"/>
            <w:szCs w:val="23"/>
            <w:lang w:eastAsia="en-US"/>
          </w:rPr>
          <w:t xml:space="preserve"> Management des services de santé I</w:t>
        </w:r>
      </w:ins>
    </w:p>
    <w:p w14:paraId="366CEA7B" w14:textId="77777777" w:rsidR="006A62F4" w:rsidRDefault="006A62F4" w:rsidP="006A62F4">
      <w:pPr>
        <w:shd w:val="clear" w:color="auto" w:fill="D9D9D9" w:themeFill="background1" w:themeFillShade="D9"/>
        <w:adjustRightInd w:val="0"/>
        <w:jc w:val="center"/>
        <w:rPr>
          <w:ins w:id="12684" w:author="Dr Mamadou SANOGO" w:date="2023-10-27T11:49:00Z"/>
          <w:rFonts w:ascii="Times-Bold" w:eastAsiaTheme="minorHAnsi" w:hAnsi="Times-Bold" w:cs="Times-Bold"/>
          <w:b/>
          <w:bCs/>
          <w:sz w:val="23"/>
          <w:szCs w:val="23"/>
          <w:lang w:eastAsia="en-US"/>
        </w:rPr>
      </w:pPr>
    </w:p>
    <w:p w14:paraId="0B6C40A3" w14:textId="77777777" w:rsidR="006A62F4" w:rsidRPr="005A49C7" w:rsidRDefault="006A62F4" w:rsidP="006A62F4">
      <w:pPr>
        <w:shd w:val="clear" w:color="auto" w:fill="BFBFBF" w:themeFill="background1" w:themeFillShade="BF"/>
        <w:adjustRightInd w:val="0"/>
        <w:jc w:val="center"/>
        <w:rPr>
          <w:ins w:id="12685" w:author="Dr Mamadou SANOGO" w:date="2023-10-27T11:49:00Z"/>
          <w:rFonts w:ascii="Times-Roman" w:eastAsiaTheme="minorHAnsi" w:hAnsi="Times-Roman" w:cs="Times-Roman"/>
          <w:sz w:val="23"/>
          <w:szCs w:val="23"/>
          <w:lang w:eastAsia="en-US"/>
        </w:rPr>
      </w:pPr>
      <w:ins w:id="12686" w:author="Dr Mamadou SANOGO" w:date="2023-10-27T11:49: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sidRPr="00182AD2">
          <w:rPr>
            <w:rFonts w:ascii="Times-Roman" w:eastAsiaTheme="minorHAnsi" w:hAnsi="Times-Roman" w:cs="Times-Roman"/>
            <w:bCs/>
            <w:sz w:val="23"/>
            <w:szCs w:val="23"/>
            <w:lang w:eastAsia="en-US"/>
          </w:rPr>
          <w:t>Introduction au management</w:t>
        </w:r>
      </w:ins>
    </w:p>
    <w:p w14:paraId="52F8596C" w14:textId="77777777" w:rsidR="006A62F4" w:rsidRDefault="006A62F4" w:rsidP="006A62F4">
      <w:pPr>
        <w:shd w:val="clear" w:color="auto" w:fill="F2F2F2" w:themeFill="background1" w:themeFillShade="F2"/>
        <w:adjustRightInd w:val="0"/>
        <w:jc w:val="center"/>
        <w:rPr>
          <w:ins w:id="12687" w:author="Dr Mamadou SANOGO" w:date="2023-10-27T11:49:00Z"/>
          <w:rFonts w:ascii="Times-Bold" w:eastAsiaTheme="minorHAnsi" w:hAnsi="Times-Bold" w:cs="Times-Bold"/>
          <w:b/>
          <w:bCs/>
          <w:sz w:val="23"/>
          <w:szCs w:val="23"/>
          <w:lang w:eastAsia="en-US"/>
        </w:rPr>
      </w:pPr>
    </w:p>
    <w:p w14:paraId="1C8B6485" w14:textId="77777777" w:rsidR="006A62F4" w:rsidRPr="00935E2C" w:rsidRDefault="006A62F4" w:rsidP="006A62F4">
      <w:pPr>
        <w:shd w:val="clear" w:color="auto" w:fill="F2F2F2" w:themeFill="background1" w:themeFillShade="F2"/>
        <w:adjustRightInd w:val="0"/>
        <w:jc w:val="center"/>
        <w:rPr>
          <w:ins w:id="12688" w:author="Dr Mamadou SANOGO" w:date="2023-10-27T11:49:00Z"/>
          <w:rFonts w:ascii="Times-Roman" w:eastAsiaTheme="minorHAnsi" w:hAnsi="Times-Roman" w:cs="Times-Roman"/>
          <w:sz w:val="23"/>
          <w:szCs w:val="23"/>
          <w:lang w:eastAsia="en-US"/>
        </w:rPr>
      </w:pPr>
      <w:ins w:id="12689" w:author="Dr Mamadou SANOGO" w:date="2023-10-27T11:49:00Z">
        <w:r>
          <w:rPr>
            <w:rFonts w:ascii="Times-Bold" w:eastAsiaTheme="minorHAnsi" w:hAnsi="Times-Bold" w:cs="Times-Bold"/>
            <w:b/>
            <w:bCs/>
            <w:sz w:val="23"/>
            <w:szCs w:val="23"/>
            <w:lang w:eastAsia="en-US"/>
          </w:rPr>
          <w:t>CM/TD/</w:t>
        </w:r>
        <w:proofErr w:type="gramStart"/>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Bold" w:eastAsiaTheme="minorHAnsi" w:hAnsi="Times-Bold" w:cs="Times-Bold"/>
            <w:bCs/>
            <w:sz w:val="23"/>
            <w:szCs w:val="23"/>
            <w:lang w:eastAsia="en-US"/>
          </w:rPr>
          <w:t>5</w:t>
        </w:r>
        <w:r w:rsidRPr="002A34E7">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/10/00</w:t>
        </w:r>
      </w:ins>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2552"/>
        <w:gridCol w:w="3009"/>
      </w:tblGrid>
      <w:tr w:rsidR="006A62F4" w14:paraId="3E8A0364" w14:textId="77777777" w:rsidTr="00A36245">
        <w:trPr>
          <w:ins w:id="12690" w:author="Dr Mamadou SANOGO" w:date="2023-10-27T11:49:00Z"/>
        </w:trPr>
        <w:tc>
          <w:tcPr>
            <w:tcW w:w="9780" w:type="dxa"/>
            <w:gridSpan w:val="3"/>
          </w:tcPr>
          <w:p w14:paraId="2A9C0574" w14:textId="77777777" w:rsidR="006A62F4" w:rsidRDefault="006A62F4" w:rsidP="00A36245">
            <w:pPr>
              <w:adjustRightInd w:val="0"/>
              <w:jc w:val="center"/>
              <w:rPr>
                <w:ins w:id="12691" w:author="Dr Mamadou SANOGO" w:date="2023-10-27T11:49:00Z"/>
                <w:rFonts w:ascii="Times-Bold" w:hAnsi="Times-Bold" w:cs="Times-Bold"/>
                <w:b/>
                <w:bCs/>
                <w:sz w:val="23"/>
                <w:szCs w:val="23"/>
              </w:rPr>
            </w:pPr>
          </w:p>
        </w:tc>
      </w:tr>
      <w:tr w:rsidR="006A62F4" w14:paraId="0EB63563" w14:textId="77777777" w:rsidTr="00A36245">
        <w:trPr>
          <w:ins w:id="12692" w:author="Dr Mamadou SANOGO" w:date="2023-10-27T11:49:00Z"/>
        </w:trPr>
        <w:tc>
          <w:tcPr>
            <w:tcW w:w="4219" w:type="dxa"/>
          </w:tcPr>
          <w:p w14:paraId="4FB0DB69" w14:textId="77777777" w:rsidR="006A62F4" w:rsidRDefault="006A62F4" w:rsidP="00A36245">
            <w:pPr>
              <w:adjustRightInd w:val="0"/>
              <w:rPr>
                <w:ins w:id="12693" w:author="Dr Mamadou SANOGO" w:date="2023-10-27T11:49:00Z"/>
                <w:rFonts w:ascii="Times-Bold" w:hAnsi="Times-Bold" w:cs="Times-Bold"/>
                <w:b/>
                <w:bCs/>
                <w:sz w:val="23"/>
                <w:szCs w:val="23"/>
              </w:rPr>
            </w:pPr>
            <w:ins w:id="12694" w:author="Dr Mamadou SANOGO" w:date="2023-10-27T11:49:00Z">
              <w:r>
                <w:rPr>
                  <w:rFonts w:ascii="Times-Bold" w:hAnsi="Times-Bold" w:cs="Times-Bold"/>
                  <w:b/>
                  <w:bCs/>
                  <w:sz w:val="23"/>
                  <w:szCs w:val="23"/>
                </w:rPr>
                <w:t xml:space="preserve">Chargé de </w:t>
              </w:r>
              <w:proofErr w:type="gramStart"/>
              <w:r>
                <w:rPr>
                  <w:rFonts w:ascii="Times-Bold" w:hAnsi="Times-Bold" w:cs="Times-Bold"/>
                  <w:b/>
                  <w:bCs/>
                  <w:sz w:val="23"/>
                  <w:szCs w:val="23"/>
                </w:rPr>
                <w:t>cours:</w:t>
              </w:r>
              <w:proofErr w:type="gramEnd"/>
              <w:r>
                <w:rPr>
                  <w:rFonts w:ascii="Times-Bold" w:hAnsi="Times-Bold" w:cs="Times-Bold"/>
                  <w:b/>
                  <w:bCs/>
                  <w:sz w:val="23"/>
                  <w:szCs w:val="23"/>
                </w:rPr>
                <w:t xml:space="preserve"> </w:t>
              </w:r>
              <w:r w:rsidRPr="00A00737">
                <w:rPr>
                  <w:rFonts w:ascii="Times-Bold" w:hAnsi="Times-Bold" w:cs="Times-Bold"/>
                  <w:bCs/>
                  <w:sz w:val="23"/>
                  <w:szCs w:val="23"/>
                </w:rPr>
                <w:t>TRAORE Moussa</w:t>
              </w:r>
            </w:ins>
          </w:p>
        </w:tc>
        <w:tc>
          <w:tcPr>
            <w:tcW w:w="2552" w:type="dxa"/>
          </w:tcPr>
          <w:p w14:paraId="4EDE1AF1" w14:textId="77777777" w:rsidR="006A62F4" w:rsidRDefault="006A62F4" w:rsidP="00A36245">
            <w:pPr>
              <w:adjustRightInd w:val="0"/>
              <w:rPr>
                <w:ins w:id="12695" w:author="Dr Mamadou SANOGO" w:date="2023-10-27T11:49:00Z"/>
                <w:rFonts w:ascii="Times-Bold" w:hAnsi="Times-Bold" w:cs="Times-Bold"/>
                <w:b/>
                <w:bCs/>
                <w:sz w:val="23"/>
                <w:szCs w:val="23"/>
              </w:rPr>
            </w:pPr>
            <w:proofErr w:type="gramStart"/>
            <w:ins w:id="12696" w:author="Dr Mamadou SANOGO" w:date="2023-10-27T11:49:00Z">
              <w:r>
                <w:rPr>
                  <w:rFonts w:ascii="Times-Bold" w:hAnsi="Times-Bold" w:cs="Times-Bold"/>
                  <w:b/>
                  <w:bCs/>
                  <w:sz w:val="23"/>
                  <w:szCs w:val="23"/>
                </w:rPr>
                <w:t>Diplôme:</w:t>
              </w:r>
              <w:proofErr w:type="gramEnd"/>
              <w:r>
                <w:rPr>
                  <w:rFonts w:ascii="Times-Bold" w:hAnsi="Times-Bold" w:cs="Times-Bold"/>
                  <w:b/>
                  <w:bCs/>
                  <w:sz w:val="23"/>
                  <w:szCs w:val="23"/>
                </w:rPr>
                <w:t xml:space="preserve"> </w:t>
              </w:r>
              <w:r w:rsidRPr="00A00737">
                <w:rPr>
                  <w:rFonts w:ascii="Times-Bold" w:hAnsi="Times-Bold" w:cs="Times-Bold"/>
                  <w:bCs/>
                  <w:sz w:val="23"/>
                  <w:szCs w:val="23"/>
                </w:rPr>
                <w:t>Master</w:t>
              </w:r>
            </w:ins>
          </w:p>
        </w:tc>
        <w:tc>
          <w:tcPr>
            <w:tcW w:w="3009" w:type="dxa"/>
          </w:tcPr>
          <w:p w14:paraId="39BC7A8D" w14:textId="77777777" w:rsidR="006A62F4" w:rsidRDefault="006A62F4" w:rsidP="00A36245">
            <w:pPr>
              <w:adjustRightInd w:val="0"/>
              <w:rPr>
                <w:ins w:id="12697" w:author="Dr Mamadou SANOGO" w:date="2023-10-27T11:49:00Z"/>
                <w:rFonts w:ascii="Times-Bold" w:hAnsi="Times-Bold" w:cs="Times-Bold"/>
                <w:b/>
                <w:bCs/>
                <w:sz w:val="23"/>
                <w:szCs w:val="23"/>
              </w:rPr>
            </w:pPr>
          </w:p>
        </w:tc>
      </w:tr>
    </w:tbl>
    <w:p w14:paraId="7F2AD959" w14:textId="77777777" w:rsidR="006A62F4" w:rsidRDefault="006A62F4" w:rsidP="006A62F4">
      <w:pPr>
        <w:adjustRightInd w:val="0"/>
        <w:rPr>
          <w:ins w:id="12698" w:author="Dr Mamadou SANOGO" w:date="2023-10-27T11:49:00Z"/>
          <w:rFonts w:ascii="Times-Bold" w:eastAsiaTheme="minorHAnsi" w:hAnsi="Times-Bold" w:cs="Times-Bold"/>
          <w:b/>
          <w:bCs/>
          <w:sz w:val="23"/>
          <w:szCs w:val="23"/>
          <w:lang w:eastAsia="en-US"/>
        </w:rPr>
      </w:pPr>
    </w:p>
    <w:p w14:paraId="29E128FD" w14:textId="77777777" w:rsidR="006A62F4" w:rsidRDefault="006A62F4" w:rsidP="006A62F4">
      <w:pPr>
        <w:adjustRightInd w:val="0"/>
        <w:rPr>
          <w:ins w:id="12699" w:author="Dr Mamadou SANOGO" w:date="2023-10-27T11:49:00Z"/>
          <w:rFonts w:ascii="Times-Bold" w:eastAsiaTheme="minorHAnsi" w:hAnsi="Times-Bold" w:cs="Times-Bold"/>
          <w:b/>
          <w:bCs/>
          <w:sz w:val="23"/>
          <w:szCs w:val="23"/>
          <w:lang w:eastAsia="en-US"/>
        </w:rPr>
      </w:pPr>
      <w:ins w:id="12700" w:author="Dr Mamadou SANOGO" w:date="2023-10-27T11:49:00Z">
        <w:r>
          <w:rPr>
            <w:rFonts w:ascii="Times-Bold" w:eastAsiaTheme="minorHAnsi" w:hAnsi="Times-Bold" w:cs="Times-Bold"/>
            <w:b/>
            <w:bCs/>
            <w:sz w:val="23"/>
            <w:szCs w:val="23"/>
            <w:lang w:eastAsia="en-US"/>
          </w:rPr>
          <w:t xml:space="preserve">Chargé de cours du </w:t>
        </w:r>
      </w:ins>
    </w:p>
    <w:p w14:paraId="3DEE3CEA" w14:textId="77777777" w:rsidR="006A62F4" w:rsidRPr="00C8545D" w:rsidRDefault="006A62F4" w:rsidP="006A62F4">
      <w:pPr>
        <w:adjustRightInd w:val="0"/>
        <w:rPr>
          <w:ins w:id="12701" w:author="Dr Mamadou SANOGO" w:date="2023-10-27T11:49:00Z"/>
          <w:rFonts w:ascii="Times-Bold" w:eastAsiaTheme="minorHAnsi" w:hAnsi="Times-Bold" w:cs="Times-Bold"/>
          <w:b/>
          <w:bCs/>
          <w:sz w:val="23"/>
          <w:szCs w:val="23"/>
          <w:lang w:eastAsia="en-US"/>
        </w:rPr>
      </w:pPr>
      <w:ins w:id="12702" w:author="Dr Mamadou SANOGO" w:date="2023-10-27T11:49:00Z">
        <w:r w:rsidRPr="00C8545D">
          <w:rPr>
            <w:rFonts w:ascii="Times-Bold" w:eastAsiaTheme="minorHAnsi" w:hAnsi="Times-Bold" w:cs="Times-Bold"/>
            <w:b/>
            <w:bCs/>
            <w:sz w:val="23"/>
            <w:szCs w:val="23"/>
            <w:lang w:eastAsia="en-US"/>
          </w:rPr>
          <w:t>Les objectifs en termes de compétences minimales à acquérir</w:t>
        </w:r>
      </w:ins>
    </w:p>
    <w:p w14:paraId="77A3B006" w14:textId="77777777" w:rsidR="006A62F4" w:rsidRPr="00C8545D" w:rsidRDefault="006A62F4" w:rsidP="006A62F4">
      <w:pPr>
        <w:pStyle w:val="Paragraphedeliste"/>
        <w:numPr>
          <w:ilvl w:val="0"/>
          <w:numId w:val="42"/>
        </w:numPr>
        <w:spacing w:after="160" w:line="259" w:lineRule="auto"/>
        <w:rPr>
          <w:ins w:id="12703" w:author="Dr Mamadou SANOGO" w:date="2023-10-27T11:49:00Z"/>
          <w:bCs/>
        </w:rPr>
      </w:pPr>
      <w:ins w:id="12704" w:author="Dr Mamadou SANOGO" w:date="2023-10-27T11:49:00Z">
        <w:r w:rsidRPr="00C8545D">
          <w:rPr>
            <w:bCs/>
          </w:rPr>
          <w:t>Acquérir des notions de base en management</w:t>
        </w:r>
      </w:ins>
    </w:p>
    <w:p w14:paraId="5DA4E045" w14:textId="77777777" w:rsidR="006A62F4" w:rsidRPr="00C8545D" w:rsidRDefault="006A62F4" w:rsidP="006A62F4">
      <w:pPr>
        <w:adjustRightInd w:val="0"/>
        <w:rPr>
          <w:ins w:id="12705" w:author="Dr Mamadou SANOGO" w:date="2023-10-27T11:49:00Z"/>
          <w:rFonts w:ascii="Times-Bold" w:eastAsiaTheme="minorHAnsi" w:hAnsi="Times-Bold" w:cs="Times-Bold"/>
          <w:b/>
          <w:bCs/>
          <w:sz w:val="23"/>
          <w:szCs w:val="23"/>
          <w:lang w:eastAsia="en-US"/>
        </w:rPr>
      </w:pPr>
      <w:ins w:id="12706" w:author="Dr Mamadou SANOGO" w:date="2023-10-27T11:49:00Z">
        <w:r w:rsidRPr="00C8545D">
          <w:rPr>
            <w:rFonts w:ascii="Times-Bold" w:eastAsiaTheme="minorHAnsi" w:hAnsi="Times-Bold" w:cs="Times-Bold"/>
            <w:b/>
            <w:bCs/>
            <w:sz w:val="23"/>
            <w:szCs w:val="23"/>
            <w:lang w:eastAsia="en-US"/>
          </w:rPr>
          <w:t>Les prérequis attendus</w:t>
        </w:r>
      </w:ins>
    </w:p>
    <w:p w14:paraId="193CAE48" w14:textId="77777777" w:rsidR="006A62F4" w:rsidRPr="00C8545D" w:rsidRDefault="006A62F4" w:rsidP="006A62F4">
      <w:pPr>
        <w:spacing w:after="160" w:line="259" w:lineRule="auto"/>
        <w:rPr>
          <w:ins w:id="12707" w:author="Dr Mamadou SANOGO" w:date="2023-10-27T11:49:00Z"/>
          <w:bCs/>
        </w:rPr>
      </w:pPr>
      <w:ins w:id="12708" w:author="Dr Mamadou SANOGO" w:date="2023-10-27T11:49:00Z">
        <w:r>
          <w:rPr>
            <w:bCs/>
          </w:rPr>
          <w:t xml:space="preserve">Notion </w:t>
        </w:r>
        <w:r w:rsidRPr="00C8545D">
          <w:rPr>
            <w:bCs/>
          </w:rPr>
          <w:t>élémentaire</w:t>
        </w:r>
        <w:r>
          <w:rPr>
            <w:bCs/>
          </w:rPr>
          <w:t xml:space="preserve"> en gestion</w:t>
        </w:r>
        <w:r w:rsidRPr="00C8545D">
          <w:rPr>
            <w:bCs/>
          </w:rPr>
          <w:t xml:space="preserve"> </w:t>
        </w:r>
      </w:ins>
    </w:p>
    <w:p w14:paraId="47F6B342" w14:textId="77777777" w:rsidR="006A62F4" w:rsidRPr="00C8545D" w:rsidRDefault="006A62F4" w:rsidP="006A62F4">
      <w:pPr>
        <w:adjustRightInd w:val="0"/>
        <w:rPr>
          <w:ins w:id="12709" w:author="Dr Mamadou SANOGO" w:date="2023-10-27T11:49:00Z"/>
          <w:rFonts w:ascii="Times-Bold" w:eastAsiaTheme="minorHAnsi" w:hAnsi="Times-Bold" w:cs="Times-Bold"/>
          <w:b/>
          <w:bCs/>
          <w:sz w:val="23"/>
          <w:szCs w:val="23"/>
          <w:lang w:eastAsia="en-US"/>
        </w:rPr>
      </w:pPr>
      <w:ins w:id="12710" w:author="Dr Mamadou SANOGO" w:date="2023-10-27T11:49:00Z">
        <w:r w:rsidRPr="00C8545D">
          <w:rPr>
            <w:rFonts w:ascii="Times-Bold" w:eastAsiaTheme="minorHAnsi" w:hAnsi="Times-Bold" w:cs="Times-Bold"/>
            <w:b/>
            <w:bCs/>
            <w:sz w:val="23"/>
            <w:szCs w:val="23"/>
            <w:lang w:eastAsia="en-US"/>
          </w:rPr>
          <w:t>Contenu</w:t>
        </w:r>
      </w:ins>
    </w:p>
    <w:p w14:paraId="5E47C02B" w14:textId="77777777" w:rsidR="006A62F4" w:rsidRPr="00C8545D" w:rsidRDefault="006A62F4" w:rsidP="006A62F4">
      <w:pPr>
        <w:numPr>
          <w:ilvl w:val="0"/>
          <w:numId w:val="41"/>
        </w:numPr>
        <w:autoSpaceDE w:val="0"/>
        <w:autoSpaceDN w:val="0"/>
        <w:adjustRightInd w:val="0"/>
        <w:rPr>
          <w:ins w:id="12711" w:author="Dr Mamadou SANOGO" w:date="2023-10-27T11:49:00Z"/>
          <w:rFonts w:eastAsiaTheme="minorHAnsi"/>
          <w:szCs w:val="24"/>
          <w:lang w:eastAsia="en-US"/>
        </w:rPr>
      </w:pPr>
      <w:ins w:id="12712" w:author="Dr Mamadou SANOGO" w:date="2023-10-27T11:49:00Z">
        <w:r w:rsidRPr="00C8545D">
          <w:rPr>
            <w:rFonts w:eastAsiaTheme="minorHAnsi"/>
            <w:szCs w:val="24"/>
            <w:lang w:eastAsia="en-US"/>
          </w:rPr>
          <w:t>Introduction générale au management</w:t>
        </w:r>
      </w:ins>
    </w:p>
    <w:p w14:paraId="01A41F9F" w14:textId="77777777" w:rsidR="006A62F4" w:rsidRPr="00C8545D" w:rsidRDefault="006A62F4" w:rsidP="006A62F4">
      <w:pPr>
        <w:numPr>
          <w:ilvl w:val="0"/>
          <w:numId w:val="41"/>
        </w:numPr>
        <w:autoSpaceDE w:val="0"/>
        <w:autoSpaceDN w:val="0"/>
        <w:adjustRightInd w:val="0"/>
        <w:rPr>
          <w:ins w:id="12713" w:author="Dr Mamadou SANOGO" w:date="2023-10-27T11:49:00Z"/>
          <w:rFonts w:eastAsiaTheme="minorHAnsi"/>
          <w:szCs w:val="24"/>
          <w:lang w:eastAsia="en-US"/>
        </w:rPr>
      </w:pPr>
      <w:ins w:id="12714" w:author="Dr Mamadou SANOGO" w:date="2023-10-27T11:49:00Z">
        <w:r w:rsidRPr="00C8545D">
          <w:rPr>
            <w:rFonts w:eastAsiaTheme="minorHAnsi"/>
            <w:szCs w:val="24"/>
            <w:lang w:eastAsia="en-US"/>
          </w:rPr>
          <w:t xml:space="preserve">Définition des concepts </w:t>
        </w:r>
      </w:ins>
    </w:p>
    <w:p w14:paraId="105DBCC1" w14:textId="77777777" w:rsidR="006A62F4" w:rsidRPr="00C8545D" w:rsidRDefault="006A62F4" w:rsidP="006A62F4">
      <w:pPr>
        <w:numPr>
          <w:ilvl w:val="0"/>
          <w:numId w:val="41"/>
        </w:numPr>
        <w:autoSpaceDE w:val="0"/>
        <w:autoSpaceDN w:val="0"/>
        <w:adjustRightInd w:val="0"/>
        <w:rPr>
          <w:ins w:id="12715" w:author="Dr Mamadou SANOGO" w:date="2023-10-27T11:49:00Z"/>
          <w:rFonts w:eastAsiaTheme="minorHAnsi"/>
          <w:szCs w:val="24"/>
          <w:lang w:eastAsia="en-US"/>
        </w:rPr>
      </w:pPr>
      <w:ins w:id="12716" w:author="Dr Mamadou SANOGO" w:date="2023-10-27T11:49:00Z">
        <w:r w:rsidRPr="00C8545D">
          <w:rPr>
            <w:rFonts w:eastAsiaTheme="minorHAnsi"/>
            <w:szCs w:val="24"/>
            <w:lang w:eastAsia="en-US"/>
          </w:rPr>
          <w:t xml:space="preserve">Responsabilité de la direction </w:t>
        </w:r>
      </w:ins>
    </w:p>
    <w:p w14:paraId="771EEF1C" w14:textId="77777777" w:rsidR="006A62F4" w:rsidRDefault="006A62F4" w:rsidP="006A62F4">
      <w:pPr>
        <w:adjustRightInd w:val="0"/>
        <w:rPr>
          <w:ins w:id="12717" w:author="Dr Mamadou SANOGO" w:date="2023-10-27T11:49:00Z"/>
          <w:rFonts w:ascii="Times-Bold" w:eastAsiaTheme="minorHAnsi" w:hAnsi="Times-Bold" w:cs="Times-Bold"/>
          <w:b/>
          <w:bCs/>
          <w:sz w:val="23"/>
          <w:szCs w:val="23"/>
          <w:lang w:eastAsia="en-US"/>
        </w:rPr>
      </w:pPr>
    </w:p>
    <w:p w14:paraId="78C7F6F3" w14:textId="77777777" w:rsidR="006A62F4" w:rsidRPr="00C8545D" w:rsidRDefault="006A62F4" w:rsidP="006A62F4">
      <w:pPr>
        <w:adjustRightInd w:val="0"/>
        <w:rPr>
          <w:ins w:id="12718" w:author="Dr Mamadou SANOGO" w:date="2023-10-27T11:49:00Z"/>
          <w:rFonts w:ascii="Times-Bold" w:eastAsiaTheme="minorHAnsi" w:hAnsi="Times-Bold" w:cs="Times-Bold"/>
          <w:b/>
          <w:bCs/>
          <w:sz w:val="23"/>
          <w:szCs w:val="23"/>
          <w:lang w:eastAsia="en-US"/>
        </w:rPr>
      </w:pPr>
      <w:ins w:id="12719" w:author="Dr Mamadou SANOGO" w:date="2023-10-27T11:49:00Z">
        <w:r w:rsidRPr="00C8545D">
          <w:rPr>
            <w:rFonts w:ascii="Times-Bold" w:eastAsiaTheme="minorHAnsi" w:hAnsi="Times-Bold" w:cs="Times-Bold"/>
            <w:b/>
            <w:bCs/>
            <w:sz w:val="23"/>
            <w:szCs w:val="23"/>
            <w:lang w:eastAsia="en-US"/>
          </w:rPr>
          <w:t>Prolongements possibles</w:t>
        </w:r>
      </w:ins>
    </w:p>
    <w:p w14:paraId="2A59AE8E" w14:textId="77777777" w:rsidR="006A62F4" w:rsidRPr="00C8545D" w:rsidRDefault="006A62F4" w:rsidP="006A62F4">
      <w:pPr>
        <w:spacing w:line="259" w:lineRule="auto"/>
        <w:rPr>
          <w:ins w:id="12720" w:author="Dr Mamadou SANOGO" w:date="2023-10-27T11:49:00Z"/>
          <w:bCs/>
        </w:rPr>
      </w:pPr>
      <w:ins w:id="12721" w:author="Dr Mamadou SANOGO" w:date="2023-10-27T11:49:00Z">
        <w:r w:rsidRPr="00C8545D">
          <w:rPr>
            <w:bCs/>
          </w:rPr>
          <w:t>Management des services de santé</w:t>
        </w:r>
      </w:ins>
    </w:p>
    <w:p w14:paraId="4D8A552D" w14:textId="77777777" w:rsidR="006A62F4" w:rsidRDefault="006A62F4" w:rsidP="006A62F4">
      <w:pPr>
        <w:rPr>
          <w:ins w:id="12722" w:author="Dr Mamadou SANOGO" w:date="2023-10-27T11:49:00Z"/>
        </w:rPr>
      </w:pPr>
      <w:ins w:id="12723" w:author="Dr Mamadou SANOGO" w:date="2023-10-27T11:49:00Z">
        <w:r w:rsidRPr="00C8545D">
          <w:rPr>
            <w:rFonts w:ascii="Times-Bold" w:eastAsiaTheme="minorHAnsi" w:hAnsi="Times-Bold" w:cs="Times-Bold"/>
            <w:b/>
            <w:bCs/>
            <w:sz w:val="23"/>
            <w:szCs w:val="23"/>
            <w:lang w:eastAsia="en-US"/>
          </w:rPr>
          <w:t>Mots-clés :</w:t>
        </w:r>
        <w:r w:rsidRPr="00A44B48">
          <w:rPr>
            <w:rFonts w:ascii="Times-Bold" w:eastAsiaTheme="minorHAnsi" w:hAnsi="Times-Bold" w:cs="Times-Bold"/>
            <w:b/>
            <w:bCs/>
            <w:sz w:val="21"/>
            <w:szCs w:val="23"/>
            <w:lang w:eastAsia="en-US"/>
          </w:rPr>
          <w:t xml:space="preserve"> </w:t>
        </w:r>
        <w:r w:rsidRPr="00C8545D">
          <w:rPr>
            <w:bCs/>
          </w:rPr>
          <w:t>Gestion, généralités, service</w:t>
        </w:r>
      </w:ins>
    </w:p>
    <w:p w14:paraId="4EF28626" w14:textId="77777777" w:rsidR="006A62F4" w:rsidRPr="00122633" w:rsidRDefault="006A62F4" w:rsidP="006A62F4">
      <w:pPr>
        <w:rPr>
          <w:ins w:id="12724" w:author="Dr Mamadou SANOGO" w:date="2023-10-27T11:49:00Z"/>
        </w:rPr>
      </w:pPr>
    </w:p>
    <w:p w14:paraId="491141BC" w14:textId="77777777" w:rsidR="006A62F4" w:rsidRDefault="006A62F4" w:rsidP="006A62F4">
      <w:pPr>
        <w:rPr>
          <w:ins w:id="12725" w:author="Dr Mamadou SANOGO" w:date="2023-10-27T11:49:00Z"/>
        </w:rPr>
      </w:pPr>
    </w:p>
    <w:p w14:paraId="3613B2A6" w14:textId="77777777" w:rsidR="006A62F4" w:rsidRDefault="006A62F4" w:rsidP="006A62F4">
      <w:pPr>
        <w:rPr>
          <w:ins w:id="12726" w:author="Dr Mamadou SANOGO" w:date="2023-10-27T11:49:00Z"/>
        </w:rPr>
      </w:pPr>
    </w:p>
    <w:p w14:paraId="2CB94C9E" w14:textId="77777777" w:rsidR="006A62F4" w:rsidRDefault="006A62F4" w:rsidP="006A62F4">
      <w:pPr>
        <w:rPr>
          <w:ins w:id="12727" w:author="Dr Mamadou SANOGO" w:date="2023-10-27T11:49:00Z"/>
        </w:rPr>
      </w:pPr>
    </w:p>
    <w:p w14:paraId="5BBD19B8" w14:textId="77777777" w:rsidR="006A62F4" w:rsidRDefault="006A62F4" w:rsidP="006A62F4">
      <w:pPr>
        <w:rPr>
          <w:ins w:id="12728" w:author="Dr Mamadou SANOGO" w:date="2023-10-27T11:49:00Z"/>
        </w:rPr>
      </w:pPr>
    </w:p>
    <w:p w14:paraId="00909D43" w14:textId="77777777" w:rsidR="006A62F4" w:rsidRDefault="006A62F4" w:rsidP="006A62F4">
      <w:pPr>
        <w:rPr>
          <w:ins w:id="12729" w:author="Dr Mamadou SANOGO" w:date="2023-10-27T11:49:00Z"/>
        </w:rPr>
      </w:pPr>
    </w:p>
    <w:p w14:paraId="46EDB8A7" w14:textId="77777777" w:rsidR="006A62F4" w:rsidRDefault="006A62F4" w:rsidP="006A62F4">
      <w:pPr>
        <w:rPr>
          <w:ins w:id="12730" w:author="Dr Mamadou SANOGO" w:date="2023-10-27T11:49:00Z"/>
        </w:rPr>
      </w:pPr>
    </w:p>
    <w:p w14:paraId="28D1CA0B" w14:textId="77777777" w:rsidR="006A62F4" w:rsidRDefault="006A62F4" w:rsidP="006A62F4">
      <w:pPr>
        <w:rPr>
          <w:ins w:id="12731" w:author="Dr Mamadou SANOGO" w:date="2023-10-27T11:49:00Z"/>
        </w:rPr>
      </w:pPr>
    </w:p>
    <w:p w14:paraId="1340D21A" w14:textId="77777777" w:rsidR="006A62F4" w:rsidRDefault="006A62F4" w:rsidP="006A62F4">
      <w:pPr>
        <w:rPr>
          <w:ins w:id="12732" w:author="Dr Mamadou SANOGO" w:date="2023-10-27T11:49:00Z"/>
        </w:rPr>
      </w:pPr>
    </w:p>
    <w:p w14:paraId="38C8FB93" w14:textId="77777777" w:rsidR="006A62F4" w:rsidRDefault="006A62F4" w:rsidP="006A62F4">
      <w:pPr>
        <w:rPr>
          <w:ins w:id="12733" w:author="Dr Mamadou SANOGO" w:date="2023-10-27T11:49:00Z"/>
        </w:rPr>
      </w:pPr>
    </w:p>
    <w:p w14:paraId="1167FEDC" w14:textId="77777777" w:rsidR="006A62F4" w:rsidRDefault="006A62F4" w:rsidP="006A62F4">
      <w:pPr>
        <w:rPr>
          <w:ins w:id="12734" w:author="Dr Mamadou SANOGO" w:date="2023-10-27T11:49:00Z"/>
        </w:rPr>
      </w:pPr>
    </w:p>
    <w:p w14:paraId="5DA90A33" w14:textId="77777777" w:rsidR="006A62F4" w:rsidRDefault="006A62F4" w:rsidP="006A62F4">
      <w:pPr>
        <w:rPr>
          <w:ins w:id="12735" w:author="Dr Mamadou SANOGO" w:date="2023-10-27T11:49:00Z"/>
        </w:rPr>
      </w:pPr>
    </w:p>
    <w:p w14:paraId="38F91CEC" w14:textId="77777777" w:rsidR="006A62F4" w:rsidRDefault="006A62F4" w:rsidP="006A62F4">
      <w:pPr>
        <w:rPr>
          <w:ins w:id="12736" w:author="Dr Mamadou SANOGO" w:date="2023-10-27T11:49:00Z"/>
        </w:rPr>
      </w:pPr>
    </w:p>
    <w:p w14:paraId="47D74DC5" w14:textId="77777777" w:rsidR="006A62F4" w:rsidRDefault="006A62F4" w:rsidP="006A62F4">
      <w:pPr>
        <w:rPr>
          <w:ins w:id="12737" w:author="Dr Mamadou SANOGO" w:date="2023-10-27T11:49:00Z"/>
        </w:rPr>
      </w:pPr>
    </w:p>
    <w:p w14:paraId="29CF55B6" w14:textId="77777777" w:rsidR="006A62F4" w:rsidRDefault="006A62F4" w:rsidP="006A62F4">
      <w:pPr>
        <w:rPr>
          <w:ins w:id="12738" w:author="Dr Mamadou SANOGO" w:date="2023-10-27T11:49:00Z"/>
        </w:rPr>
      </w:pPr>
    </w:p>
    <w:p w14:paraId="1217E41D" w14:textId="77777777" w:rsidR="006A62F4" w:rsidRDefault="006A62F4" w:rsidP="006A62F4">
      <w:pPr>
        <w:rPr>
          <w:ins w:id="12739" w:author="Dr Mamadou SANOGO" w:date="2023-10-27T11:49:00Z"/>
        </w:rPr>
      </w:pPr>
    </w:p>
    <w:p w14:paraId="3996DA78" w14:textId="77777777" w:rsidR="006A62F4" w:rsidRDefault="006A62F4" w:rsidP="006A62F4">
      <w:pPr>
        <w:rPr>
          <w:ins w:id="12740" w:author="Dr Mamadou SANOGO" w:date="2023-10-27T11:49:00Z"/>
        </w:rPr>
      </w:pPr>
    </w:p>
    <w:p w14:paraId="6B47EE54" w14:textId="77777777" w:rsidR="006A62F4" w:rsidRDefault="006A62F4" w:rsidP="006A62F4">
      <w:pPr>
        <w:rPr>
          <w:ins w:id="12741" w:author="Dr Mamadou SANOGO" w:date="2023-10-27T11:49:00Z"/>
        </w:rPr>
      </w:pPr>
    </w:p>
    <w:p w14:paraId="418F0A52" w14:textId="77777777" w:rsidR="006A62F4" w:rsidRDefault="006A62F4" w:rsidP="006A62F4">
      <w:pPr>
        <w:rPr>
          <w:ins w:id="12742" w:author="Dr Mamadou SANOGO" w:date="2023-10-27T11:49:00Z"/>
        </w:rPr>
      </w:pPr>
    </w:p>
    <w:p w14:paraId="278BC4BB" w14:textId="77777777" w:rsidR="006A62F4" w:rsidRDefault="006A62F4" w:rsidP="006A62F4">
      <w:pPr>
        <w:rPr>
          <w:ins w:id="12743" w:author="Dr Mamadou SANOGO" w:date="2023-10-27T11:49:00Z"/>
        </w:rPr>
      </w:pPr>
    </w:p>
    <w:p w14:paraId="380704B6" w14:textId="0F858FB4" w:rsidR="006A62F4" w:rsidRDefault="006A62F4" w:rsidP="006A62F4">
      <w:pPr>
        <w:rPr>
          <w:ins w:id="12744" w:author="Dr Mamadou SANOGO" w:date="2023-10-27T14:07:00Z"/>
        </w:rPr>
      </w:pPr>
    </w:p>
    <w:p w14:paraId="11E69D8C" w14:textId="2FEC2CFD" w:rsidR="006778CD" w:rsidRDefault="006778CD" w:rsidP="006A62F4">
      <w:pPr>
        <w:rPr>
          <w:ins w:id="12745" w:author="Dr Mamadou SANOGO" w:date="2023-10-27T14:07:00Z"/>
        </w:rPr>
      </w:pPr>
    </w:p>
    <w:p w14:paraId="1286ADEB" w14:textId="221EAB03" w:rsidR="006778CD" w:rsidRDefault="006778CD" w:rsidP="006A62F4">
      <w:pPr>
        <w:rPr>
          <w:ins w:id="12746" w:author="Dr Mamadou SANOGO" w:date="2023-10-27T14:07:00Z"/>
        </w:rPr>
      </w:pPr>
    </w:p>
    <w:p w14:paraId="0D935D19" w14:textId="77777777" w:rsidR="006778CD" w:rsidRDefault="006778CD" w:rsidP="006A62F4">
      <w:pPr>
        <w:rPr>
          <w:ins w:id="12747" w:author="Dr Mamadou SANOGO" w:date="2023-10-27T11:49:00Z"/>
        </w:rPr>
      </w:pPr>
    </w:p>
    <w:p w14:paraId="63E8C1E8" w14:textId="77777777" w:rsidR="006A62F4" w:rsidRDefault="006A62F4" w:rsidP="006A62F4">
      <w:pPr>
        <w:rPr>
          <w:ins w:id="12748" w:author="Dr Mamadou SANOGO" w:date="2023-10-27T11:49:00Z"/>
        </w:rPr>
      </w:pPr>
    </w:p>
    <w:p w14:paraId="7363D2B8" w14:textId="77777777" w:rsidR="006A62F4" w:rsidRPr="002515A9" w:rsidRDefault="006A62F4" w:rsidP="006A62F4">
      <w:pPr>
        <w:shd w:val="clear" w:color="auto" w:fill="A6A6A6" w:themeFill="background1" w:themeFillShade="A6"/>
        <w:adjustRightInd w:val="0"/>
        <w:jc w:val="center"/>
        <w:rPr>
          <w:ins w:id="12749" w:author="Dr Mamadou SANOGO" w:date="2023-10-27T11:49:00Z"/>
          <w:rFonts w:ascii="Times-Bold" w:eastAsiaTheme="minorHAnsi" w:hAnsi="Times-Bold" w:cs="Times-Bold"/>
          <w:b/>
          <w:bCs/>
          <w:sz w:val="23"/>
          <w:szCs w:val="23"/>
          <w:lang w:eastAsia="en-US"/>
        </w:rPr>
      </w:pPr>
      <w:ins w:id="12750" w:author="Dr Mamadou SANOGO" w:date="2023-10-27T11:49:00Z">
        <w:r w:rsidRPr="002515A9">
          <w:rPr>
            <w:rFonts w:ascii="Times-Bold" w:eastAsiaTheme="minorHAnsi" w:hAnsi="Times-Bold" w:cs="Times-Bold"/>
            <w:b/>
            <w:bCs/>
            <w:sz w:val="23"/>
            <w:szCs w:val="23"/>
            <w:lang w:eastAsia="en-US"/>
          </w:rPr>
          <w:t>Semestre :</w:t>
        </w:r>
        <w:r>
          <w:rPr>
            <w:rFonts w:ascii="Times-Bold" w:eastAsiaTheme="minorHAnsi" w:hAnsi="Times-Bold" w:cs="Times-Bold"/>
            <w:b/>
            <w:bCs/>
            <w:sz w:val="23"/>
            <w:szCs w:val="23"/>
            <w:lang w:eastAsia="en-US"/>
          </w:rPr>
          <w:t xml:space="preserve"> 1</w:t>
        </w:r>
      </w:ins>
    </w:p>
    <w:p w14:paraId="5797DD32" w14:textId="77777777" w:rsidR="006A62F4" w:rsidRPr="00182AD2" w:rsidRDefault="006A62F4" w:rsidP="006A62F4">
      <w:pPr>
        <w:shd w:val="clear" w:color="auto" w:fill="A6A6A6" w:themeFill="background1" w:themeFillShade="A6"/>
        <w:adjustRightInd w:val="0"/>
        <w:jc w:val="center"/>
        <w:rPr>
          <w:ins w:id="12751" w:author="Dr Mamadou SANOGO" w:date="2023-10-27T11:49:00Z"/>
          <w:rFonts w:ascii="Times-Roman" w:eastAsiaTheme="minorHAnsi" w:hAnsi="Times-Roman" w:cs="Times-Roman"/>
          <w:sz w:val="23"/>
          <w:szCs w:val="23"/>
          <w:lang w:eastAsia="en-US"/>
        </w:rPr>
      </w:pPr>
      <w:ins w:id="12752" w:author="Dr Mamadou SANOGO" w:date="2023-10-27T11:49:00Z">
        <w:r w:rsidRPr="002515A9">
          <w:rPr>
            <w:rFonts w:ascii="Times-Bold" w:eastAsiaTheme="minorHAnsi" w:hAnsi="Times-Bold" w:cs="Times-Bold"/>
            <w:b/>
            <w:bCs/>
            <w:sz w:val="23"/>
            <w:szCs w:val="23"/>
            <w:lang w:eastAsia="en-US"/>
          </w:rPr>
          <w:t>Intitulé de l’UE :</w:t>
        </w:r>
        <w:r w:rsidRPr="00027DE6">
          <w:t xml:space="preserve"> </w:t>
        </w:r>
        <w:r>
          <w:rPr>
            <w:rFonts w:ascii="Times-Roman" w:eastAsiaTheme="minorHAnsi" w:hAnsi="Times-Roman" w:cs="Times-Roman"/>
            <w:sz w:val="23"/>
            <w:szCs w:val="23"/>
            <w:lang w:eastAsia="en-US"/>
          </w:rPr>
          <w:t>MSSI2101</w:t>
        </w:r>
        <w:r w:rsidRPr="00182AD2">
          <w:rPr>
            <w:rFonts w:ascii="Times-Roman" w:eastAsiaTheme="minorHAnsi" w:hAnsi="Times-Roman" w:cs="Times-Roman"/>
            <w:sz w:val="23"/>
            <w:szCs w:val="23"/>
            <w:lang w:eastAsia="en-US"/>
          </w:rPr>
          <w:t xml:space="preserve"> Management des services de santé I</w:t>
        </w:r>
      </w:ins>
    </w:p>
    <w:p w14:paraId="780DA6D8" w14:textId="77777777" w:rsidR="006A62F4" w:rsidRDefault="006A62F4" w:rsidP="006A62F4">
      <w:pPr>
        <w:shd w:val="clear" w:color="auto" w:fill="D9D9D9" w:themeFill="background1" w:themeFillShade="D9"/>
        <w:adjustRightInd w:val="0"/>
        <w:jc w:val="center"/>
        <w:rPr>
          <w:ins w:id="12753" w:author="Dr Mamadou SANOGO" w:date="2023-10-27T11:49:00Z"/>
          <w:rFonts w:ascii="Times-Bold" w:eastAsiaTheme="minorHAnsi" w:hAnsi="Times-Bold" w:cs="Times-Bold"/>
          <w:b/>
          <w:bCs/>
          <w:sz w:val="23"/>
          <w:szCs w:val="23"/>
          <w:lang w:eastAsia="en-US"/>
        </w:rPr>
      </w:pPr>
    </w:p>
    <w:p w14:paraId="3EC6AAF3" w14:textId="77777777" w:rsidR="006A62F4" w:rsidRPr="005A49C7" w:rsidRDefault="006A62F4" w:rsidP="006A62F4">
      <w:pPr>
        <w:shd w:val="clear" w:color="auto" w:fill="BFBFBF" w:themeFill="background1" w:themeFillShade="BF"/>
        <w:adjustRightInd w:val="0"/>
        <w:jc w:val="center"/>
        <w:rPr>
          <w:ins w:id="12754" w:author="Dr Mamadou SANOGO" w:date="2023-10-27T11:49:00Z"/>
          <w:rFonts w:ascii="Times-Roman" w:eastAsiaTheme="minorHAnsi" w:hAnsi="Times-Roman" w:cs="Times-Roman"/>
          <w:sz w:val="23"/>
          <w:szCs w:val="23"/>
          <w:lang w:eastAsia="en-US"/>
        </w:rPr>
      </w:pPr>
      <w:ins w:id="12755" w:author="Dr Mamadou SANOGO" w:date="2023-10-27T11:49: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sidRPr="00182AD2">
          <w:rPr>
            <w:rFonts w:ascii="Times-Roman" w:eastAsiaTheme="minorHAnsi" w:hAnsi="Times-Roman" w:cs="Times-Roman"/>
            <w:bCs/>
            <w:sz w:val="23"/>
            <w:szCs w:val="23"/>
            <w:lang w:eastAsia="en-US"/>
          </w:rPr>
          <w:t>Management de la qualité des soins</w:t>
        </w:r>
      </w:ins>
    </w:p>
    <w:p w14:paraId="6698F721" w14:textId="77777777" w:rsidR="006A62F4" w:rsidRDefault="006A62F4" w:rsidP="006A62F4">
      <w:pPr>
        <w:shd w:val="clear" w:color="auto" w:fill="F2F2F2" w:themeFill="background1" w:themeFillShade="F2"/>
        <w:adjustRightInd w:val="0"/>
        <w:jc w:val="center"/>
        <w:rPr>
          <w:ins w:id="12756" w:author="Dr Mamadou SANOGO" w:date="2023-10-27T11:49:00Z"/>
          <w:rFonts w:ascii="Times-Bold" w:eastAsiaTheme="minorHAnsi" w:hAnsi="Times-Bold" w:cs="Times-Bold"/>
          <w:b/>
          <w:bCs/>
          <w:sz w:val="23"/>
          <w:szCs w:val="23"/>
          <w:lang w:eastAsia="en-US"/>
        </w:rPr>
      </w:pPr>
    </w:p>
    <w:p w14:paraId="154D9870" w14:textId="77777777" w:rsidR="006A62F4" w:rsidRPr="00935E2C" w:rsidRDefault="006A62F4" w:rsidP="006A62F4">
      <w:pPr>
        <w:shd w:val="clear" w:color="auto" w:fill="F2F2F2" w:themeFill="background1" w:themeFillShade="F2"/>
        <w:adjustRightInd w:val="0"/>
        <w:jc w:val="center"/>
        <w:rPr>
          <w:ins w:id="12757" w:author="Dr Mamadou SANOGO" w:date="2023-10-27T11:49:00Z"/>
          <w:rFonts w:ascii="Times-Roman" w:eastAsiaTheme="minorHAnsi" w:hAnsi="Times-Roman" w:cs="Times-Roman"/>
          <w:sz w:val="23"/>
          <w:szCs w:val="23"/>
          <w:lang w:eastAsia="en-US"/>
        </w:rPr>
      </w:pPr>
      <w:ins w:id="12758" w:author="Dr Mamadou SANOGO" w:date="2023-10-27T11:49:00Z">
        <w:r>
          <w:rPr>
            <w:rFonts w:ascii="Times-Bold" w:eastAsiaTheme="minorHAnsi" w:hAnsi="Times-Bold" w:cs="Times-Bold"/>
            <w:b/>
            <w:bCs/>
            <w:sz w:val="23"/>
            <w:szCs w:val="23"/>
            <w:lang w:eastAsia="en-US"/>
          </w:rPr>
          <w:t>CM/TD/</w:t>
        </w:r>
        <w:proofErr w:type="gramStart"/>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sidRPr="002A34E7">
          <w:rPr>
            <w:rFonts w:ascii="Times-Bold" w:eastAsiaTheme="minorHAnsi" w:hAnsi="Times-Bold" w:cs="Times-Bold"/>
            <w:bCs/>
            <w:sz w:val="23"/>
            <w:szCs w:val="23"/>
            <w:lang w:eastAsia="en-US"/>
          </w:rPr>
          <w:t>30</w:t>
        </w:r>
        <w:r>
          <w:rPr>
            <w:rFonts w:ascii="Times-Bold" w:eastAsiaTheme="minorHAnsi" w:hAnsi="Times-Bold" w:cs="Times-Bold"/>
            <w:bCs/>
            <w:sz w:val="23"/>
            <w:szCs w:val="23"/>
            <w:lang w:eastAsia="en-US"/>
          </w:rPr>
          <w:t>/30/00</w:t>
        </w:r>
      </w:ins>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2552"/>
        <w:gridCol w:w="3009"/>
      </w:tblGrid>
      <w:tr w:rsidR="006A62F4" w14:paraId="430D21A2" w14:textId="77777777" w:rsidTr="00A36245">
        <w:trPr>
          <w:ins w:id="12759" w:author="Dr Mamadou SANOGO" w:date="2023-10-27T11:49:00Z"/>
        </w:trPr>
        <w:tc>
          <w:tcPr>
            <w:tcW w:w="9780" w:type="dxa"/>
            <w:gridSpan w:val="3"/>
          </w:tcPr>
          <w:p w14:paraId="5CDDC64B" w14:textId="77777777" w:rsidR="006A62F4" w:rsidRDefault="006A62F4" w:rsidP="00A36245">
            <w:pPr>
              <w:adjustRightInd w:val="0"/>
              <w:jc w:val="center"/>
              <w:rPr>
                <w:ins w:id="12760" w:author="Dr Mamadou SANOGO" w:date="2023-10-27T11:49:00Z"/>
                <w:rFonts w:ascii="Times-Bold" w:hAnsi="Times-Bold" w:cs="Times-Bold"/>
                <w:b/>
                <w:bCs/>
                <w:sz w:val="23"/>
                <w:szCs w:val="23"/>
              </w:rPr>
            </w:pPr>
          </w:p>
        </w:tc>
      </w:tr>
      <w:tr w:rsidR="006A62F4" w14:paraId="3621D752" w14:textId="77777777" w:rsidTr="00A36245">
        <w:trPr>
          <w:ins w:id="12761" w:author="Dr Mamadou SANOGO" w:date="2023-10-27T11:49:00Z"/>
        </w:trPr>
        <w:tc>
          <w:tcPr>
            <w:tcW w:w="4219" w:type="dxa"/>
          </w:tcPr>
          <w:p w14:paraId="69D01D63" w14:textId="77777777" w:rsidR="006A62F4" w:rsidRDefault="006A62F4" w:rsidP="00A36245">
            <w:pPr>
              <w:adjustRightInd w:val="0"/>
              <w:rPr>
                <w:ins w:id="12762" w:author="Dr Mamadou SANOGO" w:date="2023-10-27T11:49:00Z"/>
                <w:rFonts w:ascii="Times-Bold" w:hAnsi="Times-Bold" w:cs="Times-Bold"/>
                <w:b/>
                <w:bCs/>
                <w:sz w:val="23"/>
                <w:szCs w:val="23"/>
              </w:rPr>
            </w:pPr>
            <w:ins w:id="12763" w:author="Dr Mamadou SANOGO" w:date="2023-10-27T11:49:00Z">
              <w:r>
                <w:rPr>
                  <w:rFonts w:ascii="Times-Bold" w:hAnsi="Times-Bold" w:cs="Times-Bold"/>
                  <w:b/>
                  <w:bCs/>
                  <w:sz w:val="23"/>
                  <w:szCs w:val="23"/>
                </w:rPr>
                <w:t xml:space="preserve">Chargé de </w:t>
              </w:r>
              <w:proofErr w:type="gramStart"/>
              <w:r>
                <w:rPr>
                  <w:rFonts w:ascii="Times-Bold" w:hAnsi="Times-Bold" w:cs="Times-Bold"/>
                  <w:b/>
                  <w:bCs/>
                  <w:sz w:val="23"/>
                  <w:szCs w:val="23"/>
                </w:rPr>
                <w:t>cours:</w:t>
              </w:r>
              <w:proofErr w:type="gramEnd"/>
              <w:r>
                <w:rPr>
                  <w:rFonts w:ascii="Times-Bold" w:hAnsi="Times-Bold" w:cs="Times-Bold"/>
                  <w:b/>
                  <w:bCs/>
                  <w:sz w:val="23"/>
                  <w:szCs w:val="23"/>
                </w:rPr>
                <w:t xml:space="preserve"> </w:t>
              </w:r>
              <w:r w:rsidRPr="00A00737">
                <w:rPr>
                  <w:rFonts w:ascii="Times-Bold" w:hAnsi="Times-Bold" w:cs="Times-Bold"/>
                  <w:bCs/>
                  <w:sz w:val="23"/>
                  <w:szCs w:val="23"/>
                </w:rPr>
                <w:t>TRAORE Moussa</w:t>
              </w:r>
            </w:ins>
          </w:p>
        </w:tc>
        <w:tc>
          <w:tcPr>
            <w:tcW w:w="2552" w:type="dxa"/>
          </w:tcPr>
          <w:p w14:paraId="7004617D" w14:textId="77777777" w:rsidR="006A62F4" w:rsidRDefault="006A62F4" w:rsidP="00A36245">
            <w:pPr>
              <w:adjustRightInd w:val="0"/>
              <w:rPr>
                <w:ins w:id="12764" w:author="Dr Mamadou SANOGO" w:date="2023-10-27T11:49:00Z"/>
                <w:rFonts w:ascii="Times-Bold" w:hAnsi="Times-Bold" w:cs="Times-Bold"/>
                <w:b/>
                <w:bCs/>
                <w:sz w:val="23"/>
                <w:szCs w:val="23"/>
              </w:rPr>
            </w:pPr>
            <w:proofErr w:type="gramStart"/>
            <w:ins w:id="12765" w:author="Dr Mamadou SANOGO" w:date="2023-10-27T11:49:00Z">
              <w:r>
                <w:rPr>
                  <w:rFonts w:ascii="Times-Bold" w:hAnsi="Times-Bold" w:cs="Times-Bold"/>
                  <w:b/>
                  <w:bCs/>
                  <w:sz w:val="23"/>
                  <w:szCs w:val="23"/>
                </w:rPr>
                <w:t>Diplôme:</w:t>
              </w:r>
              <w:proofErr w:type="gramEnd"/>
              <w:r>
                <w:rPr>
                  <w:rFonts w:ascii="Times-Bold" w:hAnsi="Times-Bold" w:cs="Times-Bold"/>
                  <w:b/>
                  <w:bCs/>
                  <w:sz w:val="23"/>
                  <w:szCs w:val="23"/>
                </w:rPr>
                <w:t xml:space="preserve"> </w:t>
              </w:r>
              <w:r w:rsidRPr="00A00737">
                <w:rPr>
                  <w:rFonts w:ascii="Times-Bold" w:hAnsi="Times-Bold" w:cs="Times-Bold"/>
                  <w:bCs/>
                  <w:sz w:val="23"/>
                  <w:szCs w:val="23"/>
                </w:rPr>
                <w:t>Master</w:t>
              </w:r>
            </w:ins>
          </w:p>
        </w:tc>
        <w:tc>
          <w:tcPr>
            <w:tcW w:w="3009" w:type="dxa"/>
          </w:tcPr>
          <w:p w14:paraId="731CE248" w14:textId="77777777" w:rsidR="006A62F4" w:rsidRDefault="006A62F4" w:rsidP="00A36245">
            <w:pPr>
              <w:adjustRightInd w:val="0"/>
              <w:rPr>
                <w:ins w:id="12766" w:author="Dr Mamadou SANOGO" w:date="2023-10-27T11:49:00Z"/>
                <w:rFonts w:ascii="Times-Bold" w:hAnsi="Times-Bold" w:cs="Times-Bold"/>
                <w:b/>
                <w:bCs/>
                <w:sz w:val="23"/>
                <w:szCs w:val="23"/>
              </w:rPr>
            </w:pPr>
          </w:p>
        </w:tc>
      </w:tr>
    </w:tbl>
    <w:p w14:paraId="4B4E45AC" w14:textId="77777777" w:rsidR="006A62F4" w:rsidRDefault="006A62F4" w:rsidP="006A62F4">
      <w:pPr>
        <w:adjustRightInd w:val="0"/>
        <w:rPr>
          <w:ins w:id="12767" w:author="Dr Mamadou SANOGO" w:date="2023-10-27T11:49:00Z"/>
          <w:rFonts w:ascii="Times-Bold" w:eastAsiaTheme="minorHAnsi" w:hAnsi="Times-Bold" w:cs="Times-Bold"/>
          <w:b/>
          <w:bCs/>
          <w:sz w:val="23"/>
          <w:szCs w:val="23"/>
          <w:lang w:eastAsia="en-US"/>
        </w:rPr>
      </w:pPr>
    </w:p>
    <w:p w14:paraId="14D3AC02" w14:textId="77777777" w:rsidR="006A62F4" w:rsidRPr="00C8545D" w:rsidRDefault="006A62F4" w:rsidP="006A62F4">
      <w:pPr>
        <w:adjustRightInd w:val="0"/>
        <w:rPr>
          <w:ins w:id="12768" w:author="Dr Mamadou SANOGO" w:date="2023-10-27T11:49:00Z"/>
          <w:rFonts w:ascii="Times-Bold" w:eastAsiaTheme="minorHAnsi" w:hAnsi="Times-Bold" w:cs="Times-Bold"/>
          <w:b/>
          <w:bCs/>
          <w:sz w:val="23"/>
          <w:szCs w:val="23"/>
          <w:lang w:eastAsia="en-US"/>
        </w:rPr>
      </w:pPr>
      <w:ins w:id="12769" w:author="Dr Mamadou SANOGO" w:date="2023-10-27T11:49:00Z">
        <w:r w:rsidRPr="00027DE6">
          <w:rPr>
            <w:rFonts w:ascii="Times-Bold" w:eastAsiaTheme="minorHAnsi" w:hAnsi="Times-Bold" w:cs="Times-Bold"/>
            <w:b/>
            <w:bCs/>
            <w:sz w:val="23"/>
            <w:szCs w:val="23"/>
            <w:lang w:eastAsia="en-US"/>
          </w:rPr>
          <w:t>Les objectifs en termes de compétences minimales à acquérir</w:t>
        </w:r>
      </w:ins>
    </w:p>
    <w:p w14:paraId="177A7802" w14:textId="77777777" w:rsidR="006A62F4" w:rsidRPr="00C8545D" w:rsidRDefault="006A62F4" w:rsidP="006A62F4">
      <w:pPr>
        <w:pStyle w:val="Paragraphedeliste"/>
        <w:numPr>
          <w:ilvl w:val="0"/>
          <w:numId w:val="42"/>
        </w:numPr>
        <w:spacing w:after="160" w:line="259" w:lineRule="auto"/>
        <w:rPr>
          <w:ins w:id="12770" w:author="Dr Mamadou SANOGO" w:date="2023-10-27T11:49:00Z"/>
          <w:bCs/>
        </w:rPr>
      </w:pPr>
      <w:ins w:id="12771" w:author="Dr Mamadou SANOGO" w:date="2023-10-27T11:49:00Z">
        <w:r w:rsidRPr="00C8545D">
          <w:rPr>
            <w:bCs/>
          </w:rPr>
          <w:t xml:space="preserve">Mettre en œuvre les prestations dans les meilleures conditions de qualité possible </w:t>
        </w:r>
      </w:ins>
    </w:p>
    <w:p w14:paraId="505AAFCE" w14:textId="77777777" w:rsidR="006A62F4" w:rsidRDefault="006A62F4" w:rsidP="006A62F4">
      <w:pPr>
        <w:adjustRightInd w:val="0"/>
        <w:rPr>
          <w:ins w:id="12772" w:author="Dr Mamadou SANOGO" w:date="2023-10-27T11:49:00Z"/>
          <w:rFonts w:ascii="Times-Bold" w:eastAsiaTheme="minorHAnsi" w:hAnsi="Times-Bold" w:cs="Times-Bold"/>
          <w:b/>
          <w:bCs/>
          <w:sz w:val="23"/>
          <w:szCs w:val="23"/>
          <w:lang w:eastAsia="en-US"/>
        </w:rPr>
      </w:pPr>
      <w:ins w:id="12773" w:author="Dr Mamadou SANOGO" w:date="2023-10-27T11:49:00Z">
        <w:r>
          <w:rPr>
            <w:rFonts w:ascii="Times-Bold" w:eastAsiaTheme="minorHAnsi" w:hAnsi="Times-Bold" w:cs="Times-Bold"/>
            <w:b/>
            <w:bCs/>
            <w:sz w:val="23"/>
            <w:szCs w:val="23"/>
            <w:lang w:eastAsia="en-US"/>
          </w:rPr>
          <w:t>Les pré</w:t>
        </w:r>
        <w:r w:rsidRPr="00027DE6">
          <w:rPr>
            <w:rFonts w:ascii="Times-Bold" w:eastAsiaTheme="minorHAnsi" w:hAnsi="Times-Bold" w:cs="Times-Bold"/>
            <w:b/>
            <w:bCs/>
            <w:sz w:val="23"/>
            <w:szCs w:val="23"/>
            <w:lang w:eastAsia="en-US"/>
          </w:rPr>
          <w:t>requis attendus</w:t>
        </w:r>
      </w:ins>
    </w:p>
    <w:p w14:paraId="42174BD3" w14:textId="77777777" w:rsidR="006A62F4" w:rsidRPr="00FC6C5E" w:rsidRDefault="006A62F4" w:rsidP="006A62F4">
      <w:pPr>
        <w:spacing w:after="160" w:line="259" w:lineRule="auto"/>
        <w:rPr>
          <w:ins w:id="12774" w:author="Dr Mamadou SANOGO" w:date="2023-10-27T11:49:00Z"/>
          <w:bCs/>
        </w:rPr>
      </w:pPr>
      <w:ins w:id="12775" w:author="Dr Mamadou SANOGO" w:date="2023-10-27T11:49:00Z">
        <w:r>
          <w:rPr>
            <w:bCs/>
          </w:rPr>
          <w:t xml:space="preserve">Notion </w:t>
        </w:r>
        <w:r w:rsidRPr="00C8545D">
          <w:rPr>
            <w:bCs/>
          </w:rPr>
          <w:t>élémentaire</w:t>
        </w:r>
        <w:r>
          <w:rPr>
            <w:bCs/>
          </w:rPr>
          <w:t xml:space="preserve"> en gestion</w:t>
        </w:r>
        <w:r w:rsidRPr="00C8545D">
          <w:rPr>
            <w:bCs/>
          </w:rPr>
          <w:t xml:space="preserve"> </w:t>
        </w:r>
      </w:ins>
    </w:p>
    <w:p w14:paraId="12C4BD44" w14:textId="77777777" w:rsidR="006A62F4" w:rsidRDefault="006A62F4" w:rsidP="006A62F4">
      <w:pPr>
        <w:adjustRightInd w:val="0"/>
        <w:rPr>
          <w:ins w:id="12776" w:author="Dr Mamadou SANOGO" w:date="2023-10-27T11:49:00Z"/>
          <w:rFonts w:ascii="Times-Bold" w:eastAsiaTheme="minorHAnsi" w:hAnsi="Times-Bold" w:cs="Times-Bold"/>
          <w:b/>
          <w:bCs/>
          <w:sz w:val="23"/>
          <w:szCs w:val="23"/>
          <w:lang w:eastAsia="en-US"/>
        </w:rPr>
      </w:pPr>
    </w:p>
    <w:p w14:paraId="209D847D" w14:textId="77777777" w:rsidR="006A62F4" w:rsidRDefault="006A62F4" w:rsidP="006A62F4">
      <w:pPr>
        <w:adjustRightInd w:val="0"/>
        <w:rPr>
          <w:ins w:id="12777" w:author="Dr Mamadou SANOGO" w:date="2023-10-27T11:49:00Z"/>
          <w:rFonts w:ascii="Times-Bold" w:eastAsiaTheme="minorHAnsi" w:hAnsi="Times-Bold" w:cs="Times-Bold"/>
          <w:b/>
          <w:bCs/>
          <w:sz w:val="23"/>
          <w:szCs w:val="23"/>
          <w:lang w:eastAsia="en-US"/>
        </w:rPr>
      </w:pPr>
      <w:ins w:id="12778" w:author="Dr Mamadou SANOGO" w:date="2023-10-27T11:49:00Z">
        <w:r>
          <w:rPr>
            <w:rFonts w:ascii="Times-Bold" w:eastAsiaTheme="minorHAnsi" w:hAnsi="Times-Bold" w:cs="Times-Bold"/>
            <w:b/>
            <w:bCs/>
            <w:sz w:val="23"/>
            <w:szCs w:val="23"/>
            <w:lang w:eastAsia="en-US"/>
          </w:rPr>
          <w:t>Contenu</w:t>
        </w:r>
      </w:ins>
    </w:p>
    <w:p w14:paraId="55F07E62" w14:textId="77777777" w:rsidR="006A62F4" w:rsidRPr="00C8545D" w:rsidRDefault="006A62F4" w:rsidP="006A62F4">
      <w:pPr>
        <w:numPr>
          <w:ilvl w:val="0"/>
          <w:numId w:val="41"/>
        </w:numPr>
        <w:autoSpaceDE w:val="0"/>
        <w:autoSpaceDN w:val="0"/>
        <w:adjustRightInd w:val="0"/>
        <w:rPr>
          <w:ins w:id="12779" w:author="Dr Mamadou SANOGO" w:date="2023-10-27T11:49:00Z"/>
          <w:rFonts w:eastAsiaTheme="minorHAnsi"/>
          <w:szCs w:val="24"/>
          <w:lang w:eastAsia="en-US"/>
        </w:rPr>
      </w:pPr>
      <w:ins w:id="12780" w:author="Dr Mamadou SANOGO" w:date="2023-10-27T11:49:00Z">
        <w:r w:rsidRPr="00C8545D">
          <w:rPr>
            <w:rFonts w:eastAsiaTheme="minorHAnsi"/>
            <w:szCs w:val="24"/>
            <w:lang w:eastAsia="en-US"/>
          </w:rPr>
          <w:t xml:space="preserve">Système de management et de la qualité </w:t>
        </w:r>
      </w:ins>
    </w:p>
    <w:p w14:paraId="062D60AE" w14:textId="77777777" w:rsidR="006A62F4" w:rsidRPr="00C8545D" w:rsidRDefault="006A62F4" w:rsidP="006A62F4">
      <w:pPr>
        <w:numPr>
          <w:ilvl w:val="0"/>
          <w:numId w:val="41"/>
        </w:numPr>
        <w:autoSpaceDE w:val="0"/>
        <w:autoSpaceDN w:val="0"/>
        <w:adjustRightInd w:val="0"/>
        <w:rPr>
          <w:ins w:id="12781" w:author="Dr Mamadou SANOGO" w:date="2023-10-27T11:49:00Z"/>
          <w:rFonts w:eastAsiaTheme="minorHAnsi"/>
          <w:szCs w:val="24"/>
          <w:lang w:eastAsia="en-US"/>
        </w:rPr>
      </w:pPr>
      <w:ins w:id="12782" w:author="Dr Mamadou SANOGO" w:date="2023-10-27T11:49:00Z">
        <w:r w:rsidRPr="00C8545D">
          <w:rPr>
            <w:rFonts w:eastAsiaTheme="minorHAnsi"/>
            <w:szCs w:val="24"/>
            <w:lang w:eastAsia="en-US"/>
          </w:rPr>
          <w:t xml:space="preserve">Elaboration des procédures  </w:t>
        </w:r>
      </w:ins>
    </w:p>
    <w:p w14:paraId="15E295FB" w14:textId="77777777" w:rsidR="006A62F4" w:rsidRPr="00C8545D" w:rsidRDefault="006A62F4" w:rsidP="006A62F4">
      <w:pPr>
        <w:numPr>
          <w:ilvl w:val="0"/>
          <w:numId w:val="41"/>
        </w:numPr>
        <w:autoSpaceDE w:val="0"/>
        <w:autoSpaceDN w:val="0"/>
        <w:adjustRightInd w:val="0"/>
        <w:rPr>
          <w:ins w:id="12783" w:author="Dr Mamadou SANOGO" w:date="2023-10-27T11:49:00Z"/>
          <w:rFonts w:eastAsiaTheme="minorHAnsi"/>
          <w:szCs w:val="24"/>
          <w:lang w:eastAsia="en-US"/>
        </w:rPr>
      </w:pPr>
      <w:ins w:id="12784" w:author="Dr Mamadou SANOGO" w:date="2023-10-27T11:49:00Z">
        <w:r w:rsidRPr="00C8545D">
          <w:rPr>
            <w:rFonts w:eastAsiaTheme="minorHAnsi"/>
            <w:szCs w:val="24"/>
            <w:lang w:eastAsia="en-US"/>
          </w:rPr>
          <w:t xml:space="preserve">Management des ressources </w:t>
        </w:r>
      </w:ins>
    </w:p>
    <w:p w14:paraId="30A07C73" w14:textId="77777777" w:rsidR="006A62F4" w:rsidRPr="00C8545D" w:rsidRDefault="006A62F4" w:rsidP="006A62F4">
      <w:pPr>
        <w:numPr>
          <w:ilvl w:val="0"/>
          <w:numId w:val="41"/>
        </w:numPr>
        <w:autoSpaceDE w:val="0"/>
        <w:autoSpaceDN w:val="0"/>
        <w:adjustRightInd w:val="0"/>
        <w:rPr>
          <w:ins w:id="12785" w:author="Dr Mamadou SANOGO" w:date="2023-10-27T11:49:00Z"/>
          <w:rFonts w:eastAsiaTheme="minorHAnsi"/>
          <w:szCs w:val="24"/>
          <w:lang w:eastAsia="en-US"/>
        </w:rPr>
      </w:pPr>
      <w:ins w:id="12786" w:author="Dr Mamadou SANOGO" w:date="2023-10-27T11:49:00Z">
        <w:r w:rsidRPr="00C8545D">
          <w:rPr>
            <w:rFonts w:eastAsiaTheme="minorHAnsi"/>
            <w:szCs w:val="24"/>
            <w:lang w:eastAsia="en-US"/>
          </w:rPr>
          <w:t xml:space="preserve">Réalisation du produit </w:t>
        </w:r>
      </w:ins>
    </w:p>
    <w:p w14:paraId="17D31F72" w14:textId="77777777" w:rsidR="006A62F4" w:rsidRDefault="006A62F4" w:rsidP="006A62F4">
      <w:pPr>
        <w:adjustRightInd w:val="0"/>
        <w:rPr>
          <w:ins w:id="12787" w:author="Dr Mamadou SANOGO" w:date="2023-10-27T11:49:00Z"/>
          <w:rFonts w:ascii="Times-Bold" w:eastAsiaTheme="minorHAnsi" w:hAnsi="Times-Bold" w:cs="Times-Bold"/>
          <w:b/>
          <w:bCs/>
          <w:sz w:val="23"/>
          <w:szCs w:val="23"/>
          <w:lang w:eastAsia="en-US"/>
        </w:rPr>
      </w:pPr>
    </w:p>
    <w:p w14:paraId="196A1FD3" w14:textId="77777777" w:rsidR="006A62F4" w:rsidRDefault="006A62F4" w:rsidP="006A62F4">
      <w:pPr>
        <w:adjustRightInd w:val="0"/>
        <w:rPr>
          <w:ins w:id="12788" w:author="Dr Mamadou SANOGO" w:date="2023-10-27T11:49:00Z"/>
          <w:rFonts w:ascii="Times-Bold" w:eastAsiaTheme="minorHAnsi" w:hAnsi="Times-Bold" w:cs="Times-Bold"/>
          <w:b/>
          <w:bCs/>
          <w:sz w:val="23"/>
          <w:szCs w:val="23"/>
          <w:lang w:eastAsia="en-US"/>
        </w:rPr>
      </w:pPr>
      <w:ins w:id="12789" w:author="Dr Mamadou SANOGO" w:date="2023-10-27T11:49:00Z">
        <w:r>
          <w:rPr>
            <w:rFonts w:ascii="Times-Bold" w:eastAsiaTheme="minorHAnsi" w:hAnsi="Times-Bold" w:cs="Times-Bold"/>
            <w:b/>
            <w:bCs/>
            <w:sz w:val="23"/>
            <w:szCs w:val="23"/>
            <w:lang w:eastAsia="en-US"/>
          </w:rPr>
          <w:t>Prolongements possibles</w:t>
        </w:r>
      </w:ins>
    </w:p>
    <w:p w14:paraId="1753991A" w14:textId="77777777" w:rsidR="006A62F4" w:rsidRPr="00325F5C" w:rsidRDefault="006A62F4" w:rsidP="006A62F4">
      <w:pPr>
        <w:rPr>
          <w:ins w:id="12790" w:author="Dr Mamadou SANOGO" w:date="2023-10-27T11:49:00Z"/>
          <w:rFonts w:eastAsiaTheme="minorHAnsi"/>
          <w:bCs/>
          <w:szCs w:val="23"/>
          <w:lang w:eastAsia="en-US"/>
        </w:rPr>
      </w:pPr>
      <w:ins w:id="12791" w:author="Dr Mamadou SANOGO" w:date="2023-10-27T11:49:00Z">
        <w:r w:rsidRPr="00325F5C">
          <w:rPr>
            <w:rFonts w:eastAsiaTheme="minorHAnsi"/>
            <w:bCs/>
            <w:szCs w:val="23"/>
            <w:lang w:eastAsia="en-US"/>
          </w:rPr>
          <w:t>Management des services de santé</w:t>
        </w:r>
      </w:ins>
    </w:p>
    <w:p w14:paraId="7D253DCD" w14:textId="77777777" w:rsidR="006A62F4" w:rsidRPr="00325F5C" w:rsidRDefault="006A62F4" w:rsidP="006A62F4">
      <w:pPr>
        <w:rPr>
          <w:ins w:id="12792" w:author="Dr Mamadou SANOGO" w:date="2023-10-27T11:49:00Z"/>
          <w:sz w:val="22"/>
        </w:rPr>
      </w:pPr>
      <w:ins w:id="12793" w:author="Dr Mamadou SANOGO" w:date="2023-10-27T11:49:00Z">
        <w:r>
          <w:rPr>
            <w:rFonts w:ascii="Times-Bold" w:eastAsiaTheme="minorHAnsi" w:hAnsi="Times-Bold" w:cs="Times-Bold"/>
            <w:b/>
            <w:bCs/>
            <w:sz w:val="23"/>
            <w:szCs w:val="23"/>
            <w:lang w:eastAsia="en-US"/>
          </w:rPr>
          <w:t xml:space="preserve">Mots-clés : </w:t>
        </w:r>
        <w:r w:rsidRPr="00325F5C">
          <w:rPr>
            <w:rFonts w:eastAsiaTheme="minorHAnsi"/>
            <w:bCs/>
            <w:szCs w:val="23"/>
            <w:lang w:eastAsia="en-US"/>
          </w:rPr>
          <w:t>Qualité, gestion, service</w:t>
        </w:r>
      </w:ins>
    </w:p>
    <w:p w14:paraId="18C0ECFE" w14:textId="77777777" w:rsidR="006A62F4" w:rsidRDefault="006A62F4" w:rsidP="006A62F4">
      <w:pPr>
        <w:rPr>
          <w:ins w:id="12794" w:author="Dr Mamadou SANOGO" w:date="2023-10-27T11:49:00Z"/>
        </w:rPr>
      </w:pPr>
    </w:p>
    <w:p w14:paraId="4D68A436" w14:textId="778C4997" w:rsidR="00DA7BA7" w:rsidRDefault="00DA7BA7" w:rsidP="00D81BFF">
      <w:pPr>
        <w:shd w:val="clear" w:color="auto" w:fill="FFFFFF"/>
        <w:ind w:right="9"/>
        <w:jc w:val="center"/>
        <w:rPr>
          <w:ins w:id="12795" w:author="Dr Mamadou SANOGO" w:date="2023-10-27T11:48:00Z"/>
          <w:b/>
          <w:color w:val="000000" w:themeColor="text1"/>
          <w:sz w:val="44"/>
        </w:rPr>
      </w:pPr>
    </w:p>
    <w:p w14:paraId="5BF0242F" w14:textId="3B7FD647" w:rsidR="00DA7BA7" w:rsidRDefault="00DA7BA7" w:rsidP="00D81BFF">
      <w:pPr>
        <w:shd w:val="clear" w:color="auto" w:fill="FFFFFF"/>
        <w:ind w:right="9"/>
        <w:jc w:val="center"/>
        <w:rPr>
          <w:ins w:id="12796" w:author="Dr Mamadou SANOGO" w:date="2023-10-27T11:48:00Z"/>
          <w:b/>
          <w:color w:val="000000" w:themeColor="text1"/>
          <w:sz w:val="44"/>
        </w:rPr>
      </w:pPr>
    </w:p>
    <w:p w14:paraId="324C2E4C" w14:textId="684FEFF8" w:rsidR="00DA7BA7" w:rsidRDefault="00DA7BA7" w:rsidP="00D81BFF">
      <w:pPr>
        <w:shd w:val="clear" w:color="auto" w:fill="FFFFFF"/>
        <w:ind w:right="9"/>
        <w:jc w:val="center"/>
        <w:rPr>
          <w:ins w:id="12797" w:author="Dr Mamadou SANOGO" w:date="2023-10-27T11:48:00Z"/>
          <w:b/>
          <w:color w:val="000000" w:themeColor="text1"/>
          <w:sz w:val="44"/>
        </w:rPr>
      </w:pPr>
    </w:p>
    <w:p w14:paraId="5DB5F62D" w14:textId="5196E7F2" w:rsidR="00DA7BA7" w:rsidRDefault="00DA7BA7" w:rsidP="00D81BFF">
      <w:pPr>
        <w:shd w:val="clear" w:color="auto" w:fill="FFFFFF"/>
        <w:ind w:right="9"/>
        <w:jc w:val="center"/>
        <w:rPr>
          <w:ins w:id="12798" w:author="Dr Mamadou SANOGO" w:date="2023-10-27T11:48:00Z"/>
          <w:b/>
          <w:color w:val="000000" w:themeColor="text1"/>
          <w:sz w:val="44"/>
        </w:rPr>
      </w:pPr>
    </w:p>
    <w:p w14:paraId="254D1AD0" w14:textId="7964FB5E" w:rsidR="00DA7BA7" w:rsidRDefault="00DA7BA7" w:rsidP="00D81BFF">
      <w:pPr>
        <w:shd w:val="clear" w:color="auto" w:fill="FFFFFF"/>
        <w:ind w:right="9"/>
        <w:jc w:val="center"/>
        <w:rPr>
          <w:ins w:id="12799" w:author="Dr Mamadou SANOGO" w:date="2023-10-27T11:48:00Z"/>
          <w:b/>
          <w:color w:val="000000" w:themeColor="text1"/>
          <w:sz w:val="44"/>
        </w:rPr>
      </w:pPr>
    </w:p>
    <w:p w14:paraId="320C4D12" w14:textId="509E62BA" w:rsidR="00DA7BA7" w:rsidRDefault="00DA7BA7" w:rsidP="00D81BFF">
      <w:pPr>
        <w:shd w:val="clear" w:color="auto" w:fill="FFFFFF"/>
        <w:ind w:right="9"/>
        <w:jc w:val="center"/>
        <w:rPr>
          <w:ins w:id="12800" w:author="Dr Mamadou SANOGO" w:date="2023-10-27T11:48:00Z"/>
          <w:b/>
          <w:color w:val="000000" w:themeColor="text1"/>
          <w:sz w:val="44"/>
        </w:rPr>
      </w:pPr>
    </w:p>
    <w:p w14:paraId="673E538F" w14:textId="62C36875" w:rsidR="00DA7BA7" w:rsidRDefault="00DA7BA7" w:rsidP="00D81BFF">
      <w:pPr>
        <w:shd w:val="clear" w:color="auto" w:fill="FFFFFF"/>
        <w:ind w:right="9"/>
        <w:jc w:val="center"/>
        <w:rPr>
          <w:ins w:id="12801" w:author="Dr Mamadou SANOGO" w:date="2023-10-27T11:48:00Z"/>
          <w:b/>
          <w:color w:val="000000" w:themeColor="text1"/>
          <w:sz w:val="44"/>
        </w:rPr>
      </w:pPr>
    </w:p>
    <w:p w14:paraId="7D8B4CE2" w14:textId="105B99FE" w:rsidR="00DA7BA7" w:rsidRDefault="00DA7BA7" w:rsidP="00D81BFF">
      <w:pPr>
        <w:shd w:val="clear" w:color="auto" w:fill="FFFFFF"/>
        <w:ind w:right="9"/>
        <w:jc w:val="center"/>
        <w:rPr>
          <w:ins w:id="12802" w:author="Dr Mamadou SANOGO" w:date="2023-10-27T11:48:00Z"/>
          <w:b/>
          <w:color w:val="000000" w:themeColor="text1"/>
          <w:sz w:val="44"/>
        </w:rPr>
      </w:pPr>
    </w:p>
    <w:p w14:paraId="252F54DB" w14:textId="1DE30BDB" w:rsidR="00DA7BA7" w:rsidRDefault="00DA7BA7" w:rsidP="00D81BFF">
      <w:pPr>
        <w:shd w:val="clear" w:color="auto" w:fill="FFFFFF"/>
        <w:ind w:right="9"/>
        <w:jc w:val="center"/>
        <w:rPr>
          <w:ins w:id="12803" w:author="Dr Mamadou SANOGO" w:date="2023-10-27T11:48:00Z"/>
          <w:b/>
          <w:color w:val="000000" w:themeColor="text1"/>
          <w:sz w:val="44"/>
        </w:rPr>
      </w:pPr>
    </w:p>
    <w:p w14:paraId="2A4A9019" w14:textId="703DE402" w:rsidR="00DA7BA7" w:rsidRDefault="00DA7BA7" w:rsidP="00D81BFF">
      <w:pPr>
        <w:shd w:val="clear" w:color="auto" w:fill="FFFFFF"/>
        <w:ind w:right="9"/>
        <w:jc w:val="center"/>
        <w:rPr>
          <w:ins w:id="12804" w:author="Dr Mamadou SANOGO" w:date="2023-10-27T11:48:00Z"/>
          <w:b/>
          <w:color w:val="000000" w:themeColor="text1"/>
          <w:sz w:val="44"/>
        </w:rPr>
      </w:pPr>
    </w:p>
    <w:p w14:paraId="11611ACA" w14:textId="2816A0C5" w:rsidR="00DA7BA7" w:rsidRDefault="00DA7BA7" w:rsidP="00D81BFF">
      <w:pPr>
        <w:shd w:val="clear" w:color="auto" w:fill="FFFFFF"/>
        <w:ind w:right="9"/>
        <w:jc w:val="center"/>
        <w:rPr>
          <w:ins w:id="12805" w:author="Dr Mamadou SANOGO" w:date="2023-10-27T11:48:00Z"/>
          <w:b/>
          <w:color w:val="000000" w:themeColor="text1"/>
          <w:sz w:val="44"/>
        </w:rPr>
      </w:pPr>
    </w:p>
    <w:p w14:paraId="07226BA1" w14:textId="0D2B4167" w:rsidR="00DA7BA7" w:rsidRDefault="00DA7BA7" w:rsidP="00D81BFF">
      <w:pPr>
        <w:shd w:val="clear" w:color="auto" w:fill="FFFFFF"/>
        <w:ind w:right="9"/>
        <w:jc w:val="center"/>
        <w:rPr>
          <w:ins w:id="12806" w:author="Dr Mamadou SANOGO" w:date="2023-10-27T11:48:00Z"/>
          <w:b/>
          <w:color w:val="000000" w:themeColor="text1"/>
          <w:sz w:val="44"/>
        </w:rPr>
      </w:pPr>
    </w:p>
    <w:p w14:paraId="4F78C4D7" w14:textId="4A076BB5" w:rsidR="00DA7BA7" w:rsidRDefault="00DA7BA7" w:rsidP="00D81BFF">
      <w:pPr>
        <w:shd w:val="clear" w:color="auto" w:fill="FFFFFF"/>
        <w:ind w:right="9"/>
        <w:jc w:val="center"/>
        <w:rPr>
          <w:ins w:id="12807" w:author="Dr Mamadou SANOGO" w:date="2023-10-27T11:48:00Z"/>
          <w:b/>
          <w:color w:val="000000" w:themeColor="text1"/>
          <w:sz w:val="44"/>
        </w:rPr>
      </w:pPr>
    </w:p>
    <w:p w14:paraId="19BBE9C1" w14:textId="616CF625" w:rsidR="00DA7BA7" w:rsidRDefault="00DA7BA7" w:rsidP="00D81BFF">
      <w:pPr>
        <w:shd w:val="clear" w:color="auto" w:fill="FFFFFF"/>
        <w:ind w:right="9"/>
        <w:jc w:val="center"/>
        <w:rPr>
          <w:ins w:id="12808" w:author="Dr Mamadou SANOGO" w:date="2023-10-27T11:48:00Z"/>
          <w:b/>
          <w:color w:val="000000" w:themeColor="text1"/>
          <w:sz w:val="44"/>
        </w:rPr>
      </w:pPr>
    </w:p>
    <w:p w14:paraId="2C2BC741" w14:textId="77777777" w:rsidR="00DA7BA7" w:rsidRPr="007A4AFC" w:rsidRDefault="00DA7BA7" w:rsidP="00D81BFF">
      <w:pPr>
        <w:shd w:val="clear" w:color="auto" w:fill="FFFFFF"/>
        <w:spacing w:line="240" w:lineRule="auto"/>
        <w:ind w:right="9"/>
        <w:jc w:val="center"/>
        <w:rPr>
          <w:ins w:id="12809" w:author="Dr Mamadou SANOGO" w:date="2023-10-25T17:27:00Z"/>
          <w:b/>
          <w:color w:val="000000" w:themeColor="text1"/>
          <w:sz w:val="44"/>
          <w:rPrChange w:id="12810" w:author="Dr Mamadou SANOGO" w:date="2023-10-25T18:15:00Z">
            <w:rPr>
              <w:ins w:id="12811" w:author="Dr Mamadou SANOGO" w:date="2023-10-25T17:27:00Z"/>
              <w:b/>
              <w:sz w:val="44"/>
            </w:rPr>
          </w:rPrChange>
        </w:rPr>
      </w:pPr>
    </w:p>
    <w:p w14:paraId="3D5D94A8" w14:textId="76E68FB1" w:rsidR="003F2E29" w:rsidRPr="007A4AFC" w:rsidRDefault="003F2E29" w:rsidP="00D81BFF">
      <w:pPr>
        <w:shd w:val="clear" w:color="auto" w:fill="FFFFFF"/>
        <w:spacing w:line="240" w:lineRule="auto"/>
        <w:ind w:right="9"/>
        <w:jc w:val="center"/>
        <w:rPr>
          <w:ins w:id="12812" w:author="Dr Mamadou SANOGO" w:date="2023-10-25T17:27:00Z"/>
          <w:b/>
          <w:color w:val="000000" w:themeColor="text1"/>
          <w:sz w:val="44"/>
          <w:rPrChange w:id="12813" w:author="Dr Mamadou SANOGO" w:date="2023-10-25T18:15:00Z">
            <w:rPr>
              <w:ins w:id="12814" w:author="Dr Mamadou SANOGO" w:date="2023-10-25T17:27:00Z"/>
              <w:b/>
              <w:sz w:val="44"/>
            </w:rPr>
          </w:rPrChange>
        </w:rPr>
      </w:pPr>
    </w:p>
    <w:p w14:paraId="06235F0F" w14:textId="651254D2" w:rsidR="003F2E29" w:rsidRPr="007A4AFC" w:rsidRDefault="003F2E29" w:rsidP="00D81BFF">
      <w:pPr>
        <w:shd w:val="clear" w:color="auto" w:fill="FFFFFF"/>
        <w:spacing w:line="240" w:lineRule="auto"/>
        <w:ind w:right="9"/>
        <w:jc w:val="center"/>
        <w:rPr>
          <w:ins w:id="12815" w:author="Dr Mamadou SANOGO" w:date="2023-10-25T17:27:00Z"/>
          <w:b/>
          <w:color w:val="000000" w:themeColor="text1"/>
          <w:sz w:val="44"/>
          <w:rPrChange w:id="12816" w:author="Dr Mamadou SANOGO" w:date="2023-10-25T18:15:00Z">
            <w:rPr>
              <w:ins w:id="12817" w:author="Dr Mamadou SANOGO" w:date="2023-10-25T17:27:00Z"/>
              <w:b/>
              <w:sz w:val="44"/>
            </w:rPr>
          </w:rPrChange>
        </w:rPr>
      </w:pPr>
    </w:p>
    <w:p w14:paraId="0B4CEB69" w14:textId="08CFAAC3" w:rsidR="003F2E29" w:rsidRPr="007A4AFC" w:rsidRDefault="003F2E29" w:rsidP="00D81BFF">
      <w:pPr>
        <w:shd w:val="clear" w:color="auto" w:fill="FFFFFF"/>
        <w:spacing w:line="240" w:lineRule="auto"/>
        <w:ind w:right="9"/>
        <w:jc w:val="center"/>
        <w:rPr>
          <w:ins w:id="12818" w:author="Dr Mamadou SANOGO" w:date="2023-10-25T17:27:00Z"/>
          <w:b/>
          <w:color w:val="000000" w:themeColor="text1"/>
          <w:sz w:val="44"/>
          <w:rPrChange w:id="12819" w:author="Dr Mamadou SANOGO" w:date="2023-10-25T18:15:00Z">
            <w:rPr>
              <w:ins w:id="12820" w:author="Dr Mamadou SANOGO" w:date="2023-10-25T17:27:00Z"/>
              <w:b/>
              <w:sz w:val="44"/>
            </w:rPr>
          </w:rPrChange>
        </w:rPr>
      </w:pPr>
    </w:p>
    <w:p w14:paraId="21D69FA2" w14:textId="66676E56" w:rsidR="003F2E29" w:rsidRPr="007A4AFC" w:rsidRDefault="003F2E29" w:rsidP="00D81BFF">
      <w:pPr>
        <w:shd w:val="clear" w:color="auto" w:fill="FFFFFF"/>
        <w:spacing w:line="240" w:lineRule="auto"/>
        <w:ind w:right="9"/>
        <w:jc w:val="center"/>
        <w:rPr>
          <w:ins w:id="12821" w:author="Dr Mamadou SANOGO" w:date="2023-10-25T17:28:00Z"/>
          <w:b/>
          <w:color w:val="000000" w:themeColor="text1"/>
          <w:sz w:val="44"/>
          <w:rPrChange w:id="12822" w:author="Dr Mamadou SANOGO" w:date="2023-10-25T18:15:00Z">
            <w:rPr>
              <w:ins w:id="12823" w:author="Dr Mamadou SANOGO" w:date="2023-10-25T17:28:00Z"/>
              <w:b/>
              <w:sz w:val="44"/>
            </w:rPr>
          </w:rPrChange>
        </w:rPr>
      </w:pPr>
    </w:p>
    <w:p w14:paraId="2900BDA6" w14:textId="30D93F4B" w:rsidR="003F2E29" w:rsidRPr="007A4AFC" w:rsidRDefault="003F2E29" w:rsidP="00D81BFF">
      <w:pPr>
        <w:shd w:val="clear" w:color="auto" w:fill="FFFFFF"/>
        <w:spacing w:line="240" w:lineRule="auto"/>
        <w:ind w:right="9"/>
        <w:jc w:val="center"/>
        <w:rPr>
          <w:ins w:id="12824" w:author="Dr Mamadou SANOGO" w:date="2023-10-25T17:28:00Z"/>
          <w:b/>
          <w:color w:val="000000" w:themeColor="text1"/>
          <w:sz w:val="44"/>
          <w:rPrChange w:id="12825" w:author="Dr Mamadou SANOGO" w:date="2023-10-25T18:15:00Z">
            <w:rPr>
              <w:ins w:id="12826" w:author="Dr Mamadou SANOGO" w:date="2023-10-25T17:28:00Z"/>
              <w:b/>
              <w:sz w:val="44"/>
            </w:rPr>
          </w:rPrChange>
        </w:rPr>
      </w:pPr>
    </w:p>
    <w:p w14:paraId="195DE1A9" w14:textId="705A09FF" w:rsidR="003F2E29" w:rsidRPr="007A4AFC" w:rsidRDefault="003F2E29" w:rsidP="00D81BFF">
      <w:pPr>
        <w:shd w:val="clear" w:color="auto" w:fill="FFFFFF"/>
        <w:spacing w:line="240" w:lineRule="auto"/>
        <w:ind w:right="9"/>
        <w:jc w:val="center"/>
        <w:rPr>
          <w:ins w:id="12827" w:author="Dr Mamadou SANOGO" w:date="2023-10-25T17:28:00Z"/>
          <w:b/>
          <w:color w:val="000000" w:themeColor="text1"/>
          <w:sz w:val="44"/>
          <w:rPrChange w:id="12828" w:author="Dr Mamadou SANOGO" w:date="2023-10-25T18:15:00Z">
            <w:rPr>
              <w:ins w:id="12829" w:author="Dr Mamadou SANOGO" w:date="2023-10-25T17:28:00Z"/>
              <w:b/>
              <w:sz w:val="44"/>
            </w:rPr>
          </w:rPrChange>
        </w:rPr>
      </w:pPr>
    </w:p>
    <w:p w14:paraId="493E7B3D" w14:textId="77777777" w:rsidR="003F2E29" w:rsidRPr="007A4AFC" w:rsidRDefault="003F2E29" w:rsidP="00D81BFF">
      <w:pPr>
        <w:shd w:val="clear" w:color="auto" w:fill="FFFFFF"/>
        <w:spacing w:line="240" w:lineRule="auto"/>
        <w:ind w:right="9"/>
        <w:jc w:val="center"/>
        <w:rPr>
          <w:ins w:id="12830" w:author="Dr Mamadou SANOGO" w:date="2023-10-25T17:27:00Z"/>
          <w:b/>
          <w:color w:val="000000" w:themeColor="text1"/>
          <w:sz w:val="44"/>
          <w:rPrChange w:id="12831" w:author="Dr Mamadou SANOGO" w:date="2023-10-25T18:15:00Z">
            <w:rPr>
              <w:ins w:id="12832" w:author="Dr Mamadou SANOGO" w:date="2023-10-25T17:27:00Z"/>
              <w:b/>
              <w:sz w:val="44"/>
            </w:rPr>
          </w:rPrChange>
        </w:rPr>
      </w:pPr>
    </w:p>
    <w:p w14:paraId="6DD1D94E" w14:textId="77777777" w:rsidR="003F2E29" w:rsidRPr="007A4AFC" w:rsidRDefault="003F2E29" w:rsidP="00D81BFF">
      <w:pPr>
        <w:shd w:val="clear" w:color="auto" w:fill="FFFFFF"/>
        <w:spacing w:line="240" w:lineRule="auto"/>
        <w:ind w:right="9"/>
        <w:jc w:val="center"/>
        <w:rPr>
          <w:ins w:id="12833" w:author="Dr Mamadou SANOGO" w:date="2023-10-25T15:02:00Z"/>
          <w:b/>
          <w:color w:val="000000" w:themeColor="text1"/>
          <w:sz w:val="44"/>
          <w:rPrChange w:id="12834" w:author="Dr Mamadou SANOGO" w:date="2023-10-25T18:15:00Z">
            <w:rPr>
              <w:ins w:id="12835" w:author="Dr Mamadou SANOGO" w:date="2023-10-25T15:02:00Z"/>
              <w:b/>
              <w:sz w:val="44"/>
            </w:rPr>
          </w:rPrChange>
        </w:rPr>
      </w:pPr>
    </w:p>
    <w:p w14:paraId="211D9C1F" w14:textId="77777777" w:rsidR="003F2E29" w:rsidRPr="007A4AFC" w:rsidRDefault="003F2E29" w:rsidP="00D81BFF">
      <w:pPr>
        <w:shd w:val="clear" w:color="auto" w:fill="FFFFFF"/>
        <w:spacing w:line="240" w:lineRule="auto"/>
        <w:ind w:right="9"/>
        <w:jc w:val="center"/>
        <w:rPr>
          <w:ins w:id="12836" w:author="Dr Mamadou SANOGO" w:date="2023-10-25T17:27:00Z"/>
          <w:b/>
          <w:color w:val="000000" w:themeColor="text1"/>
          <w:sz w:val="44"/>
          <w:rPrChange w:id="12837" w:author="Dr Mamadou SANOGO" w:date="2023-10-25T18:15:00Z">
            <w:rPr>
              <w:ins w:id="12838" w:author="Dr Mamadou SANOGO" w:date="2023-10-25T17:27:00Z"/>
              <w:b/>
              <w:sz w:val="44"/>
            </w:rPr>
          </w:rPrChange>
        </w:rPr>
      </w:pPr>
    </w:p>
    <w:p w14:paraId="6524BB40" w14:textId="5217C3D6" w:rsidR="00D81BFF" w:rsidRPr="007A4AFC" w:rsidRDefault="00D81BFF" w:rsidP="00D81BFF">
      <w:pPr>
        <w:shd w:val="clear" w:color="auto" w:fill="FFFFFF"/>
        <w:spacing w:line="240" w:lineRule="auto"/>
        <w:ind w:right="9"/>
        <w:jc w:val="center"/>
        <w:rPr>
          <w:ins w:id="12839" w:author="Dr Mamadou SANOGO" w:date="2023-10-25T17:28:00Z"/>
          <w:b/>
          <w:color w:val="000000" w:themeColor="text1"/>
          <w:sz w:val="44"/>
          <w:rPrChange w:id="12840" w:author="Dr Mamadou SANOGO" w:date="2023-10-25T18:15:00Z">
            <w:rPr>
              <w:ins w:id="12841" w:author="Dr Mamadou SANOGO" w:date="2023-10-25T17:28:00Z"/>
              <w:b/>
              <w:sz w:val="44"/>
            </w:rPr>
          </w:rPrChange>
        </w:rPr>
      </w:pPr>
      <w:ins w:id="12842" w:author="Dr Mamadou SANOGO" w:date="2023-10-25T15:02:00Z">
        <w:r w:rsidRPr="007A4AFC">
          <w:rPr>
            <w:b/>
            <w:color w:val="000000" w:themeColor="text1"/>
            <w:sz w:val="44"/>
            <w:rPrChange w:id="12843" w:author="Dr Mamadou SANOGO" w:date="2023-10-25T18:15:00Z">
              <w:rPr>
                <w:b/>
                <w:sz w:val="44"/>
              </w:rPr>
            </w:rPrChange>
          </w:rPr>
          <w:t>Annexe n°0</w:t>
        </w:r>
      </w:ins>
      <w:ins w:id="12844" w:author="Dr Mamadou SANOGO" w:date="2023-10-25T17:28:00Z">
        <w:r w:rsidR="003F2E29" w:rsidRPr="007A4AFC">
          <w:rPr>
            <w:b/>
            <w:color w:val="000000" w:themeColor="text1"/>
            <w:sz w:val="44"/>
            <w:rPrChange w:id="12845" w:author="Dr Mamadou SANOGO" w:date="2023-10-25T18:15:00Z">
              <w:rPr>
                <w:b/>
                <w:sz w:val="44"/>
              </w:rPr>
            </w:rPrChange>
          </w:rPr>
          <w:t>25</w:t>
        </w:r>
      </w:ins>
      <w:ins w:id="12846" w:author="Dr Mamadou SANOGO" w:date="2023-10-25T15:02:00Z">
        <w:r w:rsidRPr="007A4AFC">
          <w:rPr>
            <w:b/>
            <w:color w:val="000000" w:themeColor="text1"/>
            <w:sz w:val="44"/>
            <w:rPrChange w:id="12847" w:author="Dr Mamadou SANOGO" w:date="2023-10-25T18:15:00Z">
              <w:rPr>
                <w:b/>
                <w:sz w:val="44"/>
              </w:rPr>
            </w:rPrChange>
          </w:rPr>
          <w:t xml:space="preserve"> : Liste des enseignants issus du monde </w:t>
        </w:r>
      </w:ins>
      <w:ins w:id="12848" w:author="Dr Mamadou SANOGO" w:date="2023-10-25T17:28:00Z">
        <w:r w:rsidR="003F2E29" w:rsidRPr="007A4AFC">
          <w:rPr>
            <w:b/>
            <w:color w:val="000000" w:themeColor="text1"/>
            <w:sz w:val="44"/>
            <w:rPrChange w:id="12849" w:author="Dr Mamadou SANOGO" w:date="2023-10-25T18:15:00Z">
              <w:rPr>
                <w:b/>
                <w:sz w:val="44"/>
              </w:rPr>
            </w:rPrChange>
          </w:rPr>
          <w:t>professionnel</w:t>
        </w:r>
      </w:ins>
    </w:p>
    <w:p w14:paraId="73864A3F" w14:textId="26318168" w:rsidR="003F2E29" w:rsidRPr="007A4AFC" w:rsidRDefault="003F2E29" w:rsidP="00D81BFF">
      <w:pPr>
        <w:shd w:val="clear" w:color="auto" w:fill="FFFFFF"/>
        <w:spacing w:line="240" w:lineRule="auto"/>
        <w:ind w:right="9"/>
        <w:jc w:val="center"/>
        <w:rPr>
          <w:ins w:id="12850" w:author="Dr Mamadou SANOGO" w:date="2023-10-25T17:28:00Z"/>
          <w:b/>
          <w:color w:val="000000" w:themeColor="text1"/>
          <w:sz w:val="44"/>
          <w:rPrChange w:id="12851" w:author="Dr Mamadou SANOGO" w:date="2023-10-25T18:15:00Z">
            <w:rPr>
              <w:ins w:id="12852" w:author="Dr Mamadou SANOGO" w:date="2023-10-25T17:28:00Z"/>
              <w:b/>
              <w:sz w:val="44"/>
            </w:rPr>
          </w:rPrChange>
        </w:rPr>
      </w:pPr>
    </w:p>
    <w:p w14:paraId="543E2F9F" w14:textId="343DF1C6" w:rsidR="003F2E29" w:rsidRPr="007A4AFC" w:rsidRDefault="003F2E29" w:rsidP="00D81BFF">
      <w:pPr>
        <w:shd w:val="clear" w:color="auto" w:fill="FFFFFF"/>
        <w:spacing w:line="240" w:lineRule="auto"/>
        <w:ind w:right="9"/>
        <w:jc w:val="center"/>
        <w:rPr>
          <w:ins w:id="12853" w:author="Dr Mamadou SANOGO" w:date="2023-10-25T17:28:00Z"/>
          <w:b/>
          <w:color w:val="000000" w:themeColor="text1"/>
          <w:sz w:val="44"/>
          <w:rPrChange w:id="12854" w:author="Dr Mamadou SANOGO" w:date="2023-10-25T18:15:00Z">
            <w:rPr>
              <w:ins w:id="12855" w:author="Dr Mamadou SANOGO" w:date="2023-10-25T17:28:00Z"/>
              <w:b/>
              <w:sz w:val="44"/>
            </w:rPr>
          </w:rPrChange>
        </w:rPr>
      </w:pPr>
    </w:p>
    <w:p w14:paraId="4770FCC7" w14:textId="54AB6E68" w:rsidR="003F2E29" w:rsidRPr="007A4AFC" w:rsidRDefault="003F2E29" w:rsidP="00D81BFF">
      <w:pPr>
        <w:shd w:val="clear" w:color="auto" w:fill="FFFFFF"/>
        <w:spacing w:line="240" w:lineRule="auto"/>
        <w:ind w:right="9"/>
        <w:jc w:val="center"/>
        <w:rPr>
          <w:ins w:id="12856" w:author="Dr Mamadou SANOGO" w:date="2023-10-25T17:28:00Z"/>
          <w:b/>
          <w:color w:val="000000" w:themeColor="text1"/>
          <w:sz w:val="44"/>
          <w:rPrChange w:id="12857" w:author="Dr Mamadou SANOGO" w:date="2023-10-25T18:15:00Z">
            <w:rPr>
              <w:ins w:id="12858" w:author="Dr Mamadou SANOGO" w:date="2023-10-25T17:28:00Z"/>
              <w:b/>
              <w:sz w:val="44"/>
            </w:rPr>
          </w:rPrChange>
        </w:rPr>
      </w:pPr>
    </w:p>
    <w:p w14:paraId="4FB7817E" w14:textId="3AD5D7E5" w:rsidR="003F2E29" w:rsidRPr="007A4AFC" w:rsidRDefault="003F2E29" w:rsidP="00D81BFF">
      <w:pPr>
        <w:shd w:val="clear" w:color="auto" w:fill="FFFFFF"/>
        <w:spacing w:line="240" w:lineRule="auto"/>
        <w:ind w:right="9"/>
        <w:jc w:val="center"/>
        <w:rPr>
          <w:ins w:id="12859" w:author="Dr Mamadou SANOGO" w:date="2023-10-25T17:28:00Z"/>
          <w:b/>
          <w:color w:val="000000" w:themeColor="text1"/>
          <w:sz w:val="44"/>
          <w:rPrChange w:id="12860" w:author="Dr Mamadou SANOGO" w:date="2023-10-25T18:15:00Z">
            <w:rPr>
              <w:ins w:id="12861" w:author="Dr Mamadou SANOGO" w:date="2023-10-25T17:28:00Z"/>
              <w:b/>
              <w:sz w:val="44"/>
            </w:rPr>
          </w:rPrChange>
        </w:rPr>
      </w:pPr>
    </w:p>
    <w:p w14:paraId="38C83ACB" w14:textId="02807FCE" w:rsidR="003F2E29" w:rsidRPr="007A4AFC" w:rsidRDefault="003F2E29" w:rsidP="00D81BFF">
      <w:pPr>
        <w:shd w:val="clear" w:color="auto" w:fill="FFFFFF"/>
        <w:spacing w:line="240" w:lineRule="auto"/>
        <w:ind w:right="9"/>
        <w:jc w:val="center"/>
        <w:rPr>
          <w:ins w:id="12862" w:author="Dr Mamadou SANOGO" w:date="2023-10-25T17:28:00Z"/>
          <w:b/>
          <w:color w:val="000000" w:themeColor="text1"/>
          <w:sz w:val="44"/>
          <w:rPrChange w:id="12863" w:author="Dr Mamadou SANOGO" w:date="2023-10-25T18:15:00Z">
            <w:rPr>
              <w:ins w:id="12864" w:author="Dr Mamadou SANOGO" w:date="2023-10-25T17:28:00Z"/>
              <w:b/>
              <w:sz w:val="44"/>
            </w:rPr>
          </w:rPrChange>
        </w:rPr>
      </w:pPr>
    </w:p>
    <w:p w14:paraId="16B3AD86" w14:textId="6471F3AE" w:rsidR="003F2E29" w:rsidRPr="007A4AFC" w:rsidRDefault="003F2E29" w:rsidP="00D81BFF">
      <w:pPr>
        <w:shd w:val="clear" w:color="auto" w:fill="FFFFFF"/>
        <w:spacing w:line="240" w:lineRule="auto"/>
        <w:ind w:right="9"/>
        <w:jc w:val="center"/>
        <w:rPr>
          <w:ins w:id="12865" w:author="Dr Mamadou SANOGO" w:date="2023-10-25T17:28:00Z"/>
          <w:b/>
          <w:color w:val="000000" w:themeColor="text1"/>
          <w:sz w:val="44"/>
          <w:rPrChange w:id="12866" w:author="Dr Mamadou SANOGO" w:date="2023-10-25T18:15:00Z">
            <w:rPr>
              <w:ins w:id="12867" w:author="Dr Mamadou SANOGO" w:date="2023-10-25T17:28:00Z"/>
              <w:b/>
              <w:sz w:val="44"/>
            </w:rPr>
          </w:rPrChange>
        </w:rPr>
      </w:pPr>
    </w:p>
    <w:p w14:paraId="029E3434" w14:textId="31FF2E47" w:rsidR="003F2E29" w:rsidRPr="007A4AFC" w:rsidRDefault="003F2E29" w:rsidP="00D81BFF">
      <w:pPr>
        <w:shd w:val="clear" w:color="auto" w:fill="FFFFFF"/>
        <w:spacing w:line="240" w:lineRule="auto"/>
        <w:ind w:right="9"/>
        <w:jc w:val="center"/>
        <w:rPr>
          <w:ins w:id="12868" w:author="Dr Mamadou SANOGO" w:date="2023-10-25T17:28:00Z"/>
          <w:b/>
          <w:color w:val="000000" w:themeColor="text1"/>
          <w:sz w:val="44"/>
          <w:rPrChange w:id="12869" w:author="Dr Mamadou SANOGO" w:date="2023-10-25T18:15:00Z">
            <w:rPr>
              <w:ins w:id="12870" w:author="Dr Mamadou SANOGO" w:date="2023-10-25T17:28:00Z"/>
              <w:b/>
              <w:sz w:val="44"/>
            </w:rPr>
          </w:rPrChange>
        </w:rPr>
      </w:pPr>
    </w:p>
    <w:p w14:paraId="259F265F" w14:textId="12D5EC94" w:rsidR="003F2E29" w:rsidRPr="007A4AFC" w:rsidRDefault="003F2E29" w:rsidP="00D81BFF">
      <w:pPr>
        <w:shd w:val="clear" w:color="auto" w:fill="FFFFFF"/>
        <w:spacing w:line="240" w:lineRule="auto"/>
        <w:ind w:right="9"/>
        <w:jc w:val="center"/>
        <w:rPr>
          <w:ins w:id="12871" w:author="Dr Mamadou SANOGO" w:date="2023-10-25T17:28:00Z"/>
          <w:b/>
          <w:color w:val="000000" w:themeColor="text1"/>
          <w:sz w:val="44"/>
          <w:rPrChange w:id="12872" w:author="Dr Mamadou SANOGO" w:date="2023-10-25T18:15:00Z">
            <w:rPr>
              <w:ins w:id="12873" w:author="Dr Mamadou SANOGO" w:date="2023-10-25T17:28:00Z"/>
              <w:b/>
              <w:sz w:val="44"/>
            </w:rPr>
          </w:rPrChange>
        </w:rPr>
      </w:pPr>
    </w:p>
    <w:p w14:paraId="33E1ABA1" w14:textId="1EF0FF85" w:rsidR="003F2E29" w:rsidRDefault="003F2E29" w:rsidP="00D81BFF">
      <w:pPr>
        <w:shd w:val="clear" w:color="auto" w:fill="FFFFFF"/>
        <w:spacing w:line="240" w:lineRule="auto"/>
        <w:ind w:right="9"/>
        <w:jc w:val="center"/>
        <w:rPr>
          <w:ins w:id="12874" w:author="Dr Mamadou SANOGO" w:date="2023-10-27T14:07:00Z"/>
          <w:b/>
          <w:color w:val="000000" w:themeColor="text1"/>
          <w:sz w:val="44"/>
        </w:rPr>
      </w:pPr>
    </w:p>
    <w:p w14:paraId="1E8755E1" w14:textId="5B1E6A87" w:rsidR="006778CD" w:rsidRDefault="006778CD" w:rsidP="00D81BFF">
      <w:pPr>
        <w:shd w:val="clear" w:color="auto" w:fill="FFFFFF"/>
        <w:spacing w:line="240" w:lineRule="auto"/>
        <w:ind w:right="9"/>
        <w:jc w:val="center"/>
        <w:rPr>
          <w:ins w:id="12875" w:author="Dr Mamadou SANOGO" w:date="2023-10-27T14:07:00Z"/>
          <w:b/>
          <w:color w:val="000000" w:themeColor="text1"/>
          <w:sz w:val="44"/>
        </w:rPr>
      </w:pPr>
    </w:p>
    <w:p w14:paraId="38E9B12F" w14:textId="77777777" w:rsidR="006778CD" w:rsidRPr="007A4AFC" w:rsidRDefault="006778CD" w:rsidP="00D81BFF">
      <w:pPr>
        <w:shd w:val="clear" w:color="auto" w:fill="FFFFFF"/>
        <w:spacing w:line="240" w:lineRule="auto"/>
        <w:ind w:right="9"/>
        <w:jc w:val="center"/>
        <w:rPr>
          <w:ins w:id="12876" w:author="Dr Mamadou SANOGO" w:date="2023-10-25T18:06:00Z"/>
          <w:b/>
          <w:color w:val="000000" w:themeColor="text1"/>
          <w:sz w:val="44"/>
          <w:rPrChange w:id="12877" w:author="Dr Mamadou SANOGO" w:date="2023-10-25T18:15:00Z">
            <w:rPr>
              <w:ins w:id="12878" w:author="Dr Mamadou SANOGO" w:date="2023-10-25T18:06:00Z"/>
              <w:b/>
              <w:sz w:val="44"/>
            </w:rPr>
          </w:rPrChange>
        </w:rPr>
      </w:pPr>
    </w:p>
    <w:p w14:paraId="69C7263C" w14:textId="77777777" w:rsidR="00A33868" w:rsidRPr="007A4AFC" w:rsidRDefault="00A33868">
      <w:pPr>
        <w:shd w:val="clear" w:color="auto" w:fill="FFFFFF"/>
        <w:spacing w:line="240" w:lineRule="auto"/>
        <w:ind w:right="9"/>
        <w:jc w:val="left"/>
        <w:rPr>
          <w:ins w:id="12879" w:author="Dr Mamadou SANOGO" w:date="2023-10-25T17:28:00Z"/>
          <w:b/>
          <w:color w:val="000000" w:themeColor="text1"/>
          <w:sz w:val="44"/>
          <w:rPrChange w:id="12880" w:author="Dr Mamadou SANOGO" w:date="2023-10-25T18:15:00Z">
            <w:rPr>
              <w:ins w:id="12881" w:author="Dr Mamadou SANOGO" w:date="2023-10-25T17:28:00Z"/>
              <w:b/>
              <w:sz w:val="44"/>
            </w:rPr>
          </w:rPrChange>
        </w:rPr>
        <w:pPrChange w:id="12882" w:author="Dr Mamadou SANOGO" w:date="2023-10-27T11:51:00Z">
          <w:pPr>
            <w:shd w:val="clear" w:color="auto" w:fill="FFFFFF"/>
            <w:spacing w:line="240" w:lineRule="auto"/>
            <w:ind w:right="9"/>
            <w:jc w:val="center"/>
          </w:pPr>
        </w:pPrChange>
      </w:pPr>
    </w:p>
    <w:p w14:paraId="7700B567" w14:textId="5EFE9ED1" w:rsidR="003F2E29" w:rsidRPr="007A4AFC" w:rsidRDefault="003F2E29">
      <w:pPr>
        <w:shd w:val="clear" w:color="auto" w:fill="FFFFFF"/>
        <w:spacing w:line="240" w:lineRule="auto"/>
        <w:ind w:right="9"/>
        <w:jc w:val="left"/>
        <w:rPr>
          <w:ins w:id="12883" w:author="Dr Mamadou SANOGO" w:date="2023-10-25T17:28:00Z"/>
          <w:b/>
          <w:color w:val="000000" w:themeColor="text1"/>
          <w:sz w:val="44"/>
          <w:rPrChange w:id="12884" w:author="Dr Mamadou SANOGO" w:date="2023-10-25T18:15:00Z">
            <w:rPr>
              <w:ins w:id="12885" w:author="Dr Mamadou SANOGO" w:date="2023-10-25T17:28:00Z"/>
              <w:b/>
              <w:sz w:val="44"/>
            </w:rPr>
          </w:rPrChange>
        </w:rPr>
        <w:pPrChange w:id="12886" w:author="Dr Mamadou SANOGO" w:date="2023-10-25T18:02:00Z">
          <w:pPr>
            <w:shd w:val="clear" w:color="auto" w:fill="FFFFFF"/>
            <w:spacing w:line="240" w:lineRule="auto"/>
            <w:ind w:right="9"/>
            <w:jc w:val="center"/>
          </w:pPr>
        </w:pPrChange>
      </w:pPr>
    </w:p>
    <w:tbl>
      <w:tblPr>
        <w:tblW w:w="53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00"/>
        <w:gridCol w:w="1817"/>
        <w:gridCol w:w="995"/>
        <w:gridCol w:w="1180"/>
        <w:gridCol w:w="1324"/>
        <w:gridCol w:w="3649"/>
      </w:tblGrid>
      <w:tr w:rsidR="006A62F4" w:rsidRPr="00F22569" w14:paraId="2C6D6899" w14:textId="77777777" w:rsidTr="00A36245">
        <w:trPr>
          <w:jc w:val="center"/>
          <w:ins w:id="12887" w:author="Dr Mamadou SANOGO" w:date="2023-10-27T11:50:00Z"/>
        </w:trPr>
        <w:tc>
          <w:tcPr>
            <w:tcW w:w="836" w:type="pct"/>
            <w:vAlign w:val="center"/>
          </w:tcPr>
          <w:p w14:paraId="12A669E0" w14:textId="77777777" w:rsidR="006A62F4" w:rsidRPr="0040197A" w:rsidRDefault="006A62F4" w:rsidP="00A36245">
            <w:pPr>
              <w:tabs>
                <w:tab w:val="num" w:pos="-4322"/>
              </w:tabs>
              <w:spacing w:line="276" w:lineRule="auto"/>
              <w:jc w:val="center"/>
              <w:rPr>
                <w:ins w:id="12888" w:author="Dr Mamadou SANOGO" w:date="2023-10-27T11:50:00Z"/>
                <w:rFonts w:asciiTheme="majorHAnsi" w:hAnsiTheme="majorHAnsi"/>
                <w:b/>
                <w:bCs/>
                <w:color w:val="000000" w:themeColor="text1"/>
                <w:sz w:val="14"/>
                <w:szCs w:val="18"/>
              </w:rPr>
            </w:pPr>
            <w:ins w:id="12889" w:author="Dr Mamadou SANOGO" w:date="2023-10-27T11:50:00Z">
              <w:r w:rsidRPr="0040197A">
                <w:rPr>
                  <w:rFonts w:asciiTheme="majorHAnsi" w:hAnsiTheme="majorHAnsi"/>
                  <w:b/>
                  <w:bCs/>
                  <w:color w:val="000000" w:themeColor="text1"/>
                  <w:sz w:val="14"/>
                  <w:szCs w:val="18"/>
                </w:rPr>
                <w:t>Nom et fonction des intervenants dans leurs organismes de rattachement</w:t>
              </w:r>
            </w:ins>
          </w:p>
        </w:tc>
        <w:tc>
          <w:tcPr>
            <w:tcW w:w="844" w:type="pct"/>
            <w:vAlign w:val="center"/>
          </w:tcPr>
          <w:p w14:paraId="153872D8" w14:textId="77777777" w:rsidR="006A62F4" w:rsidRPr="0040197A" w:rsidRDefault="006A62F4" w:rsidP="00A36245">
            <w:pPr>
              <w:tabs>
                <w:tab w:val="num" w:pos="-4322"/>
              </w:tabs>
              <w:spacing w:line="276" w:lineRule="auto"/>
              <w:jc w:val="center"/>
              <w:rPr>
                <w:ins w:id="12890" w:author="Dr Mamadou SANOGO" w:date="2023-10-27T11:50:00Z"/>
                <w:rFonts w:asciiTheme="majorHAnsi" w:hAnsiTheme="majorHAnsi"/>
                <w:b/>
                <w:bCs/>
                <w:color w:val="000000" w:themeColor="text1"/>
                <w:sz w:val="14"/>
                <w:szCs w:val="18"/>
              </w:rPr>
            </w:pPr>
            <w:proofErr w:type="gramStart"/>
            <w:ins w:id="12891" w:author="Dr Mamadou SANOGO" w:date="2023-10-27T11:50:00Z">
              <w:r w:rsidRPr="0040197A">
                <w:rPr>
                  <w:rFonts w:asciiTheme="majorHAnsi" w:hAnsiTheme="majorHAnsi"/>
                  <w:b/>
                  <w:bCs/>
                  <w:color w:val="000000" w:themeColor="text1"/>
                  <w:sz w:val="14"/>
                  <w:szCs w:val="18"/>
                </w:rPr>
                <w:t>organisme</w:t>
              </w:r>
              <w:proofErr w:type="gramEnd"/>
              <w:r w:rsidRPr="0040197A">
                <w:rPr>
                  <w:rFonts w:asciiTheme="majorHAnsi" w:hAnsiTheme="majorHAnsi"/>
                  <w:b/>
                  <w:bCs/>
                  <w:color w:val="000000" w:themeColor="text1"/>
                  <w:sz w:val="14"/>
                  <w:szCs w:val="18"/>
                </w:rPr>
                <w:t xml:space="preserve"> d’origine (à spécifier impérativement)</w:t>
              </w:r>
            </w:ins>
          </w:p>
        </w:tc>
        <w:tc>
          <w:tcPr>
            <w:tcW w:w="462" w:type="pct"/>
            <w:vAlign w:val="center"/>
          </w:tcPr>
          <w:p w14:paraId="319A9259" w14:textId="77777777" w:rsidR="006A62F4" w:rsidRPr="0040197A" w:rsidRDefault="006A62F4" w:rsidP="00A36245">
            <w:pPr>
              <w:tabs>
                <w:tab w:val="num" w:pos="-4322"/>
              </w:tabs>
              <w:spacing w:line="276" w:lineRule="auto"/>
              <w:jc w:val="center"/>
              <w:rPr>
                <w:ins w:id="12892" w:author="Dr Mamadou SANOGO" w:date="2023-10-27T11:50:00Z"/>
                <w:rFonts w:asciiTheme="majorHAnsi" w:hAnsiTheme="majorHAnsi"/>
                <w:b/>
                <w:bCs/>
                <w:color w:val="000000" w:themeColor="text1"/>
                <w:sz w:val="14"/>
                <w:szCs w:val="18"/>
              </w:rPr>
            </w:pPr>
            <w:ins w:id="12893" w:author="Dr Mamadou SANOGO" w:date="2023-10-27T11:50:00Z">
              <w:r w:rsidRPr="0040197A">
                <w:rPr>
                  <w:rFonts w:asciiTheme="majorHAnsi" w:hAnsiTheme="majorHAnsi"/>
                  <w:b/>
                  <w:bCs/>
                  <w:color w:val="000000" w:themeColor="text1"/>
                  <w:sz w:val="14"/>
                  <w:szCs w:val="18"/>
                </w:rPr>
                <w:t>Diplôme le plus élevé</w:t>
              </w:r>
            </w:ins>
          </w:p>
        </w:tc>
        <w:tc>
          <w:tcPr>
            <w:tcW w:w="548" w:type="pct"/>
            <w:vAlign w:val="center"/>
          </w:tcPr>
          <w:p w14:paraId="11ED3DEC" w14:textId="77777777" w:rsidR="006A62F4" w:rsidRPr="0040197A" w:rsidRDefault="006A62F4" w:rsidP="00A36245">
            <w:pPr>
              <w:tabs>
                <w:tab w:val="num" w:pos="-4322"/>
              </w:tabs>
              <w:spacing w:line="276" w:lineRule="auto"/>
              <w:jc w:val="center"/>
              <w:rPr>
                <w:ins w:id="12894" w:author="Dr Mamadou SANOGO" w:date="2023-10-27T11:50:00Z"/>
                <w:rFonts w:asciiTheme="majorHAnsi" w:hAnsiTheme="majorHAnsi"/>
                <w:b/>
                <w:bCs/>
                <w:color w:val="000000" w:themeColor="text1"/>
                <w:sz w:val="14"/>
                <w:szCs w:val="18"/>
              </w:rPr>
            </w:pPr>
            <w:ins w:id="12895" w:author="Dr Mamadou SANOGO" w:date="2023-10-27T11:50:00Z">
              <w:r w:rsidRPr="0040197A">
                <w:rPr>
                  <w:rFonts w:asciiTheme="majorHAnsi" w:hAnsiTheme="majorHAnsi"/>
                  <w:b/>
                  <w:bCs/>
                  <w:color w:val="000000" w:themeColor="text1"/>
                  <w:sz w:val="14"/>
                  <w:szCs w:val="18"/>
                </w:rPr>
                <w:t>UE concernée</w:t>
              </w:r>
            </w:ins>
          </w:p>
        </w:tc>
        <w:tc>
          <w:tcPr>
            <w:tcW w:w="615" w:type="pct"/>
            <w:vAlign w:val="center"/>
          </w:tcPr>
          <w:p w14:paraId="556D3530" w14:textId="77777777" w:rsidR="006A62F4" w:rsidRPr="0040197A" w:rsidRDefault="006A62F4" w:rsidP="00A36245">
            <w:pPr>
              <w:tabs>
                <w:tab w:val="num" w:pos="-4322"/>
              </w:tabs>
              <w:spacing w:line="276" w:lineRule="auto"/>
              <w:jc w:val="center"/>
              <w:rPr>
                <w:ins w:id="12896" w:author="Dr Mamadou SANOGO" w:date="2023-10-27T11:50:00Z"/>
                <w:rFonts w:asciiTheme="majorHAnsi" w:hAnsiTheme="majorHAnsi"/>
                <w:b/>
                <w:bCs/>
                <w:color w:val="000000" w:themeColor="text1"/>
                <w:sz w:val="14"/>
                <w:szCs w:val="18"/>
              </w:rPr>
            </w:pPr>
            <w:ins w:id="12897" w:author="Dr Mamadou SANOGO" w:date="2023-10-27T11:50:00Z">
              <w:r w:rsidRPr="0040197A">
                <w:rPr>
                  <w:rFonts w:asciiTheme="majorHAnsi" w:hAnsiTheme="majorHAnsi"/>
                  <w:b/>
                  <w:bCs/>
                  <w:color w:val="000000" w:themeColor="text1"/>
                  <w:sz w:val="14"/>
                  <w:szCs w:val="18"/>
                </w:rPr>
                <w:t>Nombre d’heures /étudiant (sur l’ensemble des semestres)</w:t>
              </w:r>
            </w:ins>
          </w:p>
        </w:tc>
        <w:tc>
          <w:tcPr>
            <w:tcW w:w="1695" w:type="pct"/>
            <w:vAlign w:val="center"/>
          </w:tcPr>
          <w:p w14:paraId="599E63F4" w14:textId="77777777" w:rsidR="006A62F4" w:rsidRPr="0040197A" w:rsidRDefault="006A62F4" w:rsidP="00A36245">
            <w:pPr>
              <w:tabs>
                <w:tab w:val="num" w:pos="-4322"/>
              </w:tabs>
              <w:spacing w:line="276" w:lineRule="auto"/>
              <w:jc w:val="center"/>
              <w:rPr>
                <w:ins w:id="12898" w:author="Dr Mamadou SANOGO" w:date="2023-10-27T11:50:00Z"/>
                <w:rFonts w:asciiTheme="majorHAnsi" w:hAnsiTheme="majorHAnsi"/>
                <w:b/>
                <w:bCs/>
                <w:color w:val="000000" w:themeColor="text1"/>
                <w:sz w:val="14"/>
                <w:szCs w:val="18"/>
              </w:rPr>
            </w:pPr>
            <w:ins w:id="12899" w:author="Dr Mamadou SANOGO" w:date="2023-10-27T11:50:00Z">
              <w:r w:rsidRPr="0040197A">
                <w:rPr>
                  <w:rFonts w:asciiTheme="majorHAnsi" w:hAnsiTheme="majorHAnsi"/>
                  <w:b/>
                  <w:bCs/>
                  <w:color w:val="000000" w:themeColor="text1"/>
                  <w:sz w:val="14"/>
                  <w:szCs w:val="18"/>
                </w:rPr>
                <w:t>Enseignements dispensés (suivant les intitulés utilisés dans les fiches descriptives des UE)</w:t>
              </w:r>
            </w:ins>
          </w:p>
        </w:tc>
      </w:tr>
      <w:tr w:rsidR="006A62F4" w:rsidRPr="003D03B3" w14:paraId="5089B6F0" w14:textId="77777777" w:rsidTr="00A36245">
        <w:trPr>
          <w:jc w:val="center"/>
          <w:ins w:id="12900" w:author="Dr Mamadou SANOGO" w:date="2023-10-27T11:50:00Z"/>
        </w:trPr>
        <w:tc>
          <w:tcPr>
            <w:tcW w:w="836" w:type="pct"/>
            <w:vAlign w:val="center"/>
          </w:tcPr>
          <w:p w14:paraId="7C529111" w14:textId="77777777" w:rsidR="006A62F4" w:rsidRDefault="006A62F4" w:rsidP="00A36245">
            <w:pPr>
              <w:spacing w:line="276" w:lineRule="auto"/>
              <w:rPr>
                <w:ins w:id="12901" w:author="Dr Mamadou SANOGO" w:date="2023-10-27T11:50:00Z"/>
                <w:rFonts w:asciiTheme="majorHAnsi" w:hAnsiTheme="majorHAnsi"/>
                <w:color w:val="000000" w:themeColor="text1"/>
                <w:sz w:val="18"/>
                <w:szCs w:val="18"/>
              </w:rPr>
            </w:pPr>
            <w:ins w:id="12902" w:author="Dr Mamadou SANOGO" w:date="2023-10-27T11:50:00Z">
              <w:r>
                <w:rPr>
                  <w:rFonts w:asciiTheme="majorHAnsi" w:hAnsiTheme="majorHAnsi"/>
                  <w:color w:val="000000" w:themeColor="text1"/>
                  <w:sz w:val="18"/>
                  <w:szCs w:val="18"/>
                </w:rPr>
                <w:t>Bokary DIALLO</w:t>
              </w:r>
              <w:r w:rsidRPr="002271C4">
                <w:rPr>
                  <w:rFonts w:asciiTheme="majorHAnsi" w:hAnsiTheme="majorHAnsi"/>
                  <w:color w:val="000000" w:themeColor="text1"/>
                  <w:sz w:val="18"/>
                  <w:szCs w:val="18"/>
                </w:rPr>
                <w:t xml:space="preserve">, </w:t>
              </w:r>
            </w:ins>
          </w:p>
          <w:p w14:paraId="06943111" w14:textId="77777777" w:rsidR="006A62F4" w:rsidRDefault="006A62F4" w:rsidP="00A36245">
            <w:pPr>
              <w:spacing w:line="276" w:lineRule="auto"/>
              <w:rPr>
                <w:ins w:id="12903" w:author="Dr Mamadou SANOGO" w:date="2023-10-27T11:50:00Z"/>
                <w:rFonts w:asciiTheme="majorHAnsi" w:hAnsiTheme="majorHAnsi"/>
                <w:i/>
                <w:color w:val="000000" w:themeColor="text1"/>
                <w:sz w:val="18"/>
                <w:szCs w:val="18"/>
              </w:rPr>
            </w:pPr>
            <w:ins w:id="12904" w:author="Dr Mamadou SANOGO" w:date="2023-10-27T11:50:00Z">
              <w:r>
                <w:rPr>
                  <w:rFonts w:asciiTheme="majorHAnsi" w:hAnsiTheme="majorHAnsi"/>
                  <w:i/>
                  <w:color w:val="000000" w:themeColor="text1"/>
                  <w:sz w:val="18"/>
                  <w:szCs w:val="18"/>
                </w:rPr>
                <w:t xml:space="preserve">Manager, </w:t>
              </w:r>
            </w:ins>
          </w:p>
          <w:p w14:paraId="7E2AFE43" w14:textId="77777777" w:rsidR="006A62F4" w:rsidRPr="004933B0" w:rsidRDefault="006A62F4" w:rsidP="00A36245">
            <w:pPr>
              <w:spacing w:line="276" w:lineRule="auto"/>
              <w:rPr>
                <w:ins w:id="12905" w:author="Dr Mamadou SANOGO" w:date="2023-10-27T11:50:00Z"/>
                <w:rFonts w:asciiTheme="majorHAnsi" w:hAnsiTheme="majorHAnsi"/>
                <w:i/>
                <w:color w:val="000000" w:themeColor="text1"/>
                <w:sz w:val="18"/>
                <w:szCs w:val="18"/>
              </w:rPr>
            </w:pPr>
            <w:ins w:id="12906" w:author="Dr Mamadou SANOGO" w:date="2023-10-27T11:50:00Z">
              <w:r>
                <w:rPr>
                  <w:rFonts w:asciiTheme="majorHAnsi" w:hAnsiTheme="majorHAnsi"/>
                  <w:i/>
                  <w:color w:val="000000" w:themeColor="text1"/>
                  <w:sz w:val="18"/>
                  <w:szCs w:val="18"/>
                </w:rPr>
                <w:t>Conseiller technique</w:t>
              </w:r>
            </w:ins>
          </w:p>
        </w:tc>
        <w:tc>
          <w:tcPr>
            <w:tcW w:w="844" w:type="pct"/>
            <w:vAlign w:val="center"/>
          </w:tcPr>
          <w:p w14:paraId="52694D2B" w14:textId="77777777" w:rsidR="006A62F4" w:rsidRPr="002271C4" w:rsidRDefault="006A62F4" w:rsidP="00A36245">
            <w:pPr>
              <w:spacing w:line="276" w:lineRule="auto"/>
              <w:rPr>
                <w:ins w:id="12907" w:author="Dr Mamadou SANOGO" w:date="2023-10-27T11:50:00Z"/>
                <w:rFonts w:asciiTheme="majorHAnsi" w:hAnsiTheme="majorHAnsi"/>
                <w:bCs/>
                <w:color w:val="FF0000"/>
                <w:sz w:val="18"/>
                <w:szCs w:val="18"/>
              </w:rPr>
            </w:pPr>
            <w:ins w:id="12908" w:author="Dr Mamadou SANOGO" w:date="2023-10-27T11:50:00Z">
              <w:r>
                <w:rPr>
                  <w:rFonts w:asciiTheme="majorHAnsi" w:hAnsiTheme="majorHAnsi"/>
                  <w:bCs/>
                  <w:sz w:val="18"/>
                  <w:szCs w:val="18"/>
                </w:rPr>
                <w:t>Ministère de la santé et du développement social</w:t>
              </w:r>
            </w:ins>
          </w:p>
        </w:tc>
        <w:tc>
          <w:tcPr>
            <w:tcW w:w="462" w:type="pct"/>
            <w:vAlign w:val="center"/>
          </w:tcPr>
          <w:p w14:paraId="2CC25C24" w14:textId="77777777" w:rsidR="006A62F4" w:rsidRDefault="006A62F4" w:rsidP="00A36245">
            <w:pPr>
              <w:tabs>
                <w:tab w:val="num" w:pos="1494"/>
              </w:tabs>
              <w:spacing w:line="276" w:lineRule="auto"/>
              <w:rPr>
                <w:ins w:id="12909" w:author="Dr Mamadou SANOGO" w:date="2023-10-27T11:50:00Z"/>
                <w:rFonts w:asciiTheme="majorHAnsi" w:hAnsiTheme="majorHAnsi"/>
                <w:color w:val="000000" w:themeColor="text1"/>
                <w:sz w:val="18"/>
                <w:szCs w:val="18"/>
              </w:rPr>
            </w:pPr>
            <w:proofErr w:type="gramStart"/>
            <w:ins w:id="12910" w:author="Dr Mamadou SANOGO" w:date="2023-10-27T11:50:00Z">
              <w:r w:rsidRPr="00310377">
                <w:rPr>
                  <w:rFonts w:asciiTheme="majorHAnsi" w:hAnsiTheme="majorHAnsi"/>
                  <w:color w:val="000000" w:themeColor="text1"/>
                  <w:sz w:val="18"/>
                  <w:szCs w:val="18"/>
                </w:rPr>
                <w:t>Ph.D</w:t>
              </w:r>
              <w:proofErr w:type="gramEnd"/>
            </w:ins>
          </w:p>
          <w:p w14:paraId="37558BAC" w14:textId="77777777" w:rsidR="006A62F4" w:rsidRPr="00310377" w:rsidRDefault="006A62F4" w:rsidP="00A36245">
            <w:pPr>
              <w:tabs>
                <w:tab w:val="num" w:pos="1494"/>
              </w:tabs>
              <w:spacing w:line="276" w:lineRule="auto"/>
              <w:rPr>
                <w:ins w:id="12911" w:author="Dr Mamadou SANOGO" w:date="2023-10-27T11:50:00Z"/>
                <w:rFonts w:asciiTheme="majorHAnsi" w:hAnsiTheme="majorHAnsi"/>
                <w:color w:val="000000" w:themeColor="text1"/>
                <w:sz w:val="18"/>
                <w:szCs w:val="18"/>
              </w:rPr>
            </w:pPr>
            <w:ins w:id="12912" w:author="Dr Mamadou SANOGO" w:date="2023-10-27T11:50:00Z">
              <w:r>
                <w:rPr>
                  <w:rFonts w:asciiTheme="majorHAnsi" w:hAnsiTheme="majorHAnsi"/>
                  <w:color w:val="000000" w:themeColor="text1"/>
                  <w:sz w:val="18"/>
                  <w:szCs w:val="18"/>
                </w:rPr>
                <w:t>(Sciences de la gestion)</w:t>
              </w:r>
            </w:ins>
          </w:p>
        </w:tc>
        <w:tc>
          <w:tcPr>
            <w:tcW w:w="548" w:type="pct"/>
            <w:vAlign w:val="center"/>
          </w:tcPr>
          <w:p w14:paraId="67DC20F8" w14:textId="77777777" w:rsidR="006A62F4" w:rsidRDefault="006A62F4" w:rsidP="00A36245">
            <w:pPr>
              <w:spacing w:line="276" w:lineRule="auto"/>
              <w:jc w:val="center"/>
              <w:rPr>
                <w:ins w:id="12913" w:author="Dr Mamadou SANOGO" w:date="2023-10-27T11:50:00Z"/>
                <w:rFonts w:asciiTheme="minorHAnsi" w:hAnsiTheme="minorHAnsi"/>
                <w:b/>
                <w:color w:val="000000" w:themeColor="text1"/>
              </w:rPr>
            </w:pPr>
            <w:ins w:id="12914" w:author="Dr Mamadou SANOGO" w:date="2023-10-27T11:50:00Z">
              <w:r w:rsidRPr="00D6799D">
                <w:rPr>
                  <w:rFonts w:asciiTheme="majorHAnsi" w:hAnsiTheme="majorHAnsi"/>
                  <w:bCs/>
                  <w:i/>
                  <w:color w:val="000000" w:themeColor="text1"/>
                  <w:sz w:val="18"/>
                  <w:szCs w:val="18"/>
                </w:rPr>
                <w:t>PPS</w:t>
              </w:r>
              <w:proofErr w:type="gramStart"/>
              <w:r w:rsidRPr="00D6799D">
                <w:rPr>
                  <w:rFonts w:asciiTheme="majorHAnsi" w:hAnsiTheme="majorHAnsi"/>
                  <w:bCs/>
                  <w:i/>
                  <w:color w:val="000000" w:themeColor="text1"/>
                  <w:sz w:val="18"/>
                  <w:szCs w:val="18"/>
                </w:rPr>
                <w:t>2103</w:t>
              </w:r>
              <w:r>
                <w:rPr>
                  <w:rFonts w:asciiTheme="majorHAnsi" w:hAnsiTheme="majorHAnsi"/>
                  <w:i/>
                  <w:color w:val="000000" w:themeColor="text1"/>
                  <w:sz w:val="18"/>
                  <w:szCs w:val="18"/>
                </w:rPr>
                <w:t>;</w:t>
              </w:r>
              <w:proofErr w:type="gramEnd"/>
            </w:ins>
          </w:p>
          <w:p w14:paraId="02E9C1FC" w14:textId="77777777" w:rsidR="006A62F4" w:rsidRPr="00F4657A" w:rsidRDefault="006A62F4" w:rsidP="00A36245">
            <w:pPr>
              <w:spacing w:line="276" w:lineRule="auto"/>
              <w:jc w:val="center"/>
              <w:rPr>
                <w:ins w:id="12915" w:author="Dr Mamadou SANOGO" w:date="2023-10-27T11:50:00Z"/>
                <w:rFonts w:asciiTheme="majorHAnsi" w:hAnsiTheme="majorHAnsi"/>
                <w:b/>
                <w:i/>
                <w:color w:val="000000" w:themeColor="text1"/>
                <w:sz w:val="18"/>
                <w:szCs w:val="18"/>
              </w:rPr>
            </w:pPr>
            <w:ins w:id="12916" w:author="Dr Mamadou SANOGO" w:date="2023-10-27T11:50:00Z">
              <w:r>
                <w:rPr>
                  <w:rFonts w:asciiTheme="majorHAnsi" w:hAnsiTheme="majorHAnsi"/>
                  <w:i/>
                  <w:color w:val="000000" w:themeColor="text1"/>
                  <w:sz w:val="18"/>
                  <w:szCs w:val="18"/>
                </w:rPr>
                <w:t>SPP2202</w:t>
              </w:r>
            </w:ins>
          </w:p>
          <w:p w14:paraId="5CC385A3" w14:textId="77777777" w:rsidR="006A62F4" w:rsidRPr="00C35F13" w:rsidRDefault="006A62F4" w:rsidP="00A36245">
            <w:pPr>
              <w:spacing w:line="276" w:lineRule="auto"/>
              <w:jc w:val="center"/>
              <w:rPr>
                <w:ins w:id="12917" w:author="Dr Mamadou SANOGO" w:date="2023-10-27T11:50:00Z"/>
                <w:rFonts w:asciiTheme="majorHAnsi" w:hAnsiTheme="majorHAnsi"/>
                <w:i/>
                <w:color w:val="000000" w:themeColor="text1"/>
                <w:sz w:val="18"/>
                <w:szCs w:val="18"/>
              </w:rPr>
            </w:pPr>
          </w:p>
        </w:tc>
        <w:tc>
          <w:tcPr>
            <w:tcW w:w="615" w:type="pct"/>
            <w:vAlign w:val="center"/>
          </w:tcPr>
          <w:p w14:paraId="53EA94AF" w14:textId="77777777" w:rsidR="006A62F4" w:rsidRPr="00C35F13" w:rsidRDefault="006A62F4" w:rsidP="00A36245">
            <w:pPr>
              <w:spacing w:line="276" w:lineRule="auto"/>
              <w:jc w:val="center"/>
              <w:rPr>
                <w:ins w:id="12918" w:author="Dr Mamadou SANOGO" w:date="2023-10-27T11:50:00Z"/>
                <w:rFonts w:asciiTheme="majorHAnsi" w:hAnsiTheme="majorHAnsi"/>
                <w:color w:val="000000" w:themeColor="text1"/>
                <w:sz w:val="18"/>
                <w:szCs w:val="18"/>
              </w:rPr>
            </w:pPr>
          </w:p>
          <w:p w14:paraId="6956DF94" w14:textId="77777777" w:rsidR="006A62F4" w:rsidRPr="00C35F13" w:rsidRDefault="006A62F4" w:rsidP="00A36245">
            <w:pPr>
              <w:spacing w:line="276" w:lineRule="auto"/>
              <w:jc w:val="center"/>
              <w:rPr>
                <w:ins w:id="12919" w:author="Dr Mamadou SANOGO" w:date="2023-10-27T11:50:00Z"/>
                <w:rFonts w:asciiTheme="majorHAnsi" w:hAnsiTheme="majorHAnsi"/>
                <w:color w:val="000000" w:themeColor="text1"/>
                <w:sz w:val="18"/>
                <w:szCs w:val="18"/>
              </w:rPr>
            </w:pPr>
            <w:ins w:id="12920" w:author="Dr Mamadou SANOGO" w:date="2023-10-27T11:50:00Z">
              <w:r>
                <w:rPr>
                  <w:rFonts w:asciiTheme="majorHAnsi" w:hAnsiTheme="majorHAnsi"/>
                  <w:color w:val="000000" w:themeColor="text1"/>
                  <w:sz w:val="18"/>
                  <w:szCs w:val="18"/>
                </w:rPr>
                <w:t>200</w:t>
              </w:r>
            </w:ins>
          </w:p>
        </w:tc>
        <w:tc>
          <w:tcPr>
            <w:tcW w:w="1695" w:type="pct"/>
            <w:vAlign w:val="center"/>
          </w:tcPr>
          <w:p w14:paraId="44CC2115" w14:textId="77777777" w:rsidR="006A62F4" w:rsidRDefault="006A62F4" w:rsidP="00A36245">
            <w:pPr>
              <w:spacing w:line="276" w:lineRule="auto"/>
              <w:rPr>
                <w:ins w:id="12921" w:author="Dr Mamadou SANOGO" w:date="2023-10-27T11:50:00Z"/>
                <w:rFonts w:asciiTheme="majorHAnsi" w:hAnsiTheme="majorHAnsi"/>
                <w:sz w:val="18"/>
                <w:szCs w:val="18"/>
              </w:rPr>
            </w:pPr>
            <w:ins w:id="12922" w:author="Dr Mamadou SANOGO" w:date="2023-10-27T11:50:00Z">
              <w:r w:rsidRPr="00310377">
                <w:rPr>
                  <w:rFonts w:asciiTheme="majorHAnsi" w:hAnsiTheme="majorHAnsi"/>
                  <w:sz w:val="18"/>
                  <w:szCs w:val="18"/>
                </w:rPr>
                <w:t>Gestion des Programmes et projets de santé</w:t>
              </w:r>
              <w:r>
                <w:rPr>
                  <w:rFonts w:asciiTheme="majorHAnsi" w:hAnsiTheme="majorHAnsi"/>
                  <w:sz w:val="18"/>
                  <w:szCs w:val="18"/>
                </w:rPr>
                <w:t xml:space="preserve"> S1 ; </w:t>
              </w:r>
            </w:ins>
          </w:p>
          <w:p w14:paraId="661E072E" w14:textId="77777777" w:rsidR="006A62F4" w:rsidRPr="00310377" w:rsidRDefault="006A62F4" w:rsidP="00A36245">
            <w:pPr>
              <w:spacing w:line="276" w:lineRule="auto"/>
              <w:rPr>
                <w:ins w:id="12923" w:author="Dr Mamadou SANOGO" w:date="2023-10-27T11:50:00Z"/>
                <w:rFonts w:asciiTheme="majorHAnsi" w:hAnsiTheme="majorHAnsi"/>
                <w:sz w:val="18"/>
                <w:szCs w:val="18"/>
              </w:rPr>
            </w:pPr>
            <w:ins w:id="12924" w:author="Dr Mamadou SANOGO" w:date="2023-10-27T11:50:00Z">
              <w:r>
                <w:rPr>
                  <w:rFonts w:asciiTheme="majorHAnsi" w:hAnsiTheme="majorHAnsi"/>
                  <w:sz w:val="18"/>
                  <w:szCs w:val="18"/>
                </w:rPr>
                <w:t>C</w:t>
              </w:r>
              <w:r w:rsidRPr="00310377">
                <w:rPr>
                  <w:rFonts w:asciiTheme="majorHAnsi" w:hAnsiTheme="majorHAnsi"/>
                  <w:sz w:val="18"/>
                  <w:szCs w:val="18"/>
                </w:rPr>
                <w:t>oncepts de base en Suivi et Evaluation</w:t>
              </w:r>
              <w:r>
                <w:rPr>
                  <w:rFonts w:asciiTheme="majorHAnsi" w:hAnsiTheme="majorHAnsi"/>
                  <w:sz w:val="18"/>
                  <w:szCs w:val="18"/>
                </w:rPr>
                <w:t xml:space="preserve"> S1 ;</w:t>
              </w:r>
            </w:ins>
          </w:p>
          <w:p w14:paraId="290666C6" w14:textId="77777777" w:rsidR="006A62F4" w:rsidRDefault="006A62F4" w:rsidP="00A36245">
            <w:pPr>
              <w:spacing w:line="276" w:lineRule="auto"/>
              <w:rPr>
                <w:ins w:id="12925" w:author="Dr Mamadou SANOGO" w:date="2023-10-27T11:50:00Z"/>
                <w:rFonts w:asciiTheme="majorHAnsi" w:hAnsiTheme="majorHAnsi"/>
                <w:sz w:val="18"/>
                <w:szCs w:val="18"/>
              </w:rPr>
            </w:pPr>
            <w:ins w:id="12926" w:author="Dr Mamadou SANOGO" w:date="2023-10-27T11:50:00Z">
              <w:r>
                <w:rPr>
                  <w:rFonts w:asciiTheme="majorHAnsi" w:hAnsiTheme="majorHAnsi"/>
                  <w:sz w:val="18"/>
                  <w:szCs w:val="18"/>
                </w:rPr>
                <w:t>C</w:t>
              </w:r>
              <w:r w:rsidRPr="00310377">
                <w:rPr>
                  <w:rFonts w:asciiTheme="majorHAnsi" w:hAnsiTheme="majorHAnsi"/>
                  <w:sz w:val="18"/>
                  <w:szCs w:val="18"/>
                </w:rPr>
                <w:t>adres et outils de Suivi Evaluation</w:t>
              </w:r>
              <w:r>
                <w:rPr>
                  <w:rFonts w:asciiTheme="majorHAnsi" w:hAnsiTheme="majorHAnsi"/>
                  <w:sz w:val="18"/>
                  <w:szCs w:val="18"/>
                </w:rPr>
                <w:t xml:space="preserve"> S1 ;</w:t>
              </w:r>
            </w:ins>
          </w:p>
          <w:p w14:paraId="75A18574" w14:textId="77777777" w:rsidR="006A62F4" w:rsidRPr="00C35F13" w:rsidRDefault="006A62F4" w:rsidP="00A36245">
            <w:pPr>
              <w:spacing w:line="276" w:lineRule="auto"/>
              <w:rPr>
                <w:ins w:id="12927" w:author="Dr Mamadou SANOGO" w:date="2023-10-27T11:50:00Z"/>
                <w:rFonts w:asciiTheme="majorHAnsi" w:hAnsiTheme="majorHAnsi"/>
                <w:sz w:val="18"/>
                <w:szCs w:val="18"/>
              </w:rPr>
            </w:pPr>
            <w:ins w:id="12928" w:author="Dr Mamadou SANOGO" w:date="2023-10-27T11:50:00Z">
              <w:r w:rsidRPr="00F4657A">
                <w:rPr>
                  <w:rFonts w:asciiTheme="majorHAnsi" w:hAnsiTheme="majorHAnsi"/>
                  <w:sz w:val="18"/>
                  <w:szCs w:val="18"/>
                </w:rPr>
                <w:t>Processus d’élaboration d’un projet de santé communautaire</w:t>
              </w:r>
              <w:r>
                <w:rPr>
                  <w:rFonts w:asciiTheme="majorHAnsi" w:hAnsiTheme="majorHAnsi"/>
                  <w:sz w:val="18"/>
                  <w:szCs w:val="18"/>
                </w:rPr>
                <w:t xml:space="preserve"> S2</w:t>
              </w:r>
            </w:ins>
          </w:p>
        </w:tc>
      </w:tr>
      <w:tr w:rsidR="006A62F4" w:rsidRPr="00C17428" w14:paraId="36E32596" w14:textId="77777777" w:rsidTr="00A36245">
        <w:trPr>
          <w:jc w:val="center"/>
          <w:ins w:id="12929" w:author="Dr Mamadou SANOGO" w:date="2023-10-27T11:50:00Z"/>
        </w:trPr>
        <w:tc>
          <w:tcPr>
            <w:tcW w:w="836" w:type="pct"/>
            <w:vAlign w:val="center"/>
          </w:tcPr>
          <w:p w14:paraId="4E3C0282" w14:textId="77777777" w:rsidR="006A62F4" w:rsidRDefault="006A62F4" w:rsidP="00A36245">
            <w:pPr>
              <w:spacing w:line="276" w:lineRule="auto"/>
              <w:rPr>
                <w:ins w:id="12930" w:author="Dr Mamadou SANOGO" w:date="2023-10-27T11:50:00Z"/>
                <w:rFonts w:asciiTheme="majorHAnsi" w:hAnsiTheme="majorHAnsi"/>
                <w:bCs/>
                <w:color w:val="000000" w:themeColor="text1"/>
                <w:sz w:val="18"/>
                <w:szCs w:val="18"/>
              </w:rPr>
            </w:pPr>
            <w:ins w:id="12931" w:author="Dr Mamadou SANOGO" w:date="2023-10-27T11:50:00Z">
              <w:r>
                <w:rPr>
                  <w:rFonts w:asciiTheme="majorHAnsi" w:hAnsiTheme="majorHAnsi"/>
                  <w:bCs/>
                  <w:color w:val="000000" w:themeColor="text1"/>
                  <w:sz w:val="18"/>
                  <w:szCs w:val="18"/>
                </w:rPr>
                <w:t>Moustapha SOUARE,</w:t>
              </w:r>
            </w:ins>
          </w:p>
          <w:p w14:paraId="6F390F96" w14:textId="77777777" w:rsidR="006A62F4" w:rsidRDefault="006A62F4" w:rsidP="00A36245">
            <w:pPr>
              <w:spacing w:line="276" w:lineRule="auto"/>
              <w:rPr>
                <w:ins w:id="12932" w:author="Dr Mamadou SANOGO" w:date="2023-10-27T11:50:00Z"/>
                <w:rFonts w:asciiTheme="majorHAnsi" w:hAnsiTheme="majorHAnsi"/>
                <w:bCs/>
                <w:i/>
                <w:color w:val="000000" w:themeColor="text1"/>
                <w:sz w:val="18"/>
                <w:szCs w:val="18"/>
              </w:rPr>
            </w:pPr>
            <w:ins w:id="12933" w:author="Dr Mamadou SANOGO" w:date="2023-10-27T11:50:00Z">
              <w:r w:rsidRPr="00A27F7D">
                <w:rPr>
                  <w:rFonts w:asciiTheme="majorHAnsi" w:hAnsiTheme="majorHAnsi"/>
                  <w:bCs/>
                  <w:i/>
                  <w:color w:val="000000" w:themeColor="text1"/>
                  <w:sz w:val="18"/>
                  <w:szCs w:val="18"/>
                </w:rPr>
                <w:t xml:space="preserve">Juriste, </w:t>
              </w:r>
            </w:ins>
          </w:p>
          <w:p w14:paraId="7B17EFF0" w14:textId="77777777" w:rsidR="006A62F4" w:rsidRPr="00A27F7D" w:rsidRDefault="006A62F4" w:rsidP="00A36245">
            <w:pPr>
              <w:spacing w:line="276" w:lineRule="auto"/>
              <w:rPr>
                <w:ins w:id="12934" w:author="Dr Mamadou SANOGO" w:date="2023-10-27T11:50:00Z"/>
                <w:rFonts w:asciiTheme="majorHAnsi" w:hAnsiTheme="majorHAnsi"/>
                <w:bCs/>
                <w:i/>
                <w:color w:val="000000" w:themeColor="text1"/>
                <w:sz w:val="18"/>
                <w:szCs w:val="18"/>
              </w:rPr>
            </w:pPr>
            <w:ins w:id="12935" w:author="Dr Mamadou SANOGO" w:date="2023-10-27T11:50:00Z">
              <w:r w:rsidRPr="00A27F7D">
                <w:rPr>
                  <w:rFonts w:asciiTheme="majorHAnsi" w:hAnsiTheme="majorHAnsi"/>
                  <w:bCs/>
                  <w:i/>
                  <w:color w:val="000000" w:themeColor="text1"/>
                  <w:sz w:val="18"/>
                  <w:szCs w:val="18"/>
                </w:rPr>
                <w:t xml:space="preserve">Responsable cellule </w:t>
              </w:r>
            </w:ins>
          </w:p>
        </w:tc>
        <w:tc>
          <w:tcPr>
            <w:tcW w:w="844" w:type="pct"/>
            <w:vAlign w:val="center"/>
          </w:tcPr>
          <w:p w14:paraId="605CD388" w14:textId="77777777" w:rsidR="006A62F4" w:rsidRPr="00BB3C5C" w:rsidRDefault="006A62F4" w:rsidP="00A36245">
            <w:pPr>
              <w:spacing w:line="276" w:lineRule="auto"/>
              <w:rPr>
                <w:ins w:id="12936" w:author="Dr Mamadou SANOGO" w:date="2023-10-27T11:50:00Z"/>
                <w:rFonts w:asciiTheme="majorHAnsi" w:hAnsiTheme="majorHAnsi"/>
                <w:bCs/>
                <w:color w:val="000000" w:themeColor="text1"/>
                <w:sz w:val="18"/>
                <w:szCs w:val="18"/>
              </w:rPr>
            </w:pPr>
            <w:proofErr w:type="gramStart"/>
            <w:ins w:id="12937" w:author="Dr Mamadou SANOGO" w:date="2023-10-27T11:50:00Z">
              <w:r>
                <w:rPr>
                  <w:rFonts w:asciiTheme="majorHAnsi" w:hAnsiTheme="majorHAnsi"/>
                  <w:bCs/>
                  <w:color w:val="000000" w:themeColor="text1"/>
                  <w:sz w:val="18"/>
                  <w:szCs w:val="18"/>
                </w:rPr>
                <w:t>OPV(</w:t>
              </w:r>
              <w:proofErr w:type="gramEnd"/>
              <w:r>
                <w:rPr>
                  <w:rFonts w:asciiTheme="majorHAnsi" w:hAnsiTheme="majorHAnsi"/>
                  <w:bCs/>
                  <w:color w:val="000000" w:themeColor="text1"/>
                  <w:sz w:val="18"/>
                  <w:szCs w:val="18"/>
                </w:rPr>
                <w:t>Ministère de l’agriculture)</w:t>
              </w:r>
            </w:ins>
          </w:p>
        </w:tc>
        <w:tc>
          <w:tcPr>
            <w:tcW w:w="462" w:type="pct"/>
            <w:vAlign w:val="center"/>
          </w:tcPr>
          <w:p w14:paraId="642BE04C" w14:textId="77777777" w:rsidR="006A62F4" w:rsidRDefault="006A62F4" w:rsidP="00A36245">
            <w:pPr>
              <w:tabs>
                <w:tab w:val="num" w:pos="1494"/>
              </w:tabs>
              <w:spacing w:line="276" w:lineRule="auto"/>
              <w:rPr>
                <w:ins w:id="12938" w:author="Dr Mamadou SANOGO" w:date="2023-10-27T11:50:00Z"/>
                <w:rFonts w:asciiTheme="majorHAnsi" w:hAnsiTheme="majorHAnsi"/>
                <w:color w:val="000000" w:themeColor="text1"/>
                <w:sz w:val="18"/>
                <w:szCs w:val="18"/>
              </w:rPr>
            </w:pPr>
            <w:ins w:id="12939" w:author="Dr Mamadou SANOGO" w:date="2023-10-27T11:50:00Z">
              <w:r>
                <w:rPr>
                  <w:rFonts w:asciiTheme="majorHAnsi" w:hAnsiTheme="majorHAnsi"/>
                  <w:color w:val="000000" w:themeColor="text1"/>
                  <w:sz w:val="18"/>
                  <w:szCs w:val="18"/>
                </w:rPr>
                <w:t>Master</w:t>
              </w:r>
            </w:ins>
          </w:p>
          <w:p w14:paraId="02489FED" w14:textId="77777777" w:rsidR="006A62F4" w:rsidRPr="00BB3C5C" w:rsidRDefault="006A62F4" w:rsidP="00A36245">
            <w:pPr>
              <w:tabs>
                <w:tab w:val="num" w:pos="1494"/>
              </w:tabs>
              <w:spacing w:line="276" w:lineRule="auto"/>
              <w:rPr>
                <w:ins w:id="12940" w:author="Dr Mamadou SANOGO" w:date="2023-10-27T11:50:00Z"/>
                <w:rFonts w:asciiTheme="majorHAnsi" w:hAnsiTheme="majorHAnsi"/>
                <w:color w:val="000000" w:themeColor="text1"/>
                <w:sz w:val="18"/>
                <w:szCs w:val="18"/>
              </w:rPr>
            </w:pPr>
            <w:ins w:id="12941" w:author="Dr Mamadou SANOGO" w:date="2023-10-27T11:50:00Z">
              <w:r>
                <w:rPr>
                  <w:rFonts w:asciiTheme="majorHAnsi" w:hAnsiTheme="majorHAnsi"/>
                  <w:color w:val="000000" w:themeColor="text1"/>
                  <w:sz w:val="18"/>
                  <w:szCs w:val="18"/>
                </w:rPr>
                <w:t>(Droit, environnement)</w:t>
              </w:r>
            </w:ins>
          </w:p>
        </w:tc>
        <w:tc>
          <w:tcPr>
            <w:tcW w:w="548" w:type="pct"/>
            <w:vAlign w:val="center"/>
          </w:tcPr>
          <w:p w14:paraId="372BF22F" w14:textId="77777777" w:rsidR="006A62F4" w:rsidRPr="008E5579" w:rsidRDefault="006A62F4" w:rsidP="00A36245">
            <w:pPr>
              <w:spacing w:line="276" w:lineRule="auto"/>
              <w:jc w:val="center"/>
              <w:rPr>
                <w:ins w:id="12942" w:author="Dr Mamadou SANOGO" w:date="2023-10-27T11:50:00Z"/>
                <w:rFonts w:asciiTheme="majorHAnsi" w:hAnsiTheme="majorHAnsi"/>
                <w:i/>
                <w:color w:val="000000" w:themeColor="text1"/>
                <w:sz w:val="18"/>
                <w:szCs w:val="18"/>
              </w:rPr>
            </w:pPr>
            <w:ins w:id="12943" w:author="Dr Mamadou SANOGO" w:date="2023-10-27T11:50:00Z">
              <w:r w:rsidRPr="00D6799D">
                <w:rPr>
                  <w:rFonts w:asciiTheme="majorHAnsi" w:hAnsiTheme="majorHAnsi"/>
                  <w:bCs/>
                  <w:i/>
                  <w:color w:val="000000" w:themeColor="text1"/>
                  <w:sz w:val="18"/>
                  <w:szCs w:val="18"/>
                </w:rPr>
                <w:t>GDMS2104</w:t>
              </w:r>
              <w:r w:rsidRPr="008E5579">
                <w:rPr>
                  <w:rFonts w:asciiTheme="majorHAnsi" w:hAnsiTheme="majorHAnsi"/>
                  <w:i/>
                  <w:color w:val="000000" w:themeColor="text1"/>
                  <w:sz w:val="18"/>
                  <w:szCs w:val="18"/>
                </w:rPr>
                <w:t xml:space="preserve"> </w:t>
              </w:r>
            </w:ins>
          </w:p>
          <w:p w14:paraId="2BF6B990" w14:textId="77777777" w:rsidR="006A62F4" w:rsidRPr="003C284C" w:rsidRDefault="006A62F4" w:rsidP="00A36245">
            <w:pPr>
              <w:spacing w:line="276" w:lineRule="auto"/>
              <w:jc w:val="center"/>
              <w:rPr>
                <w:ins w:id="12944" w:author="Dr Mamadou SANOGO" w:date="2023-10-27T11:50:00Z"/>
                <w:rFonts w:asciiTheme="majorHAnsi" w:hAnsiTheme="majorHAnsi"/>
                <w:i/>
                <w:color w:val="000000" w:themeColor="text1"/>
                <w:sz w:val="18"/>
                <w:szCs w:val="18"/>
              </w:rPr>
            </w:pPr>
          </w:p>
        </w:tc>
        <w:tc>
          <w:tcPr>
            <w:tcW w:w="615" w:type="pct"/>
            <w:vAlign w:val="center"/>
          </w:tcPr>
          <w:p w14:paraId="3339948B" w14:textId="77777777" w:rsidR="006A62F4" w:rsidRPr="00BB3C5C" w:rsidRDefault="006A62F4" w:rsidP="00A36245">
            <w:pPr>
              <w:spacing w:line="276" w:lineRule="auto"/>
              <w:jc w:val="center"/>
              <w:rPr>
                <w:ins w:id="12945" w:author="Dr Mamadou SANOGO" w:date="2023-10-27T11:50:00Z"/>
                <w:rFonts w:asciiTheme="majorHAnsi" w:hAnsiTheme="majorHAnsi"/>
                <w:color w:val="000000" w:themeColor="text1"/>
                <w:sz w:val="18"/>
                <w:szCs w:val="18"/>
              </w:rPr>
            </w:pPr>
            <w:ins w:id="12946" w:author="Dr Mamadou SANOGO" w:date="2023-10-27T11:50:00Z">
              <w:r>
                <w:rPr>
                  <w:rFonts w:asciiTheme="majorHAnsi" w:hAnsiTheme="majorHAnsi"/>
                  <w:color w:val="000000" w:themeColor="text1"/>
                  <w:sz w:val="18"/>
                  <w:szCs w:val="18"/>
                </w:rPr>
                <w:t>120</w:t>
              </w:r>
            </w:ins>
          </w:p>
        </w:tc>
        <w:tc>
          <w:tcPr>
            <w:tcW w:w="1695" w:type="pct"/>
            <w:vAlign w:val="center"/>
          </w:tcPr>
          <w:p w14:paraId="43045A0F" w14:textId="77777777" w:rsidR="006A62F4" w:rsidRPr="009A715F" w:rsidRDefault="006A62F4" w:rsidP="00A36245">
            <w:pPr>
              <w:spacing w:line="276" w:lineRule="auto"/>
              <w:rPr>
                <w:ins w:id="12947" w:author="Dr Mamadou SANOGO" w:date="2023-10-27T11:50:00Z"/>
                <w:rFonts w:asciiTheme="majorHAnsi" w:hAnsiTheme="majorHAnsi"/>
                <w:sz w:val="18"/>
                <w:szCs w:val="18"/>
              </w:rPr>
            </w:pPr>
            <w:ins w:id="12948" w:author="Dr Mamadou SANOGO" w:date="2023-10-27T11:50:00Z">
              <w:r w:rsidRPr="009A715F">
                <w:rPr>
                  <w:rFonts w:asciiTheme="majorHAnsi" w:hAnsiTheme="majorHAnsi"/>
                  <w:sz w:val="18"/>
                  <w:szCs w:val="18"/>
                </w:rPr>
                <w:t>Concepts et politiques en matière de Genre</w:t>
              </w:r>
              <w:r>
                <w:rPr>
                  <w:rFonts w:asciiTheme="majorHAnsi" w:hAnsiTheme="majorHAnsi"/>
                  <w:sz w:val="18"/>
                  <w:szCs w:val="18"/>
                </w:rPr>
                <w:t xml:space="preserve"> S1 ;</w:t>
              </w:r>
            </w:ins>
          </w:p>
          <w:p w14:paraId="18FFC8D1" w14:textId="77777777" w:rsidR="006A62F4" w:rsidRPr="009A715F" w:rsidRDefault="006A62F4" w:rsidP="00A36245">
            <w:pPr>
              <w:spacing w:line="276" w:lineRule="auto"/>
              <w:rPr>
                <w:ins w:id="12949" w:author="Dr Mamadou SANOGO" w:date="2023-10-27T11:50:00Z"/>
                <w:rFonts w:asciiTheme="majorHAnsi" w:hAnsiTheme="majorHAnsi"/>
                <w:sz w:val="18"/>
                <w:szCs w:val="18"/>
              </w:rPr>
            </w:pPr>
            <w:ins w:id="12950" w:author="Dr Mamadou SANOGO" w:date="2023-10-27T11:50:00Z">
              <w:r w:rsidRPr="009A715F">
                <w:rPr>
                  <w:rFonts w:asciiTheme="majorHAnsi" w:hAnsiTheme="majorHAnsi"/>
                  <w:sz w:val="18"/>
                  <w:szCs w:val="18"/>
                </w:rPr>
                <w:t xml:space="preserve">Droit Administratif </w:t>
              </w:r>
              <w:r>
                <w:rPr>
                  <w:rFonts w:asciiTheme="majorHAnsi" w:hAnsiTheme="majorHAnsi"/>
                  <w:sz w:val="18"/>
                  <w:szCs w:val="18"/>
                </w:rPr>
                <w:t>S1 ;</w:t>
              </w:r>
            </w:ins>
          </w:p>
          <w:p w14:paraId="27C7CBD3" w14:textId="77777777" w:rsidR="006A62F4" w:rsidRPr="00325280" w:rsidRDefault="006A62F4" w:rsidP="00A36245">
            <w:pPr>
              <w:spacing w:line="276" w:lineRule="auto"/>
              <w:rPr>
                <w:ins w:id="12951" w:author="Dr Mamadou SANOGO" w:date="2023-10-27T11:50:00Z"/>
                <w:rFonts w:asciiTheme="minorHAnsi" w:hAnsiTheme="minorHAnsi"/>
                <w:bCs/>
                <w:color w:val="000000" w:themeColor="text1"/>
                <w:szCs w:val="18"/>
              </w:rPr>
            </w:pPr>
            <w:ins w:id="12952" w:author="Dr Mamadou SANOGO" w:date="2023-10-27T11:50:00Z">
              <w:r w:rsidRPr="009A715F">
                <w:rPr>
                  <w:rFonts w:asciiTheme="majorHAnsi" w:hAnsiTheme="majorHAnsi"/>
                  <w:sz w:val="18"/>
                  <w:szCs w:val="18"/>
                </w:rPr>
                <w:t>Ethique et responsabilité en matière de santé</w:t>
              </w:r>
              <w:r>
                <w:rPr>
                  <w:rFonts w:asciiTheme="majorHAnsi" w:hAnsiTheme="majorHAnsi"/>
                  <w:sz w:val="18"/>
                  <w:szCs w:val="18"/>
                </w:rPr>
                <w:t xml:space="preserve"> S1</w:t>
              </w:r>
            </w:ins>
          </w:p>
        </w:tc>
      </w:tr>
      <w:tr w:rsidR="006A62F4" w:rsidRPr="00C17428" w14:paraId="2A08695A" w14:textId="77777777" w:rsidTr="00A36245">
        <w:trPr>
          <w:jc w:val="center"/>
          <w:ins w:id="12953" w:author="Dr Mamadou SANOGO" w:date="2023-10-27T11:50:00Z"/>
        </w:trPr>
        <w:tc>
          <w:tcPr>
            <w:tcW w:w="836" w:type="pct"/>
            <w:vAlign w:val="center"/>
          </w:tcPr>
          <w:p w14:paraId="4325AD5B" w14:textId="77777777" w:rsidR="006A62F4" w:rsidRPr="00D92976" w:rsidRDefault="006A62F4" w:rsidP="00A36245">
            <w:pPr>
              <w:spacing w:line="276" w:lineRule="auto"/>
              <w:rPr>
                <w:ins w:id="12954" w:author="Dr Mamadou SANOGO" w:date="2023-10-27T11:50:00Z"/>
                <w:rFonts w:asciiTheme="majorHAnsi" w:hAnsiTheme="majorHAnsi"/>
                <w:bCs/>
                <w:color w:val="000000" w:themeColor="text1"/>
                <w:sz w:val="18"/>
                <w:szCs w:val="18"/>
              </w:rPr>
            </w:pPr>
            <w:ins w:id="12955" w:author="Dr Mamadou SANOGO" w:date="2023-10-27T11:50:00Z">
              <w:r>
                <w:rPr>
                  <w:rFonts w:asciiTheme="majorHAnsi" w:hAnsiTheme="majorHAnsi"/>
                  <w:bCs/>
                  <w:color w:val="000000" w:themeColor="text1"/>
                  <w:sz w:val="18"/>
                  <w:szCs w:val="18"/>
                </w:rPr>
                <w:t xml:space="preserve">Abouderhamane DICKO, </w:t>
              </w:r>
              <w:r>
                <w:rPr>
                  <w:rFonts w:asciiTheme="majorHAnsi" w:hAnsiTheme="majorHAnsi"/>
                  <w:bCs/>
                  <w:i/>
                  <w:color w:val="000000" w:themeColor="text1"/>
                  <w:sz w:val="18"/>
                  <w:szCs w:val="18"/>
                </w:rPr>
                <w:t>Gynécologue, Traitant</w:t>
              </w:r>
            </w:ins>
          </w:p>
        </w:tc>
        <w:tc>
          <w:tcPr>
            <w:tcW w:w="844" w:type="pct"/>
            <w:vAlign w:val="center"/>
          </w:tcPr>
          <w:p w14:paraId="177848F0" w14:textId="77777777" w:rsidR="006A62F4" w:rsidRPr="00D92976" w:rsidRDefault="006A62F4" w:rsidP="00A36245">
            <w:pPr>
              <w:spacing w:line="276" w:lineRule="auto"/>
              <w:rPr>
                <w:ins w:id="12956" w:author="Dr Mamadou SANOGO" w:date="2023-10-27T11:50:00Z"/>
                <w:rFonts w:asciiTheme="majorHAnsi" w:hAnsiTheme="majorHAnsi"/>
                <w:bCs/>
                <w:color w:val="000000" w:themeColor="text1"/>
                <w:sz w:val="18"/>
                <w:szCs w:val="18"/>
              </w:rPr>
            </w:pPr>
            <w:ins w:id="12957" w:author="Dr Mamadou SANOGO" w:date="2023-10-27T11:50:00Z">
              <w:r>
                <w:rPr>
                  <w:rFonts w:asciiTheme="majorHAnsi" w:hAnsiTheme="majorHAnsi"/>
                  <w:bCs/>
                  <w:color w:val="000000" w:themeColor="text1"/>
                  <w:sz w:val="18"/>
                  <w:szCs w:val="18"/>
                </w:rPr>
                <w:t>CSRéf Koulikoro</w:t>
              </w:r>
            </w:ins>
          </w:p>
        </w:tc>
        <w:tc>
          <w:tcPr>
            <w:tcW w:w="462" w:type="pct"/>
            <w:vAlign w:val="center"/>
          </w:tcPr>
          <w:p w14:paraId="7C92E099" w14:textId="77777777" w:rsidR="006A62F4" w:rsidRDefault="006A62F4" w:rsidP="00A36245">
            <w:pPr>
              <w:tabs>
                <w:tab w:val="num" w:pos="1494"/>
              </w:tabs>
              <w:spacing w:line="276" w:lineRule="auto"/>
              <w:rPr>
                <w:ins w:id="12958" w:author="Dr Mamadou SANOGO" w:date="2023-10-27T11:50:00Z"/>
                <w:rFonts w:asciiTheme="majorHAnsi" w:hAnsiTheme="majorHAnsi"/>
                <w:color w:val="000000" w:themeColor="text1"/>
                <w:sz w:val="18"/>
                <w:szCs w:val="18"/>
              </w:rPr>
            </w:pPr>
            <w:ins w:id="12959" w:author="Dr Mamadou SANOGO" w:date="2023-10-27T11:50:00Z">
              <w:r>
                <w:rPr>
                  <w:rFonts w:asciiTheme="majorHAnsi" w:hAnsiTheme="majorHAnsi"/>
                  <w:color w:val="000000" w:themeColor="text1"/>
                  <w:sz w:val="18"/>
                  <w:szCs w:val="18"/>
                </w:rPr>
                <w:t>Master</w:t>
              </w:r>
            </w:ins>
          </w:p>
          <w:p w14:paraId="29BF3D60" w14:textId="77777777" w:rsidR="006A62F4" w:rsidRPr="00D92976" w:rsidRDefault="006A62F4" w:rsidP="00A36245">
            <w:pPr>
              <w:tabs>
                <w:tab w:val="num" w:pos="1494"/>
              </w:tabs>
              <w:spacing w:line="276" w:lineRule="auto"/>
              <w:rPr>
                <w:ins w:id="12960" w:author="Dr Mamadou SANOGO" w:date="2023-10-27T11:50:00Z"/>
                <w:rFonts w:asciiTheme="majorHAnsi" w:hAnsiTheme="majorHAnsi"/>
                <w:color w:val="000000" w:themeColor="text1"/>
                <w:sz w:val="18"/>
                <w:szCs w:val="18"/>
              </w:rPr>
            </w:pPr>
            <w:ins w:id="12961" w:author="Dr Mamadou SANOGO" w:date="2023-10-27T11:50:00Z">
              <w:r>
                <w:rPr>
                  <w:rFonts w:asciiTheme="majorHAnsi" w:hAnsiTheme="majorHAnsi"/>
                  <w:color w:val="000000" w:themeColor="text1"/>
                  <w:sz w:val="18"/>
                  <w:szCs w:val="18"/>
                </w:rPr>
                <w:t>(Gynécologie)</w:t>
              </w:r>
            </w:ins>
          </w:p>
        </w:tc>
        <w:tc>
          <w:tcPr>
            <w:tcW w:w="548" w:type="pct"/>
            <w:vAlign w:val="center"/>
          </w:tcPr>
          <w:p w14:paraId="28A26604" w14:textId="77777777" w:rsidR="006A62F4" w:rsidRDefault="006A62F4" w:rsidP="00A36245">
            <w:pPr>
              <w:spacing w:line="276" w:lineRule="auto"/>
              <w:jc w:val="center"/>
              <w:rPr>
                <w:ins w:id="12962" w:author="Dr Mamadou SANOGO" w:date="2023-10-27T11:50:00Z"/>
                <w:rFonts w:asciiTheme="majorHAnsi" w:hAnsiTheme="majorHAnsi"/>
                <w:i/>
                <w:color w:val="000000" w:themeColor="text1"/>
                <w:sz w:val="18"/>
                <w:szCs w:val="18"/>
              </w:rPr>
            </w:pPr>
            <w:ins w:id="12963" w:author="Dr Mamadou SANOGO" w:date="2023-10-27T11:50:00Z">
              <w:r w:rsidRPr="00A72C1B">
                <w:rPr>
                  <w:rFonts w:asciiTheme="majorHAnsi" w:hAnsiTheme="majorHAnsi"/>
                  <w:bCs/>
                  <w:i/>
                  <w:color w:val="000000" w:themeColor="text1"/>
                  <w:sz w:val="18"/>
                  <w:szCs w:val="18"/>
                </w:rPr>
                <w:t>LRPSGS230</w:t>
              </w:r>
              <w:r>
                <w:rPr>
                  <w:rFonts w:asciiTheme="majorHAnsi" w:hAnsiTheme="majorHAnsi"/>
                  <w:i/>
                  <w:color w:val="000000" w:themeColor="text1"/>
                  <w:sz w:val="18"/>
                  <w:szCs w:val="18"/>
                </w:rPr>
                <w:t> ;</w:t>
              </w:r>
            </w:ins>
          </w:p>
          <w:p w14:paraId="79306EA2" w14:textId="77777777" w:rsidR="006A62F4" w:rsidRPr="00760D72" w:rsidRDefault="006A62F4" w:rsidP="00A36245">
            <w:pPr>
              <w:spacing w:line="276" w:lineRule="auto"/>
              <w:jc w:val="center"/>
              <w:rPr>
                <w:ins w:id="12964" w:author="Dr Mamadou SANOGO" w:date="2023-10-27T11:50:00Z"/>
                <w:rFonts w:asciiTheme="majorHAnsi" w:hAnsiTheme="majorHAnsi"/>
                <w:i/>
                <w:color w:val="000000" w:themeColor="text1"/>
                <w:sz w:val="18"/>
                <w:szCs w:val="18"/>
              </w:rPr>
            </w:pPr>
            <w:ins w:id="12965" w:author="Dr Mamadou SANOGO" w:date="2023-10-27T11:50:00Z">
              <w:r w:rsidRPr="00A72C1B">
                <w:rPr>
                  <w:rFonts w:asciiTheme="majorHAnsi" w:hAnsiTheme="majorHAnsi"/>
                  <w:bCs/>
                  <w:i/>
                  <w:color w:val="000000" w:themeColor="text1"/>
                  <w:sz w:val="18"/>
                  <w:szCs w:val="18"/>
                </w:rPr>
                <w:t>PSS2302</w:t>
              </w:r>
            </w:ins>
          </w:p>
        </w:tc>
        <w:tc>
          <w:tcPr>
            <w:tcW w:w="615" w:type="pct"/>
            <w:vAlign w:val="center"/>
          </w:tcPr>
          <w:p w14:paraId="52112C1F" w14:textId="77777777" w:rsidR="006A62F4" w:rsidRPr="00D92976" w:rsidRDefault="006A62F4" w:rsidP="00A36245">
            <w:pPr>
              <w:spacing w:line="276" w:lineRule="auto"/>
              <w:jc w:val="center"/>
              <w:rPr>
                <w:ins w:id="12966" w:author="Dr Mamadou SANOGO" w:date="2023-10-27T11:50:00Z"/>
                <w:rFonts w:asciiTheme="majorHAnsi" w:hAnsiTheme="majorHAnsi"/>
                <w:color w:val="000000" w:themeColor="text1"/>
                <w:sz w:val="18"/>
                <w:szCs w:val="18"/>
              </w:rPr>
            </w:pPr>
            <w:ins w:id="12967" w:author="Dr Mamadou SANOGO" w:date="2023-10-27T11:50:00Z">
              <w:r>
                <w:rPr>
                  <w:rFonts w:asciiTheme="majorHAnsi" w:hAnsiTheme="majorHAnsi"/>
                  <w:color w:val="000000" w:themeColor="text1"/>
                  <w:sz w:val="18"/>
                  <w:szCs w:val="18"/>
                </w:rPr>
                <w:t>120</w:t>
              </w:r>
            </w:ins>
          </w:p>
        </w:tc>
        <w:tc>
          <w:tcPr>
            <w:tcW w:w="1695" w:type="pct"/>
            <w:tcBorders>
              <w:bottom w:val="single" w:sz="4" w:space="0" w:color="auto"/>
            </w:tcBorders>
            <w:vAlign w:val="center"/>
          </w:tcPr>
          <w:p w14:paraId="77D6710F" w14:textId="77777777" w:rsidR="006A62F4" w:rsidRPr="00760D72" w:rsidRDefault="006A62F4" w:rsidP="00A36245">
            <w:pPr>
              <w:spacing w:line="276" w:lineRule="auto"/>
              <w:rPr>
                <w:ins w:id="12968" w:author="Dr Mamadou SANOGO" w:date="2023-10-27T11:50:00Z"/>
                <w:rFonts w:asciiTheme="majorHAnsi" w:hAnsiTheme="majorHAnsi"/>
                <w:sz w:val="18"/>
                <w:szCs w:val="18"/>
              </w:rPr>
            </w:pPr>
            <w:ins w:id="12969" w:author="Dr Mamadou SANOGO" w:date="2023-10-27T11:50:00Z">
              <w:r w:rsidRPr="00760D72">
                <w:rPr>
                  <w:rFonts w:asciiTheme="majorHAnsi" w:hAnsiTheme="majorHAnsi"/>
                  <w:sz w:val="18"/>
                  <w:szCs w:val="18"/>
                </w:rPr>
                <w:t>Profession du spécialiste en gynécologie- obstétrique S3 ;</w:t>
              </w:r>
            </w:ins>
          </w:p>
          <w:p w14:paraId="78BC3772" w14:textId="77777777" w:rsidR="006A62F4" w:rsidRPr="00760D72" w:rsidRDefault="006A62F4" w:rsidP="00A36245">
            <w:pPr>
              <w:spacing w:line="276" w:lineRule="auto"/>
              <w:rPr>
                <w:ins w:id="12970" w:author="Dr Mamadou SANOGO" w:date="2023-10-27T11:50:00Z"/>
                <w:rFonts w:asciiTheme="majorHAnsi" w:hAnsiTheme="majorHAnsi"/>
                <w:sz w:val="18"/>
                <w:szCs w:val="18"/>
              </w:rPr>
            </w:pPr>
            <w:ins w:id="12971" w:author="Dr Mamadou SANOGO" w:date="2023-10-27T11:50:00Z">
              <w:r w:rsidRPr="00760D72">
                <w:rPr>
                  <w:rFonts w:asciiTheme="majorHAnsi" w:hAnsiTheme="majorHAnsi"/>
                  <w:sz w:val="18"/>
                  <w:szCs w:val="18"/>
                </w:rPr>
                <w:t>Textes législatifs et réglementaires en SR/PF S3 ;</w:t>
              </w:r>
            </w:ins>
          </w:p>
          <w:p w14:paraId="67A7F8F0" w14:textId="77777777" w:rsidR="006A62F4" w:rsidRPr="00760D72" w:rsidRDefault="006A62F4" w:rsidP="00A36245">
            <w:pPr>
              <w:spacing w:line="276" w:lineRule="auto"/>
              <w:rPr>
                <w:ins w:id="12972" w:author="Dr Mamadou SANOGO" w:date="2023-10-27T11:50:00Z"/>
                <w:rFonts w:asciiTheme="majorHAnsi" w:hAnsiTheme="majorHAnsi"/>
                <w:sz w:val="18"/>
                <w:szCs w:val="18"/>
              </w:rPr>
            </w:pPr>
            <w:ins w:id="12973" w:author="Dr Mamadou SANOGO" w:date="2023-10-27T11:50:00Z">
              <w:r w:rsidRPr="00760D72">
                <w:rPr>
                  <w:rFonts w:asciiTheme="majorHAnsi" w:hAnsiTheme="majorHAnsi"/>
                  <w:sz w:val="18"/>
                  <w:szCs w:val="18"/>
                </w:rPr>
                <w:t>Stratégies en SR/PF S3 ;</w:t>
              </w:r>
            </w:ins>
          </w:p>
          <w:p w14:paraId="3205F803" w14:textId="77777777" w:rsidR="006A62F4" w:rsidRPr="00760D72" w:rsidRDefault="006A62F4" w:rsidP="00A36245">
            <w:pPr>
              <w:spacing w:line="276" w:lineRule="auto"/>
              <w:rPr>
                <w:ins w:id="12974" w:author="Dr Mamadou SANOGO" w:date="2023-10-27T11:50:00Z"/>
                <w:color w:val="70AD47" w:themeColor="accent6"/>
              </w:rPr>
            </w:pPr>
            <w:ins w:id="12975" w:author="Dr Mamadou SANOGO" w:date="2023-10-27T11:50:00Z">
              <w:r w:rsidRPr="00760D72">
                <w:rPr>
                  <w:rFonts w:asciiTheme="majorHAnsi" w:hAnsiTheme="majorHAnsi"/>
                  <w:sz w:val="18"/>
                  <w:szCs w:val="18"/>
                </w:rPr>
                <w:t>Ingénierie et pilotage d'un service de SR/PF S3</w:t>
              </w:r>
            </w:ins>
          </w:p>
        </w:tc>
      </w:tr>
      <w:tr w:rsidR="006A62F4" w:rsidRPr="00C17428" w14:paraId="4FE14214" w14:textId="77777777" w:rsidTr="00A36245">
        <w:trPr>
          <w:trHeight w:val="1816"/>
          <w:jc w:val="center"/>
          <w:ins w:id="12976" w:author="Dr Mamadou SANOGO" w:date="2023-10-27T11:50:00Z"/>
        </w:trPr>
        <w:tc>
          <w:tcPr>
            <w:tcW w:w="836" w:type="pct"/>
            <w:vAlign w:val="center"/>
          </w:tcPr>
          <w:p w14:paraId="1FBE6881" w14:textId="77777777" w:rsidR="006A62F4" w:rsidRDefault="006A62F4" w:rsidP="00A36245">
            <w:pPr>
              <w:spacing w:line="276" w:lineRule="auto"/>
              <w:rPr>
                <w:ins w:id="12977" w:author="Dr Mamadou SANOGO" w:date="2023-10-27T11:50:00Z"/>
                <w:rFonts w:asciiTheme="majorHAnsi" w:hAnsiTheme="majorHAnsi"/>
                <w:bCs/>
                <w:color w:val="000000" w:themeColor="text1"/>
                <w:sz w:val="18"/>
                <w:szCs w:val="18"/>
              </w:rPr>
            </w:pPr>
            <w:ins w:id="12978" w:author="Dr Mamadou SANOGO" w:date="2023-10-27T11:50:00Z">
              <w:r>
                <w:rPr>
                  <w:rFonts w:asciiTheme="majorHAnsi" w:hAnsiTheme="majorHAnsi"/>
                  <w:bCs/>
                  <w:color w:val="000000" w:themeColor="text1"/>
                  <w:sz w:val="18"/>
                  <w:szCs w:val="18"/>
                </w:rPr>
                <w:t>Bocary Sidi KONE,</w:t>
              </w:r>
            </w:ins>
          </w:p>
          <w:p w14:paraId="66BBE94A" w14:textId="77777777" w:rsidR="006A62F4" w:rsidRPr="00BB3C5C" w:rsidRDefault="006A62F4" w:rsidP="00A36245">
            <w:pPr>
              <w:spacing w:line="276" w:lineRule="auto"/>
              <w:rPr>
                <w:ins w:id="12979" w:author="Dr Mamadou SANOGO" w:date="2023-10-27T11:50:00Z"/>
                <w:rFonts w:asciiTheme="majorHAnsi" w:hAnsiTheme="majorHAnsi"/>
                <w:bCs/>
                <w:color w:val="000000" w:themeColor="text1"/>
                <w:sz w:val="18"/>
                <w:szCs w:val="18"/>
              </w:rPr>
            </w:pPr>
            <w:ins w:id="12980" w:author="Dr Mamadou SANOGO" w:date="2023-10-27T11:50:00Z">
              <w:r w:rsidRPr="00DD6339">
                <w:rPr>
                  <w:rFonts w:asciiTheme="majorHAnsi" w:hAnsiTheme="majorHAnsi"/>
                  <w:bCs/>
                  <w:i/>
                  <w:color w:val="000000" w:themeColor="text1"/>
                  <w:sz w:val="18"/>
                  <w:szCs w:val="18"/>
                </w:rPr>
                <w:t>Gynécologue</w:t>
              </w:r>
              <w:r>
                <w:rPr>
                  <w:rFonts w:asciiTheme="majorHAnsi" w:hAnsiTheme="majorHAnsi"/>
                  <w:bCs/>
                  <w:i/>
                  <w:color w:val="000000" w:themeColor="text1"/>
                  <w:sz w:val="18"/>
                  <w:szCs w:val="18"/>
                </w:rPr>
                <w:t>, Traitant</w:t>
              </w:r>
            </w:ins>
          </w:p>
        </w:tc>
        <w:tc>
          <w:tcPr>
            <w:tcW w:w="844" w:type="pct"/>
            <w:vAlign w:val="center"/>
          </w:tcPr>
          <w:p w14:paraId="51F1A036" w14:textId="77777777" w:rsidR="006A62F4" w:rsidRPr="00BB3C5C" w:rsidRDefault="006A62F4" w:rsidP="00A36245">
            <w:pPr>
              <w:spacing w:line="276" w:lineRule="auto"/>
              <w:rPr>
                <w:ins w:id="12981" w:author="Dr Mamadou SANOGO" w:date="2023-10-27T11:50:00Z"/>
                <w:rFonts w:asciiTheme="majorHAnsi" w:hAnsiTheme="majorHAnsi"/>
                <w:bCs/>
                <w:color w:val="000000" w:themeColor="text1"/>
                <w:sz w:val="18"/>
                <w:szCs w:val="18"/>
              </w:rPr>
            </w:pPr>
            <w:proofErr w:type="gramStart"/>
            <w:ins w:id="12982" w:author="Dr Mamadou SANOGO" w:date="2023-10-27T11:50:00Z">
              <w:r>
                <w:rPr>
                  <w:rFonts w:asciiTheme="majorHAnsi" w:hAnsiTheme="majorHAnsi"/>
                  <w:bCs/>
                  <w:color w:val="000000" w:themeColor="text1"/>
                  <w:sz w:val="18"/>
                  <w:szCs w:val="18"/>
                </w:rPr>
                <w:t>CSRéf  Kalaban</w:t>
              </w:r>
              <w:proofErr w:type="gramEnd"/>
              <w:r>
                <w:rPr>
                  <w:rFonts w:asciiTheme="majorHAnsi" w:hAnsiTheme="majorHAnsi"/>
                  <w:bCs/>
                  <w:color w:val="000000" w:themeColor="text1"/>
                  <w:sz w:val="18"/>
                  <w:szCs w:val="18"/>
                </w:rPr>
                <w:t>-coro</w:t>
              </w:r>
            </w:ins>
          </w:p>
        </w:tc>
        <w:tc>
          <w:tcPr>
            <w:tcW w:w="462" w:type="pct"/>
            <w:vAlign w:val="center"/>
          </w:tcPr>
          <w:p w14:paraId="3D9C19C6" w14:textId="77777777" w:rsidR="006A62F4" w:rsidRDefault="006A62F4" w:rsidP="00A36245">
            <w:pPr>
              <w:tabs>
                <w:tab w:val="num" w:pos="1494"/>
              </w:tabs>
              <w:spacing w:line="276" w:lineRule="auto"/>
              <w:rPr>
                <w:ins w:id="12983" w:author="Dr Mamadou SANOGO" w:date="2023-10-27T11:50:00Z"/>
                <w:rFonts w:asciiTheme="majorHAnsi" w:hAnsiTheme="majorHAnsi"/>
                <w:color w:val="000000" w:themeColor="text1"/>
                <w:sz w:val="18"/>
                <w:szCs w:val="18"/>
              </w:rPr>
            </w:pPr>
            <w:ins w:id="12984" w:author="Dr Mamadou SANOGO" w:date="2023-10-27T11:50:00Z">
              <w:r>
                <w:rPr>
                  <w:rFonts w:asciiTheme="majorHAnsi" w:hAnsiTheme="majorHAnsi"/>
                  <w:color w:val="000000" w:themeColor="text1"/>
                  <w:sz w:val="18"/>
                  <w:szCs w:val="18"/>
                </w:rPr>
                <w:t>Master</w:t>
              </w:r>
            </w:ins>
          </w:p>
          <w:p w14:paraId="289598D3" w14:textId="77777777" w:rsidR="006A62F4" w:rsidRPr="00BB3C5C" w:rsidRDefault="006A62F4" w:rsidP="00A36245">
            <w:pPr>
              <w:tabs>
                <w:tab w:val="num" w:pos="1494"/>
              </w:tabs>
              <w:spacing w:line="276" w:lineRule="auto"/>
              <w:rPr>
                <w:ins w:id="12985" w:author="Dr Mamadou SANOGO" w:date="2023-10-27T11:50:00Z"/>
                <w:rFonts w:asciiTheme="majorHAnsi" w:hAnsiTheme="majorHAnsi"/>
                <w:color w:val="000000" w:themeColor="text1"/>
                <w:sz w:val="18"/>
                <w:szCs w:val="18"/>
              </w:rPr>
            </w:pPr>
            <w:ins w:id="12986" w:author="Dr Mamadou SANOGO" w:date="2023-10-27T11:50:00Z">
              <w:r>
                <w:rPr>
                  <w:rFonts w:asciiTheme="majorHAnsi" w:hAnsiTheme="majorHAnsi"/>
                  <w:color w:val="000000" w:themeColor="text1"/>
                  <w:sz w:val="18"/>
                  <w:szCs w:val="18"/>
                </w:rPr>
                <w:t>(Gynécologie)</w:t>
              </w:r>
            </w:ins>
          </w:p>
        </w:tc>
        <w:tc>
          <w:tcPr>
            <w:tcW w:w="548" w:type="pct"/>
            <w:vAlign w:val="center"/>
          </w:tcPr>
          <w:p w14:paraId="0E148C9B" w14:textId="77777777" w:rsidR="006A62F4" w:rsidRDefault="006A62F4" w:rsidP="00A36245">
            <w:pPr>
              <w:spacing w:line="276" w:lineRule="auto"/>
              <w:jc w:val="center"/>
              <w:rPr>
                <w:ins w:id="12987" w:author="Dr Mamadou SANOGO" w:date="2023-10-27T11:50:00Z"/>
                <w:rFonts w:asciiTheme="majorHAnsi" w:hAnsiTheme="majorHAnsi"/>
                <w:i/>
                <w:color w:val="000000" w:themeColor="text1"/>
                <w:sz w:val="18"/>
                <w:szCs w:val="18"/>
              </w:rPr>
            </w:pPr>
            <w:ins w:id="12988" w:author="Dr Mamadou SANOGO" w:date="2023-10-27T11:50:00Z">
              <w:r w:rsidRPr="00A72C1B">
                <w:rPr>
                  <w:rFonts w:asciiTheme="majorHAnsi" w:hAnsiTheme="majorHAnsi"/>
                  <w:bCs/>
                  <w:i/>
                  <w:color w:val="000000" w:themeColor="text1"/>
                  <w:sz w:val="18"/>
                  <w:szCs w:val="18"/>
                </w:rPr>
                <w:t>SRM</w:t>
              </w:r>
              <w:proofErr w:type="gramStart"/>
              <w:r w:rsidRPr="00A72C1B">
                <w:rPr>
                  <w:rFonts w:asciiTheme="majorHAnsi" w:hAnsiTheme="majorHAnsi"/>
                  <w:bCs/>
                  <w:i/>
                  <w:color w:val="000000" w:themeColor="text1"/>
                  <w:sz w:val="18"/>
                  <w:szCs w:val="18"/>
                </w:rPr>
                <w:t>2303</w:t>
              </w:r>
              <w:r>
                <w:rPr>
                  <w:rFonts w:asciiTheme="majorHAnsi" w:hAnsiTheme="majorHAnsi"/>
                  <w:i/>
                  <w:color w:val="000000" w:themeColor="text1"/>
                  <w:sz w:val="18"/>
                  <w:szCs w:val="18"/>
                </w:rPr>
                <w:t>;</w:t>
              </w:r>
              <w:proofErr w:type="gramEnd"/>
            </w:ins>
          </w:p>
          <w:p w14:paraId="4562C164" w14:textId="77777777" w:rsidR="006A62F4" w:rsidRPr="00752C2E" w:rsidRDefault="006A62F4" w:rsidP="00A36245">
            <w:pPr>
              <w:spacing w:line="276" w:lineRule="auto"/>
              <w:jc w:val="center"/>
              <w:rPr>
                <w:ins w:id="12989" w:author="Dr Mamadou SANOGO" w:date="2023-10-27T11:50:00Z"/>
                <w:rFonts w:asciiTheme="majorHAnsi" w:hAnsiTheme="majorHAnsi"/>
                <w:i/>
                <w:color w:val="000000" w:themeColor="text1"/>
                <w:sz w:val="18"/>
                <w:szCs w:val="18"/>
              </w:rPr>
            </w:pPr>
            <w:ins w:id="12990" w:author="Dr Mamadou SANOGO" w:date="2023-10-27T11:50:00Z">
              <w:r w:rsidRPr="00A72C1B">
                <w:rPr>
                  <w:rFonts w:asciiTheme="majorHAnsi" w:hAnsiTheme="majorHAnsi"/>
                  <w:bCs/>
                  <w:i/>
                  <w:color w:val="000000" w:themeColor="text1"/>
                  <w:sz w:val="18"/>
                  <w:szCs w:val="18"/>
                </w:rPr>
                <w:t>DSRF2306</w:t>
              </w:r>
              <w:r w:rsidRPr="00752C2E">
                <w:rPr>
                  <w:rFonts w:asciiTheme="majorHAnsi" w:hAnsiTheme="majorHAnsi"/>
                  <w:i/>
                  <w:color w:val="000000" w:themeColor="text1"/>
                  <w:sz w:val="18"/>
                  <w:szCs w:val="18"/>
                </w:rPr>
                <w:t xml:space="preserve"> </w:t>
              </w:r>
            </w:ins>
          </w:p>
          <w:p w14:paraId="78A2042C" w14:textId="77777777" w:rsidR="006A62F4" w:rsidRPr="003C284C" w:rsidRDefault="006A62F4" w:rsidP="00A36245">
            <w:pPr>
              <w:spacing w:line="276" w:lineRule="auto"/>
              <w:jc w:val="center"/>
              <w:rPr>
                <w:ins w:id="12991" w:author="Dr Mamadou SANOGO" w:date="2023-10-27T11:50:00Z"/>
                <w:rFonts w:asciiTheme="majorHAnsi" w:hAnsiTheme="majorHAnsi"/>
                <w:i/>
                <w:color w:val="000000" w:themeColor="text1"/>
                <w:sz w:val="18"/>
                <w:szCs w:val="18"/>
              </w:rPr>
            </w:pPr>
            <w:ins w:id="12992" w:author="Dr Mamadou SANOGO" w:date="2023-10-27T11:50:00Z">
              <w:r>
                <w:rPr>
                  <w:rFonts w:asciiTheme="majorHAnsi" w:hAnsiTheme="majorHAnsi"/>
                  <w:i/>
                  <w:color w:val="000000" w:themeColor="text1"/>
                  <w:sz w:val="18"/>
                  <w:szCs w:val="18"/>
                </w:rPr>
                <w:t> </w:t>
              </w:r>
            </w:ins>
          </w:p>
        </w:tc>
        <w:tc>
          <w:tcPr>
            <w:tcW w:w="615" w:type="pct"/>
            <w:tcBorders>
              <w:bottom w:val="single" w:sz="4" w:space="0" w:color="auto"/>
            </w:tcBorders>
            <w:vAlign w:val="center"/>
          </w:tcPr>
          <w:p w14:paraId="7A870CEF" w14:textId="77777777" w:rsidR="006A62F4" w:rsidRPr="00BB3C5C" w:rsidRDefault="006A62F4" w:rsidP="00A36245">
            <w:pPr>
              <w:spacing w:line="276" w:lineRule="auto"/>
              <w:jc w:val="center"/>
              <w:rPr>
                <w:ins w:id="12993" w:author="Dr Mamadou SANOGO" w:date="2023-10-27T11:50:00Z"/>
                <w:rFonts w:asciiTheme="majorHAnsi" w:hAnsiTheme="majorHAnsi"/>
                <w:color w:val="000000" w:themeColor="text1"/>
                <w:sz w:val="18"/>
                <w:szCs w:val="18"/>
              </w:rPr>
            </w:pPr>
            <w:ins w:id="12994" w:author="Dr Mamadou SANOGO" w:date="2023-10-27T11:50:00Z">
              <w:r>
                <w:rPr>
                  <w:rFonts w:asciiTheme="majorHAnsi" w:hAnsiTheme="majorHAnsi"/>
                  <w:color w:val="000000" w:themeColor="text1"/>
                  <w:sz w:val="18"/>
                  <w:szCs w:val="18"/>
                </w:rPr>
                <w:t>160</w:t>
              </w:r>
            </w:ins>
          </w:p>
        </w:tc>
        <w:tc>
          <w:tcPr>
            <w:tcW w:w="1695" w:type="pct"/>
            <w:tcBorders>
              <w:bottom w:val="single" w:sz="4" w:space="0" w:color="auto"/>
            </w:tcBorders>
            <w:vAlign w:val="center"/>
          </w:tcPr>
          <w:p w14:paraId="2A081DE5" w14:textId="77777777" w:rsidR="006A62F4" w:rsidRPr="00760D72" w:rsidRDefault="006A62F4" w:rsidP="00A36245">
            <w:pPr>
              <w:spacing w:line="276" w:lineRule="auto"/>
              <w:rPr>
                <w:ins w:id="12995" w:author="Dr Mamadou SANOGO" w:date="2023-10-27T11:50:00Z"/>
                <w:rFonts w:asciiTheme="majorHAnsi" w:hAnsiTheme="majorHAnsi"/>
                <w:sz w:val="18"/>
                <w:szCs w:val="18"/>
              </w:rPr>
            </w:pPr>
            <w:ins w:id="12996" w:author="Dr Mamadou SANOGO" w:date="2023-10-27T11:50:00Z">
              <w:r w:rsidRPr="00760D72">
                <w:rPr>
                  <w:rFonts w:asciiTheme="majorHAnsi" w:hAnsiTheme="majorHAnsi"/>
                  <w:bCs/>
                  <w:sz w:val="18"/>
                  <w:szCs w:val="18"/>
                </w:rPr>
                <w:t xml:space="preserve">Prise en charge des pathologies gynécologiques et obstétricales </w:t>
              </w:r>
              <w:r w:rsidRPr="00760D72">
                <w:rPr>
                  <w:rFonts w:asciiTheme="majorHAnsi" w:hAnsiTheme="majorHAnsi"/>
                  <w:sz w:val="18"/>
                  <w:szCs w:val="18"/>
                </w:rPr>
                <w:t>S3 ;</w:t>
              </w:r>
            </w:ins>
          </w:p>
          <w:p w14:paraId="146F916B" w14:textId="77777777" w:rsidR="006A62F4" w:rsidRPr="00760D72" w:rsidRDefault="006A62F4" w:rsidP="00A36245">
            <w:pPr>
              <w:spacing w:line="276" w:lineRule="auto"/>
              <w:rPr>
                <w:ins w:id="12997" w:author="Dr Mamadou SANOGO" w:date="2023-10-27T11:50:00Z"/>
                <w:rFonts w:asciiTheme="majorHAnsi" w:hAnsiTheme="majorHAnsi"/>
                <w:sz w:val="18"/>
                <w:szCs w:val="18"/>
              </w:rPr>
            </w:pPr>
            <w:ins w:id="12998" w:author="Dr Mamadou SANOGO" w:date="2023-10-27T11:50:00Z">
              <w:r w:rsidRPr="00760D72">
                <w:rPr>
                  <w:rFonts w:asciiTheme="majorHAnsi" w:hAnsiTheme="majorHAnsi"/>
                  <w:bCs/>
                  <w:sz w:val="18"/>
                  <w:szCs w:val="18"/>
                </w:rPr>
                <w:t xml:space="preserve">Identification des dysfonctionnements de l’appareil de reproduction chez la femme </w:t>
              </w:r>
              <w:r w:rsidRPr="00760D72">
                <w:rPr>
                  <w:rFonts w:asciiTheme="majorHAnsi" w:hAnsiTheme="majorHAnsi"/>
                  <w:sz w:val="18"/>
                  <w:szCs w:val="18"/>
                </w:rPr>
                <w:t>S3 ;</w:t>
              </w:r>
            </w:ins>
          </w:p>
          <w:p w14:paraId="172A6454" w14:textId="77777777" w:rsidR="006A62F4" w:rsidRPr="00760D72" w:rsidRDefault="006A62F4" w:rsidP="00A36245">
            <w:pPr>
              <w:spacing w:line="276" w:lineRule="auto"/>
              <w:rPr>
                <w:ins w:id="12999" w:author="Dr Mamadou SANOGO" w:date="2023-10-27T11:50:00Z"/>
                <w:rFonts w:asciiTheme="majorHAnsi" w:hAnsiTheme="majorHAnsi"/>
                <w:bCs/>
                <w:sz w:val="18"/>
                <w:szCs w:val="18"/>
              </w:rPr>
            </w:pPr>
            <w:ins w:id="13000" w:author="Dr Mamadou SANOGO" w:date="2023-10-27T11:50:00Z">
              <w:r w:rsidRPr="00760D72">
                <w:rPr>
                  <w:rFonts w:asciiTheme="majorHAnsi" w:hAnsiTheme="majorHAnsi"/>
                  <w:bCs/>
                  <w:sz w:val="18"/>
                  <w:szCs w:val="18"/>
                </w:rPr>
                <w:t>Prise en charge des pathologies du système de reproduction de la femme</w:t>
              </w:r>
              <w:r w:rsidRPr="00760D72">
                <w:rPr>
                  <w:rFonts w:asciiTheme="majorHAnsi" w:hAnsiTheme="majorHAnsi"/>
                  <w:sz w:val="18"/>
                  <w:szCs w:val="18"/>
                </w:rPr>
                <w:t xml:space="preserve"> S3 ;</w:t>
              </w:r>
            </w:ins>
          </w:p>
          <w:p w14:paraId="5057B5AB" w14:textId="77777777" w:rsidR="006A62F4" w:rsidRPr="00760D72" w:rsidRDefault="006A62F4" w:rsidP="00A36245">
            <w:pPr>
              <w:spacing w:line="276" w:lineRule="auto"/>
              <w:rPr>
                <w:ins w:id="13001" w:author="Dr Mamadou SANOGO" w:date="2023-10-27T11:50:00Z"/>
                <w:rFonts w:asciiTheme="majorHAnsi" w:hAnsiTheme="majorHAnsi"/>
                <w:bCs/>
                <w:sz w:val="18"/>
                <w:szCs w:val="18"/>
              </w:rPr>
            </w:pPr>
            <w:ins w:id="13002" w:author="Dr Mamadou SANOGO" w:date="2023-10-27T11:50:00Z">
              <w:r w:rsidRPr="00760D72">
                <w:rPr>
                  <w:rFonts w:asciiTheme="majorHAnsi" w:hAnsiTheme="majorHAnsi"/>
                  <w:bCs/>
                  <w:sz w:val="18"/>
                  <w:szCs w:val="18"/>
                </w:rPr>
                <w:t>Urgences obstétricales et néonatales</w:t>
              </w:r>
              <w:r w:rsidRPr="00760D72">
                <w:rPr>
                  <w:rFonts w:asciiTheme="majorHAnsi" w:hAnsiTheme="majorHAnsi"/>
                  <w:sz w:val="18"/>
                  <w:szCs w:val="18"/>
                </w:rPr>
                <w:t xml:space="preserve"> S3</w:t>
              </w:r>
            </w:ins>
          </w:p>
        </w:tc>
      </w:tr>
      <w:tr w:rsidR="006A62F4" w:rsidRPr="00C17428" w14:paraId="7CA1DD65" w14:textId="77777777" w:rsidTr="00A36245">
        <w:trPr>
          <w:trHeight w:val="1257"/>
          <w:jc w:val="center"/>
          <w:ins w:id="13003" w:author="Dr Mamadou SANOGO" w:date="2023-10-27T11:50:00Z"/>
        </w:trPr>
        <w:tc>
          <w:tcPr>
            <w:tcW w:w="836" w:type="pct"/>
            <w:vAlign w:val="center"/>
          </w:tcPr>
          <w:p w14:paraId="0FB0D4C2" w14:textId="77777777" w:rsidR="006A62F4" w:rsidRDefault="006A62F4" w:rsidP="00A36245">
            <w:pPr>
              <w:spacing w:line="276" w:lineRule="auto"/>
              <w:rPr>
                <w:ins w:id="13004" w:author="Dr Mamadou SANOGO" w:date="2023-10-27T11:50:00Z"/>
                <w:rFonts w:asciiTheme="majorHAnsi" w:hAnsiTheme="majorHAnsi"/>
                <w:bCs/>
                <w:i/>
                <w:color w:val="000000" w:themeColor="text1"/>
                <w:sz w:val="18"/>
                <w:szCs w:val="18"/>
              </w:rPr>
            </w:pPr>
            <w:ins w:id="13005" w:author="Dr Mamadou SANOGO" w:date="2023-10-27T11:50:00Z">
              <w:r>
                <w:rPr>
                  <w:rFonts w:asciiTheme="majorHAnsi" w:hAnsiTheme="majorHAnsi"/>
                  <w:color w:val="000000" w:themeColor="text1"/>
                  <w:sz w:val="18"/>
                  <w:szCs w:val="18"/>
                </w:rPr>
                <w:t xml:space="preserve">Sayon DIAKITE, </w:t>
              </w:r>
              <w:r w:rsidRPr="00A27F7D">
                <w:rPr>
                  <w:rFonts w:asciiTheme="majorHAnsi" w:hAnsiTheme="majorHAnsi"/>
                  <w:bCs/>
                  <w:i/>
                  <w:color w:val="000000" w:themeColor="text1"/>
                  <w:sz w:val="18"/>
                  <w:szCs w:val="18"/>
                </w:rPr>
                <w:t xml:space="preserve">Médecin, </w:t>
              </w:r>
            </w:ins>
          </w:p>
          <w:p w14:paraId="0DDEC1A3" w14:textId="77777777" w:rsidR="006A62F4" w:rsidRPr="00A27F7D" w:rsidRDefault="006A62F4" w:rsidP="00A36245">
            <w:pPr>
              <w:spacing w:line="276" w:lineRule="auto"/>
              <w:rPr>
                <w:ins w:id="13006" w:author="Dr Mamadou SANOGO" w:date="2023-10-27T11:50:00Z"/>
                <w:rFonts w:asciiTheme="majorHAnsi" w:hAnsiTheme="majorHAnsi"/>
                <w:bCs/>
                <w:i/>
                <w:color w:val="000000" w:themeColor="text1"/>
                <w:sz w:val="18"/>
                <w:szCs w:val="18"/>
              </w:rPr>
            </w:pPr>
            <w:ins w:id="13007" w:author="Dr Mamadou SANOGO" w:date="2023-10-27T11:50:00Z">
              <w:r>
                <w:rPr>
                  <w:rFonts w:asciiTheme="majorHAnsi" w:hAnsiTheme="majorHAnsi"/>
                  <w:bCs/>
                  <w:i/>
                  <w:color w:val="000000" w:themeColor="text1"/>
                  <w:sz w:val="18"/>
                  <w:szCs w:val="18"/>
                </w:rPr>
                <w:t>T</w:t>
              </w:r>
              <w:r w:rsidRPr="00A27F7D">
                <w:rPr>
                  <w:rFonts w:asciiTheme="majorHAnsi" w:hAnsiTheme="majorHAnsi"/>
                  <w:bCs/>
                  <w:i/>
                  <w:color w:val="000000" w:themeColor="text1"/>
                  <w:sz w:val="18"/>
                  <w:szCs w:val="18"/>
                </w:rPr>
                <w:t>raitant</w:t>
              </w:r>
            </w:ins>
          </w:p>
          <w:p w14:paraId="35B755AB" w14:textId="77777777" w:rsidR="006A62F4" w:rsidRDefault="006A62F4" w:rsidP="00A36245">
            <w:pPr>
              <w:spacing w:line="276" w:lineRule="auto"/>
              <w:rPr>
                <w:ins w:id="13008" w:author="Dr Mamadou SANOGO" w:date="2023-10-27T11:50:00Z"/>
                <w:rFonts w:asciiTheme="majorHAnsi" w:hAnsiTheme="majorHAnsi"/>
                <w:color w:val="000000" w:themeColor="text1"/>
                <w:sz w:val="18"/>
                <w:szCs w:val="18"/>
              </w:rPr>
            </w:pPr>
          </w:p>
        </w:tc>
        <w:tc>
          <w:tcPr>
            <w:tcW w:w="844" w:type="pct"/>
            <w:vAlign w:val="center"/>
          </w:tcPr>
          <w:p w14:paraId="555E5796" w14:textId="77777777" w:rsidR="006A62F4" w:rsidRDefault="006A62F4" w:rsidP="00A36245">
            <w:pPr>
              <w:spacing w:line="276" w:lineRule="auto"/>
              <w:rPr>
                <w:ins w:id="13009" w:author="Dr Mamadou SANOGO" w:date="2023-10-27T11:50:00Z"/>
                <w:rFonts w:asciiTheme="majorHAnsi" w:hAnsiTheme="majorHAnsi"/>
                <w:color w:val="000000" w:themeColor="text1"/>
                <w:sz w:val="18"/>
                <w:szCs w:val="18"/>
              </w:rPr>
            </w:pPr>
            <w:ins w:id="13010" w:author="Dr Mamadou SANOGO" w:date="2023-10-27T11:50:00Z">
              <w:r>
                <w:rPr>
                  <w:rFonts w:asciiTheme="majorHAnsi" w:hAnsiTheme="majorHAnsi"/>
                  <w:color w:val="000000" w:themeColor="text1"/>
                  <w:sz w:val="18"/>
                  <w:szCs w:val="18"/>
                </w:rPr>
                <w:t>CHU Gabriel TOURE</w:t>
              </w:r>
            </w:ins>
          </w:p>
        </w:tc>
        <w:tc>
          <w:tcPr>
            <w:tcW w:w="462" w:type="pct"/>
            <w:vAlign w:val="center"/>
          </w:tcPr>
          <w:p w14:paraId="1F5306DC" w14:textId="77777777" w:rsidR="006A62F4" w:rsidRDefault="006A62F4" w:rsidP="00A36245">
            <w:pPr>
              <w:spacing w:line="276" w:lineRule="auto"/>
              <w:rPr>
                <w:ins w:id="13011" w:author="Dr Mamadou SANOGO" w:date="2023-10-27T11:50:00Z"/>
                <w:rFonts w:asciiTheme="majorHAnsi" w:hAnsiTheme="majorHAnsi"/>
                <w:bCs/>
                <w:color w:val="000000" w:themeColor="text1"/>
                <w:sz w:val="18"/>
                <w:szCs w:val="18"/>
              </w:rPr>
            </w:pPr>
            <w:ins w:id="13012" w:author="Dr Mamadou SANOGO" w:date="2023-10-27T11:50:00Z">
              <w:r>
                <w:rPr>
                  <w:rFonts w:asciiTheme="majorHAnsi" w:hAnsiTheme="majorHAnsi"/>
                  <w:bCs/>
                  <w:color w:val="000000" w:themeColor="text1"/>
                  <w:sz w:val="18"/>
                  <w:szCs w:val="18"/>
                </w:rPr>
                <w:t>Doctorat</w:t>
              </w:r>
            </w:ins>
          </w:p>
          <w:p w14:paraId="4F3AF8F1" w14:textId="77777777" w:rsidR="006A62F4" w:rsidRDefault="006A62F4" w:rsidP="00A36245">
            <w:pPr>
              <w:spacing w:line="276" w:lineRule="auto"/>
              <w:rPr>
                <w:ins w:id="13013" w:author="Dr Mamadou SANOGO" w:date="2023-10-27T11:50:00Z"/>
                <w:rFonts w:asciiTheme="majorHAnsi" w:hAnsiTheme="majorHAnsi"/>
                <w:bCs/>
                <w:color w:val="000000" w:themeColor="text1"/>
                <w:sz w:val="18"/>
                <w:szCs w:val="18"/>
              </w:rPr>
            </w:pPr>
            <w:ins w:id="13014" w:author="Dr Mamadou SANOGO" w:date="2023-10-27T11:50:00Z">
              <w:r>
                <w:rPr>
                  <w:rFonts w:asciiTheme="majorHAnsi" w:hAnsiTheme="majorHAnsi"/>
                  <w:bCs/>
                  <w:color w:val="000000" w:themeColor="text1"/>
                  <w:sz w:val="18"/>
                  <w:szCs w:val="18"/>
                </w:rPr>
                <w:t>(Médecine générale)</w:t>
              </w:r>
            </w:ins>
          </w:p>
        </w:tc>
        <w:tc>
          <w:tcPr>
            <w:tcW w:w="548" w:type="pct"/>
            <w:vAlign w:val="center"/>
          </w:tcPr>
          <w:p w14:paraId="246D1948" w14:textId="77777777" w:rsidR="006A62F4" w:rsidRPr="00C416AA" w:rsidRDefault="006A62F4" w:rsidP="00A36245">
            <w:pPr>
              <w:tabs>
                <w:tab w:val="num" w:pos="1494"/>
              </w:tabs>
              <w:spacing w:line="276" w:lineRule="auto"/>
              <w:jc w:val="center"/>
              <w:rPr>
                <w:ins w:id="13015" w:author="Dr Mamadou SANOGO" w:date="2023-10-27T11:50:00Z"/>
                <w:rFonts w:asciiTheme="majorHAnsi" w:hAnsiTheme="majorHAnsi"/>
                <w:b/>
                <w:i/>
                <w:color w:val="000000" w:themeColor="text1"/>
                <w:sz w:val="18"/>
                <w:szCs w:val="18"/>
              </w:rPr>
            </w:pPr>
            <w:ins w:id="13016" w:author="Dr Mamadou SANOGO" w:date="2023-10-27T11:50:00Z">
              <w:r w:rsidRPr="00A72C1B">
                <w:rPr>
                  <w:rFonts w:asciiTheme="majorHAnsi" w:hAnsiTheme="majorHAnsi"/>
                  <w:bCs/>
                  <w:i/>
                  <w:color w:val="000000" w:themeColor="text1"/>
                  <w:sz w:val="18"/>
                  <w:szCs w:val="18"/>
                </w:rPr>
                <w:t>SRN</w:t>
              </w:r>
              <w:proofErr w:type="gramStart"/>
              <w:r w:rsidRPr="00A72C1B">
                <w:rPr>
                  <w:rFonts w:asciiTheme="majorHAnsi" w:hAnsiTheme="majorHAnsi"/>
                  <w:bCs/>
                  <w:i/>
                  <w:color w:val="000000" w:themeColor="text1"/>
                  <w:sz w:val="18"/>
                  <w:szCs w:val="18"/>
                </w:rPr>
                <w:t>2304</w:t>
              </w:r>
              <w:r>
                <w:rPr>
                  <w:rFonts w:asciiTheme="majorHAnsi" w:hAnsiTheme="majorHAnsi"/>
                  <w:b/>
                  <w:i/>
                  <w:color w:val="000000" w:themeColor="text1"/>
                  <w:sz w:val="18"/>
                  <w:szCs w:val="18"/>
                </w:rPr>
                <w:t>;</w:t>
              </w:r>
              <w:proofErr w:type="gramEnd"/>
            </w:ins>
          </w:p>
          <w:p w14:paraId="086FAFEF" w14:textId="77777777" w:rsidR="006A62F4" w:rsidRDefault="006A62F4" w:rsidP="00A36245">
            <w:pPr>
              <w:tabs>
                <w:tab w:val="num" w:pos="1494"/>
              </w:tabs>
              <w:spacing w:line="276" w:lineRule="auto"/>
              <w:jc w:val="center"/>
              <w:rPr>
                <w:ins w:id="13017" w:author="Dr Mamadou SANOGO" w:date="2023-10-27T11:50:00Z"/>
                <w:rFonts w:asciiTheme="majorHAnsi" w:hAnsiTheme="majorHAnsi"/>
                <w:i/>
                <w:color w:val="000000" w:themeColor="text1"/>
                <w:sz w:val="18"/>
                <w:szCs w:val="18"/>
              </w:rPr>
            </w:pPr>
            <w:ins w:id="13018" w:author="Dr Mamadou SANOGO" w:date="2023-10-27T11:50:00Z">
              <w:r w:rsidRPr="00A72C1B">
                <w:rPr>
                  <w:rFonts w:asciiTheme="majorHAnsi" w:hAnsiTheme="majorHAnsi"/>
                  <w:bCs/>
                  <w:i/>
                  <w:color w:val="000000" w:themeColor="text1"/>
                  <w:sz w:val="18"/>
                  <w:szCs w:val="18"/>
                </w:rPr>
                <w:t>SRAJ2305</w:t>
              </w:r>
            </w:ins>
          </w:p>
        </w:tc>
        <w:tc>
          <w:tcPr>
            <w:tcW w:w="615" w:type="pct"/>
            <w:vAlign w:val="center"/>
          </w:tcPr>
          <w:p w14:paraId="3FBD0FF5" w14:textId="77777777" w:rsidR="006A62F4" w:rsidRPr="00CF0442" w:rsidRDefault="006A62F4" w:rsidP="00A36245">
            <w:pPr>
              <w:spacing w:line="276" w:lineRule="auto"/>
              <w:jc w:val="center"/>
              <w:rPr>
                <w:ins w:id="13019" w:author="Dr Mamadou SANOGO" w:date="2023-10-27T11:50:00Z"/>
                <w:rFonts w:asciiTheme="majorHAnsi" w:hAnsiTheme="majorHAnsi"/>
                <w:i/>
                <w:color w:val="000000" w:themeColor="text1"/>
                <w:sz w:val="18"/>
                <w:szCs w:val="18"/>
              </w:rPr>
            </w:pPr>
            <w:ins w:id="13020" w:author="Dr Mamadou SANOGO" w:date="2023-10-27T11:50:00Z">
              <w:r>
                <w:rPr>
                  <w:rFonts w:asciiTheme="majorHAnsi" w:hAnsiTheme="majorHAnsi"/>
                  <w:color w:val="000000" w:themeColor="text1"/>
                  <w:sz w:val="18"/>
                  <w:szCs w:val="18"/>
                </w:rPr>
                <w:t>80</w:t>
              </w:r>
            </w:ins>
          </w:p>
        </w:tc>
        <w:tc>
          <w:tcPr>
            <w:tcW w:w="1695" w:type="pct"/>
            <w:tcBorders>
              <w:top w:val="nil"/>
            </w:tcBorders>
            <w:vAlign w:val="center"/>
          </w:tcPr>
          <w:p w14:paraId="531A0351" w14:textId="77777777" w:rsidR="006A62F4" w:rsidRPr="002F236F" w:rsidRDefault="006A62F4" w:rsidP="00A36245">
            <w:pPr>
              <w:spacing w:line="276" w:lineRule="auto"/>
              <w:rPr>
                <w:ins w:id="13021" w:author="Dr Mamadou SANOGO" w:date="2023-10-27T11:50:00Z"/>
                <w:rFonts w:asciiTheme="majorHAnsi" w:hAnsiTheme="majorHAnsi"/>
                <w:color w:val="000000" w:themeColor="text1"/>
                <w:sz w:val="18"/>
                <w:szCs w:val="18"/>
              </w:rPr>
            </w:pPr>
            <w:ins w:id="13022" w:author="Dr Mamadou SANOGO" w:date="2023-10-27T11:50:00Z">
              <w:r w:rsidRPr="002F236F">
                <w:rPr>
                  <w:rFonts w:asciiTheme="majorHAnsi" w:hAnsiTheme="majorHAnsi"/>
                  <w:bCs/>
                  <w:color w:val="000000" w:themeColor="text1"/>
                  <w:sz w:val="18"/>
                  <w:szCs w:val="18"/>
                </w:rPr>
                <w:t>Prise en charge des pathologies du nouveau-né</w:t>
              </w:r>
              <w:r w:rsidRPr="002F236F">
                <w:rPr>
                  <w:rFonts w:asciiTheme="majorHAnsi" w:hAnsiTheme="majorHAnsi"/>
                  <w:color w:val="000000" w:themeColor="text1"/>
                  <w:sz w:val="18"/>
                  <w:szCs w:val="18"/>
                </w:rPr>
                <w:t xml:space="preserve"> S3 ;</w:t>
              </w:r>
            </w:ins>
          </w:p>
          <w:p w14:paraId="27FE280C" w14:textId="77777777" w:rsidR="006A62F4" w:rsidRPr="002F236F" w:rsidRDefault="006A62F4" w:rsidP="00A36245">
            <w:pPr>
              <w:spacing w:line="276" w:lineRule="auto"/>
              <w:rPr>
                <w:ins w:id="13023" w:author="Dr Mamadou SANOGO" w:date="2023-10-27T11:50:00Z"/>
                <w:rFonts w:asciiTheme="majorHAnsi" w:hAnsiTheme="majorHAnsi"/>
                <w:color w:val="000000" w:themeColor="text1"/>
                <w:sz w:val="18"/>
                <w:szCs w:val="18"/>
              </w:rPr>
            </w:pPr>
            <w:ins w:id="13024" w:author="Dr Mamadou SANOGO" w:date="2023-10-27T11:50:00Z">
              <w:r>
                <w:rPr>
                  <w:rFonts w:asciiTheme="majorHAnsi" w:hAnsiTheme="majorHAnsi"/>
                  <w:bCs/>
                  <w:color w:val="000000" w:themeColor="text1"/>
                  <w:sz w:val="18"/>
                  <w:szCs w:val="18"/>
                </w:rPr>
                <w:t xml:space="preserve">Prise en charge </w:t>
              </w:r>
              <w:r w:rsidRPr="002F236F">
                <w:rPr>
                  <w:rFonts w:asciiTheme="majorHAnsi" w:hAnsiTheme="majorHAnsi"/>
                  <w:bCs/>
                  <w:color w:val="000000" w:themeColor="text1"/>
                  <w:sz w:val="18"/>
                  <w:szCs w:val="18"/>
                </w:rPr>
                <w:t>des IST/VIH/SIDA chez le nouveau-né</w:t>
              </w:r>
              <w:r w:rsidRPr="002F236F">
                <w:rPr>
                  <w:rFonts w:asciiTheme="majorHAnsi" w:hAnsiTheme="majorHAnsi"/>
                  <w:color w:val="000000" w:themeColor="text1"/>
                  <w:sz w:val="18"/>
                  <w:szCs w:val="18"/>
                </w:rPr>
                <w:t xml:space="preserve"> S3 ;</w:t>
              </w:r>
            </w:ins>
          </w:p>
          <w:p w14:paraId="5C53243B" w14:textId="77777777" w:rsidR="006A62F4" w:rsidRPr="00441632" w:rsidRDefault="006A62F4" w:rsidP="00A36245">
            <w:pPr>
              <w:spacing w:line="276" w:lineRule="auto"/>
              <w:rPr>
                <w:ins w:id="13025" w:author="Dr Mamadou SANOGO" w:date="2023-10-27T11:50:00Z"/>
                <w:rFonts w:asciiTheme="majorHAnsi" w:hAnsiTheme="majorHAnsi"/>
                <w:color w:val="000000" w:themeColor="text1"/>
                <w:sz w:val="18"/>
                <w:szCs w:val="18"/>
              </w:rPr>
            </w:pPr>
            <w:ins w:id="13026" w:author="Dr Mamadou SANOGO" w:date="2023-10-27T11:50:00Z">
              <w:r>
                <w:rPr>
                  <w:rFonts w:asciiTheme="majorHAnsi" w:hAnsiTheme="majorHAnsi"/>
                  <w:bCs/>
                  <w:color w:val="000000" w:themeColor="text1"/>
                  <w:sz w:val="18"/>
                  <w:szCs w:val="18"/>
                </w:rPr>
                <w:t xml:space="preserve">Prise en charge </w:t>
              </w:r>
              <w:r w:rsidRPr="002F236F">
                <w:rPr>
                  <w:rFonts w:asciiTheme="majorHAnsi" w:hAnsiTheme="majorHAnsi"/>
                  <w:bCs/>
                  <w:color w:val="000000" w:themeColor="text1"/>
                  <w:sz w:val="18"/>
                  <w:szCs w:val="18"/>
                </w:rPr>
                <w:t>des IST/VIH/SIDA chez les adolescents et les jeunes</w:t>
              </w:r>
              <w:r w:rsidRPr="002F236F">
                <w:rPr>
                  <w:rFonts w:asciiTheme="majorHAnsi" w:hAnsiTheme="majorHAnsi"/>
                  <w:color w:val="000000" w:themeColor="text1"/>
                  <w:sz w:val="18"/>
                  <w:szCs w:val="18"/>
                </w:rPr>
                <w:t xml:space="preserve"> S3</w:t>
              </w:r>
            </w:ins>
          </w:p>
        </w:tc>
      </w:tr>
      <w:tr w:rsidR="006A62F4" w:rsidRPr="00C17428" w14:paraId="237CD2D5" w14:textId="77777777" w:rsidTr="00A36245">
        <w:trPr>
          <w:trHeight w:val="97"/>
          <w:jc w:val="center"/>
          <w:ins w:id="13027" w:author="Dr Mamadou SANOGO" w:date="2023-10-27T11:50:00Z"/>
        </w:trPr>
        <w:tc>
          <w:tcPr>
            <w:tcW w:w="836" w:type="pct"/>
            <w:tcBorders>
              <w:top w:val="single" w:sz="4" w:space="0" w:color="auto"/>
            </w:tcBorders>
            <w:vAlign w:val="center"/>
          </w:tcPr>
          <w:p w14:paraId="68B77675" w14:textId="77777777" w:rsidR="006A62F4" w:rsidRPr="00A27F7D" w:rsidRDefault="006A62F4" w:rsidP="00A36245">
            <w:pPr>
              <w:spacing w:line="276" w:lineRule="auto"/>
              <w:rPr>
                <w:ins w:id="13028" w:author="Dr Mamadou SANOGO" w:date="2023-10-27T11:50:00Z"/>
                <w:rFonts w:asciiTheme="majorHAnsi" w:hAnsiTheme="majorHAnsi"/>
                <w:i/>
                <w:color w:val="000000" w:themeColor="text1"/>
                <w:sz w:val="18"/>
                <w:szCs w:val="18"/>
              </w:rPr>
            </w:pPr>
            <w:ins w:id="13029" w:author="Dr Mamadou SANOGO" w:date="2023-10-27T11:50:00Z">
              <w:r>
                <w:rPr>
                  <w:rFonts w:asciiTheme="majorHAnsi" w:hAnsiTheme="majorHAnsi"/>
                  <w:color w:val="000000" w:themeColor="text1"/>
                  <w:sz w:val="18"/>
                  <w:szCs w:val="18"/>
                </w:rPr>
                <w:t xml:space="preserve">Drissa SIDIBE, </w:t>
              </w:r>
              <w:r>
                <w:rPr>
                  <w:rFonts w:asciiTheme="majorHAnsi" w:hAnsiTheme="majorHAnsi"/>
                  <w:i/>
                  <w:color w:val="000000" w:themeColor="text1"/>
                  <w:sz w:val="18"/>
                  <w:szCs w:val="18"/>
                </w:rPr>
                <w:t>M</w:t>
              </w:r>
              <w:r w:rsidRPr="00A27F7D">
                <w:rPr>
                  <w:rFonts w:asciiTheme="majorHAnsi" w:hAnsiTheme="majorHAnsi"/>
                  <w:i/>
                  <w:color w:val="000000" w:themeColor="text1"/>
                  <w:sz w:val="18"/>
                  <w:szCs w:val="18"/>
                </w:rPr>
                <w:t>édecin,</w:t>
              </w:r>
            </w:ins>
          </w:p>
          <w:p w14:paraId="61484FA0" w14:textId="77777777" w:rsidR="006A62F4" w:rsidRDefault="006A62F4" w:rsidP="00A36245">
            <w:pPr>
              <w:spacing w:line="276" w:lineRule="auto"/>
              <w:rPr>
                <w:ins w:id="13030" w:author="Dr Mamadou SANOGO" w:date="2023-10-27T11:50:00Z"/>
                <w:rFonts w:asciiTheme="majorHAnsi" w:hAnsiTheme="majorHAnsi"/>
                <w:color w:val="000000" w:themeColor="text1"/>
                <w:sz w:val="18"/>
                <w:szCs w:val="18"/>
              </w:rPr>
            </w:pPr>
            <w:proofErr w:type="gramStart"/>
            <w:ins w:id="13031" w:author="Dr Mamadou SANOGO" w:date="2023-10-27T11:50:00Z">
              <w:r>
                <w:rPr>
                  <w:rFonts w:asciiTheme="majorHAnsi" w:hAnsiTheme="majorHAnsi"/>
                  <w:bCs/>
                  <w:i/>
                  <w:color w:val="000000" w:themeColor="text1"/>
                  <w:sz w:val="18"/>
                  <w:szCs w:val="18"/>
                </w:rPr>
                <w:t>t</w:t>
              </w:r>
              <w:r w:rsidRPr="00A27F7D">
                <w:rPr>
                  <w:rFonts w:asciiTheme="majorHAnsi" w:hAnsiTheme="majorHAnsi"/>
                  <w:bCs/>
                  <w:i/>
                  <w:color w:val="000000" w:themeColor="text1"/>
                  <w:sz w:val="18"/>
                  <w:szCs w:val="18"/>
                </w:rPr>
                <w:t>raitant</w:t>
              </w:r>
              <w:proofErr w:type="gramEnd"/>
            </w:ins>
          </w:p>
        </w:tc>
        <w:tc>
          <w:tcPr>
            <w:tcW w:w="844" w:type="pct"/>
            <w:tcBorders>
              <w:top w:val="single" w:sz="4" w:space="0" w:color="auto"/>
            </w:tcBorders>
            <w:vAlign w:val="center"/>
          </w:tcPr>
          <w:p w14:paraId="2E23A742" w14:textId="77777777" w:rsidR="006A62F4" w:rsidRDefault="006A62F4" w:rsidP="00A36245">
            <w:pPr>
              <w:spacing w:line="276" w:lineRule="auto"/>
              <w:rPr>
                <w:ins w:id="13032" w:author="Dr Mamadou SANOGO" w:date="2023-10-27T11:50:00Z"/>
                <w:rFonts w:asciiTheme="majorHAnsi" w:hAnsiTheme="majorHAnsi"/>
                <w:color w:val="000000" w:themeColor="text1"/>
                <w:sz w:val="18"/>
                <w:szCs w:val="18"/>
              </w:rPr>
            </w:pPr>
            <w:ins w:id="13033" w:author="Dr Mamadou SANOGO" w:date="2023-10-27T11:50:00Z">
              <w:r>
                <w:rPr>
                  <w:rFonts w:asciiTheme="majorHAnsi" w:hAnsiTheme="majorHAnsi"/>
                  <w:color w:val="000000" w:themeColor="text1"/>
                  <w:sz w:val="18"/>
                  <w:szCs w:val="18"/>
                </w:rPr>
                <w:t>Hôpital Mopti</w:t>
              </w:r>
            </w:ins>
          </w:p>
        </w:tc>
        <w:tc>
          <w:tcPr>
            <w:tcW w:w="462" w:type="pct"/>
            <w:tcBorders>
              <w:top w:val="single" w:sz="4" w:space="0" w:color="auto"/>
            </w:tcBorders>
            <w:vAlign w:val="center"/>
          </w:tcPr>
          <w:p w14:paraId="28D46BAA" w14:textId="77777777" w:rsidR="006A62F4" w:rsidRDefault="006A62F4" w:rsidP="00A36245">
            <w:pPr>
              <w:spacing w:line="276" w:lineRule="auto"/>
              <w:rPr>
                <w:ins w:id="13034" w:author="Dr Mamadou SANOGO" w:date="2023-10-27T11:50:00Z"/>
                <w:rFonts w:asciiTheme="majorHAnsi" w:hAnsiTheme="majorHAnsi"/>
                <w:bCs/>
                <w:color w:val="000000" w:themeColor="text1"/>
                <w:sz w:val="18"/>
                <w:szCs w:val="18"/>
              </w:rPr>
            </w:pPr>
            <w:ins w:id="13035" w:author="Dr Mamadou SANOGO" w:date="2023-10-27T11:50:00Z">
              <w:r>
                <w:rPr>
                  <w:rFonts w:asciiTheme="majorHAnsi" w:hAnsiTheme="majorHAnsi"/>
                  <w:bCs/>
                  <w:color w:val="000000" w:themeColor="text1"/>
                  <w:sz w:val="18"/>
                  <w:szCs w:val="18"/>
                </w:rPr>
                <w:t>Master</w:t>
              </w:r>
            </w:ins>
          </w:p>
          <w:p w14:paraId="783326AE" w14:textId="77777777" w:rsidR="006A62F4" w:rsidRDefault="006A62F4" w:rsidP="00A36245">
            <w:pPr>
              <w:spacing w:line="276" w:lineRule="auto"/>
              <w:rPr>
                <w:ins w:id="13036" w:author="Dr Mamadou SANOGO" w:date="2023-10-27T11:50:00Z"/>
                <w:rFonts w:asciiTheme="majorHAnsi" w:hAnsiTheme="majorHAnsi"/>
                <w:bCs/>
                <w:color w:val="000000" w:themeColor="text1"/>
                <w:sz w:val="18"/>
                <w:szCs w:val="18"/>
              </w:rPr>
            </w:pPr>
            <w:ins w:id="13037" w:author="Dr Mamadou SANOGO" w:date="2023-10-27T11:50:00Z">
              <w:r>
                <w:rPr>
                  <w:rFonts w:asciiTheme="majorHAnsi" w:hAnsiTheme="majorHAnsi"/>
                  <w:bCs/>
                  <w:color w:val="000000" w:themeColor="text1"/>
                  <w:sz w:val="18"/>
                  <w:szCs w:val="18"/>
                </w:rPr>
                <w:t>(Santé de la réproduction)</w:t>
              </w:r>
            </w:ins>
          </w:p>
        </w:tc>
        <w:tc>
          <w:tcPr>
            <w:tcW w:w="548" w:type="pct"/>
            <w:tcBorders>
              <w:top w:val="single" w:sz="4" w:space="0" w:color="auto"/>
            </w:tcBorders>
            <w:vAlign w:val="center"/>
          </w:tcPr>
          <w:p w14:paraId="5D5FDDD1" w14:textId="77777777" w:rsidR="006A62F4" w:rsidRPr="00A72C1B" w:rsidRDefault="006A62F4" w:rsidP="00A36245">
            <w:pPr>
              <w:tabs>
                <w:tab w:val="num" w:pos="1494"/>
              </w:tabs>
              <w:spacing w:line="276" w:lineRule="auto"/>
              <w:jc w:val="center"/>
              <w:rPr>
                <w:ins w:id="13038" w:author="Dr Mamadou SANOGO" w:date="2023-10-27T11:50:00Z"/>
                <w:rFonts w:asciiTheme="majorHAnsi" w:hAnsiTheme="majorHAnsi"/>
                <w:i/>
                <w:color w:val="000000" w:themeColor="text1"/>
                <w:sz w:val="18"/>
                <w:szCs w:val="18"/>
              </w:rPr>
            </w:pPr>
            <w:ins w:id="13039" w:author="Dr Mamadou SANOGO" w:date="2023-10-27T11:50:00Z">
              <w:r w:rsidRPr="00A72C1B">
                <w:rPr>
                  <w:rFonts w:asciiTheme="majorHAnsi" w:hAnsiTheme="majorHAnsi"/>
                  <w:bCs/>
                  <w:i/>
                  <w:color w:val="000000" w:themeColor="text1"/>
                  <w:sz w:val="18"/>
                  <w:szCs w:val="18"/>
                </w:rPr>
                <w:t>SRAJ2305</w:t>
              </w:r>
            </w:ins>
          </w:p>
        </w:tc>
        <w:tc>
          <w:tcPr>
            <w:tcW w:w="615" w:type="pct"/>
            <w:tcBorders>
              <w:top w:val="single" w:sz="4" w:space="0" w:color="auto"/>
            </w:tcBorders>
            <w:vAlign w:val="center"/>
          </w:tcPr>
          <w:p w14:paraId="41CD7776" w14:textId="77777777" w:rsidR="006A62F4" w:rsidRPr="00CF0442" w:rsidRDefault="006A62F4" w:rsidP="00A36245">
            <w:pPr>
              <w:spacing w:line="276" w:lineRule="auto"/>
              <w:jc w:val="center"/>
              <w:rPr>
                <w:ins w:id="13040" w:author="Dr Mamadou SANOGO" w:date="2023-10-27T11:50:00Z"/>
                <w:rFonts w:asciiTheme="majorHAnsi" w:hAnsiTheme="majorHAnsi"/>
                <w:i/>
                <w:color w:val="000000" w:themeColor="text1"/>
                <w:sz w:val="18"/>
                <w:szCs w:val="18"/>
              </w:rPr>
            </w:pPr>
            <w:ins w:id="13041" w:author="Dr Mamadou SANOGO" w:date="2023-10-27T11:50:00Z">
              <w:r>
                <w:rPr>
                  <w:rFonts w:asciiTheme="majorHAnsi" w:hAnsiTheme="majorHAnsi"/>
                  <w:color w:val="000000" w:themeColor="text1"/>
                  <w:sz w:val="18"/>
                  <w:szCs w:val="18"/>
                </w:rPr>
                <w:t>40</w:t>
              </w:r>
            </w:ins>
          </w:p>
        </w:tc>
        <w:tc>
          <w:tcPr>
            <w:tcW w:w="1695" w:type="pct"/>
            <w:tcBorders>
              <w:top w:val="single" w:sz="4" w:space="0" w:color="auto"/>
            </w:tcBorders>
            <w:vAlign w:val="center"/>
          </w:tcPr>
          <w:p w14:paraId="026CD039" w14:textId="77777777" w:rsidR="006A62F4" w:rsidRPr="002F236F" w:rsidRDefault="006A62F4" w:rsidP="00A36245">
            <w:pPr>
              <w:spacing w:line="276" w:lineRule="auto"/>
              <w:rPr>
                <w:ins w:id="13042" w:author="Dr Mamadou SANOGO" w:date="2023-10-27T11:50:00Z"/>
                <w:rFonts w:asciiTheme="majorHAnsi" w:hAnsiTheme="majorHAnsi"/>
                <w:bCs/>
                <w:color w:val="000000" w:themeColor="text1"/>
                <w:sz w:val="18"/>
                <w:szCs w:val="18"/>
              </w:rPr>
            </w:pPr>
            <w:ins w:id="13043" w:author="Dr Mamadou SANOGO" w:date="2023-10-27T11:50:00Z">
              <w:r w:rsidRPr="00DD6339">
                <w:rPr>
                  <w:rFonts w:asciiTheme="majorHAnsi" w:hAnsiTheme="majorHAnsi"/>
                  <w:bCs/>
                  <w:color w:val="000000" w:themeColor="text1"/>
                  <w:sz w:val="18"/>
                  <w:szCs w:val="18"/>
                </w:rPr>
                <w:t>Besoins spécifiques des adolescents et des jeunes en matière de SR S3</w:t>
              </w:r>
            </w:ins>
          </w:p>
        </w:tc>
      </w:tr>
      <w:tr w:rsidR="006A62F4" w:rsidRPr="00C17428" w14:paraId="7AE3AF0A" w14:textId="77777777" w:rsidTr="00A36245">
        <w:trPr>
          <w:trHeight w:val="118"/>
          <w:jc w:val="center"/>
          <w:ins w:id="13044" w:author="Dr Mamadou SANOGO" w:date="2023-10-27T11:50:00Z"/>
        </w:trPr>
        <w:tc>
          <w:tcPr>
            <w:tcW w:w="836" w:type="pct"/>
            <w:tcBorders>
              <w:top w:val="single" w:sz="4" w:space="0" w:color="auto"/>
            </w:tcBorders>
            <w:vAlign w:val="center"/>
          </w:tcPr>
          <w:p w14:paraId="06B0EABC" w14:textId="77777777" w:rsidR="006A62F4" w:rsidRDefault="006A62F4" w:rsidP="00A36245">
            <w:pPr>
              <w:spacing w:line="276" w:lineRule="auto"/>
              <w:rPr>
                <w:ins w:id="13045" w:author="Dr Mamadou SANOGO" w:date="2023-10-27T11:50:00Z"/>
                <w:rFonts w:asciiTheme="majorHAnsi" w:hAnsiTheme="majorHAnsi"/>
                <w:color w:val="000000" w:themeColor="text1"/>
                <w:sz w:val="18"/>
                <w:szCs w:val="18"/>
              </w:rPr>
            </w:pPr>
            <w:ins w:id="13046" w:author="Dr Mamadou SANOGO" w:date="2023-10-27T11:50:00Z">
              <w:r>
                <w:rPr>
                  <w:rFonts w:asciiTheme="majorHAnsi" w:hAnsiTheme="majorHAnsi"/>
                  <w:color w:val="000000" w:themeColor="text1"/>
                  <w:sz w:val="18"/>
                  <w:szCs w:val="18"/>
                </w:rPr>
                <w:t>Yves Babéré DEMBELE,</w:t>
              </w:r>
            </w:ins>
          </w:p>
          <w:p w14:paraId="4C29DF00" w14:textId="77777777" w:rsidR="006A62F4" w:rsidRDefault="006A62F4" w:rsidP="00A36245">
            <w:pPr>
              <w:spacing w:line="276" w:lineRule="auto"/>
              <w:rPr>
                <w:ins w:id="13047" w:author="Dr Mamadou SANOGO" w:date="2023-10-27T11:50:00Z"/>
                <w:rFonts w:asciiTheme="majorHAnsi" w:hAnsiTheme="majorHAnsi"/>
                <w:color w:val="000000" w:themeColor="text1"/>
                <w:sz w:val="18"/>
                <w:szCs w:val="18"/>
              </w:rPr>
            </w:pPr>
            <w:ins w:id="13048" w:author="Dr Mamadou SANOGO" w:date="2023-10-27T11:50:00Z">
              <w:r w:rsidRPr="00A27F7D">
                <w:rPr>
                  <w:rFonts w:asciiTheme="majorHAnsi" w:hAnsiTheme="majorHAnsi"/>
                  <w:i/>
                  <w:color w:val="000000" w:themeColor="text1"/>
                  <w:sz w:val="18"/>
                  <w:szCs w:val="18"/>
                </w:rPr>
                <w:t>Urologue</w:t>
              </w:r>
              <w:r>
                <w:rPr>
                  <w:rFonts w:asciiTheme="majorHAnsi" w:hAnsiTheme="majorHAnsi"/>
                  <w:i/>
                  <w:color w:val="000000" w:themeColor="text1"/>
                  <w:sz w:val="18"/>
                  <w:szCs w:val="18"/>
                </w:rPr>
                <w:t>,</w:t>
              </w:r>
            </w:ins>
          </w:p>
          <w:p w14:paraId="7D5CDF62" w14:textId="77777777" w:rsidR="006A62F4" w:rsidRDefault="006A62F4" w:rsidP="00A36245">
            <w:pPr>
              <w:spacing w:line="276" w:lineRule="auto"/>
              <w:rPr>
                <w:ins w:id="13049" w:author="Dr Mamadou SANOGO" w:date="2023-10-27T11:50:00Z"/>
                <w:rFonts w:asciiTheme="majorHAnsi" w:hAnsiTheme="majorHAnsi"/>
                <w:color w:val="000000" w:themeColor="text1"/>
                <w:sz w:val="18"/>
                <w:szCs w:val="18"/>
              </w:rPr>
            </w:pPr>
            <w:ins w:id="13050" w:author="Dr Mamadou SANOGO" w:date="2023-10-27T11:50:00Z">
              <w:r w:rsidRPr="00DD6339">
                <w:rPr>
                  <w:rFonts w:asciiTheme="majorHAnsi" w:hAnsiTheme="majorHAnsi"/>
                  <w:bCs/>
                  <w:i/>
                  <w:color w:val="000000" w:themeColor="text1"/>
                  <w:sz w:val="18"/>
                  <w:szCs w:val="18"/>
                </w:rPr>
                <w:t>Traitant</w:t>
              </w:r>
            </w:ins>
          </w:p>
        </w:tc>
        <w:tc>
          <w:tcPr>
            <w:tcW w:w="844" w:type="pct"/>
            <w:tcBorders>
              <w:top w:val="single" w:sz="4" w:space="0" w:color="auto"/>
            </w:tcBorders>
            <w:vAlign w:val="center"/>
          </w:tcPr>
          <w:p w14:paraId="6EF2B161" w14:textId="77777777" w:rsidR="006A62F4" w:rsidRDefault="006A62F4" w:rsidP="00A36245">
            <w:pPr>
              <w:spacing w:line="276" w:lineRule="auto"/>
              <w:rPr>
                <w:ins w:id="13051" w:author="Dr Mamadou SANOGO" w:date="2023-10-27T11:50:00Z"/>
                <w:rFonts w:asciiTheme="majorHAnsi" w:hAnsiTheme="majorHAnsi"/>
                <w:color w:val="000000" w:themeColor="text1"/>
                <w:sz w:val="18"/>
                <w:szCs w:val="18"/>
              </w:rPr>
            </w:pPr>
            <w:ins w:id="13052" w:author="Dr Mamadou SANOGO" w:date="2023-10-27T11:50:00Z">
              <w:r>
                <w:rPr>
                  <w:rFonts w:asciiTheme="majorHAnsi" w:hAnsiTheme="majorHAnsi"/>
                  <w:color w:val="000000" w:themeColor="text1"/>
                  <w:sz w:val="18"/>
                  <w:szCs w:val="18"/>
                </w:rPr>
                <w:t>CSRéf commune II</w:t>
              </w:r>
            </w:ins>
          </w:p>
        </w:tc>
        <w:tc>
          <w:tcPr>
            <w:tcW w:w="462" w:type="pct"/>
            <w:tcBorders>
              <w:top w:val="single" w:sz="4" w:space="0" w:color="auto"/>
            </w:tcBorders>
            <w:vAlign w:val="center"/>
          </w:tcPr>
          <w:p w14:paraId="6F8BBCF6" w14:textId="77777777" w:rsidR="006A62F4" w:rsidRDefault="006A62F4" w:rsidP="00A36245">
            <w:pPr>
              <w:spacing w:line="276" w:lineRule="auto"/>
              <w:rPr>
                <w:ins w:id="13053" w:author="Dr Mamadou SANOGO" w:date="2023-10-27T11:50:00Z"/>
                <w:rFonts w:asciiTheme="majorHAnsi" w:hAnsiTheme="majorHAnsi"/>
                <w:bCs/>
                <w:color w:val="000000" w:themeColor="text1"/>
                <w:sz w:val="18"/>
                <w:szCs w:val="18"/>
              </w:rPr>
            </w:pPr>
            <w:ins w:id="13054" w:author="Dr Mamadou SANOGO" w:date="2023-10-27T11:50:00Z">
              <w:r>
                <w:rPr>
                  <w:rFonts w:asciiTheme="majorHAnsi" w:hAnsiTheme="majorHAnsi"/>
                  <w:bCs/>
                  <w:color w:val="000000" w:themeColor="text1"/>
                  <w:sz w:val="18"/>
                  <w:szCs w:val="18"/>
                </w:rPr>
                <w:t>Master</w:t>
              </w:r>
            </w:ins>
          </w:p>
          <w:p w14:paraId="5EDD2AC4" w14:textId="77777777" w:rsidR="006A62F4" w:rsidRDefault="006A62F4" w:rsidP="00A36245">
            <w:pPr>
              <w:spacing w:line="276" w:lineRule="auto"/>
              <w:rPr>
                <w:ins w:id="13055" w:author="Dr Mamadou SANOGO" w:date="2023-10-27T11:50:00Z"/>
                <w:rFonts w:asciiTheme="majorHAnsi" w:hAnsiTheme="majorHAnsi"/>
                <w:bCs/>
                <w:color w:val="000000" w:themeColor="text1"/>
                <w:sz w:val="18"/>
                <w:szCs w:val="18"/>
              </w:rPr>
            </w:pPr>
            <w:ins w:id="13056" w:author="Dr Mamadou SANOGO" w:date="2023-10-27T11:50:00Z">
              <w:r>
                <w:rPr>
                  <w:rFonts w:asciiTheme="majorHAnsi" w:hAnsiTheme="majorHAnsi"/>
                  <w:bCs/>
                  <w:color w:val="000000" w:themeColor="text1"/>
                  <w:sz w:val="18"/>
                  <w:szCs w:val="18"/>
                </w:rPr>
                <w:t>(Urologie)</w:t>
              </w:r>
            </w:ins>
          </w:p>
        </w:tc>
        <w:tc>
          <w:tcPr>
            <w:tcW w:w="548" w:type="pct"/>
            <w:tcBorders>
              <w:top w:val="single" w:sz="4" w:space="0" w:color="auto"/>
            </w:tcBorders>
            <w:vAlign w:val="center"/>
          </w:tcPr>
          <w:p w14:paraId="65BE95B7" w14:textId="77777777" w:rsidR="006A62F4" w:rsidRDefault="006A62F4" w:rsidP="00A36245">
            <w:pPr>
              <w:tabs>
                <w:tab w:val="num" w:pos="1494"/>
              </w:tabs>
              <w:spacing w:line="276" w:lineRule="auto"/>
              <w:jc w:val="center"/>
              <w:rPr>
                <w:ins w:id="13057" w:author="Dr Mamadou SANOGO" w:date="2023-10-27T11:50:00Z"/>
                <w:rFonts w:asciiTheme="majorHAnsi" w:hAnsiTheme="majorHAnsi"/>
                <w:i/>
                <w:color w:val="000000" w:themeColor="text1"/>
                <w:sz w:val="18"/>
                <w:szCs w:val="18"/>
              </w:rPr>
            </w:pPr>
            <w:ins w:id="13058" w:author="Dr Mamadou SANOGO" w:date="2023-10-27T11:50:00Z">
              <w:r w:rsidRPr="00A72C1B">
                <w:rPr>
                  <w:rFonts w:asciiTheme="majorHAnsi" w:hAnsiTheme="majorHAnsi"/>
                  <w:bCs/>
                  <w:i/>
                  <w:color w:val="000000" w:themeColor="text1"/>
                  <w:sz w:val="18"/>
                  <w:szCs w:val="18"/>
                </w:rPr>
                <w:t>DSRH2307</w:t>
              </w:r>
            </w:ins>
          </w:p>
        </w:tc>
        <w:tc>
          <w:tcPr>
            <w:tcW w:w="615" w:type="pct"/>
            <w:tcBorders>
              <w:top w:val="single" w:sz="4" w:space="0" w:color="auto"/>
            </w:tcBorders>
            <w:vAlign w:val="center"/>
          </w:tcPr>
          <w:p w14:paraId="5B8278A0" w14:textId="77777777" w:rsidR="006A62F4" w:rsidRPr="00CF0442" w:rsidRDefault="006A62F4" w:rsidP="00A36245">
            <w:pPr>
              <w:spacing w:line="276" w:lineRule="auto"/>
              <w:jc w:val="center"/>
              <w:rPr>
                <w:ins w:id="13059" w:author="Dr Mamadou SANOGO" w:date="2023-10-27T11:50:00Z"/>
                <w:rFonts w:asciiTheme="majorHAnsi" w:hAnsiTheme="majorHAnsi"/>
                <w:i/>
                <w:color w:val="000000" w:themeColor="text1"/>
                <w:sz w:val="18"/>
                <w:szCs w:val="18"/>
              </w:rPr>
            </w:pPr>
            <w:ins w:id="13060" w:author="Dr Mamadou SANOGO" w:date="2023-10-27T11:50:00Z">
              <w:r>
                <w:rPr>
                  <w:rFonts w:asciiTheme="majorHAnsi" w:hAnsiTheme="majorHAnsi"/>
                  <w:color w:val="000000" w:themeColor="text1"/>
                  <w:sz w:val="18"/>
                  <w:szCs w:val="18"/>
                </w:rPr>
                <w:t>80</w:t>
              </w:r>
            </w:ins>
          </w:p>
        </w:tc>
        <w:tc>
          <w:tcPr>
            <w:tcW w:w="1695" w:type="pct"/>
            <w:tcBorders>
              <w:top w:val="single" w:sz="4" w:space="0" w:color="auto"/>
            </w:tcBorders>
            <w:vAlign w:val="center"/>
          </w:tcPr>
          <w:p w14:paraId="375A8896" w14:textId="77777777" w:rsidR="006A62F4" w:rsidRPr="00A27F7D" w:rsidRDefault="006A62F4" w:rsidP="00A36245">
            <w:pPr>
              <w:spacing w:line="276" w:lineRule="auto"/>
              <w:rPr>
                <w:ins w:id="13061" w:author="Dr Mamadou SANOGO" w:date="2023-10-27T11:50:00Z"/>
                <w:rFonts w:asciiTheme="majorHAnsi" w:hAnsiTheme="majorHAnsi"/>
                <w:bCs/>
                <w:color w:val="000000" w:themeColor="text1"/>
                <w:sz w:val="18"/>
                <w:szCs w:val="18"/>
              </w:rPr>
            </w:pPr>
            <w:ins w:id="13062" w:author="Dr Mamadou SANOGO" w:date="2023-10-27T11:50:00Z">
              <w:r w:rsidRPr="00A27F7D">
                <w:rPr>
                  <w:rFonts w:asciiTheme="majorHAnsi" w:hAnsiTheme="majorHAnsi"/>
                  <w:bCs/>
                  <w:color w:val="000000" w:themeColor="text1"/>
                  <w:sz w:val="18"/>
                  <w:szCs w:val="18"/>
                </w:rPr>
                <w:t>Identification des dysfonctionnements de l’appareil de reproduction de l’homme S3 ;</w:t>
              </w:r>
            </w:ins>
          </w:p>
          <w:p w14:paraId="2736C300" w14:textId="77777777" w:rsidR="006A62F4" w:rsidRPr="002F236F" w:rsidRDefault="006A62F4" w:rsidP="00A36245">
            <w:pPr>
              <w:spacing w:line="276" w:lineRule="auto"/>
              <w:rPr>
                <w:ins w:id="13063" w:author="Dr Mamadou SANOGO" w:date="2023-10-27T11:50:00Z"/>
                <w:rFonts w:asciiTheme="majorHAnsi" w:hAnsiTheme="majorHAnsi"/>
                <w:bCs/>
                <w:color w:val="000000" w:themeColor="text1"/>
                <w:sz w:val="18"/>
                <w:szCs w:val="18"/>
              </w:rPr>
            </w:pPr>
            <w:ins w:id="13064" w:author="Dr Mamadou SANOGO" w:date="2023-10-27T11:50:00Z">
              <w:r w:rsidRPr="00A27F7D">
                <w:rPr>
                  <w:rFonts w:asciiTheme="majorHAnsi" w:hAnsiTheme="majorHAnsi"/>
                  <w:bCs/>
                  <w:color w:val="000000" w:themeColor="text1"/>
                  <w:sz w:val="18"/>
                  <w:szCs w:val="18"/>
                </w:rPr>
                <w:t>Prise en charge des pathologies du système de reproduction de l’homme S3</w:t>
              </w:r>
            </w:ins>
          </w:p>
        </w:tc>
      </w:tr>
      <w:tr w:rsidR="006A62F4" w:rsidRPr="00A5259F" w14:paraId="1FE5E0C3" w14:textId="77777777" w:rsidTr="00A36245">
        <w:trPr>
          <w:jc w:val="center"/>
          <w:ins w:id="13065" w:author="Dr Mamadou SANOGO" w:date="2023-10-27T11:50:00Z"/>
        </w:trPr>
        <w:tc>
          <w:tcPr>
            <w:tcW w:w="836" w:type="pct"/>
            <w:vAlign w:val="center"/>
          </w:tcPr>
          <w:p w14:paraId="0BBEFCE2" w14:textId="77777777" w:rsidR="006A62F4" w:rsidRPr="003D4D88" w:rsidRDefault="006A62F4" w:rsidP="00A36245">
            <w:pPr>
              <w:spacing w:line="276" w:lineRule="auto"/>
              <w:rPr>
                <w:ins w:id="13066" w:author="Dr Mamadou SANOGO" w:date="2023-10-27T11:50:00Z"/>
                <w:rFonts w:asciiTheme="majorHAnsi" w:hAnsiTheme="majorHAnsi"/>
                <w:bCs/>
                <w:color w:val="000000" w:themeColor="text1"/>
                <w:sz w:val="18"/>
                <w:szCs w:val="18"/>
              </w:rPr>
            </w:pPr>
            <w:ins w:id="13067" w:author="Dr Mamadou SANOGO" w:date="2023-10-27T11:50:00Z">
              <w:r>
                <w:rPr>
                  <w:rFonts w:asciiTheme="majorHAnsi" w:hAnsiTheme="majorHAnsi"/>
                  <w:bCs/>
                  <w:color w:val="000000" w:themeColor="text1"/>
                  <w:sz w:val="18"/>
                  <w:szCs w:val="18"/>
                </w:rPr>
                <w:t>Idrissa PEROU,</w:t>
              </w:r>
            </w:ins>
          </w:p>
          <w:p w14:paraId="38F83375" w14:textId="77777777" w:rsidR="006A62F4" w:rsidRDefault="006A62F4" w:rsidP="00A36245">
            <w:pPr>
              <w:spacing w:line="276" w:lineRule="auto"/>
              <w:rPr>
                <w:ins w:id="13068" w:author="Dr Mamadou SANOGO" w:date="2023-10-27T11:50:00Z"/>
                <w:rFonts w:asciiTheme="majorHAnsi" w:hAnsiTheme="majorHAnsi"/>
                <w:bCs/>
                <w:color w:val="FF0000"/>
                <w:sz w:val="18"/>
                <w:szCs w:val="18"/>
              </w:rPr>
            </w:pPr>
            <w:ins w:id="13069" w:author="Dr Mamadou SANOGO" w:date="2023-10-27T11:50:00Z">
              <w:r w:rsidRPr="003D4D88">
                <w:rPr>
                  <w:rFonts w:asciiTheme="majorHAnsi" w:hAnsiTheme="majorHAnsi"/>
                  <w:bCs/>
                  <w:i/>
                  <w:color w:val="000000" w:themeColor="text1"/>
                  <w:sz w:val="18"/>
                  <w:szCs w:val="18"/>
                </w:rPr>
                <w:t>Programmeur</w:t>
              </w:r>
              <w:r>
                <w:rPr>
                  <w:rFonts w:asciiTheme="majorHAnsi" w:hAnsiTheme="majorHAnsi"/>
                  <w:bCs/>
                  <w:i/>
                  <w:color w:val="000000" w:themeColor="text1"/>
                  <w:sz w:val="18"/>
                  <w:szCs w:val="18"/>
                </w:rPr>
                <w:t xml:space="preserve">  </w:t>
              </w:r>
            </w:ins>
          </w:p>
        </w:tc>
        <w:tc>
          <w:tcPr>
            <w:tcW w:w="844" w:type="pct"/>
            <w:vAlign w:val="center"/>
          </w:tcPr>
          <w:p w14:paraId="24DAE2AD" w14:textId="77777777" w:rsidR="006A62F4" w:rsidRPr="00D92976" w:rsidRDefault="006A62F4" w:rsidP="00A36245">
            <w:pPr>
              <w:spacing w:line="276" w:lineRule="auto"/>
              <w:rPr>
                <w:ins w:id="13070" w:author="Dr Mamadou SANOGO" w:date="2023-10-27T11:50:00Z"/>
                <w:rFonts w:asciiTheme="majorHAnsi" w:hAnsiTheme="majorHAnsi"/>
                <w:bCs/>
                <w:color w:val="000000" w:themeColor="text1"/>
                <w:sz w:val="18"/>
                <w:szCs w:val="18"/>
              </w:rPr>
            </w:pPr>
            <w:ins w:id="13071" w:author="Dr Mamadou SANOGO" w:date="2023-10-27T11:50:00Z">
              <w:r>
                <w:rPr>
                  <w:rFonts w:asciiTheme="majorHAnsi" w:hAnsiTheme="majorHAnsi"/>
                  <w:bCs/>
                  <w:color w:val="000000" w:themeColor="text1"/>
                  <w:sz w:val="18"/>
                  <w:szCs w:val="18"/>
                </w:rPr>
                <w:t>Direction nationale de la douane</w:t>
              </w:r>
            </w:ins>
          </w:p>
        </w:tc>
        <w:tc>
          <w:tcPr>
            <w:tcW w:w="462" w:type="pct"/>
            <w:vAlign w:val="center"/>
          </w:tcPr>
          <w:p w14:paraId="7C36D226" w14:textId="77777777" w:rsidR="006A62F4" w:rsidRDefault="006A62F4" w:rsidP="00A36245">
            <w:pPr>
              <w:tabs>
                <w:tab w:val="num" w:pos="1494"/>
              </w:tabs>
              <w:spacing w:line="276" w:lineRule="auto"/>
              <w:rPr>
                <w:ins w:id="13072" w:author="Dr Mamadou SANOGO" w:date="2023-10-27T11:50:00Z"/>
                <w:rFonts w:asciiTheme="majorHAnsi" w:hAnsiTheme="majorHAnsi"/>
                <w:color w:val="000000" w:themeColor="text1"/>
                <w:sz w:val="18"/>
                <w:szCs w:val="18"/>
              </w:rPr>
            </w:pPr>
            <w:ins w:id="13073" w:author="Dr Mamadou SANOGO" w:date="2023-10-27T11:50:00Z">
              <w:r w:rsidRPr="003D4D88">
                <w:rPr>
                  <w:rFonts w:asciiTheme="majorHAnsi" w:hAnsiTheme="majorHAnsi"/>
                  <w:color w:val="000000" w:themeColor="text1"/>
                  <w:sz w:val="18"/>
                  <w:szCs w:val="18"/>
                </w:rPr>
                <w:t>Master</w:t>
              </w:r>
            </w:ins>
          </w:p>
          <w:p w14:paraId="5E28EAB2" w14:textId="77777777" w:rsidR="006A62F4" w:rsidRPr="003D4D88" w:rsidRDefault="006A62F4" w:rsidP="00A36245">
            <w:pPr>
              <w:tabs>
                <w:tab w:val="num" w:pos="1494"/>
              </w:tabs>
              <w:spacing w:line="276" w:lineRule="auto"/>
              <w:rPr>
                <w:ins w:id="13074" w:author="Dr Mamadou SANOGO" w:date="2023-10-27T11:50:00Z"/>
                <w:rFonts w:asciiTheme="majorHAnsi" w:hAnsiTheme="majorHAnsi"/>
                <w:color w:val="000000" w:themeColor="text1"/>
                <w:sz w:val="18"/>
                <w:szCs w:val="18"/>
              </w:rPr>
            </w:pPr>
            <w:ins w:id="13075" w:author="Dr Mamadou SANOGO" w:date="2023-10-27T11:50:00Z">
              <w:r>
                <w:rPr>
                  <w:rFonts w:asciiTheme="majorHAnsi" w:hAnsiTheme="majorHAnsi"/>
                  <w:color w:val="000000" w:themeColor="text1"/>
                  <w:sz w:val="18"/>
                  <w:szCs w:val="18"/>
                </w:rPr>
                <w:t>(Informatique)</w:t>
              </w:r>
            </w:ins>
          </w:p>
        </w:tc>
        <w:tc>
          <w:tcPr>
            <w:tcW w:w="548" w:type="pct"/>
            <w:vAlign w:val="center"/>
          </w:tcPr>
          <w:p w14:paraId="62C0A845" w14:textId="77777777" w:rsidR="006A62F4" w:rsidRPr="00A5259F" w:rsidRDefault="006A62F4" w:rsidP="00A36245">
            <w:pPr>
              <w:tabs>
                <w:tab w:val="num" w:pos="1494"/>
              </w:tabs>
              <w:spacing w:line="276" w:lineRule="auto"/>
              <w:rPr>
                <w:ins w:id="13076" w:author="Dr Mamadou SANOGO" w:date="2023-10-27T11:50:00Z"/>
                <w:rFonts w:asciiTheme="majorHAnsi" w:hAnsiTheme="majorHAnsi"/>
                <w:i/>
                <w:color w:val="000000" w:themeColor="text1"/>
                <w:sz w:val="18"/>
                <w:szCs w:val="18"/>
              </w:rPr>
            </w:pPr>
            <w:ins w:id="13077" w:author="Dr Mamadou SANOGO" w:date="2023-10-27T11:50:00Z">
              <w:r>
                <w:rPr>
                  <w:rFonts w:asciiTheme="majorHAnsi" w:hAnsiTheme="majorHAnsi"/>
                  <w:i/>
                  <w:color w:val="000000" w:themeColor="text1"/>
                  <w:sz w:val="18"/>
                  <w:szCs w:val="18"/>
                </w:rPr>
                <w:t>INF2</w:t>
              </w:r>
              <w:r w:rsidRPr="00A5259F">
                <w:rPr>
                  <w:rFonts w:asciiTheme="majorHAnsi" w:hAnsiTheme="majorHAnsi"/>
                  <w:i/>
                  <w:color w:val="000000" w:themeColor="text1"/>
                  <w:sz w:val="18"/>
                  <w:szCs w:val="18"/>
                </w:rPr>
                <w:t>2</w:t>
              </w:r>
              <w:r>
                <w:rPr>
                  <w:rFonts w:asciiTheme="majorHAnsi" w:hAnsiTheme="majorHAnsi"/>
                  <w:i/>
                  <w:color w:val="000000" w:themeColor="text1"/>
                  <w:sz w:val="18"/>
                  <w:szCs w:val="18"/>
                </w:rPr>
                <w:t>0</w:t>
              </w:r>
              <w:r w:rsidRPr="00A5259F">
                <w:rPr>
                  <w:rFonts w:asciiTheme="majorHAnsi" w:hAnsiTheme="majorHAnsi"/>
                  <w:i/>
                  <w:color w:val="000000" w:themeColor="text1"/>
                  <w:sz w:val="18"/>
                  <w:szCs w:val="18"/>
                </w:rPr>
                <w:t>4</w:t>
              </w:r>
            </w:ins>
          </w:p>
        </w:tc>
        <w:tc>
          <w:tcPr>
            <w:tcW w:w="615" w:type="pct"/>
            <w:vAlign w:val="center"/>
          </w:tcPr>
          <w:p w14:paraId="140457B4" w14:textId="77777777" w:rsidR="006A62F4" w:rsidRPr="003D4D88" w:rsidRDefault="006A62F4" w:rsidP="00A36245">
            <w:pPr>
              <w:spacing w:line="276" w:lineRule="auto"/>
              <w:jc w:val="center"/>
              <w:rPr>
                <w:ins w:id="13078" w:author="Dr Mamadou SANOGO" w:date="2023-10-27T11:50:00Z"/>
                <w:rFonts w:asciiTheme="majorHAnsi" w:hAnsiTheme="majorHAnsi"/>
                <w:color w:val="000000" w:themeColor="text1"/>
                <w:sz w:val="18"/>
                <w:szCs w:val="18"/>
              </w:rPr>
            </w:pPr>
            <w:ins w:id="13079" w:author="Dr Mamadou SANOGO" w:date="2023-10-27T11:50:00Z">
              <w:r>
                <w:rPr>
                  <w:rFonts w:asciiTheme="majorHAnsi" w:hAnsiTheme="majorHAnsi"/>
                  <w:color w:val="000000" w:themeColor="text1"/>
                  <w:sz w:val="18"/>
                  <w:szCs w:val="18"/>
                </w:rPr>
                <w:t>120</w:t>
              </w:r>
            </w:ins>
          </w:p>
        </w:tc>
        <w:tc>
          <w:tcPr>
            <w:tcW w:w="1695" w:type="pct"/>
            <w:vAlign w:val="center"/>
          </w:tcPr>
          <w:p w14:paraId="05A558CE" w14:textId="77777777" w:rsidR="006A62F4" w:rsidRPr="00A5259F" w:rsidRDefault="006A62F4" w:rsidP="00A36245">
            <w:pPr>
              <w:tabs>
                <w:tab w:val="num" w:pos="1494"/>
              </w:tabs>
              <w:spacing w:line="276" w:lineRule="auto"/>
              <w:rPr>
                <w:ins w:id="13080" w:author="Dr Mamadou SANOGO" w:date="2023-10-27T11:50:00Z"/>
                <w:rFonts w:asciiTheme="majorHAnsi" w:hAnsiTheme="majorHAnsi"/>
                <w:color w:val="000000" w:themeColor="text1"/>
                <w:sz w:val="18"/>
                <w:szCs w:val="18"/>
                <w:lang w:val="en-US"/>
              </w:rPr>
            </w:pPr>
            <w:ins w:id="13081" w:author="Dr Mamadou SANOGO" w:date="2023-10-27T11:50:00Z">
              <w:r w:rsidRPr="00A5259F">
                <w:rPr>
                  <w:rFonts w:asciiTheme="majorHAnsi" w:hAnsiTheme="majorHAnsi"/>
                  <w:color w:val="000000" w:themeColor="text1"/>
                  <w:sz w:val="18"/>
                  <w:szCs w:val="18"/>
                  <w:lang w:val="en-US"/>
                </w:rPr>
                <w:t>MS Project S</w:t>
              </w:r>
              <w:proofErr w:type="gramStart"/>
              <w:r w:rsidRPr="00A5259F">
                <w:rPr>
                  <w:rFonts w:asciiTheme="majorHAnsi" w:hAnsiTheme="majorHAnsi"/>
                  <w:color w:val="000000" w:themeColor="text1"/>
                  <w:sz w:val="18"/>
                  <w:szCs w:val="18"/>
                  <w:lang w:val="en-US"/>
                </w:rPr>
                <w:t>2 ;</w:t>
              </w:r>
              <w:proofErr w:type="gramEnd"/>
            </w:ins>
          </w:p>
          <w:p w14:paraId="334C8418" w14:textId="77777777" w:rsidR="006A62F4" w:rsidRPr="00A5259F" w:rsidRDefault="006A62F4" w:rsidP="00A36245">
            <w:pPr>
              <w:tabs>
                <w:tab w:val="num" w:pos="1494"/>
              </w:tabs>
              <w:spacing w:line="276" w:lineRule="auto"/>
              <w:rPr>
                <w:ins w:id="13082" w:author="Dr Mamadou SANOGO" w:date="2023-10-27T11:50:00Z"/>
                <w:rFonts w:asciiTheme="majorHAnsi" w:hAnsiTheme="majorHAnsi"/>
                <w:color w:val="000000" w:themeColor="text1"/>
                <w:sz w:val="18"/>
                <w:szCs w:val="18"/>
                <w:lang w:val="en-US"/>
              </w:rPr>
            </w:pPr>
            <w:ins w:id="13083" w:author="Dr Mamadou SANOGO" w:date="2023-10-27T11:50:00Z">
              <w:r w:rsidRPr="00A5259F">
                <w:rPr>
                  <w:rFonts w:asciiTheme="majorHAnsi" w:hAnsiTheme="majorHAnsi"/>
                  <w:color w:val="000000" w:themeColor="text1"/>
                  <w:sz w:val="18"/>
                  <w:szCs w:val="18"/>
                  <w:lang w:val="en-US"/>
                </w:rPr>
                <w:t xml:space="preserve">SPSS ou Epi Info </w:t>
              </w:r>
              <w:r>
                <w:rPr>
                  <w:rFonts w:asciiTheme="majorHAnsi" w:hAnsiTheme="majorHAnsi"/>
                  <w:color w:val="000000" w:themeColor="text1"/>
                  <w:sz w:val="18"/>
                  <w:szCs w:val="18"/>
                  <w:lang w:val="en-US"/>
                </w:rPr>
                <w:t>S2;</w:t>
              </w:r>
            </w:ins>
          </w:p>
          <w:p w14:paraId="19745B79" w14:textId="77777777" w:rsidR="006A62F4" w:rsidRPr="00A5259F" w:rsidRDefault="006A62F4" w:rsidP="00A36245">
            <w:pPr>
              <w:tabs>
                <w:tab w:val="num" w:pos="1494"/>
              </w:tabs>
              <w:spacing w:line="276" w:lineRule="auto"/>
              <w:rPr>
                <w:ins w:id="13084" w:author="Dr Mamadou SANOGO" w:date="2023-10-27T11:50:00Z"/>
                <w:rFonts w:asciiTheme="majorHAnsi" w:hAnsiTheme="majorHAnsi"/>
                <w:color w:val="000000" w:themeColor="text1"/>
                <w:sz w:val="18"/>
                <w:szCs w:val="18"/>
                <w:lang w:val="en-US"/>
              </w:rPr>
            </w:pPr>
            <w:ins w:id="13085" w:author="Dr Mamadou SANOGO" w:date="2023-10-27T11:50:00Z">
              <w:r w:rsidRPr="00A5259F">
                <w:rPr>
                  <w:rFonts w:asciiTheme="majorHAnsi" w:hAnsiTheme="majorHAnsi"/>
                  <w:color w:val="000000" w:themeColor="text1"/>
                  <w:sz w:val="18"/>
                  <w:szCs w:val="18"/>
                  <w:lang w:val="en-US"/>
                </w:rPr>
                <w:t>ACCESS S2</w:t>
              </w:r>
            </w:ins>
          </w:p>
        </w:tc>
      </w:tr>
    </w:tbl>
    <w:p w14:paraId="691F9775" w14:textId="6F9AD4BD" w:rsidR="003F2E29" w:rsidRPr="007A4AFC" w:rsidRDefault="003F2E29" w:rsidP="00D81BFF">
      <w:pPr>
        <w:shd w:val="clear" w:color="auto" w:fill="FFFFFF"/>
        <w:spacing w:line="240" w:lineRule="auto"/>
        <w:ind w:right="9"/>
        <w:jc w:val="center"/>
        <w:rPr>
          <w:ins w:id="13086" w:author="Dr Mamadou SANOGO" w:date="2023-10-25T17:28:00Z"/>
          <w:b/>
          <w:color w:val="000000" w:themeColor="text1"/>
          <w:sz w:val="44"/>
          <w:rPrChange w:id="13087" w:author="Dr Mamadou SANOGO" w:date="2023-10-25T18:15:00Z">
            <w:rPr>
              <w:ins w:id="13088" w:author="Dr Mamadou SANOGO" w:date="2023-10-25T17:28:00Z"/>
              <w:b/>
              <w:sz w:val="44"/>
            </w:rPr>
          </w:rPrChange>
        </w:rPr>
      </w:pPr>
    </w:p>
    <w:p w14:paraId="21E053B8" w14:textId="4A722DCB" w:rsidR="003F2E29" w:rsidRPr="007A4AFC" w:rsidRDefault="003F2E29" w:rsidP="00D81BFF">
      <w:pPr>
        <w:shd w:val="clear" w:color="auto" w:fill="FFFFFF"/>
        <w:spacing w:line="240" w:lineRule="auto"/>
        <w:ind w:right="9"/>
        <w:jc w:val="center"/>
        <w:rPr>
          <w:ins w:id="13089" w:author="Dr Mamadou SANOGO" w:date="2023-10-25T17:28:00Z"/>
          <w:b/>
          <w:color w:val="000000" w:themeColor="text1"/>
          <w:sz w:val="44"/>
          <w:rPrChange w:id="13090" w:author="Dr Mamadou SANOGO" w:date="2023-10-25T18:15:00Z">
            <w:rPr>
              <w:ins w:id="13091" w:author="Dr Mamadou SANOGO" w:date="2023-10-25T17:28:00Z"/>
              <w:b/>
              <w:sz w:val="44"/>
            </w:rPr>
          </w:rPrChange>
        </w:rPr>
      </w:pPr>
    </w:p>
    <w:p w14:paraId="1953A8C7" w14:textId="6F11A939" w:rsidR="003F2E29" w:rsidRPr="007A4AFC" w:rsidRDefault="003F2E29" w:rsidP="00D81BFF">
      <w:pPr>
        <w:shd w:val="clear" w:color="auto" w:fill="FFFFFF"/>
        <w:spacing w:line="240" w:lineRule="auto"/>
        <w:ind w:right="9"/>
        <w:jc w:val="center"/>
        <w:rPr>
          <w:ins w:id="13092" w:author="Dr Mamadou SANOGO" w:date="2023-10-25T17:28:00Z"/>
          <w:b/>
          <w:color w:val="000000" w:themeColor="text1"/>
          <w:sz w:val="44"/>
          <w:rPrChange w:id="13093" w:author="Dr Mamadou SANOGO" w:date="2023-10-25T18:15:00Z">
            <w:rPr>
              <w:ins w:id="13094" w:author="Dr Mamadou SANOGO" w:date="2023-10-25T17:28:00Z"/>
              <w:b/>
              <w:sz w:val="44"/>
            </w:rPr>
          </w:rPrChange>
        </w:rPr>
      </w:pPr>
    </w:p>
    <w:p w14:paraId="1395F216" w14:textId="79BCAD25" w:rsidR="003F2E29" w:rsidRPr="007A4AFC" w:rsidRDefault="003F2E29" w:rsidP="00D81BFF">
      <w:pPr>
        <w:shd w:val="clear" w:color="auto" w:fill="FFFFFF"/>
        <w:spacing w:line="240" w:lineRule="auto"/>
        <w:ind w:right="9"/>
        <w:jc w:val="center"/>
        <w:rPr>
          <w:ins w:id="13095" w:author="Dr Mamadou SANOGO" w:date="2023-10-25T17:28:00Z"/>
          <w:b/>
          <w:color w:val="000000" w:themeColor="text1"/>
          <w:sz w:val="44"/>
          <w:rPrChange w:id="13096" w:author="Dr Mamadou SANOGO" w:date="2023-10-25T18:15:00Z">
            <w:rPr>
              <w:ins w:id="13097" w:author="Dr Mamadou SANOGO" w:date="2023-10-25T17:28:00Z"/>
              <w:b/>
              <w:sz w:val="44"/>
            </w:rPr>
          </w:rPrChange>
        </w:rPr>
      </w:pPr>
    </w:p>
    <w:p w14:paraId="564B4E8A" w14:textId="2DE315E1" w:rsidR="003F2E29" w:rsidRPr="007A4AFC" w:rsidRDefault="003F2E29" w:rsidP="00D81BFF">
      <w:pPr>
        <w:shd w:val="clear" w:color="auto" w:fill="FFFFFF"/>
        <w:spacing w:line="240" w:lineRule="auto"/>
        <w:ind w:right="9"/>
        <w:jc w:val="center"/>
        <w:rPr>
          <w:ins w:id="13098" w:author="Dr Mamadou SANOGO" w:date="2023-10-25T17:28:00Z"/>
          <w:b/>
          <w:color w:val="000000" w:themeColor="text1"/>
          <w:sz w:val="44"/>
          <w:rPrChange w:id="13099" w:author="Dr Mamadou SANOGO" w:date="2023-10-25T18:15:00Z">
            <w:rPr>
              <w:ins w:id="13100" w:author="Dr Mamadou SANOGO" w:date="2023-10-25T17:28:00Z"/>
              <w:b/>
              <w:sz w:val="44"/>
            </w:rPr>
          </w:rPrChange>
        </w:rPr>
      </w:pPr>
    </w:p>
    <w:p w14:paraId="7BCB272F" w14:textId="51906773" w:rsidR="003F2E29" w:rsidRPr="007A4AFC" w:rsidRDefault="003F2E29" w:rsidP="00D81BFF">
      <w:pPr>
        <w:shd w:val="clear" w:color="auto" w:fill="FFFFFF"/>
        <w:spacing w:line="240" w:lineRule="auto"/>
        <w:ind w:right="9"/>
        <w:jc w:val="center"/>
        <w:rPr>
          <w:ins w:id="13101" w:author="Dr Mamadou SANOGO" w:date="2023-10-25T17:28:00Z"/>
          <w:b/>
          <w:color w:val="000000" w:themeColor="text1"/>
          <w:sz w:val="44"/>
          <w:rPrChange w:id="13102" w:author="Dr Mamadou SANOGO" w:date="2023-10-25T18:15:00Z">
            <w:rPr>
              <w:ins w:id="13103" w:author="Dr Mamadou SANOGO" w:date="2023-10-25T17:28:00Z"/>
              <w:b/>
              <w:sz w:val="44"/>
            </w:rPr>
          </w:rPrChange>
        </w:rPr>
      </w:pPr>
    </w:p>
    <w:p w14:paraId="2BDD985F" w14:textId="6D325879" w:rsidR="003F2E29" w:rsidRPr="007A4AFC" w:rsidRDefault="003F2E29" w:rsidP="00D81BFF">
      <w:pPr>
        <w:shd w:val="clear" w:color="auto" w:fill="FFFFFF"/>
        <w:spacing w:line="240" w:lineRule="auto"/>
        <w:ind w:right="9"/>
        <w:jc w:val="center"/>
        <w:rPr>
          <w:ins w:id="13104" w:author="Dr Mamadou SANOGO" w:date="2023-10-25T17:28:00Z"/>
          <w:b/>
          <w:color w:val="000000" w:themeColor="text1"/>
          <w:sz w:val="44"/>
          <w:rPrChange w:id="13105" w:author="Dr Mamadou SANOGO" w:date="2023-10-25T18:15:00Z">
            <w:rPr>
              <w:ins w:id="13106" w:author="Dr Mamadou SANOGO" w:date="2023-10-25T17:28:00Z"/>
              <w:b/>
              <w:sz w:val="44"/>
            </w:rPr>
          </w:rPrChange>
        </w:rPr>
      </w:pPr>
    </w:p>
    <w:p w14:paraId="3F791B49" w14:textId="21C6F3C4" w:rsidR="003F2E29" w:rsidRPr="007A4AFC" w:rsidRDefault="003F2E29" w:rsidP="00D81BFF">
      <w:pPr>
        <w:shd w:val="clear" w:color="auto" w:fill="FFFFFF"/>
        <w:spacing w:line="240" w:lineRule="auto"/>
        <w:ind w:right="9"/>
        <w:jc w:val="center"/>
        <w:rPr>
          <w:ins w:id="13107" w:author="Dr Mamadou SANOGO" w:date="2023-10-25T17:28:00Z"/>
          <w:b/>
          <w:color w:val="000000" w:themeColor="text1"/>
          <w:sz w:val="44"/>
          <w:rPrChange w:id="13108" w:author="Dr Mamadou SANOGO" w:date="2023-10-25T18:15:00Z">
            <w:rPr>
              <w:ins w:id="13109" w:author="Dr Mamadou SANOGO" w:date="2023-10-25T17:28:00Z"/>
              <w:b/>
              <w:sz w:val="44"/>
            </w:rPr>
          </w:rPrChange>
        </w:rPr>
      </w:pPr>
    </w:p>
    <w:p w14:paraId="688259C1" w14:textId="7F00B2EA" w:rsidR="003F2E29" w:rsidRPr="007A4AFC" w:rsidRDefault="003F2E29" w:rsidP="00D81BFF">
      <w:pPr>
        <w:shd w:val="clear" w:color="auto" w:fill="FFFFFF"/>
        <w:spacing w:line="240" w:lineRule="auto"/>
        <w:ind w:right="9"/>
        <w:jc w:val="center"/>
        <w:rPr>
          <w:ins w:id="13110" w:author="Dr Mamadou SANOGO" w:date="2023-10-25T17:28:00Z"/>
          <w:b/>
          <w:color w:val="000000" w:themeColor="text1"/>
          <w:sz w:val="44"/>
          <w:rPrChange w:id="13111" w:author="Dr Mamadou SANOGO" w:date="2023-10-25T18:15:00Z">
            <w:rPr>
              <w:ins w:id="13112" w:author="Dr Mamadou SANOGO" w:date="2023-10-25T17:28:00Z"/>
              <w:b/>
              <w:sz w:val="44"/>
            </w:rPr>
          </w:rPrChange>
        </w:rPr>
      </w:pPr>
    </w:p>
    <w:p w14:paraId="58DCBAFC" w14:textId="21F435ED" w:rsidR="003F2E29" w:rsidRPr="007A4AFC" w:rsidRDefault="003F2E29" w:rsidP="00D81BFF">
      <w:pPr>
        <w:shd w:val="clear" w:color="auto" w:fill="FFFFFF"/>
        <w:spacing w:line="240" w:lineRule="auto"/>
        <w:ind w:right="9"/>
        <w:jc w:val="center"/>
        <w:rPr>
          <w:ins w:id="13113" w:author="Dr Mamadou SANOGO" w:date="2023-10-25T17:28:00Z"/>
          <w:b/>
          <w:color w:val="000000" w:themeColor="text1"/>
          <w:sz w:val="44"/>
          <w:rPrChange w:id="13114" w:author="Dr Mamadou SANOGO" w:date="2023-10-25T18:15:00Z">
            <w:rPr>
              <w:ins w:id="13115" w:author="Dr Mamadou SANOGO" w:date="2023-10-25T17:28:00Z"/>
              <w:b/>
              <w:sz w:val="44"/>
            </w:rPr>
          </w:rPrChange>
        </w:rPr>
      </w:pPr>
    </w:p>
    <w:p w14:paraId="30C58935" w14:textId="29CBD114" w:rsidR="003F2E29" w:rsidRPr="007A4AFC" w:rsidRDefault="003F2E29" w:rsidP="00D81BFF">
      <w:pPr>
        <w:shd w:val="clear" w:color="auto" w:fill="FFFFFF"/>
        <w:spacing w:line="240" w:lineRule="auto"/>
        <w:ind w:right="9"/>
        <w:jc w:val="center"/>
        <w:rPr>
          <w:ins w:id="13116" w:author="Dr Mamadou SANOGO" w:date="2023-10-25T17:28:00Z"/>
          <w:b/>
          <w:color w:val="000000" w:themeColor="text1"/>
          <w:sz w:val="44"/>
          <w:rPrChange w:id="13117" w:author="Dr Mamadou SANOGO" w:date="2023-10-25T18:15:00Z">
            <w:rPr>
              <w:ins w:id="13118" w:author="Dr Mamadou SANOGO" w:date="2023-10-25T17:28:00Z"/>
              <w:b/>
              <w:sz w:val="44"/>
            </w:rPr>
          </w:rPrChange>
        </w:rPr>
      </w:pPr>
    </w:p>
    <w:p w14:paraId="0B20C7C2" w14:textId="7DBDD770" w:rsidR="003F2E29" w:rsidRPr="007A4AFC" w:rsidRDefault="003F2E29" w:rsidP="00D81BFF">
      <w:pPr>
        <w:shd w:val="clear" w:color="auto" w:fill="FFFFFF"/>
        <w:spacing w:line="240" w:lineRule="auto"/>
        <w:ind w:right="9"/>
        <w:jc w:val="center"/>
        <w:rPr>
          <w:ins w:id="13119" w:author="Dr Mamadou SANOGO" w:date="2023-10-25T17:28:00Z"/>
          <w:b/>
          <w:color w:val="000000" w:themeColor="text1"/>
          <w:sz w:val="44"/>
          <w:rPrChange w:id="13120" w:author="Dr Mamadou SANOGO" w:date="2023-10-25T18:15:00Z">
            <w:rPr>
              <w:ins w:id="13121" w:author="Dr Mamadou SANOGO" w:date="2023-10-25T17:28:00Z"/>
              <w:b/>
              <w:sz w:val="44"/>
            </w:rPr>
          </w:rPrChange>
        </w:rPr>
      </w:pPr>
    </w:p>
    <w:p w14:paraId="76FEDF17" w14:textId="3220B712" w:rsidR="003F2E29" w:rsidRPr="007A4AFC" w:rsidRDefault="003F2E29" w:rsidP="00D81BFF">
      <w:pPr>
        <w:shd w:val="clear" w:color="auto" w:fill="FFFFFF"/>
        <w:spacing w:line="240" w:lineRule="auto"/>
        <w:ind w:right="9"/>
        <w:jc w:val="center"/>
        <w:rPr>
          <w:ins w:id="13122" w:author="Dr Mamadou SANOGO" w:date="2023-10-25T17:28:00Z"/>
          <w:b/>
          <w:color w:val="000000" w:themeColor="text1"/>
          <w:sz w:val="44"/>
          <w:rPrChange w:id="13123" w:author="Dr Mamadou SANOGO" w:date="2023-10-25T18:15:00Z">
            <w:rPr>
              <w:ins w:id="13124" w:author="Dr Mamadou SANOGO" w:date="2023-10-25T17:28:00Z"/>
              <w:b/>
              <w:sz w:val="44"/>
            </w:rPr>
          </w:rPrChange>
        </w:rPr>
      </w:pPr>
    </w:p>
    <w:p w14:paraId="2C1BF94B" w14:textId="5EB372D2" w:rsidR="003F2E29" w:rsidRPr="007A4AFC" w:rsidRDefault="003F2E29" w:rsidP="00D81BFF">
      <w:pPr>
        <w:shd w:val="clear" w:color="auto" w:fill="FFFFFF"/>
        <w:spacing w:line="240" w:lineRule="auto"/>
        <w:ind w:right="9"/>
        <w:jc w:val="center"/>
        <w:rPr>
          <w:ins w:id="13125" w:author="Dr Mamadou SANOGO" w:date="2023-10-25T17:28:00Z"/>
          <w:b/>
          <w:color w:val="000000" w:themeColor="text1"/>
          <w:sz w:val="44"/>
          <w:rPrChange w:id="13126" w:author="Dr Mamadou SANOGO" w:date="2023-10-25T18:15:00Z">
            <w:rPr>
              <w:ins w:id="13127" w:author="Dr Mamadou SANOGO" w:date="2023-10-25T17:28:00Z"/>
              <w:b/>
              <w:sz w:val="44"/>
            </w:rPr>
          </w:rPrChange>
        </w:rPr>
      </w:pPr>
    </w:p>
    <w:p w14:paraId="2548C918" w14:textId="2F9C01A7" w:rsidR="003F2E29" w:rsidRPr="007A4AFC" w:rsidRDefault="003F2E29" w:rsidP="00D81BFF">
      <w:pPr>
        <w:shd w:val="clear" w:color="auto" w:fill="FFFFFF"/>
        <w:spacing w:line="240" w:lineRule="auto"/>
        <w:ind w:right="9"/>
        <w:jc w:val="center"/>
        <w:rPr>
          <w:ins w:id="13128" w:author="Dr Mamadou SANOGO" w:date="2023-10-25T17:28:00Z"/>
          <w:b/>
          <w:color w:val="000000" w:themeColor="text1"/>
          <w:sz w:val="44"/>
          <w:rPrChange w:id="13129" w:author="Dr Mamadou SANOGO" w:date="2023-10-25T18:15:00Z">
            <w:rPr>
              <w:ins w:id="13130" w:author="Dr Mamadou SANOGO" w:date="2023-10-25T17:28:00Z"/>
              <w:b/>
              <w:sz w:val="44"/>
            </w:rPr>
          </w:rPrChange>
        </w:rPr>
      </w:pPr>
    </w:p>
    <w:p w14:paraId="0EF81FD7" w14:textId="1DEE3067" w:rsidR="003F2E29" w:rsidRPr="007A4AFC" w:rsidRDefault="003F2E29" w:rsidP="00D81BFF">
      <w:pPr>
        <w:shd w:val="clear" w:color="auto" w:fill="FFFFFF"/>
        <w:spacing w:line="240" w:lineRule="auto"/>
        <w:ind w:right="9"/>
        <w:jc w:val="center"/>
        <w:rPr>
          <w:ins w:id="13131" w:author="Dr Mamadou SANOGO" w:date="2023-10-25T17:28:00Z"/>
          <w:b/>
          <w:color w:val="000000" w:themeColor="text1"/>
          <w:sz w:val="44"/>
          <w:rPrChange w:id="13132" w:author="Dr Mamadou SANOGO" w:date="2023-10-25T18:15:00Z">
            <w:rPr>
              <w:ins w:id="13133" w:author="Dr Mamadou SANOGO" w:date="2023-10-25T17:28:00Z"/>
              <w:b/>
              <w:sz w:val="44"/>
            </w:rPr>
          </w:rPrChange>
        </w:rPr>
      </w:pPr>
    </w:p>
    <w:p w14:paraId="28A3A8C7" w14:textId="14A3ABC4" w:rsidR="003F2E29" w:rsidRPr="007A4AFC" w:rsidRDefault="003F2E29">
      <w:pPr>
        <w:shd w:val="clear" w:color="auto" w:fill="FFFFFF"/>
        <w:spacing w:line="240" w:lineRule="auto"/>
        <w:ind w:right="9"/>
        <w:jc w:val="left"/>
        <w:rPr>
          <w:ins w:id="13134" w:author="Dr Mamadou SANOGO" w:date="2023-10-25T17:28:00Z"/>
          <w:b/>
          <w:color w:val="000000" w:themeColor="text1"/>
          <w:sz w:val="44"/>
          <w:rPrChange w:id="13135" w:author="Dr Mamadou SANOGO" w:date="2023-10-25T18:15:00Z">
            <w:rPr>
              <w:ins w:id="13136" w:author="Dr Mamadou SANOGO" w:date="2023-10-25T17:28:00Z"/>
              <w:b/>
              <w:sz w:val="44"/>
            </w:rPr>
          </w:rPrChange>
        </w:rPr>
        <w:pPrChange w:id="13137" w:author="Dr Mamadou SANOGO" w:date="2023-10-27T11:51:00Z">
          <w:pPr>
            <w:shd w:val="clear" w:color="auto" w:fill="FFFFFF"/>
            <w:spacing w:line="240" w:lineRule="auto"/>
            <w:ind w:right="9"/>
            <w:jc w:val="center"/>
          </w:pPr>
        </w:pPrChange>
      </w:pPr>
    </w:p>
    <w:p w14:paraId="67E54794" w14:textId="77777777" w:rsidR="003F2E29" w:rsidRPr="007A4AFC" w:rsidRDefault="003F2E29">
      <w:pPr>
        <w:shd w:val="clear" w:color="auto" w:fill="FFFFFF"/>
        <w:spacing w:line="240" w:lineRule="auto"/>
        <w:ind w:right="9"/>
        <w:jc w:val="left"/>
        <w:rPr>
          <w:ins w:id="13138" w:author="Dr Mamadou SANOGO" w:date="2023-10-25T15:02:00Z"/>
          <w:b/>
          <w:color w:val="000000" w:themeColor="text1"/>
          <w:sz w:val="44"/>
          <w:rPrChange w:id="13139" w:author="Dr Mamadou SANOGO" w:date="2023-10-25T18:15:00Z">
            <w:rPr>
              <w:ins w:id="13140" w:author="Dr Mamadou SANOGO" w:date="2023-10-25T15:02:00Z"/>
              <w:b/>
              <w:sz w:val="44"/>
            </w:rPr>
          </w:rPrChange>
        </w:rPr>
        <w:pPrChange w:id="13141" w:author="Dr Mamadou SANOGO" w:date="2023-10-27T11:51:00Z">
          <w:pPr>
            <w:shd w:val="clear" w:color="auto" w:fill="FFFFFF"/>
            <w:spacing w:line="240" w:lineRule="auto"/>
            <w:ind w:right="9"/>
            <w:jc w:val="center"/>
          </w:pPr>
        </w:pPrChange>
      </w:pPr>
    </w:p>
    <w:p w14:paraId="4D306A94" w14:textId="1EA01351" w:rsidR="00D81BFF" w:rsidRPr="007A4AFC" w:rsidRDefault="00D81BFF" w:rsidP="00D81BFF">
      <w:pPr>
        <w:shd w:val="clear" w:color="auto" w:fill="FFFFFF"/>
        <w:spacing w:line="240" w:lineRule="auto"/>
        <w:ind w:right="9"/>
        <w:jc w:val="center"/>
        <w:rPr>
          <w:ins w:id="13142" w:author="Dr Mamadou SANOGO" w:date="2023-10-25T17:29:00Z"/>
          <w:b/>
          <w:color w:val="000000" w:themeColor="text1"/>
          <w:sz w:val="44"/>
          <w:rPrChange w:id="13143" w:author="Dr Mamadou SANOGO" w:date="2023-10-25T18:15:00Z">
            <w:rPr>
              <w:ins w:id="13144" w:author="Dr Mamadou SANOGO" w:date="2023-10-25T17:29:00Z"/>
              <w:b/>
              <w:sz w:val="44"/>
            </w:rPr>
          </w:rPrChange>
        </w:rPr>
      </w:pPr>
      <w:ins w:id="13145" w:author="Dr Mamadou SANOGO" w:date="2023-10-25T15:02:00Z">
        <w:r w:rsidRPr="007A4AFC">
          <w:rPr>
            <w:b/>
            <w:color w:val="000000" w:themeColor="text1"/>
            <w:sz w:val="44"/>
            <w:rPrChange w:id="13146" w:author="Dr Mamadou SANOGO" w:date="2023-10-25T18:15:00Z">
              <w:rPr>
                <w:b/>
                <w:sz w:val="44"/>
              </w:rPr>
            </w:rPrChange>
          </w:rPr>
          <w:t>Annexe n°0</w:t>
        </w:r>
      </w:ins>
      <w:ins w:id="13147" w:author="Dr Mamadou SANOGO" w:date="2023-10-25T17:29:00Z">
        <w:r w:rsidR="003F2E29" w:rsidRPr="007A4AFC">
          <w:rPr>
            <w:b/>
            <w:color w:val="000000" w:themeColor="text1"/>
            <w:sz w:val="44"/>
            <w:rPrChange w:id="13148" w:author="Dr Mamadou SANOGO" w:date="2023-10-25T18:15:00Z">
              <w:rPr>
                <w:b/>
                <w:sz w:val="44"/>
              </w:rPr>
            </w:rPrChange>
          </w:rPr>
          <w:t>26</w:t>
        </w:r>
      </w:ins>
      <w:ins w:id="13149" w:author="Dr Mamadou SANOGO" w:date="2023-10-25T15:02:00Z">
        <w:r w:rsidRPr="007A4AFC">
          <w:rPr>
            <w:b/>
            <w:color w:val="000000" w:themeColor="text1"/>
            <w:sz w:val="44"/>
            <w:rPrChange w:id="13150" w:author="Dr Mamadou SANOGO" w:date="2023-10-25T18:15:00Z">
              <w:rPr>
                <w:b/>
                <w:sz w:val="44"/>
              </w:rPr>
            </w:rPrChange>
          </w:rPr>
          <w:t xml:space="preserve"> : Infrastructures </w:t>
        </w:r>
      </w:ins>
    </w:p>
    <w:p w14:paraId="0E762E9A" w14:textId="0D05EC59" w:rsidR="003F2E29" w:rsidRPr="007A4AFC" w:rsidRDefault="003F2E29" w:rsidP="00D81BFF">
      <w:pPr>
        <w:shd w:val="clear" w:color="auto" w:fill="FFFFFF"/>
        <w:spacing w:line="240" w:lineRule="auto"/>
        <w:ind w:right="9"/>
        <w:jc w:val="center"/>
        <w:rPr>
          <w:ins w:id="13151" w:author="Dr Mamadou SANOGO" w:date="2023-10-25T17:29:00Z"/>
          <w:b/>
          <w:color w:val="000000" w:themeColor="text1"/>
          <w:sz w:val="44"/>
          <w:rPrChange w:id="13152" w:author="Dr Mamadou SANOGO" w:date="2023-10-25T18:15:00Z">
            <w:rPr>
              <w:ins w:id="13153" w:author="Dr Mamadou SANOGO" w:date="2023-10-25T17:29:00Z"/>
              <w:b/>
              <w:sz w:val="44"/>
            </w:rPr>
          </w:rPrChange>
        </w:rPr>
      </w:pPr>
    </w:p>
    <w:p w14:paraId="3748C98E" w14:textId="6F596301" w:rsidR="003F2E29" w:rsidRPr="007A4AFC" w:rsidRDefault="003F2E29" w:rsidP="00D81BFF">
      <w:pPr>
        <w:shd w:val="clear" w:color="auto" w:fill="FFFFFF"/>
        <w:spacing w:line="240" w:lineRule="auto"/>
        <w:ind w:right="9"/>
        <w:jc w:val="center"/>
        <w:rPr>
          <w:ins w:id="13154" w:author="Dr Mamadou SANOGO" w:date="2023-10-25T17:29:00Z"/>
          <w:b/>
          <w:color w:val="000000" w:themeColor="text1"/>
          <w:sz w:val="44"/>
          <w:rPrChange w:id="13155" w:author="Dr Mamadou SANOGO" w:date="2023-10-25T18:15:00Z">
            <w:rPr>
              <w:ins w:id="13156" w:author="Dr Mamadou SANOGO" w:date="2023-10-25T17:29:00Z"/>
              <w:b/>
              <w:sz w:val="44"/>
            </w:rPr>
          </w:rPrChange>
        </w:rPr>
      </w:pPr>
    </w:p>
    <w:p w14:paraId="533806DD" w14:textId="4B277562" w:rsidR="003F2E29" w:rsidRPr="007A4AFC" w:rsidRDefault="003F2E29" w:rsidP="00D81BFF">
      <w:pPr>
        <w:shd w:val="clear" w:color="auto" w:fill="FFFFFF"/>
        <w:spacing w:line="240" w:lineRule="auto"/>
        <w:ind w:right="9"/>
        <w:jc w:val="center"/>
        <w:rPr>
          <w:ins w:id="13157" w:author="Dr Mamadou SANOGO" w:date="2023-10-25T17:29:00Z"/>
          <w:b/>
          <w:color w:val="000000" w:themeColor="text1"/>
          <w:sz w:val="44"/>
          <w:rPrChange w:id="13158" w:author="Dr Mamadou SANOGO" w:date="2023-10-25T18:15:00Z">
            <w:rPr>
              <w:ins w:id="13159" w:author="Dr Mamadou SANOGO" w:date="2023-10-25T17:29:00Z"/>
              <w:b/>
              <w:sz w:val="44"/>
            </w:rPr>
          </w:rPrChange>
        </w:rPr>
      </w:pPr>
    </w:p>
    <w:p w14:paraId="43CF0AF7" w14:textId="38ABAC32" w:rsidR="003F2E29" w:rsidRPr="007A4AFC" w:rsidRDefault="003F2E29" w:rsidP="00D81BFF">
      <w:pPr>
        <w:shd w:val="clear" w:color="auto" w:fill="FFFFFF"/>
        <w:spacing w:line="240" w:lineRule="auto"/>
        <w:ind w:right="9"/>
        <w:jc w:val="center"/>
        <w:rPr>
          <w:ins w:id="13160" w:author="Dr Mamadou SANOGO" w:date="2023-10-25T17:29:00Z"/>
          <w:b/>
          <w:color w:val="000000" w:themeColor="text1"/>
          <w:sz w:val="44"/>
          <w:rPrChange w:id="13161" w:author="Dr Mamadou SANOGO" w:date="2023-10-25T18:15:00Z">
            <w:rPr>
              <w:ins w:id="13162" w:author="Dr Mamadou SANOGO" w:date="2023-10-25T17:29:00Z"/>
              <w:b/>
              <w:sz w:val="44"/>
            </w:rPr>
          </w:rPrChange>
        </w:rPr>
      </w:pPr>
    </w:p>
    <w:p w14:paraId="2CF9C89E" w14:textId="3B0C342D" w:rsidR="003F2E29" w:rsidRPr="007A4AFC" w:rsidRDefault="003F2E29" w:rsidP="00D81BFF">
      <w:pPr>
        <w:shd w:val="clear" w:color="auto" w:fill="FFFFFF"/>
        <w:spacing w:line="240" w:lineRule="auto"/>
        <w:ind w:right="9"/>
        <w:jc w:val="center"/>
        <w:rPr>
          <w:ins w:id="13163" w:author="Dr Mamadou SANOGO" w:date="2023-10-25T17:30:00Z"/>
          <w:b/>
          <w:color w:val="000000" w:themeColor="text1"/>
          <w:sz w:val="44"/>
          <w:rPrChange w:id="13164" w:author="Dr Mamadou SANOGO" w:date="2023-10-25T18:15:00Z">
            <w:rPr>
              <w:ins w:id="13165" w:author="Dr Mamadou SANOGO" w:date="2023-10-25T17:30:00Z"/>
              <w:b/>
              <w:sz w:val="44"/>
            </w:rPr>
          </w:rPrChange>
        </w:rPr>
      </w:pPr>
    </w:p>
    <w:p w14:paraId="5E3A7FC8" w14:textId="43DACD97" w:rsidR="003F2E29" w:rsidRDefault="003F2E29" w:rsidP="00D81BFF">
      <w:pPr>
        <w:shd w:val="clear" w:color="auto" w:fill="FFFFFF"/>
        <w:spacing w:line="240" w:lineRule="auto"/>
        <w:ind w:right="9"/>
        <w:jc w:val="center"/>
        <w:rPr>
          <w:ins w:id="13166" w:author="Dr Mamadou SANOGO" w:date="2023-10-27T14:07:00Z"/>
          <w:b/>
          <w:color w:val="000000" w:themeColor="text1"/>
          <w:sz w:val="44"/>
        </w:rPr>
      </w:pPr>
    </w:p>
    <w:p w14:paraId="3C0DEB14" w14:textId="159FB667" w:rsidR="006778CD" w:rsidRDefault="006778CD" w:rsidP="00D81BFF">
      <w:pPr>
        <w:shd w:val="clear" w:color="auto" w:fill="FFFFFF"/>
        <w:spacing w:line="240" w:lineRule="auto"/>
        <w:ind w:right="9"/>
        <w:jc w:val="center"/>
        <w:rPr>
          <w:ins w:id="13167" w:author="Dr Mamadou SANOGO" w:date="2023-10-27T14:07:00Z"/>
          <w:b/>
          <w:color w:val="000000" w:themeColor="text1"/>
          <w:sz w:val="44"/>
        </w:rPr>
      </w:pPr>
    </w:p>
    <w:p w14:paraId="2B25519B" w14:textId="3FC6D35F" w:rsidR="006778CD" w:rsidRDefault="006778CD" w:rsidP="00D81BFF">
      <w:pPr>
        <w:shd w:val="clear" w:color="auto" w:fill="FFFFFF"/>
        <w:spacing w:line="240" w:lineRule="auto"/>
        <w:ind w:right="9"/>
        <w:jc w:val="center"/>
        <w:rPr>
          <w:ins w:id="13168" w:author="Dr Mamadou SANOGO" w:date="2023-10-27T14:07:00Z"/>
          <w:b/>
          <w:color w:val="000000" w:themeColor="text1"/>
          <w:sz w:val="44"/>
        </w:rPr>
      </w:pPr>
    </w:p>
    <w:p w14:paraId="49A7CAC3" w14:textId="4504A893" w:rsidR="006778CD" w:rsidRDefault="006778CD" w:rsidP="00D81BFF">
      <w:pPr>
        <w:shd w:val="clear" w:color="auto" w:fill="FFFFFF"/>
        <w:spacing w:line="240" w:lineRule="auto"/>
        <w:ind w:right="9"/>
        <w:jc w:val="center"/>
        <w:rPr>
          <w:ins w:id="13169" w:author="Dr Mamadou SANOGO" w:date="2023-10-27T14:07:00Z"/>
          <w:b/>
          <w:color w:val="000000" w:themeColor="text1"/>
          <w:sz w:val="44"/>
        </w:rPr>
      </w:pPr>
    </w:p>
    <w:p w14:paraId="5EC3E33F" w14:textId="77777777" w:rsidR="006778CD" w:rsidRPr="007A4AFC" w:rsidRDefault="006778CD" w:rsidP="00D81BFF">
      <w:pPr>
        <w:shd w:val="clear" w:color="auto" w:fill="FFFFFF"/>
        <w:spacing w:line="240" w:lineRule="auto"/>
        <w:ind w:right="9"/>
        <w:jc w:val="center"/>
        <w:rPr>
          <w:ins w:id="13170" w:author="Dr Mamadou SANOGO" w:date="2023-10-25T17:30:00Z"/>
          <w:b/>
          <w:color w:val="000000" w:themeColor="text1"/>
          <w:sz w:val="44"/>
          <w:rPrChange w:id="13171" w:author="Dr Mamadou SANOGO" w:date="2023-10-25T18:15:00Z">
            <w:rPr>
              <w:ins w:id="13172" w:author="Dr Mamadou SANOGO" w:date="2023-10-25T17:30:00Z"/>
              <w:b/>
              <w:sz w:val="44"/>
            </w:rPr>
          </w:rPrChange>
        </w:rPr>
      </w:pPr>
    </w:p>
    <w:p w14:paraId="3D22CF26" w14:textId="5FD53DD3" w:rsidR="00A75F71" w:rsidRPr="007A4AFC" w:rsidRDefault="00A75F71" w:rsidP="00166699">
      <w:pPr>
        <w:shd w:val="clear" w:color="auto" w:fill="FFFFFF"/>
        <w:spacing w:line="240" w:lineRule="auto"/>
        <w:ind w:right="9"/>
        <w:rPr>
          <w:ins w:id="13173" w:author="Dr Mamadou SANOGO" w:date="2023-10-25T17:51:00Z"/>
          <w:b/>
          <w:color w:val="000000" w:themeColor="text1"/>
          <w:sz w:val="44"/>
          <w:rPrChange w:id="13174" w:author="Dr Mamadou SANOGO" w:date="2023-10-25T18:15:00Z">
            <w:rPr>
              <w:ins w:id="13175" w:author="Dr Mamadou SANOGO" w:date="2023-10-25T17:51:00Z"/>
              <w:b/>
              <w:sz w:val="44"/>
            </w:rPr>
          </w:rPrChange>
        </w:rPr>
      </w:pPr>
    </w:p>
    <w:p w14:paraId="0C163FE2" w14:textId="6D4770E4" w:rsidR="003F2E29" w:rsidRPr="007A4AFC" w:rsidRDefault="003F2E29">
      <w:pPr>
        <w:rPr>
          <w:ins w:id="13176" w:author="Dr Mamadou SANOGO" w:date="2023-10-25T17:36:00Z"/>
          <w:rFonts w:ascii="Calibri" w:hAnsi="Calibri"/>
          <w:bCs/>
          <w:sz w:val="22"/>
          <w:rPrChange w:id="13177" w:author="Dr Mamadou SANOGO" w:date="2023-10-25T18:15:00Z">
            <w:rPr>
              <w:ins w:id="13178" w:author="Dr Mamadou SANOGO" w:date="2023-10-25T17:36:00Z"/>
            </w:rPr>
          </w:rPrChange>
        </w:rPr>
        <w:pPrChange w:id="13179" w:author="Dr Mamadou SANOGO" w:date="2023-10-25T17:36:00Z">
          <w:pPr>
            <w:pStyle w:val="Titre2"/>
            <w:numPr>
              <w:ilvl w:val="1"/>
              <w:numId w:val="22"/>
            </w:numPr>
            <w:ind w:left="720" w:hanging="360"/>
          </w:pPr>
        </w:pPrChange>
      </w:pPr>
    </w:p>
    <w:tbl>
      <w:tblPr>
        <w:tblStyle w:val="Grilledutableau2"/>
        <w:tblW w:w="4978" w:type="pct"/>
        <w:tblLook w:val="04A0" w:firstRow="1" w:lastRow="0" w:firstColumn="1" w:lastColumn="0" w:noHBand="0" w:noVBand="1"/>
      </w:tblPr>
      <w:tblGrid>
        <w:gridCol w:w="763"/>
        <w:gridCol w:w="6661"/>
        <w:gridCol w:w="1221"/>
        <w:gridCol w:w="1366"/>
      </w:tblGrid>
      <w:tr w:rsidR="007A4AFC" w:rsidRPr="007A4AFC" w14:paraId="20D46F37" w14:textId="77777777" w:rsidTr="00A75F71">
        <w:trPr>
          <w:ins w:id="13180" w:author="Dr Mamadou SANOGO" w:date="2023-10-25T17:36:00Z"/>
        </w:trPr>
        <w:tc>
          <w:tcPr>
            <w:tcW w:w="381" w:type="pct"/>
          </w:tcPr>
          <w:p w14:paraId="4C9D7D1E" w14:textId="77777777" w:rsidR="003F2E29" w:rsidRPr="007A4AFC" w:rsidRDefault="003F2E29" w:rsidP="00D27EF1">
            <w:pPr>
              <w:spacing w:line="240" w:lineRule="auto"/>
              <w:rPr>
                <w:ins w:id="13181" w:author="Dr Mamadou SANOGO" w:date="2023-10-25T17:36:00Z"/>
                <w:rFonts w:asciiTheme="majorHAnsi" w:hAnsiTheme="majorHAnsi" w:cstheme="majorHAnsi"/>
                <w:b/>
                <w:color w:val="000000" w:themeColor="text1"/>
                <w:szCs w:val="24"/>
                <w:rPrChange w:id="13182" w:author="Dr Mamadou SANOGO" w:date="2023-10-25T18:15:00Z">
                  <w:rPr>
                    <w:ins w:id="13183" w:author="Dr Mamadou SANOGO" w:date="2023-10-25T17:36:00Z"/>
                    <w:rFonts w:asciiTheme="majorHAnsi" w:hAnsiTheme="majorHAnsi" w:cstheme="majorHAnsi"/>
                    <w:b/>
                    <w:szCs w:val="24"/>
                  </w:rPr>
                </w:rPrChange>
              </w:rPr>
            </w:pPr>
            <w:ins w:id="13184" w:author="Dr Mamadou SANOGO" w:date="2023-10-25T17:36:00Z">
              <w:r w:rsidRPr="007A4AFC">
                <w:rPr>
                  <w:rFonts w:asciiTheme="majorHAnsi" w:hAnsiTheme="majorHAnsi" w:cstheme="majorHAnsi"/>
                  <w:b/>
                  <w:color w:val="000000" w:themeColor="text1"/>
                  <w:szCs w:val="24"/>
                  <w:rPrChange w:id="13185" w:author="Dr Mamadou SANOGO" w:date="2023-10-25T18:15:00Z">
                    <w:rPr>
                      <w:rFonts w:asciiTheme="majorHAnsi" w:hAnsiTheme="majorHAnsi" w:cstheme="majorHAnsi"/>
                      <w:b/>
                      <w:szCs w:val="24"/>
                    </w:rPr>
                  </w:rPrChange>
                </w:rPr>
                <w:t>N°</w:t>
              </w:r>
            </w:ins>
          </w:p>
        </w:tc>
        <w:tc>
          <w:tcPr>
            <w:tcW w:w="3327" w:type="pct"/>
          </w:tcPr>
          <w:p w14:paraId="50D5D4B2" w14:textId="77777777" w:rsidR="003F2E29" w:rsidRPr="007A4AFC" w:rsidRDefault="003F2E29" w:rsidP="00D27EF1">
            <w:pPr>
              <w:spacing w:line="240" w:lineRule="auto"/>
              <w:rPr>
                <w:ins w:id="13186" w:author="Dr Mamadou SANOGO" w:date="2023-10-25T17:36:00Z"/>
                <w:rFonts w:asciiTheme="majorHAnsi" w:hAnsiTheme="majorHAnsi" w:cstheme="majorHAnsi"/>
                <w:b/>
                <w:color w:val="000000" w:themeColor="text1"/>
                <w:szCs w:val="24"/>
                <w:rPrChange w:id="13187" w:author="Dr Mamadou SANOGO" w:date="2023-10-25T18:15:00Z">
                  <w:rPr>
                    <w:ins w:id="13188" w:author="Dr Mamadou SANOGO" w:date="2023-10-25T17:36:00Z"/>
                    <w:rFonts w:asciiTheme="majorHAnsi" w:hAnsiTheme="majorHAnsi" w:cstheme="majorHAnsi"/>
                    <w:b/>
                    <w:szCs w:val="24"/>
                  </w:rPr>
                </w:rPrChange>
              </w:rPr>
            </w:pPr>
            <w:ins w:id="13189" w:author="Dr Mamadou SANOGO" w:date="2023-10-25T17:36:00Z">
              <w:r w:rsidRPr="007A4AFC">
                <w:rPr>
                  <w:rFonts w:asciiTheme="majorHAnsi" w:hAnsiTheme="majorHAnsi" w:cstheme="majorHAnsi"/>
                  <w:b/>
                  <w:color w:val="000000" w:themeColor="text1"/>
                  <w:szCs w:val="24"/>
                  <w:rPrChange w:id="13190" w:author="Dr Mamadou SANOGO" w:date="2023-10-25T18:15:00Z">
                    <w:rPr>
                      <w:rFonts w:asciiTheme="majorHAnsi" w:hAnsiTheme="majorHAnsi" w:cstheme="majorHAnsi"/>
                      <w:b/>
                      <w:szCs w:val="24"/>
                    </w:rPr>
                  </w:rPrChange>
                </w:rPr>
                <w:t>Infrastructures</w:t>
              </w:r>
            </w:ins>
          </w:p>
        </w:tc>
        <w:tc>
          <w:tcPr>
            <w:tcW w:w="610" w:type="pct"/>
          </w:tcPr>
          <w:p w14:paraId="364D809D" w14:textId="77777777" w:rsidR="003F2E29" w:rsidRPr="007A4AFC" w:rsidRDefault="003F2E29" w:rsidP="00D27EF1">
            <w:pPr>
              <w:spacing w:line="240" w:lineRule="auto"/>
              <w:jc w:val="center"/>
              <w:rPr>
                <w:ins w:id="13191" w:author="Dr Mamadou SANOGO" w:date="2023-10-25T17:36:00Z"/>
                <w:rFonts w:asciiTheme="majorHAnsi" w:hAnsiTheme="majorHAnsi" w:cstheme="majorHAnsi"/>
                <w:b/>
                <w:color w:val="000000" w:themeColor="text1"/>
                <w:szCs w:val="24"/>
                <w:rPrChange w:id="13192" w:author="Dr Mamadou SANOGO" w:date="2023-10-25T18:15:00Z">
                  <w:rPr>
                    <w:ins w:id="13193" w:author="Dr Mamadou SANOGO" w:date="2023-10-25T17:36:00Z"/>
                    <w:rFonts w:asciiTheme="majorHAnsi" w:hAnsiTheme="majorHAnsi" w:cstheme="majorHAnsi"/>
                    <w:b/>
                    <w:szCs w:val="24"/>
                  </w:rPr>
                </w:rPrChange>
              </w:rPr>
            </w:pPr>
            <w:ins w:id="13194" w:author="Dr Mamadou SANOGO" w:date="2023-10-25T17:36:00Z">
              <w:r w:rsidRPr="007A4AFC">
                <w:rPr>
                  <w:rFonts w:asciiTheme="majorHAnsi" w:hAnsiTheme="majorHAnsi" w:cstheme="majorHAnsi"/>
                  <w:b/>
                  <w:color w:val="000000" w:themeColor="text1"/>
                  <w:szCs w:val="24"/>
                  <w:rPrChange w:id="13195" w:author="Dr Mamadou SANOGO" w:date="2023-10-25T18:15:00Z">
                    <w:rPr>
                      <w:rFonts w:asciiTheme="majorHAnsi" w:hAnsiTheme="majorHAnsi" w:cstheme="majorHAnsi"/>
                      <w:b/>
                      <w:szCs w:val="24"/>
                    </w:rPr>
                  </w:rPrChange>
                </w:rPr>
                <w:t>Quantité</w:t>
              </w:r>
            </w:ins>
          </w:p>
        </w:tc>
        <w:tc>
          <w:tcPr>
            <w:tcW w:w="682" w:type="pct"/>
          </w:tcPr>
          <w:p w14:paraId="564BD99B" w14:textId="77777777" w:rsidR="003F2E29" w:rsidRPr="007A4AFC" w:rsidRDefault="003F2E29" w:rsidP="00D27EF1">
            <w:pPr>
              <w:spacing w:line="240" w:lineRule="auto"/>
              <w:jc w:val="center"/>
              <w:rPr>
                <w:ins w:id="13196" w:author="Dr Mamadou SANOGO" w:date="2023-10-25T17:36:00Z"/>
                <w:rFonts w:asciiTheme="majorHAnsi" w:hAnsiTheme="majorHAnsi" w:cstheme="majorHAnsi"/>
                <w:b/>
                <w:color w:val="000000" w:themeColor="text1"/>
                <w:szCs w:val="24"/>
                <w:rPrChange w:id="13197" w:author="Dr Mamadou SANOGO" w:date="2023-10-25T18:15:00Z">
                  <w:rPr>
                    <w:ins w:id="13198" w:author="Dr Mamadou SANOGO" w:date="2023-10-25T17:36:00Z"/>
                    <w:rFonts w:asciiTheme="majorHAnsi" w:hAnsiTheme="majorHAnsi" w:cstheme="majorHAnsi"/>
                    <w:b/>
                    <w:szCs w:val="24"/>
                  </w:rPr>
                </w:rPrChange>
              </w:rPr>
            </w:pPr>
            <w:ins w:id="13199" w:author="Dr Mamadou SANOGO" w:date="2023-10-25T17:36:00Z">
              <w:r w:rsidRPr="007A4AFC">
                <w:rPr>
                  <w:rFonts w:asciiTheme="majorHAnsi" w:hAnsiTheme="majorHAnsi" w:cstheme="majorHAnsi"/>
                  <w:b/>
                  <w:color w:val="000000" w:themeColor="text1"/>
                  <w:szCs w:val="24"/>
                  <w:rPrChange w:id="13200" w:author="Dr Mamadou SANOGO" w:date="2023-10-25T18:15:00Z">
                    <w:rPr>
                      <w:rFonts w:asciiTheme="majorHAnsi" w:hAnsiTheme="majorHAnsi" w:cstheme="majorHAnsi"/>
                      <w:b/>
                      <w:szCs w:val="24"/>
                    </w:rPr>
                  </w:rPrChange>
                </w:rPr>
                <w:t>Etat</w:t>
              </w:r>
            </w:ins>
          </w:p>
        </w:tc>
      </w:tr>
      <w:tr w:rsidR="007A4AFC" w:rsidRPr="007A4AFC" w14:paraId="4D196FE2" w14:textId="77777777" w:rsidTr="00A75F71">
        <w:trPr>
          <w:ins w:id="13201" w:author="Dr Mamadou SANOGO" w:date="2023-10-25T17:36:00Z"/>
        </w:trPr>
        <w:tc>
          <w:tcPr>
            <w:tcW w:w="381" w:type="pct"/>
            <w:vAlign w:val="center"/>
          </w:tcPr>
          <w:p w14:paraId="7ADF5D5A" w14:textId="77777777" w:rsidR="003F2E29" w:rsidRPr="007A4AFC" w:rsidRDefault="003F2E29" w:rsidP="00D27EF1">
            <w:pPr>
              <w:numPr>
                <w:ilvl w:val="0"/>
                <w:numId w:val="6"/>
              </w:numPr>
              <w:spacing w:line="240" w:lineRule="auto"/>
              <w:contextualSpacing/>
              <w:jc w:val="center"/>
              <w:rPr>
                <w:ins w:id="13202" w:author="Dr Mamadou SANOGO" w:date="2023-10-25T17:36:00Z"/>
                <w:rFonts w:asciiTheme="majorHAnsi" w:hAnsiTheme="majorHAnsi" w:cstheme="majorHAnsi"/>
                <w:b/>
                <w:color w:val="000000" w:themeColor="text1"/>
                <w:szCs w:val="24"/>
                <w:rPrChange w:id="13203" w:author="Dr Mamadou SANOGO" w:date="2023-10-25T18:15:00Z">
                  <w:rPr>
                    <w:ins w:id="13204" w:author="Dr Mamadou SANOGO" w:date="2023-10-25T17:36:00Z"/>
                    <w:rFonts w:asciiTheme="majorHAnsi" w:hAnsiTheme="majorHAnsi" w:cstheme="majorHAnsi"/>
                    <w:b/>
                    <w:szCs w:val="24"/>
                  </w:rPr>
                </w:rPrChange>
              </w:rPr>
            </w:pPr>
          </w:p>
        </w:tc>
        <w:tc>
          <w:tcPr>
            <w:tcW w:w="3327" w:type="pct"/>
          </w:tcPr>
          <w:p w14:paraId="660D3C4E" w14:textId="77777777" w:rsidR="003F2E29" w:rsidRPr="007A4AFC" w:rsidRDefault="003F2E29" w:rsidP="00D27EF1">
            <w:pPr>
              <w:spacing w:line="240" w:lineRule="auto"/>
              <w:rPr>
                <w:ins w:id="13205" w:author="Dr Mamadou SANOGO" w:date="2023-10-25T17:36:00Z"/>
                <w:rFonts w:asciiTheme="majorHAnsi" w:hAnsiTheme="majorHAnsi" w:cstheme="majorHAnsi"/>
                <w:color w:val="000000" w:themeColor="text1"/>
                <w:szCs w:val="24"/>
                <w:rPrChange w:id="13206" w:author="Dr Mamadou SANOGO" w:date="2023-10-25T18:15:00Z">
                  <w:rPr>
                    <w:ins w:id="13207" w:author="Dr Mamadou SANOGO" w:date="2023-10-25T17:36:00Z"/>
                    <w:rFonts w:asciiTheme="majorHAnsi" w:hAnsiTheme="majorHAnsi" w:cstheme="majorHAnsi"/>
                    <w:szCs w:val="24"/>
                  </w:rPr>
                </w:rPrChange>
              </w:rPr>
            </w:pPr>
            <w:ins w:id="13208" w:author="Dr Mamadou SANOGO" w:date="2023-10-25T17:36:00Z">
              <w:r w:rsidRPr="007A4AFC">
                <w:rPr>
                  <w:rFonts w:asciiTheme="majorHAnsi" w:hAnsiTheme="majorHAnsi" w:cstheme="majorHAnsi"/>
                  <w:color w:val="000000" w:themeColor="text1"/>
                  <w:szCs w:val="24"/>
                  <w:rPrChange w:id="13209" w:author="Dr Mamadou SANOGO" w:date="2023-10-25T18:15:00Z">
                    <w:rPr>
                      <w:rFonts w:asciiTheme="majorHAnsi" w:hAnsiTheme="majorHAnsi" w:cstheme="majorHAnsi"/>
                      <w:szCs w:val="24"/>
                    </w:rPr>
                  </w:rPrChange>
                </w:rPr>
                <w:t xml:space="preserve">Bureau Secrétaire </w:t>
              </w:r>
            </w:ins>
          </w:p>
        </w:tc>
        <w:tc>
          <w:tcPr>
            <w:tcW w:w="610" w:type="pct"/>
            <w:vAlign w:val="center"/>
          </w:tcPr>
          <w:p w14:paraId="24CF6ADB" w14:textId="77777777" w:rsidR="003F2E29" w:rsidRPr="007A4AFC" w:rsidRDefault="003F2E29" w:rsidP="00D27EF1">
            <w:pPr>
              <w:spacing w:line="240" w:lineRule="auto"/>
              <w:jc w:val="center"/>
              <w:rPr>
                <w:ins w:id="13210" w:author="Dr Mamadou SANOGO" w:date="2023-10-25T17:36:00Z"/>
                <w:rFonts w:asciiTheme="majorHAnsi" w:hAnsiTheme="majorHAnsi" w:cstheme="majorHAnsi"/>
                <w:color w:val="000000" w:themeColor="text1"/>
                <w:szCs w:val="24"/>
                <w:rPrChange w:id="13211" w:author="Dr Mamadou SANOGO" w:date="2023-10-25T18:15:00Z">
                  <w:rPr>
                    <w:ins w:id="13212" w:author="Dr Mamadou SANOGO" w:date="2023-10-25T17:36:00Z"/>
                    <w:rFonts w:asciiTheme="majorHAnsi" w:hAnsiTheme="majorHAnsi" w:cstheme="majorHAnsi"/>
                    <w:szCs w:val="24"/>
                  </w:rPr>
                </w:rPrChange>
              </w:rPr>
            </w:pPr>
            <w:ins w:id="13213" w:author="Dr Mamadou SANOGO" w:date="2023-10-25T17:36:00Z">
              <w:r w:rsidRPr="007A4AFC">
                <w:rPr>
                  <w:rFonts w:asciiTheme="majorHAnsi" w:hAnsiTheme="majorHAnsi" w:cstheme="majorHAnsi"/>
                  <w:color w:val="000000" w:themeColor="text1"/>
                  <w:szCs w:val="24"/>
                  <w:rPrChange w:id="13214" w:author="Dr Mamadou SANOGO" w:date="2023-10-25T18:15:00Z">
                    <w:rPr>
                      <w:rFonts w:asciiTheme="majorHAnsi" w:hAnsiTheme="majorHAnsi" w:cstheme="majorHAnsi"/>
                      <w:szCs w:val="24"/>
                    </w:rPr>
                  </w:rPrChange>
                </w:rPr>
                <w:t>1</w:t>
              </w:r>
            </w:ins>
          </w:p>
        </w:tc>
        <w:tc>
          <w:tcPr>
            <w:tcW w:w="682" w:type="pct"/>
          </w:tcPr>
          <w:p w14:paraId="44432A53" w14:textId="77777777" w:rsidR="003F2E29" w:rsidRPr="007A4AFC" w:rsidRDefault="003F2E29" w:rsidP="00D27EF1">
            <w:pPr>
              <w:spacing w:line="240" w:lineRule="auto"/>
              <w:jc w:val="center"/>
              <w:rPr>
                <w:ins w:id="13215" w:author="Dr Mamadou SANOGO" w:date="2023-10-25T17:36:00Z"/>
                <w:rFonts w:asciiTheme="majorHAnsi" w:hAnsiTheme="majorHAnsi" w:cstheme="majorHAnsi"/>
                <w:color w:val="000000" w:themeColor="text1"/>
                <w:szCs w:val="24"/>
                <w:rPrChange w:id="13216" w:author="Dr Mamadou SANOGO" w:date="2023-10-25T18:15:00Z">
                  <w:rPr>
                    <w:ins w:id="13217" w:author="Dr Mamadou SANOGO" w:date="2023-10-25T17:36:00Z"/>
                    <w:rFonts w:asciiTheme="majorHAnsi" w:hAnsiTheme="majorHAnsi" w:cstheme="majorHAnsi"/>
                    <w:szCs w:val="24"/>
                  </w:rPr>
                </w:rPrChange>
              </w:rPr>
            </w:pPr>
            <w:ins w:id="13218" w:author="Dr Mamadou SANOGO" w:date="2023-10-25T17:36:00Z">
              <w:r w:rsidRPr="007A4AFC">
                <w:rPr>
                  <w:rFonts w:asciiTheme="majorHAnsi" w:hAnsiTheme="majorHAnsi" w:cstheme="majorHAnsi"/>
                  <w:color w:val="000000" w:themeColor="text1"/>
                  <w:szCs w:val="24"/>
                  <w:rPrChange w:id="13219" w:author="Dr Mamadou SANOGO" w:date="2023-10-25T18:15:00Z">
                    <w:rPr>
                      <w:rFonts w:asciiTheme="majorHAnsi" w:hAnsiTheme="majorHAnsi" w:cstheme="majorHAnsi"/>
                      <w:szCs w:val="24"/>
                    </w:rPr>
                  </w:rPrChange>
                </w:rPr>
                <w:t>Bon</w:t>
              </w:r>
            </w:ins>
          </w:p>
        </w:tc>
      </w:tr>
      <w:tr w:rsidR="007A4AFC" w:rsidRPr="007A4AFC" w14:paraId="5C2F509F" w14:textId="77777777" w:rsidTr="00A75F71">
        <w:trPr>
          <w:ins w:id="13220" w:author="Dr Mamadou SANOGO" w:date="2023-10-25T17:36:00Z"/>
        </w:trPr>
        <w:tc>
          <w:tcPr>
            <w:tcW w:w="381" w:type="pct"/>
            <w:vAlign w:val="center"/>
          </w:tcPr>
          <w:p w14:paraId="3AEA8A71" w14:textId="77777777" w:rsidR="003F2E29" w:rsidRPr="007A4AFC" w:rsidRDefault="003F2E29" w:rsidP="00D27EF1">
            <w:pPr>
              <w:numPr>
                <w:ilvl w:val="0"/>
                <w:numId w:val="6"/>
              </w:numPr>
              <w:spacing w:line="240" w:lineRule="auto"/>
              <w:contextualSpacing/>
              <w:jc w:val="center"/>
              <w:rPr>
                <w:ins w:id="13221" w:author="Dr Mamadou SANOGO" w:date="2023-10-25T17:36:00Z"/>
                <w:rFonts w:asciiTheme="majorHAnsi" w:hAnsiTheme="majorHAnsi" w:cstheme="majorHAnsi"/>
                <w:b/>
                <w:color w:val="000000" w:themeColor="text1"/>
                <w:szCs w:val="24"/>
                <w:rPrChange w:id="13222" w:author="Dr Mamadou SANOGO" w:date="2023-10-25T18:15:00Z">
                  <w:rPr>
                    <w:ins w:id="13223" w:author="Dr Mamadou SANOGO" w:date="2023-10-25T17:36:00Z"/>
                    <w:rFonts w:asciiTheme="majorHAnsi" w:hAnsiTheme="majorHAnsi" w:cstheme="majorHAnsi"/>
                    <w:b/>
                    <w:szCs w:val="24"/>
                  </w:rPr>
                </w:rPrChange>
              </w:rPr>
            </w:pPr>
          </w:p>
        </w:tc>
        <w:tc>
          <w:tcPr>
            <w:tcW w:w="3327" w:type="pct"/>
          </w:tcPr>
          <w:p w14:paraId="52CDF647" w14:textId="77777777" w:rsidR="003F2E29" w:rsidRPr="007A4AFC" w:rsidRDefault="003F2E29" w:rsidP="00D27EF1">
            <w:pPr>
              <w:spacing w:line="240" w:lineRule="auto"/>
              <w:rPr>
                <w:ins w:id="13224" w:author="Dr Mamadou SANOGO" w:date="2023-10-25T17:36:00Z"/>
                <w:rFonts w:asciiTheme="majorHAnsi" w:hAnsiTheme="majorHAnsi" w:cstheme="majorHAnsi"/>
                <w:color w:val="000000" w:themeColor="text1"/>
                <w:szCs w:val="24"/>
                <w:rPrChange w:id="13225" w:author="Dr Mamadou SANOGO" w:date="2023-10-25T18:15:00Z">
                  <w:rPr>
                    <w:ins w:id="13226" w:author="Dr Mamadou SANOGO" w:date="2023-10-25T17:36:00Z"/>
                    <w:rFonts w:asciiTheme="majorHAnsi" w:hAnsiTheme="majorHAnsi" w:cstheme="majorHAnsi"/>
                    <w:szCs w:val="24"/>
                  </w:rPr>
                </w:rPrChange>
              </w:rPr>
            </w:pPr>
            <w:ins w:id="13227" w:author="Dr Mamadou SANOGO" w:date="2023-10-25T17:36:00Z">
              <w:r w:rsidRPr="007A4AFC">
                <w:rPr>
                  <w:rFonts w:asciiTheme="majorHAnsi" w:hAnsiTheme="majorHAnsi" w:cstheme="majorHAnsi"/>
                  <w:color w:val="000000" w:themeColor="text1"/>
                  <w:szCs w:val="24"/>
                  <w:rPrChange w:id="13228" w:author="Dr Mamadou SANOGO" w:date="2023-10-25T18:15:00Z">
                    <w:rPr>
                      <w:rFonts w:asciiTheme="majorHAnsi" w:hAnsiTheme="majorHAnsi" w:cstheme="majorHAnsi"/>
                      <w:szCs w:val="24"/>
                    </w:rPr>
                  </w:rPrChange>
                </w:rPr>
                <w:t>Bureau Directeur Général</w:t>
              </w:r>
            </w:ins>
          </w:p>
        </w:tc>
        <w:tc>
          <w:tcPr>
            <w:tcW w:w="610" w:type="pct"/>
            <w:vAlign w:val="center"/>
          </w:tcPr>
          <w:p w14:paraId="426DEAD8" w14:textId="77777777" w:rsidR="003F2E29" w:rsidRPr="007A4AFC" w:rsidRDefault="003F2E29" w:rsidP="00D27EF1">
            <w:pPr>
              <w:spacing w:line="240" w:lineRule="auto"/>
              <w:jc w:val="center"/>
              <w:rPr>
                <w:ins w:id="13229" w:author="Dr Mamadou SANOGO" w:date="2023-10-25T17:36:00Z"/>
                <w:rFonts w:asciiTheme="majorHAnsi" w:hAnsiTheme="majorHAnsi" w:cstheme="majorHAnsi"/>
                <w:color w:val="000000" w:themeColor="text1"/>
                <w:szCs w:val="24"/>
                <w:rPrChange w:id="13230" w:author="Dr Mamadou SANOGO" w:date="2023-10-25T18:15:00Z">
                  <w:rPr>
                    <w:ins w:id="13231" w:author="Dr Mamadou SANOGO" w:date="2023-10-25T17:36:00Z"/>
                    <w:rFonts w:asciiTheme="majorHAnsi" w:hAnsiTheme="majorHAnsi" w:cstheme="majorHAnsi"/>
                    <w:szCs w:val="24"/>
                  </w:rPr>
                </w:rPrChange>
              </w:rPr>
            </w:pPr>
            <w:ins w:id="13232" w:author="Dr Mamadou SANOGO" w:date="2023-10-25T17:36:00Z">
              <w:r w:rsidRPr="007A4AFC">
                <w:rPr>
                  <w:rFonts w:asciiTheme="majorHAnsi" w:hAnsiTheme="majorHAnsi" w:cstheme="majorHAnsi"/>
                  <w:color w:val="000000" w:themeColor="text1"/>
                  <w:szCs w:val="24"/>
                  <w:rPrChange w:id="13233" w:author="Dr Mamadou SANOGO" w:date="2023-10-25T18:15:00Z">
                    <w:rPr>
                      <w:rFonts w:asciiTheme="majorHAnsi" w:hAnsiTheme="majorHAnsi" w:cstheme="majorHAnsi"/>
                      <w:szCs w:val="24"/>
                    </w:rPr>
                  </w:rPrChange>
                </w:rPr>
                <w:t>1</w:t>
              </w:r>
            </w:ins>
          </w:p>
        </w:tc>
        <w:tc>
          <w:tcPr>
            <w:tcW w:w="682" w:type="pct"/>
          </w:tcPr>
          <w:p w14:paraId="0DD72D46" w14:textId="77777777" w:rsidR="003F2E29" w:rsidRPr="007A4AFC" w:rsidRDefault="003F2E29" w:rsidP="00D27EF1">
            <w:pPr>
              <w:spacing w:line="240" w:lineRule="auto"/>
              <w:jc w:val="center"/>
              <w:rPr>
                <w:ins w:id="13234" w:author="Dr Mamadou SANOGO" w:date="2023-10-25T17:36:00Z"/>
                <w:rFonts w:asciiTheme="majorHAnsi" w:hAnsiTheme="majorHAnsi" w:cstheme="majorHAnsi"/>
                <w:color w:val="000000" w:themeColor="text1"/>
                <w:szCs w:val="24"/>
                <w:rPrChange w:id="13235" w:author="Dr Mamadou SANOGO" w:date="2023-10-25T18:15:00Z">
                  <w:rPr>
                    <w:ins w:id="13236" w:author="Dr Mamadou SANOGO" w:date="2023-10-25T17:36:00Z"/>
                    <w:rFonts w:asciiTheme="majorHAnsi" w:hAnsiTheme="majorHAnsi" w:cstheme="majorHAnsi"/>
                    <w:szCs w:val="24"/>
                  </w:rPr>
                </w:rPrChange>
              </w:rPr>
            </w:pPr>
            <w:ins w:id="13237" w:author="Dr Mamadou SANOGO" w:date="2023-10-25T17:36:00Z">
              <w:r w:rsidRPr="007A4AFC">
                <w:rPr>
                  <w:rFonts w:asciiTheme="majorHAnsi" w:hAnsiTheme="majorHAnsi" w:cstheme="majorHAnsi"/>
                  <w:color w:val="000000" w:themeColor="text1"/>
                  <w:szCs w:val="24"/>
                  <w:rPrChange w:id="13238" w:author="Dr Mamadou SANOGO" w:date="2023-10-25T18:15:00Z">
                    <w:rPr>
                      <w:rFonts w:asciiTheme="majorHAnsi" w:hAnsiTheme="majorHAnsi" w:cstheme="majorHAnsi"/>
                      <w:szCs w:val="24"/>
                    </w:rPr>
                  </w:rPrChange>
                </w:rPr>
                <w:t>Bon</w:t>
              </w:r>
            </w:ins>
          </w:p>
        </w:tc>
      </w:tr>
      <w:tr w:rsidR="007A4AFC" w:rsidRPr="007A4AFC" w14:paraId="1A92B272" w14:textId="77777777" w:rsidTr="00A75F71">
        <w:trPr>
          <w:ins w:id="13239" w:author="Dr Mamadou SANOGO" w:date="2023-10-25T17:36:00Z"/>
        </w:trPr>
        <w:tc>
          <w:tcPr>
            <w:tcW w:w="381" w:type="pct"/>
            <w:vAlign w:val="center"/>
          </w:tcPr>
          <w:p w14:paraId="31F2AEED" w14:textId="77777777" w:rsidR="003F2E29" w:rsidRPr="007A4AFC" w:rsidRDefault="003F2E29" w:rsidP="00D27EF1">
            <w:pPr>
              <w:numPr>
                <w:ilvl w:val="0"/>
                <w:numId w:val="6"/>
              </w:numPr>
              <w:spacing w:line="240" w:lineRule="auto"/>
              <w:contextualSpacing/>
              <w:jc w:val="center"/>
              <w:rPr>
                <w:ins w:id="13240" w:author="Dr Mamadou SANOGO" w:date="2023-10-25T17:36:00Z"/>
                <w:rFonts w:asciiTheme="majorHAnsi" w:hAnsiTheme="majorHAnsi" w:cstheme="majorHAnsi"/>
                <w:b/>
                <w:color w:val="000000" w:themeColor="text1"/>
                <w:szCs w:val="24"/>
                <w:rPrChange w:id="13241" w:author="Dr Mamadou SANOGO" w:date="2023-10-25T18:15:00Z">
                  <w:rPr>
                    <w:ins w:id="13242" w:author="Dr Mamadou SANOGO" w:date="2023-10-25T17:36:00Z"/>
                    <w:rFonts w:asciiTheme="majorHAnsi" w:hAnsiTheme="majorHAnsi" w:cstheme="majorHAnsi"/>
                    <w:b/>
                    <w:szCs w:val="24"/>
                  </w:rPr>
                </w:rPrChange>
              </w:rPr>
            </w:pPr>
          </w:p>
        </w:tc>
        <w:tc>
          <w:tcPr>
            <w:tcW w:w="3327" w:type="pct"/>
          </w:tcPr>
          <w:p w14:paraId="462D93DD" w14:textId="77777777" w:rsidR="003F2E29" w:rsidRPr="007A4AFC" w:rsidRDefault="003F2E29" w:rsidP="00D27EF1">
            <w:pPr>
              <w:spacing w:line="240" w:lineRule="auto"/>
              <w:rPr>
                <w:ins w:id="13243" w:author="Dr Mamadou SANOGO" w:date="2023-10-25T17:36:00Z"/>
                <w:rFonts w:asciiTheme="majorHAnsi" w:hAnsiTheme="majorHAnsi" w:cstheme="majorHAnsi"/>
                <w:color w:val="000000" w:themeColor="text1"/>
                <w:szCs w:val="24"/>
                <w:rPrChange w:id="13244" w:author="Dr Mamadou SANOGO" w:date="2023-10-25T18:15:00Z">
                  <w:rPr>
                    <w:ins w:id="13245" w:author="Dr Mamadou SANOGO" w:date="2023-10-25T17:36:00Z"/>
                    <w:rFonts w:asciiTheme="majorHAnsi" w:hAnsiTheme="majorHAnsi" w:cstheme="majorHAnsi"/>
                    <w:szCs w:val="24"/>
                  </w:rPr>
                </w:rPrChange>
              </w:rPr>
            </w:pPr>
            <w:ins w:id="13246" w:author="Dr Mamadou SANOGO" w:date="2023-10-25T17:36:00Z">
              <w:r w:rsidRPr="007A4AFC">
                <w:rPr>
                  <w:rFonts w:asciiTheme="majorHAnsi" w:hAnsiTheme="majorHAnsi" w:cstheme="majorHAnsi"/>
                  <w:color w:val="000000" w:themeColor="text1"/>
                  <w:szCs w:val="24"/>
                  <w:rPrChange w:id="13247" w:author="Dr Mamadou SANOGO" w:date="2023-10-25T18:15:00Z">
                    <w:rPr>
                      <w:rFonts w:asciiTheme="majorHAnsi" w:hAnsiTheme="majorHAnsi" w:cstheme="majorHAnsi"/>
                      <w:szCs w:val="24"/>
                    </w:rPr>
                  </w:rPrChange>
                </w:rPr>
                <w:t>Bureau Directeur des Etudes</w:t>
              </w:r>
            </w:ins>
          </w:p>
        </w:tc>
        <w:tc>
          <w:tcPr>
            <w:tcW w:w="610" w:type="pct"/>
            <w:vAlign w:val="center"/>
          </w:tcPr>
          <w:p w14:paraId="5D8E4FFD" w14:textId="77777777" w:rsidR="003F2E29" w:rsidRPr="007A4AFC" w:rsidRDefault="003F2E29" w:rsidP="00D27EF1">
            <w:pPr>
              <w:spacing w:line="240" w:lineRule="auto"/>
              <w:jc w:val="center"/>
              <w:rPr>
                <w:ins w:id="13248" w:author="Dr Mamadou SANOGO" w:date="2023-10-25T17:36:00Z"/>
                <w:rFonts w:asciiTheme="majorHAnsi" w:hAnsiTheme="majorHAnsi" w:cstheme="majorHAnsi"/>
                <w:color w:val="000000" w:themeColor="text1"/>
                <w:szCs w:val="24"/>
                <w:rPrChange w:id="13249" w:author="Dr Mamadou SANOGO" w:date="2023-10-25T18:15:00Z">
                  <w:rPr>
                    <w:ins w:id="13250" w:author="Dr Mamadou SANOGO" w:date="2023-10-25T17:36:00Z"/>
                    <w:rFonts w:asciiTheme="majorHAnsi" w:hAnsiTheme="majorHAnsi" w:cstheme="majorHAnsi"/>
                    <w:szCs w:val="24"/>
                  </w:rPr>
                </w:rPrChange>
              </w:rPr>
            </w:pPr>
            <w:ins w:id="13251" w:author="Dr Mamadou SANOGO" w:date="2023-10-25T17:36:00Z">
              <w:r w:rsidRPr="007A4AFC">
                <w:rPr>
                  <w:rFonts w:asciiTheme="majorHAnsi" w:hAnsiTheme="majorHAnsi" w:cstheme="majorHAnsi"/>
                  <w:color w:val="000000" w:themeColor="text1"/>
                  <w:szCs w:val="24"/>
                  <w:rPrChange w:id="13252" w:author="Dr Mamadou SANOGO" w:date="2023-10-25T18:15:00Z">
                    <w:rPr>
                      <w:rFonts w:asciiTheme="majorHAnsi" w:hAnsiTheme="majorHAnsi" w:cstheme="majorHAnsi"/>
                      <w:szCs w:val="24"/>
                    </w:rPr>
                  </w:rPrChange>
                </w:rPr>
                <w:t>1</w:t>
              </w:r>
            </w:ins>
          </w:p>
        </w:tc>
        <w:tc>
          <w:tcPr>
            <w:tcW w:w="682" w:type="pct"/>
          </w:tcPr>
          <w:p w14:paraId="379F7A6C" w14:textId="77777777" w:rsidR="003F2E29" w:rsidRPr="007A4AFC" w:rsidRDefault="003F2E29" w:rsidP="00D27EF1">
            <w:pPr>
              <w:spacing w:line="240" w:lineRule="auto"/>
              <w:jc w:val="center"/>
              <w:rPr>
                <w:ins w:id="13253" w:author="Dr Mamadou SANOGO" w:date="2023-10-25T17:36:00Z"/>
                <w:rFonts w:asciiTheme="majorHAnsi" w:hAnsiTheme="majorHAnsi" w:cstheme="majorHAnsi"/>
                <w:color w:val="000000" w:themeColor="text1"/>
                <w:szCs w:val="24"/>
                <w:rPrChange w:id="13254" w:author="Dr Mamadou SANOGO" w:date="2023-10-25T18:15:00Z">
                  <w:rPr>
                    <w:ins w:id="13255" w:author="Dr Mamadou SANOGO" w:date="2023-10-25T17:36:00Z"/>
                    <w:rFonts w:asciiTheme="majorHAnsi" w:hAnsiTheme="majorHAnsi" w:cstheme="majorHAnsi"/>
                    <w:szCs w:val="24"/>
                  </w:rPr>
                </w:rPrChange>
              </w:rPr>
            </w:pPr>
            <w:ins w:id="13256" w:author="Dr Mamadou SANOGO" w:date="2023-10-25T17:36:00Z">
              <w:r w:rsidRPr="007A4AFC">
                <w:rPr>
                  <w:rFonts w:asciiTheme="majorHAnsi" w:hAnsiTheme="majorHAnsi" w:cstheme="majorHAnsi"/>
                  <w:color w:val="000000" w:themeColor="text1"/>
                  <w:szCs w:val="24"/>
                  <w:rPrChange w:id="13257" w:author="Dr Mamadou SANOGO" w:date="2023-10-25T18:15:00Z">
                    <w:rPr>
                      <w:rFonts w:asciiTheme="majorHAnsi" w:hAnsiTheme="majorHAnsi" w:cstheme="majorHAnsi"/>
                      <w:szCs w:val="24"/>
                    </w:rPr>
                  </w:rPrChange>
                </w:rPr>
                <w:t>Bon</w:t>
              </w:r>
            </w:ins>
          </w:p>
        </w:tc>
      </w:tr>
      <w:tr w:rsidR="007A4AFC" w:rsidRPr="007A4AFC" w14:paraId="6B321127" w14:textId="77777777" w:rsidTr="00A75F71">
        <w:trPr>
          <w:ins w:id="13258" w:author="Dr Mamadou SANOGO" w:date="2023-10-25T17:36:00Z"/>
        </w:trPr>
        <w:tc>
          <w:tcPr>
            <w:tcW w:w="381" w:type="pct"/>
            <w:vAlign w:val="center"/>
          </w:tcPr>
          <w:p w14:paraId="316ECE44" w14:textId="77777777" w:rsidR="003F2E29" w:rsidRPr="007A4AFC" w:rsidRDefault="003F2E29" w:rsidP="00D27EF1">
            <w:pPr>
              <w:numPr>
                <w:ilvl w:val="0"/>
                <w:numId w:val="6"/>
              </w:numPr>
              <w:spacing w:line="240" w:lineRule="auto"/>
              <w:contextualSpacing/>
              <w:jc w:val="center"/>
              <w:rPr>
                <w:ins w:id="13259" w:author="Dr Mamadou SANOGO" w:date="2023-10-25T17:36:00Z"/>
                <w:rFonts w:asciiTheme="majorHAnsi" w:hAnsiTheme="majorHAnsi" w:cstheme="majorHAnsi"/>
                <w:b/>
                <w:color w:val="000000" w:themeColor="text1"/>
                <w:szCs w:val="24"/>
                <w:rPrChange w:id="13260" w:author="Dr Mamadou SANOGO" w:date="2023-10-25T18:15:00Z">
                  <w:rPr>
                    <w:ins w:id="13261" w:author="Dr Mamadou SANOGO" w:date="2023-10-25T17:36:00Z"/>
                    <w:rFonts w:asciiTheme="majorHAnsi" w:hAnsiTheme="majorHAnsi" w:cstheme="majorHAnsi"/>
                    <w:b/>
                    <w:szCs w:val="24"/>
                  </w:rPr>
                </w:rPrChange>
              </w:rPr>
            </w:pPr>
          </w:p>
        </w:tc>
        <w:tc>
          <w:tcPr>
            <w:tcW w:w="3327" w:type="pct"/>
          </w:tcPr>
          <w:p w14:paraId="02EBE771" w14:textId="77777777" w:rsidR="003F2E29" w:rsidRPr="007A4AFC" w:rsidRDefault="003F2E29" w:rsidP="00D27EF1">
            <w:pPr>
              <w:spacing w:line="240" w:lineRule="auto"/>
              <w:rPr>
                <w:ins w:id="13262" w:author="Dr Mamadou SANOGO" w:date="2023-10-25T17:36:00Z"/>
                <w:rFonts w:asciiTheme="majorHAnsi" w:hAnsiTheme="majorHAnsi" w:cstheme="majorHAnsi"/>
                <w:color w:val="000000" w:themeColor="text1"/>
                <w:szCs w:val="24"/>
                <w:rPrChange w:id="13263" w:author="Dr Mamadou SANOGO" w:date="2023-10-25T18:15:00Z">
                  <w:rPr>
                    <w:ins w:id="13264" w:author="Dr Mamadou SANOGO" w:date="2023-10-25T17:36:00Z"/>
                    <w:rFonts w:asciiTheme="majorHAnsi" w:hAnsiTheme="majorHAnsi" w:cstheme="majorHAnsi"/>
                    <w:szCs w:val="24"/>
                  </w:rPr>
                </w:rPrChange>
              </w:rPr>
            </w:pPr>
            <w:ins w:id="13265" w:author="Dr Mamadou SANOGO" w:date="2023-10-25T17:36:00Z">
              <w:r w:rsidRPr="007A4AFC">
                <w:rPr>
                  <w:rFonts w:asciiTheme="majorHAnsi" w:hAnsiTheme="majorHAnsi" w:cstheme="majorHAnsi"/>
                  <w:color w:val="000000" w:themeColor="text1"/>
                  <w:szCs w:val="24"/>
                  <w:rPrChange w:id="13266" w:author="Dr Mamadou SANOGO" w:date="2023-10-25T18:15:00Z">
                    <w:rPr>
                      <w:rFonts w:asciiTheme="majorHAnsi" w:hAnsiTheme="majorHAnsi" w:cstheme="majorHAnsi"/>
                      <w:szCs w:val="24"/>
                    </w:rPr>
                  </w:rPrChange>
                </w:rPr>
                <w:t>Bureau Comptabilité</w:t>
              </w:r>
            </w:ins>
          </w:p>
        </w:tc>
        <w:tc>
          <w:tcPr>
            <w:tcW w:w="610" w:type="pct"/>
            <w:vAlign w:val="center"/>
          </w:tcPr>
          <w:p w14:paraId="2F1A7A45" w14:textId="77777777" w:rsidR="003F2E29" w:rsidRPr="007A4AFC" w:rsidRDefault="003F2E29" w:rsidP="00D27EF1">
            <w:pPr>
              <w:spacing w:line="240" w:lineRule="auto"/>
              <w:jc w:val="center"/>
              <w:rPr>
                <w:ins w:id="13267" w:author="Dr Mamadou SANOGO" w:date="2023-10-25T17:36:00Z"/>
                <w:rFonts w:asciiTheme="majorHAnsi" w:hAnsiTheme="majorHAnsi" w:cstheme="majorHAnsi"/>
                <w:color w:val="000000" w:themeColor="text1"/>
                <w:szCs w:val="24"/>
                <w:rPrChange w:id="13268" w:author="Dr Mamadou SANOGO" w:date="2023-10-25T18:15:00Z">
                  <w:rPr>
                    <w:ins w:id="13269" w:author="Dr Mamadou SANOGO" w:date="2023-10-25T17:36:00Z"/>
                    <w:rFonts w:asciiTheme="majorHAnsi" w:hAnsiTheme="majorHAnsi" w:cstheme="majorHAnsi"/>
                    <w:szCs w:val="24"/>
                  </w:rPr>
                </w:rPrChange>
              </w:rPr>
            </w:pPr>
            <w:ins w:id="13270" w:author="Dr Mamadou SANOGO" w:date="2023-10-25T17:36:00Z">
              <w:r w:rsidRPr="007A4AFC">
                <w:rPr>
                  <w:rFonts w:asciiTheme="majorHAnsi" w:hAnsiTheme="majorHAnsi" w:cstheme="majorHAnsi"/>
                  <w:color w:val="000000" w:themeColor="text1"/>
                  <w:szCs w:val="24"/>
                  <w:rPrChange w:id="13271" w:author="Dr Mamadou SANOGO" w:date="2023-10-25T18:15:00Z">
                    <w:rPr>
                      <w:rFonts w:asciiTheme="majorHAnsi" w:hAnsiTheme="majorHAnsi" w:cstheme="majorHAnsi"/>
                      <w:szCs w:val="24"/>
                    </w:rPr>
                  </w:rPrChange>
                </w:rPr>
                <w:t>1</w:t>
              </w:r>
            </w:ins>
          </w:p>
        </w:tc>
        <w:tc>
          <w:tcPr>
            <w:tcW w:w="682" w:type="pct"/>
          </w:tcPr>
          <w:p w14:paraId="25D186F5" w14:textId="77777777" w:rsidR="003F2E29" w:rsidRPr="007A4AFC" w:rsidRDefault="003F2E29" w:rsidP="00D27EF1">
            <w:pPr>
              <w:spacing w:line="240" w:lineRule="auto"/>
              <w:jc w:val="center"/>
              <w:rPr>
                <w:ins w:id="13272" w:author="Dr Mamadou SANOGO" w:date="2023-10-25T17:36:00Z"/>
                <w:rFonts w:asciiTheme="majorHAnsi" w:hAnsiTheme="majorHAnsi" w:cstheme="majorHAnsi"/>
                <w:color w:val="000000" w:themeColor="text1"/>
                <w:szCs w:val="24"/>
                <w:rPrChange w:id="13273" w:author="Dr Mamadou SANOGO" w:date="2023-10-25T18:15:00Z">
                  <w:rPr>
                    <w:ins w:id="13274" w:author="Dr Mamadou SANOGO" w:date="2023-10-25T17:36:00Z"/>
                    <w:rFonts w:asciiTheme="majorHAnsi" w:hAnsiTheme="majorHAnsi" w:cstheme="majorHAnsi"/>
                    <w:szCs w:val="24"/>
                  </w:rPr>
                </w:rPrChange>
              </w:rPr>
            </w:pPr>
            <w:ins w:id="13275" w:author="Dr Mamadou SANOGO" w:date="2023-10-25T17:36:00Z">
              <w:r w:rsidRPr="007A4AFC">
                <w:rPr>
                  <w:rFonts w:asciiTheme="majorHAnsi" w:hAnsiTheme="majorHAnsi" w:cstheme="majorHAnsi"/>
                  <w:color w:val="000000" w:themeColor="text1"/>
                  <w:szCs w:val="24"/>
                  <w:rPrChange w:id="13276" w:author="Dr Mamadou SANOGO" w:date="2023-10-25T18:15:00Z">
                    <w:rPr>
                      <w:rFonts w:asciiTheme="majorHAnsi" w:hAnsiTheme="majorHAnsi" w:cstheme="majorHAnsi"/>
                      <w:szCs w:val="24"/>
                    </w:rPr>
                  </w:rPrChange>
                </w:rPr>
                <w:t>Bon</w:t>
              </w:r>
            </w:ins>
          </w:p>
        </w:tc>
      </w:tr>
      <w:tr w:rsidR="007A4AFC" w:rsidRPr="007A4AFC" w14:paraId="72439559" w14:textId="77777777" w:rsidTr="00A75F71">
        <w:trPr>
          <w:ins w:id="13277" w:author="Dr Mamadou SANOGO" w:date="2023-10-25T17:36:00Z"/>
        </w:trPr>
        <w:tc>
          <w:tcPr>
            <w:tcW w:w="381" w:type="pct"/>
            <w:vAlign w:val="center"/>
          </w:tcPr>
          <w:p w14:paraId="2E5E6B6D" w14:textId="77777777" w:rsidR="003F2E29" w:rsidRPr="007A4AFC" w:rsidRDefault="003F2E29" w:rsidP="00D27EF1">
            <w:pPr>
              <w:numPr>
                <w:ilvl w:val="0"/>
                <w:numId w:val="6"/>
              </w:numPr>
              <w:spacing w:line="240" w:lineRule="auto"/>
              <w:contextualSpacing/>
              <w:jc w:val="center"/>
              <w:rPr>
                <w:ins w:id="13278" w:author="Dr Mamadou SANOGO" w:date="2023-10-25T17:36:00Z"/>
                <w:rFonts w:asciiTheme="majorHAnsi" w:hAnsiTheme="majorHAnsi" w:cstheme="majorHAnsi"/>
                <w:b/>
                <w:color w:val="000000" w:themeColor="text1"/>
                <w:szCs w:val="24"/>
                <w:rPrChange w:id="13279" w:author="Dr Mamadou SANOGO" w:date="2023-10-25T18:15:00Z">
                  <w:rPr>
                    <w:ins w:id="13280" w:author="Dr Mamadou SANOGO" w:date="2023-10-25T17:36:00Z"/>
                    <w:rFonts w:asciiTheme="majorHAnsi" w:hAnsiTheme="majorHAnsi" w:cstheme="majorHAnsi"/>
                    <w:b/>
                    <w:szCs w:val="24"/>
                  </w:rPr>
                </w:rPrChange>
              </w:rPr>
            </w:pPr>
          </w:p>
        </w:tc>
        <w:tc>
          <w:tcPr>
            <w:tcW w:w="3327" w:type="pct"/>
          </w:tcPr>
          <w:p w14:paraId="774BF1A9" w14:textId="77777777" w:rsidR="003F2E29" w:rsidRPr="007A4AFC" w:rsidRDefault="003F2E29" w:rsidP="00D27EF1">
            <w:pPr>
              <w:spacing w:line="240" w:lineRule="auto"/>
              <w:rPr>
                <w:ins w:id="13281" w:author="Dr Mamadou SANOGO" w:date="2023-10-25T17:36:00Z"/>
                <w:rFonts w:asciiTheme="majorHAnsi" w:hAnsiTheme="majorHAnsi" w:cstheme="majorHAnsi"/>
                <w:color w:val="000000" w:themeColor="text1"/>
                <w:szCs w:val="24"/>
                <w:rPrChange w:id="13282" w:author="Dr Mamadou SANOGO" w:date="2023-10-25T18:15:00Z">
                  <w:rPr>
                    <w:ins w:id="13283" w:author="Dr Mamadou SANOGO" w:date="2023-10-25T17:36:00Z"/>
                    <w:rFonts w:asciiTheme="majorHAnsi" w:hAnsiTheme="majorHAnsi" w:cstheme="majorHAnsi"/>
                    <w:szCs w:val="24"/>
                  </w:rPr>
                </w:rPrChange>
              </w:rPr>
            </w:pPr>
            <w:ins w:id="13284" w:author="Dr Mamadou SANOGO" w:date="2023-10-25T17:36:00Z">
              <w:r w:rsidRPr="007A4AFC">
                <w:rPr>
                  <w:rFonts w:asciiTheme="majorHAnsi" w:hAnsiTheme="majorHAnsi" w:cstheme="majorHAnsi"/>
                  <w:color w:val="000000" w:themeColor="text1"/>
                  <w:szCs w:val="24"/>
                  <w:rPrChange w:id="13285" w:author="Dr Mamadou SANOGO" w:date="2023-10-25T18:15:00Z">
                    <w:rPr>
                      <w:rFonts w:asciiTheme="majorHAnsi" w:hAnsiTheme="majorHAnsi" w:cstheme="majorHAnsi"/>
                      <w:szCs w:val="24"/>
                    </w:rPr>
                  </w:rPrChange>
                </w:rPr>
                <w:t>Bureau Surveillant</w:t>
              </w:r>
            </w:ins>
          </w:p>
        </w:tc>
        <w:tc>
          <w:tcPr>
            <w:tcW w:w="610" w:type="pct"/>
            <w:vAlign w:val="center"/>
          </w:tcPr>
          <w:p w14:paraId="3782E205" w14:textId="77777777" w:rsidR="003F2E29" w:rsidRPr="007A4AFC" w:rsidRDefault="003F2E29" w:rsidP="00D27EF1">
            <w:pPr>
              <w:spacing w:line="240" w:lineRule="auto"/>
              <w:jc w:val="center"/>
              <w:rPr>
                <w:ins w:id="13286" w:author="Dr Mamadou SANOGO" w:date="2023-10-25T17:36:00Z"/>
                <w:rFonts w:asciiTheme="majorHAnsi" w:hAnsiTheme="majorHAnsi" w:cstheme="majorHAnsi"/>
                <w:color w:val="000000" w:themeColor="text1"/>
                <w:szCs w:val="24"/>
                <w:rPrChange w:id="13287" w:author="Dr Mamadou SANOGO" w:date="2023-10-25T18:15:00Z">
                  <w:rPr>
                    <w:ins w:id="13288" w:author="Dr Mamadou SANOGO" w:date="2023-10-25T17:36:00Z"/>
                    <w:rFonts w:asciiTheme="majorHAnsi" w:hAnsiTheme="majorHAnsi" w:cstheme="majorHAnsi"/>
                    <w:szCs w:val="24"/>
                  </w:rPr>
                </w:rPrChange>
              </w:rPr>
            </w:pPr>
            <w:ins w:id="13289" w:author="Dr Mamadou SANOGO" w:date="2023-10-25T17:36:00Z">
              <w:r w:rsidRPr="007A4AFC">
                <w:rPr>
                  <w:rFonts w:asciiTheme="majorHAnsi" w:hAnsiTheme="majorHAnsi" w:cstheme="majorHAnsi"/>
                  <w:color w:val="000000" w:themeColor="text1"/>
                  <w:szCs w:val="24"/>
                  <w:rPrChange w:id="13290" w:author="Dr Mamadou SANOGO" w:date="2023-10-25T18:15:00Z">
                    <w:rPr>
                      <w:rFonts w:asciiTheme="majorHAnsi" w:hAnsiTheme="majorHAnsi" w:cstheme="majorHAnsi"/>
                      <w:szCs w:val="24"/>
                    </w:rPr>
                  </w:rPrChange>
                </w:rPr>
                <w:t>1</w:t>
              </w:r>
            </w:ins>
          </w:p>
        </w:tc>
        <w:tc>
          <w:tcPr>
            <w:tcW w:w="682" w:type="pct"/>
          </w:tcPr>
          <w:p w14:paraId="3325BCF3" w14:textId="77777777" w:rsidR="003F2E29" w:rsidRPr="007A4AFC" w:rsidRDefault="003F2E29" w:rsidP="00D27EF1">
            <w:pPr>
              <w:spacing w:line="240" w:lineRule="auto"/>
              <w:jc w:val="center"/>
              <w:rPr>
                <w:ins w:id="13291" w:author="Dr Mamadou SANOGO" w:date="2023-10-25T17:36:00Z"/>
                <w:rFonts w:asciiTheme="majorHAnsi" w:hAnsiTheme="majorHAnsi" w:cstheme="majorHAnsi"/>
                <w:color w:val="000000" w:themeColor="text1"/>
                <w:szCs w:val="24"/>
                <w:rPrChange w:id="13292" w:author="Dr Mamadou SANOGO" w:date="2023-10-25T18:15:00Z">
                  <w:rPr>
                    <w:ins w:id="13293" w:author="Dr Mamadou SANOGO" w:date="2023-10-25T17:36:00Z"/>
                    <w:rFonts w:asciiTheme="majorHAnsi" w:hAnsiTheme="majorHAnsi" w:cstheme="majorHAnsi"/>
                    <w:szCs w:val="24"/>
                  </w:rPr>
                </w:rPrChange>
              </w:rPr>
            </w:pPr>
            <w:ins w:id="13294" w:author="Dr Mamadou SANOGO" w:date="2023-10-25T17:36:00Z">
              <w:r w:rsidRPr="007A4AFC">
                <w:rPr>
                  <w:rFonts w:asciiTheme="majorHAnsi" w:hAnsiTheme="majorHAnsi" w:cstheme="majorHAnsi"/>
                  <w:color w:val="000000" w:themeColor="text1"/>
                  <w:szCs w:val="24"/>
                  <w:rPrChange w:id="13295" w:author="Dr Mamadou SANOGO" w:date="2023-10-25T18:15:00Z">
                    <w:rPr>
                      <w:rFonts w:asciiTheme="majorHAnsi" w:hAnsiTheme="majorHAnsi" w:cstheme="majorHAnsi"/>
                      <w:szCs w:val="24"/>
                    </w:rPr>
                  </w:rPrChange>
                </w:rPr>
                <w:t>Bon</w:t>
              </w:r>
            </w:ins>
          </w:p>
        </w:tc>
      </w:tr>
      <w:tr w:rsidR="007A4AFC" w:rsidRPr="007A4AFC" w14:paraId="0D826507" w14:textId="77777777" w:rsidTr="00A75F71">
        <w:trPr>
          <w:ins w:id="13296" w:author="Dr Mamadou SANOGO" w:date="2023-10-25T17:36:00Z"/>
        </w:trPr>
        <w:tc>
          <w:tcPr>
            <w:tcW w:w="381" w:type="pct"/>
            <w:vAlign w:val="center"/>
          </w:tcPr>
          <w:p w14:paraId="1084EE3A" w14:textId="77777777" w:rsidR="003F2E29" w:rsidRPr="007A4AFC" w:rsidRDefault="003F2E29" w:rsidP="00D27EF1">
            <w:pPr>
              <w:numPr>
                <w:ilvl w:val="0"/>
                <w:numId w:val="6"/>
              </w:numPr>
              <w:spacing w:line="240" w:lineRule="auto"/>
              <w:contextualSpacing/>
              <w:jc w:val="center"/>
              <w:rPr>
                <w:ins w:id="13297" w:author="Dr Mamadou SANOGO" w:date="2023-10-25T17:36:00Z"/>
                <w:rFonts w:asciiTheme="majorHAnsi" w:hAnsiTheme="majorHAnsi" w:cstheme="majorHAnsi"/>
                <w:b/>
                <w:color w:val="000000" w:themeColor="text1"/>
                <w:szCs w:val="24"/>
                <w:rPrChange w:id="13298" w:author="Dr Mamadou SANOGO" w:date="2023-10-25T18:15:00Z">
                  <w:rPr>
                    <w:ins w:id="13299" w:author="Dr Mamadou SANOGO" w:date="2023-10-25T17:36:00Z"/>
                    <w:rFonts w:asciiTheme="majorHAnsi" w:hAnsiTheme="majorHAnsi" w:cstheme="majorHAnsi"/>
                    <w:b/>
                    <w:szCs w:val="24"/>
                  </w:rPr>
                </w:rPrChange>
              </w:rPr>
            </w:pPr>
          </w:p>
        </w:tc>
        <w:tc>
          <w:tcPr>
            <w:tcW w:w="3327" w:type="pct"/>
          </w:tcPr>
          <w:p w14:paraId="56B3D706" w14:textId="77777777" w:rsidR="003F2E29" w:rsidRPr="007A4AFC" w:rsidRDefault="003F2E29" w:rsidP="00D27EF1">
            <w:pPr>
              <w:spacing w:line="240" w:lineRule="auto"/>
              <w:rPr>
                <w:ins w:id="13300" w:author="Dr Mamadou SANOGO" w:date="2023-10-25T17:36:00Z"/>
                <w:rFonts w:asciiTheme="majorHAnsi" w:hAnsiTheme="majorHAnsi" w:cstheme="majorHAnsi"/>
                <w:color w:val="000000" w:themeColor="text1"/>
                <w:szCs w:val="24"/>
                <w:rPrChange w:id="13301" w:author="Dr Mamadou SANOGO" w:date="2023-10-25T18:15:00Z">
                  <w:rPr>
                    <w:ins w:id="13302" w:author="Dr Mamadou SANOGO" w:date="2023-10-25T17:36:00Z"/>
                    <w:rFonts w:asciiTheme="majorHAnsi" w:hAnsiTheme="majorHAnsi" w:cstheme="majorHAnsi"/>
                    <w:szCs w:val="24"/>
                  </w:rPr>
                </w:rPrChange>
              </w:rPr>
            </w:pPr>
            <w:ins w:id="13303" w:author="Dr Mamadou SANOGO" w:date="2023-10-25T17:36:00Z">
              <w:r w:rsidRPr="007A4AFC">
                <w:rPr>
                  <w:rFonts w:asciiTheme="majorHAnsi" w:hAnsiTheme="majorHAnsi" w:cstheme="majorHAnsi"/>
                  <w:color w:val="000000" w:themeColor="text1"/>
                  <w:szCs w:val="24"/>
                  <w:rPrChange w:id="13304" w:author="Dr Mamadou SANOGO" w:date="2023-10-25T18:15:00Z">
                    <w:rPr>
                      <w:rFonts w:asciiTheme="majorHAnsi" w:hAnsiTheme="majorHAnsi" w:cstheme="majorHAnsi"/>
                      <w:szCs w:val="24"/>
                    </w:rPr>
                  </w:rPrChange>
                </w:rPr>
                <w:t>Bureaux Moniteurs</w:t>
              </w:r>
            </w:ins>
          </w:p>
        </w:tc>
        <w:tc>
          <w:tcPr>
            <w:tcW w:w="610" w:type="pct"/>
            <w:vAlign w:val="center"/>
          </w:tcPr>
          <w:p w14:paraId="4C4CE49C" w14:textId="77777777" w:rsidR="003F2E29" w:rsidRPr="007A4AFC" w:rsidRDefault="003F2E29" w:rsidP="00D27EF1">
            <w:pPr>
              <w:spacing w:line="240" w:lineRule="auto"/>
              <w:jc w:val="center"/>
              <w:rPr>
                <w:ins w:id="13305" w:author="Dr Mamadou SANOGO" w:date="2023-10-25T17:36:00Z"/>
                <w:rFonts w:asciiTheme="majorHAnsi" w:hAnsiTheme="majorHAnsi" w:cstheme="majorHAnsi"/>
                <w:color w:val="000000" w:themeColor="text1"/>
                <w:szCs w:val="24"/>
                <w:rPrChange w:id="13306" w:author="Dr Mamadou SANOGO" w:date="2023-10-25T18:15:00Z">
                  <w:rPr>
                    <w:ins w:id="13307" w:author="Dr Mamadou SANOGO" w:date="2023-10-25T17:36:00Z"/>
                    <w:rFonts w:asciiTheme="majorHAnsi" w:hAnsiTheme="majorHAnsi" w:cstheme="majorHAnsi"/>
                    <w:szCs w:val="24"/>
                  </w:rPr>
                </w:rPrChange>
              </w:rPr>
            </w:pPr>
            <w:ins w:id="13308" w:author="Dr Mamadou SANOGO" w:date="2023-10-25T17:36:00Z">
              <w:r w:rsidRPr="007A4AFC">
                <w:rPr>
                  <w:rFonts w:asciiTheme="majorHAnsi" w:hAnsiTheme="majorHAnsi" w:cstheme="majorHAnsi"/>
                  <w:color w:val="000000" w:themeColor="text1"/>
                  <w:szCs w:val="24"/>
                  <w:rPrChange w:id="13309" w:author="Dr Mamadou SANOGO" w:date="2023-10-25T18:15:00Z">
                    <w:rPr>
                      <w:rFonts w:asciiTheme="majorHAnsi" w:hAnsiTheme="majorHAnsi" w:cstheme="majorHAnsi"/>
                      <w:szCs w:val="24"/>
                    </w:rPr>
                  </w:rPrChange>
                </w:rPr>
                <w:t>3</w:t>
              </w:r>
            </w:ins>
          </w:p>
        </w:tc>
        <w:tc>
          <w:tcPr>
            <w:tcW w:w="682" w:type="pct"/>
          </w:tcPr>
          <w:p w14:paraId="3CEB0FEF" w14:textId="77777777" w:rsidR="003F2E29" w:rsidRPr="007A4AFC" w:rsidRDefault="003F2E29" w:rsidP="00D27EF1">
            <w:pPr>
              <w:spacing w:line="240" w:lineRule="auto"/>
              <w:jc w:val="center"/>
              <w:rPr>
                <w:ins w:id="13310" w:author="Dr Mamadou SANOGO" w:date="2023-10-25T17:36:00Z"/>
                <w:rFonts w:asciiTheme="majorHAnsi" w:hAnsiTheme="majorHAnsi" w:cstheme="majorHAnsi"/>
                <w:color w:val="000000" w:themeColor="text1"/>
                <w:szCs w:val="24"/>
                <w:rPrChange w:id="13311" w:author="Dr Mamadou SANOGO" w:date="2023-10-25T18:15:00Z">
                  <w:rPr>
                    <w:ins w:id="13312" w:author="Dr Mamadou SANOGO" w:date="2023-10-25T17:36:00Z"/>
                    <w:rFonts w:asciiTheme="majorHAnsi" w:hAnsiTheme="majorHAnsi" w:cstheme="majorHAnsi"/>
                    <w:szCs w:val="24"/>
                  </w:rPr>
                </w:rPrChange>
              </w:rPr>
            </w:pPr>
            <w:ins w:id="13313" w:author="Dr Mamadou SANOGO" w:date="2023-10-25T17:36:00Z">
              <w:r w:rsidRPr="007A4AFC">
                <w:rPr>
                  <w:rFonts w:asciiTheme="majorHAnsi" w:hAnsiTheme="majorHAnsi" w:cstheme="majorHAnsi"/>
                  <w:color w:val="000000" w:themeColor="text1"/>
                  <w:szCs w:val="24"/>
                  <w:rPrChange w:id="13314" w:author="Dr Mamadou SANOGO" w:date="2023-10-25T18:15:00Z">
                    <w:rPr>
                      <w:rFonts w:asciiTheme="majorHAnsi" w:hAnsiTheme="majorHAnsi" w:cstheme="majorHAnsi"/>
                      <w:szCs w:val="24"/>
                    </w:rPr>
                  </w:rPrChange>
                </w:rPr>
                <w:t>Bon</w:t>
              </w:r>
            </w:ins>
          </w:p>
        </w:tc>
      </w:tr>
      <w:tr w:rsidR="007A4AFC" w:rsidRPr="007A4AFC" w14:paraId="42E7C7A3" w14:textId="77777777" w:rsidTr="00A75F71">
        <w:trPr>
          <w:ins w:id="13315" w:author="Dr Mamadou SANOGO" w:date="2023-10-25T17:36:00Z"/>
        </w:trPr>
        <w:tc>
          <w:tcPr>
            <w:tcW w:w="381" w:type="pct"/>
            <w:vAlign w:val="center"/>
          </w:tcPr>
          <w:p w14:paraId="461084A7" w14:textId="77777777" w:rsidR="003F2E29" w:rsidRPr="007A4AFC" w:rsidRDefault="003F2E29" w:rsidP="00D27EF1">
            <w:pPr>
              <w:numPr>
                <w:ilvl w:val="0"/>
                <w:numId w:val="6"/>
              </w:numPr>
              <w:spacing w:line="240" w:lineRule="auto"/>
              <w:contextualSpacing/>
              <w:jc w:val="center"/>
              <w:rPr>
                <w:ins w:id="13316" w:author="Dr Mamadou SANOGO" w:date="2023-10-25T17:36:00Z"/>
                <w:rFonts w:asciiTheme="majorHAnsi" w:hAnsiTheme="majorHAnsi" w:cstheme="majorHAnsi"/>
                <w:b/>
                <w:color w:val="000000" w:themeColor="text1"/>
                <w:szCs w:val="24"/>
                <w:rPrChange w:id="13317" w:author="Dr Mamadou SANOGO" w:date="2023-10-25T18:15:00Z">
                  <w:rPr>
                    <w:ins w:id="13318" w:author="Dr Mamadou SANOGO" w:date="2023-10-25T17:36:00Z"/>
                    <w:rFonts w:asciiTheme="majorHAnsi" w:hAnsiTheme="majorHAnsi" w:cstheme="majorHAnsi"/>
                    <w:b/>
                    <w:szCs w:val="24"/>
                  </w:rPr>
                </w:rPrChange>
              </w:rPr>
            </w:pPr>
          </w:p>
        </w:tc>
        <w:tc>
          <w:tcPr>
            <w:tcW w:w="3327" w:type="pct"/>
          </w:tcPr>
          <w:p w14:paraId="02BDD004" w14:textId="77777777" w:rsidR="003F2E29" w:rsidRPr="007A4AFC" w:rsidRDefault="003F2E29" w:rsidP="00D27EF1">
            <w:pPr>
              <w:spacing w:line="240" w:lineRule="auto"/>
              <w:rPr>
                <w:ins w:id="13319" w:author="Dr Mamadou SANOGO" w:date="2023-10-25T17:36:00Z"/>
                <w:rFonts w:asciiTheme="majorHAnsi" w:hAnsiTheme="majorHAnsi" w:cstheme="majorHAnsi"/>
                <w:color w:val="000000" w:themeColor="text1"/>
                <w:szCs w:val="24"/>
                <w:rPrChange w:id="13320" w:author="Dr Mamadou SANOGO" w:date="2023-10-25T18:15:00Z">
                  <w:rPr>
                    <w:ins w:id="13321" w:author="Dr Mamadou SANOGO" w:date="2023-10-25T17:36:00Z"/>
                    <w:rFonts w:asciiTheme="majorHAnsi" w:hAnsiTheme="majorHAnsi" w:cstheme="majorHAnsi"/>
                    <w:szCs w:val="24"/>
                  </w:rPr>
                </w:rPrChange>
              </w:rPr>
            </w:pPr>
            <w:ins w:id="13322" w:author="Dr Mamadou SANOGO" w:date="2023-10-25T17:36:00Z">
              <w:r w:rsidRPr="007A4AFC">
                <w:rPr>
                  <w:rFonts w:asciiTheme="majorHAnsi" w:hAnsiTheme="majorHAnsi" w:cstheme="majorHAnsi"/>
                  <w:color w:val="000000" w:themeColor="text1"/>
                  <w:szCs w:val="24"/>
                  <w:rPrChange w:id="13323" w:author="Dr Mamadou SANOGO" w:date="2023-10-25T18:15:00Z">
                    <w:rPr>
                      <w:rFonts w:asciiTheme="majorHAnsi" w:hAnsiTheme="majorHAnsi" w:cstheme="majorHAnsi"/>
                      <w:szCs w:val="24"/>
                    </w:rPr>
                  </w:rPrChange>
                </w:rPr>
                <w:t>Bureau Professeurs</w:t>
              </w:r>
            </w:ins>
          </w:p>
        </w:tc>
        <w:tc>
          <w:tcPr>
            <w:tcW w:w="610" w:type="pct"/>
            <w:vAlign w:val="center"/>
          </w:tcPr>
          <w:p w14:paraId="46E1D8A8" w14:textId="77777777" w:rsidR="003F2E29" w:rsidRPr="007A4AFC" w:rsidRDefault="003F2E29" w:rsidP="00D27EF1">
            <w:pPr>
              <w:spacing w:line="240" w:lineRule="auto"/>
              <w:jc w:val="center"/>
              <w:rPr>
                <w:ins w:id="13324" w:author="Dr Mamadou SANOGO" w:date="2023-10-25T17:36:00Z"/>
                <w:rFonts w:asciiTheme="majorHAnsi" w:hAnsiTheme="majorHAnsi" w:cstheme="majorHAnsi"/>
                <w:color w:val="000000" w:themeColor="text1"/>
                <w:szCs w:val="24"/>
                <w:rPrChange w:id="13325" w:author="Dr Mamadou SANOGO" w:date="2023-10-25T18:15:00Z">
                  <w:rPr>
                    <w:ins w:id="13326" w:author="Dr Mamadou SANOGO" w:date="2023-10-25T17:36:00Z"/>
                    <w:rFonts w:asciiTheme="majorHAnsi" w:hAnsiTheme="majorHAnsi" w:cstheme="majorHAnsi"/>
                    <w:szCs w:val="24"/>
                  </w:rPr>
                </w:rPrChange>
              </w:rPr>
            </w:pPr>
            <w:ins w:id="13327" w:author="Dr Mamadou SANOGO" w:date="2023-10-25T17:36:00Z">
              <w:r w:rsidRPr="007A4AFC">
                <w:rPr>
                  <w:rFonts w:asciiTheme="majorHAnsi" w:hAnsiTheme="majorHAnsi" w:cstheme="majorHAnsi"/>
                  <w:color w:val="000000" w:themeColor="text1"/>
                  <w:szCs w:val="24"/>
                  <w:rPrChange w:id="13328" w:author="Dr Mamadou SANOGO" w:date="2023-10-25T18:15:00Z">
                    <w:rPr>
                      <w:rFonts w:asciiTheme="majorHAnsi" w:hAnsiTheme="majorHAnsi" w:cstheme="majorHAnsi"/>
                      <w:szCs w:val="24"/>
                    </w:rPr>
                  </w:rPrChange>
                </w:rPr>
                <w:t>1</w:t>
              </w:r>
            </w:ins>
          </w:p>
        </w:tc>
        <w:tc>
          <w:tcPr>
            <w:tcW w:w="682" w:type="pct"/>
          </w:tcPr>
          <w:p w14:paraId="61418F81" w14:textId="77777777" w:rsidR="003F2E29" w:rsidRPr="007A4AFC" w:rsidRDefault="003F2E29" w:rsidP="00D27EF1">
            <w:pPr>
              <w:spacing w:line="240" w:lineRule="auto"/>
              <w:jc w:val="center"/>
              <w:rPr>
                <w:ins w:id="13329" w:author="Dr Mamadou SANOGO" w:date="2023-10-25T17:36:00Z"/>
                <w:rFonts w:asciiTheme="majorHAnsi" w:hAnsiTheme="majorHAnsi" w:cstheme="majorHAnsi"/>
                <w:color w:val="000000" w:themeColor="text1"/>
                <w:szCs w:val="24"/>
                <w:rPrChange w:id="13330" w:author="Dr Mamadou SANOGO" w:date="2023-10-25T18:15:00Z">
                  <w:rPr>
                    <w:ins w:id="13331" w:author="Dr Mamadou SANOGO" w:date="2023-10-25T17:36:00Z"/>
                    <w:rFonts w:asciiTheme="majorHAnsi" w:hAnsiTheme="majorHAnsi" w:cstheme="majorHAnsi"/>
                    <w:szCs w:val="24"/>
                  </w:rPr>
                </w:rPrChange>
              </w:rPr>
            </w:pPr>
            <w:ins w:id="13332" w:author="Dr Mamadou SANOGO" w:date="2023-10-25T17:36:00Z">
              <w:r w:rsidRPr="007A4AFC">
                <w:rPr>
                  <w:rFonts w:asciiTheme="majorHAnsi" w:hAnsiTheme="majorHAnsi" w:cstheme="majorHAnsi"/>
                  <w:color w:val="000000" w:themeColor="text1"/>
                  <w:szCs w:val="24"/>
                  <w:rPrChange w:id="13333" w:author="Dr Mamadou SANOGO" w:date="2023-10-25T18:15:00Z">
                    <w:rPr>
                      <w:rFonts w:asciiTheme="majorHAnsi" w:hAnsiTheme="majorHAnsi" w:cstheme="majorHAnsi"/>
                      <w:szCs w:val="24"/>
                    </w:rPr>
                  </w:rPrChange>
                </w:rPr>
                <w:t>Bon</w:t>
              </w:r>
            </w:ins>
          </w:p>
        </w:tc>
      </w:tr>
      <w:tr w:rsidR="007A4AFC" w:rsidRPr="007A4AFC" w14:paraId="13C4A788" w14:textId="77777777" w:rsidTr="00A75F71">
        <w:trPr>
          <w:ins w:id="13334" w:author="Dr Mamadou SANOGO" w:date="2023-10-25T17:36:00Z"/>
        </w:trPr>
        <w:tc>
          <w:tcPr>
            <w:tcW w:w="381" w:type="pct"/>
            <w:vAlign w:val="center"/>
          </w:tcPr>
          <w:p w14:paraId="34CF18FD" w14:textId="77777777" w:rsidR="003F2E29" w:rsidRPr="007A4AFC" w:rsidRDefault="003F2E29" w:rsidP="00D27EF1">
            <w:pPr>
              <w:numPr>
                <w:ilvl w:val="0"/>
                <w:numId w:val="6"/>
              </w:numPr>
              <w:spacing w:line="240" w:lineRule="auto"/>
              <w:contextualSpacing/>
              <w:jc w:val="center"/>
              <w:rPr>
                <w:ins w:id="13335" w:author="Dr Mamadou SANOGO" w:date="2023-10-25T17:36:00Z"/>
                <w:rFonts w:asciiTheme="majorHAnsi" w:hAnsiTheme="majorHAnsi" w:cstheme="majorHAnsi"/>
                <w:b/>
                <w:color w:val="000000" w:themeColor="text1"/>
                <w:szCs w:val="24"/>
                <w:rPrChange w:id="13336" w:author="Dr Mamadou SANOGO" w:date="2023-10-25T18:15:00Z">
                  <w:rPr>
                    <w:ins w:id="13337" w:author="Dr Mamadou SANOGO" w:date="2023-10-25T17:36:00Z"/>
                    <w:rFonts w:asciiTheme="majorHAnsi" w:hAnsiTheme="majorHAnsi" w:cstheme="majorHAnsi"/>
                    <w:b/>
                    <w:szCs w:val="24"/>
                  </w:rPr>
                </w:rPrChange>
              </w:rPr>
            </w:pPr>
          </w:p>
        </w:tc>
        <w:tc>
          <w:tcPr>
            <w:tcW w:w="3327" w:type="pct"/>
          </w:tcPr>
          <w:p w14:paraId="07FE7768" w14:textId="77777777" w:rsidR="003F2E29" w:rsidRPr="007A4AFC" w:rsidRDefault="003F2E29" w:rsidP="00D27EF1">
            <w:pPr>
              <w:spacing w:line="240" w:lineRule="auto"/>
              <w:rPr>
                <w:ins w:id="13338" w:author="Dr Mamadou SANOGO" w:date="2023-10-25T17:36:00Z"/>
                <w:rFonts w:asciiTheme="majorHAnsi" w:hAnsiTheme="majorHAnsi" w:cstheme="majorHAnsi"/>
                <w:color w:val="000000" w:themeColor="text1"/>
                <w:szCs w:val="24"/>
                <w:rPrChange w:id="13339" w:author="Dr Mamadou SANOGO" w:date="2023-10-25T18:15:00Z">
                  <w:rPr>
                    <w:ins w:id="13340" w:author="Dr Mamadou SANOGO" w:date="2023-10-25T17:36:00Z"/>
                    <w:rFonts w:asciiTheme="majorHAnsi" w:hAnsiTheme="majorHAnsi" w:cstheme="majorHAnsi"/>
                    <w:szCs w:val="24"/>
                  </w:rPr>
                </w:rPrChange>
              </w:rPr>
            </w:pPr>
            <w:ins w:id="13341" w:author="Dr Mamadou SANOGO" w:date="2023-10-25T17:36:00Z">
              <w:r w:rsidRPr="007A4AFC">
                <w:rPr>
                  <w:rFonts w:asciiTheme="majorHAnsi" w:hAnsiTheme="majorHAnsi" w:cstheme="majorHAnsi"/>
                  <w:color w:val="000000" w:themeColor="text1"/>
                  <w:szCs w:val="24"/>
                  <w:rPrChange w:id="13342" w:author="Dr Mamadou SANOGO" w:date="2023-10-25T18:15:00Z">
                    <w:rPr>
                      <w:rFonts w:asciiTheme="majorHAnsi" w:hAnsiTheme="majorHAnsi" w:cstheme="majorHAnsi"/>
                      <w:szCs w:val="24"/>
                    </w:rPr>
                  </w:rPrChange>
                </w:rPr>
                <w:t>Bureau Hygiène, assainissement, et sécurité</w:t>
              </w:r>
            </w:ins>
          </w:p>
        </w:tc>
        <w:tc>
          <w:tcPr>
            <w:tcW w:w="610" w:type="pct"/>
            <w:vAlign w:val="center"/>
          </w:tcPr>
          <w:p w14:paraId="48378DEC" w14:textId="77777777" w:rsidR="003F2E29" w:rsidRPr="007A4AFC" w:rsidRDefault="003F2E29" w:rsidP="00D27EF1">
            <w:pPr>
              <w:spacing w:line="240" w:lineRule="auto"/>
              <w:jc w:val="center"/>
              <w:rPr>
                <w:ins w:id="13343" w:author="Dr Mamadou SANOGO" w:date="2023-10-25T17:36:00Z"/>
                <w:rFonts w:asciiTheme="majorHAnsi" w:hAnsiTheme="majorHAnsi" w:cstheme="majorHAnsi"/>
                <w:color w:val="000000" w:themeColor="text1"/>
                <w:szCs w:val="24"/>
                <w:rPrChange w:id="13344" w:author="Dr Mamadou SANOGO" w:date="2023-10-25T18:15:00Z">
                  <w:rPr>
                    <w:ins w:id="13345" w:author="Dr Mamadou SANOGO" w:date="2023-10-25T17:36:00Z"/>
                    <w:rFonts w:asciiTheme="majorHAnsi" w:hAnsiTheme="majorHAnsi" w:cstheme="majorHAnsi"/>
                    <w:szCs w:val="24"/>
                  </w:rPr>
                </w:rPrChange>
              </w:rPr>
            </w:pPr>
            <w:ins w:id="13346" w:author="Dr Mamadou SANOGO" w:date="2023-10-25T17:36:00Z">
              <w:r w:rsidRPr="007A4AFC">
                <w:rPr>
                  <w:rFonts w:asciiTheme="majorHAnsi" w:hAnsiTheme="majorHAnsi" w:cstheme="majorHAnsi"/>
                  <w:color w:val="000000" w:themeColor="text1"/>
                  <w:szCs w:val="24"/>
                  <w:rPrChange w:id="13347" w:author="Dr Mamadou SANOGO" w:date="2023-10-25T18:15:00Z">
                    <w:rPr>
                      <w:rFonts w:asciiTheme="majorHAnsi" w:hAnsiTheme="majorHAnsi" w:cstheme="majorHAnsi"/>
                      <w:szCs w:val="24"/>
                    </w:rPr>
                  </w:rPrChange>
                </w:rPr>
                <w:t>1</w:t>
              </w:r>
            </w:ins>
          </w:p>
        </w:tc>
        <w:tc>
          <w:tcPr>
            <w:tcW w:w="682" w:type="pct"/>
          </w:tcPr>
          <w:p w14:paraId="164C78F8" w14:textId="77777777" w:rsidR="003F2E29" w:rsidRPr="007A4AFC" w:rsidRDefault="003F2E29" w:rsidP="00D27EF1">
            <w:pPr>
              <w:spacing w:line="240" w:lineRule="auto"/>
              <w:jc w:val="center"/>
              <w:rPr>
                <w:ins w:id="13348" w:author="Dr Mamadou SANOGO" w:date="2023-10-25T17:36:00Z"/>
                <w:rFonts w:asciiTheme="majorHAnsi" w:hAnsiTheme="majorHAnsi" w:cstheme="majorHAnsi"/>
                <w:color w:val="000000" w:themeColor="text1"/>
                <w:szCs w:val="24"/>
                <w:rPrChange w:id="13349" w:author="Dr Mamadou SANOGO" w:date="2023-10-25T18:15:00Z">
                  <w:rPr>
                    <w:ins w:id="13350" w:author="Dr Mamadou SANOGO" w:date="2023-10-25T17:36:00Z"/>
                    <w:rFonts w:asciiTheme="majorHAnsi" w:hAnsiTheme="majorHAnsi" w:cstheme="majorHAnsi"/>
                    <w:szCs w:val="24"/>
                  </w:rPr>
                </w:rPrChange>
              </w:rPr>
            </w:pPr>
            <w:ins w:id="13351" w:author="Dr Mamadou SANOGO" w:date="2023-10-25T17:36:00Z">
              <w:r w:rsidRPr="007A4AFC">
                <w:rPr>
                  <w:rFonts w:asciiTheme="majorHAnsi" w:hAnsiTheme="majorHAnsi" w:cstheme="majorHAnsi"/>
                  <w:color w:val="000000" w:themeColor="text1"/>
                  <w:szCs w:val="24"/>
                  <w:rPrChange w:id="13352" w:author="Dr Mamadou SANOGO" w:date="2023-10-25T18:15:00Z">
                    <w:rPr>
                      <w:rFonts w:asciiTheme="majorHAnsi" w:hAnsiTheme="majorHAnsi" w:cstheme="majorHAnsi"/>
                      <w:szCs w:val="24"/>
                    </w:rPr>
                  </w:rPrChange>
                </w:rPr>
                <w:t>Bon</w:t>
              </w:r>
            </w:ins>
          </w:p>
        </w:tc>
      </w:tr>
      <w:tr w:rsidR="007A4AFC" w:rsidRPr="007A4AFC" w14:paraId="10CFEC30" w14:textId="77777777" w:rsidTr="00A75F71">
        <w:trPr>
          <w:ins w:id="13353" w:author="Dr Mamadou SANOGO" w:date="2023-10-25T17:36:00Z"/>
        </w:trPr>
        <w:tc>
          <w:tcPr>
            <w:tcW w:w="381" w:type="pct"/>
          </w:tcPr>
          <w:p w14:paraId="6270CB0B" w14:textId="77777777" w:rsidR="003F2E29" w:rsidRPr="007A4AFC" w:rsidRDefault="003F2E29" w:rsidP="00D27EF1">
            <w:pPr>
              <w:numPr>
                <w:ilvl w:val="0"/>
                <w:numId w:val="6"/>
              </w:numPr>
              <w:spacing w:line="240" w:lineRule="auto"/>
              <w:contextualSpacing/>
              <w:rPr>
                <w:ins w:id="13354" w:author="Dr Mamadou SANOGO" w:date="2023-10-25T17:36:00Z"/>
                <w:rFonts w:asciiTheme="majorHAnsi" w:hAnsiTheme="majorHAnsi" w:cstheme="majorHAnsi"/>
                <w:b/>
                <w:color w:val="000000" w:themeColor="text1"/>
                <w:szCs w:val="24"/>
                <w:rPrChange w:id="13355" w:author="Dr Mamadou SANOGO" w:date="2023-10-25T18:15:00Z">
                  <w:rPr>
                    <w:ins w:id="13356" w:author="Dr Mamadou SANOGO" w:date="2023-10-25T17:36:00Z"/>
                    <w:rFonts w:asciiTheme="majorHAnsi" w:hAnsiTheme="majorHAnsi" w:cstheme="majorHAnsi"/>
                    <w:b/>
                    <w:szCs w:val="24"/>
                  </w:rPr>
                </w:rPrChange>
              </w:rPr>
            </w:pPr>
          </w:p>
        </w:tc>
        <w:tc>
          <w:tcPr>
            <w:tcW w:w="3327" w:type="pct"/>
          </w:tcPr>
          <w:p w14:paraId="1C2A5D2F" w14:textId="77777777" w:rsidR="003F2E29" w:rsidRPr="007A4AFC" w:rsidRDefault="003F2E29" w:rsidP="00D27EF1">
            <w:pPr>
              <w:spacing w:line="240" w:lineRule="auto"/>
              <w:rPr>
                <w:ins w:id="13357" w:author="Dr Mamadou SANOGO" w:date="2023-10-25T17:36:00Z"/>
                <w:rFonts w:asciiTheme="majorHAnsi" w:hAnsiTheme="majorHAnsi" w:cstheme="majorHAnsi"/>
                <w:color w:val="000000" w:themeColor="text1"/>
                <w:szCs w:val="24"/>
                <w:rPrChange w:id="13358" w:author="Dr Mamadou SANOGO" w:date="2023-10-25T18:15:00Z">
                  <w:rPr>
                    <w:ins w:id="13359" w:author="Dr Mamadou SANOGO" w:date="2023-10-25T17:36:00Z"/>
                    <w:rFonts w:asciiTheme="majorHAnsi" w:hAnsiTheme="majorHAnsi" w:cstheme="majorHAnsi"/>
                    <w:szCs w:val="24"/>
                  </w:rPr>
                </w:rPrChange>
              </w:rPr>
            </w:pPr>
            <w:ins w:id="13360" w:author="Dr Mamadou SANOGO" w:date="2023-10-25T17:36:00Z">
              <w:r w:rsidRPr="007A4AFC">
                <w:rPr>
                  <w:rFonts w:asciiTheme="majorHAnsi" w:hAnsiTheme="majorHAnsi" w:cstheme="majorHAnsi"/>
                  <w:color w:val="000000" w:themeColor="text1"/>
                  <w:szCs w:val="24"/>
                  <w:rPrChange w:id="13361" w:author="Dr Mamadou SANOGO" w:date="2023-10-25T18:15:00Z">
                    <w:rPr>
                      <w:rFonts w:asciiTheme="majorHAnsi" w:hAnsiTheme="majorHAnsi" w:cstheme="majorHAnsi"/>
                      <w:szCs w:val="24"/>
                    </w:rPr>
                  </w:rPrChange>
                </w:rPr>
                <w:t>Bureau Qualité de la formation</w:t>
              </w:r>
            </w:ins>
          </w:p>
        </w:tc>
        <w:tc>
          <w:tcPr>
            <w:tcW w:w="610" w:type="pct"/>
            <w:vAlign w:val="center"/>
          </w:tcPr>
          <w:p w14:paraId="2045950A" w14:textId="77777777" w:rsidR="003F2E29" w:rsidRPr="007A4AFC" w:rsidRDefault="003F2E29" w:rsidP="00D27EF1">
            <w:pPr>
              <w:spacing w:line="240" w:lineRule="auto"/>
              <w:jc w:val="center"/>
              <w:rPr>
                <w:ins w:id="13362" w:author="Dr Mamadou SANOGO" w:date="2023-10-25T17:36:00Z"/>
                <w:rFonts w:asciiTheme="majorHAnsi" w:hAnsiTheme="majorHAnsi" w:cstheme="majorHAnsi"/>
                <w:color w:val="000000" w:themeColor="text1"/>
                <w:szCs w:val="24"/>
                <w:rPrChange w:id="13363" w:author="Dr Mamadou SANOGO" w:date="2023-10-25T18:15:00Z">
                  <w:rPr>
                    <w:ins w:id="13364" w:author="Dr Mamadou SANOGO" w:date="2023-10-25T17:36:00Z"/>
                    <w:rFonts w:asciiTheme="majorHAnsi" w:hAnsiTheme="majorHAnsi" w:cstheme="majorHAnsi"/>
                    <w:szCs w:val="24"/>
                  </w:rPr>
                </w:rPrChange>
              </w:rPr>
            </w:pPr>
            <w:ins w:id="13365" w:author="Dr Mamadou SANOGO" w:date="2023-10-25T17:36:00Z">
              <w:r w:rsidRPr="007A4AFC">
                <w:rPr>
                  <w:rFonts w:asciiTheme="majorHAnsi" w:hAnsiTheme="majorHAnsi" w:cstheme="majorHAnsi"/>
                  <w:color w:val="000000" w:themeColor="text1"/>
                  <w:szCs w:val="24"/>
                  <w:rPrChange w:id="13366" w:author="Dr Mamadou SANOGO" w:date="2023-10-25T18:15:00Z">
                    <w:rPr>
                      <w:rFonts w:asciiTheme="majorHAnsi" w:hAnsiTheme="majorHAnsi" w:cstheme="majorHAnsi"/>
                      <w:szCs w:val="24"/>
                    </w:rPr>
                  </w:rPrChange>
                </w:rPr>
                <w:t>1</w:t>
              </w:r>
            </w:ins>
          </w:p>
        </w:tc>
        <w:tc>
          <w:tcPr>
            <w:tcW w:w="682" w:type="pct"/>
          </w:tcPr>
          <w:p w14:paraId="2873669E" w14:textId="77777777" w:rsidR="003F2E29" w:rsidRPr="007A4AFC" w:rsidRDefault="003F2E29" w:rsidP="00D27EF1">
            <w:pPr>
              <w:spacing w:line="240" w:lineRule="auto"/>
              <w:jc w:val="center"/>
              <w:rPr>
                <w:ins w:id="13367" w:author="Dr Mamadou SANOGO" w:date="2023-10-25T17:36:00Z"/>
                <w:rFonts w:asciiTheme="majorHAnsi" w:hAnsiTheme="majorHAnsi" w:cstheme="majorHAnsi"/>
                <w:color w:val="000000" w:themeColor="text1"/>
                <w:szCs w:val="24"/>
                <w:rPrChange w:id="13368" w:author="Dr Mamadou SANOGO" w:date="2023-10-25T18:15:00Z">
                  <w:rPr>
                    <w:ins w:id="13369" w:author="Dr Mamadou SANOGO" w:date="2023-10-25T17:36:00Z"/>
                    <w:rFonts w:asciiTheme="majorHAnsi" w:hAnsiTheme="majorHAnsi" w:cstheme="majorHAnsi"/>
                    <w:szCs w:val="24"/>
                  </w:rPr>
                </w:rPrChange>
              </w:rPr>
            </w:pPr>
            <w:ins w:id="13370" w:author="Dr Mamadou SANOGO" w:date="2023-10-25T17:36:00Z">
              <w:r w:rsidRPr="007A4AFC">
                <w:rPr>
                  <w:rFonts w:asciiTheme="majorHAnsi" w:hAnsiTheme="majorHAnsi" w:cstheme="majorHAnsi"/>
                  <w:color w:val="000000" w:themeColor="text1"/>
                  <w:szCs w:val="24"/>
                  <w:rPrChange w:id="13371" w:author="Dr Mamadou SANOGO" w:date="2023-10-25T18:15:00Z">
                    <w:rPr>
                      <w:rFonts w:asciiTheme="majorHAnsi" w:hAnsiTheme="majorHAnsi" w:cstheme="majorHAnsi"/>
                      <w:szCs w:val="24"/>
                    </w:rPr>
                  </w:rPrChange>
                </w:rPr>
                <w:t>Bon</w:t>
              </w:r>
            </w:ins>
          </w:p>
        </w:tc>
      </w:tr>
      <w:tr w:rsidR="007A4AFC" w:rsidRPr="007A4AFC" w14:paraId="0E6EDBF7" w14:textId="77777777" w:rsidTr="00A75F71">
        <w:trPr>
          <w:ins w:id="13372" w:author="Dr Mamadou SANOGO" w:date="2023-10-25T17:36:00Z"/>
        </w:trPr>
        <w:tc>
          <w:tcPr>
            <w:tcW w:w="381" w:type="pct"/>
          </w:tcPr>
          <w:p w14:paraId="704E6DD9" w14:textId="77777777" w:rsidR="003F2E29" w:rsidRPr="007A4AFC" w:rsidRDefault="003F2E29" w:rsidP="00D27EF1">
            <w:pPr>
              <w:numPr>
                <w:ilvl w:val="0"/>
                <w:numId w:val="6"/>
              </w:numPr>
              <w:spacing w:line="240" w:lineRule="auto"/>
              <w:contextualSpacing/>
              <w:rPr>
                <w:ins w:id="13373" w:author="Dr Mamadou SANOGO" w:date="2023-10-25T17:36:00Z"/>
                <w:rFonts w:asciiTheme="majorHAnsi" w:hAnsiTheme="majorHAnsi" w:cstheme="majorHAnsi"/>
                <w:b/>
                <w:color w:val="000000" w:themeColor="text1"/>
                <w:szCs w:val="24"/>
                <w:rPrChange w:id="13374" w:author="Dr Mamadou SANOGO" w:date="2023-10-25T18:15:00Z">
                  <w:rPr>
                    <w:ins w:id="13375" w:author="Dr Mamadou SANOGO" w:date="2023-10-25T17:36:00Z"/>
                    <w:rFonts w:asciiTheme="majorHAnsi" w:hAnsiTheme="majorHAnsi" w:cstheme="majorHAnsi"/>
                    <w:b/>
                    <w:szCs w:val="24"/>
                  </w:rPr>
                </w:rPrChange>
              </w:rPr>
            </w:pPr>
          </w:p>
        </w:tc>
        <w:tc>
          <w:tcPr>
            <w:tcW w:w="3327" w:type="pct"/>
          </w:tcPr>
          <w:p w14:paraId="0BD9223C" w14:textId="77777777" w:rsidR="003F2E29" w:rsidRPr="007A4AFC" w:rsidRDefault="003F2E29" w:rsidP="00D27EF1">
            <w:pPr>
              <w:spacing w:line="240" w:lineRule="auto"/>
              <w:rPr>
                <w:ins w:id="13376" w:author="Dr Mamadou SANOGO" w:date="2023-10-25T17:36:00Z"/>
                <w:rFonts w:asciiTheme="majorHAnsi" w:hAnsiTheme="majorHAnsi" w:cstheme="majorHAnsi"/>
                <w:color w:val="000000" w:themeColor="text1"/>
                <w:szCs w:val="24"/>
                <w:rPrChange w:id="13377" w:author="Dr Mamadou SANOGO" w:date="2023-10-25T18:15:00Z">
                  <w:rPr>
                    <w:ins w:id="13378" w:author="Dr Mamadou SANOGO" w:date="2023-10-25T17:36:00Z"/>
                    <w:rFonts w:asciiTheme="majorHAnsi" w:hAnsiTheme="majorHAnsi" w:cstheme="majorHAnsi"/>
                    <w:szCs w:val="24"/>
                  </w:rPr>
                </w:rPrChange>
              </w:rPr>
            </w:pPr>
            <w:ins w:id="13379" w:author="Dr Mamadou SANOGO" w:date="2023-10-25T17:36:00Z">
              <w:r w:rsidRPr="007A4AFC">
                <w:rPr>
                  <w:rFonts w:asciiTheme="majorHAnsi" w:hAnsiTheme="majorHAnsi" w:cstheme="majorHAnsi"/>
                  <w:color w:val="000000" w:themeColor="text1"/>
                  <w:szCs w:val="24"/>
                  <w:rPrChange w:id="13380" w:author="Dr Mamadou SANOGO" w:date="2023-10-25T18:15:00Z">
                    <w:rPr>
                      <w:rFonts w:asciiTheme="majorHAnsi" w:hAnsiTheme="majorHAnsi" w:cstheme="majorHAnsi"/>
                      <w:szCs w:val="24"/>
                    </w:rPr>
                  </w:rPrChange>
                </w:rPr>
                <w:t>Bureau Orientation, Stage, et Insertion professionnelle</w:t>
              </w:r>
            </w:ins>
          </w:p>
        </w:tc>
        <w:tc>
          <w:tcPr>
            <w:tcW w:w="610" w:type="pct"/>
            <w:vAlign w:val="center"/>
          </w:tcPr>
          <w:p w14:paraId="240309C7" w14:textId="77777777" w:rsidR="003F2E29" w:rsidRPr="007A4AFC" w:rsidRDefault="003F2E29" w:rsidP="00D27EF1">
            <w:pPr>
              <w:spacing w:line="240" w:lineRule="auto"/>
              <w:jc w:val="center"/>
              <w:rPr>
                <w:ins w:id="13381" w:author="Dr Mamadou SANOGO" w:date="2023-10-25T17:36:00Z"/>
                <w:rFonts w:asciiTheme="majorHAnsi" w:hAnsiTheme="majorHAnsi" w:cstheme="majorHAnsi"/>
                <w:color w:val="000000" w:themeColor="text1"/>
                <w:szCs w:val="24"/>
                <w:rPrChange w:id="13382" w:author="Dr Mamadou SANOGO" w:date="2023-10-25T18:15:00Z">
                  <w:rPr>
                    <w:ins w:id="13383" w:author="Dr Mamadou SANOGO" w:date="2023-10-25T17:36:00Z"/>
                    <w:rFonts w:asciiTheme="majorHAnsi" w:hAnsiTheme="majorHAnsi" w:cstheme="majorHAnsi"/>
                    <w:szCs w:val="24"/>
                  </w:rPr>
                </w:rPrChange>
              </w:rPr>
            </w:pPr>
            <w:ins w:id="13384" w:author="Dr Mamadou SANOGO" w:date="2023-10-25T17:36:00Z">
              <w:r w:rsidRPr="007A4AFC">
                <w:rPr>
                  <w:rFonts w:asciiTheme="majorHAnsi" w:hAnsiTheme="majorHAnsi" w:cstheme="majorHAnsi"/>
                  <w:color w:val="000000" w:themeColor="text1"/>
                  <w:szCs w:val="24"/>
                  <w:rPrChange w:id="13385" w:author="Dr Mamadou SANOGO" w:date="2023-10-25T18:15:00Z">
                    <w:rPr>
                      <w:rFonts w:asciiTheme="majorHAnsi" w:hAnsiTheme="majorHAnsi" w:cstheme="majorHAnsi"/>
                      <w:szCs w:val="24"/>
                    </w:rPr>
                  </w:rPrChange>
                </w:rPr>
                <w:t>1</w:t>
              </w:r>
            </w:ins>
          </w:p>
        </w:tc>
        <w:tc>
          <w:tcPr>
            <w:tcW w:w="682" w:type="pct"/>
          </w:tcPr>
          <w:p w14:paraId="239AD0B1" w14:textId="77777777" w:rsidR="003F2E29" w:rsidRPr="007A4AFC" w:rsidRDefault="003F2E29" w:rsidP="00D27EF1">
            <w:pPr>
              <w:spacing w:line="240" w:lineRule="auto"/>
              <w:jc w:val="center"/>
              <w:rPr>
                <w:ins w:id="13386" w:author="Dr Mamadou SANOGO" w:date="2023-10-25T17:36:00Z"/>
                <w:rFonts w:asciiTheme="majorHAnsi" w:hAnsiTheme="majorHAnsi" w:cstheme="majorHAnsi"/>
                <w:color w:val="000000" w:themeColor="text1"/>
                <w:szCs w:val="24"/>
                <w:rPrChange w:id="13387" w:author="Dr Mamadou SANOGO" w:date="2023-10-25T18:15:00Z">
                  <w:rPr>
                    <w:ins w:id="13388" w:author="Dr Mamadou SANOGO" w:date="2023-10-25T17:36:00Z"/>
                    <w:rFonts w:asciiTheme="majorHAnsi" w:hAnsiTheme="majorHAnsi" w:cstheme="majorHAnsi"/>
                    <w:szCs w:val="24"/>
                  </w:rPr>
                </w:rPrChange>
              </w:rPr>
            </w:pPr>
            <w:ins w:id="13389" w:author="Dr Mamadou SANOGO" w:date="2023-10-25T17:36:00Z">
              <w:r w:rsidRPr="007A4AFC">
                <w:rPr>
                  <w:rFonts w:asciiTheme="majorHAnsi" w:hAnsiTheme="majorHAnsi" w:cstheme="majorHAnsi"/>
                  <w:color w:val="000000" w:themeColor="text1"/>
                  <w:szCs w:val="24"/>
                  <w:rPrChange w:id="13390" w:author="Dr Mamadou SANOGO" w:date="2023-10-25T18:15:00Z">
                    <w:rPr>
                      <w:rFonts w:asciiTheme="majorHAnsi" w:hAnsiTheme="majorHAnsi" w:cstheme="majorHAnsi"/>
                      <w:szCs w:val="24"/>
                    </w:rPr>
                  </w:rPrChange>
                </w:rPr>
                <w:t>Bon</w:t>
              </w:r>
            </w:ins>
          </w:p>
        </w:tc>
      </w:tr>
      <w:tr w:rsidR="007A4AFC" w:rsidRPr="007A4AFC" w14:paraId="3913AEB1" w14:textId="77777777" w:rsidTr="00A75F71">
        <w:trPr>
          <w:ins w:id="13391" w:author="Dr Mamadou SANOGO" w:date="2023-10-25T17:36:00Z"/>
        </w:trPr>
        <w:tc>
          <w:tcPr>
            <w:tcW w:w="381" w:type="pct"/>
          </w:tcPr>
          <w:p w14:paraId="3BC6DFEA" w14:textId="77777777" w:rsidR="003F2E29" w:rsidRPr="007A4AFC" w:rsidRDefault="003F2E29" w:rsidP="00D27EF1">
            <w:pPr>
              <w:numPr>
                <w:ilvl w:val="0"/>
                <w:numId w:val="6"/>
              </w:numPr>
              <w:spacing w:line="240" w:lineRule="auto"/>
              <w:contextualSpacing/>
              <w:rPr>
                <w:ins w:id="13392" w:author="Dr Mamadou SANOGO" w:date="2023-10-25T17:36:00Z"/>
                <w:rFonts w:asciiTheme="majorHAnsi" w:hAnsiTheme="majorHAnsi" w:cstheme="majorHAnsi"/>
                <w:b/>
                <w:color w:val="000000" w:themeColor="text1"/>
                <w:szCs w:val="24"/>
                <w:rPrChange w:id="13393" w:author="Dr Mamadou SANOGO" w:date="2023-10-25T18:15:00Z">
                  <w:rPr>
                    <w:ins w:id="13394" w:author="Dr Mamadou SANOGO" w:date="2023-10-25T17:36:00Z"/>
                    <w:rFonts w:asciiTheme="majorHAnsi" w:hAnsiTheme="majorHAnsi" w:cstheme="majorHAnsi"/>
                    <w:b/>
                    <w:szCs w:val="24"/>
                  </w:rPr>
                </w:rPrChange>
              </w:rPr>
            </w:pPr>
          </w:p>
        </w:tc>
        <w:tc>
          <w:tcPr>
            <w:tcW w:w="3327" w:type="pct"/>
          </w:tcPr>
          <w:p w14:paraId="5788D977" w14:textId="77777777" w:rsidR="003F2E29" w:rsidRPr="007A4AFC" w:rsidRDefault="003F2E29" w:rsidP="00D27EF1">
            <w:pPr>
              <w:spacing w:line="240" w:lineRule="auto"/>
              <w:rPr>
                <w:ins w:id="13395" w:author="Dr Mamadou SANOGO" w:date="2023-10-25T17:36:00Z"/>
                <w:rFonts w:asciiTheme="majorHAnsi" w:hAnsiTheme="majorHAnsi" w:cstheme="majorHAnsi"/>
                <w:color w:val="000000" w:themeColor="text1"/>
                <w:szCs w:val="24"/>
                <w:rPrChange w:id="13396" w:author="Dr Mamadou SANOGO" w:date="2023-10-25T18:15:00Z">
                  <w:rPr>
                    <w:ins w:id="13397" w:author="Dr Mamadou SANOGO" w:date="2023-10-25T17:36:00Z"/>
                    <w:rFonts w:asciiTheme="majorHAnsi" w:hAnsiTheme="majorHAnsi" w:cstheme="majorHAnsi"/>
                    <w:szCs w:val="24"/>
                  </w:rPr>
                </w:rPrChange>
              </w:rPr>
            </w:pPr>
            <w:ins w:id="13398" w:author="Dr Mamadou SANOGO" w:date="2023-10-25T17:36:00Z">
              <w:r w:rsidRPr="007A4AFC">
                <w:rPr>
                  <w:rFonts w:asciiTheme="majorHAnsi" w:hAnsiTheme="majorHAnsi" w:cstheme="majorHAnsi"/>
                  <w:color w:val="000000" w:themeColor="text1"/>
                  <w:szCs w:val="24"/>
                  <w:rPrChange w:id="13399" w:author="Dr Mamadou SANOGO" w:date="2023-10-25T18:15:00Z">
                    <w:rPr>
                      <w:rFonts w:asciiTheme="majorHAnsi" w:hAnsiTheme="majorHAnsi" w:cstheme="majorHAnsi"/>
                      <w:szCs w:val="24"/>
                    </w:rPr>
                  </w:rPrChange>
                </w:rPr>
                <w:t>Salle Informatique et Innovation</w:t>
              </w:r>
            </w:ins>
          </w:p>
        </w:tc>
        <w:tc>
          <w:tcPr>
            <w:tcW w:w="610" w:type="pct"/>
            <w:vAlign w:val="center"/>
          </w:tcPr>
          <w:p w14:paraId="380B92AE" w14:textId="77777777" w:rsidR="003F2E29" w:rsidRPr="007A4AFC" w:rsidRDefault="003F2E29" w:rsidP="00D27EF1">
            <w:pPr>
              <w:spacing w:line="240" w:lineRule="auto"/>
              <w:jc w:val="center"/>
              <w:rPr>
                <w:ins w:id="13400" w:author="Dr Mamadou SANOGO" w:date="2023-10-25T17:36:00Z"/>
                <w:rFonts w:asciiTheme="majorHAnsi" w:hAnsiTheme="majorHAnsi" w:cstheme="majorHAnsi"/>
                <w:color w:val="000000" w:themeColor="text1"/>
                <w:szCs w:val="24"/>
                <w:rPrChange w:id="13401" w:author="Dr Mamadou SANOGO" w:date="2023-10-25T18:15:00Z">
                  <w:rPr>
                    <w:ins w:id="13402" w:author="Dr Mamadou SANOGO" w:date="2023-10-25T17:36:00Z"/>
                    <w:rFonts w:asciiTheme="majorHAnsi" w:hAnsiTheme="majorHAnsi" w:cstheme="majorHAnsi"/>
                    <w:szCs w:val="24"/>
                  </w:rPr>
                </w:rPrChange>
              </w:rPr>
            </w:pPr>
            <w:ins w:id="13403" w:author="Dr Mamadou SANOGO" w:date="2023-10-25T17:36:00Z">
              <w:r w:rsidRPr="007A4AFC">
                <w:rPr>
                  <w:rFonts w:asciiTheme="majorHAnsi" w:hAnsiTheme="majorHAnsi" w:cstheme="majorHAnsi"/>
                  <w:color w:val="000000" w:themeColor="text1"/>
                  <w:szCs w:val="24"/>
                  <w:rPrChange w:id="13404" w:author="Dr Mamadou SANOGO" w:date="2023-10-25T18:15:00Z">
                    <w:rPr>
                      <w:rFonts w:asciiTheme="majorHAnsi" w:hAnsiTheme="majorHAnsi" w:cstheme="majorHAnsi"/>
                      <w:szCs w:val="24"/>
                    </w:rPr>
                  </w:rPrChange>
                </w:rPr>
                <w:t>1</w:t>
              </w:r>
            </w:ins>
          </w:p>
        </w:tc>
        <w:tc>
          <w:tcPr>
            <w:tcW w:w="682" w:type="pct"/>
          </w:tcPr>
          <w:p w14:paraId="2F06FEFE" w14:textId="77777777" w:rsidR="003F2E29" w:rsidRPr="007A4AFC" w:rsidRDefault="003F2E29" w:rsidP="00D27EF1">
            <w:pPr>
              <w:spacing w:line="240" w:lineRule="auto"/>
              <w:jc w:val="center"/>
              <w:rPr>
                <w:ins w:id="13405" w:author="Dr Mamadou SANOGO" w:date="2023-10-25T17:36:00Z"/>
                <w:rFonts w:asciiTheme="majorHAnsi" w:hAnsiTheme="majorHAnsi" w:cstheme="majorHAnsi"/>
                <w:color w:val="000000" w:themeColor="text1"/>
                <w:szCs w:val="24"/>
                <w:rPrChange w:id="13406" w:author="Dr Mamadou SANOGO" w:date="2023-10-25T18:15:00Z">
                  <w:rPr>
                    <w:ins w:id="13407" w:author="Dr Mamadou SANOGO" w:date="2023-10-25T17:36:00Z"/>
                    <w:rFonts w:asciiTheme="majorHAnsi" w:hAnsiTheme="majorHAnsi" w:cstheme="majorHAnsi"/>
                    <w:szCs w:val="24"/>
                  </w:rPr>
                </w:rPrChange>
              </w:rPr>
            </w:pPr>
            <w:ins w:id="13408" w:author="Dr Mamadou SANOGO" w:date="2023-10-25T17:36:00Z">
              <w:r w:rsidRPr="007A4AFC">
                <w:rPr>
                  <w:rFonts w:asciiTheme="majorHAnsi" w:hAnsiTheme="majorHAnsi" w:cstheme="majorHAnsi"/>
                  <w:color w:val="000000" w:themeColor="text1"/>
                  <w:szCs w:val="24"/>
                  <w:rPrChange w:id="13409" w:author="Dr Mamadou SANOGO" w:date="2023-10-25T18:15:00Z">
                    <w:rPr>
                      <w:rFonts w:asciiTheme="majorHAnsi" w:hAnsiTheme="majorHAnsi" w:cstheme="majorHAnsi"/>
                      <w:szCs w:val="24"/>
                    </w:rPr>
                  </w:rPrChange>
                </w:rPr>
                <w:t>Bon</w:t>
              </w:r>
            </w:ins>
          </w:p>
        </w:tc>
      </w:tr>
      <w:tr w:rsidR="007A4AFC" w:rsidRPr="007A4AFC" w14:paraId="575DF7FF" w14:textId="77777777" w:rsidTr="00A75F71">
        <w:trPr>
          <w:ins w:id="13410" w:author="Dr Mamadou SANOGO" w:date="2023-10-25T17:36:00Z"/>
        </w:trPr>
        <w:tc>
          <w:tcPr>
            <w:tcW w:w="381" w:type="pct"/>
          </w:tcPr>
          <w:p w14:paraId="238BF77E" w14:textId="77777777" w:rsidR="003F2E29" w:rsidRPr="007A4AFC" w:rsidRDefault="003F2E29" w:rsidP="00D27EF1">
            <w:pPr>
              <w:numPr>
                <w:ilvl w:val="0"/>
                <w:numId w:val="6"/>
              </w:numPr>
              <w:spacing w:line="240" w:lineRule="auto"/>
              <w:contextualSpacing/>
              <w:rPr>
                <w:ins w:id="13411" w:author="Dr Mamadou SANOGO" w:date="2023-10-25T17:36:00Z"/>
                <w:rFonts w:asciiTheme="majorHAnsi" w:hAnsiTheme="majorHAnsi" w:cstheme="majorHAnsi"/>
                <w:b/>
                <w:color w:val="000000" w:themeColor="text1"/>
                <w:szCs w:val="24"/>
                <w:rPrChange w:id="13412" w:author="Dr Mamadou SANOGO" w:date="2023-10-25T18:15:00Z">
                  <w:rPr>
                    <w:ins w:id="13413" w:author="Dr Mamadou SANOGO" w:date="2023-10-25T17:36:00Z"/>
                    <w:rFonts w:asciiTheme="majorHAnsi" w:hAnsiTheme="majorHAnsi" w:cstheme="majorHAnsi"/>
                    <w:b/>
                    <w:szCs w:val="24"/>
                  </w:rPr>
                </w:rPrChange>
              </w:rPr>
            </w:pPr>
          </w:p>
        </w:tc>
        <w:tc>
          <w:tcPr>
            <w:tcW w:w="3327" w:type="pct"/>
          </w:tcPr>
          <w:p w14:paraId="4BA26C59" w14:textId="77777777" w:rsidR="003F2E29" w:rsidRPr="007A4AFC" w:rsidRDefault="003F2E29" w:rsidP="00D27EF1">
            <w:pPr>
              <w:spacing w:line="240" w:lineRule="auto"/>
              <w:rPr>
                <w:ins w:id="13414" w:author="Dr Mamadou SANOGO" w:date="2023-10-25T17:36:00Z"/>
                <w:rFonts w:asciiTheme="majorHAnsi" w:hAnsiTheme="majorHAnsi" w:cstheme="majorHAnsi"/>
                <w:color w:val="000000" w:themeColor="text1"/>
                <w:szCs w:val="24"/>
                <w:rPrChange w:id="13415" w:author="Dr Mamadou SANOGO" w:date="2023-10-25T18:15:00Z">
                  <w:rPr>
                    <w:ins w:id="13416" w:author="Dr Mamadou SANOGO" w:date="2023-10-25T17:36:00Z"/>
                    <w:rFonts w:asciiTheme="majorHAnsi" w:hAnsiTheme="majorHAnsi" w:cstheme="majorHAnsi"/>
                    <w:szCs w:val="24"/>
                  </w:rPr>
                </w:rPrChange>
              </w:rPr>
            </w:pPr>
            <w:ins w:id="13417" w:author="Dr Mamadou SANOGO" w:date="2023-10-25T17:36:00Z">
              <w:r w:rsidRPr="007A4AFC">
                <w:rPr>
                  <w:rFonts w:asciiTheme="majorHAnsi" w:hAnsiTheme="majorHAnsi" w:cstheme="majorHAnsi"/>
                  <w:color w:val="000000" w:themeColor="text1"/>
                  <w:szCs w:val="24"/>
                  <w:rPrChange w:id="13418" w:author="Dr Mamadou SANOGO" w:date="2023-10-25T18:15:00Z">
                    <w:rPr>
                      <w:rFonts w:asciiTheme="majorHAnsi" w:hAnsiTheme="majorHAnsi" w:cstheme="majorHAnsi"/>
                      <w:szCs w:val="24"/>
                    </w:rPr>
                  </w:rPrChange>
                </w:rPr>
                <w:t xml:space="preserve">Salle de conférence </w:t>
              </w:r>
            </w:ins>
          </w:p>
        </w:tc>
        <w:tc>
          <w:tcPr>
            <w:tcW w:w="610" w:type="pct"/>
            <w:vAlign w:val="center"/>
          </w:tcPr>
          <w:p w14:paraId="3123686D" w14:textId="77777777" w:rsidR="003F2E29" w:rsidRPr="007A4AFC" w:rsidRDefault="003F2E29" w:rsidP="00D27EF1">
            <w:pPr>
              <w:spacing w:line="240" w:lineRule="auto"/>
              <w:jc w:val="center"/>
              <w:rPr>
                <w:ins w:id="13419" w:author="Dr Mamadou SANOGO" w:date="2023-10-25T17:36:00Z"/>
                <w:rFonts w:asciiTheme="majorHAnsi" w:hAnsiTheme="majorHAnsi" w:cstheme="majorHAnsi"/>
                <w:color w:val="000000" w:themeColor="text1"/>
                <w:szCs w:val="24"/>
                <w:rPrChange w:id="13420" w:author="Dr Mamadou SANOGO" w:date="2023-10-25T18:15:00Z">
                  <w:rPr>
                    <w:ins w:id="13421" w:author="Dr Mamadou SANOGO" w:date="2023-10-25T17:36:00Z"/>
                    <w:rFonts w:asciiTheme="majorHAnsi" w:hAnsiTheme="majorHAnsi" w:cstheme="majorHAnsi"/>
                    <w:szCs w:val="24"/>
                  </w:rPr>
                </w:rPrChange>
              </w:rPr>
            </w:pPr>
            <w:ins w:id="13422" w:author="Dr Mamadou SANOGO" w:date="2023-10-25T17:36:00Z">
              <w:r w:rsidRPr="007A4AFC">
                <w:rPr>
                  <w:rFonts w:asciiTheme="majorHAnsi" w:hAnsiTheme="majorHAnsi" w:cstheme="majorHAnsi"/>
                  <w:color w:val="000000" w:themeColor="text1"/>
                  <w:szCs w:val="24"/>
                  <w:rPrChange w:id="13423" w:author="Dr Mamadou SANOGO" w:date="2023-10-25T18:15:00Z">
                    <w:rPr>
                      <w:rFonts w:asciiTheme="majorHAnsi" w:hAnsiTheme="majorHAnsi" w:cstheme="majorHAnsi"/>
                      <w:szCs w:val="24"/>
                    </w:rPr>
                  </w:rPrChange>
                </w:rPr>
                <w:t>1</w:t>
              </w:r>
            </w:ins>
          </w:p>
        </w:tc>
        <w:tc>
          <w:tcPr>
            <w:tcW w:w="682" w:type="pct"/>
          </w:tcPr>
          <w:p w14:paraId="3669EC20" w14:textId="77777777" w:rsidR="003F2E29" w:rsidRPr="007A4AFC" w:rsidRDefault="003F2E29" w:rsidP="00D27EF1">
            <w:pPr>
              <w:spacing w:line="240" w:lineRule="auto"/>
              <w:jc w:val="center"/>
              <w:rPr>
                <w:ins w:id="13424" w:author="Dr Mamadou SANOGO" w:date="2023-10-25T17:36:00Z"/>
                <w:rFonts w:asciiTheme="majorHAnsi" w:hAnsiTheme="majorHAnsi" w:cstheme="majorHAnsi"/>
                <w:color w:val="000000" w:themeColor="text1"/>
                <w:szCs w:val="24"/>
                <w:rPrChange w:id="13425" w:author="Dr Mamadou SANOGO" w:date="2023-10-25T18:15:00Z">
                  <w:rPr>
                    <w:ins w:id="13426" w:author="Dr Mamadou SANOGO" w:date="2023-10-25T17:36:00Z"/>
                    <w:rFonts w:asciiTheme="majorHAnsi" w:hAnsiTheme="majorHAnsi" w:cstheme="majorHAnsi"/>
                    <w:szCs w:val="24"/>
                  </w:rPr>
                </w:rPrChange>
              </w:rPr>
            </w:pPr>
            <w:ins w:id="13427" w:author="Dr Mamadou SANOGO" w:date="2023-10-25T17:36:00Z">
              <w:r w:rsidRPr="007A4AFC">
                <w:rPr>
                  <w:rFonts w:asciiTheme="majorHAnsi" w:hAnsiTheme="majorHAnsi" w:cstheme="majorHAnsi"/>
                  <w:color w:val="000000" w:themeColor="text1"/>
                  <w:szCs w:val="24"/>
                  <w:rPrChange w:id="13428" w:author="Dr Mamadou SANOGO" w:date="2023-10-25T18:15:00Z">
                    <w:rPr>
                      <w:rFonts w:asciiTheme="majorHAnsi" w:hAnsiTheme="majorHAnsi" w:cstheme="majorHAnsi"/>
                      <w:szCs w:val="24"/>
                    </w:rPr>
                  </w:rPrChange>
                </w:rPr>
                <w:t>Bon</w:t>
              </w:r>
            </w:ins>
          </w:p>
        </w:tc>
      </w:tr>
      <w:tr w:rsidR="007A4AFC" w:rsidRPr="007A4AFC" w14:paraId="0F322351" w14:textId="77777777" w:rsidTr="00A75F71">
        <w:trPr>
          <w:ins w:id="13429" w:author="Dr Mamadou SANOGO" w:date="2023-10-25T17:36:00Z"/>
        </w:trPr>
        <w:tc>
          <w:tcPr>
            <w:tcW w:w="381" w:type="pct"/>
          </w:tcPr>
          <w:p w14:paraId="0BBD0E53" w14:textId="77777777" w:rsidR="003F2E29" w:rsidRPr="007A4AFC" w:rsidRDefault="003F2E29" w:rsidP="00D27EF1">
            <w:pPr>
              <w:numPr>
                <w:ilvl w:val="0"/>
                <w:numId w:val="6"/>
              </w:numPr>
              <w:spacing w:line="240" w:lineRule="auto"/>
              <w:contextualSpacing/>
              <w:rPr>
                <w:ins w:id="13430" w:author="Dr Mamadou SANOGO" w:date="2023-10-25T17:36:00Z"/>
                <w:rFonts w:asciiTheme="majorHAnsi" w:hAnsiTheme="majorHAnsi" w:cstheme="majorHAnsi"/>
                <w:b/>
                <w:color w:val="000000" w:themeColor="text1"/>
                <w:szCs w:val="24"/>
                <w:rPrChange w:id="13431" w:author="Dr Mamadou SANOGO" w:date="2023-10-25T18:15:00Z">
                  <w:rPr>
                    <w:ins w:id="13432" w:author="Dr Mamadou SANOGO" w:date="2023-10-25T17:36:00Z"/>
                    <w:rFonts w:asciiTheme="majorHAnsi" w:hAnsiTheme="majorHAnsi" w:cstheme="majorHAnsi"/>
                    <w:b/>
                    <w:szCs w:val="24"/>
                  </w:rPr>
                </w:rPrChange>
              </w:rPr>
            </w:pPr>
          </w:p>
        </w:tc>
        <w:tc>
          <w:tcPr>
            <w:tcW w:w="3327" w:type="pct"/>
          </w:tcPr>
          <w:p w14:paraId="6EDB422B" w14:textId="77777777" w:rsidR="003F2E29" w:rsidRPr="007A4AFC" w:rsidRDefault="003F2E29" w:rsidP="00D27EF1">
            <w:pPr>
              <w:spacing w:line="240" w:lineRule="auto"/>
              <w:rPr>
                <w:ins w:id="13433" w:author="Dr Mamadou SANOGO" w:date="2023-10-25T17:36:00Z"/>
                <w:rFonts w:asciiTheme="majorHAnsi" w:hAnsiTheme="majorHAnsi" w:cstheme="majorHAnsi"/>
                <w:color w:val="000000" w:themeColor="text1"/>
                <w:szCs w:val="24"/>
                <w:rPrChange w:id="13434" w:author="Dr Mamadou SANOGO" w:date="2023-10-25T18:15:00Z">
                  <w:rPr>
                    <w:ins w:id="13435" w:author="Dr Mamadou SANOGO" w:date="2023-10-25T17:36:00Z"/>
                    <w:rFonts w:asciiTheme="majorHAnsi" w:hAnsiTheme="majorHAnsi" w:cstheme="majorHAnsi"/>
                    <w:szCs w:val="24"/>
                  </w:rPr>
                </w:rPrChange>
              </w:rPr>
            </w:pPr>
            <w:ins w:id="13436" w:author="Dr Mamadou SANOGO" w:date="2023-10-25T17:36:00Z">
              <w:r w:rsidRPr="007A4AFC">
                <w:rPr>
                  <w:rFonts w:asciiTheme="majorHAnsi" w:hAnsiTheme="majorHAnsi" w:cstheme="majorHAnsi"/>
                  <w:color w:val="000000" w:themeColor="text1"/>
                  <w:szCs w:val="24"/>
                  <w:rPrChange w:id="13437" w:author="Dr Mamadou SANOGO" w:date="2023-10-25T18:15:00Z">
                    <w:rPr>
                      <w:rFonts w:asciiTheme="majorHAnsi" w:hAnsiTheme="majorHAnsi" w:cstheme="majorHAnsi"/>
                      <w:szCs w:val="24"/>
                    </w:rPr>
                  </w:rPrChange>
                </w:rPr>
                <w:t>Salles de classe</w:t>
              </w:r>
            </w:ins>
          </w:p>
        </w:tc>
        <w:tc>
          <w:tcPr>
            <w:tcW w:w="610" w:type="pct"/>
            <w:vAlign w:val="center"/>
          </w:tcPr>
          <w:p w14:paraId="6C86586A" w14:textId="77777777" w:rsidR="003F2E29" w:rsidRPr="007A4AFC" w:rsidRDefault="003F2E29" w:rsidP="00D27EF1">
            <w:pPr>
              <w:spacing w:line="240" w:lineRule="auto"/>
              <w:jc w:val="center"/>
              <w:rPr>
                <w:ins w:id="13438" w:author="Dr Mamadou SANOGO" w:date="2023-10-25T17:36:00Z"/>
                <w:rFonts w:asciiTheme="majorHAnsi" w:hAnsiTheme="majorHAnsi" w:cstheme="majorHAnsi"/>
                <w:color w:val="000000" w:themeColor="text1"/>
                <w:szCs w:val="24"/>
                <w:rPrChange w:id="13439" w:author="Dr Mamadou SANOGO" w:date="2023-10-25T18:15:00Z">
                  <w:rPr>
                    <w:ins w:id="13440" w:author="Dr Mamadou SANOGO" w:date="2023-10-25T17:36:00Z"/>
                    <w:rFonts w:asciiTheme="majorHAnsi" w:hAnsiTheme="majorHAnsi" w:cstheme="majorHAnsi"/>
                    <w:szCs w:val="24"/>
                  </w:rPr>
                </w:rPrChange>
              </w:rPr>
            </w:pPr>
            <w:ins w:id="13441" w:author="Dr Mamadou SANOGO" w:date="2023-10-25T17:36:00Z">
              <w:r w:rsidRPr="007A4AFC">
                <w:rPr>
                  <w:rFonts w:asciiTheme="majorHAnsi" w:hAnsiTheme="majorHAnsi" w:cstheme="majorHAnsi"/>
                  <w:color w:val="000000" w:themeColor="text1"/>
                  <w:szCs w:val="24"/>
                  <w:rPrChange w:id="13442" w:author="Dr Mamadou SANOGO" w:date="2023-10-25T18:15:00Z">
                    <w:rPr>
                      <w:rFonts w:asciiTheme="majorHAnsi" w:hAnsiTheme="majorHAnsi" w:cstheme="majorHAnsi"/>
                      <w:szCs w:val="24"/>
                    </w:rPr>
                  </w:rPrChange>
                </w:rPr>
                <w:t>13</w:t>
              </w:r>
            </w:ins>
          </w:p>
        </w:tc>
        <w:tc>
          <w:tcPr>
            <w:tcW w:w="682" w:type="pct"/>
          </w:tcPr>
          <w:p w14:paraId="78FAD0D1" w14:textId="77777777" w:rsidR="003F2E29" w:rsidRPr="007A4AFC" w:rsidRDefault="003F2E29" w:rsidP="00D27EF1">
            <w:pPr>
              <w:spacing w:line="240" w:lineRule="auto"/>
              <w:jc w:val="center"/>
              <w:rPr>
                <w:ins w:id="13443" w:author="Dr Mamadou SANOGO" w:date="2023-10-25T17:36:00Z"/>
                <w:rFonts w:asciiTheme="majorHAnsi" w:hAnsiTheme="majorHAnsi" w:cstheme="majorHAnsi"/>
                <w:color w:val="000000" w:themeColor="text1"/>
                <w:szCs w:val="24"/>
                <w:rPrChange w:id="13444" w:author="Dr Mamadou SANOGO" w:date="2023-10-25T18:15:00Z">
                  <w:rPr>
                    <w:ins w:id="13445" w:author="Dr Mamadou SANOGO" w:date="2023-10-25T17:36:00Z"/>
                    <w:rFonts w:asciiTheme="majorHAnsi" w:hAnsiTheme="majorHAnsi" w:cstheme="majorHAnsi"/>
                    <w:szCs w:val="24"/>
                  </w:rPr>
                </w:rPrChange>
              </w:rPr>
            </w:pPr>
            <w:ins w:id="13446" w:author="Dr Mamadou SANOGO" w:date="2023-10-25T17:36:00Z">
              <w:r w:rsidRPr="007A4AFC">
                <w:rPr>
                  <w:rFonts w:asciiTheme="majorHAnsi" w:hAnsiTheme="majorHAnsi" w:cstheme="majorHAnsi"/>
                  <w:color w:val="000000" w:themeColor="text1"/>
                  <w:szCs w:val="24"/>
                  <w:rPrChange w:id="13447" w:author="Dr Mamadou SANOGO" w:date="2023-10-25T18:15:00Z">
                    <w:rPr>
                      <w:rFonts w:asciiTheme="majorHAnsi" w:hAnsiTheme="majorHAnsi" w:cstheme="majorHAnsi"/>
                      <w:szCs w:val="24"/>
                    </w:rPr>
                  </w:rPrChange>
                </w:rPr>
                <w:t>Bon</w:t>
              </w:r>
            </w:ins>
          </w:p>
        </w:tc>
      </w:tr>
      <w:tr w:rsidR="007A4AFC" w:rsidRPr="007A4AFC" w14:paraId="3E000615" w14:textId="77777777" w:rsidTr="00A75F71">
        <w:trPr>
          <w:ins w:id="13448" w:author="Dr Mamadou SANOGO" w:date="2023-10-25T17:36:00Z"/>
        </w:trPr>
        <w:tc>
          <w:tcPr>
            <w:tcW w:w="381" w:type="pct"/>
          </w:tcPr>
          <w:p w14:paraId="65C0EA26" w14:textId="77777777" w:rsidR="003F2E29" w:rsidRPr="007A4AFC" w:rsidRDefault="003F2E29" w:rsidP="00D27EF1">
            <w:pPr>
              <w:numPr>
                <w:ilvl w:val="0"/>
                <w:numId w:val="6"/>
              </w:numPr>
              <w:spacing w:line="240" w:lineRule="auto"/>
              <w:contextualSpacing/>
              <w:rPr>
                <w:ins w:id="13449" w:author="Dr Mamadou SANOGO" w:date="2023-10-25T17:36:00Z"/>
                <w:rFonts w:asciiTheme="majorHAnsi" w:hAnsiTheme="majorHAnsi" w:cstheme="majorHAnsi"/>
                <w:b/>
                <w:color w:val="000000" w:themeColor="text1"/>
                <w:szCs w:val="24"/>
                <w:rPrChange w:id="13450" w:author="Dr Mamadou SANOGO" w:date="2023-10-25T18:15:00Z">
                  <w:rPr>
                    <w:ins w:id="13451" w:author="Dr Mamadou SANOGO" w:date="2023-10-25T17:36:00Z"/>
                    <w:rFonts w:asciiTheme="majorHAnsi" w:hAnsiTheme="majorHAnsi" w:cstheme="majorHAnsi"/>
                    <w:b/>
                    <w:szCs w:val="24"/>
                  </w:rPr>
                </w:rPrChange>
              </w:rPr>
            </w:pPr>
          </w:p>
        </w:tc>
        <w:tc>
          <w:tcPr>
            <w:tcW w:w="3327" w:type="pct"/>
          </w:tcPr>
          <w:p w14:paraId="34E3A027" w14:textId="77777777" w:rsidR="003F2E29" w:rsidRPr="007A4AFC" w:rsidRDefault="003F2E29" w:rsidP="00D27EF1">
            <w:pPr>
              <w:spacing w:line="240" w:lineRule="auto"/>
              <w:rPr>
                <w:ins w:id="13452" w:author="Dr Mamadou SANOGO" w:date="2023-10-25T17:36:00Z"/>
                <w:rFonts w:asciiTheme="majorHAnsi" w:hAnsiTheme="majorHAnsi" w:cstheme="majorHAnsi"/>
                <w:color w:val="000000" w:themeColor="text1"/>
                <w:szCs w:val="24"/>
                <w:rPrChange w:id="13453" w:author="Dr Mamadou SANOGO" w:date="2023-10-25T18:15:00Z">
                  <w:rPr>
                    <w:ins w:id="13454" w:author="Dr Mamadou SANOGO" w:date="2023-10-25T17:36:00Z"/>
                    <w:rFonts w:asciiTheme="majorHAnsi" w:hAnsiTheme="majorHAnsi" w:cstheme="majorHAnsi"/>
                    <w:szCs w:val="24"/>
                  </w:rPr>
                </w:rPrChange>
              </w:rPr>
            </w:pPr>
            <w:ins w:id="13455" w:author="Dr Mamadou SANOGO" w:date="2023-10-25T17:36:00Z">
              <w:r w:rsidRPr="007A4AFC">
                <w:rPr>
                  <w:rFonts w:asciiTheme="majorHAnsi" w:hAnsiTheme="majorHAnsi" w:cstheme="majorHAnsi"/>
                  <w:color w:val="000000" w:themeColor="text1"/>
                  <w:szCs w:val="24"/>
                  <w:rPrChange w:id="13456" w:author="Dr Mamadou SANOGO" w:date="2023-10-25T18:15:00Z">
                    <w:rPr>
                      <w:rFonts w:asciiTheme="majorHAnsi" w:hAnsiTheme="majorHAnsi" w:cstheme="majorHAnsi"/>
                      <w:szCs w:val="24"/>
                    </w:rPr>
                  </w:rPrChange>
                </w:rPr>
                <w:t>Salle d’archivage</w:t>
              </w:r>
            </w:ins>
          </w:p>
        </w:tc>
        <w:tc>
          <w:tcPr>
            <w:tcW w:w="610" w:type="pct"/>
            <w:vAlign w:val="center"/>
          </w:tcPr>
          <w:p w14:paraId="1B83C4AC" w14:textId="77777777" w:rsidR="003F2E29" w:rsidRPr="007A4AFC" w:rsidRDefault="003F2E29" w:rsidP="00D27EF1">
            <w:pPr>
              <w:spacing w:line="240" w:lineRule="auto"/>
              <w:jc w:val="center"/>
              <w:rPr>
                <w:ins w:id="13457" w:author="Dr Mamadou SANOGO" w:date="2023-10-25T17:36:00Z"/>
                <w:rFonts w:asciiTheme="majorHAnsi" w:hAnsiTheme="majorHAnsi" w:cstheme="majorHAnsi"/>
                <w:color w:val="000000" w:themeColor="text1"/>
                <w:szCs w:val="24"/>
                <w:rPrChange w:id="13458" w:author="Dr Mamadou SANOGO" w:date="2023-10-25T18:15:00Z">
                  <w:rPr>
                    <w:ins w:id="13459" w:author="Dr Mamadou SANOGO" w:date="2023-10-25T17:36:00Z"/>
                    <w:rFonts w:asciiTheme="majorHAnsi" w:hAnsiTheme="majorHAnsi" w:cstheme="majorHAnsi"/>
                    <w:szCs w:val="24"/>
                  </w:rPr>
                </w:rPrChange>
              </w:rPr>
            </w:pPr>
            <w:ins w:id="13460" w:author="Dr Mamadou SANOGO" w:date="2023-10-25T17:36:00Z">
              <w:r w:rsidRPr="007A4AFC">
                <w:rPr>
                  <w:rFonts w:asciiTheme="majorHAnsi" w:hAnsiTheme="majorHAnsi" w:cstheme="majorHAnsi"/>
                  <w:color w:val="000000" w:themeColor="text1"/>
                  <w:szCs w:val="24"/>
                  <w:rPrChange w:id="13461" w:author="Dr Mamadou SANOGO" w:date="2023-10-25T18:15:00Z">
                    <w:rPr>
                      <w:rFonts w:asciiTheme="majorHAnsi" w:hAnsiTheme="majorHAnsi" w:cstheme="majorHAnsi"/>
                      <w:szCs w:val="24"/>
                    </w:rPr>
                  </w:rPrChange>
                </w:rPr>
                <w:t>1</w:t>
              </w:r>
            </w:ins>
          </w:p>
        </w:tc>
        <w:tc>
          <w:tcPr>
            <w:tcW w:w="682" w:type="pct"/>
          </w:tcPr>
          <w:p w14:paraId="291CBF6C" w14:textId="77777777" w:rsidR="003F2E29" w:rsidRPr="007A4AFC" w:rsidRDefault="003F2E29" w:rsidP="00D27EF1">
            <w:pPr>
              <w:spacing w:line="240" w:lineRule="auto"/>
              <w:jc w:val="center"/>
              <w:rPr>
                <w:ins w:id="13462" w:author="Dr Mamadou SANOGO" w:date="2023-10-25T17:36:00Z"/>
                <w:rFonts w:asciiTheme="majorHAnsi" w:hAnsiTheme="majorHAnsi" w:cstheme="majorHAnsi"/>
                <w:color w:val="000000" w:themeColor="text1"/>
                <w:szCs w:val="24"/>
                <w:rPrChange w:id="13463" w:author="Dr Mamadou SANOGO" w:date="2023-10-25T18:15:00Z">
                  <w:rPr>
                    <w:ins w:id="13464" w:author="Dr Mamadou SANOGO" w:date="2023-10-25T17:36:00Z"/>
                    <w:rFonts w:asciiTheme="majorHAnsi" w:hAnsiTheme="majorHAnsi" w:cstheme="majorHAnsi"/>
                    <w:szCs w:val="24"/>
                  </w:rPr>
                </w:rPrChange>
              </w:rPr>
            </w:pPr>
            <w:ins w:id="13465" w:author="Dr Mamadou SANOGO" w:date="2023-10-25T17:36:00Z">
              <w:r w:rsidRPr="007A4AFC">
                <w:rPr>
                  <w:rFonts w:asciiTheme="majorHAnsi" w:hAnsiTheme="majorHAnsi" w:cstheme="majorHAnsi"/>
                  <w:color w:val="000000" w:themeColor="text1"/>
                  <w:szCs w:val="24"/>
                  <w:rPrChange w:id="13466" w:author="Dr Mamadou SANOGO" w:date="2023-10-25T18:15:00Z">
                    <w:rPr>
                      <w:rFonts w:asciiTheme="majorHAnsi" w:hAnsiTheme="majorHAnsi" w:cstheme="majorHAnsi"/>
                      <w:szCs w:val="24"/>
                    </w:rPr>
                  </w:rPrChange>
                </w:rPr>
                <w:t>Bon</w:t>
              </w:r>
            </w:ins>
          </w:p>
        </w:tc>
      </w:tr>
      <w:tr w:rsidR="007A4AFC" w:rsidRPr="007A4AFC" w14:paraId="63A59D8F" w14:textId="77777777" w:rsidTr="00A75F71">
        <w:trPr>
          <w:ins w:id="13467" w:author="Dr Mamadou SANOGO" w:date="2023-10-25T17:36:00Z"/>
        </w:trPr>
        <w:tc>
          <w:tcPr>
            <w:tcW w:w="381" w:type="pct"/>
          </w:tcPr>
          <w:p w14:paraId="4068218C" w14:textId="77777777" w:rsidR="003F2E29" w:rsidRPr="007A4AFC" w:rsidRDefault="003F2E29" w:rsidP="00D27EF1">
            <w:pPr>
              <w:numPr>
                <w:ilvl w:val="0"/>
                <w:numId w:val="6"/>
              </w:numPr>
              <w:spacing w:line="240" w:lineRule="auto"/>
              <w:contextualSpacing/>
              <w:rPr>
                <w:ins w:id="13468" w:author="Dr Mamadou SANOGO" w:date="2023-10-25T17:36:00Z"/>
                <w:rFonts w:asciiTheme="majorHAnsi" w:hAnsiTheme="majorHAnsi" w:cstheme="majorHAnsi"/>
                <w:b/>
                <w:color w:val="000000" w:themeColor="text1"/>
                <w:szCs w:val="24"/>
                <w:rPrChange w:id="13469" w:author="Dr Mamadou SANOGO" w:date="2023-10-25T18:15:00Z">
                  <w:rPr>
                    <w:ins w:id="13470" w:author="Dr Mamadou SANOGO" w:date="2023-10-25T17:36:00Z"/>
                    <w:rFonts w:asciiTheme="majorHAnsi" w:hAnsiTheme="majorHAnsi" w:cstheme="majorHAnsi"/>
                    <w:b/>
                    <w:szCs w:val="24"/>
                  </w:rPr>
                </w:rPrChange>
              </w:rPr>
            </w:pPr>
          </w:p>
        </w:tc>
        <w:tc>
          <w:tcPr>
            <w:tcW w:w="3327" w:type="pct"/>
          </w:tcPr>
          <w:p w14:paraId="75DBD0A5" w14:textId="77777777" w:rsidR="003F2E29" w:rsidRPr="007A4AFC" w:rsidRDefault="003F2E29" w:rsidP="00D27EF1">
            <w:pPr>
              <w:spacing w:line="240" w:lineRule="auto"/>
              <w:rPr>
                <w:ins w:id="13471" w:author="Dr Mamadou SANOGO" w:date="2023-10-25T17:36:00Z"/>
                <w:rFonts w:asciiTheme="majorHAnsi" w:hAnsiTheme="majorHAnsi" w:cstheme="majorHAnsi"/>
                <w:color w:val="000000" w:themeColor="text1"/>
                <w:szCs w:val="24"/>
                <w:rPrChange w:id="13472" w:author="Dr Mamadou SANOGO" w:date="2023-10-25T18:15:00Z">
                  <w:rPr>
                    <w:ins w:id="13473" w:author="Dr Mamadou SANOGO" w:date="2023-10-25T17:36:00Z"/>
                    <w:rFonts w:asciiTheme="majorHAnsi" w:hAnsiTheme="majorHAnsi" w:cstheme="majorHAnsi"/>
                    <w:szCs w:val="24"/>
                  </w:rPr>
                </w:rPrChange>
              </w:rPr>
            </w:pPr>
            <w:ins w:id="13474" w:author="Dr Mamadou SANOGO" w:date="2023-10-25T17:36:00Z">
              <w:r w:rsidRPr="007A4AFC">
                <w:rPr>
                  <w:rFonts w:asciiTheme="majorHAnsi" w:hAnsiTheme="majorHAnsi" w:cstheme="majorHAnsi"/>
                  <w:color w:val="000000" w:themeColor="text1"/>
                  <w:szCs w:val="24"/>
                  <w:rPrChange w:id="13475" w:author="Dr Mamadou SANOGO" w:date="2023-10-25T18:15:00Z">
                    <w:rPr>
                      <w:rFonts w:asciiTheme="majorHAnsi" w:hAnsiTheme="majorHAnsi" w:cstheme="majorHAnsi"/>
                      <w:szCs w:val="24"/>
                    </w:rPr>
                  </w:rPrChange>
                </w:rPr>
                <w:t>Magasin</w:t>
              </w:r>
            </w:ins>
          </w:p>
        </w:tc>
        <w:tc>
          <w:tcPr>
            <w:tcW w:w="610" w:type="pct"/>
            <w:vAlign w:val="center"/>
          </w:tcPr>
          <w:p w14:paraId="0CE05383" w14:textId="77777777" w:rsidR="003F2E29" w:rsidRPr="007A4AFC" w:rsidRDefault="003F2E29" w:rsidP="00D27EF1">
            <w:pPr>
              <w:spacing w:line="240" w:lineRule="auto"/>
              <w:jc w:val="center"/>
              <w:rPr>
                <w:ins w:id="13476" w:author="Dr Mamadou SANOGO" w:date="2023-10-25T17:36:00Z"/>
                <w:rFonts w:asciiTheme="majorHAnsi" w:hAnsiTheme="majorHAnsi" w:cstheme="majorHAnsi"/>
                <w:color w:val="000000" w:themeColor="text1"/>
                <w:szCs w:val="24"/>
                <w:rPrChange w:id="13477" w:author="Dr Mamadou SANOGO" w:date="2023-10-25T18:15:00Z">
                  <w:rPr>
                    <w:ins w:id="13478" w:author="Dr Mamadou SANOGO" w:date="2023-10-25T17:36:00Z"/>
                    <w:rFonts w:asciiTheme="majorHAnsi" w:hAnsiTheme="majorHAnsi" w:cstheme="majorHAnsi"/>
                    <w:szCs w:val="24"/>
                  </w:rPr>
                </w:rPrChange>
              </w:rPr>
            </w:pPr>
            <w:ins w:id="13479" w:author="Dr Mamadou SANOGO" w:date="2023-10-25T17:36:00Z">
              <w:r w:rsidRPr="007A4AFC">
                <w:rPr>
                  <w:rFonts w:asciiTheme="majorHAnsi" w:hAnsiTheme="majorHAnsi" w:cstheme="majorHAnsi"/>
                  <w:color w:val="000000" w:themeColor="text1"/>
                  <w:szCs w:val="24"/>
                  <w:rPrChange w:id="13480" w:author="Dr Mamadou SANOGO" w:date="2023-10-25T18:15:00Z">
                    <w:rPr>
                      <w:rFonts w:asciiTheme="majorHAnsi" w:hAnsiTheme="majorHAnsi" w:cstheme="majorHAnsi"/>
                      <w:szCs w:val="24"/>
                    </w:rPr>
                  </w:rPrChange>
                </w:rPr>
                <w:t>1</w:t>
              </w:r>
            </w:ins>
          </w:p>
        </w:tc>
        <w:tc>
          <w:tcPr>
            <w:tcW w:w="682" w:type="pct"/>
          </w:tcPr>
          <w:p w14:paraId="14F08EF3" w14:textId="77777777" w:rsidR="003F2E29" w:rsidRPr="007A4AFC" w:rsidRDefault="003F2E29" w:rsidP="00D27EF1">
            <w:pPr>
              <w:spacing w:line="240" w:lineRule="auto"/>
              <w:jc w:val="center"/>
              <w:rPr>
                <w:ins w:id="13481" w:author="Dr Mamadou SANOGO" w:date="2023-10-25T17:36:00Z"/>
                <w:rFonts w:asciiTheme="majorHAnsi" w:hAnsiTheme="majorHAnsi" w:cstheme="majorHAnsi"/>
                <w:color w:val="000000" w:themeColor="text1"/>
                <w:szCs w:val="24"/>
                <w:rPrChange w:id="13482" w:author="Dr Mamadou SANOGO" w:date="2023-10-25T18:15:00Z">
                  <w:rPr>
                    <w:ins w:id="13483" w:author="Dr Mamadou SANOGO" w:date="2023-10-25T17:36:00Z"/>
                    <w:rFonts w:asciiTheme="majorHAnsi" w:hAnsiTheme="majorHAnsi" w:cstheme="majorHAnsi"/>
                    <w:szCs w:val="24"/>
                  </w:rPr>
                </w:rPrChange>
              </w:rPr>
            </w:pPr>
            <w:ins w:id="13484" w:author="Dr Mamadou SANOGO" w:date="2023-10-25T17:36:00Z">
              <w:r w:rsidRPr="007A4AFC">
                <w:rPr>
                  <w:rFonts w:asciiTheme="majorHAnsi" w:hAnsiTheme="majorHAnsi" w:cstheme="majorHAnsi"/>
                  <w:color w:val="000000" w:themeColor="text1"/>
                  <w:szCs w:val="24"/>
                  <w:rPrChange w:id="13485" w:author="Dr Mamadou SANOGO" w:date="2023-10-25T18:15:00Z">
                    <w:rPr>
                      <w:rFonts w:asciiTheme="majorHAnsi" w:hAnsiTheme="majorHAnsi" w:cstheme="majorHAnsi"/>
                      <w:szCs w:val="24"/>
                    </w:rPr>
                  </w:rPrChange>
                </w:rPr>
                <w:t>Bon</w:t>
              </w:r>
            </w:ins>
          </w:p>
        </w:tc>
      </w:tr>
      <w:tr w:rsidR="007A4AFC" w:rsidRPr="007A4AFC" w14:paraId="21A9C76D" w14:textId="77777777" w:rsidTr="00A75F71">
        <w:trPr>
          <w:ins w:id="13486" w:author="Dr Mamadou SANOGO" w:date="2023-10-25T17:36:00Z"/>
        </w:trPr>
        <w:tc>
          <w:tcPr>
            <w:tcW w:w="381" w:type="pct"/>
          </w:tcPr>
          <w:p w14:paraId="453DBFAB" w14:textId="77777777" w:rsidR="003F2E29" w:rsidRPr="007A4AFC" w:rsidRDefault="003F2E29" w:rsidP="00D27EF1">
            <w:pPr>
              <w:numPr>
                <w:ilvl w:val="0"/>
                <w:numId w:val="6"/>
              </w:numPr>
              <w:spacing w:line="240" w:lineRule="auto"/>
              <w:contextualSpacing/>
              <w:rPr>
                <w:ins w:id="13487" w:author="Dr Mamadou SANOGO" w:date="2023-10-25T17:36:00Z"/>
                <w:rFonts w:asciiTheme="majorHAnsi" w:hAnsiTheme="majorHAnsi" w:cstheme="majorHAnsi"/>
                <w:b/>
                <w:color w:val="000000" w:themeColor="text1"/>
                <w:szCs w:val="24"/>
                <w:rPrChange w:id="13488" w:author="Dr Mamadou SANOGO" w:date="2023-10-25T18:15:00Z">
                  <w:rPr>
                    <w:ins w:id="13489" w:author="Dr Mamadou SANOGO" w:date="2023-10-25T17:36:00Z"/>
                    <w:rFonts w:asciiTheme="majorHAnsi" w:hAnsiTheme="majorHAnsi" w:cstheme="majorHAnsi"/>
                    <w:b/>
                    <w:szCs w:val="24"/>
                  </w:rPr>
                </w:rPrChange>
              </w:rPr>
            </w:pPr>
          </w:p>
        </w:tc>
        <w:tc>
          <w:tcPr>
            <w:tcW w:w="3327" w:type="pct"/>
          </w:tcPr>
          <w:p w14:paraId="6CEEE31A" w14:textId="77777777" w:rsidR="003F2E29" w:rsidRPr="007A4AFC" w:rsidRDefault="003F2E29" w:rsidP="00D27EF1">
            <w:pPr>
              <w:spacing w:line="240" w:lineRule="auto"/>
              <w:rPr>
                <w:ins w:id="13490" w:author="Dr Mamadou SANOGO" w:date="2023-10-25T17:36:00Z"/>
                <w:rFonts w:asciiTheme="majorHAnsi" w:hAnsiTheme="majorHAnsi" w:cstheme="majorHAnsi"/>
                <w:color w:val="000000" w:themeColor="text1"/>
                <w:szCs w:val="24"/>
                <w:rPrChange w:id="13491" w:author="Dr Mamadou SANOGO" w:date="2023-10-25T18:15:00Z">
                  <w:rPr>
                    <w:ins w:id="13492" w:author="Dr Mamadou SANOGO" w:date="2023-10-25T17:36:00Z"/>
                    <w:rFonts w:asciiTheme="majorHAnsi" w:hAnsiTheme="majorHAnsi" w:cstheme="majorHAnsi"/>
                    <w:szCs w:val="24"/>
                  </w:rPr>
                </w:rPrChange>
              </w:rPr>
            </w:pPr>
            <w:ins w:id="13493" w:author="Dr Mamadou SANOGO" w:date="2023-10-25T17:36:00Z">
              <w:r w:rsidRPr="007A4AFC">
                <w:rPr>
                  <w:rFonts w:asciiTheme="majorHAnsi" w:hAnsiTheme="majorHAnsi" w:cstheme="majorHAnsi"/>
                  <w:color w:val="000000" w:themeColor="text1"/>
                  <w:szCs w:val="24"/>
                  <w:rPrChange w:id="13494" w:author="Dr Mamadou SANOGO" w:date="2023-10-25T18:15:00Z">
                    <w:rPr>
                      <w:rFonts w:asciiTheme="majorHAnsi" w:hAnsiTheme="majorHAnsi" w:cstheme="majorHAnsi"/>
                      <w:szCs w:val="24"/>
                    </w:rPr>
                  </w:rPrChange>
                </w:rPr>
                <w:t>Infirmerie</w:t>
              </w:r>
            </w:ins>
          </w:p>
        </w:tc>
        <w:tc>
          <w:tcPr>
            <w:tcW w:w="610" w:type="pct"/>
            <w:vAlign w:val="center"/>
          </w:tcPr>
          <w:p w14:paraId="238B5070" w14:textId="77777777" w:rsidR="003F2E29" w:rsidRPr="007A4AFC" w:rsidRDefault="003F2E29" w:rsidP="00D27EF1">
            <w:pPr>
              <w:spacing w:line="240" w:lineRule="auto"/>
              <w:jc w:val="center"/>
              <w:rPr>
                <w:ins w:id="13495" w:author="Dr Mamadou SANOGO" w:date="2023-10-25T17:36:00Z"/>
                <w:rFonts w:asciiTheme="majorHAnsi" w:hAnsiTheme="majorHAnsi" w:cstheme="majorHAnsi"/>
                <w:color w:val="000000" w:themeColor="text1"/>
                <w:szCs w:val="24"/>
                <w:rPrChange w:id="13496" w:author="Dr Mamadou SANOGO" w:date="2023-10-25T18:15:00Z">
                  <w:rPr>
                    <w:ins w:id="13497" w:author="Dr Mamadou SANOGO" w:date="2023-10-25T17:36:00Z"/>
                    <w:rFonts w:asciiTheme="majorHAnsi" w:hAnsiTheme="majorHAnsi" w:cstheme="majorHAnsi"/>
                    <w:szCs w:val="24"/>
                  </w:rPr>
                </w:rPrChange>
              </w:rPr>
            </w:pPr>
            <w:ins w:id="13498" w:author="Dr Mamadou SANOGO" w:date="2023-10-25T17:36:00Z">
              <w:r w:rsidRPr="007A4AFC">
                <w:rPr>
                  <w:rFonts w:asciiTheme="majorHAnsi" w:hAnsiTheme="majorHAnsi" w:cstheme="majorHAnsi"/>
                  <w:color w:val="000000" w:themeColor="text1"/>
                  <w:szCs w:val="24"/>
                  <w:rPrChange w:id="13499" w:author="Dr Mamadou SANOGO" w:date="2023-10-25T18:15:00Z">
                    <w:rPr>
                      <w:rFonts w:asciiTheme="majorHAnsi" w:hAnsiTheme="majorHAnsi" w:cstheme="majorHAnsi"/>
                      <w:szCs w:val="24"/>
                    </w:rPr>
                  </w:rPrChange>
                </w:rPr>
                <w:t>1</w:t>
              </w:r>
            </w:ins>
          </w:p>
        </w:tc>
        <w:tc>
          <w:tcPr>
            <w:tcW w:w="682" w:type="pct"/>
          </w:tcPr>
          <w:p w14:paraId="3299930F" w14:textId="77777777" w:rsidR="003F2E29" w:rsidRPr="007A4AFC" w:rsidRDefault="003F2E29" w:rsidP="00D27EF1">
            <w:pPr>
              <w:spacing w:line="240" w:lineRule="auto"/>
              <w:jc w:val="center"/>
              <w:rPr>
                <w:ins w:id="13500" w:author="Dr Mamadou SANOGO" w:date="2023-10-25T17:36:00Z"/>
                <w:rFonts w:asciiTheme="majorHAnsi" w:hAnsiTheme="majorHAnsi" w:cstheme="majorHAnsi"/>
                <w:color w:val="000000" w:themeColor="text1"/>
                <w:szCs w:val="24"/>
                <w:rPrChange w:id="13501" w:author="Dr Mamadou SANOGO" w:date="2023-10-25T18:15:00Z">
                  <w:rPr>
                    <w:ins w:id="13502" w:author="Dr Mamadou SANOGO" w:date="2023-10-25T17:36:00Z"/>
                    <w:rFonts w:asciiTheme="majorHAnsi" w:hAnsiTheme="majorHAnsi" w:cstheme="majorHAnsi"/>
                    <w:szCs w:val="24"/>
                  </w:rPr>
                </w:rPrChange>
              </w:rPr>
            </w:pPr>
            <w:ins w:id="13503" w:author="Dr Mamadou SANOGO" w:date="2023-10-25T17:36:00Z">
              <w:r w:rsidRPr="007A4AFC">
                <w:rPr>
                  <w:rFonts w:asciiTheme="majorHAnsi" w:hAnsiTheme="majorHAnsi" w:cstheme="majorHAnsi"/>
                  <w:color w:val="000000" w:themeColor="text1"/>
                  <w:szCs w:val="24"/>
                  <w:rPrChange w:id="13504" w:author="Dr Mamadou SANOGO" w:date="2023-10-25T18:15:00Z">
                    <w:rPr>
                      <w:rFonts w:asciiTheme="majorHAnsi" w:hAnsiTheme="majorHAnsi" w:cstheme="majorHAnsi"/>
                      <w:szCs w:val="24"/>
                    </w:rPr>
                  </w:rPrChange>
                </w:rPr>
                <w:t>Bon</w:t>
              </w:r>
            </w:ins>
          </w:p>
        </w:tc>
      </w:tr>
      <w:tr w:rsidR="007A4AFC" w:rsidRPr="007A4AFC" w14:paraId="27A5BA6E" w14:textId="77777777" w:rsidTr="00A75F71">
        <w:trPr>
          <w:ins w:id="13505" w:author="Dr Mamadou SANOGO" w:date="2023-10-25T17:36:00Z"/>
        </w:trPr>
        <w:tc>
          <w:tcPr>
            <w:tcW w:w="381" w:type="pct"/>
          </w:tcPr>
          <w:p w14:paraId="7382A9CA" w14:textId="77777777" w:rsidR="003F2E29" w:rsidRPr="007A4AFC" w:rsidRDefault="003F2E29" w:rsidP="00D27EF1">
            <w:pPr>
              <w:numPr>
                <w:ilvl w:val="0"/>
                <w:numId w:val="6"/>
              </w:numPr>
              <w:spacing w:line="240" w:lineRule="auto"/>
              <w:contextualSpacing/>
              <w:rPr>
                <w:ins w:id="13506" w:author="Dr Mamadou SANOGO" w:date="2023-10-25T17:36:00Z"/>
                <w:rFonts w:asciiTheme="majorHAnsi" w:hAnsiTheme="majorHAnsi" w:cstheme="majorHAnsi"/>
                <w:b/>
                <w:color w:val="000000" w:themeColor="text1"/>
                <w:szCs w:val="24"/>
                <w:rPrChange w:id="13507" w:author="Dr Mamadou SANOGO" w:date="2023-10-25T18:15:00Z">
                  <w:rPr>
                    <w:ins w:id="13508" w:author="Dr Mamadou SANOGO" w:date="2023-10-25T17:36:00Z"/>
                    <w:rFonts w:asciiTheme="majorHAnsi" w:hAnsiTheme="majorHAnsi" w:cstheme="majorHAnsi"/>
                    <w:b/>
                    <w:szCs w:val="24"/>
                  </w:rPr>
                </w:rPrChange>
              </w:rPr>
            </w:pPr>
          </w:p>
        </w:tc>
        <w:tc>
          <w:tcPr>
            <w:tcW w:w="3327" w:type="pct"/>
          </w:tcPr>
          <w:p w14:paraId="76B89B12" w14:textId="77777777" w:rsidR="003F2E29" w:rsidRPr="007A4AFC" w:rsidRDefault="003F2E29" w:rsidP="00D27EF1">
            <w:pPr>
              <w:spacing w:line="240" w:lineRule="auto"/>
              <w:rPr>
                <w:ins w:id="13509" w:author="Dr Mamadou SANOGO" w:date="2023-10-25T17:36:00Z"/>
                <w:rFonts w:asciiTheme="majorHAnsi" w:hAnsiTheme="majorHAnsi" w:cstheme="majorHAnsi"/>
                <w:color w:val="000000" w:themeColor="text1"/>
                <w:szCs w:val="24"/>
                <w:rPrChange w:id="13510" w:author="Dr Mamadou SANOGO" w:date="2023-10-25T18:15:00Z">
                  <w:rPr>
                    <w:ins w:id="13511" w:author="Dr Mamadou SANOGO" w:date="2023-10-25T17:36:00Z"/>
                    <w:rFonts w:asciiTheme="majorHAnsi" w:hAnsiTheme="majorHAnsi" w:cstheme="majorHAnsi"/>
                    <w:szCs w:val="24"/>
                  </w:rPr>
                </w:rPrChange>
              </w:rPr>
            </w:pPr>
            <w:ins w:id="13512" w:author="Dr Mamadou SANOGO" w:date="2023-10-25T17:36:00Z">
              <w:r w:rsidRPr="007A4AFC">
                <w:rPr>
                  <w:rFonts w:asciiTheme="majorHAnsi" w:hAnsiTheme="majorHAnsi" w:cstheme="majorHAnsi"/>
                  <w:color w:val="000000" w:themeColor="text1"/>
                  <w:szCs w:val="24"/>
                  <w:rPrChange w:id="13513" w:author="Dr Mamadou SANOGO" w:date="2023-10-25T18:15:00Z">
                    <w:rPr>
                      <w:rFonts w:asciiTheme="majorHAnsi" w:hAnsiTheme="majorHAnsi" w:cstheme="majorHAnsi"/>
                      <w:szCs w:val="24"/>
                    </w:rPr>
                  </w:rPrChange>
                </w:rPr>
                <w:t xml:space="preserve">Cantine </w:t>
              </w:r>
            </w:ins>
          </w:p>
        </w:tc>
        <w:tc>
          <w:tcPr>
            <w:tcW w:w="610" w:type="pct"/>
            <w:vAlign w:val="center"/>
          </w:tcPr>
          <w:p w14:paraId="232208F0" w14:textId="77777777" w:rsidR="003F2E29" w:rsidRPr="007A4AFC" w:rsidRDefault="003F2E29" w:rsidP="00D27EF1">
            <w:pPr>
              <w:spacing w:line="240" w:lineRule="auto"/>
              <w:jc w:val="center"/>
              <w:rPr>
                <w:ins w:id="13514" w:author="Dr Mamadou SANOGO" w:date="2023-10-25T17:36:00Z"/>
                <w:rFonts w:asciiTheme="majorHAnsi" w:hAnsiTheme="majorHAnsi" w:cstheme="majorHAnsi"/>
                <w:color w:val="000000" w:themeColor="text1"/>
                <w:szCs w:val="24"/>
                <w:rPrChange w:id="13515" w:author="Dr Mamadou SANOGO" w:date="2023-10-25T18:15:00Z">
                  <w:rPr>
                    <w:ins w:id="13516" w:author="Dr Mamadou SANOGO" w:date="2023-10-25T17:36:00Z"/>
                    <w:rFonts w:asciiTheme="majorHAnsi" w:hAnsiTheme="majorHAnsi" w:cstheme="majorHAnsi"/>
                    <w:szCs w:val="24"/>
                  </w:rPr>
                </w:rPrChange>
              </w:rPr>
            </w:pPr>
            <w:ins w:id="13517" w:author="Dr Mamadou SANOGO" w:date="2023-10-25T17:36:00Z">
              <w:r w:rsidRPr="007A4AFC">
                <w:rPr>
                  <w:rFonts w:asciiTheme="majorHAnsi" w:hAnsiTheme="majorHAnsi" w:cstheme="majorHAnsi"/>
                  <w:color w:val="000000" w:themeColor="text1"/>
                  <w:szCs w:val="24"/>
                  <w:rPrChange w:id="13518" w:author="Dr Mamadou SANOGO" w:date="2023-10-25T18:15:00Z">
                    <w:rPr>
                      <w:rFonts w:asciiTheme="majorHAnsi" w:hAnsiTheme="majorHAnsi" w:cstheme="majorHAnsi"/>
                      <w:szCs w:val="24"/>
                    </w:rPr>
                  </w:rPrChange>
                </w:rPr>
                <w:t>1</w:t>
              </w:r>
            </w:ins>
          </w:p>
        </w:tc>
        <w:tc>
          <w:tcPr>
            <w:tcW w:w="682" w:type="pct"/>
          </w:tcPr>
          <w:p w14:paraId="6BBD9B5A" w14:textId="77777777" w:rsidR="003F2E29" w:rsidRPr="007A4AFC" w:rsidRDefault="003F2E29" w:rsidP="00D27EF1">
            <w:pPr>
              <w:spacing w:line="240" w:lineRule="auto"/>
              <w:jc w:val="center"/>
              <w:rPr>
                <w:ins w:id="13519" w:author="Dr Mamadou SANOGO" w:date="2023-10-25T17:36:00Z"/>
                <w:rFonts w:asciiTheme="majorHAnsi" w:hAnsiTheme="majorHAnsi" w:cstheme="majorHAnsi"/>
                <w:color w:val="000000" w:themeColor="text1"/>
                <w:szCs w:val="24"/>
                <w:rPrChange w:id="13520" w:author="Dr Mamadou SANOGO" w:date="2023-10-25T18:15:00Z">
                  <w:rPr>
                    <w:ins w:id="13521" w:author="Dr Mamadou SANOGO" w:date="2023-10-25T17:36:00Z"/>
                    <w:rFonts w:asciiTheme="majorHAnsi" w:hAnsiTheme="majorHAnsi" w:cstheme="majorHAnsi"/>
                    <w:szCs w:val="24"/>
                  </w:rPr>
                </w:rPrChange>
              </w:rPr>
            </w:pPr>
            <w:ins w:id="13522" w:author="Dr Mamadou SANOGO" w:date="2023-10-25T17:36:00Z">
              <w:r w:rsidRPr="007A4AFC">
                <w:rPr>
                  <w:rFonts w:asciiTheme="majorHAnsi" w:hAnsiTheme="majorHAnsi" w:cstheme="majorHAnsi"/>
                  <w:color w:val="000000" w:themeColor="text1"/>
                  <w:szCs w:val="24"/>
                  <w:rPrChange w:id="13523" w:author="Dr Mamadou SANOGO" w:date="2023-10-25T18:15:00Z">
                    <w:rPr>
                      <w:rFonts w:asciiTheme="majorHAnsi" w:hAnsiTheme="majorHAnsi" w:cstheme="majorHAnsi"/>
                      <w:szCs w:val="24"/>
                    </w:rPr>
                  </w:rPrChange>
                </w:rPr>
                <w:t>Bon</w:t>
              </w:r>
            </w:ins>
          </w:p>
        </w:tc>
      </w:tr>
      <w:tr w:rsidR="007A4AFC" w:rsidRPr="007A4AFC" w14:paraId="5E10B115" w14:textId="77777777" w:rsidTr="00A75F71">
        <w:trPr>
          <w:ins w:id="13524" w:author="Dr Mamadou SANOGO" w:date="2023-10-25T17:36:00Z"/>
        </w:trPr>
        <w:tc>
          <w:tcPr>
            <w:tcW w:w="381" w:type="pct"/>
          </w:tcPr>
          <w:p w14:paraId="19B231D2" w14:textId="77777777" w:rsidR="003F2E29" w:rsidRPr="007A4AFC" w:rsidRDefault="003F2E29" w:rsidP="00D27EF1">
            <w:pPr>
              <w:numPr>
                <w:ilvl w:val="0"/>
                <w:numId w:val="6"/>
              </w:numPr>
              <w:spacing w:line="240" w:lineRule="auto"/>
              <w:contextualSpacing/>
              <w:rPr>
                <w:ins w:id="13525" w:author="Dr Mamadou SANOGO" w:date="2023-10-25T17:36:00Z"/>
                <w:rFonts w:asciiTheme="majorHAnsi" w:hAnsiTheme="majorHAnsi" w:cstheme="majorHAnsi"/>
                <w:b/>
                <w:color w:val="000000" w:themeColor="text1"/>
                <w:szCs w:val="24"/>
                <w:rPrChange w:id="13526" w:author="Dr Mamadou SANOGO" w:date="2023-10-25T18:15:00Z">
                  <w:rPr>
                    <w:ins w:id="13527" w:author="Dr Mamadou SANOGO" w:date="2023-10-25T17:36:00Z"/>
                    <w:rFonts w:asciiTheme="majorHAnsi" w:hAnsiTheme="majorHAnsi" w:cstheme="majorHAnsi"/>
                    <w:b/>
                    <w:szCs w:val="24"/>
                  </w:rPr>
                </w:rPrChange>
              </w:rPr>
            </w:pPr>
          </w:p>
        </w:tc>
        <w:tc>
          <w:tcPr>
            <w:tcW w:w="3327" w:type="pct"/>
          </w:tcPr>
          <w:p w14:paraId="642E002E" w14:textId="77777777" w:rsidR="003F2E29" w:rsidRPr="007A4AFC" w:rsidRDefault="003F2E29" w:rsidP="00D27EF1">
            <w:pPr>
              <w:spacing w:line="240" w:lineRule="auto"/>
              <w:rPr>
                <w:ins w:id="13528" w:author="Dr Mamadou SANOGO" w:date="2023-10-25T17:36:00Z"/>
                <w:rFonts w:asciiTheme="majorHAnsi" w:hAnsiTheme="majorHAnsi" w:cstheme="majorHAnsi"/>
                <w:color w:val="000000" w:themeColor="text1"/>
                <w:szCs w:val="24"/>
                <w:rPrChange w:id="13529" w:author="Dr Mamadou SANOGO" w:date="2023-10-25T18:15:00Z">
                  <w:rPr>
                    <w:ins w:id="13530" w:author="Dr Mamadou SANOGO" w:date="2023-10-25T17:36:00Z"/>
                    <w:rFonts w:asciiTheme="majorHAnsi" w:hAnsiTheme="majorHAnsi" w:cstheme="majorHAnsi"/>
                    <w:szCs w:val="24"/>
                  </w:rPr>
                </w:rPrChange>
              </w:rPr>
            </w:pPr>
            <w:ins w:id="13531" w:author="Dr Mamadou SANOGO" w:date="2023-10-25T17:36:00Z">
              <w:r w:rsidRPr="007A4AFC">
                <w:rPr>
                  <w:rFonts w:asciiTheme="majorHAnsi" w:hAnsiTheme="majorHAnsi" w:cstheme="majorHAnsi"/>
                  <w:color w:val="000000" w:themeColor="text1"/>
                  <w:szCs w:val="24"/>
                  <w:rPrChange w:id="13532" w:author="Dr Mamadou SANOGO" w:date="2023-10-25T18:15:00Z">
                    <w:rPr>
                      <w:rFonts w:asciiTheme="majorHAnsi" w:hAnsiTheme="majorHAnsi" w:cstheme="majorHAnsi"/>
                      <w:szCs w:val="24"/>
                    </w:rPr>
                  </w:rPrChange>
                </w:rPr>
                <w:t xml:space="preserve">Espace récréatif </w:t>
              </w:r>
            </w:ins>
          </w:p>
        </w:tc>
        <w:tc>
          <w:tcPr>
            <w:tcW w:w="610" w:type="pct"/>
            <w:vAlign w:val="center"/>
          </w:tcPr>
          <w:p w14:paraId="53C9DC12" w14:textId="77777777" w:rsidR="003F2E29" w:rsidRPr="007A4AFC" w:rsidRDefault="003F2E29" w:rsidP="00D27EF1">
            <w:pPr>
              <w:spacing w:line="240" w:lineRule="auto"/>
              <w:jc w:val="center"/>
              <w:rPr>
                <w:ins w:id="13533" w:author="Dr Mamadou SANOGO" w:date="2023-10-25T17:36:00Z"/>
                <w:rFonts w:asciiTheme="majorHAnsi" w:hAnsiTheme="majorHAnsi" w:cstheme="majorHAnsi"/>
                <w:color w:val="000000" w:themeColor="text1"/>
                <w:szCs w:val="24"/>
                <w:rPrChange w:id="13534" w:author="Dr Mamadou SANOGO" w:date="2023-10-25T18:15:00Z">
                  <w:rPr>
                    <w:ins w:id="13535" w:author="Dr Mamadou SANOGO" w:date="2023-10-25T17:36:00Z"/>
                    <w:rFonts w:asciiTheme="majorHAnsi" w:hAnsiTheme="majorHAnsi" w:cstheme="majorHAnsi"/>
                    <w:szCs w:val="24"/>
                  </w:rPr>
                </w:rPrChange>
              </w:rPr>
            </w:pPr>
            <w:ins w:id="13536" w:author="Dr Mamadou SANOGO" w:date="2023-10-25T17:36:00Z">
              <w:r w:rsidRPr="007A4AFC">
                <w:rPr>
                  <w:rFonts w:asciiTheme="majorHAnsi" w:hAnsiTheme="majorHAnsi" w:cstheme="majorHAnsi"/>
                  <w:color w:val="000000" w:themeColor="text1"/>
                  <w:szCs w:val="24"/>
                  <w:rPrChange w:id="13537" w:author="Dr Mamadou SANOGO" w:date="2023-10-25T18:15:00Z">
                    <w:rPr>
                      <w:rFonts w:asciiTheme="majorHAnsi" w:hAnsiTheme="majorHAnsi" w:cstheme="majorHAnsi"/>
                      <w:szCs w:val="24"/>
                    </w:rPr>
                  </w:rPrChange>
                </w:rPr>
                <w:t>1</w:t>
              </w:r>
            </w:ins>
          </w:p>
        </w:tc>
        <w:tc>
          <w:tcPr>
            <w:tcW w:w="682" w:type="pct"/>
          </w:tcPr>
          <w:p w14:paraId="020C85F2" w14:textId="77777777" w:rsidR="003F2E29" w:rsidRPr="007A4AFC" w:rsidRDefault="003F2E29" w:rsidP="00D27EF1">
            <w:pPr>
              <w:spacing w:line="240" w:lineRule="auto"/>
              <w:jc w:val="center"/>
              <w:rPr>
                <w:ins w:id="13538" w:author="Dr Mamadou SANOGO" w:date="2023-10-25T17:36:00Z"/>
                <w:rFonts w:asciiTheme="majorHAnsi" w:hAnsiTheme="majorHAnsi" w:cstheme="majorHAnsi"/>
                <w:color w:val="000000" w:themeColor="text1"/>
                <w:szCs w:val="24"/>
                <w:rPrChange w:id="13539" w:author="Dr Mamadou SANOGO" w:date="2023-10-25T18:15:00Z">
                  <w:rPr>
                    <w:ins w:id="13540" w:author="Dr Mamadou SANOGO" w:date="2023-10-25T17:36:00Z"/>
                    <w:rFonts w:asciiTheme="majorHAnsi" w:hAnsiTheme="majorHAnsi" w:cstheme="majorHAnsi"/>
                    <w:szCs w:val="24"/>
                  </w:rPr>
                </w:rPrChange>
              </w:rPr>
            </w:pPr>
            <w:ins w:id="13541" w:author="Dr Mamadou SANOGO" w:date="2023-10-25T17:36:00Z">
              <w:r w:rsidRPr="007A4AFC">
                <w:rPr>
                  <w:rFonts w:asciiTheme="majorHAnsi" w:hAnsiTheme="majorHAnsi" w:cstheme="majorHAnsi"/>
                  <w:color w:val="000000" w:themeColor="text1"/>
                  <w:szCs w:val="24"/>
                  <w:rPrChange w:id="13542" w:author="Dr Mamadou SANOGO" w:date="2023-10-25T18:15:00Z">
                    <w:rPr>
                      <w:rFonts w:asciiTheme="majorHAnsi" w:hAnsiTheme="majorHAnsi" w:cstheme="majorHAnsi"/>
                      <w:szCs w:val="24"/>
                    </w:rPr>
                  </w:rPrChange>
                </w:rPr>
                <w:t>Bon</w:t>
              </w:r>
            </w:ins>
          </w:p>
        </w:tc>
      </w:tr>
    </w:tbl>
    <w:p w14:paraId="6A16B0B3" w14:textId="288AD065" w:rsidR="003F2E29" w:rsidRPr="007A4AFC" w:rsidRDefault="003F2E29" w:rsidP="00D81BFF">
      <w:pPr>
        <w:shd w:val="clear" w:color="auto" w:fill="FFFFFF"/>
        <w:spacing w:line="240" w:lineRule="auto"/>
        <w:ind w:right="9"/>
        <w:jc w:val="center"/>
        <w:rPr>
          <w:ins w:id="13543" w:author="Dr Mamadou SANOGO" w:date="2023-10-25T17:30:00Z"/>
          <w:b/>
          <w:color w:val="000000" w:themeColor="text1"/>
          <w:sz w:val="44"/>
          <w:rPrChange w:id="13544" w:author="Dr Mamadou SANOGO" w:date="2023-10-25T18:15:00Z">
            <w:rPr>
              <w:ins w:id="13545" w:author="Dr Mamadou SANOGO" w:date="2023-10-25T17:30:00Z"/>
              <w:b/>
              <w:sz w:val="44"/>
            </w:rPr>
          </w:rPrChange>
        </w:rPr>
      </w:pPr>
    </w:p>
    <w:p w14:paraId="706989D5" w14:textId="16F51F67" w:rsidR="003F2E29" w:rsidRPr="007A4AFC" w:rsidRDefault="003F2E29" w:rsidP="00D81BFF">
      <w:pPr>
        <w:shd w:val="clear" w:color="auto" w:fill="FFFFFF"/>
        <w:spacing w:line="240" w:lineRule="auto"/>
        <w:ind w:right="9"/>
        <w:jc w:val="center"/>
        <w:rPr>
          <w:ins w:id="13546" w:author="Dr Mamadou SANOGO" w:date="2023-10-25T17:30:00Z"/>
          <w:b/>
          <w:color w:val="000000" w:themeColor="text1"/>
          <w:sz w:val="44"/>
          <w:rPrChange w:id="13547" w:author="Dr Mamadou SANOGO" w:date="2023-10-25T18:15:00Z">
            <w:rPr>
              <w:ins w:id="13548" w:author="Dr Mamadou SANOGO" w:date="2023-10-25T17:30:00Z"/>
              <w:b/>
              <w:sz w:val="44"/>
            </w:rPr>
          </w:rPrChange>
        </w:rPr>
      </w:pPr>
    </w:p>
    <w:p w14:paraId="54C27720" w14:textId="6BBE76A0" w:rsidR="003F2E29" w:rsidRPr="007A4AFC" w:rsidRDefault="003F2E29" w:rsidP="00D81BFF">
      <w:pPr>
        <w:shd w:val="clear" w:color="auto" w:fill="FFFFFF"/>
        <w:spacing w:line="240" w:lineRule="auto"/>
        <w:ind w:right="9"/>
        <w:jc w:val="center"/>
        <w:rPr>
          <w:ins w:id="13549" w:author="Dr Mamadou SANOGO" w:date="2023-10-25T17:30:00Z"/>
          <w:b/>
          <w:color w:val="000000" w:themeColor="text1"/>
          <w:sz w:val="44"/>
          <w:rPrChange w:id="13550" w:author="Dr Mamadou SANOGO" w:date="2023-10-25T18:15:00Z">
            <w:rPr>
              <w:ins w:id="13551" w:author="Dr Mamadou SANOGO" w:date="2023-10-25T17:30:00Z"/>
              <w:b/>
              <w:sz w:val="44"/>
            </w:rPr>
          </w:rPrChange>
        </w:rPr>
      </w:pPr>
    </w:p>
    <w:p w14:paraId="04D9D363" w14:textId="3513781D" w:rsidR="003F2E29" w:rsidRPr="007A4AFC" w:rsidRDefault="003F2E29" w:rsidP="00D81BFF">
      <w:pPr>
        <w:shd w:val="clear" w:color="auto" w:fill="FFFFFF"/>
        <w:spacing w:line="240" w:lineRule="auto"/>
        <w:ind w:right="9"/>
        <w:jc w:val="center"/>
        <w:rPr>
          <w:ins w:id="13552" w:author="Dr Mamadou SANOGO" w:date="2023-10-25T17:30:00Z"/>
          <w:b/>
          <w:color w:val="000000" w:themeColor="text1"/>
          <w:sz w:val="44"/>
          <w:rPrChange w:id="13553" w:author="Dr Mamadou SANOGO" w:date="2023-10-25T18:15:00Z">
            <w:rPr>
              <w:ins w:id="13554" w:author="Dr Mamadou SANOGO" w:date="2023-10-25T17:30:00Z"/>
              <w:b/>
              <w:sz w:val="44"/>
            </w:rPr>
          </w:rPrChange>
        </w:rPr>
      </w:pPr>
    </w:p>
    <w:p w14:paraId="46F3BB2A" w14:textId="38026341" w:rsidR="003F2E29" w:rsidRPr="007A4AFC" w:rsidRDefault="003F2E29" w:rsidP="00D81BFF">
      <w:pPr>
        <w:shd w:val="clear" w:color="auto" w:fill="FFFFFF"/>
        <w:spacing w:line="240" w:lineRule="auto"/>
        <w:ind w:right="9"/>
        <w:jc w:val="center"/>
        <w:rPr>
          <w:ins w:id="13555" w:author="Dr Mamadou SANOGO" w:date="2023-10-25T17:37:00Z"/>
          <w:b/>
          <w:color w:val="000000" w:themeColor="text1"/>
          <w:sz w:val="44"/>
          <w:rPrChange w:id="13556" w:author="Dr Mamadou SANOGO" w:date="2023-10-25T18:15:00Z">
            <w:rPr>
              <w:ins w:id="13557" w:author="Dr Mamadou SANOGO" w:date="2023-10-25T17:37:00Z"/>
              <w:b/>
              <w:sz w:val="44"/>
            </w:rPr>
          </w:rPrChange>
        </w:rPr>
      </w:pPr>
    </w:p>
    <w:p w14:paraId="4EA67AF8" w14:textId="21FAEEC5" w:rsidR="00A75F71" w:rsidRPr="007A4AFC" w:rsidRDefault="00A75F71" w:rsidP="00D81BFF">
      <w:pPr>
        <w:shd w:val="clear" w:color="auto" w:fill="FFFFFF"/>
        <w:spacing w:line="240" w:lineRule="auto"/>
        <w:ind w:right="9"/>
        <w:jc w:val="center"/>
        <w:rPr>
          <w:ins w:id="13558" w:author="Dr Mamadou SANOGO" w:date="2023-10-25T17:37:00Z"/>
          <w:b/>
          <w:color w:val="000000" w:themeColor="text1"/>
          <w:sz w:val="44"/>
          <w:rPrChange w:id="13559" w:author="Dr Mamadou SANOGO" w:date="2023-10-25T18:15:00Z">
            <w:rPr>
              <w:ins w:id="13560" w:author="Dr Mamadou SANOGO" w:date="2023-10-25T17:37:00Z"/>
              <w:b/>
              <w:sz w:val="44"/>
            </w:rPr>
          </w:rPrChange>
        </w:rPr>
      </w:pPr>
    </w:p>
    <w:p w14:paraId="32A6CCB7" w14:textId="3082D66F" w:rsidR="00A75F71" w:rsidRPr="007A4AFC" w:rsidRDefault="00A75F71" w:rsidP="00D81BFF">
      <w:pPr>
        <w:shd w:val="clear" w:color="auto" w:fill="FFFFFF"/>
        <w:spacing w:line="240" w:lineRule="auto"/>
        <w:ind w:right="9"/>
        <w:jc w:val="center"/>
        <w:rPr>
          <w:ins w:id="13561" w:author="Dr Mamadou SANOGO" w:date="2023-10-25T17:37:00Z"/>
          <w:b/>
          <w:color w:val="000000" w:themeColor="text1"/>
          <w:sz w:val="44"/>
          <w:rPrChange w:id="13562" w:author="Dr Mamadou SANOGO" w:date="2023-10-25T18:15:00Z">
            <w:rPr>
              <w:ins w:id="13563" w:author="Dr Mamadou SANOGO" w:date="2023-10-25T17:37:00Z"/>
              <w:b/>
              <w:sz w:val="44"/>
            </w:rPr>
          </w:rPrChange>
        </w:rPr>
      </w:pPr>
    </w:p>
    <w:p w14:paraId="2669215D" w14:textId="136A6A36" w:rsidR="00A75F71" w:rsidRPr="007A4AFC" w:rsidRDefault="00A75F71" w:rsidP="00D81BFF">
      <w:pPr>
        <w:shd w:val="clear" w:color="auto" w:fill="FFFFFF"/>
        <w:spacing w:line="240" w:lineRule="auto"/>
        <w:ind w:right="9"/>
        <w:jc w:val="center"/>
        <w:rPr>
          <w:ins w:id="13564" w:author="Dr Mamadou SANOGO" w:date="2023-10-25T17:37:00Z"/>
          <w:b/>
          <w:color w:val="000000" w:themeColor="text1"/>
          <w:sz w:val="44"/>
          <w:rPrChange w:id="13565" w:author="Dr Mamadou SANOGO" w:date="2023-10-25T18:15:00Z">
            <w:rPr>
              <w:ins w:id="13566" w:author="Dr Mamadou SANOGO" w:date="2023-10-25T17:37:00Z"/>
              <w:b/>
              <w:sz w:val="44"/>
            </w:rPr>
          </w:rPrChange>
        </w:rPr>
      </w:pPr>
    </w:p>
    <w:p w14:paraId="747959C1" w14:textId="621CA756" w:rsidR="00A75F71" w:rsidRPr="007A4AFC" w:rsidRDefault="00A75F71" w:rsidP="00D81BFF">
      <w:pPr>
        <w:shd w:val="clear" w:color="auto" w:fill="FFFFFF"/>
        <w:spacing w:line="240" w:lineRule="auto"/>
        <w:ind w:right="9"/>
        <w:jc w:val="center"/>
        <w:rPr>
          <w:ins w:id="13567" w:author="Dr Mamadou SANOGO" w:date="2023-10-25T17:37:00Z"/>
          <w:b/>
          <w:color w:val="000000" w:themeColor="text1"/>
          <w:sz w:val="44"/>
          <w:rPrChange w:id="13568" w:author="Dr Mamadou SANOGO" w:date="2023-10-25T18:15:00Z">
            <w:rPr>
              <w:ins w:id="13569" w:author="Dr Mamadou SANOGO" w:date="2023-10-25T17:37:00Z"/>
              <w:b/>
              <w:sz w:val="44"/>
            </w:rPr>
          </w:rPrChange>
        </w:rPr>
      </w:pPr>
    </w:p>
    <w:p w14:paraId="004C7F17" w14:textId="3D62F3B7" w:rsidR="00A75F71" w:rsidRPr="007A4AFC" w:rsidRDefault="00A75F71" w:rsidP="00D81BFF">
      <w:pPr>
        <w:shd w:val="clear" w:color="auto" w:fill="FFFFFF"/>
        <w:spacing w:line="240" w:lineRule="auto"/>
        <w:ind w:right="9"/>
        <w:jc w:val="center"/>
        <w:rPr>
          <w:ins w:id="13570" w:author="Dr Mamadou SANOGO" w:date="2023-10-25T17:37:00Z"/>
          <w:b/>
          <w:color w:val="000000" w:themeColor="text1"/>
          <w:sz w:val="44"/>
          <w:rPrChange w:id="13571" w:author="Dr Mamadou SANOGO" w:date="2023-10-25T18:15:00Z">
            <w:rPr>
              <w:ins w:id="13572" w:author="Dr Mamadou SANOGO" w:date="2023-10-25T17:37:00Z"/>
              <w:b/>
              <w:sz w:val="44"/>
            </w:rPr>
          </w:rPrChange>
        </w:rPr>
      </w:pPr>
    </w:p>
    <w:p w14:paraId="182C9796" w14:textId="53E3263A" w:rsidR="00A75F71" w:rsidRPr="007A4AFC" w:rsidRDefault="00A75F71" w:rsidP="00D81BFF">
      <w:pPr>
        <w:shd w:val="clear" w:color="auto" w:fill="FFFFFF"/>
        <w:spacing w:line="240" w:lineRule="auto"/>
        <w:ind w:right="9"/>
        <w:jc w:val="center"/>
        <w:rPr>
          <w:ins w:id="13573" w:author="Dr Mamadou SANOGO" w:date="2023-10-25T17:37:00Z"/>
          <w:b/>
          <w:color w:val="000000" w:themeColor="text1"/>
          <w:sz w:val="44"/>
          <w:rPrChange w:id="13574" w:author="Dr Mamadou SANOGO" w:date="2023-10-25T18:15:00Z">
            <w:rPr>
              <w:ins w:id="13575" w:author="Dr Mamadou SANOGO" w:date="2023-10-25T17:37:00Z"/>
              <w:b/>
              <w:sz w:val="44"/>
            </w:rPr>
          </w:rPrChange>
        </w:rPr>
      </w:pPr>
    </w:p>
    <w:p w14:paraId="4C3E5CCE" w14:textId="61DAE8AA" w:rsidR="00A75F71" w:rsidRPr="007A4AFC" w:rsidRDefault="00A75F71" w:rsidP="00D81BFF">
      <w:pPr>
        <w:shd w:val="clear" w:color="auto" w:fill="FFFFFF"/>
        <w:spacing w:line="240" w:lineRule="auto"/>
        <w:ind w:right="9"/>
        <w:jc w:val="center"/>
        <w:rPr>
          <w:ins w:id="13576" w:author="Dr Mamadou SANOGO" w:date="2023-10-25T17:37:00Z"/>
          <w:b/>
          <w:color w:val="000000" w:themeColor="text1"/>
          <w:sz w:val="44"/>
          <w:rPrChange w:id="13577" w:author="Dr Mamadou SANOGO" w:date="2023-10-25T18:15:00Z">
            <w:rPr>
              <w:ins w:id="13578" w:author="Dr Mamadou SANOGO" w:date="2023-10-25T17:37:00Z"/>
              <w:b/>
              <w:sz w:val="44"/>
            </w:rPr>
          </w:rPrChange>
        </w:rPr>
      </w:pPr>
    </w:p>
    <w:p w14:paraId="261CA770" w14:textId="0426A2A7" w:rsidR="00A75F71" w:rsidRPr="007A4AFC" w:rsidRDefault="00A75F71" w:rsidP="00D81BFF">
      <w:pPr>
        <w:shd w:val="clear" w:color="auto" w:fill="FFFFFF"/>
        <w:spacing w:line="240" w:lineRule="auto"/>
        <w:ind w:right="9"/>
        <w:jc w:val="center"/>
        <w:rPr>
          <w:ins w:id="13579" w:author="Dr Mamadou SANOGO" w:date="2023-10-25T17:37:00Z"/>
          <w:b/>
          <w:color w:val="000000" w:themeColor="text1"/>
          <w:sz w:val="44"/>
          <w:rPrChange w:id="13580" w:author="Dr Mamadou SANOGO" w:date="2023-10-25T18:15:00Z">
            <w:rPr>
              <w:ins w:id="13581" w:author="Dr Mamadou SANOGO" w:date="2023-10-25T17:37:00Z"/>
              <w:b/>
              <w:sz w:val="44"/>
            </w:rPr>
          </w:rPrChange>
        </w:rPr>
      </w:pPr>
    </w:p>
    <w:p w14:paraId="593A9471" w14:textId="5D206E9F" w:rsidR="00A75F71" w:rsidRPr="007A4AFC" w:rsidRDefault="00A75F71" w:rsidP="00D81BFF">
      <w:pPr>
        <w:shd w:val="clear" w:color="auto" w:fill="FFFFFF"/>
        <w:spacing w:line="240" w:lineRule="auto"/>
        <w:ind w:right="9"/>
        <w:jc w:val="center"/>
        <w:rPr>
          <w:ins w:id="13582" w:author="Dr Mamadou SANOGO" w:date="2023-10-25T17:37:00Z"/>
          <w:b/>
          <w:color w:val="000000" w:themeColor="text1"/>
          <w:sz w:val="44"/>
          <w:rPrChange w:id="13583" w:author="Dr Mamadou SANOGO" w:date="2023-10-25T18:15:00Z">
            <w:rPr>
              <w:ins w:id="13584" w:author="Dr Mamadou SANOGO" w:date="2023-10-25T17:37:00Z"/>
              <w:b/>
              <w:sz w:val="44"/>
            </w:rPr>
          </w:rPrChange>
        </w:rPr>
      </w:pPr>
    </w:p>
    <w:p w14:paraId="4040A134" w14:textId="0A237044" w:rsidR="00A75F71" w:rsidRPr="007A4AFC" w:rsidRDefault="00A75F71" w:rsidP="00D81BFF">
      <w:pPr>
        <w:shd w:val="clear" w:color="auto" w:fill="FFFFFF"/>
        <w:spacing w:line="240" w:lineRule="auto"/>
        <w:ind w:right="9"/>
        <w:jc w:val="center"/>
        <w:rPr>
          <w:ins w:id="13585" w:author="Dr Mamadou SANOGO" w:date="2023-10-25T17:37:00Z"/>
          <w:b/>
          <w:color w:val="000000" w:themeColor="text1"/>
          <w:sz w:val="44"/>
          <w:rPrChange w:id="13586" w:author="Dr Mamadou SANOGO" w:date="2023-10-25T18:15:00Z">
            <w:rPr>
              <w:ins w:id="13587" w:author="Dr Mamadou SANOGO" w:date="2023-10-25T17:37:00Z"/>
              <w:b/>
              <w:sz w:val="44"/>
            </w:rPr>
          </w:rPrChange>
        </w:rPr>
      </w:pPr>
    </w:p>
    <w:p w14:paraId="0C969B27" w14:textId="53935E0B" w:rsidR="00A75F71" w:rsidRPr="007A4AFC" w:rsidRDefault="00A75F71" w:rsidP="00D81BFF">
      <w:pPr>
        <w:shd w:val="clear" w:color="auto" w:fill="FFFFFF"/>
        <w:spacing w:line="240" w:lineRule="auto"/>
        <w:ind w:right="9"/>
        <w:jc w:val="center"/>
        <w:rPr>
          <w:ins w:id="13588" w:author="Dr Mamadou SANOGO" w:date="2023-10-25T17:37:00Z"/>
          <w:b/>
          <w:color w:val="000000" w:themeColor="text1"/>
          <w:sz w:val="44"/>
          <w:rPrChange w:id="13589" w:author="Dr Mamadou SANOGO" w:date="2023-10-25T18:15:00Z">
            <w:rPr>
              <w:ins w:id="13590" w:author="Dr Mamadou SANOGO" w:date="2023-10-25T17:37:00Z"/>
              <w:b/>
              <w:sz w:val="44"/>
            </w:rPr>
          </w:rPrChange>
        </w:rPr>
      </w:pPr>
    </w:p>
    <w:p w14:paraId="578BAE4D" w14:textId="296E47A3" w:rsidR="00A75F71" w:rsidRPr="007A4AFC" w:rsidRDefault="00A75F71" w:rsidP="00D81BFF">
      <w:pPr>
        <w:shd w:val="clear" w:color="auto" w:fill="FFFFFF"/>
        <w:spacing w:line="240" w:lineRule="auto"/>
        <w:ind w:right="9"/>
        <w:jc w:val="center"/>
        <w:rPr>
          <w:ins w:id="13591" w:author="Dr Mamadou SANOGO" w:date="2023-10-25T17:37:00Z"/>
          <w:b/>
          <w:color w:val="000000" w:themeColor="text1"/>
          <w:sz w:val="44"/>
          <w:rPrChange w:id="13592" w:author="Dr Mamadou SANOGO" w:date="2023-10-25T18:15:00Z">
            <w:rPr>
              <w:ins w:id="13593" w:author="Dr Mamadou SANOGO" w:date="2023-10-25T17:37:00Z"/>
              <w:b/>
              <w:sz w:val="44"/>
            </w:rPr>
          </w:rPrChange>
        </w:rPr>
      </w:pPr>
    </w:p>
    <w:p w14:paraId="06BF1401" w14:textId="208512E6" w:rsidR="00A75F71" w:rsidRPr="007A4AFC" w:rsidRDefault="00A75F71" w:rsidP="00D81BFF">
      <w:pPr>
        <w:shd w:val="clear" w:color="auto" w:fill="FFFFFF"/>
        <w:spacing w:line="240" w:lineRule="auto"/>
        <w:ind w:right="9"/>
        <w:jc w:val="center"/>
        <w:rPr>
          <w:ins w:id="13594" w:author="Dr Mamadou SANOGO" w:date="2023-10-25T17:37:00Z"/>
          <w:b/>
          <w:color w:val="000000" w:themeColor="text1"/>
          <w:sz w:val="44"/>
          <w:rPrChange w:id="13595" w:author="Dr Mamadou SANOGO" w:date="2023-10-25T18:15:00Z">
            <w:rPr>
              <w:ins w:id="13596" w:author="Dr Mamadou SANOGO" w:date="2023-10-25T17:37:00Z"/>
              <w:b/>
              <w:sz w:val="44"/>
            </w:rPr>
          </w:rPrChange>
        </w:rPr>
      </w:pPr>
    </w:p>
    <w:p w14:paraId="2C32BC13" w14:textId="42BC63F7" w:rsidR="00A75F71" w:rsidRPr="007A4AFC" w:rsidRDefault="00A75F71" w:rsidP="00D81BFF">
      <w:pPr>
        <w:shd w:val="clear" w:color="auto" w:fill="FFFFFF"/>
        <w:spacing w:line="240" w:lineRule="auto"/>
        <w:ind w:right="9"/>
        <w:jc w:val="center"/>
        <w:rPr>
          <w:ins w:id="13597" w:author="Dr Mamadou SANOGO" w:date="2023-10-25T17:37:00Z"/>
          <w:b/>
          <w:color w:val="000000" w:themeColor="text1"/>
          <w:sz w:val="44"/>
          <w:rPrChange w:id="13598" w:author="Dr Mamadou SANOGO" w:date="2023-10-25T18:15:00Z">
            <w:rPr>
              <w:ins w:id="13599" w:author="Dr Mamadou SANOGO" w:date="2023-10-25T17:37:00Z"/>
              <w:b/>
              <w:sz w:val="44"/>
            </w:rPr>
          </w:rPrChange>
        </w:rPr>
      </w:pPr>
    </w:p>
    <w:p w14:paraId="5053D8C4" w14:textId="415351A4" w:rsidR="00A75F71" w:rsidRPr="007A4AFC" w:rsidRDefault="00A75F71" w:rsidP="00D81BFF">
      <w:pPr>
        <w:shd w:val="clear" w:color="auto" w:fill="FFFFFF"/>
        <w:spacing w:line="240" w:lineRule="auto"/>
        <w:ind w:right="9"/>
        <w:jc w:val="center"/>
        <w:rPr>
          <w:ins w:id="13600" w:author="Dr Mamadou SANOGO" w:date="2023-10-25T17:37:00Z"/>
          <w:b/>
          <w:color w:val="000000" w:themeColor="text1"/>
          <w:sz w:val="44"/>
          <w:rPrChange w:id="13601" w:author="Dr Mamadou SANOGO" w:date="2023-10-25T18:15:00Z">
            <w:rPr>
              <w:ins w:id="13602" w:author="Dr Mamadou SANOGO" w:date="2023-10-25T17:37:00Z"/>
              <w:b/>
              <w:sz w:val="44"/>
            </w:rPr>
          </w:rPrChange>
        </w:rPr>
      </w:pPr>
    </w:p>
    <w:p w14:paraId="346FD4B9" w14:textId="3E2DF7E3" w:rsidR="00A75F71" w:rsidRPr="007A4AFC" w:rsidRDefault="00A75F71" w:rsidP="00D81BFF">
      <w:pPr>
        <w:shd w:val="clear" w:color="auto" w:fill="FFFFFF"/>
        <w:spacing w:line="240" w:lineRule="auto"/>
        <w:ind w:right="9"/>
        <w:jc w:val="center"/>
        <w:rPr>
          <w:ins w:id="13603" w:author="Dr Mamadou SANOGO" w:date="2023-10-25T17:37:00Z"/>
          <w:b/>
          <w:color w:val="000000" w:themeColor="text1"/>
          <w:sz w:val="44"/>
          <w:rPrChange w:id="13604" w:author="Dr Mamadou SANOGO" w:date="2023-10-25T18:15:00Z">
            <w:rPr>
              <w:ins w:id="13605" w:author="Dr Mamadou SANOGO" w:date="2023-10-25T17:37:00Z"/>
              <w:b/>
              <w:sz w:val="44"/>
            </w:rPr>
          </w:rPrChange>
        </w:rPr>
      </w:pPr>
    </w:p>
    <w:p w14:paraId="048B920A" w14:textId="4368A908" w:rsidR="00A75F71" w:rsidRPr="007A4AFC" w:rsidRDefault="00A75F71" w:rsidP="00D81BFF">
      <w:pPr>
        <w:shd w:val="clear" w:color="auto" w:fill="FFFFFF"/>
        <w:spacing w:line="240" w:lineRule="auto"/>
        <w:ind w:right="9"/>
        <w:jc w:val="center"/>
        <w:rPr>
          <w:ins w:id="13606" w:author="Dr Mamadou SANOGO" w:date="2023-10-25T17:37:00Z"/>
          <w:b/>
          <w:color w:val="000000" w:themeColor="text1"/>
          <w:sz w:val="44"/>
          <w:rPrChange w:id="13607" w:author="Dr Mamadou SANOGO" w:date="2023-10-25T18:15:00Z">
            <w:rPr>
              <w:ins w:id="13608" w:author="Dr Mamadou SANOGO" w:date="2023-10-25T17:37:00Z"/>
              <w:b/>
              <w:sz w:val="44"/>
            </w:rPr>
          </w:rPrChange>
        </w:rPr>
      </w:pPr>
    </w:p>
    <w:p w14:paraId="2129805C" w14:textId="77777777" w:rsidR="00A75F71" w:rsidRPr="007A4AFC" w:rsidRDefault="00A75F71" w:rsidP="00D81BFF">
      <w:pPr>
        <w:shd w:val="clear" w:color="auto" w:fill="FFFFFF"/>
        <w:spacing w:line="240" w:lineRule="auto"/>
        <w:ind w:right="9"/>
        <w:jc w:val="center"/>
        <w:rPr>
          <w:ins w:id="13609" w:author="Dr Mamadou SANOGO" w:date="2023-10-25T17:37:00Z"/>
          <w:b/>
          <w:color w:val="000000" w:themeColor="text1"/>
          <w:sz w:val="44"/>
          <w:rPrChange w:id="13610" w:author="Dr Mamadou SANOGO" w:date="2023-10-25T18:15:00Z">
            <w:rPr>
              <w:ins w:id="13611" w:author="Dr Mamadou SANOGO" w:date="2023-10-25T17:37:00Z"/>
              <w:b/>
              <w:sz w:val="44"/>
            </w:rPr>
          </w:rPrChange>
        </w:rPr>
      </w:pPr>
    </w:p>
    <w:p w14:paraId="239C2F8C" w14:textId="77777777" w:rsidR="00A75F71" w:rsidRPr="007A4AFC" w:rsidRDefault="00A75F71" w:rsidP="00D81BFF">
      <w:pPr>
        <w:shd w:val="clear" w:color="auto" w:fill="FFFFFF"/>
        <w:spacing w:line="240" w:lineRule="auto"/>
        <w:ind w:right="9"/>
        <w:jc w:val="center"/>
        <w:rPr>
          <w:ins w:id="13612" w:author="Dr Mamadou SANOGO" w:date="2023-10-25T17:30:00Z"/>
          <w:b/>
          <w:color w:val="000000" w:themeColor="text1"/>
          <w:sz w:val="44"/>
          <w:rPrChange w:id="13613" w:author="Dr Mamadou SANOGO" w:date="2023-10-25T18:15:00Z">
            <w:rPr>
              <w:ins w:id="13614" w:author="Dr Mamadou SANOGO" w:date="2023-10-25T17:30:00Z"/>
              <w:b/>
              <w:sz w:val="44"/>
            </w:rPr>
          </w:rPrChange>
        </w:rPr>
      </w:pPr>
    </w:p>
    <w:p w14:paraId="351A1989" w14:textId="77777777" w:rsidR="003F2E29" w:rsidRPr="007A4AFC" w:rsidRDefault="003F2E29" w:rsidP="00D81BFF">
      <w:pPr>
        <w:shd w:val="clear" w:color="auto" w:fill="FFFFFF"/>
        <w:spacing w:line="240" w:lineRule="auto"/>
        <w:ind w:right="9"/>
        <w:jc w:val="center"/>
        <w:rPr>
          <w:ins w:id="13615" w:author="Dr Mamadou SANOGO" w:date="2023-10-25T15:02:00Z"/>
          <w:b/>
          <w:color w:val="000000" w:themeColor="text1"/>
          <w:sz w:val="44"/>
          <w:rPrChange w:id="13616" w:author="Dr Mamadou SANOGO" w:date="2023-10-25T18:15:00Z">
            <w:rPr>
              <w:ins w:id="13617" w:author="Dr Mamadou SANOGO" w:date="2023-10-25T15:02:00Z"/>
              <w:b/>
              <w:sz w:val="44"/>
            </w:rPr>
          </w:rPrChange>
        </w:rPr>
      </w:pPr>
    </w:p>
    <w:p w14:paraId="557591EC" w14:textId="7D2A9FBE" w:rsidR="00D81BFF" w:rsidRPr="007A4AFC" w:rsidRDefault="00D81BFF" w:rsidP="00D81BFF">
      <w:pPr>
        <w:shd w:val="clear" w:color="auto" w:fill="FFFFFF"/>
        <w:spacing w:line="240" w:lineRule="auto"/>
        <w:ind w:right="9"/>
        <w:jc w:val="center"/>
        <w:rPr>
          <w:ins w:id="13618" w:author="Dr Mamadou SANOGO" w:date="2023-10-25T17:36:00Z"/>
          <w:b/>
          <w:color w:val="000000" w:themeColor="text1"/>
          <w:sz w:val="44"/>
          <w:rPrChange w:id="13619" w:author="Dr Mamadou SANOGO" w:date="2023-10-25T18:15:00Z">
            <w:rPr>
              <w:ins w:id="13620" w:author="Dr Mamadou SANOGO" w:date="2023-10-25T17:36:00Z"/>
              <w:b/>
              <w:sz w:val="44"/>
            </w:rPr>
          </w:rPrChange>
        </w:rPr>
      </w:pPr>
      <w:ins w:id="13621" w:author="Dr Mamadou SANOGO" w:date="2023-10-25T15:02:00Z">
        <w:r w:rsidRPr="007A4AFC">
          <w:rPr>
            <w:b/>
            <w:color w:val="000000" w:themeColor="text1"/>
            <w:sz w:val="44"/>
            <w:rPrChange w:id="13622" w:author="Dr Mamadou SANOGO" w:date="2023-10-25T18:15:00Z">
              <w:rPr>
                <w:b/>
                <w:sz w:val="44"/>
              </w:rPr>
            </w:rPrChange>
          </w:rPr>
          <w:t>Annexe n°02</w:t>
        </w:r>
      </w:ins>
      <w:ins w:id="13623" w:author="Dr Mamadou SANOGO" w:date="2023-10-25T17:37:00Z">
        <w:r w:rsidR="00A75F71" w:rsidRPr="007A4AFC">
          <w:rPr>
            <w:b/>
            <w:color w:val="000000" w:themeColor="text1"/>
            <w:sz w:val="44"/>
            <w:rPrChange w:id="13624" w:author="Dr Mamadou SANOGO" w:date="2023-10-25T18:15:00Z">
              <w:rPr>
                <w:b/>
                <w:sz w:val="44"/>
              </w:rPr>
            </w:rPrChange>
          </w:rPr>
          <w:t>7</w:t>
        </w:r>
      </w:ins>
      <w:ins w:id="13625" w:author="Dr Mamadou SANOGO" w:date="2023-10-25T15:02:00Z">
        <w:r w:rsidRPr="007A4AFC">
          <w:rPr>
            <w:b/>
            <w:color w:val="000000" w:themeColor="text1"/>
            <w:sz w:val="44"/>
            <w:rPrChange w:id="13626" w:author="Dr Mamadou SANOGO" w:date="2023-10-25T18:15:00Z">
              <w:rPr>
                <w:b/>
                <w:sz w:val="44"/>
              </w:rPr>
            </w:rPrChange>
          </w:rPr>
          <w:t xml:space="preserve"> : </w:t>
        </w:r>
      </w:ins>
      <w:ins w:id="13627" w:author="Dr Mamadou SANOGO" w:date="2023-10-27T11:51:00Z">
        <w:r w:rsidR="006A62F4">
          <w:rPr>
            <w:b/>
            <w:color w:val="000000" w:themeColor="text1"/>
            <w:sz w:val="44"/>
          </w:rPr>
          <w:t>E</w:t>
        </w:r>
      </w:ins>
      <w:ins w:id="13628" w:author="Dr Mamadou SANOGO" w:date="2023-10-25T15:02:00Z">
        <w:r w:rsidRPr="007A4AFC">
          <w:rPr>
            <w:b/>
            <w:color w:val="000000" w:themeColor="text1"/>
            <w:sz w:val="44"/>
            <w:rPrChange w:id="13629" w:author="Dr Mamadou SANOGO" w:date="2023-10-25T18:15:00Z">
              <w:rPr>
                <w:b/>
                <w:sz w:val="44"/>
              </w:rPr>
            </w:rPrChange>
          </w:rPr>
          <w:t>quipements</w:t>
        </w:r>
      </w:ins>
    </w:p>
    <w:p w14:paraId="0F515991" w14:textId="3953062F" w:rsidR="00A75F71" w:rsidRPr="007A4AFC" w:rsidRDefault="00A75F71" w:rsidP="00D81BFF">
      <w:pPr>
        <w:shd w:val="clear" w:color="auto" w:fill="FFFFFF"/>
        <w:spacing w:line="240" w:lineRule="auto"/>
        <w:ind w:right="9"/>
        <w:jc w:val="center"/>
        <w:rPr>
          <w:ins w:id="13630" w:author="Dr Mamadou SANOGO" w:date="2023-10-25T17:36:00Z"/>
          <w:b/>
          <w:color w:val="000000" w:themeColor="text1"/>
          <w:sz w:val="44"/>
          <w:rPrChange w:id="13631" w:author="Dr Mamadou SANOGO" w:date="2023-10-25T18:15:00Z">
            <w:rPr>
              <w:ins w:id="13632" w:author="Dr Mamadou SANOGO" w:date="2023-10-25T17:36:00Z"/>
              <w:b/>
              <w:sz w:val="44"/>
            </w:rPr>
          </w:rPrChange>
        </w:rPr>
      </w:pPr>
    </w:p>
    <w:p w14:paraId="41210D12" w14:textId="621DF483" w:rsidR="00A75F71" w:rsidRPr="007A4AFC" w:rsidRDefault="00A75F71" w:rsidP="00D81BFF">
      <w:pPr>
        <w:shd w:val="clear" w:color="auto" w:fill="FFFFFF"/>
        <w:spacing w:line="240" w:lineRule="auto"/>
        <w:ind w:right="9"/>
        <w:jc w:val="center"/>
        <w:rPr>
          <w:ins w:id="13633" w:author="Dr Mamadou SANOGO" w:date="2023-10-25T17:36:00Z"/>
          <w:b/>
          <w:color w:val="000000" w:themeColor="text1"/>
          <w:sz w:val="44"/>
          <w:rPrChange w:id="13634" w:author="Dr Mamadou SANOGO" w:date="2023-10-25T18:15:00Z">
            <w:rPr>
              <w:ins w:id="13635" w:author="Dr Mamadou SANOGO" w:date="2023-10-25T17:36:00Z"/>
              <w:b/>
              <w:sz w:val="44"/>
            </w:rPr>
          </w:rPrChange>
        </w:rPr>
      </w:pPr>
    </w:p>
    <w:p w14:paraId="323A2F64" w14:textId="4E955B50" w:rsidR="00A75F71" w:rsidRPr="007A4AFC" w:rsidRDefault="00A75F71" w:rsidP="00D81BFF">
      <w:pPr>
        <w:shd w:val="clear" w:color="auto" w:fill="FFFFFF"/>
        <w:spacing w:line="240" w:lineRule="auto"/>
        <w:ind w:right="9"/>
        <w:jc w:val="center"/>
        <w:rPr>
          <w:ins w:id="13636" w:author="Dr Mamadou SANOGO" w:date="2023-10-25T17:36:00Z"/>
          <w:b/>
          <w:color w:val="000000" w:themeColor="text1"/>
          <w:sz w:val="44"/>
          <w:rPrChange w:id="13637" w:author="Dr Mamadou SANOGO" w:date="2023-10-25T18:15:00Z">
            <w:rPr>
              <w:ins w:id="13638" w:author="Dr Mamadou SANOGO" w:date="2023-10-25T17:36:00Z"/>
              <w:b/>
              <w:sz w:val="44"/>
            </w:rPr>
          </w:rPrChange>
        </w:rPr>
      </w:pPr>
    </w:p>
    <w:p w14:paraId="52DCF6FC" w14:textId="1490AF2E" w:rsidR="00A75F71" w:rsidRPr="007A4AFC" w:rsidRDefault="00A75F71" w:rsidP="00D81BFF">
      <w:pPr>
        <w:shd w:val="clear" w:color="auto" w:fill="FFFFFF"/>
        <w:spacing w:line="240" w:lineRule="auto"/>
        <w:ind w:right="9"/>
        <w:jc w:val="center"/>
        <w:rPr>
          <w:ins w:id="13639" w:author="Dr Mamadou SANOGO" w:date="2023-10-25T17:36:00Z"/>
          <w:b/>
          <w:color w:val="000000" w:themeColor="text1"/>
          <w:sz w:val="44"/>
          <w:rPrChange w:id="13640" w:author="Dr Mamadou SANOGO" w:date="2023-10-25T18:15:00Z">
            <w:rPr>
              <w:ins w:id="13641" w:author="Dr Mamadou SANOGO" w:date="2023-10-25T17:36:00Z"/>
              <w:b/>
              <w:sz w:val="44"/>
            </w:rPr>
          </w:rPrChange>
        </w:rPr>
      </w:pPr>
    </w:p>
    <w:p w14:paraId="0D9D3382" w14:textId="763AA408" w:rsidR="00A75F71" w:rsidRPr="007A4AFC" w:rsidRDefault="00A75F71" w:rsidP="00D81BFF">
      <w:pPr>
        <w:shd w:val="clear" w:color="auto" w:fill="FFFFFF"/>
        <w:spacing w:line="240" w:lineRule="auto"/>
        <w:ind w:right="9"/>
        <w:jc w:val="center"/>
        <w:rPr>
          <w:ins w:id="13642" w:author="Dr Mamadou SANOGO" w:date="2023-10-25T17:36:00Z"/>
          <w:b/>
          <w:color w:val="000000" w:themeColor="text1"/>
          <w:sz w:val="44"/>
          <w:rPrChange w:id="13643" w:author="Dr Mamadou SANOGO" w:date="2023-10-25T18:15:00Z">
            <w:rPr>
              <w:ins w:id="13644" w:author="Dr Mamadou SANOGO" w:date="2023-10-25T17:36:00Z"/>
              <w:b/>
              <w:sz w:val="44"/>
            </w:rPr>
          </w:rPrChange>
        </w:rPr>
      </w:pPr>
    </w:p>
    <w:p w14:paraId="42B3C1A4" w14:textId="64935A57" w:rsidR="00A75F71" w:rsidRPr="007A4AFC" w:rsidRDefault="00A75F71" w:rsidP="00D81BFF">
      <w:pPr>
        <w:shd w:val="clear" w:color="auto" w:fill="FFFFFF"/>
        <w:spacing w:line="240" w:lineRule="auto"/>
        <w:ind w:right="9"/>
        <w:jc w:val="center"/>
        <w:rPr>
          <w:ins w:id="13645" w:author="Dr Mamadou SANOGO" w:date="2023-10-25T17:36:00Z"/>
          <w:b/>
          <w:color w:val="000000" w:themeColor="text1"/>
          <w:sz w:val="44"/>
          <w:rPrChange w:id="13646" w:author="Dr Mamadou SANOGO" w:date="2023-10-25T18:15:00Z">
            <w:rPr>
              <w:ins w:id="13647" w:author="Dr Mamadou SANOGO" w:date="2023-10-25T17:36:00Z"/>
              <w:b/>
              <w:sz w:val="44"/>
            </w:rPr>
          </w:rPrChange>
        </w:rPr>
      </w:pPr>
    </w:p>
    <w:p w14:paraId="03FD972C" w14:textId="40943E0E" w:rsidR="00A75F71" w:rsidRPr="007A4AFC" w:rsidRDefault="00A75F71" w:rsidP="00D81BFF">
      <w:pPr>
        <w:shd w:val="clear" w:color="auto" w:fill="FFFFFF"/>
        <w:spacing w:line="240" w:lineRule="auto"/>
        <w:ind w:right="9"/>
        <w:jc w:val="center"/>
        <w:rPr>
          <w:ins w:id="13648" w:author="Dr Mamadou SANOGO" w:date="2023-10-25T17:37:00Z"/>
          <w:b/>
          <w:color w:val="000000" w:themeColor="text1"/>
          <w:sz w:val="44"/>
          <w:rPrChange w:id="13649" w:author="Dr Mamadou SANOGO" w:date="2023-10-25T18:15:00Z">
            <w:rPr>
              <w:ins w:id="13650" w:author="Dr Mamadou SANOGO" w:date="2023-10-25T17:37:00Z"/>
              <w:b/>
              <w:sz w:val="44"/>
            </w:rPr>
          </w:rPrChange>
        </w:rPr>
      </w:pPr>
    </w:p>
    <w:p w14:paraId="121D8571" w14:textId="35A8008E" w:rsidR="00A75F71" w:rsidRPr="007A4AFC" w:rsidRDefault="00A75F71" w:rsidP="00D81BFF">
      <w:pPr>
        <w:shd w:val="clear" w:color="auto" w:fill="FFFFFF"/>
        <w:spacing w:line="240" w:lineRule="auto"/>
        <w:ind w:right="9"/>
        <w:jc w:val="center"/>
        <w:rPr>
          <w:ins w:id="13651" w:author="Dr Mamadou SANOGO" w:date="2023-10-25T17:37:00Z"/>
          <w:b/>
          <w:color w:val="000000" w:themeColor="text1"/>
          <w:sz w:val="44"/>
          <w:rPrChange w:id="13652" w:author="Dr Mamadou SANOGO" w:date="2023-10-25T18:15:00Z">
            <w:rPr>
              <w:ins w:id="13653" w:author="Dr Mamadou SANOGO" w:date="2023-10-25T17:37:00Z"/>
              <w:b/>
              <w:sz w:val="44"/>
            </w:rPr>
          </w:rPrChange>
        </w:rPr>
      </w:pPr>
    </w:p>
    <w:p w14:paraId="092A2506" w14:textId="46B6A8DE" w:rsidR="00A75F71" w:rsidRPr="007A4AFC" w:rsidRDefault="00A75F71" w:rsidP="00D81BFF">
      <w:pPr>
        <w:shd w:val="clear" w:color="auto" w:fill="FFFFFF"/>
        <w:spacing w:line="240" w:lineRule="auto"/>
        <w:ind w:right="9"/>
        <w:jc w:val="center"/>
        <w:rPr>
          <w:ins w:id="13654" w:author="Dr Mamadou SANOGO" w:date="2023-10-25T17:37:00Z"/>
          <w:b/>
          <w:color w:val="000000" w:themeColor="text1"/>
          <w:sz w:val="44"/>
          <w:rPrChange w:id="13655" w:author="Dr Mamadou SANOGO" w:date="2023-10-25T18:15:00Z">
            <w:rPr>
              <w:ins w:id="13656" w:author="Dr Mamadou SANOGO" w:date="2023-10-25T17:37:00Z"/>
              <w:b/>
              <w:sz w:val="44"/>
            </w:rPr>
          </w:rPrChange>
        </w:rPr>
      </w:pPr>
    </w:p>
    <w:p w14:paraId="68792DE7" w14:textId="6BC97B8B" w:rsidR="00A75F71" w:rsidRPr="007A4AFC" w:rsidRDefault="00A75F71" w:rsidP="00D81BFF">
      <w:pPr>
        <w:shd w:val="clear" w:color="auto" w:fill="FFFFFF"/>
        <w:spacing w:line="240" w:lineRule="auto"/>
        <w:ind w:right="9"/>
        <w:jc w:val="center"/>
        <w:rPr>
          <w:ins w:id="13657" w:author="Dr Mamadou SANOGO" w:date="2023-10-25T17:37:00Z"/>
          <w:b/>
          <w:color w:val="000000" w:themeColor="text1"/>
          <w:sz w:val="44"/>
          <w:rPrChange w:id="13658" w:author="Dr Mamadou SANOGO" w:date="2023-10-25T18:15:00Z">
            <w:rPr>
              <w:ins w:id="13659" w:author="Dr Mamadou SANOGO" w:date="2023-10-25T17:37:00Z"/>
              <w:b/>
              <w:sz w:val="44"/>
            </w:rPr>
          </w:rPrChange>
        </w:rPr>
      </w:pPr>
    </w:p>
    <w:p w14:paraId="2B958340" w14:textId="21D3A210" w:rsidR="00A75F71" w:rsidRPr="007A4AFC" w:rsidRDefault="00A75F71" w:rsidP="00D81BFF">
      <w:pPr>
        <w:shd w:val="clear" w:color="auto" w:fill="FFFFFF"/>
        <w:spacing w:line="240" w:lineRule="auto"/>
        <w:ind w:right="9"/>
        <w:jc w:val="center"/>
        <w:rPr>
          <w:ins w:id="13660" w:author="Dr Mamadou SANOGO" w:date="2023-10-25T17:37:00Z"/>
          <w:b/>
          <w:color w:val="000000" w:themeColor="text1"/>
          <w:sz w:val="44"/>
          <w:rPrChange w:id="13661" w:author="Dr Mamadou SANOGO" w:date="2023-10-25T18:15:00Z">
            <w:rPr>
              <w:ins w:id="13662" w:author="Dr Mamadou SANOGO" w:date="2023-10-25T17:37:00Z"/>
              <w:b/>
              <w:sz w:val="44"/>
            </w:rPr>
          </w:rPrChange>
        </w:rPr>
      </w:pPr>
    </w:p>
    <w:p w14:paraId="3246DBC4" w14:textId="56C72171" w:rsidR="00A75F71" w:rsidRDefault="00A75F71" w:rsidP="00D81BFF">
      <w:pPr>
        <w:shd w:val="clear" w:color="auto" w:fill="FFFFFF"/>
        <w:spacing w:line="240" w:lineRule="auto"/>
        <w:ind w:right="9"/>
        <w:jc w:val="center"/>
        <w:rPr>
          <w:ins w:id="13663" w:author="Dr Mamadou SANOGO" w:date="2023-10-27T14:07:00Z"/>
          <w:b/>
          <w:color w:val="000000" w:themeColor="text1"/>
          <w:sz w:val="44"/>
        </w:rPr>
      </w:pPr>
    </w:p>
    <w:p w14:paraId="305ADEFE" w14:textId="4BBAC45C" w:rsidR="006778CD" w:rsidRDefault="006778CD" w:rsidP="00D81BFF">
      <w:pPr>
        <w:shd w:val="clear" w:color="auto" w:fill="FFFFFF"/>
        <w:spacing w:line="240" w:lineRule="auto"/>
        <w:ind w:right="9"/>
        <w:jc w:val="center"/>
        <w:rPr>
          <w:ins w:id="13664" w:author="Dr Mamadou SANOGO" w:date="2023-10-27T14:07:00Z"/>
          <w:b/>
          <w:color w:val="000000" w:themeColor="text1"/>
          <w:sz w:val="44"/>
        </w:rPr>
      </w:pPr>
    </w:p>
    <w:p w14:paraId="570BEAD1" w14:textId="6E9995C9" w:rsidR="006778CD" w:rsidRDefault="006778CD" w:rsidP="00D81BFF">
      <w:pPr>
        <w:shd w:val="clear" w:color="auto" w:fill="FFFFFF"/>
        <w:spacing w:line="240" w:lineRule="auto"/>
        <w:ind w:right="9"/>
        <w:jc w:val="center"/>
        <w:rPr>
          <w:ins w:id="13665" w:author="Dr Mamadou SANOGO" w:date="2023-10-27T14:07:00Z"/>
          <w:b/>
          <w:color w:val="000000" w:themeColor="text1"/>
          <w:sz w:val="44"/>
        </w:rPr>
      </w:pPr>
    </w:p>
    <w:p w14:paraId="15144445" w14:textId="77777777" w:rsidR="006778CD" w:rsidRPr="007A4AFC" w:rsidRDefault="006778CD" w:rsidP="00D81BFF">
      <w:pPr>
        <w:shd w:val="clear" w:color="auto" w:fill="FFFFFF"/>
        <w:spacing w:line="240" w:lineRule="auto"/>
        <w:ind w:right="9"/>
        <w:jc w:val="center"/>
        <w:rPr>
          <w:ins w:id="13666" w:author="Dr Mamadou SANOGO" w:date="2023-10-25T17:37:00Z"/>
          <w:b/>
          <w:color w:val="000000" w:themeColor="text1"/>
          <w:sz w:val="44"/>
          <w:rPrChange w:id="13667" w:author="Dr Mamadou SANOGO" w:date="2023-10-25T18:15:00Z">
            <w:rPr>
              <w:ins w:id="13668" w:author="Dr Mamadou SANOGO" w:date="2023-10-25T17:37:00Z"/>
              <w:b/>
              <w:sz w:val="44"/>
            </w:rPr>
          </w:rPrChange>
        </w:rPr>
      </w:pPr>
    </w:p>
    <w:p w14:paraId="4C09B0D0" w14:textId="77777777" w:rsidR="00A75F71" w:rsidRPr="007A4AFC" w:rsidRDefault="00A75F71" w:rsidP="00A75F71">
      <w:pPr>
        <w:spacing w:line="240" w:lineRule="auto"/>
        <w:rPr>
          <w:ins w:id="13669" w:author="Dr Mamadou SANOGO" w:date="2023-10-25T17:38:00Z"/>
          <w:rFonts w:asciiTheme="majorHAnsi" w:eastAsia="Calibri" w:hAnsiTheme="majorHAnsi" w:cstheme="majorHAnsi"/>
          <w:color w:val="000000" w:themeColor="text1"/>
          <w:lang w:eastAsia="en-US"/>
          <w:rPrChange w:id="13670" w:author="Dr Mamadou SANOGO" w:date="2023-10-25T18:15:00Z">
            <w:rPr>
              <w:ins w:id="13671" w:author="Dr Mamadou SANOGO" w:date="2023-10-25T17:38:00Z"/>
              <w:rFonts w:asciiTheme="majorHAnsi" w:eastAsia="Calibri" w:hAnsiTheme="majorHAnsi" w:cstheme="majorHAnsi"/>
              <w:lang w:eastAsia="en-US"/>
            </w:rPr>
          </w:rPrChange>
        </w:rPr>
      </w:pPr>
    </w:p>
    <w:tbl>
      <w:tblPr>
        <w:tblStyle w:val="Grilledutableau2"/>
        <w:tblW w:w="5011" w:type="pct"/>
        <w:tblInd w:w="360" w:type="dxa"/>
        <w:tblLook w:val="04A0" w:firstRow="1" w:lastRow="0" w:firstColumn="1" w:lastColumn="0" w:noHBand="0" w:noVBand="1"/>
      </w:tblPr>
      <w:tblGrid>
        <w:gridCol w:w="975"/>
        <w:gridCol w:w="6572"/>
        <w:gridCol w:w="1145"/>
        <w:gridCol w:w="1385"/>
      </w:tblGrid>
      <w:tr w:rsidR="007A4AFC" w:rsidRPr="007A4AFC" w14:paraId="107F6228" w14:textId="77777777" w:rsidTr="00D27EF1">
        <w:trPr>
          <w:ins w:id="13672" w:author="Dr Mamadou SANOGO" w:date="2023-10-25T17:38:00Z"/>
        </w:trPr>
        <w:tc>
          <w:tcPr>
            <w:tcW w:w="484" w:type="pct"/>
          </w:tcPr>
          <w:p w14:paraId="2AD104D7" w14:textId="77777777" w:rsidR="00A75F71" w:rsidRPr="007A4AFC" w:rsidRDefault="00A75F71" w:rsidP="00D27EF1">
            <w:pPr>
              <w:spacing w:line="240" w:lineRule="auto"/>
              <w:rPr>
                <w:ins w:id="13673" w:author="Dr Mamadou SANOGO" w:date="2023-10-25T17:38:00Z"/>
                <w:rFonts w:asciiTheme="majorHAnsi" w:hAnsiTheme="majorHAnsi" w:cstheme="majorHAnsi"/>
                <w:b/>
                <w:color w:val="000000" w:themeColor="text1"/>
                <w:szCs w:val="24"/>
                <w:rPrChange w:id="13674" w:author="Dr Mamadou SANOGO" w:date="2023-10-25T18:15:00Z">
                  <w:rPr>
                    <w:ins w:id="13675" w:author="Dr Mamadou SANOGO" w:date="2023-10-25T17:38:00Z"/>
                    <w:rFonts w:asciiTheme="majorHAnsi" w:hAnsiTheme="majorHAnsi" w:cstheme="majorHAnsi"/>
                    <w:b/>
                    <w:szCs w:val="24"/>
                  </w:rPr>
                </w:rPrChange>
              </w:rPr>
            </w:pPr>
            <w:ins w:id="13676" w:author="Dr Mamadou SANOGO" w:date="2023-10-25T17:38:00Z">
              <w:r w:rsidRPr="007A4AFC">
                <w:rPr>
                  <w:rFonts w:asciiTheme="majorHAnsi" w:hAnsiTheme="majorHAnsi" w:cstheme="majorHAnsi"/>
                  <w:b/>
                  <w:color w:val="000000" w:themeColor="text1"/>
                  <w:szCs w:val="24"/>
                  <w:rPrChange w:id="13677" w:author="Dr Mamadou SANOGO" w:date="2023-10-25T18:15:00Z">
                    <w:rPr>
                      <w:rFonts w:asciiTheme="majorHAnsi" w:hAnsiTheme="majorHAnsi" w:cstheme="majorHAnsi"/>
                      <w:b/>
                      <w:szCs w:val="24"/>
                    </w:rPr>
                  </w:rPrChange>
                </w:rPr>
                <w:t>N°</w:t>
              </w:r>
            </w:ins>
          </w:p>
        </w:tc>
        <w:tc>
          <w:tcPr>
            <w:tcW w:w="3261" w:type="pct"/>
          </w:tcPr>
          <w:p w14:paraId="2FB36773" w14:textId="77777777" w:rsidR="00A75F71" w:rsidRPr="007A4AFC" w:rsidRDefault="00A75F71" w:rsidP="00D27EF1">
            <w:pPr>
              <w:spacing w:line="240" w:lineRule="auto"/>
              <w:rPr>
                <w:ins w:id="13678" w:author="Dr Mamadou SANOGO" w:date="2023-10-25T17:38:00Z"/>
                <w:rFonts w:asciiTheme="majorHAnsi" w:hAnsiTheme="majorHAnsi" w:cstheme="majorHAnsi"/>
                <w:b/>
                <w:color w:val="000000" w:themeColor="text1"/>
                <w:szCs w:val="24"/>
                <w:rPrChange w:id="13679" w:author="Dr Mamadou SANOGO" w:date="2023-10-25T18:15:00Z">
                  <w:rPr>
                    <w:ins w:id="13680" w:author="Dr Mamadou SANOGO" w:date="2023-10-25T17:38:00Z"/>
                    <w:rFonts w:asciiTheme="majorHAnsi" w:hAnsiTheme="majorHAnsi" w:cstheme="majorHAnsi"/>
                    <w:b/>
                    <w:szCs w:val="24"/>
                  </w:rPr>
                </w:rPrChange>
              </w:rPr>
            </w:pPr>
            <w:ins w:id="13681" w:author="Dr Mamadou SANOGO" w:date="2023-10-25T17:38:00Z">
              <w:r w:rsidRPr="007A4AFC">
                <w:rPr>
                  <w:rFonts w:asciiTheme="majorHAnsi" w:hAnsiTheme="majorHAnsi" w:cstheme="majorHAnsi"/>
                  <w:b/>
                  <w:color w:val="000000" w:themeColor="text1"/>
                  <w:szCs w:val="24"/>
                  <w:rPrChange w:id="13682" w:author="Dr Mamadou SANOGO" w:date="2023-10-25T18:15:00Z">
                    <w:rPr>
                      <w:rFonts w:asciiTheme="majorHAnsi" w:hAnsiTheme="majorHAnsi" w:cstheme="majorHAnsi"/>
                      <w:b/>
                      <w:szCs w:val="24"/>
                    </w:rPr>
                  </w:rPrChange>
                </w:rPr>
                <w:t>Équipements</w:t>
              </w:r>
            </w:ins>
          </w:p>
        </w:tc>
        <w:tc>
          <w:tcPr>
            <w:tcW w:w="568" w:type="pct"/>
            <w:vAlign w:val="center"/>
          </w:tcPr>
          <w:p w14:paraId="10947B3A" w14:textId="77777777" w:rsidR="00A75F71" w:rsidRPr="007A4AFC" w:rsidRDefault="00A75F71" w:rsidP="00D27EF1">
            <w:pPr>
              <w:spacing w:line="240" w:lineRule="auto"/>
              <w:jc w:val="center"/>
              <w:rPr>
                <w:ins w:id="13683" w:author="Dr Mamadou SANOGO" w:date="2023-10-25T17:38:00Z"/>
                <w:rFonts w:asciiTheme="majorHAnsi" w:hAnsiTheme="majorHAnsi" w:cstheme="majorHAnsi"/>
                <w:b/>
                <w:color w:val="000000" w:themeColor="text1"/>
                <w:szCs w:val="24"/>
                <w:rPrChange w:id="13684" w:author="Dr Mamadou SANOGO" w:date="2023-10-25T18:15:00Z">
                  <w:rPr>
                    <w:ins w:id="13685" w:author="Dr Mamadou SANOGO" w:date="2023-10-25T17:38:00Z"/>
                    <w:rFonts w:asciiTheme="majorHAnsi" w:hAnsiTheme="majorHAnsi" w:cstheme="majorHAnsi"/>
                    <w:b/>
                    <w:szCs w:val="24"/>
                  </w:rPr>
                </w:rPrChange>
              </w:rPr>
            </w:pPr>
            <w:ins w:id="13686" w:author="Dr Mamadou SANOGO" w:date="2023-10-25T17:38:00Z">
              <w:r w:rsidRPr="007A4AFC">
                <w:rPr>
                  <w:rFonts w:asciiTheme="majorHAnsi" w:hAnsiTheme="majorHAnsi" w:cstheme="majorHAnsi"/>
                  <w:b/>
                  <w:color w:val="000000" w:themeColor="text1"/>
                  <w:szCs w:val="24"/>
                  <w:rPrChange w:id="13687" w:author="Dr Mamadou SANOGO" w:date="2023-10-25T18:15:00Z">
                    <w:rPr>
                      <w:rFonts w:asciiTheme="majorHAnsi" w:hAnsiTheme="majorHAnsi" w:cstheme="majorHAnsi"/>
                      <w:b/>
                      <w:szCs w:val="24"/>
                    </w:rPr>
                  </w:rPrChange>
                </w:rPr>
                <w:t>Quantité</w:t>
              </w:r>
            </w:ins>
          </w:p>
        </w:tc>
        <w:tc>
          <w:tcPr>
            <w:tcW w:w="687" w:type="pct"/>
          </w:tcPr>
          <w:p w14:paraId="2B480862" w14:textId="77777777" w:rsidR="00A75F71" w:rsidRPr="007A4AFC" w:rsidRDefault="00A75F71" w:rsidP="00D27EF1">
            <w:pPr>
              <w:spacing w:line="240" w:lineRule="auto"/>
              <w:jc w:val="center"/>
              <w:rPr>
                <w:ins w:id="13688" w:author="Dr Mamadou SANOGO" w:date="2023-10-25T17:38:00Z"/>
                <w:rFonts w:asciiTheme="majorHAnsi" w:hAnsiTheme="majorHAnsi" w:cstheme="majorHAnsi"/>
                <w:b/>
                <w:color w:val="000000" w:themeColor="text1"/>
                <w:szCs w:val="24"/>
                <w:rPrChange w:id="13689" w:author="Dr Mamadou SANOGO" w:date="2023-10-25T18:15:00Z">
                  <w:rPr>
                    <w:ins w:id="13690" w:author="Dr Mamadou SANOGO" w:date="2023-10-25T17:38:00Z"/>
                    <w:rFonts w:asciiTheme="majorHAnsi" w:hAnsiTheme="majorHAnsi" w:cstheme="majorHAnsi"/>
                    <w:b/>
                    <w:szCs w:val="24"/>
                  </w:rPr>
                </w:rPrChange>
              </w:rPr>
            </w:pPr>
            <w:ins w:id="13691" w:author="Dr Mamadou SANOGO" w:date="2023-10-25T17:38:00Z">
              <w:r w:rsidRPr="007A4AFC">
                <w:rPr>
                  <w:rFonts w:asciiTheme="majorHAnsi" w:hAnsiTheme="majorHAnsi" w:cstheme="majorHAnsi"/>
                  <w:b/>
                  <w:color w:val="000000" w:themeColor="text1"/>
                  <w:szCs w:val="24"/>
                  <w:rPrChange w:id="13692" w:author="Dr Mamadou SANOGO" w:date="2023-10-25T18:15:00Z">
                    <w:rPr>
                      <w:rFonts w:asciiTheme="majorHAnsi" w:hAnsiTheme="majorHAnsi" w:cstheme="majorHAnsi"/>
                      <w:b/>
                      <w:szCs w:val="24"/>
                    </w:rPr>
                  </w:rPrChange>
                </w:rPr>
                <w:t>Etat</w:t>
              </w:r>
            </w:ins>
          </w:p>
        </w:tc>
      </w:tr>
      <w:tr w:rsidR="007A4AFC" w:rsidRPr="007A4AFC" w14:paraId="3A138F01" w14:textId="77777777" w:rsidTr="00D27EF1">
        <w:trPr>
          <w:ins w:id="13693" w:author="Dr Mamadou SANOGO" w:date="2023-10-25T17:38:00Z"/>
        </w:trPr>
        <w:tc>
          <w:tcPr>
            <w:tcW w:w="484" w:type="pct"/>
          </w:tcPr>
          <w:p w14:paraId="2A52A017" w14:textId="77777777" w:rsidR="00A75F71" w:rsidRPr="007A4AFC" w:rsidRDefault="00A75F71" w:rsidP="00D27EF1">
            <w:pPr>
              <w:numPr>
                <w:ilvl w:val="0"/>
                <w:numId w:val="7"/>
              </w:numPr>
              <w:spacing w:line="240" w:lineRule="auto"/>
              <w:contextualSpacing/>
              <w:rPr>
                <w:ins w:id="13694" w:author="Dr Mamadou SANOGO" w:date="2023-10-25T17:38:00Z"/>
                <w:rFonts w:asciiTheme="majorHAnsi" w:hAnsiTheme="majorHAnsi" w:cstheme="majorHAnsi"/>
                <w:b/>
                <w:color w:val="000000" w:themeColor="text1"/>
                <w:szCs w:val="24"/>
                <w:rPrChange w:id="13695" w:author="Dr Mamadou SANOGO" w:date="2023-10-25T18:15:00Z">
                  <w:rPr>
                    <w:ins w:id="13696" w:author="Dr Mamadou SANOGO" w:date="2023-10-25T17:38:00Z"/>
                    <w:rFonts w:asciiTheme="majorHAnsi" w:hAnsiTheme="majorHAnsi" w:cstheme="majorHAnsi"/>
                    <w:b/>
                    <w:szCs w:val="24"/>
                  </w:rPr>
                </w:rPrChange>
              </w:rPr>
            </w:pPr>
          </w:p>
        </w:tc>
        <w:tc>
          <w:tcPr>
            <w:tcW w:w="3261" w:type="pct"/>
          </w:tcPr>
          <w:p w14:paraId="3ED44F1F" w14:textId="77777777" w:rsidR="00A75F71" w:rsidRPr="007A4AFC" w:rsidRDefault="00A75F71" w:rsidP="00D27EF1">
            <w:pPr>
              <w:spacing w:line="240" w:lineRule="auto"/>
              <w:rPr>
                <w:ins w:id="13697" w:author="Dr Mamadou SANOGO" w:date="2023-10-25T17:38:00Z"/>
                <w:rFonts w:asciiTheme="majorHAnsi" w:hAnsiTheme="majorHAnsi" w:cstheme="majorHAnsi"/>
                <w:color w:val="000000" w:themeColor="text1"/>
                <w:szCs w:val="24"/>
                <w:rPrChange w:id="13698" w:author="Dr Mamadou SANOGO" w:date="2023-10-25T18:15:00Z">
                  <w:rPr>
                    <w:ins w:id="13699" w:author="Dr Mamadou SANOGO" w:date="2023-10-25T17:38:00Z"/>
                    <w:rFonts w:asciiTheme="majorHAnsi" w:hAnsiTheme="majorHAnsi" w:cstheme="majorHAnsi"/>
                    <w:szCs w:val="24"/>
                  </w:rPr>
                </w:rPrChange>
              </w:rPr>
            </w:pPr>
            <w:ins w:id="13700" w:author="Dr Mamadou SANOGO" w:date="2023-10-25T17:38:00Z">
              <w:r w:rsidRPr="007A4AFC">
                <w:rPr>
                  <w:rFonts w:asciiTheme="majorHAnsi" w:hAnsiTheme="majorHAnsi" w:cstheme="majorHAnsi"/>
                  <w:color w:val="000000" w:themeColor="text1"/>
                  <w:szCs w:val="24"/>
                  <w:rPrChange w:id="13701" w:author="Dr Mamadou SANOGO" w:date="2023-10-25T18:15:00Z">
                    <w:rPr>
                      <w:rFonts w:asciiTheme="majorHAnsi" w:hAnsiTheme="majorHAnsi" w:cstheme="majorHAnsi"/>
                      <w:szCs w:val="24"/>
                    </w:rPr>
                  </w:rPrChange>
                </w:rPr>
                <w:t xml:space="preserve">Ordinateurs </w:t>
              </w:r>
            </w:ins>
          </w:p>
        </w:tc>
        <w:tc>
          <w:tcPr>
            <w:tcW w:w="568" w:type="pct"/>
            <w:vAlign w:val="center"/>
          </w:tcPr>
          <w:p w14:paraId="71EC3E03" w14:textId="77777777" w:rsidR="00A75F71" w:rsidRPr="007A4AFC" w:rsidRDefault="00A75F71" w:rsidP="00D27EF1">
            <w:pPr>
              <w:spacing w:line="240" w:lineRule="auto"/>
              <w:jc w:val="center"/>
              <w:rPr>
                <w:ins w:id="13702" w:author="Dr Mamadou SANOGO" w:date="2023-10-25T17:38:00Z"/>
                <w:rFonts w:asciiTheme="majorHAnsi" w:hAnsiTheme="majorHAnsi" w:cstheme="majorHAnsi"/>
                <w:color w:val="000000" w:themeColor="text1"/>
                <w:szCs w:val="24"/>
                <w:rPrChange w:id="13703" w:author="Dr Mamadou SANOGO" w:date="2023-10-25T18:15:00Z">
                  <w:rPr>
                    <w:ins w:id="13704" w:author="Dr Mamadou SANOGO" w:date="2023-10-25T17:38:00Z"/>
                    <w:rFonts w:asciiTheme="majorHAnsi" w:hAnsiTheme="majorHAnsi" w:cstheme="majorHAnsi"/>
                    <w:szCs w:val="24"/>
                  </w:rPr>
                </w:rPrChange>
              </w:rPr>
            </w:pPr>
            <w:ins w:id="13705" w:author="Dr Mamadou SANOGO" w:date="2023-10-25T17:38:00Z">
              <w:r w:rsidRPr="007A4AFC">
                <w:rPr>
                  <w:rFonts w:asciiTheme="majorHAnsi" w:hAnsiTheme="majorHAnsi" w:cstheme="majorHAnsi"/>
                  <w:color w:val="000000" w:themeColor="text1"/>
                  <w:szCs w:val="24"/>
                  <w:rPrChange w:id="13706" w:author="Dr Mamadou SANOGO" w:date="2023-10-25T18:15:00Z">
                    <w:rPr>
                      <w:rFonts w:asciiTheme="majorHAnsi" w:hAnsiTheme="majorHAnsi" w:cstheme="majorHAnsi"/>
                      <w:szCs w:val="24"/>
                    </w:rPr>
                  </w:rPrChange>
                </w:rPr>
                <w:t>15</w:t>
              </w:r>
            </w:ins>
          </w:p>
        </w:tc>
        <w:tc>
          <w:tcPr>
            <w:tcW w:w="687" w:type="pct"/>
          </w:tcPr>
          <w:p w14:paraId="0F13EC8F" w14:textId="77777777" w:rsidR="00A75F71" w:rsidRPr="007A4AFC" w:rsidRDefault="00A75F71" w:rsidP="00D27EF1">
            <w:pPr>
              <w:spacing w:line="240" w:lineRule="auto"/>
              <w:jc w:val="center"/>
              <w:rPr>
                <w:ins w:id="13707" w:author="Dr Mamadou SANOGO" w:date="2023-10-25T17:38:00Z"/>
                <w:rFonts w:asciiTheme="majorHAnsi" w:hAnsiTheme="majorHAnsi" w:cstheme="majorHAnsi"/>
                <w:color w:val="000000" w:themeColor="text1"/>
                <w:szCs w:val="24"/>
                <w:rPrChange w:id="13708" w:author="Dr Mamadou SANOGO" w:date="2023-10-25T18:15:00Z">
                  <w:rPr>
                    <w:ins w:id="13709" w:author="Dr Mamadou SANOGO" w:date="2023-10-25T17:38:00Z"/>
                    <w:rFonts w:asciiTheme="majorHAnsi" w:hAnsiTheme="majorHAnsi" w:cstheme="majorHAnsi"/>
                    <w:szCs w:val="24"/>
                  </w:rPr>
                </w:rPrChange>
              </w:rPr>
            </w:pPr>
            <w:ins w:id="13710" w:author="Dr Mamadou SANOGO" w:date="2023-10-25T17:38:00Z">
              <w:r w:rsidRPr="007A4AFC">
                <w:rPr>
                  <w:rFonts w:asciiTheme="majorHAnsi" w:hAnsiTheme="majorHAnsi" w:cstheme="majorHAnsi"/>
                  <w:color w:val="000000" w:themeColor="text1"/>
                  <w:szCs w:val="24"/>
                  <w:rPrChange w:id="13711" w:author="Dr Mamadou SANOGO" w:date="2023-10-25T18:15:00Z">
                    <w:rPr>
                      <w:rFonts w:asciiTheme="majorHAnsi" w:hAnsiTheme="majorHAnsi" w:cstheme="majorHAnsi"/>
                      <w:szCs w:val="24"/>
                    </w:rPr>
                  </w:rPrChange>
                </w:rPr>
                <w:t>Bon</w:t>
              </w:r>
            </w:ins>
          </w:p>
        </w:tc>
      </w:tr>
      <w:tr w:rsidR="007A4AFC" w:rsidRPr="007A4AFC" w14:paraId="7BBC8717" w14:textId="77777777" w:rsidTr="00D27EF1">
        <w:trPr>
          <w:ins w:id="13712" w:author="Dr Mamadou SANOGO" w:date="2023-10-25T17:38:00Z"/>
        </w:trPr>
        <w:tc>
          <w:tcPr>
            <w:tcW w:w="484" w:type="pct"/>
          </w:tcPr>
          <w:p w14:paraId="26C53638" w14:textId="77777777" w:rsidR="00A75F71" w:rsidRPr="007A4AFC" w:rsidRDefault="00A75F71" w:rsidP="00D27EF1">
            <w:pPr>
              <w:numPr>
                <w:ilvl w:val="0"/>
                <w:numId w:val="7"/>
              </w:numPr>
              <w:spacing w:line="240" w:lineRule="auto"/>
              <w:contextualSpacing/>
              <w:rPr>
                <w:ins w:id="13713" w:author="Dr Mamadou SANOGO" w:date="2023-10-25T17:38:00Z"/>
                <w:rFonts w:asciiTheme="majorHAnsi" w:hAnsiTheme="majorHAnsi" w:cstheme="majorHAnsi"/>
                <w:b/>
                <w:color w:val="000000" w:themeColor="text1"/>
                <w:szCs w:val="24"/>
                <w:rPrChange w:id="13714" w:author="Dr Mamadou SANOGO" w:date="2023-10-25T18:15:00Z">
                  <w:rPr>
                    <w:ins w:id="13715" w:author="Dr Mamadou SANOGO" w:date="2023-10-25T17:38:00Z"/>
                    <w:rFonts w:asciiTheme="majorHAnsi" w:hAnsiTheme="majorHAnsi" w:cstheme="majorHAnsi"/>
                    <w:b/>
                    <w:szCs w:val="24"/>
                  </w:rPr>
                </w:rPrChange>
              </w:rPr>
            </w:pPr>
          </w:p>
        </w:tc>
        <w:tc>
          <w:tcPr>
            <w:tcW w:w="3261" w:type="pct"/>
          </w:tcPr>
          <w:p w14:paraId="76BDD97B" w14:textId="77777777" w:rsidR="00A75F71" w:rsidRPr="007A4AFC" w:rsidRDefault="00A75F71" w:rsidP="00D27EF1">
            <w:pPr>
              <w:spacing w:line="240" w:lineRule="auto"/>
              <w:rPr>
                <w:ins w:id="13716" w:author="Dr Mamadou SANOGO" w:date="2023-10-25T17:38:00Z"/>
                <w:rFonts w:asciiTheme="majorHAnsi" w:hAnsiTheme="majorHAnsi" w:cstheme="majorHAnsi"/>
                <w:color w:val="000000" w:themeColor="text1"/>
                <w:szCs w:val="24"/>
                <w:rPrChange w:id="13717" w:author="Dr Mamadou SANOGO" w:date="2023-10-25T18:15:00Z">
                  <w:rPr>
                    <w:ins w:id="13718" w:author="Dr Mamadou SANOGO" w:date="2023-10-25T17:38:00Z"/>
                    <w:rFonts w:asciiTheme="majorHAnsi" w:hAnsiTheme="majorHAnsi" w:cstheme="majorHAnsi"/>
                    <w:szCs w:val="24"/>
                  </w:rPr>
                </w:rPrChange>
              </w:rPr>
            </w:pPr>
            <w:ins w:id="13719" w:author="Dr Mamadou SANOGO" w:date="2023-10-25T17:38:00Z">
              <w:r w:rsidRPr="007A4AFC">
                <w:rPr>
                  <w:rFonts w:asciiTheme="majorHAnsi" w:hAnsiTheme="majorHAnsi" w:cstheme="majorHAnsi"/>
                  <w:color w:val="000000" w:themeColor="text1"/>
                  <w:szCs w:val="24"/>
                  <w:rPrChange w:id="13720" w:author="Dr Mamadou SANOGO" w:date="2023-10-25T18:15:00Z">
                    <w:rPr>
                      <w:rFonts w:asciiTheme="majorHAnsi" w:hAnsiTheme="majorHAnsi" w:cstheme="majorHAnsi"/>
                      <w:szCs w:val="24"/>
                    </w:rPr>
                  </w:rPrChange>
                </w:rPr>
                <w:t>Vidéoprojecteurs</w:t>
              </w:r>
            </w:ins>
          </w:p>
        </w:tc>
        <w:tc>
          <w:tcPr>
            <w:tcW w:w="568" w:type="pct"/>
            <w:vAlign w:val="center"/>
          </w:tcPr>
          <w:p w14:paraId="6C4D4D66" w14:textId="77777777" w:rsidR="00A75F71" w:rsidRPr="007A4AFC" w:rsidRDefault="00A75F71" w:rsidP="00D27EF1">
            <w:pPr>
              <w:spacing w:line="240" w:lineRule="auto"/>
              <w:jc w:val="center"/>
              <w:rPr>
                <w:ins w:id="13721" w:author="Dr Mamadou SANOGO" w:date="2023-10-25T17:38:00Z"/>
                <w:rFonts w:asciiTheme="majorHAnsi" w:hAnsiTheme="majorHAnsi" w:cstheme="majorHAnsi"/>
                <w:color w:val="000000" w:themeColor="text1"/>
                <w:szCs w:val="24"/>
                <w:rPrChange w:id="13722" w:author="Dr Mamadou SANOGO" w:date="2023-10-25T18:15:00Z">
                  <w:rPr>
                    <w:ins w:id="13723" w:author="Dr Mamadou SANOGO" w:date="2023-10-25T17:38:00Z"/>
                    <w:rFonts w:asciiTheme="majorHAnsi" w:hAnsiTheme="majorHAnsi" w:cstheme="majorHAnsi"/>
                    <w:szCs w:val="24"/>
                  </w:rPr>
                </w:rPrChange>
              </w:rPr>
            </w:pPr>
            <w:ins w:id="13724" w:author="Dr Mamadou SANOGO" w:date="2023-10-25T17:38:00Z">
              <w:r w:rsidRPr="007A4AFC">
                <w:rPr>
                  <w:rFonts w:asciiTheme="majorHAnsi" w:hAnsiTheme="majorHAnsi" w:cstheme="majorHAnsi"/>
                  <w:color w:val="000000" w:themeColor="text1"/>
                  <w:szCs w:val="24"/>
                  <w:rPrChange w:id="13725" w:author="Dr Mamadou SANOGO" w:date="2023-10-25T18:15:00Z">
                    <w:rPr>
                      <w:rFonts w:asciiTheme="majorHAnsi" w:hAnsiTheme="majorHAnsi" w:cstheme="majorHAnsi"/>
                      <w:szCs w:val="24"/>
                    </w:rPr>
                  </w:rPrChange>
                </w:rPr>
                <w:t>5</w:t>
              </w:r>
            </w:ins>
          </w:p>
        </w:tc>
        <w:tc>
          <w:tcPr>
            <w:tcW w:w="687" w:type="pct"/>
          </w:tcPr>
          <w:p w14:paraId="6C9F3CDC" w14:textId="77777777" w:rsidR="00A75F71" w:rsidRPr="007A4AFC" w:rsidRDefault="00A75F71" w:rsidP="00D27EF1">
            <w:pPr>
              <w:spacing w:line="240" w:lineRule="auto"/>
              <w:jc w:val="center"/>
              <w:rPr>
                <w:ins w:id="13726" w:author="Dr Mamadou SANOGO" w:date="2023-10-25T17:38:00Z"/>
                <w:rFonts w:asciiTheme="majorHAnsi" w:hAnsiTheme="majorHAnsi" w:cstheme="majorHAnsi"/>
                <w:color w:val="000000" w:themeColor="text1"/>
                <w:szCs w:val="24"/>
                <w:rPrChange w:id="13727" w:author="Dr Mamadou SANOGO" w:date="2023-10-25T18:15:00Z">
                  <w:rPr>
                    <w:ins w:id="13728" w:author="Dr Mamadou SANOGO" w:date="2023-10-25T17:38:00Z"/>
                    <w:rFonts w:asciiTheme="majorHAnsi" w:hAnsiTheme="majorHAnsi" w:cstheme="majorHAnsi"/>
                    <w:szCs w:val="24"/>
                  </w:rPr>
                </w:rPrChange>
              </w:rPr>
            </w:pPr>
            <w:ins w:id="13729" w:author="Dr Mamadou SANOGO" w:date="2023-10-25T17:38:00Z">
              <w:r w:rsidRPr="007A4AFC">
                <w:rPr>
                  <w:rFonts w:asciiTheme="majorHAnsi" w:hAnsiTheme="majorHAnsi" w:cstheme="majorHAnsi"/>
                  <w:color w:val="000000" w:themeColor="text1"/>
                  <w:szCs w:val="24"/>
                  <w:rPrChange w:id="13730" w:author="Dr Mamadou SANOGO" w:date="2023-10-25T18:15:00Z">
                    <w:rPr>
                      <w:rFonts w:asciiTheme="majorHAnsi" w:hAnsiTheme="majorHAnsi" w:cstheme="majorHAnsi"/>
                      <w:szCs w:val="24"/>
                    </w:rPr>
                  </w:rPrChange>
                </w:rPr>
                <w:t xml:space="preserve">Bon </w:t>
              </w:r>
            </w:ins>
          </w:p>
        </w:tc>
      </w:tr>
      <w:tr w:rsidR="007A4AFC" w:rsidRPr="007A4AFC" w14:paraId="1C753BC9" w14:textId="77777777" w:rsidTr="00D27EF1">
        <w:trPr>
          <w:ins w:id="13731" w:author="Dr Mamadou SANOGO" w:date="2023-10-25T17:38:00Z"/>
        </w:trPr>
        <w:tc>
          <w:tcPr>
            <w:tcW w:w="484" w:type="pct"/>
          </w:tcPr>
          <w:p w14:paraId="683D6483" w14:textId="77777777" w:rsidR="00A75F71" w:rsidRPr="007A4AFC" w:rsidRDefault="00A75F71" w:rsidP="00D27EF1">
            <w:pPr>
              <w:numPr>
                <w:ilvl w:val="0"/>
                <w:numId w:val="7"/>
              </w:numPr>
              <w:spacing w:line="240" w:lineRule="auto"/>
              <w:contextualSpacing/>
              <w:rPr>
                <w:ins w:id="13732" w:author="Dr Mamadou SANOGO" w:date="2023-10-25T17:38:00Z"/>
                <w:rFonts w:asciiTheme="majorHAnsi" w:hAnsiTheme="majorHAnsi" w:cstheme="majorHAnsi"/>
                <w:b/>
                <w:color w:val="000000" w:themeColor="text1"/>
                <w:szCs w:val="24"/>
                <w:rPrChange w:id="13733" w:author="Dr Mamadou SANOGO" w:date="2023-10-25T18:15:00Z">
                  <w:rPr>
                    <w:ins w:id="13734" w:author="Dr Mamadou SANOGO" w:date="2023-10-25T17:38:00Z"/>
                    <w:rFonts w:asciiTheme="majorHAnsi" w:hAnsiTheme="majorHAnsi" w:cstheme="majorHAnsi"/>
                    <w:b/>
                    <w:szCs w:val="24"/>
                  </w:rPr>
                </w:rPrChange>
              </w:rPr>
            </w:pPr>
          </w:p>
        </w:tc>
        <w:tc>
          <w:tcPr>
            <w:tcW w:w="3261" w:type="pct"/>
          </w:tcPr>
          <w:p w14:paraId="1645D20E" w14:textId="77777777" w:rsidR="00A75F71" w:rsidRPr="007A4AFC" w:rsidRDefault="00A75F71" w:rsidP="00D27EF1">
            <w:pPr>
              <w:spacing w:line="240" w:lineRule="auto"/>
              <w:rPr>
                <w:ins w:id="13735" w:author="Dr Mamadou SANOGO" w:date="2023-10-25T17:38:00Z"/>
                <w:rFonts w:asciiTheme="majorHAnsi" w:hAnsiTheme="majorHAnsi" w:cstheme="majorHAnsi"/>
                <w:color w:val="000000" w:themeColor="text1"/>
                <w:szCs w:val="24"/>
                <w:rPrChange w:id="13736" w:author="Dr Mamadou SANOGO" w:date="2023-10-25T18:15:00Z">
                  <w:rPr>
                    <w:ins w:id="13737" w:author="Dr Mamadou SANOGO" w:date="2023-10-25T17:38:00Z"/>
                    <w:rFonts w:asciiTheme="majorHAnsi" w:hAnsiTheme="majorHAnsi" w:cstheme="majorHAnsi"/>
                    <w:szCs w:val="24"/>
                  </w:rPr>
                </w:rPrChange>
              </w:rPr>
            </w:pPr>
            <w:ins w:id="13738" w:author="Dr Mamadou SANOGO" w:date="2023-10-25T17:38:00Z">
              <w:r w:rsidRPr="007A4AFC">
                <w:rPr>
                  <w:rFonts w:asciiTheme="majorHAnsi" w:hAnsiTheme="majorHAnsi" w:cstheme="majorHAnsi"/>
                  <w:color w:val="000000" w:themeColor="text1"/>
                  <w:szCs w:val="24"/>
                  <w:rPrChange w:id="13739" w:author="Dr Mamadou SANOGO" w:date="2023-10-25T18:15:00Z">
                    <w:rPr>
                      <w:rFonts w:asciiTheme="majorHAnsi" w:hAnsiTheme="majorHAnsi" w:cstheme="majorHAnsi"/>
                      <w:szCs w:val="24"/>
                    </w:rPr>
                  </w:rPrChange>
                </w:rPr>
                <w:t>Camera</w:t>
              </w:r>
            </w:ins>
          </w:p>
        </w:tc>
        <w:tc>
          <w:tcPr>
            <w:tcW w:w="568" w:type="pct"/>
            <w:vAlign w:val="center"/>
          </w:tcPr>
          <w:p w14:paraId="0F981C1C" w14:textId="77777777" w:rsidR="00A75F71" w:rsidRPr="007A4AFC" w:rsidRDefault="00A75F71" w:rsidP="00D27EF1">
            <w:pPr>
              <w:spacing w:line="240" w:lineRule="auto"/>
              <w:jc w:val="center"/>
              <w:rPr>
                <w:ins w:id="13740" w:author="Dr Mamadou SANOGO" w:date="2023-10-25T17:38:00Z"/>
                <w:rFonts w:asciiTheme="majorHAnsi" w:hAnsiTheme="majorHAnsi" w:cstheme="majorHAnsi"/>
                <w:color w:val="000000" w:themeColor="text1"/>
                <w:szCs w:val="24"/>
                <w:rPrChange w:id="13741" w:author="Dr Mamadou SANOGO" w:date="2023-10-25T18:15:00Z">
                  <w:rPr>
                    <w:ins w:id="13742" w:author="Dr Mamadou SANOGO" w:date="2023-10-25T17:38:00Z"/>
                    <w:rFonts w:asciiTheme="majorHAnsi" w:hAnsiTheme="majorHAnsi" w:cstheme="majorHAnsi"/>
                    <w:szCs w:val="24"/>
                  </w:rPr>
                </w:rPrChange>
              </w:rPr>
            </w:pPr>
            <w:ins w:id="13743" w:author="Dr Mamadou SANOGO" w:date="2023-10-25T17:38:00Z">
              <w:r w:rsidRPr="007A4AFC">
                <w:rPr>
                  <w:rFonts w:asciiTheme="majorHAnsi" w:hAnsiTheme="majorHAnsi" w:cstheme="majorHAnsi"/>
                  <w:color w:val="000000" w:themeColor="text1"/>
                  <w:szCs w:val="24"/>
                  <w:rPrChange w:id="13744" w:author="Dr Mamadou SANOGO" w:date="2023-10-25T18:15:00Z">
                    <w:rPr>
                      <w:rFonts w:asciiTheme="majorHAnsi" w:hAnsiTheme="majorHAnsi" w:cstheme="majorHAnsi"/>
                      <w:szCs w:val="24"/>
                    </w:rPr>
                  </w:rPrChange>
                </w:rPr>
                <w:t>1</w:t>
              </w:r>
            </w:ins>
          </w:p>
        </w:tc>
        <w:tc>
          <w:tcPr>
            <w:tcW w:w="687" w:type="pct"/>
          </w:tcPr>
          <w:p w14:paraId="597B1A6A" w14:textId="77777777" w:rsidR="00A75F71" w:rsidRPr="007A4AFC" w:rsidRDefault="00A75F71" w:rsidP="00D27EF1">
            <w:pPr>
              <w:spacing w:line="240" w:lineRule="auto"/>
              <w:jc w:val="center"/>
              <w:rPr>
                <w:ins w:id="13745" w:author="Dr Mamadou SANOGO" w:date="2023-10-25T17:38:00Z"/>
                <w:rFonts w:asciiTheme="majorHAnsi" w:hAnsiTheme="majorHAnsi" w:cstheme="majorHAnsi"/>
                <w:color w:val="000000" w:themeColor="text1"/>
                <w:szCs w:val="24"/>
                <w:rPrChange w:id="13746" w:author="Dr Mamadou SANOGO" w:date="2023-10-25T18:15:00Z">
                  <w:rPr>
                    <w:ins w:id="13747" w:author="Dr Mamadou SANOGO" w:date="2023-10-25T17:38:00Z"/>
                    <w:rFonts w:asciiTheme="majorHAnsi" w:hAnsiTheme="majorHAnsi" w:cstheme="majorHAnsi"/>
                    <w:szCs w:val="24"/>
                  </w:rPr>
                </w:rPrChange>
              </w:rPr>
            </w:pPr>
            <w:ins w:id="13748" w:author="Dr Mamadou SANOGO" w:date="2023-10-25T17:38:00Z">
              <w:r w:rsidRPr="007A4AFC">
                <w:rPr>
                  <w:rFonts w:asciiTheme="majorHAnsi" w:hAnsiTheme="majorHAnsi" w:cstheme="majorHAnsi"/>
                  <w:color w:val="000000" w:themeColor="text1"/>
                  <w:szCs w:val="24"/>
                  <w:rPrChange w:id="13749" w:author="Dr Mamadou SANOGO" w:date="2023-10-25T18:15:00Z">
                    <w:rPr>
                      <w:rFonts w:asciiTheme="majorHAnsi" w:hAnsiTheme="majorHAnsi" w:cstheme="majorHAnsi"/>
                      <w:szCs w:val="24"/>
                    </w:rPr>
                  </w:rPrChange>
                </w:rPr>
                <w:t xml:space="preserve">Bon </w:t>
              </w:r>
            </w:ins>
          </w:p>
        </w:tc>
      </w:tr>
      <w:tr w:rsidR="007A4AFC" w:rsidRPr="007A4AFC" w14:paraId="435DA350" w14:textId="77777777" w:rsidTr="00D27EF1">
        <w:trPr>
          <w:ins w:id="13750" w:author="Dr Mamadou SANOGO" w:date="2023-10-25T17:38:00Z"/>
        </w:trPr>
        <w:tc>
          <w:tcPr>
            <w:tcW w:w="484" w:type="pct"/>
          </w:tcPr>
          <w:p w14:paraId="42855B6B" w14:textId="77777777" w:rsidR="00A75F71" w:rsidRPr="007A4AFC" w:rsidRDefault="00A75F71" w:rsidP="00D27EF1">
            <w:pPr>
              <w:numPr>
                <w:ilvl w:val="0"/>
                <w:numId w:val="7"/>
              </w:numPr>
              <w:spacing w:line="240" w:lineRule="auto"/>
              <w:contextualSpacing/>
              <w:rPr>
                <w:ins w:id="13751" w:author="Dr Mamadou SANOGO" w:date="2023-10-25T17:38:00Z"/>
                <w:rFonts w:asciiTheme="majorHAnsi" w:hAnsiTheme="majorHAnsi" w:cstheme="majorHAnsi"/>
                <w:b/>
                <w:color w:val="000000" w:themeColor="text1"/>
                <w:szCs w:val="24"/>
                <w:rPrChange w:id="13752" w:author="Dr Mamadou SANOGO" w:date="2023-10-25T18:15:00Z">
                  <w:rPr>
                    <w:ins w:id="13753" w:author="Dr Mamadou SANOGO" w:date="2023-10-25T17:38:00Z"/>
                    <w:rFonts w:asciiTheme="majorHAnsi" w:hAnsiTheme="majorHAnsi" w:cstheme="majorHAnsi"/>
                    <w:b/>
                    <w:szCs w:val="24"/>
                  </w:rPr>
                </w:rPrChange>
              </w:rPr>
            </w:pPr>
          </w:p>
        </w:tc>
        <w:tc>
          <w:tcPr>
            <w:tcW w:w="3261" w:type="pct"/>
          </w:tcPr>
          <w:p w14:paraId="1110EB92" w14:textId="77777777" w:rsidR="00A75F71" w:rsidRPr="007A4AFC" w:rsidRDefault="00A75F71" w:rsidP="00D27EF1">
            <w:pPr>
              <w:spacing w:line="240" w:lineRule="auto"/>
              <w:rPr>
                <w:ins w:id="13754" w:author="Dr Mamadou SANOGO" w:date="2023-10-25T17:38:00Z"/>
                <w:rFonts w:asciiTheme="majorHAnsi" w:hAnsiTheme="majorHAnsi" w:cstheme="majorHAnsi"/>
                <w:color w:val="000000" w:themeColor="text1"/>
                <w:szCs w:val="24"/>
                <w:rPrChange w:id="13755" w:author="Dr Mamadou SANOGO" w:date="2023-10-25T18:15:00Z">
                  <w:rPr>
                    <w:ins w:id="13756" w:author="Dr Mamadou SANOGO" w:date="2023-10-25T17:38:00Z"/>
                    <w:rFonts w:asciiTheme="majorHAnsi" w:hAnsiTheme="majorHAnsi" w:cstheme="majorHAnsi"/>
                    <w:szCs w:val="24"/>
                  </w:rPr>
                </w:rPrChange>
              </w:rPr>
            </w:pPr>
            <w:ins w:id="13757" w:author="Dr Mamadou SANOGO" w:date="2023-10-25T17:38:00Z">
              <w:r w:rsidRPr="007A4AFC">
                <w:rPr>
                  <w:rFonts w:asciiTheme="majorHAnsi" w:hAnsiTheme="majorHAnsi" w:cstheme="majorHAnsi"/>
                  <w:color w:val="000000" w:themeColor="text1"/>
                  <w:szCs w:val="24"/>
                  <w:rPrChange w:id="13758" w:author="Dr Mamadou SANOGO" w:date="2023-10-25T18:15:00Z">
                    <w:rPr>
                      <w:rFonts w:asciiTheme="majorHAnsi" w:hAnsiTheme="majorHAnsi" w:cstheme="majorHAnsi"/>
                      <w:szCs w:val="24"/>
                    </w:rPr>
                  </w:rPrChange>
                </w:rPr>
                <w:t>Téléviseurs</w:t>
              </w:r>
            </w:ins>
          </w:p>
        </w:tc>
        <w:tc>
          <w:tcPr>
            <w:tcW w:w="568" w:type="pct"/>
            <w:vAlign w:val="center"/>
          </w:tcPr>
          <w:p w14:paraId="5129EF65" w14:textId="77777777" w:rsidR="00A75F71" w:rsidRPr="007A4AFC" w:rsidRDefault="00A75F71" w:rsidP="00D27EF1">
            <w:pPr>
              <w:spacing w:line="240" w:lineRule="auto"/>
              <w:jc w:val="center"/>
              <w:rPr>
                <w:ins w:id="13759" w:author="Dr Mamadou SANOGO" w:date="2023-10-25T17:38:00Z"/>
                <w:rFonts w:asciiTheme="majorHAnsi" w:hAnsiTheme="majorHAnsi" w:cstheme="majorHAnsi"/>
                <w:color w:val="000000" w:themeColor="text1"/>
                <w:szCs w:val="24"/>
                <w:rPrChange w:id="13760" w:author="Dr Mamadou SANOGO" w:date="2023-10-25T18:15:00Z">
                  <w:rPr>
                    <w:ins w:id="13761" w:author="Dr Mamadou SANOGO" w:date="2023-10-25T17:38:00Z"/>
                    <w:rFonts w:asciiTheme="majorHAnsi" w:hAnsiTheme="majorHAnsi" w:cstheme="majorHAnsi"/>
                    <w:szCs w:val="24"/>
                  </w:rPr>
                </w:rPrChange>
              </w:rPr>
            </w:pPr>
            <w:ins w:id="13762" w:author="Dr Mamadou SANOGO" w:date="2023-10-25T17:38:00Z">
              <w:r w:rsidRPr="007A4AFC">
                <w:rPr>
                  <w:rFonts w:asciiTheme="majorHAnsi" w:hAnsiTheme="majorHAnsi" w:cstheme="majorHAnsi"/>
                  <w:color w:val="000000" w:themeColor="text1"/>
                  <w:szCs w:val="24"/>
                  <w:rPrChange w:id="13763" w:author="Dr Mamadou SANOGO" w:date="2023-10-25T18:15:00Z">
                    <w:rPr>
                      <w:rFonts w:asciiTheme="majorHAnsi" w:hAnsiTheme="majorHAnsi" w:cstheme="majorHAnsi"/>
                      <w:szCs w:val="24"/>
                    </w:rPr>
                  </w:rPrChange>
                </w:rPr>
                <w:t>6</w:t>
              </w:r>
            </w:ins>
          </w:p>
        </w:tc>
        <w:tc>
          <w:tcPr>
            <w:tcW w:w="687" w:type="pct"/>
          </w:tcPr>
          <w:p w14:paraId="50D1C7BD" w14:textId="77777777" w:rsidR="00A75F71" w:rsidRPr="007A4AFC" w:rsidRDefault="00A75F71" w:rsidP="00D27EF1">
            <w:pPr>
              <w:spacing w:line="240" w:lineRule="auto"/>
              <w:jc w:val="center"/>
              <w:rPr>
                <w:ins w:id="13764" w:author="Dr Mamadou SANOGO" w:date="2023-10-25T17:38:00Z"/>
                <w:rFonts w:asciiTheme="majorHAnsi" w:hAnsiTheme="majorHAnsi" w:cstheme="majorHAnsi"/>
                <w:color w:val="000000" w:themeColor="text1"/>
                <w:szCs w:val="24"/>
                <w:rPrChange w:id="13765" w:author="Dr Mamadou SANOGO" w:date="2023-10-25T18:15:00Z">
                  <w:rPr>
                    <w:ins w:id="13766" w:author="Dr Mamadou SANOGO" w:date="2023-10-25T17:38:00Z"/>
                    <w:rFonts w:asciiTheme="majorHAnsi" w:hAnsiTheme="majorHAnsi" w:cstheme="majorHAnsi"/>
                    <w:szCs w:val="24"/>
                  </w:rPr>
                </w:rPrChange>
              </w:rPr>
            </w:pPr>
            <w:ins w:id="13767" w:author="Dr Mamadou SANOGO" w:date="2023-10-25T17:38:00Z">
              <w:r w:rsidRPr="007A4AFC">
                <w:rPr>
                  <w:rFonts w:asciiTheme="majorHAnsi" w:hAnsiTheme="majorHAnsi" w:cstheme="majorHAnsi"/>
                  <w:color w:val="000000" w:themeColor="text1"/>
                  <w:szCs w:val="24"/>
                  <w:rPrChange w:id="13768" w:author="Dr Mamadou SANOGO" w:date="2023-10-25T18:15:00Z">
                    <w:rPr>
                      <w:rFonts w:asciiTheme="majorHAnsi" w:hAnsiTheme="majorHAnsi" w:cstheme="majorHAnsi"/>
                      <w:szCs w:val="24"/>
                    </w:rPr>
                  </w:rPrChange>
                </w:rPr>
                <w:t xml:space="preserve">Bon </w:t>
              </w:r>
            </w:ins>
          </w:p>
        </w:tc>
      </w:tr>
      <w:tr w:rsidR="007A4AFC" w:rsidRPr="007A4AFC" w14:paraId="46522B51" w14:textId="77777777" w:rsidTr="00D27EF1">
        <w:trPr>
          <w:ins w:id="13769" w:author="Dr Mamadou SANOGO" w:date="2023-10-25T17:38:00Z"/>
        </w:trPr>
        <w:tc>
          <w:tcPr>
            <w:tcW w:w="484" w:type="pct"/>
          </w:tcPr>
          <w:p w14:paraId="62A4E206" w14:textId="77777777" w:rsidR="00A75F71" w:rsidRPr="007A4AFC" w:rsidRDefault="00A75F71" w:rsidP="00D27EF1">
            <w:pPr>
              <w:numPr>
                <w:ilvl w:val="0"/>
                <w:numId w:val="7"/>
              </w:numPr>
              <w:spacing w:line="240" w:lineRule="auto"/>
              <w:contextualSpacing/>
              <w:rPr>
                <w:ins w:id="13770" w:author="Dr Mamadou SANOGO" w:date="2023-10-25T17:38:00Z"/>
                <w:rFonts w:asciiTheme="majorHAnsi" w:hAnsiTheme="majorHAnsi" w:cstheme="majorHAnsi"/>
                <w:b/>
                <w:color w:val="000000" w:themeColor="text1"/>
                <w:szCs w:val="24"/>
                <w:rPrChange w:id="13771" w:author="Dr Mamadou SANOGO" w:date="2023-10-25T18:15:00Z">
                  <w:rPr>
                    <w:ins w:id="13772" w:author="Dr Mamadou SANOGO" w:date="2023-10-25T17:38:00Z"/>
                    <w:rFonts w:asciiTheme="majorHAnsi" w:hAnsiTheme="majorHAnsi" w:cstheme="majorHAnsi"/>
                    <w:b/>
                    <w:szCs w:val="24"/>
                  </w:rPr>
                </w:rPrChange>
              </w:rPr>
            </w:pPr>
          </w:p>
        </w:tc>
        <w:tc>
          <w:tcPr>
            <w:tcW w:w="3261" w:type="pct"/>
          </w:tcPr>
          <w:p w14:paraId="6A7FF42B" w14:textId="77777777" w:rsidR="00A75F71" w:rsidRPr="007A4AFC" w:rsidRDefault="00A75F71" w:rsidP="00D27EF1">
            <w:pPr>
              <w:spacing w:line="240" w:lineRule="auto"/>
              <w:rPr>
                <w:ins w:id="13773" w:author="Dr Mamadou SANOGO" w:date="2023-10-25T17:38:00Z"/>
                <w:rFonts w:asciiTheme="majorHAnsi" w:hAnsiTheme="majorHAnsi" w:cstheme="majorHAnsi"/>
                <w:color w:val="000000" w:themeColor="text1"/>
                <w:szCs w:val="24"/>
                <w:rPrChange w:id="13774" w:author="Dr Mamadou SANOGO" w:date="2023-10-25T18:15:00Z">
                  <w:rPr>
                    <w:ins w:id="13775" w:author="Dr Mamadou SANOGO" w:date="2023-10-25T17:38:00Z"/>
                    <w:rFonts w:asciiTheme="majorHAnsi" w:hAnsiTheme="majorHAnsi" w:cstheme="majorHAnsi"/>
                    <w:szCs w:val="24"/>
                  </w:rPr>
                </w:rPrChange>
              </w:rPr>
            </w:pPr>
            <w:ins w:id="13776" w:author="Dr Mamadou SANOGO" w:date="2023-10-25T17:38:00Z">
              <w:r w:rsidRPr="007A4AFC">
                <w:rPr>
                  <w:rFonts w:asciiTheme="majorHAnsi" w:hAnsiTheme="majorHAnsi" w:cstheme="majorHAnsi"/>
                  <w:color w:val="000000" w:themeColor="text1"/>
                  <w:szCs w:val="24"/>
                  <w:rPrChange w:id="13777" w:author="Dr Mamadou SANOGO" w:date="2023-10-25T18:15:00Z">
                    <w:rPr>
                      <w:rFonts w:asciiTheme="majorHAnsi" w:hAnsiTheme="majorHAnsi" w:cstheme="majorHAnsi"/>
                      <w:szCs w:val="24"/>
                    </w:rPr>
                  </w:rPrChange>
                </w:rPr>
                <w:t>Haut-parleurs</w:t>
              </w:r>
            </w:ins>
          </w:p>
        </w:tc>
        <w:tc>
          <w:tcPr>
            <w:tcW w:w="568" w:type="pct"/>
            <w:vAlign w:val="center"/>
          </w:tcPr>
          <w:p w14:paraId="49C6F65A" w14:textId="77777777" w:rsidR="00A75F71" w:rsidRPr="007A4AFC" w:rsidRDefault="00A75F71" w:rsidP="00D27EF1">
            <w:pPr>
              <w:spacing w:line="240" w:lineRule="auto"/>
              <w:jc w:val="center"/>
              <w:rPr>
                <w:ins w:id="13778" w:author="Dr Mamadou SANOGO" w:date="2023-10-25T17:38:00Z"/>
                <w:rFonts w:asciiTheme="majorHAnsi" w:hAnsiTheme="majorHAnsi" w:cstheme="majorHAnsi"/>
                <w:color w:val="000000" w:themeColor="text1"/>
                <w:szCs w:val="24"/>
                <w:rPrChange w:id="13779" w:author="Dr Mamadou SANOGO" w:date="2023-10-25T18:15:00Z">
                  <w:rPr>
                    <w:ins w:id="13780" w:author="Dr Mamadou SANOGO" w:date="2023-10-25T17:38:00Z"/>
                    <w:rFonts w:asciiTheme="majorHAnsi" w:hAnsiTheme="majorHAnsi" w:cstheme="majorHAnsi"/>
                    <w:szCs w:val="24"/>
                  </w:rPr>
                </w:rPrChange>
              </w:rPr>
            </w:pPr>
            <w:ins w:id="13781" w:author="Dr Mamadou SANOGO" w:date="2023-10-25T17:38:00Z">
              <w:r w:rsidRPr="007A4AFC">
                <w:rPr>
                  <w:rFonts w:asciiTheme="majorHAnsi" w:hAnsiTheme="majorHAnsi" w:cstheme="majorHAnsi"/>
                  <w:color w:val="000000" w:themeColor="text1"/>
                  <w:szCs w:val="24"/>
                  <w:rPrChange w:id="13782" w:author="Dr Mamadou SANOGO" w:date="2023-10-25T18:15:00Z">
                    <w:rPr>
                      <w:rFonts w:asciiTheme="majorHAnsi" w:hAnsiTheme="majorHAnsi" w:cstheme="majorHAnsi"/>
                      <w:szCs w:val="24"/>
                    </w:rPr>
                  </w:rPrChange>
                </w:rPr>
                <w:t>2</w:t>
              </w:r>
            </w:ins>
          </w:p>
        </w:tc>
        <w:tc>
          <w:tcPr>
            <w:tcW w:w="687" w:type="pct"/>
          </w:tcPr>
          <w:p w14:paraId="70E5C7A3" w14:textId="77777777" w:rsidR="00A75F71" w:rsidRPr="007A4AFC" w:rsidRDefault="00A75F71" w:rsidP="00D27EF1">
            <w:pPr>
              <w:spacing w:line="240" w:lineRule="auto"/>
              <w:jc w:val="center"/>
              <w:rPr>
                <w:ins w:id="13783" w:author="Dr Mamadou SANOGO" w:date="2023-10-25T17:38:00Z"/>
                <w:rFonts w:asciiTheme="majorHAnsi" w:hAnsiTheme="majorHAnsi" w:cstheme="majorHAnsi"/>
                <w:color w:val="000000" w:themeColor="text1"/>
                <w:szCs w:val="24"/>
                <w:rPrChange w:id="13784" w:author="Dr Mamadou SANOGO" w:date="2023-10-25T18:15:00Z">
                  <w:rPr>
                    <w:ins w:id="13785" w:author="Dr Mamadou SANOGO" w:date="2023-10-25T17:38:00Z"/>
                    <w:rFonts w:asciiTheme="majorHAnsi" w:hAnsiTheme="majorHAnsi" w:cstheme="majorHAnsi"/>
                    <w:szCs w:val="24"/>
                  </w:rPr>
                </w:rPrChange>
              </w:rPr>
            </w:pPr>
            <w:ins w:id="13786" w:author="Dr Mamadou SANOGO" w:date="2023-10-25T17:38:00Z">
              <w:r w:rsidRPr="007A4AFC">
                <w:rPr>
                  <w:rFonts w:asciiTheme="majorHAnsi" w:hAnsiTheme="majorHAnsi" w:cstheme="majorHAnsi"/>
                  <w:color w:val="000000" w:themeColor="text1"/>
                  <w:szCs w:val="24"/>
                  <w:rPrChange w:id="13787" w:author="Dr Mamadou SANOGO" w:date="2023-10-25T18:15:00Z">
                    <w:rPr>
                      <w:rFonts w:asciiTheme="majorHAnsi" w:hAnsiTheme="majorHAnsi" w:cstheme="majorHAnsi"/>
                      <w:szCs w:val="24"/>
                    </w:rPr>
                  </w:rPrChange>
                </w:rPr>
                <w:t>Bon</w:t>
              </w:r>
            </w:ins>
          </w:p>
        </w:tc>
      </w:tr>
      <w:tr w:rsidR="007A4AFC" w:rsidRPr="007A4AFC" w14:paraId="4D2B8304" w14:textId="77777777" w:rsidTr="00D27EF1">
        <w:trPr>
          <w:ins w:id="13788" w:author="Dr Mamadou SANOGO" w:date="2023-10-25T17:38:00Z"/>
        </w:trPr>
        <w:tc>
          <w:tcPr>
            <w:tcW w:w="484" w:type="pct"/>
          </w:tcPr>
          <w:p w14:paraId="47D2EBA2" w14:textId="77777777" w:rsidR="00A75F71" w:rsidRPr="007A4AFC" w:rsidRDefault="00A75F71" w:rsidP="00D27EF1">
            <w:pPr>
              <w:numPr>
                <w:ilvl w:val="0"/>
                <w:numId w:val="7"/>
              </w:numPr>
              <w:spacing w:line="240" w:lineRule="auto"/>
              <w:contextualSpacing/>
              <w:rPr>
                <w:ins w:id="13789" w:author="Dr Mamadou SANOGO" w:date="2023-10-25T17:38:00Z"/>
                <w:rFonts w:asciiTheme="majorHAnsi" w:hAnsiTheme="majorHAnsi" w:cstheme="majorHAnsi"/>
                <w:b/>
                <w:color w:val="000000" w:themeColor="text1"/>
                <w:szCs w:val="24"/>
                <w:rPrChange w:id="13790" w:author="Dr Mamadou SANOGO" w:date="2023-10-25T18:15:00Z">
                  <w:rPr>
                    <w:ins w:id="13791" w:author="Dr Mamadou SANOGO" w:date="2023-10-25T17:38:00Z"/>
                    <w:rFonts w:asciiTheme="majorHAnsi" w:hAnsiTheme="majorHAnsi" w:cstheme="majorHAnsi"/>
                    <w:b/>
                    <w:szCs w:val="24"/>
                  </w:rPr>
                </w:rPrChange>
              </w:rPr>
            </w:pPr>
          </w:p>
        </w:tc>
        <w:tc>
          <w:tcPr>
            <w:tcW w:w="3261" w:type="pct"/>
          </w:tcPr>
          <w:p w14:paraId="01A68DDB" w14:textId="77777777" w:rsidR="00A75F71" w:rsidRPr="007A4AFC" w:rsidRDefault="00A75F71" w:rsidP="00D27EF1">
            <w:pPr>
              <w:spacing w:line="240" w:lineRule="auto"/>
              <w:rPr>
                <w:ins w:id="13792" w:author="Dr Mamadou SANOGO" w:date="2023-10-25T17:38:00Z"/>
                <w:rFonts w:asciiTheme="majorHAnsi" w:hAnsiTheme="majorHAnsi" w:cstheme="majorHAnsi"/>
                <w:color w:val="000000" w:themeColor="text1"/>
                <w:szCs w:val="24"/>
                <w:rPrChange w:id="13793" w:author="Dr Mamadou SANOGO" w:date="2023-10-25T18:15:00Z">
                  <w:rPr>
                    <w:ins w:id="13794" w:author="Dr Mamadou SANOGO" w:date="2023-10-25T17:38:00Z"/>
                    <w:rFonts w:asciiTheme="majorHAnsi" w:hAnsiTheme="majorHAnsi" w:cstheme="majorHAnsi"/>
                    <w:szCs w:val="24"/>
                  </w:rPr>
                </w:rPrChange>
              </w:rPr>
            </w:pPr>
            <w:ins w:id="13795" w:author="Dr Mamadou SANOGO" w:date="2023-10-25T17:38:00Z">
              <w:r w:rsidRPr="007A4AFC">
                <w:rPr>
                  <w:rFonts w:asciiTheme="majorHAnsi" w:hAnsiTheme="majorHAnsi" w:cstheme="majorHAnsi"/>
                  <w:color w:val="000000" w:themeColor="text1"/>
                  <w:szCs w:val="24"/>
                  <w:rPrChange w:id="13796" w:author="Dr Mamadou SANOGO" w:date="2023-10-25T18:15:00Z">
                    <w:rPr>
                      <w:rFonts w:asciiTheme="majorHAnsi" w:hAnsiTheme="majorHAnsi" w:cstheme="majorHAnsi"/>
                      <w:szCs w:val="24"/>
                    </w:rPr>
                  </w:rPrChange>
                </w:rPr>
                <w:t>Imprimantes multifonction</w:t>
              </w:r>
            </w:ins>
          </w:p>
        </w:tc>
        <w:tc>
          <w:tcPr>
            <w:tcW w:w="568" w:type="pct"/>
            <w:vAlign w:val="center"/>
          </w:tcPr>
          <w:p w14:paraId="6D9CC287" w14:textId="77777777" w:rsidR="00A75F71" w:rsidRPr="007A4AFC" w:rsidRDefault="00A75F71" w:rsidP="00D27EF1">
            <w:pPr>
              <w:spacing w:line="240" w:lineRule="auto"/>
              <w:jc w:val="center"/>
              <w:rPr>
                <w:ins w:id="13797" w:author="Dr Mamadou SANOGO" w:date="2023-10-25T17:38:00Z"/>
                <w:rFonts w:asciiTheme="majorHAnsi" w:hAnsiTheme="majorHAnsi" w:cstheme="majorHAnsi"/>
                <w:color w:val="000000" w:themeColor="text1"/>
                <w:szCs w:val="24"/>
                <w:rPrChange w:id="13798" w:author="Dr Mamadou SANOGO" w:date="2023-10-25T18:15:00Z">
                  <w:rPr>
                    <w:ins w:id="13799" w:author="Dr Mamadou SANOGO" w:date="2023-10-25T17:38:00Z"/>
                    <w:rFonts w:asciiTheme="majorHAnsi" w:hAnsiTheme="majorHAnsi" w:cstheme="majorHAnsi"/>
                    <w:szCs w:val="24"/>
                  </w:rPr>
                </w:rPrChange>
              </w:rPr>
            </w:pPr>
            <w:ins w:id="13800" w:author="Dr Mamadou SANOGO" w:date="2023-10-25T17:38:00Z">
              <w:r w:rsidRPr="007A4AFC">
                <w:rPr>
                  <w:rFonts w:asciiTheme="majorHAnsi" w:hAnsiTheme="majorHAnsi" w:cstheme="majorHAnsi"/>
                  <w:color w:val="000000" w:themeColor="text1"/>
                  <w:szCs w:val="24"/>
                  <w:rPrChange w:id="13801" w:author="Dr Mamadou SANOGO" w:date="2023-10-25T18:15:00Z">
                    <w:rPr>
                      <w:rFonts w:asciiTheme="majorHAnsi" w:hAnsiTheme="majorHAnsi" w:cstheme="majorHAnsi"/>
                      <w:szCs w:val="24"/>
                    </w:rPr>
                  </w:rPrChange>
                </w:rPr>
                <w:t>2</w:t>
              </w:r>
            </w:ins>
          </w:p>
        </w:tc>
        <w:tc>
          <w:tcPr>
            <w:tcW w:w="687" w:type="pct"/>
          </w:tcPr>
          <w:p w14:paraId="31DFA92F" w14:textId="77777777" w:rsidR="00A75F71" w:rsidRPr="007A4AFC" w:rsidRDefault="00A75F71" w:rsidP="00D27EF1">
            <w:pPr>
              <w:spacing w:line="240" w:lineRule="auto"/>
              <w:jc w:val="center"/>
              <w:rPr>
                <w:ins w:id="13802" w:author="Dr Mamadou SANOGO" w:date="2023-10-25T17:38:00Z"/>
                <w:rFonts w:asciiTheme="majorHAnsi" w:hAnsiTheme="majorHAnsi" w:cstheme="majorHAnsi"/>
                <w:color w:val="000000" w:themeColor="text1"/>
                <w:szCs w:val="24"/>
                <w:rPrChange w:id="13803" w:author="Dr Mamadou SANOGO" w:date="2023-10-25T18:15:00Z">
                  <w:rPr>
                    <w:ins w:id="13804" w:author="Dr Mamadou SANOGO" w:date="2023-10-25T17:38:00Z"/>
                    <w:rFonts w:asciiTheme="majorHAnsi" w:hAnsiTheme="majorHAnsi" w:cstheme="majorHAnsi"/>
                    <w:szCs w:val="24"/>
                  </w:rPr>
                </w:rPrChange>
              </w:rPr>
            </w:pPr>
            <w:ins w:id="13805" w:author="Dr Mamadou SANOGO" w:date="2023-10-25T17:38:00Z">
              <w:r w:rsidRPr="007A4AFC">
                <w:rPr>
                  <w:rFonts w:asciiTheme="majorHAnsi" w:hAnsiTheme="majorHAnsi" w:cstheme="majorHAnsi"/>
                  <w:color w:val="000000" w:themeColor="text1"/>
                  <w:szCs w:val="24"/>
                  <w:rPrChange w:id="13806" w:author="Dr Mamadou SANOGO" w:date="2023-10-25T18:15:00Z">
                    <w:rPr>
                      <w:rFonts w:asciiTheme="majorHAnsi" w:hAnsiTheme="majorHAnsi" w:cstheme="majorHAnsi"/>
                      <w:szCs w:val="24"/>
                    </w:rPr>
                  </w:rPrChange>
                </w:rPr>
                <w:t xml:space="preserve">Bon </w:t>
              </w:r>
            </w:ins>
          </w:p>
        </w:tc>
      </w:tr>
      <w:tr w:rsidR="007A4AFC" w:rsidRPr="007A4AFC" w14:paraId="252D4C20" w14:textId="77777777" w:rsidTr="00D27EF1">
        <w:trPr>
          <w:ins w:id="13807" w:author="Dr Mamadou SANOGO" w:date="2023-10-25T17:38:00Z"/>
        </w:trPr>
        <w:tc>
          <w:tcPr>
            <w:tcW w:w="484" w:type="pct"/>
          </w:tcPr>
          <w:p w14:paraId="43BC7207" w14:textId="77777777" w:rsidR="00A75F71" w:rsidRPr="007A4AFC" w:rsidRDefault="00A75F71" w:rsidP="00D27EF1">
            <w:pPr>
              <w:numPr>
                <w:ilvl w:val="0"/>
                <w:numId w:val="7"/>
              </w:numPr>
              <w:spacing w:line="240" w:lineRule="auto"/>
              <w:contextualSpacing/>
              <w:rPr>
                <w:ins w:id="13808" w:author="Dr Mamadou SANOGO" w:date="2023-10-25T17:38:00Z"/>
                <w:rFonts w:asciiTheme="majorHAnsi" w:hAnsiTheme="majorHAnsi" w:cstheme="majorHAnsi"/>
                <w:b/>
                <w:color w:val="000000" w:themeColor="text1"/>
                <w:szCs w:val="24"/>
                <w:rPrChange w:id="13809" w:author="Dr Mamadou SANOGO" w:date="2023-10-25T18:15:00Z">
                  <w:rPr>
                    <w:ins w:id="13810" w:author="Dr Mamadou SANOGO" w:date="2023-10-25T17:38:00Z"/>
                    <w:rFonts w:asciiTheme="majorHAnsi" w:hAnsiTheme="majorHAnsi" w:cstheme="majorHAnsi"/>
                    <w:b/>
                    <w:szCs w:val="24"/>
                  </w:rPr>
                </w:rPrChange>
              </w:rPr>
            </w:pPr>
          </w:p>
        </w:tc>
        <w:tc>
          <w:tcPr>
            <w:tcW w:w="3261" w:type="pct"/>
          </w:tcPr>
          <w:p w14:paraId="2F6F4080" w14:textId="77777777" w:rsidR="00A75F71" w:rsidRPr="007A4AFC" w:rsidRDefault="00A75F71" w:rsidP="00D27EF1">
            <w:pPr>
              <w:spacing w:line="240" w:lineRule="auto"/>
              <w:rPr>
                <w:ins w:id="13811" w:author="Dr Mamadou SANOGO" w:date="2023-10-25T17:38:00Z"/>
                <w:rFonts w:asciiTheme="majorHAnsi" w:hAnsiTheme="majorHAnsi" w:cstheme="majorHAnsi"/>
                <w:color w:val="000000" w:themeColor="text1"/>
                <w:szCs w:val="24"/>
                <w:rPrChange w:id="13812" w:author="Dr Mamadou SANOGO" w:date="2023-10-25T18:15:00Z">
                  <w:rPr>
                    <w:ins w:id="13813" w:author="Dr Mamadou SANOGO" w:date="2023-10-25T17:38:00Z"/>
                    <w:rFonts w:asciiTheme="majorHAnsi" w:hAnsiTheme="majorHAnsi" w:cstheme="majorHAnsi"/>
                    <w:szCs w:val="24"/>
                  </w:rPr>
                </w:rPrChange>
              </w:rPr>
            </w:pPr>
            <w:ins w:id="13814" w:author="Dr Mamadou SANOGO" w:date="2023-10-25T17:38:00Z">
              <w:r w:rsidRPr="007A4AFC">
                <w:rPr>
                  <w:rFonts w:asciiTheme="majorHAnsi" w:hAnsiTheme="majorHAnsi" w:cstheme="majorHAnsi"/>
                  <w:color w:val="000000" w:themeColor="text1"/>
                  <w:szCs w:val="24"/>
                  <w:rPrChange w:id="13815" w:author="Dr Mamadou SANOGO" w:date="2023-10-25T18:15:00Z">
                    <w:rPr>
                      <w:rFonts w:asciiTheme="majorHAnsi" w:hAnsiTheme="majorHAnsi" w:cstheme="majorHAnsi"/>
                      <w:szCs w:val="24"/>
                    </w:rPr>
                  </w:rPrChange>
                </w:rPr>
                <w:t>Bureaux complets</w:t>
              </w:r>
            </w:ins>
          </w:p>
        </w:tc>
        <w:tc>
          <w:tcPr>
            <w:tcW w:w="568" w:type="pct"/>
            <w:vAlign w:val="center"/>
          </w:tcPr>
          <w:p w14:paraId="5A0A2CB0" w14:textId="77777777" w:rsidR="00A75F71" w:rsidRPr="007A4AFC" w:rsidRDefault="00A75F71" w:rsidP="00D27EF1">
            <w:pPr>
              <w:spacing w:line="240" w:lineRule="auto"/>
              <w:jc w:val="center"/>
              <w:rPr>
                <w:ins w:id="13816" w:author="Dr Mamadou SANOGO" w:date="2023-10-25T17:38:00Z"/>
                <w:rFonts w:asciiTheme="majorHAnsi" w:hAnsiTheme="majorHAnsi" w:cstheme="majorHAnsi"/>
                <w:color w:val="000000" w:themeColor="text1"/>
                <w:szCs w:val="24"/>
                <w:rPrChange w:id="13817" w:author="Dr Mamadou SANOGO" w:date="2023-10-25T18:15:00Z">
                  <w:rPr>
                    <w:ins w:id="13818" w:author="Dr Mamadou SANOGO" w:date="2023-10-25T17:38:00Z"/>
                    <w:rFonts w:asciiTheme="majorHAnsi" w:hAnsiTheme="majorHAnsi" w:cstheme="majorHAnsi"/>
                    <w:szCs w:val="24"/>
                  </w:rPr>
                </w:rPrChange>
              </w:rPr>
            </w:pPr>
            <w:ins w:id="13819" w:author="Dr Mamadou SANOGO" w:date="2023-10-25T17:38:00Z">
              <w:r w:rsidRPr="007A4AFC">
                <w:rPr>
                  <w:rFonts w:asciiTheme="majorHAnsi" w:hAnsiTheme="majorHAnsi" w:cstheme="majorHAnsi"/>
                  <w:color w:val="000000" w:themeColor="text1"/>
                  <w:szCs w:val="24"/>
                  <w:rPrChange w:id="13820" w:author="Dr Mamadou SANOGO" w:date="2023-10-25T18:15:00Z">
                    <w:rPr>
                      <w:rFonts w:asciiTheme="majorHAnsi" w:hAnsiTheme="majorHAnsi" w:cstheme="majorHAnsi"/>
                      <w:szCs w:val="24"/>
                    </w:rPr>
                  </w:rPrChange>
                </w:rPr>
                <w:t>11</w:t>
              </w:r>
            </w:ins>
          </w:p>
        </w:tc>
        <w:tc>
          <w:tcPr>
            <w:tcW w:w="687" w:type="pct"/>
          </w:tcPr>
          <w:p w14:paraId="536152FF" w14:textId="77777777" w:rsidR="00A75F71" w:rsidRPr="007A4AFC" w:rsidRDefault="00A75F71" w:rsidP="00D27EF1">
            <w:pPr>
              <w:spacing w:line="240" w:lineRule="auto"/>
              <w:jc w:val="center"/>
              <w:rPr>
                <w:ins w:id="13821" w:author="Dr Mamadou SANOGO" w:date="2023-10-25T17:38:00Z"/>
                <w:rFonts w:asciiTheme="majorHAnsi" w:hAnsiTheme="majorHAnsi" w:cstheme="majorHAnsi"/>
                <w:color w:val="000000" w:themeColor="text1"/>
                <w:szCs w:val="24"/>
                <w:rPrChange w:id="13822" w:author="Dr Mamadou SANOGO" w:date="2023-10-25T18:15:00Z">
                  <w:rPr>
                    <w:ins w:id="13823" w:author="Dr Mamadou SANOGO" w:date="2023-10-25T17:38:00Z"/>
                    <w:rFonts w:asciiTheme="majorHAnsi" w:hAnsiTheme="majorHAnsi" w:cstheme="majorHAnsi"/>
                    <w:szCs w:val="24"/>
                  </w:rPr>
                </w:rPrChange>
              </w:rPr>
            </w:pPr>
            <w:ins w:id="13824" w:author="Dr Mamadou SANOGO" w:date="2023-10-25T17:38:00Z">
              <w:r w:rsidRPr="007A4AFC">
                <w:rPr>
                  <w:rFonts w:asciiTheme="majorHAnsi" w:hAnsiTheme="majorHAnsi" w:cstheme="majorHAnsi"/>
                  <w:color w:val="000000" w:themeColor="text1"/>
                  <w:szCs w:val="24"/>
                  <w:rPrChange w:id="13825" w:author="Dr Mamadou SANOGO" w:date="2023-10-25T18:15:00Z">
                    <w:rPr>
                      <w:rFonts w:asciiTheme="majorHAnsi" w:hAnsiTheme="majorHAnsi" w:cstheme="majorHAnsi"/>
                      <w:szCs w:val="24"/>
                    </w:rPr>
                  </w:rPrChange>
                </w:rPr>
                <w:t xml:space="preserve">Bon </w:t>
              </w:r>
            </w:ins>
          </w:p>
        </w:tc>
      </w:tr>
      <w:tr w:rsidR="007A4AFC" w:rsidRPr="007A4AFC" w14:paraId="7C363C25" w14:textId="77777777" w:rsidTr="00D27EF1">
        <w:trPr>
          <w:ins w:id="13826" w:author="Dr Mamadou SANOGO" w:date="2023-10-25T17:38:00Z"/>
        </w:trPr>
        <w:tc>
          <w:tcPr>
            <w:tcW w:w="484" w:type="pct"/>
          </w:tcPr>
          <w:p w14:paraId="139A027B" w14:textId="77777777" w:rsidR="00A75F71" w:rsidRPr="007A4AFC" w:rsidRDefault="00A75F71" w:rsidP="00D27EF1">
            <w:pPr>
              <w:numPr>
                <w:ilvl w:val="0"/>
                <w:numId w:val="7"/>
              </w:numPr>
              <w:spacing w:line="240" w:lineRule="auto"/>
              <w:contextualSpacing/>
              <w:rPr>
                <w:ins w:id="13827" w:author="Dr Mamadou SANOGO" w:date="2023-10-25T17:38:00Z"/>
                <w:rFonts w:asciiTheme="majorHAnsi" w:hAnsiTheme="majorHAnsi" w:cstheme="majorHAnsi"/>
                <w:b/>
                <w:color w:val="000000" w:themeColor="text1"/>
                <w:szCs w:val="24"/>
                <w:rPrChange w:id="13828" w:author="Dr Mamadou SANOGO" w:date="2023-10-25T18:15:00Z">
                  <w:rPr>
                    <w:ins w:id="13829" w:author="Dr Mamadou SANOGO" w:date="2023-10-25T17:38:00Z"/>
                    <w:rFonts w:asciiTheme="majorHAnsi" w:hAnsiTheme="majorHAnsi" w:cstheme="majorHAnsi"/>
                    <w:b/>
                    <w:szCs w:val="24"/>
                  </w:rPr>
                </w:rPrChange>
              </w:rPr>
            </w:pPr>
          </w:p>
        </w:tc>
        <w:tc>
          <w:tcPr>
            <w:tcW w:w="3261" w:type="pct"/>
          </w:tcPr>
          <w:p w14:paraId="165DEF92" w14:textId="77777777" w:rsidR="00A75F71" w:rsidRPr="007A4AFC" w:rsidRDefault="00A75F71" w:rsidP="00D27EF1">
            <w:pPr>
              <w:spacing w:line="240" w:lineRule="auto"/>
              <w:rPr>
                <w:ins w:id="13830" w:author="Dr Mamadou SANOGO" w:date="2023-10-25T17:38:00Z"/>
                <w:rFonts w:asciiTheme="majorHAnsi" w:hAnsiTheme="majorHAnsi" w:cstheme="majorHAnsi"/>
                <w:color w:val="000000" w:themeColor="text1"/>
                <w:szCs w:val="24"/>
                <w:rPrChange w:id="13831" w:author="Dr Mamadou SANOGO" w:date="2023-10-25T18:15:00Z">
                  <w:rPr>
                    <w:ins w:id="13832" w:author="Dr Mamadou SANOGO" w:date="2023-10-25T17:38:00Z"/>
                    <w:rFonts w:asciiTheme="majorHAnsi" w:hAnsiTheme="majorHAnsi" w:cstheme="majorHAnsi"/>
                    <w:szCs w:val="24"/>
                  </w:rPr>
                </w:rPrChange>
              </w:rPr>
            </w:pPr>
            <w:ins w:id="13833" w:author="Dr Mamadou SANOGO" w:date="2023-10-25T17:38:00Z">
              <w:r w:rsidRPr="007A4AFC">
                <w:rPr>
                  <w:rFonts w:asciiTheme="majorHAnsi" w:hAnsiTheme="majorHAnsi" w:cstheme="majorHAnsi"/>
                  <w:color w:val="000000" w:themeColor="text1"/>
                  <w:szCs w:val="24"/>
                  <w:rPrChange w:id="13834" w:author="Dr Mamadou SANOGO" w:date="2023-10-25T18:15:00Z">
                    <w:rPr>
                      <w:rFonts w:asciiTheme="majorHAnsi" w:hAnsiTheme="majorHAnsi" w:cstheme="majorHAnsi"/>
                      <w:szCs w:val="24"/>
                    </w:rPr>
                  </w:rPrChange>
                </w:rPr>
                <w:t xml:space="preserve">Tables-bancs </w:t>
              </w:r>
            </w:ins>
          </w:p>
        </w:tc>
        <w:tc>
          <w:tcPr>
            <w:tcW w:w="568" w:type="pct"/>
            <w:vAlign w:val="center"/>
          </w:tcPr>
          <w:p w14:paraId="2CBC6113" w14:textId="77777777" w:rsidR="00A75F71" w:rsidRPr="007A4AFC" w:rsidRDefault="00A75F71" w:rsidP="00D27EF1">
            <w:pPr>
              <w:spacing w:line="240" w:lineRule="auto"/>
              <w:jc w:val="center"/>
              <w:rPr>
                <w:ins w:id="13835" w:author="Dr Mamadou SANOGO" w:date="2023-10-25T17:38:00Z"/>
                <w:rFonts w:asciiTheme="majorHAnsi" w:hAnsiTheme="majorHAnsi" w:cstheme="majorHAnsi"/>
                <w:color w:val="000000" w:themeColor="text1"/>
                <w:szCs w:val="24"/>
                <w:rPrChange w:id="13836" w:author="Dr Mamadou SANOGO" w:date="2023-10-25T18:15:00Z">
                  <w:rPr>
                    <w:ins w:id="13837" w:author="Dr Mamadou SANOGO" w:date="2023-10-25T17:38:00Z"/>
                    <w:rFonts w:asciiTheme="majorHAnsi" w:hAnsiTheme="majorHAnsi" w:cstheme="majorHAnsi"/>
                    <w:szCs w:val="24"/>
                  </w:rPr>
                </w:rPrChange>
              </w:rPr>
            </w:pPr>
            <w:ins w:id="13838" w:author="Dr Mamadou SANOGO" w:date="2023-10-25T17:38:00Z">
              <w:r w:rsidRPr="007A4AFC">
                <w:rPr>
                  <w:rFonts w:asciiTheme="majorHAnsi" w:hAnsiTheme="majorHAnsi" w:cstheme="majorHAnsi"/>
                  <w:color w:val="000000" w:themeColor="text1"/>
                  <w:szCs w:val="24"/>
                  <w:rPrChange w:id="13839" w:author="Dr Mamadou SANOGO" w:date="2023-10-25T18:15:00Z">
                    <w:rPr>
                      <w:rFonts w:asciiTheme="majorHAnsi" w:hAnsiTheme="majorHAnsi" w:cstheme="majorHAnsi"/>
                      <w:szCs w:val="24"/>
                    </w:rPr>
                  </w:rPrChange>
                </w:rPr>
                <w:t>80</w:t>
              </w:r>
            </w:ins>
          </w:p>
        </w:tc>
        <w:tc>
          <w:tcPr>
            <w:tcW w:w="687" w:type="pct"/>
          </w:tcPr>
          <w:p w14:paraId="51E4CFBF" w14:textId="77777777" w:rsidR="00A75F71" w:rsidRPr="007A4AFC" w:rsidRDefault="00A75F71" w:rsidP="00D27EF1">
            <w:pPr>
              <w:spacing w:line="240" w:lineRule="auto"/>
              <w:jc w:val="center"/>
              <w:rPr>
                <w:ins w:id="13840" w:author="Dr Mamadou SANOGO" w:date="2023-10-25T17:38:00Z"/>
                <w:rFonts w:asciiTheme="majorHAnsi" w:hAnsiTheme="majorHAnsi" w:cstheme="majorHAnsi"/>
                <w:color w:val="000000" w:themeColor="text1"/>
                <w:szCs w:val="24"/>
                <w:rPrChange w:id="13841" w:author="Dr Mamadou SANOGO" w:date="2023-10-25T18:15:00Z">
                  <w:rPr>
                    <w:ins w:id="13842" w:author="Dr Mamadou SANOGO" w:date="2023-10-25T17:38:00Z"/>
                    <w:rFonts w:asciiTheme="majorHAnsi" w:hAnsiTheme="majorHAnsi" w:cstheme="majorHAnsi"/>
                    <w:szCs w:val="24"/>
                  </w:rPr>
                </w:rPrChange>
              </w:rPr>
            </w:pPr>
            <w:ins w:id="13843" w:author="Dr Mamadou SANOGO" w:date="2023-10-25T17:38:00Z">
              <w:r w:rsidRPr="007A4AFC">
                <w:rPr>
                  <w:rFonts w:asciiTheme="majorHAnsi" w:hAnsiTheme="majorHAnsi" w:cstheme="majorHAnsi"/>
                  <w:color w:val="000000" w:themeColor="text1"/>
                  <w:szCs w:val="24"/>
                  <w:rPrChange w:id="13844" w:author="Dr Mamadou SANOGO" w:date="2023-10-25T18:15:00Z">
                    <w:rPr>
                      <w:rFonts w:asciiTheme="majorHAnsi" w:hAnsiTheme="majorHAnsi" w:cstheme="majorHAnsi"/>
                      <w:szCs w:val="24"/>
                    </w:rPr>
                  </w:rPrChange>
                </w:rPr>
                <w:t xml:space="preserve">Bon </w:t>
              </w:r>
            </w:ins>
          </w:p>
        </w:tc>
      </w:tr>
      <w:tr w:rsidR="007A4AFC" w:rsidRPr="007A4AFC" w14:paraId="66761A32" w14:textId="77777777" w:rsidTr="00D27EF1">
        <w:trPr>
          <w:ins w:id="13845" w:author="Dr Mamadou SANOGO" w:date="2023-10-25T17:38:00Z"/>
        </w:trPr>
        <w:tc>
          <w:tcPr>
            <w:tcW w:w="484" w:type="pct"/>
          </w:tcPr>
          <w:p w14:paraId="4CE36FBD" w14:textId="77777777" w:rsidR="00A75F71" w:rsidRPr="007A4AFC" w:rsidRDefault="00A75F71" w:rsidP="00D27EF1">
            <w:pPr>
              <w:numPr>
                <w:ilvl w:val="0"/>
                <w:numId w:val="7"/>
              </w:numPr>
              <w:spacing w:line="240" w:lineRule="auto"/>
              <w:contextualSpacing/>
              <w:rPr>
                <w:ins w:id="13846" w:author="Dr Mamadou SANOGO" w:date="2023-10-25T17:38:00Z"/>
                <w:rFonts w:asciiTheme="majorHAnsi" w:hAnsiTheme="majorHAnsi" w:cstheme="majorHAnsi"/>
                <w:b/>
                <w:color w:val="000000" w:themeColor="text1"/>
                <w:szCs w:val="24"/>
                <w:rPrChange w:id="13847" w:author="Dr Mamadou SANOGO" w:date="2023-10-25T18:15:00Z">
                  <w:rPr>
                    <w:ins w:id="13848" w:author="Dr Mamadou SANOGO" w:date="2023-10-25T17:38:00Z"/>
                    <w:rFonts w:asciiTheme="majorHAnsi" w:hAnsiTheme="majorHAnsi" w:cstheme="majorHAnsi"/>
                    <w:b/>
                    <w:szCs w:val="24"/>
                  </w:rPr>
                </w:rPrChange>
              </w:rPr>
            </w:pPr>
          </w:p>
        </w:tc>
        <w:tc>
          <w:tcPr>
            <w:tcW w:w="3261" w:type="pct"/>
          </w:tcPr>
          <w:p w14:paraId="4C4293BB" w14:textId="77777777" w:rsidR="00A75F71" w:rsidRPr="007A4AFC" w:rsidRDefault="00A75F71" w:rsidP="00D27EF1">
            <w:pPr>
              <w:spacing w:line="240" w:lineRule="auto"/>
              <w:rPr>
                <w:ins w:id="13849" w:author="Dr Mamadou SANOGO" w:date="2023-10-25T17:38:00Z"/>
                <w:rFonts w:asciiTheme="majorHAnsi" w:hAnsiTheme="majorHAnsi" w:cstheme="majorHAnsi"/>
                <w:color w:val="000000" w:themeColor="text1"/>
                <w:szCs w:val="24"/>
                <w:rPrChange w:id="13850" w:author="Dr Mamadou SANOGO" w:date="2023-10-25T18:15:00Z">
                  <w:rPr>
                    <w:ins w:id="13851" w:author="Dr Mamadou SANOGO" w:date="2023-10-25T17:38:00Z"/>
                    <w:rFonts w:asciiTheme="majorHAnsi" w:hAnsiTheme="majorHAnsi" w:cstheme="majorHAnsi"/>
                    <w:szCs w:val="24"/>
                  </w:rPr>
                </w:rPrChange>
              </w:rPr>
            </w:pPr>
            <w:ins w:id="13852" w:author="Dr Mamadou SANOGO" w:date="2023-10-25T17:38:00Z">
              <w:r w:rsidRPr="007A4AFC">
                <w:rPr>
                  <w:rFonts w:asciiTheme="majorHAnsi" w:hAnsiTheme="majorHAnsi" w:cstheme="majorHAnsi"/>
                  <w:color w:val="000000" w:themeColor="text1"/>
                  <w:szCs w:val="24"/>
                  <w:rPrChange w:id="13853" w:author="Dr Mamadou SANOGO" w:date="2023-10-25T18:15:00Z">
                    <w:rPr>
                      <w:rFonts w:asciiTheme="majorHAnsi" w:hAnsiTheme="majorHAnsi" w:cstheme="majorHAnsi"/>
                      <w:szCs w:val="24"/>
                    </w:rPr>
                  </w:rPrChange>
                </w:rPr>
                <w:t xml:space="preserve">Groupe électrogène </w:t>
              </w:r>
            </w:ins>
          </w:p>
        </w:tc>
        <w:tc>
          <w:tcPr>
            <w:tcW w:w="568" w:type="pct"/>
            <w:vAlign w:val="center"/>
          </w:tcPr>
          <w:p w14:paraId="312A4041" w14:textId="77777777" w:rsidR="00A75F71" w:rsidRPr="007A4AFC" w:rsidRDefault="00A75F71" w:rsidP="00D27EF1">
            <w:pPr>
              <w:spacing w:line="240" w:lineRule="auto"/>
              <w:jc w:val="center"/>
              <w:rPr>
                <w:ins w:id="13854" w:author="Dr Mamadou SANOGO" w:date="2023-10-25T17:38:00Z"/>
                <w:rFonts w:asciiTheme="majorHAnsi" w:hAnsiTheme="majorHAnsi" w:cstheme="majorHAnsi"/>
                <w:color w:val="000000" w:themeColor="text1"/>
                <w:szCs w:val="24"/>
                <w:rPrChange w:id="13855" w:author="Dr Mamadou SANOGO" w:date="2023-10-25T18:15:00Z">
                  <w:rPr>
                    <w:ins w:id="13856" w:author="Dr Mamadou SANOGO" w:date="2023-10-25T17:38:00Z"/>
                    <w:rFonts w:asciiTheme="majorHAnsi" w:hAnsiTheme="majorHAnsi" w:cstheme="majorHAnsi"/>
                    <w:szCs w:val="24"/>
                  </w:rPr>
                </w:rPrChange>
              </w:rPr>
            </w:pPr>
            <w:ins w:id="13857" w:author="Dr Mamadou SANOGO" w:date="2023-10-25T17:38:00Z">
              <w:r w:rsidRPr="007A4AFC">
                <w:rPr>
                  <w:rFonts w:asciiTheme="majorHAnsi" w:hAnsiTheme="majorHAnsi" w:cstheme="majorHAnsi"/>
                  <w:color w:val="000000" w:themeColor="text1"/>
                  <w:szCs w:val="24"/>
                  <w:rPrChange w:id="13858" w:author="Dr Mamadou SANOGO" w:date="2023-10-25T18:15:00Z">
                    <w:rPr>
                      <w:rFonts w:asciiTheme="majorHAnsi" w:hAnsiTheme="majorHAnsi" w:cstheme="majorHAnsi"/>
                      <w:szCs w:val="24"/>
                    </w:rPr>
                  </w:rPrChange>
                </w:rPr>
                <w:t>1</w:t>
              </w:r>
            </w:ins>
          </w:p>
        </w:tc>
        <w:tc>
          <w:tcPr>
            <w:tcW w:w="687" w:type="pct"/>
          </w:tcPr>
          <w:p w14:paraId="3CEFD6DA" w14:textId="77777777" w:rsidR="00A75F71" w:rsidRPr="007A4AFC" w:rsidRDefault="00A75F71" w:rsidP="00D27EF1">
            <w:pPr>
              <w:spacing w:line="240" w:lineRule="auto"/>
              <w:jc w:val="center"/>
              <w:rPr>
                <w:ins w:id="13859" w:author="Dr Mamadou SANOGO" w:date="2023-10-25T17:38:00Z"/>
                <w:rFonts w:asciiTheme="majorHAnsi" w:hAnsiTheme="majorHAnsi" w:cstheme="majorHAnsi"/>
                <w:color w:val="000000" w:themeColor="text1"/>
                <w:szCs w:val="24"/>
                <w:rPrChange w:id="13860" w:author="Dr Mamadou SANOGO" w:date="2023-10-25T18:15:00Z">
                  <w:rPr>
                    <w:ins w:id="13861" w:author="Dr Mamadou SANOGO" w:date="2023-10-25T17:38:00Z"/>
                    <w:rFonts w:asciiTheme="majorHAnsi" w:hAnsiTheme="majorHAnsi" w:cstheme="majorHAnsi"/>
                    <w:szCs w:val="24"/>
                  </w:rPr>
                </w:rPrChange>
              </w:rPr>
            </w:pPr>
            <w:ins w:id="13862" w:author="Dr Mamadou SANOGO" w:date="2023-10-25T17:38:00Z">
              <w:r w:rsidRPr="007A4AFC">
                <w:rPr>
                  <w:rFonts w:asciiTheme="majorHAnsi" w:hAnsiTheme="majorHAnsi" w:cstheme="majorHAnsi"/>
                  <w:color w:val="000000" w:themeColor="text1"/>
                  <w:szCs w:val="24"/>
                  <w:rPrChange w:id="13863" w:author="Dr Mamadou SANOGO" w:date="2023-10-25T18:15:00Z">
                    <w:rPr>
                      <w:rFonts w:asciiTheme="majorHAnsi" w:hAnsiTheme="majorHAnsi" w:cstheme="majorHAnsi"/>
                      <w:szCs w:val="24"/>
                    </w:rPr>
                  </w:rPrChange>
                </w:rPr>
                <w:t xml:space="preserve">Bon </w:t>
              </w:r>
            </w:ins>
          </w:p>
        </w:tc>
      </w:tr>
      <w:tr w:rsidR="007A4AFC" w:rsidRPr="007A4AFC" w14:paraId="6FEEF154" w14:textId="77777777" w:rsidTr="00D27EF1">
        <w:trPr>
          <w:ins w:id="13864" w:author="Dr Mamadou SANOGO" w:date="2023-10-25T17:38:00Z"/>
        </w:trPr>
        <w:tc>
          <w:tcPr>
            <w:tcW w:w="484" w:type="pct"/>
          </w:tcPr>
          <w:p w14:paraId="518E0BD3" w14:textId="77777777" w:rsidR="00A75F71" w:rsidRPr="007A4AFC" w:rsidRDefault="00A75F71" w:rsidP="00D27EF1">
            <w:pPr>
              <w:numPr>
                <w:ilvl w:val="0"/>
                <w:numId w:val="7"/>
              </w:numPr>
              <w:spacing w:line="240" w:lineRule="auto"/>
              <w:contextualSpacing/>
              <w:rPr>
                <w:ins w:id="13865" w:author="Dr Mamadou SANOGO" w:date="2023-10-25T17:38:00Z"/>
                <w:rFonts w:asciiTheme="majorHAnsi" w:hAnsiTheme="majorHAnsi" w:cstheme="majorHAnsi"/>
                <w:b/>
                <w:color w:val="000000" w:themeColor="text1"/>
                <w:szCs w:val="24"/>
                <w:rPrChange w:id="13866" w:author="Dr Mamadou SANOGO" w:date="2023-10-25T18:15:00Z">
                  <w:rPr>
                    <w:ins w:id="13867" w:author="Dr Mamadou SANOGO" w:date="2023-10-25T17:38:00Z"/>
                    <w:rFonts w:asciiTheme="majorHAnsi" w:hAnsiTheme="majorHAnsi" w:cstheme="majorHAnsi"/>
                    <w:b/>
                    <w:szCs w:val="24"/>
                  </w:rPr>
                </w:rPrChange>
              </w:rPr>
            </w:pPr>
          </w:p>
        </w:tc>
        <w:tc>
          <w:tcPr>
            <w:tcW w:w="3261" w:type="pct"/>
          </w:tcPr>
          <w:p w14:paraId="51688F3E" w14:textId="77777777" w:rsidR="00A75F71" w:rsidRPr="007A4AFC" w:rsidRDefault="00A75F71" w:rsidP="00D27EF1">
            <w:pPr>
              <w:spacing w:line="240" w:lineRule="auto"/>
              <w:rPr>
                <w:ins w:id="13868" w:author="Dr Mamadou SANOGO" w:date="2023-10-25T17:38:00Z"/>
                <w:rFonts w:asciiTheme="majorHAnsi" w:hAnsiTheme="majorHAnsi" w:cstheme="majorHAnsi"/>
                <w:color w:val="000000" w:themeColor="text1"/>
                <w:szCs w:val="24"/>
                <w:rPrChange w:id="13869" w:author="Dr Mamadou SANOGO" w:date="2023-10-25T18:15:00Z">
                  <w:rPr>
                    <w:ins w:id="13870" w:author="Dr Mamadou SANOGO" w:date="2023-10-25T17:38:00Z"/>
                    <w:rFonts w:asciiTheme="majorHAnsi" w:hAnsiTheme="majorHAnsi" w:cstheme="majorHAnsi"/>
                    <w:szCs w:val="24"/>
                  </w:rPr>
                </w:rPrChange>
              </w:rPr>
            </w:pPr>
            <w:ins w:id="13871" w:author="Dr Mamadou SANOGO" w:date="2023-10-25T17:38:00Z">
              <w:r w:rsidRPr="007A4AFC">
                <w:rPr>
                  <w:rFonts w:asciiTheme="majorHAnsi" w:hAnsiTheme="majorHAnsi" w:cstheme="majorHAnsi"/>
                  <w:color w:val="000000" w:themeColor="text1"/>
                  <w:szCs w:val="24"/>
                  <w:rPrChange w:id="13872" w:author="Dr Mamadou SANOGO" w:date="2023-10-25T18:15:00Z">
                    <w:rPr>
                      <w:rFonts w:asciiTheme="majorHAnsi" w:hAnsiTheme="majorHAnsi" w:cstheme="majorHAnsi"/>
                      <w:szCs w:val="24"/>
                    </w:rPr>
                  </w:rPrChange>
                </w:rPr>
                <w:t xml:space="preserve">Extincteurs </w:t>
              </w:r>
            </w:ins>
          </w:p>
        </w:tc>
        <w:tc>
          <w:tcPr>
            <w:tcW w:w="568" w:type="pct"/>
            <w:vAlign w:val="center"/>
          </w:tcPr>
          <w:p w14:paraId="334C2573" w14:textId="77777777" w:rsidR="00A75F71" w:rsidRPr="007A4AFC" w:rsidRDefault="00A75F71" w:rsidP="00D27EF1">
            <w:pPr>
              <w:spacing w:line="240" w:lineRule="auto"/>
              <w:jc w:val="center"/>
              <w:rPr>
                <w:ins w:id="13873" w:author="Dr Mamadou SANOGO" w:date="2023-10-25T17:38:00Z"/>
                <w:rFonts w:asciiTheme="majorHAnsi" w:hAnsiTheme="majorHAnsi" w:cstheme="majorHAnsi"/>
                <w:color w:val="000000" w:themeColor="text1"/>
                <w:szCs w:val="24"/>
                <w:rPrChange w:id="13874" w:author="Dr Mamadou SANOGO" w:date="2023-10-25T18:15:00Z">
                  <w:rPr>
                    <w:ins w:id="13875" w:author="Dr Mamadou SANOGO" w:date="2023-10-25T17:38:00Z"/>
                    <w:rFonts w:asciiTheme="majorHAnsi" w:hAnsiTheme="majorHAnsi" w:cstheme="majorHAnsi"/>
                    <w:szCs w:val="24"/>
                  </w:rPr>
                </w:rPrChange>
              </w:rPr>
            </w:pPr>
            <w:ins w:id="13876" w:author="Dr Mamadou SANOGO" w:date="2023-10-25T17:38:00Z">
              <w:r w:rsidRPr="007A4AFC">
                <w:rPr>
                  <w:rFonts w:asciiTheme="majorHAnsi" w:hAnsiTheme="majorHAnsi" w:cstheme="majorHAnsi"/>
                  <w:color w:val="000000" w:themeColor="text1"/>
                  <w:szCs w:val="24"/>
                  <w:rPrChange w:id="13877" w:author="Dr Mamadou SANOGO" w:date="2023-10-25T18:15:00Z">
                    <w:rPr>
                      <w:rFonts w:asciiTheme="majorHAnsi" w:hAnsiTheme="majorHAnsi" w:cstheme="majorHAnsi"/>
                      <w:szCs w:val="24"/>
                    </w:rPr>
                  </w:rPrChange>
                </w:rPr>
                <w:t>5</w:t>
              </w:r>
            </w:ins>
          </w:p>
        </w:tc>
        <w:tc>
          <w:tcPr>
            <w:tcW w:w="687" w:type="pct"/>
          </w:tcPr>
          <w:p w14:paraId="0B458426" w14:textId="77777777" w:rsidR="00A75F71" w:rsidRPr="007A4AFC" w:rsidRDefault="00A75F71" w:rsidP="00D27EF1">
            <w:pPr>
              <w:spacing w:line="240" w:lineRule="auto"/>
              <w:jc w:val="center"/>
              <w:rPr>
                <w:ins w:id="13878" w:author="Dr Mamadou SANOGO" w:date="2023-10-25T17:38:00Z"/>
                <w:rFonts w:asciiTheme="majorHAnsi" w:hAnsiTheme="majorHAnsi" w:cstheme="majorHAnsi"/>
                <w:color w:val="000000" w:themeColor="text1"/>
                <w:szCs w:val="24"/>
                <w:rPrChange w:id="13879" w:author="Dr Mamadou SANOGO" w:date="2023-10-25T18:15:00Z">
                  <w:rPr>
                    <w:ins w:id="13880" w:author="Dr Mamadou SANOGO" w:date="2023-10-25T17:38:00Z"/>
                    <w:rFonts w:asciiTheme="majorHAnsi" w:hAnsiTheme="majorHAnsi" w:cstheme="majorHAnsi"/>
                    <w:szCs w:val="24"/>
                  </w:rPr>
                </w:rPrChange>
              </w:rPr>
            </w:pPr>
            <w:ins w:id="13881" w:author="Dr Mamadou SANOGO" w:date="2023-10-25T17:38:00Z">
              <w:r w:rsidRPr="007A4AFC">
                <w:rPr>
                  <w:rFonts w:asciiTheme="majorHAnsi" w:hAnsiTheme="majorHAnsi" w:cstheme="majorHAnsi"/>
                  <w:color w:val="000000" w:themeColor="text1"/>
                  <w:szCs w:val="24"/>
                  <w:rPrChange w:id="13882" w:author="Dr Mamadou SANOGO" w:date="2023-10-25T18:15:00Z">
                    <w:rPr>
                      <w:rFonts w:asciiTheme="majorHAnsi" w:hAnsiTheme="majorHAnsi" w:cstheme="majorHAnsi"/>
                      <w:szCs w:val="24"/>
                    </w:rPr>
                  </w:rPrChange>
                </w:rPr>
                <w:t xml:space="preserve">Bon </w:t>
              </w:r>
            </w:ins>
          </w:p>
        </w:tc>
      </w:tr>
      <w:tr w:rsidR="007A4AFC" w:rsidRPr="007A4AFC" w14:paraId="6EF51BAA" w14:textId="77777777" w:rsidTr="00D27EF1">
        <w:trPr>
          <w:ins w:id="13883" w:author="Dr Mamadou SANOGO" w:date="2023-10-25T17:38:00Z"/>
        </w:trPr>
        <w:tc>
          <w:tcPr>
            <w:tcW w:w="484" w:type="pct"/>
          </w:tcPr>
          <w:p w14:paraId="529C3E89" w14:textId="77777777" w:rsidR="00A75F71" w:rsidRPr="007A4AFC" w:rsidRDefault="00A75F71" w:rsidP="00D27EF1">
            <w:pPr>
              <w:numPr>
                <w:ilvl w:val="0"/>
                <w:numId w:val="7"/>
              </w:numPr>
              <w:spacing w:line="240" w:lineRule="auto"/>
              <w:contextualSpacing/>
              <w:rPr>
                <w:ins w:id="13884" w:author="Dr Mamadou SANOGO" w:date="2023-10-25T17:38:00Z"/>
                <w:rFonts w:asciiTheme="majorHAnsi" w:hAnsiTheme="majorHAnsi" w:cstheme="majorHAnsi"/>
                <w:b/>
                <w:color w:val="000000" w:themeColor="text1"/>
                <w:szCs w:val="24"/>
                <w:rPrChange w:id="13885" w:author="Dr Mamadou SANOGO" w:date="2023-10-25T18:15:00Z">
                  <w:rPr>
                    <w:ins w:id="13886" w:author="Dr Mamadou SANOGO" w:date="2023-10-25T17:38:00Z"/>
                    <w:rFonts w:asciiTheme="majorHAnsi" w:hAnsiTheme="majorHAnsi" w:cstheme="majorHAnsi"/>
                    <w:b/>
                    <w:szCs w:val="24"/>
                  </w:rPr>
                </w:rPrChange>
              </w:rPr>
            </w:pPr>
          </w:p>
        </w:tc>
        <w:tc>
          <w:tcPr>
            <w:tcW w:w="3261" w:type="pct"/>
          </w:tcPr>
          <w:p w14:paraId="4F17F5FF" w14:textId="77777777" w:rsidR="00A75F71" w:rsidRPr="007A4AFC" w:rsidRDefault="00A75F71" w:rsidP="00D27EF1">
            <w:pPr>
              <w:spacing w:line="240" w:lineRule="auto"/>
              <w:rPr>
                <w:ins w:id="13887" w:author="Dr Mamadou SANOGO" w:date="2023-10-25T17:38:00Z"/>
                <w:rFonts w:asciiTheme="majorHAnsi" w:hAnsiTheme="majorHAnsi" w:cstheme="majorHAnsi"/>
                <w:color w:val="000000" w:themeColor="text1"/>
                <w:szCs w:val="24"/>
                <w:rPrChange w:id="13888" w:author="Dr Mamadou SANOGO" w:date="2023-10-25T18:15:00Z">
                  <w:rPr>
                    <w:ins w:id="13889" w:author="Dr Mamadou SANOGO" w:date="2023-10-25T17:38:00Z"/>
                    <w:rFonts w:asciiTheme="majorHAnsi" w:hAnsiTheme="majorHAnsi" w:cstheme="majorHAnsi"/>
                    <w:szCs w:val="24"/>
                  </w:rPr>
                </w:rPrChange>
              </w:rPr>
            </w:pPr>
            <w:ins w:id="13890" w:author="Dr Mamadou SANOGO" w:date="2023-10-25T17:38:00Z">
              <w:r w:rsidRPr="007A4AFC">
                <w:rPr>
                  <w:rFonts w:asciiTheme="majorHAnsi" w:hAnsiTheme="majorHAnsi" w:cstheme="majorHAnsi"/>
                  <w:color w:val="000000" w:themeColor="text1"/>
                  <w:szCs w:val="24"/>
                  <w:rPrChange w:id="13891" w:author="Dr Mamadou SANOGO" w:date="2023-10-25T18:15:00Z">
                    <w:rPr>
                      <w:rFonts w:asciiTheme="majorHAnsi" w:hAnsiTheme="majorHAnsi" w:cstheme="majorHAnsi"/>
                      <w:szCs w:val="24"/>
                    </w:rPr>
                  </w:rPrChange>
                </w:rPr>
                <w:t>Fontaines d’eau</w:t>
              </w:r>
            </w:ins>
          </w:p>
        </w:tc>
        <w:tc>
          <w:tcPr>
            <w:tcW w:w="568" w:type="pct"/>
            <w:vAlign w:val="center"/>
          </w:tcPr>
          <w:p w14:paraId="65450483" w14:textId="77777777" w:rsidR="00A75F71" w:rsidRPr="007A4AFC" w:rsidRDefault="00A75F71" w:rsidP="00D27EF1">
            <w:pPr>
              <w:spacing w:line="240" w:lineRule="auto"/>
              <w:jc w:val="center"/>
              <w:rPr>
                <w:ins w:id="13892" w:author="Dr Mamadou SANOGO" w:date="2023-10-25T17:38:00Z"/>
                <w:rFonts w:asciiTheme="majorHAnsi" w:hAnsiTheme="majorHAnsi" w:cstheme="majorHAnsi"/>
                <w:color w:val="000000" w:themeColor="text1"/>
                <w:szCs w:val="24"/>
                <w:rPrChange w:id="13893" w:author="Dr Mamadou SANOGO" w:date="2023-10-25T18:15:00Z">
                  <w:rPr>
                    <w:ins w:id="13894" w:author="Dr Mamadou SANOGO" w:date="2023-10-25T17:38:00Z"/>
                    <w:rFonts w:asciiTheme="majorHAnsi" w:hAnsiTheme="majorHAnsi" w:cstheme="majorHAnsi"/>
                    <w:szCs w:val="24"/>
                  </w:rPr>
                </w:rPrChange>
              </w:rPr>
            </w:pPr>
            <w:ins w:id="13895" w:author="Dr Mamadou SANOGO" w:date="2023-10-25T17:38:00Z">
              <w:r w:rsidRPr="007A4AFC">
                <w:rPr>
                  <w:rFonts w:asciiTheme="majorHAnsi" w:hAnsiTheme="majorHAnsi" w:cstheme="majorHAnsi"/>
                  <w:color w:val="000000" w:themeColor="text1"/>
                  <w:szCs w:val="24"/>
                  <w:rPrChange w:id="13896" w:author="Dr Mamadou SANOGO" w:date="2023-10-25T18:15:00Z">
                    <w:rPr>
                      <w:rFonts w:asciiTheme="majorHAnsi" w:hAnsiTheme="majorHAnsi" w:cstheme="majorHAnsi"/>
                      <w:szCs w:val="24"/>
                    </w:rPr>
                  </w:rPrChange>
                </w:rPr>
                <w:t>3</w:t>
              </w:r>
            </w:ins>
          </w:p>
        </w:tc>
        <w:tc>
          <w:tcPr>
            <w:tcW w:w="687" w:type="pct"/>
          </w:tcPr>
          <w:p w14:paraId="23CAFD5E" w14:textId="77777777" w:rsidR="00A75F71" w:rsidRPr="007A4AFC" w:rsidRDefault="00A75F71" w:rsidP="00D27EF1">
            <w:pPr>
              <w:spacing w:line="240" w:lineRule="auto"/>
              <w:jc w:val="center"/>
              <w:rPr>
                <w:ins w:id="13897" w:author="Dr Mamadou SANOGO" w:date="2023-10-25T17:38:00Z"/>
                <w:rFonts w:asciiTheme="majorHAnsi" w:hAnsiTheme="majorHAnsi" w:cstheme="majorHAnsi"/>
                <w:color w:val="000000" w:themeColor="text1"/>
                <w:szCs w:val="24"/>
                <w:rPrChange w:id="13898" w:author="Dr Mamadou SANOGO" w:date="2023-10-25T18:15:00Z">
                  <w:rPr>
                    <w:ins w:id="13899" w:author="Dr Mamadou SANOGO" w:date="2023-10-25T17:38:00Z"/>
                    <w:rFonts w:asciiTheme="majorHAnsi" w:hAnsiTheme="majorHAnsi" w:cstheme="majorHAnsi"/>
                    <w:szCs w:val="24"/>
                  </w:rPr>
                </w:rPrChange>
              </w:rPr>
            </w:pPr>
            <w:ins w:id="13900" w:author="Dr Mamadou SANOGO" w:date="2023-10-25T17:38:00Z">
              <w:r w:rsidRPr="007A4AFC">
                <w:rPr>
                  <w:rFonts w:asciiTheme="majorHAnsi" w:hAnsiTheme="majorHAnsi" w:cstheme="majorHAnsi"/>
                  <w:color w:val="000000" w:themeColor="text1"/>
                  <w:szCs w:val="24"/>
                  <w:rPrChange w:id="13901" w:author="Dr Mamadou SANOGO" w:date="2023-10-25T18:15:00Z">
                    <w:rPr>
                      <w:rFonts w:asciiTheme="majorHAnsi" w:hAnsiTheme="majorHAnsi" w:cstheme="majorHAnsi"/>
                      <w:szCs w:val="24"/>
                    </w:rPr>
                  </w:rPrChange>
                </w:rPr>
                <w:t xml:space="preserve">Bon </w:t>
              </w:r>
            </w:ins>
          </w:p>
        </w:tc>
      </w:tr>
      <w:tr w:rsidR="007A4AFC" w:rsidRPr="007A4AFC" w14:paraId="1E6491F3" w14:textId="77777777" w:rsidTr="00D27EF1">
        <w:trPr>
          <w:ins w:id="13902" w:author="Dr Mamadou SANOGO" w:date="2023-10-25T17:38:00Z"/>
        </w:trPr>
        <w:tc>
          <w:tcPr>
            <w:tcW w:w="484" w:type="pct"/>
          </w:tcPr>
          <w:p w14:paraId="2B29AFE8" w14:textId="77777777" w:rsidR="00A75F71" w:rsidRPr="007A4AFC" w:rsidRDefault="00A75F71" w:rsidP="00D27EF1">
            <w:pPr>
              <w:numPr>
                <w:ilvl w:val="0"/>
                <w:numId w:val="7"/>
              </w:numPr>
              <w:spacing w:line="240" w:lineRule="auto"/>
              <w:contextualSpacing/>
              <w:rPr>
                <w:ins w:id="13903" w:author="Dr Mamadou SANOGO" w:date="2023-10-25T17:38:00Z"/>
                <w:rFonts w:asciiTheme="majorHAnsi" w:hAnsiTheme="majorHAnsi" w:cstheme="majorHAnsi"/>
                <w:b/>
                <w:color w:val="000000" w:themeColor="text1"/>
                <w:szCs w:val="24"/>
                <w:rPrChange w:id="13904" w:author="Dr Mamadou SANOGO" w:date="2023-10-25T18:15:00Z">
                  <w:rPr>
                    <w:ins w:id="13905" w:author="Dr Mamadou SANOGO" w:date="2023-10-25T17:38:00Z"/>
                    <w:rFonts w:asciiTheme="majorHAnsi" w:hAnsiTheme="majorHAnsi" w:cstheme="majorHAnsi"/>
                    <w:b/>
                    <w:szCs w:val="24"/>
                  </w:rPr>
                </w:rPrChange>
              </w:rPr>
            </w:pPr>
          </w:p>
        </w:tc>
        <w:tc>
          <w:tcPr>
            <w:tcW w:w="3261" w:type="pct"/>
          </w:tcPr>
          <w:p w14:paraId="794E1E76" w14:textId="77777777" w:rsidR="00A75F71" w:rsidRPr="007A4AFC" w:rsidRDefault="00A75F71" w:rsidP="00D27EF1">
            <w:pPr>
              <w:spacing w:line="240" w:lineRule="auto"/>
              <w:rPr>
                <w:ins w:id="13906" w:author="Dr Mamadou SANOGO" w:date="2023-10-25T17:38:00Z"/>
                <w:rFonts w:asciiTheme="majorHAnsi" w:hAnsiTheme="majorHAnsi" w:cstheme="majorHAnsi"/>
                <w:color w:val="000000" w:themeColor="text1"/>
                <w:szCs w:val="24"/>
                <w:rPrChange w:id="13907" w:author="Dr Mamadou SANOGO" w:date="2023-10-25T18:15:00Z">
                  <w:rPr>
                    <w:ins w:id="13908" w:author="Dr Mamadou SANOGO" w:date="2023-10-25T17:38:00Z"/>
                    <w:rFonts w:asciiTheme="majorHAnsi" w:hAnsiTheme="majorHAnsi" w:cstheme="majorHAnsi"/>
                    <w:szCs w:val="24"/>
                  </w:rPr>
                </w:rPrChange>
              </w:rPr>
            </w:pPr>
            <w:ins w:id="13909" w:author="Dr Mamadou SANOGO" w:date="2023-10-25T17:38:00Z">
              <w:r w:rsidRPr="007A4AFC">
                <w:rPr>
                  <w:rFonts w:asciiTheme="majorHAnsi" w:hAnsiTheme="majorHAnsi" w:cstheme="majorHAnsi"/>
                  <w:color w:val="000000" w:themeColor="text1"/>
                  <w:szCs w:val="24"/>
                  <w:rPrChange w:id="13910" w:author="Dr Mamadou SANOGO" w:date="2023-10-25T18:15:00Z">
                    <w:rPr>
                      <w:rFonts w:asciiTheme="majorHAnsi" w:hAnsiTheme="majorHAnsi" w:cstheme="majorHAnsi"/>
                      <w:szCs w:val="24"/>
                    </w:rPr>
                  </w:rPrChange>
                </w:rPr>
                <w:t>Bus scolaire</w:t>
              </w:r>
            </w:ins>
          </w:p>
        </w:tc>
        <w:tc>
          <w:tcPr>
            <w:tcW w:w="568" w:type="pct"/>
            <w:vAlign w:val="center"/>
          </w:tcPr>
          <w:p w14:paraId="44F38423" w14:textId="77777777" w:rsidR="00A75F71" w:rsidRPr="007A4AFC" w:rsidRDefault="00A75F71" w:rsidP="00D27EF1">
            <w:pPr>
              <w:spacing w:line="240" w:lineRule="auto"/>
              <w:jc w:val="center"/>
              <w:rPr>
                <w:ins w:id="13911" w:author="Dr Mamadou SANOGO" w:date="2023-10-25T17:38:00Z"/>
                <w:rFonts w:asciiTheme="majorHAnsi" w:hAnsiTheme="majorHAnsi" w:cstheme="majorHAnsi"/>
                <w:color w:val="000000" w:themeColor="text1"/>
                <w:szCs w:val="24"/>
                <w:rPrChange w:id="13912" w:author="Dr Mamadou SANOGO" w:date="2023-10-25T18:15:00Z">
                  <w:rPr>
                    <w:ins w:id="13913" w:author="Dr Mamadou SANOGO" w:date="2023-10-25T17:38:00Z"/>
                    <w:rFonts w:asciiTheme="majorHAnsi" w:hAnsiTheme="majorHAnsi" w:cstheme="majorHAnsi"/>
                    <w:szCs w:val="24"/>
                  </w:rPr>
                </w:rPrChange>
              </w:rPr>
            </w:pPr>
            <w:ins w:id="13914" w:author="Dr Mamadou SANOGO" w:date="2023-10-25T17:38:00Z">
              <w:r w:rsidRPr="007A4AFC">
                <w:rPr>
                  <w:rFonts w:asciiTheme="majorHAnsi" w:hAnsiTheme="majorHAnsi" w:cstheme="majorHAnsi"/>
                  <w:color w:val="000000" w:themeColor="text1"/>
                  <w:szCs w:val="24"/>
                  <w:rPrChange w:id="13915" w:author="Dr Mamadou SANOGO" w:date="2023-10-25T18:15:00Z">
                    <w:rPr>
                      <w:rFonts w:asciiTheme="majorHAnsi" w:hAnsiTheme="majorHAnsi" w:cstheme="majorHAnsi"/>
                      <w:szCs w:val="24"/>
                    </w:rPr>
                  </w:rPrChange>
                </w:rPr>
                <w:t>1</w:t>
              </w:r>
            </w:ins>
          </w:p>
        </w:tc>
        <w:tc>
          <w:tcPr>
            <w:tcW w:w="687" w:type="pct"/>
          </w:tcPr>
          <w:p w14:paraId="4D210283" w14:textId="77777777" w:rsidR="00A75F71" w:rsidRPr="007A4AFC" w:rsidRDefault="00A75F71" w:rsidP="00D27EF1">
            <w:pPr>
              <w:spacing w:line="240" w:lineRule="auto"/>
              <w:jc w:val="center"/>
              <w:rPr>
                <w:ins w:id="13916" w:author="Dr Mamadou SANOGO" w:date="2023-10-25T17:38:00Z"/>
                <w:rFonts w:asciiTheme="majorHAnsi" w:hAnsiTheme="majorHAnsi" w:cstheme="majorHAnsi"/>
                <w:color w:val="000000" w:themeColor="text1"/>
                <w:szCs w:val="24"/>
                <w:rPrChange w:id="13917" w:author="Dr Mamadou SANOGO" w:date="2023-10-25T18:15:00Z">
                  <w:rPr>
                    <w:ins w:id="13918" w:author="Dr Mamadou SANOGO" w:date="2023-10-25T17:38:00Z"/>
                    <w:rFonts w:asciiTheme="majorHAnsi" w:hAnsiTheme="majorHAnsi" w:cstheme="majorHAnsi"/>
                    <w:szCs w:val="24"/>
                  </w:rPr>
                </w:rPrChange>
              </w:rPr>
            </w:pPr>
            <w:ins w:id="13919" w:author="Dr Mamadou SANOGO" w:date="2023-10-25T17:38:00Z">
              <w:r w:rsidRPr="007A4AFC">
                <w:rPr>
                  <w:rFonts w:asciiTheme="majorHAnsi" w:hAnsiTheme="majorHAnsi" w:cstheme="majorHAnsi"/>
                  <w:color w:val="000000" w:themeColor="text1"/>
                  <w:szCs w:val="24"/>
                  <w:rPrChange w:id="13920" w:author="Dr Mamadou SANOGO" w:date="2023-10-25T18:15:00Z">
                    <w:rPr>
                      <w:rFonts w:asciiTheme="majorHAnsi" w:hAnsiTheme="majorHAnsi" w:cstheme="majorHAnsi"/>
                      <w:szCs w:val="24"/>
                    </w:rPr>
                  </w:rPrChange>
                </w:rPr>
                <w:t xml:space="preserve">Bon </w:t>
              </w:r>
            </w:ins>
          </w:p>
        </w:tc>
      </w:tr>
      <w:tr w:rsidR="007A4AFC" w:rsidRPr="007A4AFC" w14:paraId="03F3FBA5" w14:textId="77777777" w:rsidTr="00D27EF1">
        <w:trPr>
          <w:ins w:id="13921" w:author="Dr Mamadou SANOGO" w:date="2023-10-25T17:38:00Z"/>
        </w:trPr>
        <w:tc>
          <w:tcPr>
            <w:tcW w:w="484" w:type="pct"/>
          </w:tcPr>
          <w:p w14:paraId="3622D105" w14:textId="77777777" w:rsidR="00A75F71" w:rsidRPr="007A4AFC" w:rsidRDefault="00A75F71" w:rsidP="00D27EF1">
            <w:pPr>
              <w:numPr>
                <w:ilvl w:val="0"/>
                <w:numId w:val="7"/>
              </w:numPr>
              <w:spacing w:line="240" w:lineRule="auto"/>
              <w:contextualSpacing/>
              <w:rPr>
                <w:ins w:id="13922" w:author="Dr Mamadou SANOGO" w:date="2023-10-25T17:38:00Z"/>
                <w:rFonts w:asciiTheme="majorHAnsi" w:hAnsiTheme="majorHAnsi" w:cstheme="majorHAnsi"/>
                <w:b/>
                <w:color w:val="000000" w:themeColor="text1"/>
                <w:szCs w:val="24"/>
                <w:rPrChange w:id="13923" w:author="Dr Mamadou SANOGO" w:date="2023-10-25T18:15:00Z">
                  <w:rPr>
                    <w:ins w:id="13924" w:author="Dr Mamadou SANOGO" w:date="2023-10-25T17:38:00Z"/>
                    <w:rFonts w:asciiTheme="majorHAnsi" w:hAnsiTheme="majorHAnsi" w:cstheme="majorHAnsi"/>
                    <w:b/>
                    <w:szCs w:val="24"/>
                  </w:rPr>
                </w:rPrChange>
              </w:rPr>
            </w:pPr>
          </w:p>
        </w:tc>
        <w:tc>
          <w:tcPr>
            <w:tcW w:w="3261" w:type="pct"/>
          </w:tcPr>
          <w:p w14:paraId="70B96F33" w14:textId="77777777" w:rsidR="00A75F71" w:rsidRPr="007A4AFC" w:rsidRDefault="00A75F71" w:rsidP="00D27EF1">
            <w:pPr>
              <w:spacing w:line="240" w:lineRule="auto"/>
              <w:rPr>
                <w:ins w:id="13925" w:author="Dr Mamadou SANOGO" w:date="2023-10-25T17:38:00Z"/>
                <w:rFonts w:asciiTheme="majorHAnsi" w:hAnsiTheme="majorHAnsi" w:cstheme="majorHAnsi"/>
                <w:color w:val="000000" w:themeColor="text1"/>
                <w:szCs w:val="24"/>
                <w:rPrChange w:id="13926" w:author="Dr Mamadou SANOGO" w:date="2023-10-25T18:15:00Z">
                  <w:rPr>
                    <w:ins w:id="13927" w:author="Dr Mamadou SANOGO" w:date="2023-10-25T17:38:00Z"/>
                    <w:rFonts w:asciiTheme="majorHAnsi" w:hAnsiTheme="majorHAnsi" w:cstheme="majorHAnsi"/>
                    <w:szCs w:val="24"/>
                  </w:rPr>
                </w:rPrChange>
              </w:rPr>
            </w:pPr>
            <w:ins w:id="13928" w:author="Dr Mamadou SANOGO" w:date="2023-10-25T17:38:00Z">
              <w:r w:rsidRPr="007A4AFC">
                <w:rPr>
                  <w:rFonts w:asciiTheme="majorHAnsi" w:hAnsiTheme="majorHAnsi" w:cstheme="majorHAnsi"/>
                  <w:color w:val="000000" w:themeColor="text1"/>
                  <w:szCs w:val="24"/>
                  <w:rPrChange w:id="13929" w:author="Dr Mamadou SANOGO" w:date="2023-10-25T18:15:00Z">
                    <w:rPr>
                      <w:rFonts w:asciiTheme="majorHAnsi" w:hAnsiTheme="majorHAnsi" w:cstheme="majorHAnsi"/>
                      <w:szCs w:val="24"/>
                    </w:rPr>
                  </w:rPrChange>
                </w:rPr>
                <w:t>Routeur internet</w:t>
              </w:r>
            </w:ins>
          </w:p>
        </w:tc>
        <w:tc>
          <w:tcPr>
            <w:tcW w:w="568" w:type="pct"/>
            <w:vAlign w:val="center"/>
          </w:tcPr>
          <w:p w14:paraId="14EBF52F" w14:textId="77777777" w:rsidR="00A75F71" w:rsidRPr="007A4AFC" w:rsidRDefault="00A75F71" w:rsidP="00D27EF1">
            <w:pPr>
              <w:spacing w:line="240" w:lineRule="auto"/>
              <w:jc w:val="center"/>
              <w:rPr>
                <w:ins w:id="13930" w:author="Dr Mamadou SANOGO" w:date="2023-10-25T17:38:00Z"/>
                <w:rFonts w:asciiTheme="majorHAnsi" w:hAnsiTheme="majorHAnsi" w:cstheme="majorHAnsi"/>
                <w:color w:val="000000" w:themeColor="text1"/>
                <w:szCs w:val="24"/>
                <w:rPrChange w:id="13931" w:author="Dr Mamadou SANOGO" w:date="2023-10-25T18:15:00Z">
                  <w:rPr>
                    <w:ins w:id="13932" w:author="Dr Mamadou SANOGO" w:date="2023-10-25T17:38:00Z"/>
                    <w:rFonts w:asciiTheme="majorHAnsi" w:hAnsiTheme="majorHAnsi" w:cstheme="majorHAnsi"/>
                    <w:szCs w:val="24"/>
                  </w:rPr>
                </w:rPrChange>
              </w:rPr>
            </w:pPr>
            <w:ins w:id="13933" w:author="Dr Mamadou SANOGO" w:date="2023-10-25T17:38:00Z">
              <w:r w:rsidRPr="007A4AFC">
                <w:rPr>
                  <w:rFonts w:asciiTheme="majorHAnsi" w:hAnsiTheme="majorHAnsi" w:cstheme="majorHAnsi"/>
                  <w:color w:val="000000" w:themeColor="text1"/>
                  <w:szCs w:val="24"/>
                  <w:rPrChange w:id="13934" w:author="Dr Mamadou SANOGO" w:date="2023-10-25T18:15:00Z">
                    <w:rPr>
                      <w:rFonts w:asciiTheme="majorHAnsi" w:hAnsiTheme="majorHAnsi" w:cstheme="majorHAnsi"/>
                      <w:szCs w:val="24"/>
                    </w:rPr>
                  </w:rPrChange>
                </w:rPr>
                <w:t>1</w:t>
              </w:r>
            </w:ins>
          </w:p>
        </w:tc>
        <w:tc>
          <w:tcPr>
            <w:tcW w:w="687" w:type="pct"/>
          </w:tcPr>
          <w:p w14:paraId="3B29D714" w14:textId="77777777" w:rsidR="00A75F71" w:rsidRPr="007A4AFC" w:rsidRDefault="00A75F71" w:rsidP="00D27EF1">
            <w:pPr>
              <w:spacing w:line="240" w:lineRule="auto"/>
              <w:jc w:val="center"/>
              <w:rPr>
                <w:ins w:id="13935" w:author="Dr Mamadou SANOGO" w:date="2023-10-25T17:38:00Z"/>
                <w:rFonts w:asciiTheme="majorHAnsi" w:hAnsiTheme="majorHAnsi" w:cstheme="majorHAnsi"/>
                <w:color w:val="000000" w:themeColor="text1"/>
                <w:szCs w:val="24"/>
                <w:rPrChange w:id="13936" w:author="Dr Mamadou SANOGO" w:date="2023-10-25T18:15:00Z">
                  <w:rPr>
                    <w:ins w:id="13937" w:author="Dr Mamadou SANOGO" w:date="2023-10-25T17:38:00Z"/>
                    <w:rFonts w:asciiTheme="majorHAnsi" w:hAnsiTheme="majorHAnsi" w:cstheme="majorHAnsi"/>
                    <w:szCs w:val="24"/>
                  </w:rPr>
                </w:rPrChange>
              </w:rPr>
            </w:pPr>
            <w:ins w:id="13938" w:author="Dr Mamadou SANOGO" w:date="2023-10-25T17:38:00Z">
              <w:r w:rsidRPr="007A4AFC">
                <w:rPr>
                  <w:rFonts w:asciiTheme="majorHAnsi" w:hAnsiTheme="majorHAnsi" w:cstheme="majorHAnsi"/>
                  <w:color w:val="000000" w:themeColor="text1"/>
                  <w:szCs w:val="24"/>
                  <w:rPrChange w:id="13939" w:author="Dr Mamadou SANOGO" w:date="2023-10-25T18:15:00Z">
                    <w:rPr>
                      <w:rFonts w:asciiTheme="majorHAnsi" w:hAnsiTheme="majorHAnsi" w:cstheme="majorHAnsi"/>
                      <w:szCs w:val="24"/>
                    </w:rPr>
                  </w:rPrChange>
                </w:rPr>
                <w:t>Bon</w:t>
              </w:r>
            </w:ins>
          </w:p>
        </w:tc>
      </w:tr>
      <w:tr w:rsidR="007A4AFC" w:rsidRPr="007A4AFC" w14:paraId="45FCFE5B" w14:textId="77777777" w:rsidTr="00D27EF1">
        <w:trPr>
          <w:ins w:id="13940" w:author="Dr Mamadou SANOGO" w:date="2023-10-25T17:38:00Z"/>
        </w:trPr>
        <w:tc>
          <w:tcPr>
            <w:tcW w:w="484" w:type="pct"/>
          </w:tcPr>
          <w:p w14:paraId="0997ED41" w14:textId="77777777" w:rsidR="00A75F71" w:rsidRPr="007A4AFC" w:rsidRDefault="00A75F71" w:rsidP="00D27EF1">
            <w:pPr>
              <w:numPr>
                <w:ilvl w:val="0"/>
                <w:numId w:val="7"/>
              </w:numPr>
              <w:spacing w:line="240" w:lineRule="auto"/>
              <w:contextualSpacing/>
              <w:rPr>
                <w:ins w:id="13941" w:author="Dr Mamadou SANOGO" w:date="2023-10-25T17:38:00Z"/>
                <w:rFonts w:asciiTheme="majorHAnsi" w:hAnsiTheme="majorHAnsi" w:cstheme="majorHAnsi"/>
                <w:b/>
                <w:color w:val="000000" w:themeColor="text1"/>
                <w:szCs w:val="24"/>
                <w:rPrChange w:id="13942" w:author="Dr Mamadou SANOGO" w:date="2023-10-25T18:15:00Z">
                  <w:rPr>
                    <w:ins w:id="13943" w:author="Dr Mamadou SANOGO" w:date="2023-10-25T17:38:00Z"/>
                    <w:rFonts w:asciiTheme="majorHAnsi" w:hAnsiTheme="majorHAnsi" w:cstheme="majorHAnsi"/>
                    <w:b/>
                    <w:szCs w:val="24"/>
                  </w:rPr>
                </w:rPrChange>
              </w:rPr>
            </w:pPr>
          </w:p>
        </w:tc>
        <w:tc>
          <w:tcPr>
            <w:tcW w:w="3261" w:type="pct"/>
          </w:tcPr>
          <w:p w14:paraId="24758106" w14:textId="77777777" w:rsidR="00A75F71" w:rsidRPr="007A4AFC" w:rsidRDefault="00A75F71" w:rsidP="00D27EF1">
            <w:pPr>
              <w:spacing w:line="240" w:lineRule="auto"/>
              <w:rPr>
                <w:ins w:id="13944" w:author="Dr Mamadou SANOGO" w:date="2023-10-25T17:38:00Z"/>
                <w:rFonts w:asciiTheme="majorHAnsi" w:hAnsiTheme="majorHAnsi" w:cstheme="majorHAnsi"/>
                <w:color w:val="000000" w:themeColor="text1"/>
                <w:szCs w:val="24"/>
                <w:rPrChange w:id="13945" w:author="Dr Mamadou SANOGO" w:date="2023-10-25T18:15:00Z">
                  <w:rPr>
                    <w:ins w:id="13946" w:author="Dr Mamadou SANOGO" w:date="2023-10-25T17:38:00Z"/>
                    <w:rFonts w:asciiTheme="majorHAnsi" w:hAnsiTheme="majorHAnsi" w:cstheme="majorHAnsi"/>
                    <w:szCs w:val="24"/>
                  </w:rPr>
                </w:rPrChange>
              </w:rPr>
            </w:pPr>
            <w:ins w:id="13947" w:author="Dr Mamadou SANOGO" w:date="2023-10-25T17:38:00Z">
              <w:r w:rsidRPr="007A4AFC">
                <w:rPr>
                  <w:rFonts w:asciiTheme="majorHAnsi" w:hAnsiTheme="majorHAnsi" w:cstheme="majorHAnsi"/>
                  <w:color w:val="000000" w:themeColor="text1"/>
                  <w:szCs w:val="24"/>
                  <w:rPrChange w:id="13948" w:author="Dr Mamadou SANOGO" w:date="2023-10-25T18:15:00Z">
                    <w:rPr>
                      <w:rFonts w:asciiTheme="majorHAnsi" w:hAnsiTheme="majorHAnsi" w:cstheme="majorHAnsi"/>
                      <w:szCs w:val="24"/>
                    </w:rPr>
                  </w:rPrChange>
                </w:rPr>
                <w:t>Tableaux d’affichage</w:t>
              </w:r>
            </w:ins>
          </w:p>
        </w:tc>
        <w:tc>
          <w:tcPr>
            <w:tcW w:w="568" w:type="pct"/>
            <w:vAlign w:val="center"/>
          </w:tcPr>
          <w:p w14:paraId="4AE395AD" w14:textId="77777777" w:rsidR="00A75F71" w:rsidRPr="007A4AFC" w:rsidRDefault="00A75F71" w:rsidP="00D27EF1">
            <w:pPr>
              <w:spacing w:line="240" w:lineRule="auto"/>
              <w:jc w:val="center"/>
              <w:rPr>
                <w:ins w:id="13949" w:author="Dr Mamadou SANOGO" w:date="2023-10-25T17:38:00Z"/>
                <w:rFonts w:asciiTheme="majorHAnsi" w:hAnsiTheme="majorHAnsi" w:cstheme="majorHAnsi"/>
                <w:color w:val="000000" w:themeColor="text1"/>
                <w:szCs w:val="24"/>
                <w:rPrChange w:id="13950" w:author="Dr Mamadou SANOGO" w:date="2023-10-25T18:15:00Z">
                  <w:rPr>
                    <w:ins w:id="13951" w:author="Dr Mamadou SANOGO" w:date="2023-10-25T17:38:00Z"/>
                    <w:rFonts w:asciiTheme="majorHAnsi" w:hAnsiTheme="majorHAnsi" w:cstheme="majorHAnsi"/>
                    <w:szCs w:val="24"/>
                  </w:rPr>
                </w:rPrChange>
              </w:rPr>
            </w:pPr>
            <w:ins w:id="13952" w:author="Dr Mamadou SANOGO" w:date="2023-10-25T17:38:00Z">
              <w:r w:rsidRPr="007A4AFC">
                <w:rPr>
                  <w:rFonts w:asciiTheme="majorHAnsi" w:hAnsiTheme="majorHAnsi" w:cstheme="majorHAnsi"/>
                  <w:color w:val="000000" w:themeColor="text1"/>
                  <w:szCs w:val="24"/>
                  <w:rPrChange w:id="13953" w:author="Dr Mamadou SANOGO" w:date="2023-10-25T18:15:00Z">
                    <w:rPr>
                      <w:rFonts w:asciiTheme="majorHAnsi" w:hAnsiTheme="majorHAnsi" w:cstheme="majorHAnsi"/>
                      <w:szCs w:val="24"/>
                    </w:rPr>
                  </w:rPrChange>
                </w:rPr>
                <w:t>3</w:t>
              </w:r>
            </w:ins>
          </w:p>
        </w:tc>
        <w:tc>
          <w:tcPr>
            <w:tcW w:w="687" w:type="pct"/>
          </w:tcPr>
          <w:p w14:paraId="17F1E72A" w14:textId="77777777" w:rsidR="00A75F71" w:rsidRPr="007A4AFC" w:rsidRDefault="00A75F71" w:rsidP="00D27EF1">
            <w:pPr>
              <w:spacing w:line="240" w:lineRule="auto"/>
              <w:jc w:val="center"/>
              <w:rPr>
                <w:ins w:id="13954" w:author="Dr Mamadou SANOGO" w:date="2023-10-25T17:38:00Z"/>
                <w:rFonts w:asciiTheme="majorHAnsi" w:hAnsiTheme="majorHAnsi" w:cstheme="majorHAnsi"/>
                <w:color w:val="000000" w:themeColor="text1"/>
                <w:szCs w:val="24"/>
                <w:rPrChange w:id="13955" w:author="Dr Mamadou SANOGO" w:date="2023-10-25T18:15:00Z">
                  <w:rPr>
                    <w:ins w:id="13956" w:author="Dr Mamadou SANOGO" w:date="2023-10-25T17:38:00Z"/>
                    <w:rFonts w:asciiTheme="majorHAnsi" w:hAnsiTheme="majorHAnsi" w:cstheme="majorHAnsi"/>
                    <w:szCs w:val="24"/>
                  </w:rPr>
                </w:rPrChange>
              </w:rPr>
            </w:pPr>
            <w:ins w:id="13957" w:author="Dr Mamadou SANOGO" w:date="2023-10-25T17:38:00Z">
              <w:r w:rsidRPr="007A4AFC">
                <w:rPr>
                  <w:rFonts w:asciiTheme="majorHAnsi" w:hAnsiTheme="majorHAnsi" w:cstheme="majorHAnsi"/>
                  <w:color w:val="000000" w:themeColor="text1"/>
                  <w:szCs w:val="24"/>
                  <w:rPrChange w:id="13958" w:author="Dr Mamadou SANOGO" w:date="2023-10-25T18:15:00Z">
                    <w:rPr>
                      <w:rFonts w:asciiTheme="majorHAnsi" w:hAnsiTheme="majorHAnsi" w:cstheme="majorHAnsi"/>
                      <w:szCs w:val="24"/>
                    </w:rPr>
                  </w:rPrChange>
                </w:rPr>
                <w:t>Bon</w:t>
              </w:r>
            </w:ins>
          </w:p>
        </w:tc>
      </w:tr>
      <w:tr w:rsidR="007A4AFC" w:rsidRPr="007A4AFC" w14:paraId="2982FB5A" w14:textId="77777777" w:rsidTr="00D27EF1">
        <w:trPr>
          <w:ins w:id="13959" w:author="Dr Mamadou SANOGO" w:date="2023-10-25T17:38:00Z"/>
        </w:trPr>
        <w:tc>
          <w:tcPr>
            <w:tcW w:w="484" w:type="pct"/>
          </w:tcPr>
          <w:p w14:paraId="033380D5" w14:textId="77777777" w:rsidR="00A75F71" w:rsidRPr="007A4AFC" w:rsidRDefault="00A75F71" w:rsidP="00D27EF1">
            <w:pPr>
              <w:numPr>
                <w:ilvl w:val="0"/>
                <w:numId w:val="7"/>
              </w:numPr>
              <w:spacing w:line="240" w:lineRule="auto"/>
              <w:contextualSpacing/>
              <w:rPr>
                <w:ins w:id="13960" w:author="Dr Mamadou SANOGO" w:date="2023-10-25T17:38:00Z"/>
                <w:rFonts w:asciiTheme="majorHAnsi" w:hAnsiTheme="majorHAnsi" w:cstheme="majorHAnsi"/>
                <w:b/>
                <w:color w:val="000000" w:themeColor="text1"/>
                <w:szCs w:val="24"/>
                <w:rPrChange w:id="13961" w:author="Dr Mamadou SANOGO" w:date="2023-10-25T18:15:00Z">
                  <w:rPr>
                    <w:ins w:id="13962" w:author="Dr Mamadou SANOGO" w:date="2023-10-25T17:38:00Z"/>
                    <w:rFonts w:asciiTheme="majorHAnsi" w:hAnsiTheme="majorHAnsi" w:cstheme="majorHAnsi"/>
                    <w:b/>
                    <w:szCs w:val="24"/>
                  </w:rPr>
                </w:rPrChange>
              </w:rPr>
            </w:pPr>
          </w:p>
        </w:tc>
        <w:tc>
          <w:tcPr>
            <w:tcW w:w="3261" w:type="pct"/>
          </w:tcPr>
          <w:p w14:paraId="69E2109E" w14:textId="77777777" w:rsidR="00A75F71" w:rsidRPr="007A4AFC" w:rsidRDefault="00A75F71" w:rsidP="00D27EF1">
            <w:pPr>
              <w:spacing w:line="240" w:lineRule="auto"/>
              <w:rPr>
                <w:ins w:id="13963" w:author="Dr Mamadou SANOGO" w:date="2023-10-25T17:38:00Z"/>
                <w:rFonts w:asciiTheme="majorHAnsi" w:hAnsiTheme="majorHAnsi" w:cstheme="majorHAnsi"/>
                <w:color w:val="000000" w:themeColor="text1"/>
                <w:szCs w:val="24"/>
                <w:rPrChange w:id="13964" w:author="Dr Mamadou SANOGO" w:date="2023-10-25T18:15:00Z">
                  <w:rPr>
                    <w:ins w:id="13965" w:author="Dr Mamadou SANOGO" w:date="2023-10-25T17:38:00Z"/>
                    <w:rFonts w:asciiTheme="majorHAnsi" w:hAnsiTheme="majorHAnsi" w:cstheme="majorHAnsi"/>
                    <w:szCs w:val="24"/>
                  </w:rPr>
                </w:rPrChange>
              </w:rPr>
            </w:pPr>
            <w:ins w:id="13966" w:author="Dr Mamadou SANOGO" w:date="2023-10-25T17:38:00Z">
              <w:r w:rsidRPr="007A4AFC">
                <w:rPr>
                  <w:rFonts w:asciiTheme="majorHAnsi" w:hAnsiTheme="majorHAnsi" w:cstheme="majorHAnsi"/>
                  <w:color w:val="000000" w:themeColor="text1"/>
                  <w:szCs w:val="24"/>
                  <w:rPrChange w:id="13967" w:author="Dr Mamadou SANOGO" w:date="2023-10-25T18:15:00Z">
                    <w:rPr>
                      <w:rFonts w:asciiTheme="majorHAnsi" w:hAnsiTheme="majorHAnsi" w:cstheme="majorHAnsi"/>
                      <w:szCs w:val="24"/>
                    </w:rPr>
                  </w:rPrChange>
                </w:rPr>
                <w:t>Réfrigérateur</w:t>
              </w:r>
            </w:ins>
          </w:p>
        </w:tc>
        <w:tc>
          <w:tcPr>
            <w:tcW w:w="568" w:type="pct"/>
            <w:vAlign w:val="center"/>
          </w:tcPr>
          <w:p w14:paraId="20A461CF" w14:textId="77777777" w:rsidR="00A75F71" w:rsidRPr="007A4AFC" w:rsidRDefault="00A75F71" w:rsidP="00D27EF1">
            <w:pPr>
              <w:spacing w:line="240" w:lineRule="auto"/>
              <w:jc w:val="center"/>
              <w:rPr>
                <w:ins w:id="13968" w:author="Dr Mamadou SANOGO" w:date="2023-10-25T17:38:00Z"/>
                <w:rFonts w:asciiTheme="majorHAnsi" w:hAnsiTheme="majorHAnsi" w:cstheme="majorHAnsi"/>
                <w:color w:val="000000" w:themeColor="text1"/>
                <w:szCs w:val="24"/>
                <w:rPrChange w:id="13969" w:author="Dr Mamadou SANOGO" w:date="2023-10-25T18:15:00Z">
                  <w:rPr>
                    <w:ins w:id="13970" w:author="Dr Mamadou SANOGO" w:date="2023-10-25T17:38:00Z"/>
                    <w:rFonts w:asciiTheme="majorHAnsi" w:hAnsiTheme="majorHAnsi" w:cstheme="majorHAnsi"/>
                    <w:szCs w:val="24"/>
                  </w:rPr>
                </w:rPrChange>
              </w:rPr>
            </w:pPr>
            <w:ins w:id="13971" w:author="Dr Mamadou SANOGO" w:date="2023-10-25T17:38:00Z">
              <w:r w:rsidRPr="007A4AFC">
                <w:rPr>
                  <w:rFonts w:asciiTheme="majorHAnsi" w:hAnsiTheme="majorHAnsi" w:cstheme="majorHAnsi"/>
                  <w:color w:val="000000" w:themeColor="text1"/>
                  <w:szCs w:val="24"/>
                  <w:rPrChange w:id="13972" w:author="Dr Mamadou SANOGO" w:date="2023-10-25T18:15:00Z">
                    <w:rPr>
                      <w:rFonts w:asciiTheme="majorHAnsi" w:hAnsiTheme="majorHAnsi" w:cstheme="majorHAnsi"/>
                      <w:szCs w:val="24"/>
                    </w:rPr>
                  </w:rPrChange>
                </w:rPr>
                <w:t>1</w:t>
              </w:r>
            </w:ins>
          </w:p>
        </w:tc>
        <w:tc>
          <w:tcPr>
            <w:tcW w:w="687" w:type="pct"/>
          </w:tcPr>
          <w:p w14:paraId="5D48F599" w14:textId="77777777" w:rsidR="00A75F71" w:rsidRPr="007A4AFC" w:rsidRDefault="00A75F71" w:rsidP="00D27EF1">
            <w:pPr>
              <w:spacing w:line="240" w:lineRule="auto"/>
              <w:jc w:val="center"/>
              <w:rPr>
                <w:ins w:id="13973" w:author="Dr Mamadou SANOGO" w:date="2023-10-25T17:38:00Z"/>
                <w:rFonts w:asciiTheme="majorHAnsi" w:hAnsiTheme="majorHAnsi" w:cstheme="majorHAnsi"/>
                <w:color w:val="000000" w:themeColor="text1"/>
                <w:szCs w:val="24"/>
                <w:rPrChange w:id="13974" w:author="Dr Mamadou SANOGO" w:date="2023-10-25T18:15:00Z">
                  <w:rPr>
                    <w:ins w:id="13975" w:author="Dr Mamadou SANOGO" w:date="2023-10-25T17:38:00Z"/>
                    <w:rFonts w:asciiTheme="majorHAnsi" w:hAnsiTheme="majorHAnsi" w:cstheme="majorHAnsi"/>
                    <w:szCs w:val="24"/>
                  </w:rPr>
                </w:rPrChange>
              </w:rPr>
            </w:pPr>
            <w:ins w:id="13976" w:author="Dr Mamadou SANOGO" w:date="2023-10-25T17:38:00Z">
              <w:r w:rsidRPr="007A4AFC">
                <w:rPr>
                  <w:rFonts w:asciiTheme="majorHAnsi" w:hAnsiTheme="majorHAnsi" w:cstheme="majorHAnsi"/>
                  <w:color w:val="000000" w:themeColor="text1"/>
                  <w:szCs w:val="24"/>
                  <w:rPrChange w:id="13977" w:author="Dr Mamadou SANOGO" w:date="2023-10-25T18:15:00Z">
                    <w:rPr>
                      <w:rFonts w:asciiTheme="majorHAnsi" w:hAnsiTheme="majorHAnsi" w:cstheme="majorHAnsi"/>
                      <w:szCs w:val="24"/>
                    </w:rPr>
                  </w:rPrChange>
                </w:rPr>
                <w:t>Bon</w:t>
              </w:r>
            </w:ins>
          </w:p>
        </w:tc>
      </w:tr>
    </w:tbl>
    <w:p w14:paraId="74FFD837" w14:textId="77777777" w:rsidR="00A75F71" w:rsidRPr="007A4AFC" w:rsidRDefault="00A75F71" w:rsidP="00D81BFF">
      <w:pPr>
        <w:shd w:val="clear" w:color="auto" w:fill="FFFFFF"/>
        <w:spacing w:line="240" w:lineRule="auto"/>
        <w:ind w:right="9"/>
        <w:jc w:val="center"/>
        <w:rPr>
          <w:ins w:id="13978" w:author="Dr Mamadou SANOGO" w:date="2023-10-25T17:36:00Z"/>
          <w:b/>
          <w:color w:val="000000" w:themeColor="text1"/>
          <w:sz w:val="44"/>
          <w:rPrChange w:id="13979" w:author="Dr Mamadou SANOGO" w:date="2023-10-25T18:15:00Z">
            <w:rPr>
              <w:ins w:id="13980" w:author="Dr Mamadou SANOGO" w:date="2023-10-25T17:36:00Z"/>
              <w:b/>
              <w:sz w:val="44"/>
            </w:rPr>
          </w:rPrChange>
        </w:rPr>
      </w:pPr>
    </w:p>
    <w:p w14:paraId="7B0DDB34" w14:textId="0BC07BB8" w:rsidR="00A75F71" w:rsidRPr="007A4AFC" w:rsidRDefault="00A75F71" w:rsidP="00D81BFF">
      <w:pPr>
        <w:shd w:val="clear" w:color="auto" w:fill="FFFFFF"/>
        <w:spacing w:line="240" w:lineRule="auto"/>
        <w:ind w:right="9"/>
        <w:jc w:val="center"/>
        <w:rPr>
          <w:ins w:id="13981" w:author="Dr Mamadou SANOGO" w:date="2023-10-25T17:36:00Z"/>
          <w:b/>
          <w:color w:val="000000" w:themeColor="text1"/>
          <w:sz w:val="44"/>
          <w:rPrChange w:id="13982" w:author="Dr Mamadou SANOGO" w:date="2023-10-25T18:15:00Z">
            <w:rPr>
              <w:ins w:id="13983" w:author="Dr Mamadou SANOGO" w:date="2023-10-25T17:36:00Z"/>
              <w:b/>
              <w:sz w:val="44"/>
            </w:rPr>
          </w:rPrChange>
        </w:rPr>
      </w:pPr>
    </w:p>
    <w:p w14:paraId="7256FF35" w14:textId="27D59ED1" w:rsidR="00A75F71" w:rsidRPr="007A4AFC" w:rsidRDefault="00A75F71" w:rsidP="00D81BFF">
      <w:pPr>
        <w:shd w:val="clear" w:color="auto" w:fill="FFFFFF"/>
        <w:spacing w:line="240" w:lineRule="auto"/>
        <w:ind w:right="9"/>
        <w:jc w:val="center"/>
        <w:rPr>
          <w:ins w:id="13984" w:author="Dr Mamadou SANOGO" w:date="2023-10-25T17:38:00Z"/>
          <w:b/>
          <w:color w:val="000000" w:themeColor="text1"/>
          <w:sz w:val="44"/>
          <w:rPrChange w:id="13985" w:author="Dr Mamadou SANOGO" w:date="2023-10-25T18:15:00Z">
            <w:rPr>
              <w:ins w:id="13986" w:author="Dr Mamadou SANOGO" w:date="2023-10-25T17:38:00Z"/>
              <w:b/>
              <w:sz w:val="44"/>
            </w:rPr>
          </w:rPrChange>
        </w:rPr>
      </w:pPr>
    </w:p>
    <w:p w14:paraId="493A791D" w14:textId="23DF4338" w:rsidR="00A75F71" w:rsidRPr="007A4AFC" w:rsidRDefault="00A75F71" w:rsidP="00D81BFF">
      <w:pPr>
        <w:shd w:val="clear" w:color="auto" w:fill="FFFFFF"/>
        <w:spacing w:line="240" w:lineRule="auto"/>
        <w:ind w:right="9"/>
        <w:jc w:val="center"/>
        <w:rPr>
          <w:ins w:id="13987" w:author="Dr Mamadou SANOGO" w:date="2023-10-25T17:38:00Z"/>
          <w:b/>
          <w:color w:val="000000" w:themeColor="text1"/>
          <w:sz w:val="44"/>
          <w:rPrChange w:id="13988" w:author="Dr Mamadou SANOGO" w:date="2023-10-25T18:15:00Z">
            <w:rPr>
              <w:ins w:id="13989" w:author="Dr Mamadou SANOGO" w:date="2023-10-25T17:38:00Z"/>
              <w:b/>
              <w:sz w:val="44"/>
            </w:rPr>
          </w:rPrChange>
        </w:rPr>
      </w:pPr>
    </w:p>
    <w:p w14:paraId="472273D7" w14:textId="0EB9C483" w:rsidR="00A75F71" w:rsidRPr="007A4AFC" w:rsidRDefault="00A75F71" w:rsidP="00D81BFF">
      <w:pPr>
        <w:shd w:val="clear" w:color="auto" w:fill="FFFFFF"/>
        <w:spacing w:line="240" w:lineRule="auto"/>
        <w:ind w:right="9"/>
        <w:jc w:val="center"/>
        <w:rPr>
          <w:ins w:id="13990" w:author="Dr Mamadou SANOGO" w:date="2023-10-25T17:38:00Z"/>
          <w:b/>
          <w:color w:val="000000" w:themeColor="text1"/>
          <w:sz w:val="44"/>
          <w:rPrChange w:id="13991" w:author="Dr Mamadou SANOGO" w:date="2023-10-25T18:15:00Z">
            <w:rPr>
              <w:ins w:id="13992" w:author="Dr Mamadou SANOGO" w:date="2023-10-25T17:38:00Z"/>
              <w:b/>
              <w:sz w:val="44"/>
            </w:rPr>
          </w:rPrChange>
        </w:rPr>
      </w:pPr>
    </w:p>
    <w:p w14:paraId="07B4974E" w14:textId="54051FF9" w:rsidR="00A75F71" w:rsidRPr="007A4AFC" w:rsidRDefault="00A75F71" w:rsidP="00D81BFF">
      <w:pPr>
        <w:shd w:val="clear" w:color="auto" w:fill="FFFFFF"/>
        <w:spacing w:line="240" w:lineRule="auto"/>
        <w:ind w:right="9"/>
        <w:jc w:val="center"/>
        <w:rPr>
          <w:ins w:id="13993" w:author="Dr Mamadou SANOGO" w:date="2023-10-25T17:38:00Z"/>
          <w:b/>
          <w:color w:val="000000" w:themeColor="text1"/>
          <w:sz w:val="44"/>
          <w:rPrChange w:id="13994" w:author="Dr Mamadou SANOGO" w:date="2023-10-25T18:15:00Z">
            <w:rPr>
              <w:ins w:id="13995" w:author="Dr Mamadou SANOGO" w:date="2023-10-25T17:38:00Z"/>
              <w:b/>
              <w:sz w:val="44"/>
            </w:rPr>
          </w:rPrChange>
        </w:rPr>
      </w:pPr>
    </w:p>
    <w:p w14:paraId="63A87FA7" w14:textId="5EC9A6D5" w:rsidR="00A75F71" w:rsidRPr="007A4AFC" w:rsidRDefault="00A75F71" w:rsidP="00D81BFF">
      <w:pPr>
        <w:shd w:val="clear" w:color="auto" w:fill="FFFFFF"/>
        <w:spacing w:line="240" w:lineRule="auto"/>
        <w:ind w:right="9"/>
        <w:jc w:val="center"/>
        <w:rPr>
          <w:ins w:id="13996" w:author="Dr Mamadou SANOGO" w:date="2023-10-25T17:38:00Z"/>
          <w:b/>
          <w:color w:val="000000" w:themeColor="text1"/>
          <w:sz w:val="44"/>
          <w:rPrChange w:id="13997" w:author="Dr Mamadou SANOGO" w:date="2023-10-25T18:15:00Z">
            <w:rPr>
              <w:ins w:id="13998" w:author="Dr Mamadou SANOGO" w:date="2023-10-25T17:38:00Z"/>
              <w:b/>
              <w:sz w:val="44"/>
            </w:rPr>
          </w:rPrChange>
        </w:rPr>
      </w:pPr>
    </w:p>
    <w:p w14:paraId="7912299E" w14:textId="3F44F2C0" w:rsidR="00A75F71" w:rsidRPr="007A4AFC" w:rsidRDefault="00A75F71" w:rsidP="00D81BFF">
      <w:pPr>
        <w:shd w:val="clear" w:color="auto" w:fill="FFFFFF"/>
        <w:spacing w:line="240" w:lineRule="auto"/>
        <w:ind w:right="9"/>
        <w:jc w:val="center"/>
        <w:rPr>
          <w:ins w:id="13999" w:author="Dr Mamadou SANOGO" w:date="2023-10-25T17:38:00Z"/>
          <w:b/>
          <w:color w:val="000000" w:themeColor="text1"/>
          <w:sz w:val="44"/>
          <w:rPrChange w:id="14000" w:author="Dr Mamadou SANOGO" w:date="2023-10-25T18:15:00Z">
            <w:rPr>
              <w:ins w:id="14001" w:author="Dr Mamadou SANOGO" w:date="2023-10-25T17:38:00Z"/>
              <w:b/>
              <w:sz w:val="44"/>
            </w:rPr>
          </w:rPrChange>
        </w:rPr>
      </w:pPr>
    </w:p>
    <w:p w14:paraId="53218CBC" w14:textId="0032C0CF" w:rsidR="00A75F71" w:rsidRPr="007A4AFC" w:rsidRDefault="00A75F71" w:rsidP="00D81BFF">
      <w:pPr>
        <w:shd w:val="clear" w:color="auto" w:fill="FFFFFF"/>
        <w:spacing w:line="240" w:lineRule="auto"/>
        <w:ind w:right="9"/>
        <w:jc w:val="center"/>
        <w:rPr>
          <w:ins w:id="14002" w:author="Dr Mamadou SANOGO" w:date="2023-10-25T17:38:00Z"/>
          <w:b/>
          <w:color w:val="000000" w:themeColor="text1"/>
          <w:sz w:val="44"/>
          <w:rPrChange w:id="14003" w:author="Dr Mamadou SANOGO" w:date="2023-10-25T18:15:00Z">
            <w:rPr>
              <w:ins w:id="14004" w:author="Dr Mamadou SANOGO" w:date="2023-10-25T17:38:00Z"/>
              <w:b/>
              <w:sz w:val="44"/>
            </w:rPr>
          </w:rPrChange>
        </w:rPr>
      </w:pPr>
    </w:p>
    <w:p w14:paraId="361B6D5D" w14:textId="0920010E" w:rsidR="00A75F71" w:rsidRPr="007A4AFC" w:rsidRDefault="00A75F71" w:rsidP="00D81BFF">
      <w:pPr>
        <w:shd w:val="clear" w:color="auto" w:fill="FFFFFF"/>
        <w:spacing w:line="240" w:lineRule="auto"/>
        <w:ind w:right="9"/>
        <w:jc w:val="center"/>
        <w:rPr>
          <w:ins w:id="14005" w:author="Dr Mamadou SANOGO" w:date="2023-10-25T17:38:00Z"/>
          <w:b/>
          <w:color w:val="000000" w:themeColor="text1"/>
          <w:sz w:val="44"/>
          <w:rPrChange w:id="14006" w:author="Dr Mamadou SANOGO" w:date="2023-10-25T18:15:00Z">
            <w:rPr>
              <w:ins w:id="14007" w:author="Dr Mamadou SANOGO" w:date="2023-10-25T17:38:00Z"/>
              <w:b/>
              <w:sz w:val="44"/>
            </w:rPr>
          </w:rPrChange>
        </w:rPr>
      </w:pPr>
    </w:p>
    <w:p w14:paraId="2BD53EC5" w14:textId="09415736" w:rsidR="00A75F71" w:rsidRPr="007A4AFC" w:rsidRDefault="00A75F71" w:rsidP="00D81BFF">
      <w:pPr>
        <w:shd w:val="clear" w:color="auto" w:fill="FFFFFF"/>
        <w:spacing w:line="240" w:lineRule="auto"/>
        <w:ind w:right="9"/>
        <w:jc w:val="center"/>
        <w:rPr>
          <w:ins w:id="14008" w:author="Dr Mamadou SANOGO" w:date="2023-10-25T17:38:00Z"/>
          <w:b/>
          <w:color w:val="000000" w:themeColor="text1"/>
          <w:sz w:val="44"/>
          <w:rPrChange w:id="14009" w:author="Dr Mamadou SANOGO" w:date="2023-10-25T18:15:00Z">
            <w:rPr>
              <w:ins w:id="14010" w:author="Dr Mamadou SANOGO" w:date="2023-10-25T17:38:00Z"/>
              <w:b/>
              <w:sz w:val="44"/>
            </w:rPr>
          </w:rPrChange>
        </w:rPr>
      </w:pPr>
    </w:p>
    <w:p w14:paraId="2ABB7142" w14:textId="2595733D" w:rsidR="00A75F71" w:rsidRPr="007A4AFC" w:rsidRDefault="00A75F71" w:rsidP="00D81BFF">
      <w:pPr>
        <w:shd w:val="clear" w:color="auto" w:fill="FFFFFF"/>
        <w:spacing w:line="240" w:lineRule="auto"/>
        <w:ind w:right="9"/>
        <w:jc w:val="center"/>
        <w:rPr>
          <w:ins w:id="14011" w:author="Dr Mamadou SANOGO" w:date="2023-10-25T17:38:00Z"/>
          <w:b/>
          <w:color w:val="000000" w:themeColor="text1"/>
          <w:sz w:val="44"/>
          <w:rPrChange w:id="14012" w:author="Dr Mamadou SANOGO" w:date="2023-10-25T18:15:00Z">
            <w:rPr>
              <w:ins w:id="14013" w:author="Dr Mamadou SANOGO" w:date="2023-10-25T17:38:00Z"/>
              <w:b/>
              <w:sz w:val="44"/>
            </w:rPr>
          </w:rPrChange>
        </w:rPr>
      </w:pPr>
    </w:p>
    <w:p w14:paraId="7172C200" w14:textId="3AC1FB6E" w:rsidR="00A75F71" w:rsidRPr="007A4AFC" w:rsidRDefault="00A75F71" w:rsidP="00D81BFF">
      <w:pPr>
        <w:shd w:val="clear" w:color="auto" w:fill="FFFFFF"/>
        <w:spacing w:line="240" w:lineRule="auto"/>
        <w:ind w:right="9"/>
        <w:jc w:val="center"/>
        <w:rPr>
          <w:ins w:id="14014" w:author="Dr Mamadou SANOGO" w:date="2023-10-25T17:38:00Z"/>
          <w:b/>
          <w:color w:val="000000" w:themeColor="text1"/>
          <w:sz w:val="44"/>
          <w:rPrChange w:id="14015" w:author="Dr Mamadou SANOGO" w:date="2023-10-25T18:15:00Z">
            <w:rPr>
              <w:ins w:id="14016" w:author="Dr Mamadou SANOGO" w:date="2023-10-25T17:38:00Z"/>
              <w:b/>
              <w:sz w:val="44"/>
            </w:rPr>
          </w:rPrChange>
        </w:rPr>
      </w:pPr>
    </w:p>
    <w:p w14:paraId="3ED76D93" w14:textId="36CF698D" w:rsidR="00A75F71" w:rsidRPr="007A4AFC" w:rsidRDefault="00A75F71" w:rsidP="00D81BFF">
      <w:pPr>
        <w:shd w:val="clear" w:color="auto" w:fill="FFFFFF"/>
        <w:spacing w:line="240" w:lineRule="auto"/>
        <w:ind w:right="9"/>
        <w:jc w:val="center"/>
        <w:rPr>
          <w:ins w:id="14017" w:author="Dr Mamadou SANOGO" w:date="2023-10-25T17:38:00Z"/>
          <w:b/>
          <w:color w:val="000000" w:themeColor="text1"/>
          <w:sz w:val="44"/>
          <w:rPrChange w:id="14018" w:author="Dr Mamadou SANOGO" w:date="2023-10-25T18:15:00Z">
            <w:rPr>
              <w:ins w:id="14019" w:author="Dr Mamadou SANOGO" w:date="2023-10-25T17:38:00Z"/>
              <w:b/>
              <w:sz w:val="44"/>
            </w:rPr>
          </w:rPrChange>
        </w:rPr>
      </w:pPr>
    </w:p>
    <w:p w14:paraId="4E1127DB" w14:textId="5FFFCC64" w:rsidR="00A75F71" w:rsidRPr="007A4AFC" w:rsidRDefault="00A75F71" w:rsidP="00D81BFF">
      <w:pPr>
        <w:shd w:val="clear" w:color="auto" w:fill="FFFFFF"/>
        <w:spacing w:line="240" w:lineRule="auto"/>
        <w:ind w:right="9"/>
        <w:jc w:val="center"/>
        <w:rPr>
          <w:ins w:id="14020" w:author="Dr Mamadou SANOGO" w:date="2023-10-25T17:38:00Z"/>
          <w:b/>
          <w:color w:val="000000" w:themeColor="text1"/>
          <w:sz w:val="44"/>
          <w:rPrChange w:id="14021" w:author="Dr Mamadou SANOGO" w:date="2023-10-25T18:15:00Z">
            <w:rPr>
              <w:ins w:id="14022" w:author="Dr Mamadou SANOGO" w:date="2023-10-25T17:38:00Z"/>
              <w:b/>
              <w:sz w:val="44"/>
            </w:rPr>
          </w:rPrChange>
        </w:rPr>
      </w:pPr>
    </w:p>
    <w:p w14:paraId="7350F529" w14:textId="56EFFCB6" w:rsidR="00A75F71" w:rsidRPr="007A4AFC" w:rsidRDefault="00A75F71" w:rsidP="00D81BFF">
      <w:pPr>
        <w:shd w:val="clear" w:color="auto" w:fill="FFFFFF"/>
        <w:spacing w:line="240" w:lineRule="auto"/>
        <w:ind w:right="9"/>
        <w:jc w:val="center"/>
        <w:rPr>
          <w:ins w:id="14023" w:author="Dr Mamadou SANOGO" w:date="2023-10-25T17:38:00Z"/>
          <w:b/>
          <w:color w:val="000000" w:themeColor="text1"/>
          <w:sz w:val="44"/>
          <w:rPrChange w:id="14024" w:author="Dr Mamadou SANOGO" w:date="2023-10-25T18:15:00Z">
            <w:rPr>
              <w:ins w:id="14025" w:author="Dr Mamadou SANOGO" w:date="2023-10-25T17:38:00Z"/>
              <w:b/>
              <w:sz w:val="44"/>
            </w:rPr>
          </w:rPrChange>
        </w:rPr>
      </w:pPr>
    </w:p>
    <w:p w14:paraId="4FBEBF96" w14:textId="4E67FEBE" w:rsidR="00A75F71" w:rsidRPr="007A4AFC" w:rsidRDefault="00A75F71" w:rsidP="00D81BFF">
      <w:pPr>
        <w:shd w:val="clear" w:color="auto" w:fill="FFFFFF"/>
        <w:spacing w:line="240" w:lineRule="auto"/>
        <w:ind w:right="9"/>
        <w:jc w:val="center"/>
        <w:rPr>
          <w:ins w:id="14026" w:author="Dr Mamadou SANOGO" w:date="2023-10-25T17:38:00Z"/>
          <w:b/>
          <w:color w:val="000000" w:themeColor="text1"/>
          <w:sz w:val="44"/>
          <w:rPrChange w:id="14027" w:author="Dr Mamadou SANOGO" w:date="2023-10-25T18:15:00Z">
            <w:rPr>
              <w:ins w:id="14028" w:author="Dr Mamadou SANOGO" w:date="2023-10-25T17:38:00Z"/>
              <w:b/>
              <w:sz w:val="44"/>
            </w:rPr>
          </w:rPrChange>
        </w:rPr>
      </w:pPr>
    </w:p>
    <w:p w14:paraId="06A495B8" w14:textId="4553057C" w:rsidR="00A75F71" w:rsidRPr="007A4AFC" w:rsidRDefault="00A75F71" w:rsidP="00D81BFF">
      <w:pPr>
        <w:shd w:val="clear" w:color="auto" w:fill="FFFFFF"/>
        <w:spacing w:line="240" w:lineRule="auto"/>
        <w:ind w:right="9"/>
        <w:jc w:val="center"/>
        <w:rPr>
          <w:ins w:id="14029" w:author="Dr Mamadou SANOGO" w:date="2023-10-25T17:38:00Z"/>
          <w:b/>
          <w:color w:val="000000" w:themeColor="text1"/>
          <w:sz w:val="44"/>
          <w:rPrChange w:id="14030" w:author="Dr Mamadou SANOGO" w:date="2023-10-25T18:15:00Z">
            <w:rPr>
              <w:ins w:id="14031" w:author="Dr Mamadou SANOGO" w:date="2023-10-25T17:38:00Z"/>
              <w:b/>
              <w:sz w:val="44"/>
            </w:rPr>
          </w:rPrChange>
        </w:rPr>
      </w:pPr>
    </w:p>
    <w:p w14:paraId="1D063001" w14:textId="5B335F03" w:rsidR="00A75F71" w:rsidRPr="007A4AFC" w:rsidRDefault="00A75F71" w:rsidP="00D81BFF">
      <w:pPr>
        <w:shd w:val="clear" w:color="auto" w:fill="FFFFFF"/>
        <w:spacing w:line="240" w:lineRule="auto"/>
        <w:ind w:right="9"/>
        <w:jc w:val="center"/>
        <w:rPr>
          <w:ins w:id="14032" w:author="Dr Mamadou SANOGO" w:date="2023-10-25T17:38:00Z"/>
          <w:b/>
          <w:color w:val="000000" w:themeColor="text1"/>
          <w:sz w:val="44"/>
          <w:rPrChange w:id="14033" w:author="Dr Mamadou SANOGO" w:date="2023-10-25T18:15:00Z">
            <w:rPr>
              <w:ins w:id="14034" w:author="Dr Mamadou SANOGO" w:date="2023-10-25T17:38:00Z"/>
              <w:b/>
              <w:sz w:val="44"/>
            </w:rPr>
          </w:rPrChange>
        </w:rPr>
      </w:pPr>
    </w:p>
    <w:p w14:paraId="5CD0D027" w14:textId="3EC02DCC" w:rsidR="00A75F71" w:rsidRPr="007A4AFC" w:rsidRDefault="00A75F71" w:rsidP="00D81BFF">
      <w:pPr>
        <w:shd w:val="clear" w:color="auto" w:fill="FFFFFF"/>
        <w:spacing w:line="240" w:lineRule="auto"/>
        <w:ind w:right="9"/>
        <w:jc w:val="center"/>
        <w:rPr>
          <w:ins w:id="14035" w:author="Dr Mamadou SANOGO" w:date="2023-10-25T17:39:00Z"/>
          <w:b/>
          <w:color w:val="000000" w:themeColor="text1"/>
          <w:sz w:val="44"/>
          <w:rPrChange w:id="14036" w:author="Dr Mamadou SANOGO" w:date="2023-10-25T18:15:00Z">
            <w:rPr>
              <w:ins w:id="14037" w:author="Dr Mamadou SANOGO" w:date="2023-10-25T17:39:00Z"/>
              <w:b/>
              <w:sz w:val="44"/>
            </w:rPr>
          </w:rPrChange>
        </w:rPr>
      </w:pPr>
    </w:p>
    <w:p w14:paraId="6DA9B775" w14:textId="6EA35498" w:rsidR="00A75F71" w:rsidRPr="007A4AFC" w:rsidRDefault="00A75F71" w:rsidP="00D81BFF">
      <w:pPr>
        <w:shd w:val="clear" w:color="auto" w:fill="FFFFFF"/>
        <w:spacing w:line="240" w:lineRule="auto"/>
        <w:ind w:right="9"/>
        <w:jc w:val="center"/>
        <w:rPr>
          <w:ins w:id="14038" w:author="Dr Mamadou SANOGO" w:date="2023-10-25T17:39:00Z"/>
          <w:b/>
          <w:color w:val="000000" w:themeColor="text1"/>
          <w:sz w:val="44"/>
          <w:rPrChange w:id="14039" w:author="Dr Mamadou SANOGO" w:date="2023-10-25T18:15:00Z">
            <w:rPr>
              <w:ins w:id="14040" w:author="Dr Mamadou SANOGO" w:date="2023-10-25T17:39:00Z"/>
              <w:b/>
              <w:sz w:val="44"/>
            </w:rPr>
          </w:rPrChange>
        </w:rPr>
      </w:pPr>
    </w:p>
    <w:p w14:paraId="0AF142CF" w14:textId="59C27C5B" w:rsidR="00A75F71" w:rsidRPr="007A4AFC" w:rsidRDefault="00A75F71" w:rsidP="00D81BFF">
      <w:pPr>
        <w:shd w:val="clear" w:color="auto" w:fill="FFFFFF"/>
        <w:spacing w:line="240" w:lineRule="auto"/>
        <w:ind w:right="9"/>
        <w:jc w:val="center"/>
        <w:rPr>
          <w:ins w:id="14041" w:author="Dr Mamadou SANOGO" w:date="2023-10-25T17:39:00Z"/>
          <w:b/>
          <w:color w:val="000000" w:themeColor="text1"/>
          <w:sz w:val="44"/>
          <w:rPrChange w:id="14042" w:author="Dr Mamadou SANOGO" w:date="2023-10-25T18:15:00Z">
            <w:rPr>
              <w:ins w:id="14043" w:author="Dr Mamadou SANOGO" w:date="2023-10-25T17:39:00Z"/>
              <w:b/>
              <w:sz w:val="44"/>
            </w:rPr>
          </w:rPrChange>
        </w:rPr>
      </w:pPr>
    </w:p>
    <w:p w14:paraId="15299E54" w14:textId="7C54713F" w:rsidR="00A75F71" w:rsidRPr="007A4AFC" w:rsidRDefault="00A75F71" w:rsidP="00D81BFF">
      <w:pPr>
        <w:shd w:val="clear" w:color="auto" w:fill="FFFFFF"/>
        <w:spacing w:line="240" w:lineRule="auto"/>
        <w:ind w:right="9"/>
        <w:jc w:val="center"/>
        <w:rPr>
          <w:ins w:id="14044" w:author="Dr Mamadou SANOGO" w:date="2023-10-25T17:39:00Z"/>
          <w:b/>
          <w:color w:val="000000" w:themeColor="text1"/>
          <w:sz w:val="44"/>
          <w:rPrChange w:id="14045" w:author="Dr Mamadou SANOGO" w:date="2023-10-25T18:15:00Z">
            <w:rPr>
              <w:ins w:id="14046" w:author="Dr Mamadou SANOGO" w:date="2023-10-25T17:39:00Z"/>
              <w:b/>
              <w:sz w:val="44"/>
            </w:rPr>
          </w:rPrChange>
        </w:rPr>
      </w:pPr>
    </w:p>
    <w:p w14:paraId="4E897399" w14:textId="0B7FCC1F" w:rsidR="00A75F71" w:rsidRPr="007A4AFC" w:rsidRDefault="00A75F71" w:rsidP="00D81BFF">
      <w:pPr>
        <w:shd w:val="clear" w:color="auto" w:fill="FFFFFF"/>
        <w:spacing w:line="240" w:lineRule="auto"/>
        <w:ind w:right="9"/>
        <w:jc w:val="center"/>
        <w:rPr>
          <w:ins w:id="14047" w:author="Dr Mamadou SANOGO" w:date="2023-10-25T17:39:00Z"/>
          <w:b/>
          <w:color w:val="000000" w:themeColor="text1"/>
          <w:sz w:val="44"/>
          <w:rPrChange w:id="14048" w:author="Dr Mamadou SANOGO" w:date="2023-10-25T18:15:00Z">
            <w:rPr>
              <w:ins w:id="14049" w:author="Dr Mamadou SANOGO" w:date="2023-10-25T17:39:00Z"/>
              <w:b/>
              <w:sz w:val="44"/>
            </w:rPr>
          </w:rPrChange>
        </w:rPr>
      </w:pPr>
    </w:p>
    <w:p w14:paraId="40C67783" w14:textId="098797B9" w:rsidR="00A75F71" w:rsidRPr="007A4AFC" w:rsidRDefault="00A75F71" w:rsidP="00D81BFF">
      <w:pPr>
        <w:shd w:val="clear" w:color="auto" w:fill="FFFFFF"/>
        <w:spacing w:line="240" w:lineRule="auto"/>
        <w:ind w:right="9"/>
        <w:jc w:val="center"/>
        <w:rPr>
          <w:ins w:id="14050" w:author="Dr Mamadou SANOGO" w:date="2023-10-25T17:39:00Z"/>
          <w:b/>
          <w:color w:val="000000" w:themeColor="text1"/>
          <w:sz w:val="44"/>
          <w:rPrChange w:id="14051" w:author="Dr Mamadou SANOGO" w:date="2023-10-25T18:15:00Z">
            <w:rPr>
              <w:ins w:id="14052" w:author="Dr Mamadou SANOGO" w:date="2023-10-25T17:39:00Z"/>
              <w:b/>
              <w:sz w:val="44"/>
            </w:rPr>
          </w:rPrChange>
        </w:rPr>
      </w:pPr>
    </w:p>
    <w:p w14:paraId="31D43733" w14:textId="77777777" w:rsidR="00A75F71" w:rsidRPr="007A4AFC" w:rsidRDefault="00A75F71" w:rsidP="00D81BFF">
      <w:pPr>
        <w:shd w:val="clear" w:color="auto" w:fill="FFFFFF"/>
        <w:spacing w:line="240" w:lineRule="auto"/>
        <w:ind w:right="9"/>
        <w:jc w:val="center"/>
        <w:rPr>
          <w:ins w:id="14053" w:author="Dr Mamadou SANOGO" w:date="2023-10-25T17:38:00Z"/>
          <w:b/>
          <w:color w:val="000000" w:themeColor="text1"/>
          <w:sz w:val="44"/>
          <w:rPrChange w:id="14054" w:author="Dr Mamadou SANOGO" w:date="2023-10-25T18:15:00Z">
            <w:rPr>
              <w:ins w:id="14055" w:author="Dr Mamadou SANOGO" w:date="2023-10-25T17:38:00Z"/>
              <w:b/>
              <w:sz w:val="44"/>
            </w:rPr>
          </w:rPrChange>
        </w:rPr>
      </w:pPr>
    </w:p>
    <w:p w14:paraId="2DE7878B" w14:textId="77777777" w:rsidR="00A75F71" w:rsidRPr="007A4AFC" w:rsidRDefault="00A75F71" w:rsidP="00D81BFF">
      <w:pPr>
        <w:shd w:val="clear" w:color="auto" w:fill="FFFFFF"/>
        <w:spacing w:line="240" w:lineRule="auto"/>
        <w:ind w:right="9"/>
        <w:jc w:val="center"/>
        <w:rPr>
          <w:ins w:id="14056" w:author="Dr Mamadou SANOGO" w:date="2023-10-25T15:02:00Z"/>
          <w:b/>
          <w:color w:val="000000" w:themeColor="text1"/>
          <w:sz w:val="44"/>
          <w:rPrChange w:id="14057" w:author="Dr Mamadou SANOGO" w:date="2023-10-25T18:15:00Z">
            <w:rPr>
              <w:ins w:id="14058" w:author="Dr Mamadou SANOGO" w:date="2023-10-25T15:02:00Z"/>
              <w:b/>
              <w:sz w:val="44"/>
            </w:rPr>
          </w:rPrChange>
        </w:rPr>
      </w:pPr>
    </w:p>
    <w:p w14:paraId="1A6BE2A1" w14:textId="45CBB3DF" w:rsidR="00D81BFF" w:rsidRPr="007A4AFC" w:rsidRDefault="00D81BFF" w:rsidP="00D81BFF">
      <w:pPr>
        <w:shd w:val="clear" w:color="auto" w:fill="FFFFFF"/>
        <w:spacing w:line="240" w:lineRule="auto"/>
        <w:ind w:right="9"/>
        <w:jc w:val="center"/>
        <w:rPr>
          <w:ins w:id="14059" w:author="Dr Mamadou SANOGO" w:date="2023-10-25T17:38:00Z"/>
          <w:b/>
          <w:color w:val="000000" w:themeColor="text1"/>
          <w:sz w:val="44"/>
          <w:rPrChange w:id="14060" w:author="Dr Mamadou SANOGO" w:date="2023-10-25T18:15:00Z">
            <w:rPr>
              <w:ins w:id="14061" w:author="Dr Mamadou SANOGO" w:date="2023-10-25T17:38:00Z"/>
              <w:b/>
              <w:sz w:val="44"/>
            </w:rPr>
          </w:rPrChange>
        </w:rPr>
      </w:pPr>
      <w:ins w:id="14062" w:author="Dr Mamadou SANOGO" w:date="2023-10-25T15:02:00Z">
        <w:r w:rsidRPr="007A4AFC">
          <w:rPr>
            <w:b/>
            <w:color w:val="000000" w:themeColor="text1"/>
            <w:sz w:val="44"/>
            <w:rPrChange w:id="14063" w:author="Dr Mamadou SANOGO" w:date="2023-10-25T18:15:00Z">
              <w:rPr>
                <w:b/>
                <w:sz w:val="44"/>
              </w:rPr>
            </w:rPrChange>
          </w:rPr>
          <w:t>Annexe n°0</w:t>
        </w:r>
      </w:ins>
      <w:ins w:id="14064" w:author="Dr Mamadou SANOGO" w:date="2023-10-25T17:38:00Z">
        <w:r w:rsidR="00A75F71" w:rsidRPr="007A4AFC">
          <w:rPr>
            <w:b/>
            <w:color w:val="000000" w:themeColor="text1"/>
            <w:sz w:val="44"/>
            <w:rPrChange w:id="14065" w:author="Dr Mamadou SANOGO" w:date="2023-10-25T18:15:00Z">
              <w:rPr>
                <w:b/>
                <w:sz w:val="44"/>
              </w:rPr>
            </w:rPrChange>
          </w:rPr>
          <w:t>28</w:t>
        </w:r>
      </w:ins>
      <w:ins w:id="14066" w:author="Dr Mamadou SANOGO" w:date="2023-10-25T15:02:00Z">
        <w:r w:rsidRPr="007A4AFC">
          <w:rPr>
            <w:b/>
            <w:color w:val="000000" w:themeColor="text1"/>
            <w:sz w:val="44"/>
            <w:rPrChange w:id="14067" w:author="Dr Mamadou SANOGO" w:date="2023-10-25T18:15:00Z">
              <w:rPr>
                <w:b/>
                <w:sz w:val="44"/>
              </w:rPr>
            </w:rPrChange>
          </w:rPr>
          <w:t> : Rapport activités académiques</w:t>
        </w:r>
      </w:ins>
    </w:p>
    <w:p w14:paraId="32C03DB1" w14:textId="43197637" w:rsidR="00A75F71" w:rsidRPr="007A4AFC" w:rsidRDefault="00A75F71" w:rsidP="00D81BFF">
      <w:pPr>
        <w:shd w:val="clear" w:color="auto" w:fill="FFFFFF"/>
        <w:spacing w:line="240" w:lineRule="auto"/>
        <w:ind w:right="9"/>
        <w:jc w:val="center"/>
        <w:rPr>
          <w:ins w:id="14068" w:author="Dr Mamadou SANOGO" w:date="2023-10-25T17:38:00Z"/>
          <w:b/>
          <w:color w:val="000000" w:themeColor="text1"/>
          <w:sz w:val="44"/>
          <w:rPrChange w:id="14069" w:author="Dr Mamadou SANOGO" w:date="2023-10-25T18:15:00Z">
            <w:rPr>
              <w:ins w:id="14070" w:author="Dr Mamadou SANOGO" w:date="2023-10-25T17:38:00Z"/>
              <w:b/>
              <w:sz w:val="44"/>
            </w:rPr>
          </w:rPrChange>
        </w:rPr>
      </w:pPr>
    </w:p>
    <w:p w14:paraId="42D8F692" w14:textId="02A952F8" w:rsidR="00A75F71" w:rsidRPr="007A4AFC" w:rsidRDefault="00A75F71" w:rsidP="00D81BFF">
      <w:pPr>
        <w:shd w:val="clear" w:color="auto" w:fill="FFFFFF"/>
        <w:spacing w:line="240" w:lineRule="auto"/>
        <w:ind w:right="9"/>
        <w:jc w:val="center"/>
        <w:rPr>
          <w:ins w:id="14071" w:author="Dr Mamadou SANOGO" w:date="2023-10-25T17:38:00Z"/>
          <w:b/>
          <w:color w:val="000000" w:themeColor="text1"/>
          <w:sz w:val="44"/>
          <w:rPrChange w:id="14072" w:author="Dr Mamadou SANOGO" w:date="2023-10-25T18:15:00Z">
            <w:rPr>
              <w:ins w:id="14073" w:author="Dr Mamadou SANOGO" w:date="2023-10-25T17:38:00Z"/>
              <w:b/>
              <w:sz w:val="44"/>
            </w:rPr>
          </w:rPrChange>
        </w:rPr>
      </w:pPr>
    </w:p>
    <w:p w14:paraId="34E09344" w14:textId="7A889B66" w:rsidR="00A75F71" w:rsidRPr="007A4AFC" w:rsidRDefault="00A75F71" w:rsidP="00D81BFF">
      <w:pPr>
        <w:shd w:val="clear" w:color="auto" w:fill="FFFFFF"/>
        <w:spacing w:line="240" w:lineRule="auto"/>
        <w:ind w:right="9"/>
        <w:jc w:val="center"/>
        <w:rPr>
          <w:ins w:id="14074" w:author="Dr Mamadou SANOGO" w:date="2023-10-25T17:38:00Z"/>
          <w:b/>
          <w:color w:val="000000" w:themeColor="text1"/>
          <w:sz w:val="44"/>
          <w:rPrChange w:id="14075" w:author="Dr Mamadou SANOGO" w:date="2023-10-25T18:15:00Z">
            <w:rPr>
              <w:ins w:id="14076" w:author="Dr Mamadou SANOGO" w:date="2023-10-25T17:38:00Z"/>
              <w:b/>
              <w:sz w:val="44"/>
            </w:rPr>
          </w:rPrChange>
        </w:rPr>
      </w:pPr>
    </w:p>
    <w:p w14:paraId="65BE7EC8" w14:textId="050237F3" w:rsidR="00A75F71" w:rsidRPr="007A4AFC" w:rsidRDefault="00A75F71" w:rsidP="00D81BFF">
      <w:pPr>
        <w:shd w:val="clear" w:color="auto" w:fill="FFFFFF"/>
        <w:spacing w:line="240" w:lineRule="auto"/>
        <w:ind w:right="9"/>
        <w:jc w:val="center"/>
        <w:rPr>
          <w:ins w:id="14077" w:author="Dr Mamadou SANOGO" w:date="2023-10-25T17:38:00Z"/>
          <w:b/>
          <w:color w:val="000000" w:themeColor="text1"/>
          <w:sz w:val="44"/>
          <w:rPrChange w:id="14078" w:author="Dr Mamadou SANOGO" w:date="2023-10-25T18:15:00Z">
            <w:rPr>
              <w:ins w:id="14079" w:author="Dr Mamadou SANOGO" w:date="2023-10-25T17:38:00Z"/>
              <w:b/>
              <w:sz w:val="44"/>
            </w:rPr>
          </w:rPrChange>
        </w:rPr>
      </w:pPr>
    </w:p>
    <w:p w14:paraId="4129183B" w14:textId="5C073046" w:rsidR="00A75F71" w:rsidRPr="007A4AFC" w:rsidRDefault="00A75F71" w:rsidP="00D81BFF">
      <w:pPr>
        <w:shd w:val="clear" w:color="auto" w:fill="FFFFFF"/>
        <w:spacing w:line="240" w:lineRule="auto"/>
        <w:ind w:right="9"/>
        <w:jc w:val="center"/>
        <w:rPr>
          <w:ins w:id="14080" w:author="Dr Mamadou SANOGO" w:date="2023-10-25T17:38:00Z"/>
          <w:b/>
          <w:color w:val="000000" w:themeColor="text1"/>
          <w:sz w:val="44"/>
          <w:rPrChange w:id="14081" w:author="Dr Mamadou SANOGO" w:date="2023-10-25T18:15:00Z">
            <w:rPr>
              <w:ins w:id="14082" w:author="Dr Mamadou SANOGO" w:date="2023-10-25T17:38:00Z"/>
              <w:b/>
              <w:sz w:val="44"/>
            </w:rPr>
          </w:rPrChange>
        </w:rPr>
      </w:pPr>
    </w:p>
    <w:p w14:paraId="1AD3C4A6" w14:textId="73CA731C" w:rsidR="00A75F71" w:rsidRPr="007A4AFC" w:rsidRDefault="00A75F71" w:rsidP="00D81BFF">
      <w:pPr>
        <w:shd w:val="clear" w:color="auto" w:fill="FFFFFF"/>
        <w:spacing w:line="240" w:lineRule="auto"/>
        <w:ind w:right="9"/>
        <w:jc w:val="center"/>
        <w:rPr>
          <w:ins w:id="14083" w:author="Dr Mamadou SANOGO" w:date="2023-10-25T17:38:00Z"/>
          <w:b/>
          <w:color w:val="000000" w:themeColor="text1"/>
          <w:sz w:val="44"/>
          <w:rPrChange w:id="14084" w:author="Dr Mamadou SANOGO" w:date="2023-10-25T18:15:00Z">
            <w:rPr>
              <w:ins w:id="14085" w:author="Dr Mamadou SANOGO" w:date="2023-10-25T17:38:00Z"/>
              <w:b/>
              <w:sz w:val="44"/>
            </w:rPr>
          </w:rPrChange>
        </w:rPr>
      </w:pPr>
    </w:p>
    <w:p w14:paraId="0B298875" w14:textId="6F896AF1" w:rsidR="00A75F71" w:rsidRPr="007A4AFC" w:rsidRDefault="00A75F71" w:rsidP="00A75F71">
      <w:pPr>
        <w:spacing w:after="200" w:line="276" w:lineRule="auto"/>
        <w:rPr>
          <w:ins w:id="14086" w:author="Dr Mamadou SANOGO" w:date="2023-10-25T18:06:00Z"/>
          <w:rFonts w:eastAsia="Calibri"/>
          <w:b/>
          <w:color w:val="000000" w:themeColor="text1"/>
          <w:lang w:eastAsia="en-US"/>
          <w:rPrChange w:id="14087" w:author="Dr Mamadou SANOGO" w:date="2023-10-25T18:15:00Z">
            <w:rPr>
              <w:ins w:id="14088" w:author="Dr Mamadou SANOGO" w:date="2023-10-25T18:06:00Z"/>
              <w:rFonts w:eastAsia="Calibri"/>
              <w:b/>
              <w:lang w:eastAsia="en-US"/>
            </w:rPr>
          </w:rPrChange>
        </w:rPr>
      </w:pPr>
    </w:p>
    <w:p w14:paraId="05D88B4D" w14:textId="75C39F53" w:rsidR="00A33868" w:rsidRPr="007A4AFC" w:rsidRDefault="00A33868" w:rsidP="00A75F71">
      <w:pPr>
        <w:spacing w:after="200" w:line="276" w:lineRule="auto"/>
        <w:rPr>
          <w:ins w:id="14089" w:author="Dr Mamadou SANOGO" w:date="2023-10-25T18:06:00Z"/>
          <w:rFonts w:eastAsia="Calibri"/>
          <w:b/>
          <w:color w:val="000000" w:themeColor="text1"/>
          <w:lang w:eastAsia="en-US"/>
          <w:rPrChange w:id="14090" w:author="Dr Mamadou SANOGO" w:date="2023-10-25T18:15:00Z">
            <w:rPr>
              <w:ins w:id="14091" w:author="Dr Mamadou SANOGO" w:date="2023-10-25T18:06:00Z"/>
              <w:rFonts w:eastAsia="Calibri"/>
              <w:b/>
              <w:lang w:eastAsia="en-US"/>
            </w:rPr>
          </w:rPrChange>
        </w:rPr>
      </w:pPr>
    </w:p>
    <w:p w14:paraId="6CC42471" w14:textId="5C979723" w:rsidR="00A33868" w:rsidRDefault="00A33868" w:rsidP="00A75F71">
      <w:pPr>
        <w:spacing w:after="200" w:line="276" w:lineRule="auto"/>
        <w:rPr>
          <w:ins w:id="14092" w:author="Dr Mamadou SANOGO" w:date="2023-10-27T11:52:00Z"/>
          <w:rFonts w:eastAsia="Calibri"/>
          <w:b/>
          <w:color w:val="000000" w:themeColor="text1"/>
          <w:lang w:eastAsia="en-US"/>
        </w:rPr>
      </w:pPr>
    </w:p>
    <w:p w14:paraId="3E8E12F3" w14:textId="4AEF38C9" w:rsidR="006A62F4" w:rsidRDefault="006A62F4" w:rsidP="00A75F71">
      <w:pPr>
        <w:spacing w:after="200" w:line="276" w:lineRule="auto"/>
        <w:rPr>
          <w:ins w:id="14093" w:author="Dr Mamadou SANOGO" w:date="2023-10-27T11:52:00Z"/>
          <w:rFonts w:eastAsia="Calibri"/>
          <w:b/>
          <w:color w:val="000000" w:themeColor="text1"/>
          <w:lang w:eastAsia="en-US"/>
        </w:rPr>
      </w:pPr>
    </w:p>
    <w:p w14:paraId="5278422B" w14:textId="0C33173B" w:rsidR="006A62F4" w:rsidRDefault="006A62F4" w:rsidP="00A75F71">
      <w:pPr>
        <w:spacing w:after="200" w:line="276" w:lineRule="auto"/>
        <w:rPr>
          <w:ins w:id="14094" w:author="Dr Mamadou SANOGO" w:date="2023-10-27T14:07:00Z"/>
          <w:rFonts w:eastAsia="Calibri"/>
          <w:b/>
          <w:color w:val="000000" w:themeColor="text1"/>
          <w:lang w:eastAsia="en-US"/>
        </w:rPr>
      </w:pPr>
    </w:p>
    <w:p w14:paraId="1F0EF2E0" w14:textId="70605146" w:rsidR="006778CD" w:rsidRDefault="006778CD" w:rsidP="00A75F71">
      <w:pPr>
        <w:spacing w:after="200" w:line="276" w:lineRule="auto"/>
        <w:rPr>
          <w:ins w:id="14095" w:author="Dr Mamadou SANOGO" w:date="2023-10-27T14:07:00Z"/>
          <w:rFonts w:eastAsia="Calibri"/>
          <w:b/>
          <w:color w:val="000000" w:themeColor="text1"/>
          <w:lang w:eastAsia="en-US"/>
        </w:rPr>
      </w:pPr>
    </w:p>
    <w:p w14:paraId="3A1AE1A4" w14:textId="3DDC0FBE" w:rsidR="006778CD" w:rsidRDefault="006778CD" w:rsidP="00A75F71">
      <w:pPr>
        <w:spacing w:after="200" w:line="276" w:lineRule="auto"/>
        <w:rPr>
          <w:ins w:id="14096" w:author="Dr Mamadou SANOGO" w:date="2023-10-27T14:07:00Z"/>
          <w:rFonts w:eastAsia="Calibri"/>
          <w:b/>
          <w:color w:val="000000" w:themeColor="text1"/>
          <w:lang w:eastAsia="en-US"/>
        </w:rPr>
      </w:pPr>
    </w:p>
    <w:p w14:paraId="3E54B41B" w14:textId="6BD01D0F" w:rsidR="006778CD" w:rsidRDefault="006778CD" w:rsidP="00A75F71">
      <w:pPr>
        <w:spacing w:after="200" w:line="276" w:lineRule="auto"/>
        <w:rPr>
          <w:ins w:id="14097" w:author="Dr Mamadou SANOGO" w:date="2023-10-27T14:07:00Z"/>
          <w:rFonts w:eastAsia="Calibri"/>
          <w:b/>
          <w:color w:val="000000" w:themeColor="text1"/>
          <w:lang w:eastAsia="en-US"/>
        </w:rPr>
      </w:pPr>
    </w:p>
    <w:p w14:paraId="29F7A7E9" w14:textId="22C6F182" w:rsidR="006778CD" w:rsidRDefault="006778CD" w:rsidP="00A75F71">
      <w:pPr>
        <w:spacing w:after="200" w:line="276" w:lineRule="auto"/>
        <w:rPr>
          <w:ins w:id="14098" w:author="Dr Mamadou SANOGO" w:date="2023-10-27T14:07:00Z"/>
          <w:rFonts w:eastAsia="Calibri"/>
          <w:b/>
          <w:color w:val="000000" w:themeColor="text1"/>
          <w:lang w:eastAsia="en-US"/>
        </w:rPr>
      </w:pPr>
    </w:p>
    <w:p w14:paraId="452BC7B1" w14:textId="77777777" w:rsidR="006778CD" w:rsidRPr="007A4AFC" w:rsidRDefault="006778CD" w:rsidP="00A75F71">
      <w:pPr>
        <w:spacing w:after="200" w:line="276" w:lineRule="auto"/>
        <w:rPr>
          <w:ins w:id="14099" w:author="Dr Mamadou SANOGO" w:date="2023-10-25T17:40:00Z"/>
          <w:rFonts w:eastAsia="Calibri"/>
          <w:b/>
          <w:color w:val="000000" w:themeColor="text1"/>
          <w:lang w:eastAsia="en-US"/>
          <w:rPrChange w:id="14100" w:author="Dr Mamadou SANOGO" w:date="2023-10-25T18:15:00Z">
            <w:rPr>
              <w:ins w:id="14101" w:author="Dr Mamadou SANOGO" w:date="2023-10-25T17:40:00Z"/>
              <w:rFonts w:eastAsia="Calibri"/>
              <w:b/>
              <w:lang w:eastAsia="en-US"/>
            </w:rPr>
          </w:rPrChange>
        </w:rPr>
      </w:pPr>
    </w:p>
    <w:p w14:paraId="53649990" w14:textId="77777777" w:rsidR="00A75F71" w:rsidRPr="007A4AFC" w:rsidRDefault="00A75F71" w:rsidP="00A75F71">
      <w:pPr>
        <w:spacing w:line="240" w:lineRule="auto"/>
        <w:rPr>
          <w:ins w:id="14102" w:author="Dr Mamadou SANOGO" w:date="2023-10-25T17:40:00Z"/>
          <w:rFonts w:eastAsia="Calibri"/>
          <w:b/>
          <w:bCs/>
          <w:color w:val="000000" w:themeColor="text1"/>
          <w:sz w:val="20"/>
          <w:szCs w:val="20"/>
          <w:lang w:eastAsia="en-US"/>
          <w:rPrChange w:id="14103" w:author="Dr Mamadou SANOGO" w:date="2023-10-25T18:15:00Z">
            <w:rPr>
              <w:ins w:id="14104" w:author="Dr Mamadou SANOGO" w:date="2023-10-25T17:40:00Z"/>
              <w:rFonts w:eastAsia="Calibri"/>
              <w:b/>
              <w:bCs/>
              <w:sz w:val="20"/>
              <w:szCs w:val="20"/>
              <w:lang w:eastAsia="en-US"/>
            </w:rPr>
          </w:rPrChange>
        </w:rPr>
      </w:pPr>
      <w:ins w:id="14105" w:author="Dr Mamadou SANOGO" w:date="2023-10-25T17:40:00Z">
        <w:r w:rsidRPr="007A4AFC">
          <w:rPr>
            <w:rFonts w:eastAsia="Calibri"/>
            <w:b/>
            <w:bCs/>
            <w:color w:val="000000" w:themeColor="text1"/>
            <w:sz w:val="20"/>
            <w:szCs w:val="20"/>
            <w:lang w:eastAsia="en-US"/>
            <w:rPrChange w:id="14106" w:author="Dr Mamadou SANOGO" w:date="2023-10-25T18:15:00Z">
              <w:rPr>
                <w:rFonts w:eastAsia="Calibri"/>
                <w:b/>
                <w:bCs/>
                <w:sz w:val="20"/>
                <w:szCs w:val="20"/>
                <w:lang w:eastAsia="en-US"/>
              </w:rPr>
            </w:rPrChange>
          </w:rPr>
          <w:t xml:space="preserve">Ministère de l’Enseignement Supérieur </w:t>
        </w:r>
      </w:ins>
    </w:p>
    <w:p w14:paraId="556417D5" w14:textId="77777777" w:rsidR="00A75F71" w:rsidRPr="007A4AFC" w:rsidRDefault="00A75F71" w:rsidP="00A75F71">
      <w:pPr>
        <w:spacing w:line="240" w:lineRule="auto"/>
        <w:rPr>
          <w:ins w:id="14107" w:author="Dr Mamadou SANOGO" w:date="2023-10-25T17:40:00Z"/>
          <w:rFonts w:eastAsia="Calibri"/>
          <w:b/>
          <w:bCs/>
          <w:color w:val="000000" w:themeColor="text1"/>
          <w:sz w:val="20"/>
          <w:szCs w:val="20"/>
          <w:lang w:eastAsia="en-US"/>
          <w:rPrChange w:id="14108" w:author="Dr Mamadou SANOGO" w:date="2023-10-25T18:15:00Z">
            <w:rPr>
              <w:ins w:id="14109" w:author="Dr Mamadou SANOGO" w:date="2023-10-25T17:40:00Z"/>
              <w:rFonts w:eastAsia="Calibri"/>
              <w:b/>
              <w:bCs/>
              <w:sz w:val="20"/>
              <w:szCs w:val="20"/>
              <w:lang w:eastAsia="en-US"/>
            </w:rPr>
          </w:rPrChange>
        </w:rPr>
      </w:pPr>
      <w:proofErr w:type="gramStart"/>
      <w:ins w:id="14110" w:author="Dr Mamadou SANOGO" w:date="2023-10-25T17:40:00Z">
        <w:r w:rsidRPr="007A4AFC">
          <w:rPr>
            <w:rFonts w:eastAsia="Calibri"/>
            <w:b/>
            <w:bCs/>
            <w:color w:val="000000" w:themeColor="text1"/>
            <w:sz w:val="20"/>
            <w:szCs w:val="20"/>
            <w:lang w:eastAsia="en-US"/>
            <w:rPrChange w:id="14111"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4112" w:author="Dr Mamadou SANOGO" w:date="2023-10-25T18:15:00Z">
              <w:rPr>
                <w:rFonts w:eastAsia="Calibri"/>
                <w:b/>
                <w:bCs/>
                <w:sz w:val="20"/>
                <w:szCs w:val="20"/>
                <w:lang w:eastAsia="en-US"/>
              </w:rPr>
            </w:rPrChange>
          </w:rPr>
          <w:t xml:space="preserve"> de la Recherche Scientifique  </w:t>
        </w:r>
      </w:ins>
    </w:p>
    <w:p w14:paraId="7BF31D24" w14:textId="77777777" w:rsidR="00A75F71" w:rsidRPr="007A4AFC" w:rsidRDefault="00A75F71" w:rsidP="00A75F71">
      <w:pPr>
        <w:spacing w:line="240" w:lineRule="auto"/>
        <w:rPr>
          <w:ins w:id="14113" w:author="Dr Mamadou SANOGO" w:date="2023-10-25T17:40:00Z"/>
          <w:rFonts w:eastAsia="Calibri"/>
          <w:b/>
          <w:bCs/>
          <w:color w:val="000000" w:themeColor="text1"/>
          <w:sz w:val="20"/>
          <w:szCs w:val="20"/>
          <w:lang w:eastAsia="en-US"/>
          <w:rPrChange w:id="14114" w:author="Dr Mamadou SANOGO" w:date="2023-10-25T18:15:00Z">
            <w:rPr>
              <w:ins w:id="14115" w:author="Dr Mamadou SANOGO" w:date="2023-10-25T17:40:00Z"/>
              <w:rFonts w:eastAsia="Calibri"/>
              <w:b/>
              <w:bCs/>
              <w:sz w:val="20"/>
              <w:szCs w:val="20"/>
              <w:lang w:eastAsia="en-US"/>
            </w:rPr>
          </w:rPrChange>
        </w:rPr>
      </w:pPr>
      <w:ins w:id="14116" w:author="Dr Mamadou SANOGO" w:date="2023-10-25T17:40:00Z">
        <w:r w:rsidRPr="007A4AFC">
          <w:rPr>
            <w:rFonts w:eastAsia="Calibri"/>
            <w:b/>
            <w:bCs/>
            <w:color w:val="000000" w:themeColor="text1"/>
            <w:sz w:val="20"/>
            <w:szCs w:val="20"/>
            <w:lang w:eastAsia="en-US"/>
            <w:rPrChange w:id="14117" w:author="Dr Mamadou SANOGO" w:date="2023-10-25T18:15:00Z">
              <w:rPr>
                <w:rFonts w:eastAsia="Calibri"/>
                <w:b/>
                <w:bCs/>
                <w:sz w:val="20"/>
                <w:szCs w:val="20"/>
                <w:lang w:eastAsia="en-US"/>
              </w:rPr>
            </w:rPrChange>
          </w:rPr>
          <w:t xml:space="preserve">                   …………………                                                            </w:t>
        </w:r>
      </w:ins>
    </w:p>
    <w:p w14:paraId="38B1FB52" w14:textId="77777777" w:rsidR="00A75F71" w:rsidRPr="007A4AFC" w:rsidRDefault="00A75F71" w:rsidP="00A75F71">
      <w:pPr>
        <w:spacing w:line="240" w:lineRule="auto"/>
        <w:rPr>
          <w:ins w:id="14118" w:author="Dr Mamadou SANOGO" w:date="2023-10-25T17:40:00Z"/>
          <w:rFonts w:eastAsia="Calibri"/>
          <w:b/>
          <w:bCs/>
          <w:color w:val="000000" w:themeColor="text1"/>
          <w:sz w:val="20"/>
          <w:szCs w:val="20"/>
          <w:lang w:eastAsia="en-US"/>
          <w:rPrChange w:id="14119" w:author="Dr Mamadou SANOGO" w:date="2023-10-25T18:15:00Z">
            <w:rPr>
              <w:ins w:id="14120" w:author="Dr Mamadou SANOGO" w:date="2023-10-25T17:40:00Z"/>
              <w:rFonts w:eastAsia="Calibri"/>
              <w:b/>
              <w:bCs/>
              <w:sz w:val="20"/>
              <w:szCs w:val="20"/>
              <w:lang w:eastAsia="en-US"/>
            </w:rPr>
          </w:rPrChange>
        </w:rPr>
      </w:pPr>
      <w:ins w:id="14121" w:author="Dr Mamadou SANOGO" w:date="2023-10-25T17:40:00Z">
        <w:r w:rsidRPr="007A4AFC">
          <w:rPr>
            <w:rFonts w:eastAsia="Calibri"/>
            <w:b/>
            <w:bCs/>
            <w:color w:val="000000" w:themeColor="text1"/>
            <w:sz w:val="20"/>
            <w:szCs w:val="20"/>
            <w:lang w:eastAsia="en-US"/>
            <w:rPrChange w:id="14122" w:author="Dr Mamadou SANOGO" w:date="2023-10-25T18:15:00Z">
              <w:rPr>
                <w:rFonts w:eastAsia="Calibri"/>
                <w:b/>
                <w:bCs/>
                <w:sz w:val="20"/>
                <w:szCs w:val="20"/>
                <w:lang w:eastAsia="en-US"/>
              </w:rPr>
            </w:rPrChange>
          </w:rPr>
          <w:t xml:space="preserve">Direction Générale de l’Enseignement Supérieur                                                                               </w:t>
        </w:r>
      </w:ins>
    </w:p>
    <w:p w14:paraId="1F033B67" w14:textId="77777777" w:rsidR="00A75F71" w:rsidRPr="007A4AFC" w:rsidRDefault="00A75F71" w:rsidP="00A75F71">
      <w:pPr>
        <w:spacing w:line="240" w:lineRule="auto"/>
        <w:rPr>
          <w:ins w:id="14123" w:author="Dr Mamadou SANOGO" w:date="2023-10-25T17:40:00Z"/>
          <w:rFonts w:eastAsia="Calibri"/>
          <w:b/>
          <w:bCs/>
          <w:color w:val="000000" w:themeColor="text1"/>
          <w:sz w:val="20"/>
          <w:szCs w:val="20"/>
          <w:lang w:eastAsia="en-US"/>
          <w:rPrChange w:id="14124" w:author="Dr Mamadou SANOGO" w:date="2023-10-25T18:15:00Z">
            <w:rPr>
              <w:ins w:id="14125" w:author="Dr Mamadou SANOGO" w:date="2023-10-25T17:40:00Z"/>
              <w:rFonts w:eastAsia="Calibri"/>
              <w:b/>
              <w:bCs/>
              <w:sz w:val="20"/>
              <w:szCs w:val="20"/>
              <w:lang w:eastAsia="en-US"/>
            </w:rPr>
          </w:rPrChange>
        </w:rPr>
      </w:pPr>
      <w:proofErr w:type="gramStart"/>
      <w:ins w:id="14126" w:author="Dr Mamadou SANOGO" w:date="2023-10-25T17:40:00Z">
        <w:r w:rsidRPr="007A4AFC">
          <w:rPr>
            <w:rFonts w:eastAsia="Calibri"/>
            <w:b/>
            <w:bCs/>
            <w:color w:val="000000" w:themeColor="text1"/>
            <w:sz w:val="20"/>
            <w:szCs w:val="20"/>
            <w:lang w:eastAsia="en-US"/>
            <w:rPrChange w:id="14127"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4128" w:author="Dr Mamadou SANOGO" w:date="2023-10-25T18:15:00Z">
              <w:rPr>
                <w:rFonts w:eastAsia="Calibri"/>
                <w:b/>
                <w:bCs/>
                <w:sz w:val="20"/>
                <w:szCs w:val="20"/>
                <w:lang w:eastAsia="en-US"/>
              </w:rPr>
            </w:rPrChange>
          </w:rPr>
          <w:t xml:space="preserve"> de la Recherche Scientifique</w:t>
        </w:r>
      </w:ins>
    </w:p>
    <w:p w14:paraId="5A0AA440" w14:textId="53BE7652" w:rsidR="00A75F71" w:rsidRPr="007A4AFC" w:rsidRDefault="00A75F71" w:rsidP="00A75F71">
      <w:pPr>
        <w:spacing w:line="240" w:lineRule="auto"/>
        <w:rPr>
          <w:ins w:id="14129" w:author="Dr Mamadou SANOGO" w:date="2023-10-25T17:40:00Z"/>
          <w:rFonts w:eastAsia="Calibri"/>
          <w:b/>
          <w:bCs/>
          <w:color w:val="000000" w:themeColor="text1"/>
          <w:sz w:val="20"/>
          <w:szCs w:val="20"/>
          <w:lang w:eastAsia="en-US"/>
          <w:rPrChange w:id="14130" w:author="Dr Mamadou SANOGO" w:date="2023-10-25T18:15:00Z">
            <w:rPr>
              <w:ins w:id="14131" w:author="Dr Mamadou SANOGO" w:date="2023-10-25T17:40:00Z"/>
              <w:rFonts w:eastAsia="Calibri"/>
              <w:b/>
              <w:bCs/>
              <w:sz w:val="20"/>
              <w:szCs w:val="20"/>
              <w:lang w:eastAsia="en-US"/>
            </w:rPr>
          </w:rPrChange>
        </w:rPr>
      </w:pPr>
      <w:ins w:id="14132" w:author="Dr Mamadou SANOGO" w:date="2023-10-25T17:40:00Z">
        <w:r w:rsidRPr="007A4AFC">
          <w:rPr>
            <w:rFonts w:eastAsia="Calibri"/>
            <w:b/>
            <w:bCs/>
            <w:color w:val="000000" w:themeColor="text1"/>
            <w:sz w:val="20"/>
            <w:szCs w:val="20"/>
            <w:lang w:eastAsia="en-US"/>
            <w:rPrChange w:id="14133" w:author="Dr Mamadou SANOGO" w:date="2023-10-25T18:15:00Z">
              <w:rPr>
                <w:rFonts w:eastAsia="Calibri"/>
                <w:b/>
                <w:bCs/>
                <w:sz w:val="20"/>
                <w:szCs w:val="20"/>
                <w:lang w:eastAsia="en-US"/>
              </w:rPr>
            </w:rPrChange>
          </w:rPr>
          <w:t xml:space="preserve">                   ……………………                                                                                                                                                                                                                                                                        Ecole</w:t>
        </w:r>
      </w:ins>
      <w:ins w:id="14134" w:author="Dr Mamadou SANOGO" w:date="2023-10-25T17:42:00Z">
        <w:r w:rsidRPr="007A4AFC">
          <w:rPr>
            <w:rFonts w:eastAsia="Calibri"/>
            <w:b/>
            <w:bCs/>
            <w:color w:val="000000" w:themeColor="text1"/>
            <w:sz w:val="20"/>
            <w:szCs w:val="20"/>
            <w:lang w:eastAsia="en-US"/>
            <w:rPrChange w:id="14135" w:author="Dr Mamadou SANOGO" w:date="2023-10-25T18:15:00Z">
              <w:rPr>
                <w:rFonts w:eastAsia="Calibri"/>
                <w:b/>
                <w:bCs/>
                <w:sz w:val="20"/>
                <w:szCs w:val="20"/>
                <w:lang w:eastAsia="en-US"/>
              </w:rPr>
            </w:rPrChange>
          </w:rPr>
          <w:t xml:space="preserve"> Privée</w:t>
        </w:r>
      </w:ins>
      <w:ins w:id="14136" w:author="Dr Mamadou SANOGO" w:date="2023-10-25T17:40:00Z">
        <w:r w:rsidRPr="007A4AFC">
          <w:rPr>
            <w:rFonts w:eastAsia="Calibri"/>
            <w:b/>
            <w:bCs/>
            <w:color w:val="000000" w:themeColor="text1"/>
            <w:sz w:val="20"/>
            <w:szCs w:val="20"/>
            <w:lang w:eastAsia="en-US"/>
            <w:rPrChange w:id="14137" w:author="Dr Mamadou SANOGO" w:date="2023-10-25T18:15:00Z">
              <w:rPr>
                <w:rFonts w:eastAsia="Calibri"/>
                <w:b/>
                <w:bCs/>
                <w:sz w:val="20"/>
                <w:szCs w:val="20"/>
                <w:lang w:eastAsia="en-US"/>
              </w:rPr>
            </w:rPrChange>
          </w:rPr>
          <w:t xml:space="preserve"> de santé Félix Houphouët Boigny                 </w:t>
        </w:r>
      </w:ins>
    </w:p>
    <w:p w14:paraId="654C102D" w14:textId="77777777" w:rsidR="00A75F71" w:rsidRPr="007A4AFC" w:rsidRDefault="00A75F71" w:rsidP="00A75F71">
      <w:pPr>
        <w:spacing w:line="240" w:lineRule="auto"/>
        <w:rPr>
          <w:ins w:id="14138" w:author="Dr Mamadou SANOGO" w:date="2023-10-25T17:40:00Z"/>
          <w:rFonts w:eastAsia="Calibri"/>
          <w:color w:val="000000" w:themeColor="text1"/>
          <w:sz w:val="20"/>
          <w:szCs w:val="20"/>
          <w:lang w:eastAsia="en-US"/>
          <w:rPrChange w:id="14139" w:author="Dr Mamadou SANOGO" w:date="2023-10-25T18:15:00Z">
            <w:rPr>
              <w:ins w:id="14140" w:author="Dr Mamadou SANOGO" w:date="2023-10-25T17:40:00Z"/>
              <w:rFonts w:eastAsia="Calibri"/>
              <w:sz w:val="20"/>
              <w:szCs w:val="20"/>
              <w:lang w:eastAsia="en-US"/>
            </w:rPr>
          </w:rPrChange>
        </w:rPr>
      </w:pPr>
      <w:ins w:id="14141" w:author="Dr Mamadou SANOGO" w:date="2023-10-25T17:40:00Z">
        <w:r w:rsidRPr="007A4AFC">
          <w:rPr>
            <w:rFonts w:eastAsia="Calibri"/>
            <w:color w:val="000000" w:themeColor="text1"/>
            <w:sz w:val="20"/>
            <w:szCs w:val="20"/>
            <w:lang w:eastAsia="en-US"/>
            <w:rPrChange w:id="14142" w:author="Dr Mamadou SANOGO" w:date="2023-10-25T18:15:00Z">
              <w:rPr>
                <w:rFonts w:eastAsia="Calibri"/>
                <w:sz w:val="20"/>
                <w:szCs w:val="20"/>
                <w:lang w:eastAsia="en-US"/>
              </w:rPr>
            </w:rPrChange>
          </w:rPr>
          <w:t>Tel : 00223 76 37 88 66</w:t>
        </w:r>
      </w:ins>
    </w:p>
    <w:p w14:paraId="321581E3" w14:textId="77777777" w:rsidR="00A75F71" w:rsidRPr="007A4AFC" w:rsidRDefault="00A75F71" w:rsidP="00A75F71">
      <w:pPr>
        <w:spacing w:line="240" w:lineRule="auto"/>
        <w:rPr>
          <w:ins w:id="14143" w:author="Dr Mamadou SANOGO" w:date="2023-10-25T17:40:00Z"/>
          <w:rFonts w:eastAsia="Calibri"/>
          <w:color w:val="000000" w:themeColor="text1"/>
          <w:sz w:val="20"/>
          <w:szCs w:val="20"/>
          <w:lang w:eastAsia="en-US"/>
          <w:rPrChange w:id="14144" w:author="Dr Mamadou SANOGO" w:date="2023-10-25T18:15:00Z">
            <w:rPr>
              <w:ins w:id="14145" w:author="Dr Mamadou SANOGO" w:date="2023-10-25T17:40:00Z"/>
              <w:rFonts w:eastAsia="Calibri"/>
              <w:sz w:val="20"/>
              <w:szCs w:val="20"/>
              <w:lang w:eastAsia="en-US"/>
            </w:rPr>
          </w:rPrChange>
        </w:rPr>
      </w:pPr>
      <w:ins w:id="14146" w:author="Dr Mamadou SANOGO" w:date="2023-10-25T17:40:00Z">
        <w:r w:rsidRPr="007A4AFC">
          <w:rPr>
            <w:rFonts w:eastAsia="Calibri"/>
            <w:color w:val="000000" w:themeColor="text1"/>
            <w:sz w:val="20"/>
            <w:szCs w:val="20"/>
            <w:lang w:eastAsia="en-US"/>
            <w:rPrChange w:id="14147" w:author="Dr Mamadou SANOGO" w:date="2023-10-25T18:15:00Z">
              <w:rPr>
                <w:rFonts w:eastAsia="Calibri"/>
                <w:sz w:val="20"/>
                <w:szCs w:val="20"/>
                <w:lang w:eastAsia="en-US"/>
              </w:rPr>
            </w:rPrChange>
          </w:rPr>
          <w:t>BP</w:t>
        </w:r>
        <w:proofErr w:type="gramStart"/>
        <w:r w:rsidRPr="007A4AFC">
          <w:rPr>
            <w:rFonts w:eastAsia="Calibri"/>
            <w:color w:val="000000" w:themeColor="text1"/>
            <w:sz w:val="20"/>
            <w:szCs w:val="20"/>
            <w:lang w:eastAsia="en-US"/>
            <w:rPrChange w:id="14148" w:author="Dr Mamadou SANOGO" w:date="2023-10-25T18:15:00Z">
              <w:rPr>
                <w:rFonts w:eastAsia="Calibri"/>
                <w:sz w:val="20"/>
                <w:szCs w:val="20"/>
                <w:lang w:eastAsia="en-US"/>
              </w:rPr>
            </w:rPrChange>
          </w:rPr>
          <w:t> :E</w:t>
        </w:r>
        <w:proofErr w:type="gramEnd"/>
        <w:r w:rsidRPr="007A4AFC">
          <w:rPr>
            <w:rFonts w:eastAsia="Calibri"/>
            <w:color w:val="000000" w:themeColor="text1"/>
            <w:sz w:val="20"/>
            <w:szCs w:val="20"/>
            <w:lang w:eastAsia="en-US"/>
            <w:rPrChange w:id="14149" w:author="Dr Mamadou SANOGO" w:date="2023-10-25T18:15:00Z">
              <w:rPr>
                <w:rFonts w:eastAsia="Calibri"/>
                <w:sz w:val="20"/>
                <w:szCs w:val="20"/>
                <w:lang w:eastAsia="en-US"/>
              </w:rPr>
            </w:rPrChange>
          </w:rPr>
          <w:t>2087 Bamako</w:t>
        </w:r>
      </w:ins>
    </w:p>
    <w:p w14:paraId="7E24BEBF" w14:textId="77777777" w:rsidR="00A75F71" w:rsidRPr="007A4AFC" w:rsidRDefault="00A75F71" w:rsidP="00A75F71">
      <w:pPr>
        <w:spacing w:line="240" w:lineRule="auto"/>
        <w:rPr>
          <w:ins w:id="14150" w:author="Dr Mamadou SANOGO" w:date="2023-10-25T17:40:00Z"/>
          <w:rFonts w:eastAsia="Calibri"/>
          <w:color w:val="000000" w:themeColor="text1"/>
          <w:sz w:val="20"/>
          <w:szCs w:val="20"/>
          <w:lang w:eastAsia="en-US"/>
          <w:rPrChange w:id="14151" w:author="Dr Mamadou SANOGO" w:date="2023-10-25T18:15:00Z">
            <w:rPr>
              <w:ins w:id="14152" w:author="Dr Mamadou SANOGO" w:date="2023-10-25T17:40:00Z"/>
              <w:rFonts w:eastAsia="Calibri"/>
              <w:sz w:val="20"/>
              <w:szCs w:val="20"/>
              <w:lang w:eastAsia="en-US"/>
            </w:rPr>
          </w:rPrChange>
        </w:rPr>
      </w:pPr>
      <w:ins w:id="14153" w:author="Dr Mamadou SANOGO" w:date="2023-10-25T17:40:00Z">
        <w:r w:rsidRPr="007A4AFC">
          <w:rPr>
            <w:rFonts w:eastAsia="Calibri"/>
            <w:color w:val="000000" w:themeColor="text1"/>
            <w:sz w:val="20"/>
            <w:szCs w:val="20"/>
            <w:lang w:eastAsia="en-US"/>
            <w:rPrChange w:id="14154" w:author="Dr Mamadou SANOGO" w:date="2023-10-25T18:15:00Z">
              <w:rPr>
                <w:rFonts w:eastAsia="Calibri"/>
                <w:sz w:val="20"/>
                <w:szCs w:val="20"/>
                <w:lang w:eastAsia="en-US"/>
              </w:rPr>
            </w:rPrChange>
          </w:rPr>
          <w:fldChar w:fldCharType="begin"/>
        </w:r>
        <w:r w:rsidRPr="007A4AFC">
          <w:rPr>
            <w:rFonts w:eastAsia="Calibri"/>
            <w:color w:val="000000" w:themeColor="text1"/>
            <w:sz w:val="20"/>
            <w:szCs w:val="20"/>
            <w:lang w:eastAsia="en-US"/>
            <w:rPrChange w:id="14155" w:author="Dr Mamadou SANOGO" w:date="2023-10-25T18:15:00Z">
              <w:rPr>
                <w:rFonts w:eastAsia="Calibri"/>
                <w:sz w:val="20"/>
                <w:szCs w:val="20"/>
                <w:lang w:eastAsia="en-US"/>
              </w:rPr>
            </w:rPrChange>
          </w:rPr>
          <w:instrText xml:space="preserve"> HYPERLINK "http://www.esfého@" </w:instrText>
        </w:r>
        <w:r w:rsidRPr="00B40348">
          <w:rPr>
            <w:rFonts w:eastAsia="Calibri"/>
            <w:color w:val="000000" w:themeColor="text1"/>
            <w:sz w:val="20"/>
            <w:szCs w:val="20"/>
            <w:lang w:eastAsia="en-US"/>
          </w:rPr>
        </w:r>
        <w:r w:rsidRPr="007A4AFC">
          <w:rPr>
            <w:rFonts w:eastAsia="Calibri"/>
            <w:color w:val="000000" w:themeColor="text1"/>
            <w:sz w:val="20"/>
            <w:szCs w:val="20"/>
            <w:lang w:eastAsia="en-US"/>
            <w:rPrChange w:id="14156" w:author="Dr Mamadou SANOGO" w:date="2023-10-25T18:15:00Z">
              <w:rPr>
                <w:rFonts w:eastAsia="Calibri"/>
                <w:sz w:val="20"/>
                <w:szCs w:val="20"/>
                <w:lang w:eastAsia="en-US"/>
              </w:rPr>
            </w:rPrChange>
          </w:rPr>
          <w:fldChar w:fldCharType="separate"/>
        </w:r>
        <w:r w:rsidRPr="007A4AFC">
          <w:rPr>
            <w:rFonts w:eastAsia="Calibri"/>
            <w:color w:val="000000" w:themeColor="text1"/>
            <w:sz w:val="20"/>
            <w:szCs w:val="20"/>
            <w:lang w:eastAsia="en-US"/>
            <w:rPrChange w:id="14157" w:author="Dr Mamadou SANOGO" w:date="2023-10-25T18:15:00Z">
              <w:rPr>
                <w:rFonts w:eastAsia="Calibri"/>
                <w:sz w:val="20"/>
                <w:szCs w:val="20"/>
                <w:lang w:eastAsia="en-US"/>
              </w:rPr>
            </w:rPrChange>
          </w:rPr>
          <w:t>www.esfého@</w:t>
        </w:r>
        <w:r w:rsidRPr="007A4AFC">
          <w:rPr>
            <w:rFonts w:eastAsia="Calibri"/>
            <w:color w:val="000000" w:themeColor="text1"/>
            <w:sz w:val="20"/>
            <w:szCs w:val="20"/>
            <w:lang w:eastAsia="en-US"/>
            <w:rPrChange w:id="14158" w:author="Dr Mamadou SANOGO" w:date="2023-10-25T18:15:00Z">
              <w:rPr>
                <w:rFonts w:eastAsia="Calibri"/>
                <w:sz w:val="20"/>
                <w:szCs w:val="20"/>
                <w:lang w:eastAsia="en-US"/>
              </w:rPr>
            </w:rPrChange>
          </w:rPr>
          <w:fldChar w:fldCharType="end"/>
        </w:r>
        <w:r w:rsidRPr="007A4AFC">
          <w:rPr>
            <w:rFonts w:eastAsia="Calibri"/>
            <w:color w:val="000000" w:themeColor="text1"/>
            <w:sz w:val="20"/>
            <w:szCs w:val="20"/>
            <w:lang w:eastAsia="en-US"/>
            <w:rPrChange w:id="14159" w:author="Dr Mamadou SANOGO" w:date="2023-10-25T18:15:00Z">
              <w:rPr>
                <w:rFonts w:eastAsia="Calibri"/>
                <w:sz w:val="20"/>
                <w:szCs w:val="20"/>
                <w:lang w:eastAsia="en-US"/>
              </w:rPr>
            </w:rPrChange>
          </w:rPr>
          <w:t xml:space="preserve"> gmail.com                                                                                                                                                </w:t>
        </w:r>
      </w:ins>
    </w:p>
    <w:p w14:paraId="62B6AB0F" w14:textId="77777777" w:rsidR="00A75F71" w:rsidRPr="007A4AFC" w:rsidRDefault="00A75F71" w:rsidP="00A75F71">
      <w:pPr>
        <w:spacing w:after="200" w:line="276" w:lineRule="auto"/>
        <w:rPr>
          <w:ins w:id="14160" w:author="Dr Mamadou SANOGO" w:date="2023-10-25T17:40:00Z"/>
          <w:rFonts w:eastAsia="Calibri"/>
          <w:color w:val="000000" w:themeColor="text1"/>
          <w:lang w:eastAsia="en-US"/>
          <w:rPrChange w:id="14161" w:author="Dr Mamadou SANOGO" w:date="2023-10-25T18:15:00Z">
            <w:rPr>
              <w:ins w:id="14162" w:author="Dr Mamadou SANOGO" w:date="2023-10-25T17:40:00Z"/>
              <w:rFonts w:eastAsia="Calibri"/>
              <w:lang w:eastAsia="en-US"/>
            </w:rPr>
          </w:rPrChange>
        </w:rPr>
      </w:pPr>
    </w:p>
    <w:p w14:paraId="14CD3A17" w14:textId="77777777" w:rsidR="00A75F71" w:rsidRPr="007A4AFC" w:rsidRDefault="00A75F71" w:rsidP="00A75F71">
      <w:pPr>
        <w:spacing w:after="200" w:line="276" w:lineRule="auto"/>
        <w:rPr>
          <w:ins w:id="14163" w:author="Dr Mamadou SANOGO" w:date="2023-10-25T17:40:00Z"/>
          <w:rFonts w:eastAsia="Calibri"/>
          <w:color w:val="000000" w:themeColor="text1"/>
          <w:lang w:eastAsia="en-US"/>
          <w:rPrChange w:id="14164" w:author="Dr Mamadou SANOGO" w:date="2023-10-25T18:15:00Z">
            <w:rPr>
              <w:ins w:id="14165" w:author="Dr Mamadou SANOGO" w:date="2023-10-25T17:40:00Z"/>
              <w:rFonts w:eastAsia="Calibri"/>
              <w:lang w:eastAsia="en-US"/>
            </w:rPr>
          </w:rPrChange>
        </w:rPr>
      </w:pPr>
    </w:p>
    <w:p w14:paraId="203A3D74" w14:textId="77777777" w:rsidR="00A75F71" w:rsidRPr="007A4AFC" w:rsidRDefault="00A75F71" w:rsidP="00A75F71">
      <w:pPr>
        <w:spacing w:after="200" w:line="276" w:lineRule="auto"/>
        <w:rPr>
          <w:ins w:id="14166" w:author="Dr Mamadou SANOGO" w:date="2023-10-25T17:40:00Z"/>
          <w:rFonts w:ascii="Bodoni MT Black" w:eastAsia="Calibri" w:hAnsi="Bodoni MT Black"/>
          <w:b/>
          <w:color w:val="000000" w:themeColor="text1"/>
          <w:sz w:val="36"/>
          <w:lang w:eastAsia="en-US"/>
          <w:rPrChange w:id="14167" w:author="Dr Mamadou SANOGO" w:date="2023-10-25T18:15:00Z">
            <w:rPr>
              <w:ins w:id="14168" w:author="Dr Mamadou SANOGO" w:date="2023-10-25T17:40:00Z"/>
              <w:rFonts w:ascii="Bodoni MT Black" w:eastAsia="Calibri" w:hAnsi="Bodoni MT Black"/>
              <w:b/>
              <w:sz w:val="36"/>
              <w:lang w:eastAsia="en-US"/>
            </w:rPr>
          </w:rPrChange>
        </w:rPr>
      </w:pPr>
    </w:p>
    <w:p w14:paraId="75544E59" w14:textId="77777777" w:rsidR="00A75F71" w:rsidRPr="007A4AFC" w:rsidRDefault="00A75F71" w:rsidP="00A75F71">
      <w:pPr>
        <w:spacing w:after="200" w:line="276" w:lineRule="auto"/>
        <w:jc w:val="center"/>
        <w:rPr>
          <w:ins w:id="14169" w:author="Dr Mamadou SANOGO" w:date="2023-10-25T17:40:00Z"/>
          <w:rFonts w:ascii="Bodoni MT Black" w:eastAsia="Calibri" w:hAnsi="Bodoni MT Black"/>
          <w:b/>
          <w:color w:val="000000" w:themeColor="text1"/>
          <w:sz w:val="36"/>
          <w:lang w:eastAsia="en-US"/>
          <w:rPrChange w:id="14170" w:author="Dr Mamadou SANOGO" w:date="2023-10-25T18:15:00Z">
            <w:rPr>
              <w:ins w:id="14171" w:author="Dr Mamadou SANOGO" w:date="2023-10-25T17:40:00Z"/>
              <w:rFonts w:ascii="Bodoni MT Black" w:eastAsia="Calibri" w:hAnsi="Bodoni MT Black"/>
              <w:b/>
              <w:sz w:val="36"/>
              <w:lang w:eastAsia="en-US"/>
            </w:rPr>
          </w:rPrChange>
        </w:rPr>
      </w:pPr>
    </w:p>
    <w:p w14:paraId="3E4EA9EA" w14:textId="77777777" w:rsidR="00A75F71" w:rsidRPr="007A4AFC" w:rsidRDefault="00A75F71" w:rsidP="00A75F71">
      <w:pPr>
        <w:spacing w:after="200" w:line="276" w:lineRule="auto"/>
        <w:jc w:val="center"/>
        <w:rPr>
          <w:ins w:id="14172" w:author="Dr Mamadou SANOGO" w:date="2023-10-25T17:40:00Z"/>
          <w:rFonts w:ascii="Bodoni MT Black" w:eastAsia="Calibri" w:hAnsi="Bodoni MT Black"/>
          <w:b/>
          <w:color w:val="000000" w:themeColor="text1"/>
          <w:sz w:val="36"/>
          <w:lang w:eastAsia="en-US"/>
          <w:rPrChange w:id="14173" w:author="Dr Mamadou SANOGO" w:date="2023-10-25T18:15:00Z">
            <w:rPr>
              <w:ins w:id="14174" w:author="Dr Mamadou SANOGO" w:date="2023-10-25T17:40:00Z"/>
              <w:rFonts w:ascii="Bodoni MT Black" w:eastAsia="Calibri" w:hAnsi="Bodoni MT Black"/>
              <w:b/>
              <w:sz w:val="36"/>
              <w:lang w:eastAsia="en-US"/>
            </w:rPr>
          </w:rPrChange>
        </w:rPr>
      </w:pPr>
    </w:p>
    <w:p w14:paraId="6AD939F7" w14:textId="77777777" w:rsidR="00A75F71" w:rsidRPr="007A4AFC" w:rsidRDefault="00A75F71" w:rsidP="00A75F71">
      <w:pPr>
        <w:spacing w:after="200" w:line="276" w:lineRule="auto"/>
        <w:jc w:val="center"/>
        <w:rPr>
          <w:ins w:id="14175" w:author="Dr Mamadou SANOGO" w:date="2023-10-25T17:40:00Z"/>
          <w:rFonts w:ascii="Bodoni MT Black" w:eastAsia="Calibri" w:hAnsi="Bodoni MT Black"/>
          <w:b/>
          <w:color w:val="000000" w:themeColor="text1"/>
          <w:sz w:val="36"/>
          <w:lang w:eastAsia="en-US"/>
          <w:rPrChange w:id="14176" w:author="Dr Mamadou SANOGO" w:date="2023-10-25T18:15:00Z">
            <w:rPr>
              <w:ins w:id="14177" w:author="Dr Mamadou SANOGO" w:date="2023-10-25T17:40:00Z"/>
              <w:rFonts w:ascii="Bodoni MT Black" w:eastAsia="Calibri" w:hAnsi="Bodoni MT Black"/>
              <w:b/>
              <w:sz w:val="36"/>
              <w:lang w:eastAsia="en-US"/>
            </w:rPr>
          </w:rPrChange>
        </w:rPr>
      </w:pPr>
    </w:p>
    <w:p w14:paraId="2A91AF45" w14:textId="77777777" w:rsidR="00A75F71" w:rsidRPr="007A4AFC" w:rsidRDefault="00A75F71" w:rsidP="00A75F71">
      <w:pPr>
        <w:spacing w:after="200" w:line="276" w:lineRule="auto"/>
        <w:jc w:val="center"/>
        <w:rPr>
          <w:ins w:id="14178" w:author="Dr Mamadou SANOGO" w:date="2023-10-25T17:40:00Z"/>
          <w:rFonts w:ascii="Bodoni MT Black" w:eastAsia="Calibri" w:hAnsi="Bodoni MT Black"/>
          <w:b/>
          <w:color w:val="000000" w:themeColor="text1"/>
          <w:sz w:val="36"/>
          <w:lang w:eastAsia="en-US"/>
          <w:rPrChange w:id="14179" w:author="Dr Mamadou SANOGO" w:date="2023-10-25T18:15:00Z">
            <w:rPr>
              <w:ins w:id="14180" w:author="Dr Mamadou SANOGO" w:date="2023-10-25T17:40:00Z"/>
              <w:rFonts w:ascii="Bodoni MT Black" w:eastAsia="Calibri" w:hAnsi="Bodoni MT Black"/>
              <w:b/>
              <w:sz w:val="36"/>
              <w:lang w:eastAsia="en-US"/>
            </w:rPr>
          </w:rPrChange>
        </w:rPr>
      </w:pPr>
    </w:p>
    <w:p w14:paraId="31FDAB55" w14:textId="77777777" w:rsidR="00A75F71" w:rsidRPr="007A4AFC" w:rsidRDefault="00A75F71" w:rsidP="00A75F71">
      <w:pPr>
        <w:spacing w:after="200" w:line="276" w:lineRule="auto"/>
        <w:jc w:val="center"/>
        <w:rPr>
          <w:ins w:id="14181" w:author="Dr Mamadou SANOGO" w:date="2023-10-25T17:40:00Z"/>
          <w:rFonts w:ascii="Bodoni MT Black" w:eastAsia="Calibri" w:hAnsi="Bodoni MT Black"/>
          <w:b/>
          <w:color w:val="000000" w:themeColor="text1"/>
          <w:sz w:val="36"/>
          <w:lang w:eastAsia="en-US"/>
          <w:rPrChange w:id="14182" w:author="Dr Mamadou SANOGO" w:date="2023-10-25T18:15:00Z">
            <w:rPr>
              <w:ins w:id="14183" w:author="Dr Mamadou SANOGO" w:date="2023-10-25T17:40:00Z"/>
              <w:rFonts w:ascii="Bodoni MT Black" w:eastAsia="Calibri" w:hAnsi="Bodoni MT Black"/>
              <w:b/>
              <w:sz w:val="36"/>
              <w:lang w:eastAsia="en-US"/>
            </w:rPr>
          </w:rPrChange>
        </w:rPr>
      </w:pPr>
      <w:ins w:id="14184" w:author="Dr Mamadou SANOGO" w:date="2023-10-25T17:40:00Z">
        <w:r w:rsidRPr="007A4AFC">
          <w:rPr>
            <w:rFonts w:ascii="Bodoni MT Black" w:eastAsia="Calibri" w:hAnsi="Bodoni MT Black"/>
            <w:b/>
            <w:color w:val="000000" w:themeColor="text1"/>
            <w:sz w:val="36"/>
            <w:lang w:eastAsia="en-US"/>
            <w:rPrChange w:id="14185" w:author="Dr Mamadou SANOGO" w:date="2023-10-25T18:15:00Z">
              <w:rPr>
                <w:rFonts w:ascii="Bodoni MT Black" w:eastAsia="Calibri" w:hAnsi="Bodoni MT Black"/>
                <w:b/>
                <w:sz w:val="36"/>
                <w:lang w:eastAsia="en-US"/>
              </w:rPr>
            </w:rPrChange>
          </w:rPr>
          <w:t>RAPPORT D’ACTIVITES ACADEMIQUES</w:t>
        </w:r>
      </w:ins>
    </w:p>
    <w:p w14:paraId="6BA2975F" w14:textId="036BAC6E" w:rsidR="00A75F71" w:rsidRPr="007A4AFC" w:rsidRDefault="00A75F71" w:rsidP="00A75F71">
      <w:pPr>
        <w:spacing w:after="200" w:line="276" w:lineRule="auto"/>
        <w:jc w:val="center"/>
        <w:rPr>
          <w:ins w:id="14186" w:author="Dr Mamadou SANOGO" w:date="2023-10-25T17:40:00Z"/>
          <w:rFonts w:ascii="Bodoni MT Black" w:eastAsia="Calibri" w:hAnsi="Bodoni MT Black"/>
          <w:b/>
          <w:color w:val="000000" w:themeColor="text1"/>
          <w:sz w:val="36"/>
          <w:lang w:eastAsia="en-US"/>
          <w:rPrChange w:id="14187" w:author="Dr Mamadou SANOGO" w:date="2023-10-25T18:15:00Z">
            <w:rPr>
              <w:ins w:id="14188" w:author="Dr Mamadou SANOGO" w:date="2023-10-25T17:40:00Z"/>
              <w:rFonts w:ascii="Bodoni MT Black" w:eastAsia="Calibri" w:hAnsi="Bodoni MT Black"/>
              <w:b/>
              <w:sz w:val="36"/>
              <w:lang w:eastAsia="en-US"/>
            </w:rPr>
          </w:rPrChange>
        </w:rPr>
      </w:pPr>
      <w:ins w:id="14189" w:author="Dr Mamadou SANOGO" w:date="2023-10-25T17:40:00Z">
        <w:r w:rsidRPr="007A4AFC">
          <w:rPr>
            <w:rFonts w:ascii="Bodoni MT Black" w:eastAsia="Calibri" w:hAnsi="Bodoni MT Black"/>
            <w:b/>
            <w:color w:val="000000" w:themeColor="text1"/>
            <w:sz w:val="36"/>
            <w:lang w:eastAsia="en-US"/>
            <w:rPrChange w:id="14190" w:author="Dr Mamadou SANOGO" w:date="2023-10-25T18:15:00Z">
              <w:rPr>
                <w:rFonts w:ascii="Bodoni MT Black" w:eastAsia="Calibri" w:hAnsi="Bodoni MT Black"/>
                <w:b/>
                <w:sz w:val="36"/>
                <w:lang w:eastAsia="en-US"/>
              </w:rPr>
            </w:rPrChange>
          </w:rPr>
          <w:t xml:space="preserve"> FIN D’ANNEE </w:t>
        </w:r>
        <w:r w:rsidRPr="007A4AFC">
          <w:rPr>
            <w:rFonts w:ascii="Bodoni MT Black" w:eastAsia="Calibri" w:hAnsi="Bodoni MT Black"/>
            <w:b/>
            <w:color w:val="000000" w:themeColor="text1"/>
            <w:sz w:val="36"/>
            <w:lang w:eastAsia="en-US"/>
            <w:rPrChange w:id="14191" w:author="Dr Mamadou SANOGO" w:date="2023-10-25T18:15:00Z">
              <w:rPr>
                <w:rFonts w:ascii="Bodoni MT Black" w:eastAsia="Calibri" w:hAnsi="Bodoni MT Black"/>
                <w:b/>
                <w:color w:val="FF0000"/>
                <w:sz w:val="36"/>
                <w:lang w:eastAsia="en-US"/>
              </w:rPr>
            </w:rPrChange>
          </w:rPr>
          <w:t>202</w:t>
        </w:r>
      </w:ins>
      <w:ins w:id="14192" w:author="Dr Mamadou SANOGO" w:date="2023-10-25T17:41:00Z">
        <w:r w:rsidRPr="007A4AFC">
          <w:rPr>
            <w:rFonts w:ascii="Bodoni MT Black" w:eastAsia="Calibri" w:hAnsi="Bodoni MT Black"/>
            <w:b/>
            <w:color w:val="000000" w:themeColor="text1"/>
            <w:sz w:val="36"/>
            <w:lang w:eastAsia="en-US"/>
            <w:rPrChange w:id="14193" w:author="Dr Mamadou SANOGO" w:date="2023-10-25T18:15:00Z">
              <w:rPr>
                <w:rFonts w:ascii="Bodoni MT Black" w:eastAsia="Calibri" w:hAnsi="Bodoni MT Black"/>
                <w:b/>
                <w:color w:val="FF0000"/>
                <w:sz w:val="36"/>
                <w:lang w:eastAsia="en-US"/>
              </w:rPr>
            </w:rPrChange>
          </w:rPr>
          <w:t>1</w:t>
        </w:r>
      </w:ins>
      <w:ins w:id="14194" w:author="Dr Mamadou SANOGO" w:date="2023-10-25T17:40:00Z">
        <w:r w:rsidRPr="007A4AFC">
          <w:rPr>
            <w:rFonts w:ascii="Bodoni MT Black" w:eastAsia="Calibri" w:hAnsi="Bodoni MT Black"/>
            <w:b/>
            <w:color w:val="000000" w:themeColor="text1"/>
            <w:sz w:val="36"/>
            <w:lang w:eastAsia="en-US"/>
            <w:rPrChange w:id="14195" w:author="Dr Mamadou SANOGO" w:date="2023-10-25T18:15:00Z">
              <w:rPr>
                <w:rFonts w:ascii="Bodoni MT Black" w:eastAsia="Calibri" w:hAnsi="Bodoni MT Black"/>
                <w:b/>
                <w:color w:val="FF0000"/>
                <w:sz w:val="36"/>
                <w:lang w:eastAsia="en-US"/>
              </w:rPr>
            </w:rPrChange>
          </w:rPr>
          <w:t>-202</w:t>
        </w:r>
      </w:ins>
      <w:ins w:id="14196" w:author="Dr Mamadou SANOGO" w:date="2023-10-25T17:42:00Z">
        <w:r w:rsidRPr="007A4AFC">
          <w:rPr>
            <w:rFonts w:ascii="Bodoni MT Black" w:eastAsia="Calibri" w:hAnsi="Bodoni MT Black"/>
            <w:b/>
            <w:color w:val="000000" w:themeColor="text1"/>
            <w:sz w:val="36"/>
            <w:lang w:eastAsia="en-US"/>
            <w:rPrChange w:id="14197" w:author="Dr Mamadou SANOGO" w:date="2023-10-25T18:15:00Z">
              <w:rPr>
                <w:rFonts w:ascii="Bodoni MT Black" w:eastAsia="Calibri" w:hAnsi="Bodoni MT Black"/>
                <w:b/>
                <w:color w:val="FF0000"/>
                <w:sz w:val="36"/>
                <w:lang w:eastAsia="en-US"/>
              </w:rPr>
            </w:rPrChange>
          </w:rPr>
          <w:t>2</w:t>
        </w:r>
      </w:ins>
    </w:p>
    <w:p w14:paraId="5795F9E4" w14:textId="77777777" w:rsidR="00A75F71" w:rsidRPr="007A4AFC" w:rsidRDefault="00A75F71" w:rsidP="00A75F71">
      <w:pPr>
        <w:spacing w:after="200" w:line="276" w:lineRule="auto"/>
        <w:rPr>
          <w:ins w:id="14198" w:author="Dr Mamadou SANOGO" w:date="2023-10-25T17:40:00Z"/>
          <w:rFonts w:ascii="Bernard MT Condensed" w:eastAsia="Calibri" w:hAnsi="Bernard MT Condensed"/>
          <w:color w:val="000000" w:themeColor="text1"/>
          <w:sz w:val="44"/>
          <w:lang w:eastAsia="en-US"/>
          <w:rPrChange w:id="14199" w:author="Dr Mamadou SANOGO" w:date="2023-10-25T18:15:00Z">
            <w:rPr>
              <w:ins w:id="14200" w:author="Dr Mamadou SANOGO" w:date="2023-10-25T17:40:00Z"/>
              <w:rFonts w:ascii="Bernard MT Condensed" w:eastAsia="Calibri" w:hAnsi="Bernard MT Condensed"/>
              <w:sz w:val="44"/>
              <w:lang w:eastAsia="en-US"/>
            </w:rPr>
          </w:rPrChange>
        </w:rPr>
      </w:pPr>
    </w:p>
    <w:p w14:paraId="2FA08CB3" w14:textId="77777777" w:rsidR="00A75F71" w:rsidRPr="007A4AFC" w:rsidRDefault="00A75F71" w:rsidP="00A75F71">
      <w:pPr>
        <w:spacing w:after="200" w:line="276" w:lineRule="auto"/>
        <w:rPr>
          <w:ins w:id="14201" w:author="Dr Mamadou SANOGO" w:date="2023-10-25T17:40:00Z"/>
          <w:rFonts w:ascii="Bernard MT Condensed" w:eastAsia="Calibri" w:hAnsi="Bernard MT Condensed"/>
          <w:color w:val="000000" w:themeColor="text1"/>
          <w:sz w:val="44"/>
          <w:lang w:eastAsia="en-US"/>
          <w:rPrChange w:id="14202" w:author="Dr Mamadou SANOGO" w:date="2023-10-25T18:15:00Z">
            <w:rPr>
              <w:ins w:id="14203" w:author="Dr Mamadou SANOGO" w:date="2023-10-25T17:40:00Z"/>
              <w:rFonts w:ascii="Bernard MT Condensed" w:eastAsia="Calibri" w:hAnsi="Bernard MT Condensed"/>
              <w:sz w:val="44"/>
              <w:lang w:eastAsia="en-US"/>
            </w:rPr>
          </w:rPrChange>
        </w:rPr>
      </w:pPr>
    </w:p>
    <w:p w14:paraId="3D4285F2" w14:textId="77777777" w:rsidR="00A75F71" w:rsidRPr="007A4AFC" w:rsidRDefault="00A75F71" w:rsidP="00A75F71">
      <w:pPr>
        <w:spacing w:after="200" w:line="276" w:lineRule="auto"/>
        <w:rPr>
          <w:ins w:id="14204" w:author="Dr Mamadou SANOGO" w:date="2023-10-25T17:40:00Z"/>
          <w:rFonts w:ascii="Bernard MT Condensed" w:eastAsia="Calibri" w:hAnsi="Bernard MT Condensed"/>
          <w:color w:val="000000" w:themeColor="text1"/>
          <w:sz w:val="44"/>
          <w:lang w:eastAsia="en-US"/>
          <w:rPrChange w:id="14205" w:author="Dr Mamadou SANOGO" w:date="2023-10-25T18:15:00Z">
            <w:rPr>
              <w:ins w:id="14206" w:author="Dr Mamadou SANOGO" w:date="2023-10-25T17:40:00Z"/>
              <w:rFonts w:ascii="Bernard MT Condensed" w:eastAsia="Calibri" w:hAnsi="Bernard MT Condensed"/>
              <w:sz w:val="44"/>
              <w:lang w:eastAsia="en-US"/>
            </w:rPr>
          </w:rPrChange>
        </w:rPr>
      </w:pPr>
    </w:p>
    <w:p w14:paraId="3C19635D" w14:textId="77777777" w:rsidR="00A75F71" w:rsidRPr="007A4AFC" w:rsidRDefault="00A75F71" w:rsidP="00A75F71">
      <w:pPr>
        <w:spacing w:after="200" w:line="276" w:lineRule="auto"/>
        <w:rPr>
          <w:ins w:id="14207" w:author="Dr Mamadou SANOGO" w:date="2023-10-25T17:40:00Z"/>
          <w:rFonts w:ascii="Bernard MT Condensed" w:eastAsia="Calibri" w:hAnsi="Bernard MT Condensed" w:cs="Calibri"/>
          <w:b/>
          <w:color w:val="000000" w:themeColor="text1"/>
          <w:sz w:val="32"/>
          <w:u w:val="single"/>
          <w:lang w:eastAsia="en-US"/>
          <w:rPrChange w:id="14208" w:author="Dr Mamadou SANOGO" w:date="2023-10-25T18:15:00Z">
            <w:rPr>
              <w:ins w:id="14209" w:author="Dr Mamadou SANOGO" w:date="2023-10-25T17:40:00Z"/>
              <w:rFonts w:ascii="Bernard MT Condensed" w:eastAsia="Calibri" w:hAnsi="Bernard MT Condensed" w:cs="Calibri"/>
              <w:b/>
              <w:sz w:val="32"/>
              <w:u w:val="single"/>
              <w:lang w:eastAsia="en-US"/>
            </w:rPr>
          </w:rPrChange>
        </w:rPr>
      </w:pPr>
    </w:p>
    <w:p w14:paraId="3505C772" w14:textId="77777777" w:rsidR="00A75F71" w:rsidRPr="007A4AFC" w:rsidRDefault="00A75F71" w:rsidP="00A75F71">
      <w:pPr>
        <w:spacing w:after="200" w:line="276" w:lineRule="auto"/>
        <w:rPr>
          <w:ins w:id="14210" w:author="Dr Mamadou SANOGO" w:date="2023-10-25T17:40:00Z"/>
          <w:rFonts w:ascii="Bernard MT Condensed" w:eastAsia="Calibri" w:hAnsi="Bernard MT Condensed" w:cs="Calibri"/>
          <w:b/>
          <w:color w:val="000000" w:themeColor="text1"/>
          <w:sz w:val="32"/>
          <w:u w:val="single"/>
          <w:lang w:eastAsia="en-US"/>
          <w:rPrChange w:id="14211" w:author="Dr Mamadou SANOGO" w:date="2023-10-25T18:15:00Z">
            <w:rPr>
              <w:ins w:id="14212" w:author="Dr Mamadou SANOGO" w:date="2023-10-25T17:40:00Z"/>
              <w:rFonts w:ascii="Bernard MT Condensed" w:eastAsia="Calibri" w:hAnsi="Bernard MT Condensed" w:cs="Calibri"/>
              <w:b/>
              <w:sz w:val="32"/>
              <w:u w:val="single"/>
              <w:lang w:eastAsia="en-US"/>
            </w:rPr>
          </w:rPrChange>
        </w:rPr>
      </w:pPr>
    </w:p>
    <w:p w14:paraId="39C12007" w14:textId="77777777" w:rsidR="00A75F71" w:rsidRPr="007A4AFC" w:rsidRDefault="00A75F71" w:rsidP="00A75F71">
      <w:pPr>
        <w:spacing w:after="200" w:line="276" w:lineRule="auto"/>
        <w:rPr>
          <w:ins w:id="14213" w:author="Dr Mamadou SANOGO" w:date="2023-10-25T17:40:00Z"/>
          <w:rFonts w:ascii="Bernard MT Condensed" w:eastAsia="Calibri" w:hAnsi="Bernard MT Condensed" w:cs="Calibri"/>
          <w:b/>
          <w:color w:val="000000" w:themeColor="text1"/>
          <w:sz w:val="32"/>
          <w:u w:val="single"/>
          <w:lang w:eastAsia="en-US"/>
          <w:rPrChange w:id="14214" w:author="Dr Mamadou SANOGO" w:date="2023-10-25T18:15:00Z">
            <w:rPr>
              <w:ins w:id="14215" w:author="Dr Mamadou SANOGO" w:date="2023-10-25T17:40:00Z"/>
              <w:rFonts w:ascii="Bernard MT Condensed" w:eastAsia="Calibri" w:hAnsi="Bernard MT Condensed" w:cs="Calibri"/>
              <w:b/>
              <w:sz w:val="32"/>
              <w:u w:val="single"/>
              <w:lang w:eastAsia="en-US"/>
            </w:rPr>
          </w:rPrChange>
        </w:rPr>
      </w:pPr>
    </w:p>
    <w:p w14:paraId="40F68E8D" w14:textId="77777777" w:rsidR="00A75F71" w:rsidRPr="007A4AFC" w:rsidRDefault="00A75F71" w:rsidP="00A75F71">
      <w:pPr>
        <w:spacing w:after="200" w:line="276" w:lineRule="auto"/>
        <w:rPr>
          <w:ins w:id="14216" w:author="Dr Mamadou SANOGO" w:date="2023-10-25T17:40:00Z"/>
          <w:rFonts w:ascii="Bernard MT Condensed" w:eastAsia="Calibri" w:hAnsi="Bernard MT Condensed" w:cs="Calibri"/>
          <w:b/>
          <w:color w:val="000000" w:themeColor="text1"/>
          <w:sz w:val="32"/>
          <w:u w:val="single"/>
          <w:lang w:eastAsia="en-US"/>
          <w:rPrChange w:id="14217" w:author="Dr Mamadou SANOGO" w:date="2023-10-25T18:15:00Z">
            <w:rPr>
              <w:ins w:id="14218" w:author="Dr Mamadou SANOGO" w:date="2023-10-25T17:40:00Z"/>
              <w:rFonts w:ascii="Bernard MT Condensed" w:eastAsia="Calibri" w:hAnsi="Bernard MT Condensed" w:cs="Calibri"/>
              <w:b/>
              <w:sz w:val="32"/>
              <w:u w:val="single"/>
              <w:lang w:eastAsia="en-US"/>
            </w:rPr>
          </w:rPrChange>
        </w:rPr>
      </w:pPr>
    </w:p>
    <w:p w14:paraId="4DC7812D" w14:textId="77777777" w:rsidR="00A75F71" w:rsidRPr="007A4AFC" w:rsidRDefault="00A75F71" w:rsidP="00A75F71">
      <w:pPr>
        <w:spacing w:after="200" w:line="276" w:lineRule="auto"/>
        <w:rPr>
          <w:ins w:id="14219" w:author="Dr Mamadou SANOGO" w:date="2023-10-25T17:40:00Z"/>
          <w:rFonts w:ascii="Bernard MT Condensed" w:eastAsia="Calibri" w:hAnsi="Bernard MT Condensed" w:cs="Calibri"/>
          <w:b/>
          <w:color w:val="000000" w:themeColor="text1"/>
          <w:sz w:val="32"/>
          <w:u w:val="single"/>
          <w:lang w:eastAsia="en-US"/>
          <w:rPrChange w:id="14220" w:author="Dr Mamadou SANOGO" w:date="2023-10-25T18:15:00Z">
            <w:rPr>
              <w:ins w:id="14221" w:author="Dr Mamadou SANOGO" w:date="2023-10-25T17:40:00Z"/>
              <w:rFonts w:ascii="Bernard MT Condensed" w:eastAsia="Calibri" w:hAnsi="Bernard MT Condensed" w:cs="Calibri"/>
              <w:b/>
              <w:sz w:val="32"/>
              <w:u w:val="single"/>
              <w:lang w:eastAsia="en-US"/>
            </w:rPr>
          </w:rPrChange>
        </w:rPr>
      </w:pPr>
    </w:p>
    <w:p w14:paraId="79B37FE6" w14:textId="77777777" w:rsidR="00A75F71" w:rsidRPr="007A4AFC" w:rsidRDefault="00A75F71" w:rsidP="00A75F71">
      <w:pPr>
        <w:spacing w:after="200" w:line="276" w:lineRule="auto"/>
        <w:rPr>
          <w:ins w:id="14222" w:author="Dr Mamadou SANOGO" w:date="2023-10-25T17:40:00Z"/>
          <w:rFonts w:ascii="Bernard MT Condensed" w:eastAsia="Calibri" w:hAnsi="Bernard MT Condensed" w:cs="Calibri"/>
          <w:b/>
          <w:color w:val="000000" w:themeColor="text1"/>
          <w:sz w:val="32"/>
          <w:u w:val="single"/>
          <w:lang w:eastAsia="en-US"/>
          <w:rPrChange w:id="14223" w:author="Dr Mamadou SANOGO" w:date="2023-10-25T18:15:00Z">
            <w:rPr>
              <w:ins w:id="14224" w:author="Dr Mamadou SANOGO" w:date="2023-10-25T17:40:00Z"/>
              <w:rFonts w:ascii="Bernard MT Condensed" w:eastAsia="Calibri" w:hAnsi="Bernard MT Condensed" w:cs="Calibri"/>
              <w:b/>
              <w:sz w:val="32"/>
              <w:u w:val="single"/>
              <w:lang w:eastAsia="en-US"/>
            </w:rPr>
          </w:rPrChange>
        </w:rPr>
      </w:pPr>
    </w:p>
    <w:p w14:paraId="763E919D" w14:textId="77777777" w:rsidR="00A75F71" w:rsidRPr="007A4AFC" w:rsidRDefault="00A75F71" w:rsidP="00A75F71">
      <w:pPr>
        <w:spacing w:after="200" w:line="276" w:lineRule="auto"/>
        <w:rPr>
          <w:ins w:id="14225" w:author="Dr Mamadou SANOGO" w:date="2023-10-25T17:40:00Z"/>
          <w:rFonts w:ascii="Bernard MT Condensed" w:eastAsia="Calibri" w:hAnsi="Bernard MT Condensed" w:cs="Calibri"/>
          <w:b/>
          <w:color w:val="000000" w:themeColor="text1"/>
          <w:sz w:val="32"/>
          <w:u w:val="single"/>
          <w:lang w:eastAsia="en-US"/>
          <w:rPrChange w:id="14226" w:author="Dr Mamadou SANOGO" w:date="2023-10-25T18:15:00Z">
            <w:rPr>
              <w:ins w:id="14227" w:author="Dr Mamadou SANOGO" w:date="2023-10-25T17:40:00Z"/>
              <w:rFonts w:ascii="Bernard MT Condensed" w:eastAsia="Calibri" w:hAnsi="Bernard MT Condensed" w:cs="Calibri"/>
              <w:b/>
              <w:sz w:val="32"/>
              <w:u w:val="single"/>
              <w:lang w:eastAsia="en-US"/>
            </w:rPr>
          </w:rPrChange>
        </w:rPr>
      </w:pPr>
    </w:p>
    <w:p w14:paraId="4C061C04" w14:textId="34835483" w:rsidR="00A75F71" w:rsidRPr="007A4AFC" w:rsidRDefault="00A75F71" w:rsidP="00D81BFF">
      <w:pPr>
        <w:shd w:val="clear" w:color="auto" w:fill="FFFFFF"/>
        <w:spacing w:line="240" w:lineRule="auto"/>
        <w:ind w:right="9"/>
        <w:jc w:val="center"/>
        <w:rPr>
          <w:ins w:id="14228" w:author="Dr Mamadou SANOGO" w:date="2023-10-25T17:38:00Z"/>
          <w:b/>
          <w:color w:val="000000" w:themeColor="text1"/>
          <w:sz w:val="44"/>
          <w:rPrChange w:id="14229" w:author="Dr Mamadou SANOGO" w:date="2023-10-25T18:15:00Z">
            <w:rPr>
              <w:ins w:id="14230" w:author="Dr Mamadou SANOGO" w:date="2023-10-25T17:38:00Z"/>
              <w:b/>
              <w:sz w:val="44"/>
            </w:rPr>
          </w:rPrChange>
        </w:rPr>
      </w:pPr>
      <w:ins w:id="14231" w:author="Dr Mamadou SANOGO" w:date="2023-10-25T17:40:00Z">
        <w:r w:rsidRPr="007A4AFC">
          <w:rPr>
            <w:b/>
            <w:color w:val="000000" w:themeColor="text1"/>
            <w:sz w:val="44"/>
            <w:rPrChange w:id="14232" w:author="Dr Mamadou SANOGO" w:date="2023-10-25T18:15:00Z">
              <w:rPr>
                <w:b/>
                <w:sz w:val="44"/>
              </w:rPr>
            </w:rPrChange>
          </w:rPr>
          <w:t xml:space="preserve">   </w:t>
        </w:r>
      </w:ins>
    </w:p>
    <w:p w14:paraId="6D958A7C" w14:textId="66C7AB96" w:rsidR="00A75F71" w:rsidRPr="007A4AFC" w:rsidRDefault="00A75F71" w:rsidP="00D81BFF">
      <w:pPr>
        <w:shd w:val="clear" w:color="auto" w:fill="FFFFFF"/>
        <w:spacing w:line="240" w:lineRule="auto"/>
        <w:ind w:right="9"/>
        <w:jc w:val="center"/>
        <w:rPr>
          <w:ins w:id="14233" w:author="Dr Mamadou SANOGO" w:date="2023-10-25T17:38:00Z"/>
          <w:b/>
          <w:color w:val="000000" w:themeColor="text1"/>
          <w:sz w:val="44"/>
          <w:rPrChange w:id="14234" w:author="Dr Mamadou SANOGO" w:date="2023-10-25T18:15:00Z">
            <w:rPr>
              <w:ins w:id="14235" w:author="Dr Mamadou SANOGO" w:date="2023-10-25T17:38:00Z"/>
              <w:b/>
              <w:sz w:val="44"/>
            </w:rPr>
          </w:rPrChange>
        </w:rPr>
      </w:pPr>
    </w:p>
    <w:p w14:paraId="150E86D1" w14:textId="6E6AFAEB" w:rsidR="00A75F71" w:rsidRPr="007A4AFC" w:rsidRDefault="00A75F71" w:rsidP="00D81BFF">
      <w:pPr>
        <w:shd w:val="clear" w:color="auto" w:fill="FFFFFF"/>
        <w:spacing w:line="240" w:lineRule="auto"/>
        <w:ind w:right="9"/>
        <w:jc w:val="center"/>
        <w:rPr>
          <w:ins w:id="14236" w:author="Dr Mamadou SANOGO" w:date="2023-10-25T17:38:00Z"/>
          <w:b/>
          <w:color w:val="000000" w:themeColor="text1"/>
          <w:sz w:val="44"/>
          <w:rPrChange w:id="14237" w:author="Dr Mamadou SANOGO" w:date="2023-10-25T18:15:00Z">
            <w:rPr>
              <w:ins w:id="14238" w:author="Dr Mamadou SANOGO" w:date="2023-10-25T17:38:00Z"/>
              <w:b/>
              <w:sz w:val="44"/>
            </w:rPr>
          </w:rPrChange>
        </w:rPr>
      </w:pPr>
    </w:p>
    <w:p w14:paraId="1929017C" w14:textId="4BEEFFB8" w:rsidR="00A75F71" w:rsidRPr="007A4AFC" w:rsidRDefault="00A75F71" w:rsidP="00D81BFF">
      <w:pPr>
        <w:shd w:val="clear" w:color="auto" w:fill="FFFFFF"/>
        <w:spacing w:line="240" w:lineRule="auto"/>
        <w:ind w:right="9"/>
        <w:jc w:val="center"/>
        <w:rPr>
          <w:ins w:id="14239" w:author="Dr Mamadou SANOGO" w:date="2023-10-25T17:38:00Z"/>
          <w:b/>
          <w:color w:val="000000" w:themeColor="text1"/>
          <w:sz w:val="44"/>
          <w:rPrChange w:id="14240" w:author="Dr Mamadou SANOGO" w:date="2023-10-25T18:15:00Z">
            <w:rPr>
              <w:ins w:id="14241" w:author="Dr Mamadou SANOGO" w:date="2023-10-25T17:38:00Z"/>
              <w:b/>
              <w:sz w:val="44"/>
            </w:rPr>
          </w:rPrChange>
        </w:rPr>
      </w:pPr>
    </w:p>
    <w:p w14:paraId="2AD52364" w14:textId="1E50324A" w:rsidR="00A75F71" w:rsidRPr="007A4AFC" w:rsidRDefault="00A75F71" w:rsidP="00D81BFF">
      <w:pPr>
        <w:shd w:val="clear" w:color="auto" w:fill="FFFFFF"/>
        <w:spacing w:line="240" w:lineRule="auto"/>
        <w:ind w:right="9"/>
        <w:jc w:val="center"/>
        <w:rPr>
          <w:ins w:id="14242" w:author="Dr Mamadou SANOGO" w:date="2023-10-25T17:38:00Z"/>
          <w:b/>
          <w:color w:val="000000" w:themeColor="text1"/>
          <w:sz w:val="44"/>
          <w:rPrChange w:id="14243" w:author="Dr Mamadou SANOGO" w:date="2023-10-25T18:15:00Z">
            <w:rPr>
              <w:ins w:id="14244" w:author="Dr Mamadou SANOGO" w:date="2023-10-25T17:38:00Z"/>
              <w:b/>
              <w:sz w:val="44"/>
            </w:rPr>
          </w:rPrChange>
        </w:rPr>
      </w:pPr>
    </w:p>
    <w:p w14:paraId="05A61362" w14:textId="08966E95" w:rsidR="00A75F71" w:rsidRPr="007A4AFC" w:rsidRDefault="00A75F71" w:rsidP="00D81BFF">
      <w:pPr>
        <w:shd w:val="clear" w:color="auto" w:fill="FFFFFF"/>
        <w:spacing w:line="240" w:lineRule="auto"/>
        <w:ind w:right="9"/>
        <w:jc w:val="center"/>
        <w:rPr>
          <w:ins w:id="14245" w:author="Dr Mamadou SANOGO" w:date="2023-10-25T17:39:00Z"/>
          <w:b/>
          <w:color w:val="000000" w:themeColor="text1"/>
          <w:sz w:val="44"/>
          <w:rPrChange w:id="14246" w:author="Dr Mamadou SANOGO" w:date="2023-10-25T18:15:00Z">
            <w:rPr>
              <w:ins w:id="14247" w:author="Dr Mamadou SANOGO" w:date="2023-10-25T17:39:00Z"/>
              <w:b/>
              <w:sz w:val="44"/>
            </w:rPr>
          </w:rPrChange>
        </w:rPr>
      </w:pPr>
    </w:p>
    <w:p w14:paraId="382E9398" w14:textId="44A4112C" w:rsidR="00A75F71" w:rsidRPr="007A4AFC" w:rsidRDefault="00A75F71">
      <w:pPr>
        <w:shd w:val="clear" w:color="auto" w:fill="FFFFFF"/>
        <w:spacing w:line="240" w:lineRule="auto"/>
        <w:ind w:right="9"/>
        <w:jc w:val="left"/>
        <w:rPr>
          <w:ins w:id="14248" w:author="Dr Mamadou SANOGO" w:date="2023-10-25T17:39:00Z"/>
          <w:b/>
          <w:color w:val="000000" w:themeColor="text1"/>
          <w:sz w:val="44"/>
          <w:rPrChange w:id="14249" w:author="Dr Mamadou SANOGO" w:date="2023-10-25T18:15:00Z">
            <w:rPr>
              <w:ins w:id="14250" w:author="Dr Mamadou SANOGO" w:date="2023-10-25T17:39:00Z"/>
              <w:b/>
              <w:sz w:val="44"/>
            </w:rPr>
          </w:rPrChange>
        </w:rPr>
        <w:pPrChange w:id="14251" w:author="Dr Mamadou SANOGO" w:date="2023-10-25T17:43:00Z">
          <w:pPr>
            <w:shd w:val="clear" w:color="auto" w:fill="FFFFFF"/>
            <w:spacing w:line="240" w:lineRule="auto"/>
            <w:ind w:right="9"/>
            <w:jc w:val="center"/>
          </w:pPr>
        </w:pPrChange>
      </w:pPr>
    </w:p>
    <w:p w14:paraId="5AFE4318" w14:textId="77777777" w:rsidR="00A75F71" w:rsidRPr="007A4AFC" w:rsidRDefault="00A75F71">
      <w:pPr>
        <w:shd w:val="clear" w:color="auto" w:fill="FFFFFF"/>
        <w:spacing w:line="240" w:lineRule="auto"/>
        <w:ind w:right="9"/>
        <w:jc w:val="left"/>
        <w:rPr>
          <w:ins w:id="14252" w:author="Dr Mamadou SANOGO" w:date="2023-10-25T15:02:00Z"/>
          <w:b/>
          <w:color w:val="000000" w:themeColor="text1"/>
          <w:sz w:val="44"/>
          <w:rPrChange w:id="14253" w:author="Dr Mamadou SANOGO" w:date="2023-10-25T18:15:00Z">
            <w:rPr>
              <w:ins w:id="14254" w:author="Dr Mamadou SANOGO" w:date="2023-10-25T15:02:00Z"/>
              <w:b/>
              <w:sz w:val="44"/>
            </w:rPr>
          </w:rPrChange>
        </w:rPr>
        <w:pPrChange w:id="14255" w:author="Dr Mamadou SANOGO" w:date="2023-10-25T17:42:00Z">
          <w:pPr>
            <w:shd w:val="clear" w:color="auto" w:fill="FFFFFF"/>
            <w:spacing w:line="240" w:lineRule="auto"/>
            <w:ind w:right="9"/>
            <w:jc w:val="center"/>
          </w:pPr>
        </w:pPrChange>
      </w:pPr>
    </w:p>
    <w:p w14:paraId="37E1F070" w14:textId="3C72F23A" w:rsidR="00D81BFF" w:rsidRPr="007A4AFC" w:rsidRDefault="00D81BFF" w:rsidP="00D81BFF">
      <w:pPr>
        <w:shd w:val="clear" w:color="auto" w:fill="FFFFFF"/>
        <w:spacing w:line="240" w:lineRule="auto"/>
        <w:ind w:right="9"/>
        <w:jc w:val="center"/>
        <w:rPr>
          <w:ins w:id="14256" w:author="Dr Mamadou SANOGO" w:date="2023-10-25T17:59:00Z"/>
          <w:b/>
          <w:color w:val="000000" w:themeColor="text1"/>
          <w:sz w:val="44"/>
          <w:rPrChange w:id="14257" w:author="Dr Mamadou SANOGO" w:date="2023-10-25T18:15:00Z">
            <w:rPr>
              <w:ins w:id="14258" w:author="Dr Mamadou SANOGO" w:date="2023-10-25T17:59:00Z"/>
              <w:b/>
              <w:sz w:val="44"/>
            </w:rPr>
          </w:rPrChange>
        </w:rPr>
      </w:pPr>
      <w:ins w:id="14259" w:author="Dr Mamadou SANOGO" w:date="2023-10-25T15:02:00Z">
        <w:r w:rsidRPr="007A4AFC">
          <w:rPr>
            <w:b/>
            <w:color w:val="000000" w:themeColor="text1"/>
            <w:sz w:val="44"/>
            <w:rPrChange w:id="14260" w:author="Dr Mamadou SANOGO" w:date="2023-10-25T18:15:00Z">
              <w:rPr>
                <w:b/>
                <w:sz w:val="44"/>
              </w:rPr>
            </w:rPrChange>
          </w:rPr>
          <w:t>Annexe n°0</w:t>
        </w:r>
      </w:ins>
      <w:ins w:id="14261" w:author="Dr Mamadou SANOGO" w:date="2023-10-25T17:42:00Z">
        <w:r w:rsidR="00A75F71" w:rsidRPr="007A4AFC">
          <w:rPr>
            <w:b/>
            <w:color w:val="000000" w:themeColor="text1"/>
            <w:sz w:val="44"/>
            <w:rPrChange w:id="14262" w:author="Dr Mamadou SANOGO" w:date="2023-10-25T18:15:00Z">
              <w:rPr>
                <w:b/>
                <w:sz w:val="44"/>
              </w:rPr>
            </w:rPrChange>
          </w:rPr>
          <w:t>29</w:t>
        </w:r>
      </w:ins>
      <w:ins w:id="14263" w:author="Dr Mamadou SANOGO" w:date="2023-10-25T15:02:00Z">
        <w:r w:rsidRPr="007A4AFC">
          <w:rPr>
            <w:b/>
            <w:color w:val="000000" w:themeColor="text1"/>
            <w:sz w:val="44"/>
            <w:rPrChange w:id="14264" w:author="Dr Mamadou SANOGO" w:date="2023-10-25T18:15:00Z">
              <w:rPr>
                <w:b/>
                <w:sz w:val="44"/>
              </w:rPr>
            </w:rPrChange>
          </w:rPr>
          <w:t> : Carnet</w:t>
        </w:r>
      </w:ins>
      <w:ins w:id="14265" w:author="Dr Mamadou SANOGO" w:date="2023-10-25T17:42:00Z">
        <w:r w:rsidR="00A75F71" w:rsidRPr="007A4AFC">
          <w:rPr>
            <w:b/>
            <w:color w:val="000000" w:themeColor="text1"/>
            <w:sz w:val="44"/>
            <w:rPrChange w:id="14266" w:author="Dr Mamadou SANOGO" w:date="2023-10-25T18:15:00Z">
              <w:rPr>
                <w:b/>
                <w:sz w:val="44"/>
              </w:rPr>
            </w:rPrChange>
          </w:rPr>
          <w:t>s</w:t>
        </w:r>
      </w:ins>
      <w:ins w:id="14267" w:author="Dr Mamadou SANOGO" w:date="2023-10-25T15:02:00Z">
        <w:r w:rsidRPr="007A4AFC">
          <w:rPr>
            <w:b/>
            <w:color w:val="000000" w:themeColor="text1"/>
            <w:sz w:val="44"/>
            <w:rPrChange w:id="14268" w:author="Dr Mamadou SANOGO" w:date="2023-10-25T18:15:00Z">
              <w:rPr>
                <w:b/>
                <w:sz w:val="44"/>
              </w:rPr>
            </w:rPrChange>
          </w:rPr>
          <w:t xml:space="preserve"> de stage</w:t>
        </w:r>
      </w:ins>
    </w:p>
    <w:p w14:paraId="20C35E49" w14:textId="0518C8CA" w:rsidR="00744A71" w:rsidRPr="007A4AFC" w:rsidRDefault="00744A71" w:rsidP="00D81BFF">
      <w:pPr>
        <w:shd w:val="clear" w:color="auto" w:fill="FFFFFF"/>
        <w:spacing w:line="240" w:lineRule="auto"/>
        <w:ind w:right="9"/>
        <w:jc w:val="center"/>
        <w:rPr>
          <w:ins w:id="14269" w:author="Dr Mamadou SANOGO" w:date="2023-10-25T17:59:00Z"/>
          <w:b/>
          <w:color w:val="000000" w:themeColor="text1"/>
          <w:sz w:val="44"/>
          <w:rPrChange w:id="14270" w:author="Dr Mamadou SANOGO" w:date="2023-10-25T18:15:00Z">
            <w:rPr>
              <w:ins w:id="14271" w:author="Dr Mamadou SANOGO" w:date="2023-10-25T17:59:00Z"/>
              <w:b/>
              <w:sz w:val="44"/>
            </w:rPr>
          </w:rPrChange>
        </w:rPr>
      </w:pPr>
    </w:p>
    <w:p w14:paraId="22DB9AA4" w14:textId="156FA3EF" w:rsidR="00744A71" w:rsidRPr="007A4AFC" w:rsidRDefault="00744A71" w:rsidP="00D81BFF">
      <w:pPr>
        <w:shd w:val="clear" w:color="auto" w:fill="FFFFFF"/>
        <w:spacing w:line="240" w:lineRule="auto"/>
        <w:ind w:right="9"/>
        <w:jc w:val="center"/>
        <w:rPr>
          <w:ins w:id="14272" w:author="Dr Mamadou SANOGO" w:date="2023-10-25T17:59:00Z"/>
          <w:b/>
          <w:color w:val="000000" w:themeColor="text1"/>
          <w:sz w:val="44"/>
          <w:rPrChange w:id="14273" w:author="Dr Mamadou SANOGO" w:date="2023-10-25T18:15:00Z">
            <w:rPr>
              <w:ins w:id="14274" w:author="Dr Mamadou SANOGO" w:date="2023-10-25T17:59:00Z"/>
              <w:b/>
              <w:sz w:val="44"/>
            </w:rPr>
          </w:rPrChange>
        </w:rPr>
      </w:pPr>
    </w:p>
    <w:p w14:paraId="76F0CF87" w14:textId="61BC5144" w:rsidR="00744A71" w:rsidRPr="007A4AFC" w:rsidRDefault="00744A71" w:rsidP="00D81BFF">
      <w:pPr>
        <w:shd w:val="clear" w:color="auto" w:fill="FFFFFF"/>
        <w:spacing w:line="240" w:lineRule="auto"/>
        <w:ind w:right="9"/>
        <w:jc w:val="center"/>
        <w:rPr>
          <w:ins w:id="14275" w:author="Dr Mamadou SANOGO" w:date="2023-10-25T17:59:00Z"/>
          <w:b/>
          <w:color w:val="000000" w:themeColor="text1"/>
          <w:sz w:val="44"/>
          <w:rPrChange w:id="14276" w:author="Dr Mamadou SANOGO" w:date="2023-10-25T18:15:00Z">
            <w:rPr>
              <w:ins w:id="14277" w:author="Dr Mamadou SANOGO" w:date="2023-10-25T17:59:00Z"/>
              <w:b/>
              <w:sz w:val="44"/>
            </w:rPr>
          </w:rPrChange>
        </w:rPr>
      </w:pPr>
    </w:p>
    <w:p w14:paraId="108680E9" w14:textId="63035032" w:rsidR="00744A71" w:rsidRPr="007A4AFC" w:rsidRDefault="00744A71" w:rsidP="00D81BFF">
      <w:pPr>
        <w:shd w:val="clear" w:color="auto" w:fill="FFFFFF"/>
        <w:spacing w:line="240" w:lineRule="auto"/>
        <w:ind w:right="9"/>
        <w:jc w:val="center"/>
        <w:rPr>
          <w:ins w:id="14278" w:author="Dr Mamadou SANOGO" w:date="2023-10-25T17:59:00Z"/>
          <w:b/>
          <w:color w:val="000000" w:themeColor="text1"/>
          <w:sz w:val="44"/>
          <w:rPrChange w:id="14279" w:author="Dr Mamadou SANOGO" w:date="2023-10-25T18:15:00Z">
            <w:rPr>
              <w:ins w:id="14280" w:author="Dr Mamadou SANOGO" w:date="2023-10-25T17:59:00Z"/>
              <w:b/>
              <w:sz w:val="44"/>
            </w:rPr>
          </w:rPrChange>
        </w:rPr>
      </w:pPr>
    </w:p>
    <w:p w14:paraId="11286F94" w14:textId="1AEAAD24" w:rsidR="00744A71" w:rsidRPr="007A4AFC" w:rsidRDefault="00744A71" w:rsidP="00D81BFF">
      <w:pPr>
        <w:shd w:val="clear" w:color="auto" w:fill="FFFFFF"/>
        <w:spacing w:line="240" w:lineRule="auto"/>
        <w:ind w:right="9"/>
        <w:jc w:val="center"/>
        <w:rPr>
          <w:ins w:id="14281" w:author="Dr Mamadou SANOGO" w:date="2023-10-25T17:59:00Z"/>
          <w:b/>
          <w:color w:val="000000" w:themeColor="text1"/>
          <w:sz w:val="44"/>
          <w:rPrChange w:id="14282" w:author="Dr Mamadou SANOGO" w:date="2023-10-25T18:15:00Z">
            <w:rPr>
              <w:ins w:id="14283" w:author="Dr Mamadou SANOGO" w:date="2023-10-25T17:59:00Z"/>
              <w:b/>
              <w:sz w:val="44"/>
            </w:rPr>
          </w:rPrChange>
        </w:rPr>
      </w:pPr>
    </w:p>
    <w:p w14:paraId="38010E07" w14:textId="344C9B67" w:rsidR="00744A71" w:rsidRPr="007A4AFC" w:rsidRDefault="00744A71" w:rsidP="00D81BFF">
      <w:pPr>
        <w:shd w:val="clear" w:color="auto" w:fill="FFFFFF"/>
        <w:spacing w:line="240" w:lineRule="auto"/>
        <w:ind w:right="9"/>
        <w:jc w:val="center"/>
        <w:rPr>
          <w:ins w:id="14284" w:author="Dr Mamadou SANOGO" w:date="2023-10-25T17:59:00Z"/>
          <w:b/>
          <w:color w:val="000000" w:themeColor="text1"/>
          <w:sz w:val="44"/>
          <w:rPrChange w:id="14285" w:author="Dr Mamadou SANOGO" w:date="2023-10-25T18:15:00Z">
            <w:rPr>
              <w:ins w:id="14286" w:author="Dr Mamadou SANOGO" w:date="2023-10-25T17:59:00Z"/>
              <w:b/>
              <w:sz w:val="44"/>
            </w:rPr>
          </w:rPrChange>
        </w:rPr>
      </w:pPr>
    </w:p>
    <w:p w14:paraId="79F28F30" w14:textId="06E2995B" w:rsidR="00744A71" w:rsidRPr="007A4AFC" w:rsidRDefault="00744A71" w:rsidP="00D81BFF">
      <w:pPr>
        <w:shd w:val="clear" w:color="auto" w:fill="FFFFFF"/>
        <w:spacing w:line="240" w:lineRule="auto"/>
        <w:ind w:right="9"/>
        <w:jc w:val="center"/>
        <w:rPr>
          <w:ins w:id="14287" w:author="Dr Mamadou SANOGO" w:date="2023-10-25T17:59:00Z"/>
          <w:b/>
          <w:color w:val="000000" w:themeColor="text1"/>
          <w:sz w:val="44"/>
          <w:rPrChange w:id="14288" w:author="Dr Mamadou SANOGO" w:date="2023-10-25T18:15:00Z">
            <w:rPr>
              <w:ins w:id="14289" w:author="Dr Mamadou SANOGO" w:date="2023-10-25T17:59:00Z"/>
              <w:b/>
              <w:sz w:val="44"/>
            </w:rPr>
          </w:rPrChange>
        </w:rPr>
      </w:pPr>
    </w:p>
    <w:p w14:paraId="3E21E790" w14:textId="7710C49C" w:rsidR="00744A71" w:rsidRPr="007A4AFC" w:rsidRDefault="00744A71" w:rsidP="00D81BFF">
      <w:pPr>
        <w:shd w:val="clear" w:color="auto" w:fill="FFFFFF"/>
        <w:spacing w:line="240" w:lineRule="auto"/>
        <w:ind w:right="9"/>
        <w:jc w:val="center"/>
        <w:rPr>
          <w:ins w:id="14290" w:author="Dr Mamadou SANOGO" w:date="2023-10-25T17:59:00Z"/>
          <w:b/>
          <w:color w:val="000000" w:themeColor="text1"/>
          <w:sz w:val="44"/>
          <w:rPrChange w:id="14291" w:author="Dr Mamadou SANOGO" w:date="2023-10-25T18:15:00Z">
            <w:rPr>
              <w:ins w:id="14292" w:author="Dr Mamadou SANOGO" w:date="2023-10-25T17:59:00Z"/>
              <w:b/>
              <w:sz w:val="44"/>
            </w:rPr>
          </w:rPrChange>
        </w:rPr>
      </w:pPr>
    </w:p>
    <w:p w14:paraId="59538A4F" w14:textId="748574AB" w:rsidR="00744A71" w:rsidRPr="007A4AFC" w:rsidRDefault="00744A71" w:rsidP="00D81BFF">
      <w:pPr>
        <w:shd w:val="clear" w:color="auto" w:fill="FFFFFF"/>
        <w:spacing w:line="240" w:lineRule="auto"/>
        <w:ind w:right="9"/>
        <w:jc w:val="center"/>
        <w:rPr>
          <w:ins w:id="14293" w:author="Dr Mamadou SANOGO" w:date="2023-10-25T17:59:00Z"/>
          <w:b/>
          <w:color w:val="000000" w:themeColor="text1"/>
          <w:sz w:val="44"/>
          <w:rPrChange w:id="14294" w:author="Dr Mamadou SANOGO" w:date="2023-10-25T18:15:00Z">
            <w:rPr>
              <w:ins w:id="14295" w:author="Dr Mamadou SANOGO" w:date="2023-10-25T17:59:00Z"/>
              <w:b/>
              <w:sz w:val="44"/>
            </w:rPr>
          </w:rPrChange>
        </w:rPr>
      </w:pPr>
    </w:p>
    <w:p w14:paraId="3ED9B38A" w14:textId="77405697" w:rsidR="00744A71" w:rsidRPr="007A4AFC" w:rsidRDefault="00744A71" w:rsidP="00D81BFF">
      <w:pPr>
        <w:shd w:val="clear" w:color="auto" w:fill="FFFFFF"/>
        <w:spacing w:line="240" w:lineRule="auto"/>
        <w:ind w:right="9"/>
        <w:jc w:val="center"/>
        <w:rPr>
          <w:ins w:id="14296" w:author="Dr Mamadou SANOGO" w:date="2023-10-25T17:59:00Z"/>
          <w:b/>
          <w:color w:val="000000" w:themeColor="text1"/>
          <w:sz w:val="44"/>
          <w:rPrChange w:id="14297" w:author="Dr Mamadou SANOGO" w:date="2023-10-25T18:15:00Z">
            <w:rPr>
              <w:ins w:id="14298" w:author="Dr Mamadou SANOGO" w:date="2023-10-25T17:59:00Z"/>
              <w:b/>
              <w:sz w:val="44"/>
            </w:rPr>
          </w:rPrChange>
        </w:rPr>
      </w:pPr>
    </w:p>
    <w:p w14:paraId="7A46DEE8" w14:textId="5C71C3DA" w:rsidR="00744A71" w:rsidRPr="007A4AFC" w:rsidRDefault="00744A71" w:rsidP="00D81BFF">
      <w:pPr>
        <w:shd w:val="clear" w:color="auto" w:fill="FFFFFF"/>
        <w:spacing w:line="240" w:lineRule="auto"/>
        <w:ind w:right="9"/>
        <w:jc w:val="center"/>
        <w:rPr>
          <w:ins w:id="14299" w:author="Dr Mamadou SANOGO" w:date="2023-10-25T17:59:00Z"/>
          <w:b/>
          <w:color w:val="000000" w:themeColor="text1"/>
          <w:sz w:val="44"/>
          <w:rPrChange w:id="14300" w:author="Dr Mamadou SANOGO" w:date="2023-10-25T18:15:00Z">
            <w:rPr>
              <w:ins w:id="14301" w:author="Dr Mamadou SANOGO" w:date="2023-10-25T17:59:00Z"/>
              <w:b/>
              <w:sz w:val="44"/>
            </w:rPr>
          </w:rPrChange>
        </w:rPr>
      </w:pPr>
    </w:p>
    <w:p w14:paraId="137361CF" w14:textId="5D079D4F" w:rsidR="00744A71" w:rsidRPr="007A4AFC" w:rsidRDefault="00744A71" w:rsidP="00D81BFF">
      <w:pPr>
        <w:shd w:val="clear" w:color="auto" w:fill="FFFFFF"/>
        <w:spacing w:line="240" w:lineRule="auto"/>
        <w:ind w:right="9"/>
        <w:jc w:val="center"/>
        <w:rPr>
          <w:ins w:id="14302" w:author="Dr Mamadou SANOGO" w:date="2023-10-25T17:59:00Z"/>
          <w:b/>
          <w:color w:val="000000" w:themeColor="text1"/>
          <w:sz w:val="44"/>
          <w:rPrChange w:id="14303" w:author="Dr Mamadou SANOGO" w:date="2023-10-25T18:15:00Z">
            <w:rPr>
              <w:ins w:id="14304" w:author="Dr Mamadou SANOGO" w:date="2023-10-25T17:59:00Z"/>
              <w:b/>
              <w:sz w:val="44"/>
            </w:rPr>
          </w:rPrChange>
        </w:rPr>
      </w:pPr>
    </w:p>
    <w:p w14:paraId="082AC83A" w14:textId="1739D35F" w:rsidR="00744A71" w:rsidRDefault="00744A71" w:rsidP="00D81BFF">
      <w:pPr>
        <w:shd w:val="clear" w:color="auto" w:fill="FFFFFF"/>
        <w:ind w:right="9"/>
        <w:jc w:val="center"/>
        <w:rPr>
          <w:ins w:id="14305" w:author="Dr Mamadou SANOGO" w:date="2023-10-27T11:55:00Z"/>
          <w:b/>
          <w:color w:val="000000" w:themeColor="text1"/>
          <w:sz w:val="44"/>
        </w:rPr>
      </w:pPr>
    </w:p>
    <w:p w14:paraId="206EB08A" w14:textId="51776D7B" w:rsidR="0051561A" w:rsidRDefault="0051561A" w:rsidP="00D81BFF">
      <w:pPr>
        <w:shd w:val="clear" w:color="auto" w:fill="FFFFFF"/>
        <w:ind w:right="9"/>
        <w:jc w:val="center"/>
        <w:rPr>
          <w:ins w:id="14306" w:author="Dr Mamadou SANOGO" w:date="2023-10-27T11:55:00Z"/>
          <w:b/>
          <w:color w:val="000000" w:themeColor="text1"/>
          <w:sz w:val="44"/>
        </w:rPr>
      </w:pPr>
    </w:p>
    <w:p w14:paraId="6DAFEF3B" w14:textId="1179ABB0" w:rsidR="0051561A" w:rsidRDefault="0051561A" w:rsidP="00D81BFF">
      <w:pPr>
        <w:shd w:val="clear" w:color="auto" w:fill="FFFFFF"/>
        <w:ind w:right="9"/>
        <w:jc w:val="center"/>
        <w:rPr>
          <w:ins w:id="14307" w:author="Dr Mamadou SANOGO" w:date="2023-10-27T11:55:00Z"/>
          <w:b/>
          <w:color w:val="000000" w:themeColor="text1"/>
          <w:sz w:val="44"/>
        </w:rPr>
      </w:pPr>
    </w:p>
    <w:p w14:paraId="03BC3F28" w14:textId="24831E9B" w:rsidR="0051561A" w:rsidRDefault="0051561A" w:rsidP="00D81BFF">
      <w:pPr>
        <w:shd w:val="clear" w:color="auto" w:fill="FFFFFF"/>
        <w:ind w:right="9"/>
        <w:jc w:val="center"/>
        <w:rPr>
          <w:ins w:id="14308" w:author="Dr Mamadou SANOGO" w:date="2023-10-27T11:56:00Z"/>
          <w:b/>
          <w:color w:val="000000" w:themeColor="text1"/>
          <w:sz w:val="44"/>
        </w:rPr>
      </w:pPr>
    </w:p>
    <w:p w14:paraId="5539F474" w14:textId="20445BE2" w:rsidR="0051561A" w:rsidRDefault="0051561A" w:rsidP="00D81BFF">
      <w:pPr>
        <w:shd w:val="clear" w:color="auto" w:fill="FFFFFF"/>
        <w:spacing w:line="240" w:lineRule="auto"/>
        <w:ind w:right="9"/>
        <w:jc w:val="center"/>
        <w:rPr>
          <w:ins w:id="14309" w:author="Dr Mamadou SANOGO" w:date="2023-10-27T14:08:00Z"/>
          <w:b/>
          <w:color w:val="000000" w:themeColor="text1"/>
          <w:sz w:val="44"/>
        </w:rPr>
      </w:pPr>
    </w:p>
    <w:p w14:paraId="7985BE2C" w14:textId="73A7DDF2" w:rsidR="006778CD" w:rsidRDefault="006778CD" w:rsidP="00D81BFF">
      <w:pPr>
        <w:shd w:val="clear" w:color="auto" w:fill="FFFFFF"/>
        <w:spacing w:line="240" w:lineRule="auto"/>
        <w:ind w:right="9"/>
        <w:jc w:val="center"/>
        <w:rPr>
          <w:ins w:id="14310" w:author="Dr Mamadou SANOGO" w:date="2023-10-27T14:08:00Z"/>
          <w:b/>
          <w:color w:val="000000" w:themeColor="text1"/>
          <w:sz w:val="44"/>
        </w:rPr>
      </w:pPr>
    </w:p>
    <w:p w14:paraId="09FA8C39" w14:textId="4C3A4F52" w:rsidR="006778CD" w:rsidRDefault="006778CD" w:rsidP="00D81BFF">
      <w:pPr>
        <w:shd w:val="clear" w:color="auto" w:fill="FFFFFF"/>
        <w:spacing w:line="240" w:lineRule="auto"/>
        <w:ind w:right="9"/>
        <w:jc w:val="center"/>
        <w:rPr>
          <w:ins w:id="14311" w:author="Dr Mamadou SANOGO" w:date="2023-10-27T14:08:00Z"/>
          <w:b/>
          <w:color w:val="000000" w:themeColor="text1"/>
          <w:sz w:val="44"/>
        </w:rPr>
      </w:pPr>
    </w:p>
    <w:p w14:paraId="7401E65C" w14:textId="6B77F19F" w:rsidR="006778CD" w:rsidRDefault="006778CD" w:rsidP="00D81BFF">
      <w:pPr>
        <w:shd w:val="clear" w:color="auto" w:fill="FFFFFF"/>
        <w:spacing w:line="240" w:lineRule="auto"/>
        <w:ind w:right="9"/>
        <w:jc w:val="center"/>
        <w:rPr>
          <w:ins w:id="14312" w:author="Dr Mamadou SANOGO" w:date="2023-10-27T14:08:00Z"/>
          <w:b/>
          <w:color w:val="000000" w:themeColor="text1"/>
          <w:sz w:val="44"/>
        </w:rPr>
      </w:pPr>
    </w:p>
    <w:p w14:paraId="737D6130" w14:textId="0075594B" w:rsidR="006778CD" w:rsidRDefault="006778CD" w:rsidP="00D81BFF">
      <w:pPr>
        <w:shd w:val="clear" w:color="auto" w:fill="FFFFFF"/>
        <w:spacing w:line="240" w:lineRule="auto"/>
        <w:ind w:right="9"/>
        <w:jc w:val="center"/>
        <w:rPr>
          <w:ins w:id="14313" w:author="Dr Mamadou SANOGO" w:date="2023-10-27T14:08:00Z"/>
          <w:b/>
          <w:color w:val="000000" w:themeColor="text1"/>
          <w:sz w:val="44"/>
        </w:rPr>
      </w:pPr>
    </w:p>
    <w:p w14:paraId="30EF4726" w14:textId="77777777" w:rsidR="006778CD" w:rsidRDefault="006778CD" w:rsidP="00D81BFF">
      <w:pPr>
        <w:shd w:val="clear" w:color="auto" w:fill="FFFFFF"/>
        <w:spacing w:line="240" w:lineRule="auto"/>
        <w:ind w:right="9"/>
        <w:jc w:val="center"/>
        <w:rPr>
          <w:ins w:id="14314" w:author="Dr Mamadou SANOGO" w:date="2023-10-27T14:08:00Z"/>
          <w:b/>
          <w:color w:val="000000" w:themeColor="text1"/>
          <w:sz w:val="44"/>
        </w:rPr>
      </w:pPr>
    </w:p>
    <w:p w14:paraId="69A7F63A" w14:textId="3E463C13" w:rsidR="006778CD" w:rsidRDefault="006778CD" w:rsidP="00D81BFF">
      <w:pPr>
        <w:shd w:val="clear" w:color="auto" w:fill="FFFFFF"/>
        <w:spacing w:line="240" w:lineRule="auto"/>
        <w:ind w:right="9"/>
        <w:jc w:val="center"/>
        <w:rPr>
          <w:ins w:id="14315" w:author="Dr Mamadou SANOGO" w:date="2023-10-27T14:08:00Z"/>
          <w:b/>
          <w:color w:val="000000" w:themeColor="text1"/>
          <w:sz w:val="44"/>
        </w:rPr>
      </w:pPr>
    </w:p>
    <w:p w14:paraId="277B7168" w14:textId="793B46A8" w:rsidR="006778CD" w:rsidRDefault="006778CD" w:rsidP="00D81BFF">
      <w:pPr>
        <w:shd w:val="clear" w:color="auto" w:fill="FFFFFF"/>
        <w:spacing w:line="240" w:lineRule="auto"/>
        <w:ind w:right="9"/>
        <w:jc w:val="center"/>
        <w:rPr>
          <w:ins w:id="14316" w:author="Dr Mamadou SANOGO" w:date="2023-10-27T14:08:00Z"/>
          <w:b/>
          <w:color w:val="000000" w:themeColor="text1"/>
          <w:sz w:val="44"/>
        </w:rPr>
      </w:pPr>
    </w:p>
    <w:p w14:paraId="72129E3A" w14:textId="6D2CE2F7" w:rsidR="006778CD" w:rsidRDefault="006778CD" w:rsidP="00D81BFF">
      <w:pPr>
        <w:shd w:val="clear" w:color="auto" w:fill="FFFFFF"/>
        <w:spacing w:line="240" w:lineRule="auto"/>
        <w:ind w:right="9"/>
        <w:jc w:val="center"/>
        <w:rPr>
          <w:ins w:id="14317" w:author="Dr Mamadou SANOGO" w:date="2023-10-27T14:08:00Z"/>
          <w:b/>
          <w:color w:val="000000" w:themeColor="text1"/>
          <w:sz w:val="44"/>
        </w:rPr>
      </w:pPr>
    </w:p>
    <w:p w14:paraId="6E0C1B62" w14:textId="45FCA9F9" w:rsidR="006778CD" w:rsidRDefault="006778CD" w:rsidP="00D81BFF">
      <w:pPr>
        <w:shd w:val="clear" w:color="auto" w:fill="FFFFFF"/>
        <w:spacing w:line="240" w:lineRule="auto"/>
        <w:ind w:right="9"/>
        <w:jc w:val="center"/>
        <w:rPr>
          <w:ins w:id="14318" w:author="Dr Mamadou SANOGO" w:date="2023-10-27T14:08:00Z"/>
          <w:b/>
          <w:color w:val="000000" w:themeColor="text1"/>
          <w:sz w:val="44"/>
        </w:rPr>
      </w:pPr>
    </w:p>
    <w:p w14:paraId="0911967E" w14:textId="5A095DEA" w:rsidR="006778CD" w:rsidRDefault="006778CD" w:rsidP="00D81BFF">
      <w:pPr>
        <w:shd w:val="clear" w:color="auto" w:fill="FFFFFF"/>
        <w:spacing w:line="240" w:lineRule="auto"/>
        <w:ind w:right="9"/>
        <w:jc w:val="center"/>
        <w:rPr>
          <w:ins w:id="14319" w:author="Dr Mamadou SANOGO" w:date="2023-10-27T14:08:00Z"/>
          <w:b/>
          <w:color w:val="000000" w:themeColor="text1"/>
          <w:sz w:val="44"/>
        </w:rPr>
      </w:pPr>
    </w:p>
    <w:p w14:paraId="3464C0BC" w14:textId="5C852B49" w:rsidR="006778CD" w:rsidRDefault="006778CD" w:rsidP="00D81BFF">
      <w:pPr>
        <w:shd w:val="clear" w:color="auto" w:fill="FFFFFF"/>
        <w:spacing w:line="240" w:lineRule="auto"/>
        <w:ind w:right="9"/>
        <w:jc w:val="center"/>
        <w:rPr>
          <w:ins w:id="14320" w:author="Dr Mamadou SANOGO" w:date="2023-10-27T14:08:00Z"/>
          <w:b/>
          <w:color w:val="000000" w:themeColor="text1"/>
          <w:sz w:val="44"/>
        </w:rPr>
      </w:pPr>
    </w:p>
    <w:p w14:paraId="7BDA7040" w14:textId="5B2374A6" w:rsidR="006778CD" w:rsidRDefault="006778CD" w:rsidP="00D81BFF">
      <w:pPr>
        <w:shd w:val="clear" w:color="auto" w:fill="FFFFFF"/>
        <w:spacing w:line="240" w:lineRule="auto"/>
        <w:ind w:right="9"/>
        <w:jc w:val="center"/>
        <w:rPr>
          <w:ins w:id="14321" w:author="Dr Mamadou SANOGO" w:date="2023-10-27T14:08:00Z"/>
          <w:b/>
          <w:color w:val="000000" w:themeColor="text1"/>
          <w:sz w:val="44"/>
        </w:rPr>
      </w:pPr>
    </w:p>
    <w:p w14:paraId="7A3EEABA" w14:textId="2323FAC4" w:rsidR="006778CD" w:rsidRDefault="006778CD" w:rsidP="00D81BFF">
      <w:pPr>
        <w:shd w:val="clear" w:color="auto" w:fill="FFFFFF"/>
        <w:spacing w:line="240" w:lineRule="auto"/>
        <w:ind w:right="9"/>
        <w:jc w:val="center"/>
        <w:rPr>
          <w:ins w:id="14322" w:author="Dr Mamadou SANOGO" w:date="2023-10-27T14:08:00Z"/>
          <w:b/>
          <w:color w:val="000000" w:themeColor="text1"/>
          <w:sz w:val="44"/>
        </w:rPr>
      </w:pPr>
    </w:p>
    <w:p w14:paraId="3657FD8E" w14:textId="426C4355" w:rsidR="006778CD" w:rsidRDefault="006778CD" w:rsidP="00D81BFF">
      <w:pPr>
        <w:shd w:val="clear" w:color="auto" w:fill="FFFFFF"/>
        <w:spacing w:line="240" w:lineRule="auto"/>
        <w:ind w:right="9"/>
        <w:jc w:val="center"/>
        <w:rPr>
          <w:ins w:id="14323" w:author="Dr Mamadou SANOGO" w:date="2023-10-27T14:08:00Z"/>
          <w:b/>
          <w:color w:val="000000" w:themeColor="text1"/>
          <w:sz w:val="44"/>
        </w:rPr>
      </w:pPr>
    </w:p>
    <w:p w14:paraId="4E5FF5BC" w14:textId="502AA7A6" w:rsidR="006778CD" w:rsidRDefault="006778CD" w:rsidP="00D81BFF">
      <w:pPr>
        <w:shd w:val="clear" w:color="auto" w:fill="FFFFFF"/>
        <w:spacing w:line="240" w:lineRule="auto"/>
        <w:ind w:right="9"/>
        <w:jc w:val="center"/>
        <w:rPr>
          <w:ins w:id="14324" w:author="Dr Mamadou SANOGO" w:date="2023-10-27T14:08:00Z"/>
          <w:b/>
          <w:color w:val="000000" w:themeColor="text1"/>
          <w:sz w:val="44"/>
        </w:rPr>
      </w:pPr>
    </w:p>
    <w:p w14:paraId="0F6E58EF" w14:textId="0AD888B8" w:rsidR="006778CD" w:rsidRDefault="006778CD" w:rsidP="00D81BFF">
      <w:pPr>
        <w:shd w:val="clear" w:color="auto" w:fill="FFFFFF"/>
        <w:spacing w:line="240" w:lineRule="auto"/>
        <w:ind w:right="9"/>
        <w:jc w:val="center"/>
        <w:rPr>
          <w:ins w:id="14325" w:author="Dr Mamadou SANOGO" w:date="2023-10-27T14:08:00Z"/>
          <w:b/>
          <w:color w:val="000000" w:themeColor="text1"/>
          <w:sz w:val="44"/>
        </w:rPr>
      </w:pPr>
    </w:p>
    <w:p w14:paraId="3001A5EE" w14:textId="5BAA6EA3" w:rsidR="006778CD" w:rsidRDefault="006778CD" w:rsidP="00D81BFF">
      <w:pPr>
        <w:shd w:val="clear" w:color="auto" w:fill="FFFFFF"/>
        <w:spacing w:line="240" w:lineRule="auto"/>
        <w:ind w:right="9"/>
        <w:jc w:val="center"/>
        <w:rPr>
          <w:ins w:id="14326" w:author="Dr Mamadou SANOGO" w:date="2023-10-27T14:08:00Z"/>
          <w:b/>
          <w:color w:val="000000" w:themeColor="text1"/>
          <w:sz w:val="44"/>
        </w:rPr>
      </w:pPr>
    </w:p>
    <w:p w14:paraId="34635362" w14:textId="75E4CB7A" w:rsidR="006778CD" w:rsidRDefault="006778CD" w:rsidP="00D81BFF">
      <w:pPr>
        <w:shd w:val="clear" w:color="auto" w:fill="FFFFFF"/>
        <w:spacing w:line="240" w:lineRule="auto"/>
        <w:ind w:right="9"/>
        <w:jc w:val="center"/>
        <w:rPr>
          <w:ins w:id="14327" w:author="Dr Mamadou SANOGO" w:date="2023-10-27T14:08:00Z"/>
          <w:b/>
          <w:color w:val="000000" w:themeColor="text1"/>
          <w:sz w:val="44"/>
        </w:rPr>
      </w:pPr>
    </w:p>
    <w:p w14:paraId="655EF6BD" w14:textId="2C2FB39A" w:rsidR="006778CD" w:rsidRDefault="006778CD" w:rsidP="00D81BFF">
      <w:pPr>
        <w:shd w:val="clear" w:color="auto" w:fill="FFFFFF"/>
        <w:spacing w:line="240" w:lineRule="auto"/>
        <w:ind w:right="9"/>
        <w:jc w:val="center"/>
        <w:rPr>
          <w:ins w:id="14328" w:author="Dr Mamadou SANOGO" w:date="2023-10-27T14:08:00Z"/>
          <w:b/>
          <w:color w:val="000000" w:themeColor="text1"/>
          <w:sz w:val="44"/>
        </w:rPr>
      </w:pPr>
    </w:p>
    <w:p w14:paraId="3D09E520" w14:textId="540488CA" w:rsidR="006778CD" w:rsidRDefault="006778CD" w:rsidP="00D81BFF">
      <w:pPr>
        <w:shd w:val="clear" w:color="auto" w:fill="FFFFFF"/>
        <w:spacing w:line="240" w:lineRule="auto"/>
        <w:ind w:right="9"/>
        <w:jc w:val="center"/>
        <w:rPr>
          <w:ins w:id="14329" w:author="Dr Mamadou SANOGO" w:date="2023-10-27T14:08:00Z"/>
          <w:b/>
          <w:color w:val="000000" w:themeColor="text1"/>
          <w:sz w:val="44"/>
        </w:rPr>
      </w:pPr>
    </w:p>
    <w:p w14:paraId="4D00989B" w14:textId="71E99895" w:rsidR="006778CD" w:rsidRDefault="006778CD" w:rsidP="00D81BFF">
      <w:pPr>
        <w:shd w:val="clear" w:color="auto" w:fill="FFFFFF"/>
        <w:spacing w:line="240" w:lineRule="auto"/>
        <w:ind w:right="9"/>
        <w:jc w:val="center"/>
        <w:rPr>
          <w:ins w:id="14330" w:author="Dr Mamadou SANOGO" w:date="2023-10-27T14:08:00Z"/>
          <w:b/>
          <w:color w:val="000000" w:themeColor="text1"/>
          <w:sz w:val="44"/>
        </w:rPr>
      </w:pPr>
    </w:p>
    <w:p w14:paraId="298F9360" w14:textId="4F6C80A3" w:rsidR="006778CD" w:rsidRDefault="006778CD" w:rsidP="00D81BFF">
      <w:pPr>
        <w:shd w:val="clear" w:color="auto" w:fill="FFFFFF"/>
        <w:spacing w:line="240" w:lineRule="auto"/>
        <w:ind w:right="9"/>
        <w:jc w:val="center"/>
        <w:rPr>
          <w:ins w:id="14331" w:author="Dr Mamadou SANOGO" w:date="2023-10-27T14:08:00Z"/>
          <w:b/>
          <w:color w:val="000000" w:themeColor="text1"/>
          <w:sz w:val="44"/>
        </w:rPr>
      </w:pPr>
    </w:p>
    <w:p w14:paraId="108FCB54" w14:textId="2F2AAE77" w:rsidR="006778CD" w:rsidRDefault="006778CD" w:rsidP="00D81BFF">
      <w:pPr>
        <w:shd w:val="clear" w:color="auto" w:fill="FFFFFF"/>
        <w:spacing w:line="240" w:lineRule="auto"/>
        <w:ind w:right="9"/>
        <w:jc w:val="center"/>
        <w:rPr>
          <w:ins w:id="14332" w:author="Dr Mamadou SANOGO" w:date="2023-10-27T14:08:00Z"/>
          <w:b/>
          <w:color w:val="000000" w:themeColor="text1"/>
          <w:sz w:val="44"/>
        </w:rPr>
      </w:pPr>
    </w:p>
    <w:p w14:paraId="1373E1A0" w14:textId="44DEA903" w:rsidR="006778CD" w:rsidRDefault="006778CD" w:rsidP="00D81BFF">
      <w:pPr>
        <w:shd w:val="clear" w:color="auto" w:fill="FFFFFF"/>
        <w:spacing w:line="240" w:lineRule="auto"/>
        <w:ind w:right="9"/>
        <w:jc w:val="center"/>
        <w:rPr>
          <w:ins w:id="14333" w:author="Dr Mamadou SANOGO" w:date="2023-10-27T14:08:00Z"/>
          <w:b/>
          <w:color w:val="000000" w:themeColor="text1"/>
          <w:sz w:val="44"/>
        </w:rPr>
      </w:pPr>
    </w:p>
    <w:p w14:paraId="2D06BE85" w14:textId="77777777" w:rsidR="006778CD" w:rsidRPr="007A4AFC" w:rsidRDefault="006778CD" w:rsidP="00D81BFF">
      <w:pPr>
        <w:shd w:val="clear" w:color="auto" w:fill="FFFFFF"/>
        <w:spacing w:line="240" w:lineRule="auto"/>
        <w:ind w:right="9"/>
        <w:jc w:val="center"/>
        <w:rPr>
          <w:ins w:id="14334" w:author="Dr Mamadou SANOGO" w:date="2023-10-25T15:02:00Z"/>
          <w:b/>
          <w:color w:val="000000" w:themeColor="text1"/>
          <w:sz w:val="44"/>
          <w:rPrChange w:id="14335" w:author="Dr Mamadou SANOGO" w:date="2023-10-25T18:15:00Z">
            <w:rPr>
              <w:ins w:id="14336" w:author="Dr Mamadou SANOGO" w:date="2023-10-25T15:02:00Z"/>
              <w:b/>
              <w:sz w:val="44"/>
            </w:rPr>
          </w:rPrChange>
        </w:rPr>
      </w:pPr>
    </w:p>
    <w:p w14:paraId="6165855D" w14:textId="77777777" w:rsidR="00D81BFF" w:rsidRPr="007A4AFC" w:rsidRDefault="00D81BFF" w:rsidP="00011374">
      <w:pPr>
        <w:widowControl w:val="0"/>
        <w:autoSpaceDE w:val="0"/>
        <w:autoSpaceDN w:val="0"/>
        <w:adjustRightInd w:val="0"/>
        <w:spacing w:before="5" w:line="280" w:lineRule="exact"/>
        <w:ind w:right="9"/>
        <w:rPr>
          <w:color w:val="000000" w:themeColor="text1"/>
          <w:sz w:val="28"/>
          <w:szCs w:val="28"/>
          <w:rPrChange w:id="14337" w:author="Dr Mamadou SANOGO" w:date="2023-10-25T18:15:00Z">
            <w:rPr>
              <w:color w:val="000000"/>
              <w:sz w:val="28"/>
              <w:szCs w:val="28"/>
            </w:rPr>
          </w:rPrChange>
        </w:rPr>
      </w:pPr>
    </w:p>
    <w:p w14:paraId="7F241E0E" w14:textId="354FD547" w:rsidR="00011374" w:rsidRDefault="00011374" w:rsidP="00011374">
      <w:pPr>
        <w:widowControl w:val="0"/>
        <w:autoSpaceDE w:val="0"/>
        <w:autoSpaceDN w:val="0"/>
        <w:adjustRightInd w:val="0"/>
        <w:spacing w:before="5" w:line="280" w:lineRule="exact"/>
        <w:ind w:right="9"/>
        <w:rPr>
          <w:ins w:id="14338" w:author="Dr Mamadou SANOGO" w:date="2023-10-27T14:08:00Z"/>
          <w:color w:val="000000" w:themeColor="text1"/>
          <w:sz w:val="28"/>
          <w:szCs w:val="28"/>
        </w:rPr>
      </w:pPr>
    </w:p>
    <w:p w14:paraId="52B5CBF9" w14:textId="3E818F60" w:rsidR="006778CD" w:rsidRDefault="006778CD" w:rsidP="00011374">
      <w:pPr>
        <w:widowControl w:val="0"/>
        <w:autoSpaceDE w:val="0"/>
        <w:autoSpaceDN w:val="0"/>
        <w:adjustRightInd w:val="0"/>
        <w:spacing w:before="5" w:line="280" w:lineRule="exact"/>
        <w:ind w:right="9"/>
        <w:rPr>
          <w:ins w:id="14339" w:author="Dr Mamadou SANOGO" w:date="2023-10-27T14:08:00Z"/>
          <w:color w:val="000000" w:themeColor="text1"/>
          <w:sz w:val="28"/>
          <w:szCs w:val="28"/>
        </w:rPr>
      </w:pPr>
    </w:p>
    <w:p w14:paraId="0B662E98" w14:textId="0A25F377" w:rsidR="006778CD" w:rsidRDefault="006778CD" w:rsidP="00011374">
      <w:pPr>
        <w:widowControl w:val="0"/>
        <w:autoSpaceDE w:val="0"/>
        <w:autoSpaceDN w:val="0"/>
        <w:adjustRightInd w:val="0"/>
        <w:spacing w:before="5" w:line="280" w:lineRule="exact"/>
        <w:ind w:right="9"/>
        <w:rPr>
          <w:ins w:id="14340" w:author="Dr Mamadou SANOGO" w:date="2023-10-27T14:08:00Z"/>
          <w:color w:val="000000" w:themeColor="text1"/>
          <w:sz w:val="28"/>
          <w:szCs w:val="28"/>
        </w:rPr>
      </w:pPr>
    </w:p>
    <w:p w14:paraId="6CF9E37C" w14:textId="76E171C6" w:rsidR="006778CD" w:rsidRDefault="006778CD" w:rsidP="00011374">
      <w:pPr>
        <w:widowControl w:val="0"/>
        <w:autoSpaceDE w:val="0"/>
        <w:autoSpaceDN w:val="0"/>
        <w:adjustRightInd w:val="0"/>
        <w:spacing w:before="5" w:line="280" w:lineRule="exact"/>
        <w:ind w:right="9"/>
        <w:rPr>
          <w:ins w:id="14341" w:author="Dr Mamadou SANOGO" w:date="2023-10-27T14:08:00Z"/>
          <w:color w:val="000000" w:themeColor="text1"/>
          <w:sz w:val="28"/>
          <w:szCs w:val="28"/>
        </w:rPr>
      </w:pPr>
    </w:p>
    <w:p w14:paraId="41D6B696" w14:textId="511261EC" w:rsidR="006778CD" w:rsidRDefault="006778CD" w:rsidP="00011374">
      <w:pPr>
        <w:widowControl w:val="0"/>
        <w:autoSpaceDE w:val="0"/>
        <w:autoSpaceDN w:val="0"/>
        <w:adjustRightInd w:val="0"/>
        <w:spacing w:before="5" w:line="280" w:lineRule="exact"/>
        <w:ind w:right="9"/>
        <w:rPr>
          <w:ins w:id="14342" w:author="Dr Mamadou SANOGO" w:date="2023-10-27T14:08:00Z"/>
          <w:color w:val="000000" w:themeColor="text1"/>
          <w:sz w:val="28"/>
          <w:szCs w:val="28"/>
        </w:rPr>
      </w:pPr>
    </w:p>
    <w:p w14:paraId="4943782B" w14:textId="0F77707E" w:rsidR="006778CD" w:rsidRDefault="006778CD" w:rsidP="00011374">
      <w:pPr>
        <w:widowControl w:val="0"/>
        <w:autoSpaceDE w:val="0"/>
        <w:autoSpaceDN w:val="0"/>
        <w:adjustRightInd w:val="0"/>
        <w:spacing w:before="5" w:line="280" w:lineRule="exact"/>
        <w:ind w:right="9"/>
        <w:rPr>
          <w:ins w:id="14343" w:author="Dr Mamadou SANOGO" w:date="2023-10-27T14:08:00Z"/>
          <w:color w:val="000000" w:themeColor="text1"/>
          <w:sz w:val="28"/>
          <w:szCs w:val="28"/>
        </w:rPr>
      </w:pPr>
    </w:p>
    <w:p w14:paraId="742353C8" w14:textId="14988EE3" w:rsidR="006778CD" w:rsidRDefault="006778CD" w:rsidP="00011374">
      <w:pPr>
        <w:widowControl w:val="0"/>
        <w:autoSpaceDE w:val="0"/>
        <w:autoSpaceDN w:val="0"/>
        <w:adjustRightInd w:val="0"/>
        <w:spacing w:before="5" w:line="280" w:lineRule="exact"/>
        <w:ind w:right="9"/>
        <w:rPr>
          <w:ins w:id="14344" w:author="Dr Mamadou SANOGO" w:date="2023-10-27T14:08:00Z"/>
          <w:color w:val="000000" w:themeColor="text1"/>
          <w:sz w:val="28"/>
          <w:szCs w:val="28"/>
        </w:rPr>
      </w:pPr>
    </w:p>
    <w:p w14:paraId="3BAE658B" w14:textId="26F55513" w:rsidR="006778CD" w:rsidRDefault="006778CD" w:rsidP="00011374">
      <w:pPr>
        <w:widowControl w:val="0"/>
        <w:autoSpaceDE w:val="0"/>
        <w:autoSpaceDN w:val="0"/>
        <w:adjustRightInd w:val="0"/>
        <w:spacing w:before="5" w:line="280" w:lineRule="exact"/>
        <w:ind w:right="9"/>
        <w:rPr>
          <w:ins w:id="14345" w:author="Dr Mamadou SANOGO" w:date="2023-10-27T14:08:00Z"/>
          <w:color w:val="000000" w:themeColor="text1"/>
          <w:sz w:val="28"/>
          <w:szCs w:val="28"/>
        </w:rPr>
      </w:pPr>
    </w:p>
    <w:p w14:paraId="2CCD8D39" w14:textId="669D6EBA" w:rsidR="006778CD" w:rsidRDefault="006778CD" w:rsidP="00011374">
      <w:pPr>
        <w:widowControl w:val="0"/>
        <w:autoSpaceDE w:val="0"/>
        <w:autoSpaceDN w:val="0"/>
        <w:adjustRightInd w:val="0"/>
        <w:spacing w:before="5" w:line="280" w:lineRule="exact"/>
        <w:ind w:right="9"/>
        <w:rPr>
          <w:ins w:id="14346" w:author="Dr Mamadou SANOGO" w:date="2023-10-27T14:08:00Z"/>
          <w:color w:val="000000" w:themeColor="text1"/>
          <w:sz w:val="28"/>
          <w:szCs w:val="28"/>
        </w:rPr>
      </w:pPr>
    </w:p>
    <w:p w14:paraId="40ADBD32" w14:textId="083DF0F5" w:rsidR="006778CD" w:rsidRDefault="006778CD" w:rsidP="00011374">
      <w:pPr>
        <w:widowControl w:val="0"/>
        <w:autoSpaceDE w:val="0"/>
        <w:autoSpaceDN w:val="0"/>
        <w:adjustRightInd w:val="0"/>
        <w:spacing w:before="5" w:line="280" w:lineRule="exact"/>
        <w:ind w:right="9"/>
        <w:rPr>
          <w:ins w:id="14347" w:author="Dr Mamadou SANOGO" w:date="2023-10-27T14:08:00Z"/>
          <w:color w:val="000000" w:themeColor="text1"/>
          <w:sz w:val="28"/>
          <w:szCs w:val="28"/>
        </w:rPr>
      </w:pPr>
    </w:p>
    <w:p w14:paraId="4B51A39F" w14:textId="48E11D39" w:rsidR="006778CD" w:rsidRDefault="006778CD" w:rsidP="00011374">
      <w:pPr>
        <w:widowControl w:val="0"/>
        <w:autoSpaceDE w:val="0"/>
        <w:autoSpaceDN w:val="0"/>
        <w:adjustRightInd w:val="0"/>
        <w:spacing w:before="5" w:line="280" w:lineRule="exact"/>
        <w:ind w:right="9"/>
        <w:rPr>
          <w:ins w:id="14348" w:author="Dr Mamadou SANOGO" w:date="2023-10-27T14:08:00Z"/>
          <w:color w:val="000000" w:themeColor="text1"/>
          <w:sz w:val="28"/>
          <w:szCs w:val="28"/>
        </w:rPr>
      </w:pPr>
    </w:p>
    <w:p w14:paraId="7F2AF662" w14:textId="17957433" w:rsidR="006778CD" w:rsidRDefault="006778CD" w:rsidP="00011374">
      <w:pPr>
        <w:widowControl w:val="0"/>
        <w:autoSpaceDE w:val="0"/>
        <w:autoSpaceDN w:val="0"/>
        <w:adjustRightInd w:val="0"/>
        <w:spacing w:before="5" w:line="280" w:lineRule="exact"/>
        <w:ind w:right="9"/>
        <w:rPr>
          <w:ins w:id="14349" w:author="Dr Mamadou SANOGO" w:date="2023-10-27T14:08:00Z"/>
          <w:color w:val="000000" w:themeColor="text1"/>
          <w:sz w:val="28"/>
          <w:szCs w:val="28"/>
        </w:rPr>
      </w:pPr>
    </w:p>
    <w:p w14:paraId="5B977AF4" w14:textId="17AF6D2B" w:rsidR="006778CD" w:rsidRDefault="006778CD" w:rsidP="00011374">
      <w:pPr>
        <w:widowControl w:val="0"/>
        <w:autoSpaceDE w:val="0"/>
        <w:autoSpaceDN w:val="0"/>
        <w:adjustRightInd w:val="0"/>
        <w:spacing w:before="5" w:line="280" w:lineRule="exact"/>
        <w:ind w:right="9"/>
        <w:rPr>
          <w:ins w:id="14350" w:author="Dr Mamadou SANOGO" w:date="2023-10-27T14:08:00Z"/>
          <w:color w:val="000000" w:themeColor="text1"/>
          <w:sz w:val="28"/>
          <w:szCs w:val="28"/>
        </w:rPr>
      </w:pPr>
    </w:p>
    <w:p w14:paraId="3FFBCE5B" w14:textId="5965E870" w:rsidR="006778CD" w:rsidRDefault="006778CD" w:rsidP="00011374">
      <w:pPr>
        <w:widowControl w:val="0"/>
        <w:autoSpaceDE w:val="0"/>
        <w:autoSpaceDN w:val="0"/>
        <w:adjustRightInd w:val="0"/>
        <w:spacing w:before="5" w:line="280" w:lineRule="exact"/>
        <w:ind w:right="9"/>
        <w:rPr>
          <w:ins w:id="14351" w:author="Dr Mamadou SANOGO" w:date="2023-10-27T14:08:00Z"/>
          <w:color w:val="000000" w:themeColor="text1"/>
          <w:sz w:val="28"/>
          <w:szCs w:val="28"/>
        </w:rPr>
      </w:pPr>
    </w:p>
    <w:p w14:paraId="35930102" w14:textId="77777777" w:rsidR="006778CD" w:rsidRPr="007A4AFC" w:rsidRDefault="006778CD" w:rsidP="00011374">
      <w:pPr>
        <w:widowControl w:val="0"/>
        <w:autoSpaceDE w:val="0"/>
        <w:autoSpaceDN w:val="0"/>
        <w:adjustRightInd w:val="0"/>
        <w:spacing w:before="5" w:line="280" w:lineRule="exact"/>
        <w:ind w:right="9"/>
        <w:rPr>
          <w:color w:val="000000" w:themeColor="text1"/>
          <w:sz w:val="28"/>
          <w:szCs w:val="28"/>
          <w:rPrChange w:id="14352" w:author="Dr Mamadou SANOGO" w:date="2023-10-25T18:15:00Z">
            <w:rPr>
              <w:color w:val="000000"/>
              <w:sz w:val="28"/>
              <w:szCs w:val="28"/>
            </w:rPr>
          </w:rPrChange>
        </w:rPr>
      </w:pPr>
    </w:p>
    <w:p w14:paraId="2B5F8298" w14:textId="0943B37B" w:rsidR="006A62F4" w:rsidRPr="00A36245" w:rsidRDefault="006A62F4" w:rsidP="006A62F4">
      <w:pPr>
        <w:shd w:val="clear" w:color="auto" w:fill="FFFFFF"/>
        <w:spacing w:line="240" w:lineRule="auto"/>
        <w:ind w:right="9"/>
        <w:jc w:val="center"/>
        <w:rPr>
          <w:ins w:id="14353" w:author="Dr Mamadou SANOGO" w:date="2023-10-27T11:52:00Z"/>
          <w:b/>
          <w:color w:val="000000" w:themeColor="text1"/>
          <w:sz w:val="44"/>
        </w:rPr>
      </w:pPr>
      <w:ins w:id="14354" w:author="Dr Mamadou SANOGO" w:date="2023-10-27T11:52:00Z">
        <w:r w:rsidRPr="00A36245">
          <w:rPr>
            <w:b/>
            <w:color w:val="000000" w:themeColor="text1"/>
            <w:sz w:val="44"/>
          </w:rPr>
          <w:t>Annexe n°</w:t>
        </w:r>
      </w:ins>
      <w:ins w:id="14355" w:author="Dr Mamadou SANOGO" w:date="2023-10-27T11:53:00Z">
        <w:r>
          <w:rPr>
            <w:b/>
            <w:color w:val="000000" w:themeColor="text1"/>
            <w:sz w:val="44"/>
          </w:rPr>
          <w:t>030</w:t>
        </w:r>
      </w:ins>
      <w:ins w:id="14356" w:author="Dr Mamadou SANOGO" w:date="2023-10-27T11:54:00Z">
        <w:r>
          <w:rPr>
            <w:b/>
            <w:color w:val="000000" w:themeColor="text1"/>
            <w:sz w:val="44"/>
          </w:rPr>
          <w:t> :</w:t>
        </w:r>
      </w:ins>
      <w:ins w:id="14357" w:author="Dr Mamadou SANOGO" w:date="2023-10-27T11:55:00Z">
        <w:r w:rsidRPr="006A62F4">
          <w:t xml:space="preserve"> </w:t>
        </w:r>
        <w:r w:rsidRPr="006A62F4">
          <w:rPr>
            <w:b/>
            <w:color w:val="000000" w:themeColor="text1"/>
            <w:sz w:val="44"/>
          </w:rPr>
          <w:t>Enquête auprès des étudiants et diplômés</w:t>
        </w:r>
      </w:ins>
    </w:p>
    <w:p w14:paraId="27A1FB18"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4358" w:author="Dr Mamadou SANOGO" w:date="2023-10-25T18:15:00Z">
            <w:rPr>
              <w:color w:val="000000"/>
              <w:sz w:val="28"/>
              <w:szCs w:val="28"/>
            </w:rPr>
          </w:rPrChange>
        </w:rPr>
      </w:pPr>
    </w:p>
    <w:p w14:paraId="0C2A92E0" w14:textId="02B35B24" w:rsidR="003E7BB3" w:rsidRPr="007A4AFC" w:rsidDel="00744A71" w:rsidRDefault="003E7BB3">
      <w:pPr>
        <w:spacing w:line="240" w:lineRule="auto"/>
        <w:rPr>
          <w:del w:id="14359" w:author="Dr Mamadou SANOGO" w:date="2023-10-25T17:58:00Z"/>
          <w:color w:val="000000" w:themeColor="text1"/>
          <w:sz w:val="28"/>
          <w:szCs w:val="28"/>
          <w:rPrChange w:id="14360" w:author="Dr Mamadou SANOGO" w:date="2023-10-25T18:15:00Z">
            <w:rPr>
              <w:del w:id="14361" w:author="Dr Mamadou SANOGO" w:date="2023-10-25T17:58:00Z"/>
              <w:color w:val="000000"/>
              <w:sz w:val="28"/>
              <w:szCs w:val="28"/>
            </w:rPr>
          </w:rPrChange>
        </w:rPr>
      </w:pPr>
      <w:del w:id="14362" w:author="Dr Mamadou SANOGO" w:date="2023-10-25T17:58:00Z">
        <w:r w:rsidRPr="007A4AFC" w:rsidDel="00744A71">
          <w:rPr>
            <w:color w:val="000000" w:themeColor="text1"/>
            <w:sz w:val="28"/>
            <w:szCs w:val="28"/>
            <w:rPrChange w:id="14363" w:author="Dr Mamadou SANOGO" w:date="2023-10-25T18:15:00Z">
              <w:rPr>
                <w:color w:val="000000"/>
                <w:sz w:val="28"/>
                <w:szCs w:val="28"/>
              </w:rPr>
            </w:rPrChange>
          </w:rPr>
          <w:br w:type="page"/>
        </w:r>
      </w:del>
    </w:p>
    <w:p w14:paraId="183158E1" w14:textId="22D6A660" w:rsidR="00EF6DE3" w:rsidRPr="00EF6DE3" w:rsidRDefault="00EF6DE3" w:rsidP="00EF6DE3">
      <w:pPr>
        <w:spacing w:line="240" w:lineRule="auto"/>
        <w:rPr>
          <w:del w:id="14364" w:author="Dr Mamadou SANOGO" w:date="2023-10-25T17:58:00Z"/>
          <w:rFonts w:eastAsiaTheme="minorHAnsi"/>
          <w:color w:val="000000" w:themeColor="text1"/>
          <w:sz w:val="22"/>
          <w:lang w:eastAsia="en-US"/>
          <w:rPrChange w:id="14365" w:author="Dr Mamadou SANOGO" w:date="2023-10-25T18:15:00Z">
            <w:rPr>
              <w:del w:id="14366" w:author="Dr Mamadou SANOGO" w:date="2023-10-25T17:58:00Z"/>
              <w:rFonts w:eastAsiaTheme="minorHAnsi" w:cs="Times New Roman"/>
              <w:color w:val="auto"/>
              <w:lang w:eastAsia="en-US"/>
            </w:rPr>
          </w:rPrChange>
        </w:rPr>
        <w:sectPr w:rsidR="00EF6DE3" w:rsidRPr="00EF6DE3" w:rsidSect="00EF6DE3">
          <w:headerReference w:type="default" r:id="rId25"/>
          <w:footerReference w:type="default" r:id="rId26"/>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20"/>
          <w:titlePg/>
          <w:docGrid w:linePitch="360"/>
          <w:sectPrChange w:id="14367" w:author="Dr Mamadou SANOGO" w:date="2023-10-27T13:57:00Z">
            <w:sectPr w:rsidR="00EF6DE3" w:rsidRPr="00EF6DE3" w:rsidSect="00EF6DE3">
              <w:pgMar w:top="1417" w:right="1417" w:bottom="1417" w:left="1417" w:header="708" w:footer="708" w:gutter="0"/>
              <w:titlePg w:val="0"/>
            </w:sectPr>
          </w:sectPrChange>
        </w:sectPr>
        <w:pPrChange w:id="14368" w:author="Dr Mamadou SANOGO" w:date="2023-10-25T17:58:00Z">
          <w:pPr>
            <w:pStyle w:val="Titre1"/>
            <w:spacing w:before="0"/>
            <w:jc w:val="center"/>
          </w:pPr>
        </w:pPrChange>
      </w:pPr>
    </w:p>
    <w:p w14:paraId="585155F8" w14:textId="27F394DA" w:rsidR="003E7BB3" w:rsidRPr="007A4AFC" w:rsidDel="00837877" w:rsidRDefault="003E7BB3" w:rsidP="00966B80">
      <w:pPr>
        <w:pStyle w:val="Titre1"/>
        <w:spacing w:before="0" w:line="240" w:lineRule="auto"/>
        <w:jc w:val="center"/>
        <w:rPr>
          <w:del w:id="14369" w:author="Dr Mamadou SANOGO" w:date="2023-10-25T14:51:00Z"/>
          <w:rFonts w:eastAsiaTheme="minorHAnsi" w:cs="Times New Roman"/>
          <w:b w:val="0"/>
          <w:lang w:eastAsia="en-US"/>
          <w:rPrChange w:id="14370" w:author="Dr Mamadou SANOGO" w:date="2023-10-25T18:15:00Z">
            <w:rPr>
              <w:del w:id="14371" w:author="Dr Mamadou SANOGO" w:date="2023-10-25T14:51:00Z"/>
              <w:rFonts w:eastAsiaTheme="minorHAnsi" w:cs="Times New Roman"/>
              <w:color w:val="auto"/>
              <w:lang w:eastAsia="en-US"/>
            </w:rPr>
          </w:rPrChange>
        </w:rPr>
      </w:pPr>
      <w:bookmarkStart w:id="14372" w:name="_Toc145944536"/>
      <w:del w:id="14373" w:author="Dr Mamadou SANOGO" w:date="2023-10-25T14:51:00Z">
        <w:r w:rsidRPr="007A4AFC" w:rsidDel="00837877">
          <w:rPr>
            <w:rFonts w:eastAsiaTheme="minorHAnsi"/>
            <w:b w:val="0"/>
            <w:sz w:val="32"/>
            <w:lang w:eastAsia="en-US"/>
            <w:rPrChange w:id="14374" w:author="Dr Mamadou SANOGO" w:date="2023-10-25T18:15:00Z">
              <w:rPr>
                <w:rFonts w:eastAsiaTheme="minorHAnsi"/>
                <w:b/>
                <w:color w:val="2E74B5" w:themeColor="accent1" w:themeShade="BF"/>
                <w:sz w:val="32"/>
                <w:lang w:eastAsia="en-US"/>
              </w:rPr>
            </w:rPrChange>
          </w:rPr>
          <w:delText xml:space="preserve">Annexe </w:delText>
        </w:r>
        <w:r w:rsidR="000163AB" w:rsidRPr="007A4AFC" w:rsidDel="00837877">
          <w:rPr>
            <w:rFonts w:eastAsiaTheme="minorHAnsi"/>
            <w:b w:val="0"/>
            <w:sz w:val="32"/>
            <w:lang w:eastAsia="en-US"/>
            <w:rPrChange w:id="14375" w:author="Dr Mamadou SANOGO" w:date="2023-10-25T18:15:00Z">
              <w:rPr>
                <w:rFonts w:eastAsiaTheme="minorHAnsi"/>
                <w:b/>
                <w:color w:val="2E74B5" w:themeColor="accent1" w:themeShade="BF"/>
                <w:sz w:val="32"/>
                <w:lang w:eastAsia="en-US"/>
              </w:rPr>
            </w:rPrChange>
          </w:rPr>
          <w:delText>8</w:delText>
        </w:r>
        <w:r w:rsidRPr="007A4AFC" w:rsidDel="00837877">
          <w:rPr>
            <w:rFonts w:eastAsiaTheme="minorHAnsi"/>
            <w:b w:val="0"/>
            <w:sz w:val="32"/>
            <w:lang w:eastAsia="en-US"/>
            <w:rPrChange w:id="14376" w:author="Dr Mamadou SANOGO" w:date="2023-10-25T18:15:00Z">
              <w:rPr>
                <w:rFonts w:eastAsiaTheme="minorHAnsi"/>
                <w:b/>
                <w:color w:val="2E74B5" w:themeColor="accent1" w:themeShade="BF"/>
                <w:sz w:val="32"/>
                <w:lang w:eastAsia="en-US"/>
              </w:rPr>
            </w:rPrChange>
          </w:rPr>
          <w:delText xml:space="preserve"> : </w:delText>
        </w:r>
        <w:r w:rsidR="0009055C" w:rsidRPr="007A4AFC" w:rsidDel="00837877">
          <w:rPr>
            <w:rFonts w:eastAsiaTheme="minorHAnsi"/>
            <w:b w:val="0"/>
            <w:sz w:val="32"/>
            <w:lang w:eastAsia="en-US"/>
            <w:rPrChange w:id="14377" w:author="Dr Mamadou SANOGO" w:date="2023-10-25T18:15:00Z">
              <w:rPr>
                <w:rFonts w:eastAsiaTheme="minorHAnsi"/>
                <w:b/>
                <w:color w:val="2E74B5" w:themeColor="accent1" w:themeShade="BF"/>
                <w:sz w:val="32"/>
                <w:lang w:eastAsia="en-US"/>
              </w:rPr>
            </w:rPrChange>
          </w:rPr>
          <w:delText>Maquettes pédagogiques</w:delText>
        </w:r>
        <w:bookmarkEnd w:id="14372"/>
      </w:del>
    </w:p>
    <w:p w14:paraId="37A9B3A7" w14:textId="77777777" w:rsidR="003E7BB3" w:rsidRPr="007A4AFC" w:rsidDel="00744A71" w:rsidRDefault="003E7BB3" w:rsidP="003E7BB3">
      <w:pPr>
        <w:spacing w:line="240" w:lineRule="auto"/>
        <w:rPr>
          <w:del w:id="14378" w:author="Dr Mamadou SANOGO" w:date="2023-10-25T17:58:00Z"/>
          <w:color w:val="000000" w:themeColor="text1"/>
          <w:rPrChange w:id="14379" w:author="Dr Mamadou SANOGO" w:date="2023-10-25T18:15:00Z">
            <w:rPr>
              <w:del w:id="14380" w:author="Dr Mamadou SANOGO" w:date="2023-10-25T17:58:00Z"/>
            </w:rPr>
          </w:rPrChange>
        </w:rPr>
      </w:pPr>
    </w:p>
    <w:p w14:paraId="259BE28A" w14:textId="77777777" w:rsidR="002460E4" w:rsidRPr="007A4AFC" w:rsidDel="00744A71" w:rsidRDefault="002460E4" w:rsidP="002460E4">
      <w:pPr>
        <w:spacing w:line="276" w:lineRule="auto"/>
        <w:rPr>
          <w:del w:id="14381" w:author="Dr Mamadou SANOGO" w:date="2023-10-25T17:58:00Z"/>
          <w:rFonts w:cs="Calibri"/>
          <w:b/>
          <w:bCs/>
          <w:color w:val="000000" w:themeColor="text1"/>
          <w:rPrChange w:id="14382" w:author="Dr Mamadou SANOGO" w:date="2023-10-25T18:15:00Z">
            <w:rPr>
              <w:del w:id="14383" w:author="Dr Mamadou SANOGO" w:date="2023-10-25T17:58:00Z"/>
              <w:rFonts w:cs="Calibri"/>
              <w:b/>
              <w:bCs/>
              <w:color w:val="000000"/>
            </w:rPr>
          </w:rPrChange>
        </w:rPr>
      </w:pPr>
    </w:p>
    <w:p w14:paraId="1FFF6B37" w14:textId="2A168630" w:rsidR="001C11BC" w:rsidRPr="007A4AFC" w:rsidDel="00744A71" w:rsidRDefault="001C11BC" w:rsidP="003E7BB3">
      <w:pPr>
        <w:spacing w:line="240" w:lineRule="auto"/>
        <w:rPr>
          <w:del w:id="14384" w:author="Dr Mamadou SANOGO" w:date="2023-10-25T17:58:00Z"/>
          <w:color w:val="000000" w:themeColor="text1"/>
          <w:szCs w:val="24"/>
          <w:rPrChange w:id="14385" w:author="Dr Mamadou SANOGO" w:date="2023-10-25T18:15:00Z">
            <w:rPr>
              <w:del w:id="14386" w:author="Dr Mamadou SANOGO" w:date="2023-10-25T17:58:00Z"/>
              <w:szCs w:val="24"/>
            </w:rPr>
          </w:rPrChange>
        </w:rPr>
      </w:pPr>
    </w:p>
    <w:p w14:paraId="74F7163A" w14:textId="069E9B93" w:rsidR="002460E4" w:rsidRPr="007A4AFC" w:rsidDel="00744A71" w:rsidRDefault="002460E4" w:rsidP="003E7BB3">
      <w:pPr>
        <w:spacing w:line="240" w:lineRule="auto"/>
        <w:rPr>
          <w:del w:id="14387" w:author="Dr Mamadou SANOGO" w:date="2023-10-25T17:58:00Z"/>
          <w:color w:val="000000" w:themeColor="text1"/>
          <w:szCs w:val="24"/>
          <w:rPrChange w:id="14388" w:author="Dr Mamadou SANOGO" w:date="2023-10-25T18:15:00Z">
            <w:rPr>
              <w:del w:id="14389" w:author="Dr Mamadou SANOGO" w:date="2023-10-25T17:58:00Z"/>
              <w:szCs w:val="24"/>
            </w:rPr>
          </w:rPrChange>
        </w:rPr>
        <w:sectPr w:rsidR="002460E4" w:rsidRPr="007A4AFC" w:rsidDel="00744A71" w:rsidSect="006778CD">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20"/>
          <w:titlePg/>
          <w:docGrid w:linePitch="360"/>
          <w:sectPrChange w:id="14390" w:author="Dr Mamadou SANOGO" w:date="2023-10-27T13:57:00Z">
            <w:sectPr w:rsidR="002460E4" w:rsidRPr="007A4AFC" w:rsidDel="00744A71" w:rsidSect="006778CD">
              <w:pgMar w:top="1417" w:right="1417" w:bottom="1417" w:left="1417" w:header="708" w:footer="708" w:gutter="0"/>
              <w:titlePg w:val="0"/>
            </w:sectPr>
          </w:sectPrChange>
        </w:sectPr>
      </w:pPr>
    </w:p>
    <w:p w14:paraId="17E7CB94" w14:textId="4ADE61C5" w:rsidR="001C20B8" w:rsidRPr="007A4AFC" w:rsidDel="00A75F71" w:rsidRDefault="001C20B8" w:rsidP="001C20B8">
      <w:pPr>
        <w:pStyle w:val="Titre1"/>
        <w:spacing w:before="0" w:line="240" w:lineRule="auto"/>
        <w:rPr>
          <w:del w:id="14391" w:author="Dr Mamadou SANOGO" w:date="2023-10-25T17:45:00Z"/>
          <w:rFonts w:eastAsiaTheme="minorHAnsi" w:cs="Times New Roman"/>
          <w:b w:val="0"/>
          <w:sz w:val="24"/>
          <w:lang w:eastAsia="en-US"/>
        </w:rPr>
      </w:pPr>
      <w:bookmarkStart w:id="14392" w:name="_Toc145944537"/>
      <w:del w:id="14393" w:author="Dr Mamadou SANOGO" w:date="2023-10-25T17:45:00Z">
        <w:r w:rsidRPr="007A4AFC" w:rsidDel="00A75F71">
          <w:rPr>
            <w:rFonts w:eastAsiaTheme="minorHAnsi" w:cs="Times New Roman"/>
            <w:sz w:val="24"/>
            <w:lang w:eastAsia="en-US"/>
          </w:rPr>
          <w:delText xml:space="preserve">Annexe </w:delText>
        </w:r>
        <w:r w:rsidR="000163AB" w:rsidRPr="007A4AFC" w:rsidDel="00A75F71">
          <w:rPr>
            <w:rFonts w:eastAsiaTheme="minorHAnsi" w:cs="Times New Roman"/>
            <w:sz w:val="24"/>
            <w:lang w:eastAsia="en-US"/>
          </w:rPr>
          <w:delText>9</w:delText>
        </w:r>
        <w:r w:rsidRPr="007A4AFC" w:rsidDel="00A75F71">
          <w:rPr>
            <w:rFonts w:eastAsiaTheme="minorHAnsi" w:cs="Times New Roman"/>
            <w:sz w:val="24"/>
            <w:lang w:eastAsia="en-US"/>
          </w:rPr>
          <w:delText> : Plan de développement et l’amélioration du programme</w:delText>
        </w:r>
        <w:bookmarkEnd w:id="14392"/>
      </w:del>
    </w:p>
    <w:p w14:paraId="3279BCDD" w14:textId="5059942A" w:rsidR="001C20B8" w:rsidRPr="007A4AFC" w:rsidDel="00A75F71" w:rsidRDefault="001C20B8" w:rsidP="001C20B8">
      <w:pPr>
        <w:spacing w:line="240" w:lineRule="auto"/>
        <w:ind w:right="9"/>
        <w:rPr>
          <w:del w:id="14394" w:author="Dr Mamadou SANOGO" w:date="2023-10-25T17:45:00Z"/>
          <w:color w:val="000000" w:themeColor="text1"/>
          <w:szCs w:val="24"/>
          <w:rPrChange w:id="14395" w:author="Dr Mamadou SANOGO" w:date="2023-10-25T18:15:00Z">
            <w:rPr>
              <w:del w:id="14396" w:author="Dr Mamadou SANOGO" w:date="2023-10-25T17:45:00Z"/>
              <w:color w:val="000000"/>
              <w:szCs w:val="24"/>
            </w:rPr>
          </w:rPrChange>
        </w:rPr>
      </w:pPr>
    </w:p>
    <w:tbl>
      <w:tblPr>
        <w:tblW w:w="1553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62"/>
        <w:gridCol w:w="3117"/>
        <w:gridCol w:w="3387"/>
        <w:gridCol w:w="2168"/>
        <w:gridCol w:w="1897"/>
        <w:gridCol w:w="3202"/>
      </w:tblGrid>
      <w:tr w:rsidR="007A4AFC" w:rsidRPr="007A4AFC" w:rsidDel="00A75F71" w14:paraId="00E58BEC" w14:textId="77777777" w:rsidTr="008C0870">
        <w:trPr>
          <w:trHeight w:val="20"/>
          <w:del w:id="14397" w:author="Dr Mamadou SANOGO" w:date="2023-10-25T17:45:00Z"/>
        </w:trPr>
        <w:tc>
          <w:tcPr>
            <w:tcW w:w="1762" w:type="dxa"/>
            <w:vAlign w:val="center"/>
          </w:tcPr>
          <w:p w14:paraId="32CD1AA9" w14:textId="6BFFA28E" w:rsidR="00E67C42" w:rsidRPr="007A4AFC" w:rsidDel="00A75F71" w:rsidRDefault="00E67C42" w:rsidP="00E67C42">
            <w:pPr>
              <w:widowControl w:val="0"/>
              <w:autoSpaceDE w:val="0"/>
              <w:autoSpaceDN w:val="0"/>
              <w:adjustRightInd w:val="0"/>
              <w:spacing w:line="240" w:lineRule="auto"/>
              <w:ind w:left="100"/>
              <w:jc w:val="center"/>
              <w:rPr>
                <w:del w:id="14398" w:author="Dr Mamadou SANOGO" w:date="2023-10-25T17:45:00Z"/>
                <w:b/>
                <w:color w:val="000000" w:themeColor="text1"/>
                <w:sz w:val="20"/>
                <w:szCs w:val="20"/>
                <w:rPrChange w:id="14399" w:author="Dr Mamadou SANOGO" w:date="2023-10-25T18:15:00Z">
                  <w:rPr>
                    <w:del w:id="14400" w:author="Dr Mamadou SANOGO" w:date="2023-10-25T17:45:00Z"/>
                    <w:b/>
                    <w:sz w:val="20"/>
                    <w:szCs w:val="20"/>
                  </w:rPr>
                </w:rPrChange>
              </w:rPr>
            </w:pPr>
            <w:del w:id="14401" w:author="Dr Mamadou SANOGO" w:date="2023-10-25T17:45:00Z">
              <w:r w:rsidRPr="007A4AFC" w:rsidDel="00A75F71">
                <w:rPr>
                  <w:b/>
                  <w:color w:val="000000" w:themeColor="text1"/>
                  <w:sz w:val="20"/>
                  <w:szCs w:val="20"/>
                  <w:rPrChange w:id="14402" w:author="Dr Mamadou SANOGO" w:date="2023-10-25T18:15:00Z">
                    <w:rPr>
                      <w:b/>
                      <w:sz w:val="20"/>
                      <w:szCs w:val="20"/>
                    </w:rPr>
                  </w:rPrChange>
                </w:rPr>
                <w:delText>Thématiques</w:delText>
              </w:r>
            </w:del>
          </w:p>
        </w:tc>
        <w:tc>
          <w:tcPr>
            <w:tcW w:w="3117" w:type="dxa"/>
            <w:vAlign w:val="center"/>
          </w:tcPr>
          <w:p w14:paraId="0184A5FB" w14:textId="6F4E4D29" w:rsidR="00E67C42" w:rsidRPr="007A4AFC" w:rsidDel="00A75F71" w:rsidRDefault="00E67C42" w:rsidP="00E67C42">
            <w:pPr>
              <w:widowControl w:val="0"/>
              <w:autoSpaceDE w:val="0"/>
              <w:autoSpaceDN w:val="0"/>
              <w:adjustRightInd w:val="0"/>
              <w:spacing w:line="240" w:lineRule="auto"/>
              <w:ind w:left="276"/>
              <w:jc w:val="center"/>
              <w:rPr>
                <w:del w:id="14403" w:author="Dr Mamadou SANOGO" w:date="2023-10-25T17:45:00Z"/>
                <w:b/>
                <w:color w:val="000000" w:themeColor="text1"/>
                <w:sz w:val="20"/>
                <w:szCs w:val="20"/>
                <w:rPrChange w:id="14404" w:author="Dr Mamadou SANOGO" w:date="2023-10-25T18:15:00Z">
                  <w:rPr>
                    <w:del w:id="14405" w:author="Dr Mamadou SANOGO" w:date="2023-10-25T17:45:00Z"/>
                    <w:b/>
                    <w:sz w:val="20"/>
                    <w:szCs w:val="20"/>
                  </w:rPr>
                </w:rPrChange>
              </w:rPr>
            </w:pPr>
            <w:del w:id="14406" w:author="Dr Mamadou SANOGO" w:date="2023-10-25T17:45:00Z">
              <w:r w:rsidRPr="007A4AFC" w:rsidDel="00A75F71">
                <w:rPr>
                  <w:b/>
                  <w:color w:val="000000" w:themeColor="text1"/>
                  <w:sz w:val="20"/>
                  <w:szCs w:val="20"/>
                  <w:rPrChange w:id="14407" w:author="Dr Mamadou SANOGO" w:date="2023-10-25T18:15:00Z">
                    <w:rPr>
                      <w:b/>
                      <w:sz w:val="20"/>
                      <w:szCs w:val="20"/>
                    </w:rPr>
                  </w:rPrChange>
                </w:rPr>
                <w:delText>Objectifs</w:delText>
              </w:r>
            </w:del>
          </w:p>
        </w:tc>
        <w:tc>
          <w:tcPr>
            <w:tcW w:w="3387" w:type="dxa"/>
            <w:vAlign w:val="center"/>
          </w:tcPr>
          <w:p w14:paraId="58E046D4" w14:textId="6F521157" w:rsidR="00E67C42" w:rsidRPr="007A4AFC" w:rsidDel="00A75F71" w:rsidRDefault="00E67C42" w:rsidP="00E67C42">
            <w:pPr>
              <w:widowControl w:val="0"/>
              <w:autoSpaceDE w:val="0"/>
              <w:autoSpaceDN w:val="0"/>
              <w:adjustRightInd w:val="0"/>
              <w:spacing w:line="240" w:lineRule="auto"/>
              <w:ind w:left="100"/>
              <w:jc w:val="center"/>
              <w:rPr>
                <w:del w:id="14408" w:author="Dr Mamadou SANOGO" w:date="2023-10-25T17:45:00Z"/>
                <w:b/>
                <w:color w:val="000000" w:themeColor="text1"/>
                <w:sz w:val="20"/>
                <w:szCs w:val="20"/>
                <w:rPrChange w:id="14409" w:author="Dr Mamadou SANOGO" w:date="2023-10-25T18:15:00Z">
                  <w:rPr>
                    <w:del w:id="14410" w:author="Dr Mamadou SANOGO" w:date="2023-10-25T17:45:00Z"/>
                    <w:b/>
                    <w:sz w:val="20"/>
                    <w:szCs w:val="20"/>
                  </w:rPr>
                </w:rPrChange>
              </w:rPr>
            </w:pPr>
            <w:del w:id="14411" w:author="Dr Mamadou SANOGO" w:date="2023-10-25T17:45:00Z">
              <w:r w:rsidRPr="007A4AFC" w:rsidDel="00A75F71">
                <w:rPr>
                  <w:b/>
                  <w:color w:val="000000" w:themeColor="text1"/>
                  <w:sz w:val="20"/>
                  <w:szCs w:val="20"/>
                  <w:rPrChange w:id="14412" w:author="Dr Mamadou SANOGO" w:date="2023-10-25T18:15:00Z">
                    <w:rPr>
                      <w:b/>
                      <w:sz w:val="20"/>
                      <w:szCs w:val="20"/>
                    </w:rPr>
                  </w:rPrChange>
                </w:rPr>
                <w:delText>Actions</w:delText>
              </w:r>
            </w:del>
          </w:p>
        </w:tc>
        <w:tc>
          <w:tcPr>
            <w:tcW w:w="2168" w:type="dxa"/>
            <w:vAlign w:val="center"/>
          </w:tcPr>
          <w:p w14:paraId="2F0A1925" w14:textId="7C69A6BC" w:rsidR="00E67C42" w:rsidRPr="007A4AFC" w:rsidDel="00A75F71" w:rsidRDefault="00E67C42" w:rsidP="00E67C42">
            <w:pPr>
              <w:widowControl w:val="0"/>
              <w:autoSpaceDE w:val="0"/>
              <w:autoSpaceDN w:val="0"/>
              <w:adjustRightInd w:val="0"/>
              <w:spacing w:line="240" w:lineRule="auto"/>
              <w:ind w:left="105"/>
              <w:jc w:val="center"/>
              <w:rPr>
                <w:del w:id="14413" w:author="Dr Mamadou SANOGO" w:date="2023-10-25T17:45:00Z"/>
                <w:b/>
                <w:color w:val="000000" w:themeColor="text1"/>
                <w:sz w:val="20"/>
                <w:szCs w:val="20"/>
                <w:rPrChange w:id="14414" w:author="Dr Mamadou SANOGO" w:date="2023-10-25T18:15:00Z">
                  <w:rPr>
                    <w:del w:id="14415" w:author="Dr Mamadou SANOGO" w:date="2023-10-25T17:45:00Z"/>
                    <w:b/>
                    <w:sz w:val="20"/>
                    <w:szCs w:val="20"/>
                  </w:rPr>
                </w:rPrChange>
              </w:rPr>
            </w:pPr>
            <w:del w:id="14416" w:author="Dr Mamadou SANOGO" w:date="2023-10-25T17:45:00Z">
              <w:r w:rsidRPr="007A4AFC" w:rsidDel="00A75F71">
                <w:rPr>
                  <w:b/>
                  <w:color w:val="000000" w:themeColor="text1"/>
                  <w:sz w:val="20"/>
                  <w:szCs w:val="20"/>
                  <w:rPrChange w:id="14417" w:author="Dr Mamadou SANOGO" w:date="2023-10-25T18:15:00Z">
                    <w:rPr>
                      <w:b/>
                      <w:sz w:val="20"/>
                      <w:szCs w:val="20"/>
                    </w:rPr>
                  </w:rPrChange>
                </w:rPr>
                <w:delText>Moyens</w:delText>
              </w:r>
            </w:del>
          </w:p>
        </w:tc>
        <w:tc>
          <w:tcPr>
            <w:tcW w:w="1897" w:type="dxa"/>
            <w:vAlign w:val="center"/>
          </w:tcPr>
          <w:p w14:paraId="3173757C" w14:textId="1E82EDCC" w:rsidR="00E67C42" w:rsidRPr="007A4AFC" w:rsidDel="00A75F71" w:rsidRDefault="00E67C42" w:rsidP="00E67C42">
            <w:pPr>
              <w:widowControl w:val="0"/>
              <w:autoSpaceDE w:val="0"/>
              <w:autoSpaceDN w:val="0"/>
              <w:adjustRightInd w:val="0"/>
              <w:spacing w:line="240" w:lineRule="auto"/>
              <w:ind w:left="100"/>
              <w:jc w:val="center"/>
              <w:rPr>
                <w:del w:id="14418" w:author="Dr Mamadou SANOGO" w:date="2023-10-25T17:45:00Z"/>
                <w:b/>
                <w:color w:val="000000" w:themeColor="text1"/>
                <w:sz w:val="20"/>
                <w:szCs w:val="20"/>
                <w:rPrChange w:id="14419" w:author="Dr Mamadou SANOGO" w:date="2023-10-25T18:15:00Z">
                  <w:rPr>
                    <w:del w:id="14420" w:author="Dr Mamadou SANOGO" w:date="2023-10-25T17:45:00Z"/>
                    <w:b/>
                    <w:sz w:val="20"/>
                    <w:szCs w:val="20"/>
                  </w:rPr>
                </w:rPrChange>
              </w:rPr>
            </w:pPr>
            <w:del w:id="14421" w:author="Dr Mamadou SANOGO" w:date="2023-10-25T17:45:00Z">
              <w:r w:rsidRPr="007A4AFC" w:rsidDel="00A75F71">
                <w:rPr>
                  <w:b/>
                  <w:color w:val="000000" w:themeColor="text1"/>
                  <w:sz w:val="20"/>
                  <w:szCs w:val="20"/>
                  <w:rPrChange w:id="14422" w:author="Dr Mamadou SANOGO" w:date="2023-10-25T18:15:00Z">
                    <w:rPr>
                      <w:b/>
                      <w:sz w:val="20"/>
                      <w:szCs w:val="20"/>
                    </w:rPr>
                  </w:rPrChange>
                </w:rPr>
                <w:delText>Calendrier</w:delText>
              </w:r>
            </w:del>
          </w:p>
        </w:tc>
        <w:tc>
          <w:tcPr>
            <w:tcW w:w="3202" w:type="dxa"/>
            <w:vAlign w:val="center"/>
          </w:tcPr>
          <w:p w14:paraId="356EF61B" w14:textId="5A484AD9" w:rsidR="00E67C42" w:rsidRPr="007A4AFC" w:rsidDel="00A75F71" w:rsidRDefault="00E67C42" w:rsidP="00E67C42">
            <w:pPr>
              <w:widowControl w:val="0"/>
              <w:autoSpaceDE w:val="0"/>
              <w:autoSpaceDN w:val="0"/>
              <w:adjustRightInd w:val="0"/>
              <w:spacing w:line="240" w:lineRule="auto"/>
              <w:ind w:left="100"/>
              <w:jc w:val="center"/>
              <w:rPr>
                <w:del w:id="14423" w:author="Dr Mamadou SANOGO" w:date="2023-10-25T17:45:00Z"/>
                <w:b/>
                <w:color w:val="000000" w:themeColor="text1"/>
                <w:sz w:val="20"/>
                <w:szCs w:val="20"/>
                <w:rPrChange w:id="14424" w:author="Dr Mamadou SANOGO" w:date="2023-10-25T18:15:00Z">
                  <w:rPr>
                    <w:del w:id="14425" w:author="Dr Mamadou SANOGO" w:date="2023-10-25T17:45:00Z"/>
                    <w:b/>
                    <w:sz w:val="20"/>
                    <w:szCs w:val="20"/>
                  </w:rPr>
                </w:rPrChange>
              </w:rPr>
            </w:pPr>
            <w:del w:id="14426" w:author="Dr Mamadou SANOGO" w:date="2023-10-25T17:45:00Z">
              <w:r w:rsidRPr="007A4AFC" w:rsidDel="00A75F71">
                <w:rPr>
                  <w:b/>
                  <w:color w:val="000000" w:themeColor="text1"/>
                  <w:sz w:val="20"/>
                  <w:szCs w:val="20"/>
                  <w:rPrChange w:id="14427" w:author="Dr Mamadou SANOGO" w:date="2023-10-25T18:15:00Z">
                    <w:rPr>
                      <w:b/>
                      <w:sz w:val="20"/>
                      <w:szCs w:val="20"/>
                    </w:rPr>
                  </w:rPrChange>
                </w:rPr>
                <w:delText>Indicateurs</w:delText>
              </w:r>
            </w:del>
          </w:p>
        </w:tc>
      </w:tr>
      <w:tr w:rsidR="007A4AFC" w:rsidRPr="007A4AFC" w:rsidDel="00A75F71" w14:paraId="01359E73" w14:textId="77777777" w:rsidTr="005A1EE1">
        <w:trPr>
          <w:trHeight w:val="20"/>
          <w:del w:id="14428" w:author="Dr Mamadou SANOGO" w:date="2023-10-25T17:45:00Z"/>
        </w:trPr>
        <w:tc>
          <w:tcPr>
            <w:tcW w:w="1762" w:type="dxa"/>
            <w:vAlign w:val="center"/>
          </w:tcPr>
          <w:p w14:paraId="5B3AD207" w14:textId="1FA8A156" w:rsidR="00E67C42" w:rsidRPr="007A4AFC" w:rsidDel="00A75F71" w:rsidRDefault="00E67C42" w:rsidP="005A1EE1">
            <w:pPr>
              <w:widowControl w:val="0"/>
              <w:autoSpaceDE w:val="0"/>
              <w:autoSpaceDN w:val="0"/>
              <w:adjustRightInd w:val="0"/>
              <w:spacing w:line="240" w:lineRule="auto"/>
              <w:ind w:left="100"/>
              <w:rPr>
                <w:del w:id="14429" w:author="Dr Mamadou SANOGO" w:date="2023-10-25T17:45:00Z"/>
                <w:color w:val="000000" w:themeColor="text1"/>
                <w:sz w:val="20"/>
                <w:szCs w:val="20"/>
                <w:rPrChange w:id="14430" w:author="Dr Mamadou SANOGO" w:date="2023-10-25T18:15:00Z">
                  <w:rPr>
                    <w:del w:id="14431" w:author="Dr Mamadou SANOGO" w:date="2023-10-25T17:45:00Z"/>
                    <w:sz w:val="20"/>
                    <w:szCs w:val="20"/>
                  </w:rPr>
                </w:rPrChange>
              </w:rPr>
            </w:pPr>
            <w:del w:id="14432" w:author="Dr Mamadou SANOGO" w:date="2023-10-25T17:45:00Z">
              <w:r w:rsidRPr="007A4AFC" w:rsidDel="00A75F71">
                <w:rPr>
                  <w:color w:val="000000" w:themeColor="text1"/>
                  <w:sz w:val="20"/>
                  <w:szCs w:val="20"/>
                  <w:rPrChange w:id="14433" w:author="Dr Mamadou SANOGO" w:date="2023-10-25T18:15:00Z">
                    <w:rPr>
                      <w:sz w:val="20"/>
                      <w:szCs w:val="20"/>
                    </w:rPr>
                  </w:rPrChange>
                </w:rPr>
                <w:delText>Admission au Master</w:delText>
              </w:r>
            </w:del>
          </w:p>
        </w:tc>
        <w:tc>
          <w:tcPr>
            <w:tcW w:w="3117" w:type="dxa"/>
          </w:tcPr>
          <w:p w14:paraId="7A9843DC" w14:textId="6FE2925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4434" w:author="Dr Mamadou SANOGO" w:date="2023-10-25T17:45:00Z"/>
                <w:color w:val="000000" w:themeColor="text1"/>
                <w:sz w:val="20"/>
                <w:szCs w:val="20"/>
                <w:lang w:val="fr-ML"/>
                <w:rPrChange w:id="14435" w:author="Dr Mamadou SANOGO" w:date="2023-10-25T18:15:00Z">
                  <w:rPr>
                    <w:del w:id="14436" w:author="Dr Mamadou SANOGO" w:date="2023-10-25T17:45:00Z"/>
                    <w:sz w:val="20"/>
                    <w:szCs w:val="20"/>
                    <w:lang w:val="fr-ML"/>
                  </w:rPr>
                </w:rPrChange>
              </w:rPr>
            </w:pPr>
            <w:del w:id="14437" w:author="Dr Mamadou SANOGO" w:date="2023-10-25T17:45:00Z">
              <w:r w:rsidRPr="007A4AFC" w:rsidDel="00A75F71">
                <w:rPr>
                  <w:color w:val="000000" w:themeColor="text1"/>
                  <w:sz w:val="20"/>
                  <w:szCs w:val="20"/>
                  <w:lang w:val="fr-ML"/>
                  <w:rPrChange w:id="14438" w:author="Dr Mamadou SANOGO" w:date="2023-10-25T18:15:00Z">
                    <w:rPr>
                      <w:sz w:val="20"/>
                      <w:szCs w:val="20"/>
                      <w:lang w:val="fr-ML"/>
                    </w:rPr>
                  </w:rPrChange>
                </w:rPr>
                <w:delText>Réajuster les conditions d’admission des étudiants titulaires d’une licence autre que</w:delText>
              </w:r>
              <w:r w:rsidR="004A5DD0" w:rsidRPr="007A4AFC" w:rsidDel="00A75F71">
                <w:rPr>
                  <w:color w:val="000000" w:themeColor="text1"/>
                  <w:sz w:val="20"/>
                  <w:szCs w:val="20"/>
                  <w:lang w:val="fr-ML"/>
                  <w:rPrChange w:id="14439" w:author="Dr Mamadou SANOGO" w:date="2023-10-25T18:15:00Z">
                    <w:rPr>
                      <w:sz w:val="20"/>
                      <w:szCs w:val="20"/>
                      <w:lang w:val="fr-ML"/>
                    </w:rPr>
                  </w:rPrChange>
                </w:rPr>
                <w:delText xml:space="preserve"> la licence en sciences de la  santé</w:delText>
              </w:r>
            </w:del>
          </w:p>
          <w:p w14:paraId="3E704FA6" w14:textId="4F2F6484"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4440" w:author="Dr Mamadou SANOGO" w:date="2023-10-25T17:45:00Z"/>
                <w:color w:val="000000" w:themeColor="text1"/>
                <w:sz w:val="20"/>
                <w:szCs w:val="20"/>
                <w:lang w:val="fr-ML"/>
                <w:rPrChange w:id="14441" w:author="Dr Mamadou SANOGO" w:date="2023-10-25T18:15:00Z">
                  <w:rPr>
                    <w:del w:id="14442" w:author="Dr Mamadou SANOGO" w:date="2023-10-25T17:45:00Z"/>
                    <w:sz w:val="20"/>
                    <w:szCs w:val="20"/>
                    <w:lang w:val="fr-ML"/>
                  </w:rPr>
                </w:rPrChange>
              </w:rPr>
            </w:pPr>
            <w:del w:id="14443" w:author="Dr Mamadou SANOGO" w:date="2023-10-25T17:45:00Z">
              <w:r w:rsidRPr="007A4AFC" w:rsidDel="00A75F71">
                <w:rPr>
                  <w:color w:val="000000" w:themeColor="text1"/>
                  <w:sz w:val="20"/>
                  <w:szCs w:val="20"/>
                  <w:lang w:val="fr-ML"/>
                  <w:rPrChange w:id="14444" w:author="Dr Mamadou SANOGO" w:date="2023-10-25T18:15:00Z">
                    <w:rPr>
                      <w:sz w:val="20"/>
                      <w:szCs w:val="20"/>
                      <w:lang w:val="fr-ML"/>
                    </w:rPr>
                  </w:rPrChange>
                </w:rPr>
                <w:delText xml:space="preserve"> Assurer une meilleure intégration académique des étudiants qui ont fait leur Licence en dehors du Mali</w:delText>
              </w:r>
            </w:del>
          </w:p>
        </w:tc>
        <w:tc>
          <w:tcPr>
            <w:tcW w:w="3387" w:type="dxa"/>
            <w:vAlign w:val="center"/>
          </w:tcPr>
          <w:p w14:paraId="733FF1F9" w14:textId="16003B60" w:rsidR="00E67C42" w:rsidRPr="007A4AFC" w:rsidDel="00A75F71" w:rsidRDefault="00215FCD">
            <w:pPr>
              <w:pStyle w:val="Paragraphedeliste"/>
              <w:widowControl w:val="0"/>
              <w:numPr>
                <w:ilvl w:val="0"/>
                <w:numId w:val="5"/>
              </w:numPr>
              <w:autoSpaceDE w:val="0"/>
              <w:autoSpaceDN w:val="0"/>
              <w:adjustRightInd w:val="0"/>
              <w:spacing w:line="240" w:lineRule="auto"/>
              <w:ind w:left="370" w:hanging="284"/>
              <w:rPr>
                <w:del w:id="14445" w:author="Dr Mamadou SANOGO" w:date="2023-10-25T17:45:00Z"/>
                <w:color w:val="000000" w:themeColor="text1"/>
                <w:sz w:val="20"/>
                <w:szCs w:val="20"/>
                <w:lang w:val="fr-ML"/>
                <w:rPrChange w:id="14446" w:author="Dr Mamadou SANOGO" w:date="2023-10-25T18:15:00Z">
                  <w:rPr>
                    <w:del w:id="14447" w:author="Dr Mamadou SANOGO" w:date="2023-10-25T17:45:00Z"/>
                    <w:sz w:val="20"/>
                    <w:szCs w:val="20"/>
                    <w:lang w:val="fr-ML"/>
                  </w:rPr>
                </w:rPrChange>
              </w:rPr>
            </w:pPr>
            <w:del w:id="14448" w:author="Dr Mamadou SANOGO" w:date="2023-10-25T17:45:00Z">
              <w:r w:rsidRPr="007A4AFC" w:rsidDel="00A75F71">
                <w:rPr>
                  <w:color w:val="000000" w:themeColor="text1"/>
                  <w:sz w:val="20"/>
                  <w:szCs w:val="20"/>
                  <w:lang w:val="fr-ML"/>
                  <w:rPrChange w:id="14449" w:author="Dr Mamadou SANOGO" w:date="2023-10-25T18:15:00Z">
                    <w:rPr>
                      <w:sz w:val="20"/>
                      <w:szCs w:val="20"/>
                      <w:lang w:val="fr-ML"/>
                    </w:rPr>
                  </w:rPrChange>
                </w:rPr>
                <w:delText xml:space="preserve">Admission par test </w:delText>
              </w:r>
            </w:del>
          </w:p>
        </w:tc>
        <w:tc>
          <w:tcPr>
            <w:tcW w:w="2168" w:type="dxa"/>
            <w:vAlign w:val="center"/>
          </w:tcPr>
          <w:p w14:paraId="72DF0BA0" w14:textId="497E69BC" w:rsidR="00E67C42" w:rsidRPr="007A4AFC" w:rsidDel="00A75F71" w:rsidRDefault="00E67C42" w:rsidP="00F84391">
            <w:pPr>
              <w:widowControl w:val="0"/>
              <w:autoSpaceDE w:val="0"/>
              <w:autoSpaceDN w:val="0"/>
              <w:adjustRightInd w:val="0"/>
              <w:spacing w:line="240" w:lineRule="auto"/>
              <w:ind w:left="105"/>
              <w:rPr>
                <w:del w:id="14450" w:author="Dr Mamadou SANOGO" w:date="2023-10-25T17:45:00Z"/>
                <w:color w:val="000000" w:themeColor="text1"/>
                <w:sz w:val="20"/>
                <w:szCs w:val="20"/>
                <w:lang w:val="fr-ML"/>
                <w:rPrChange w:id="14451" w:author="Dr Mamadou SANOGO" w:date="2023-10-25T18:15:00Z">
                  <w:rPr>
                    <w:del w:id="14452" w:author="Dr Mamadou SANOGO" w:date="2023-10-25T17:45:00Z"/>
                    <w:sz w:val="20"/>
                    <w:szCs w:val="20"/>
                    <w:lang w:val="fr-ML"/>
                  </w:rPr>
                </w:rPrChange>
              </w:rPr>
            </w:pPr>
            <w:del w:id="14453" w:author="Dr Mamadou SANOGO" w:date="2023-10-25T17:45:00Z">
              <w:r w:rsidRPr="007A4AFC" w:rsidDel="00A75F71">
                <w:rPr>
                  <w:color w:val="000000" w:themeColor="text1"/>
                  <w:sz w:val="20"/>
                  <w:szCs w:val="20"/>
                  <w:lang w:val="fr-ML"/>
                  <w:rPrChange w:id="14454" w:author="Dr Mamadou SANOGO" w:date="2023-10-25T18:15:00Z">
                    <w:rPr>
                      <w:sz w:val="20"/>
                      <w:szCs w:val="20"/>
                      <w:lang w:val="fr-ML"/>
                    </w:rPr>
                  </w:rPrChange>
                </w:rPr>
                <w:delText xml:space="preserve">Directeur Général, Directeur des </w:delText>
              </w:r>
              <w:r w:rsidR="008C0870" w:rsidRPr="007A4AFC" w:rsidDel="00A75F71">
                <w:rPr>
                  <w:color w:val="000000" w:themeColor="text1"/>
                  <w:sz w:val="20"/>
                  <w:szCs w:val="20"/>
                  <w:lang w:val="fr-ML"/>
                  <w:rPrChange w:id="14455" w:author="Dr Mamadou SANOGO" w:date="2023-10-25T18:15:00Z">
                    <w:rPr>
                      <w:sz w:val="20"/>
                      <w:szCs w:val="20"/>
                      <w:lang w:val="fr-ML"/>
                    </w:rPr>
                  </w:rPrChange>
                </w:rPr>
                <w:delText>Études</w:delText>
              </w:r>
              <w:r w:rsidRPr="007A4AFC" w:rsidDel="00A75F71">
                <w:rPr>
                  <w:color w:val="000000" w:themeColor="text1"/>
                  <w:sz w:val="20"/>
                  <w:szCs w:val="20"/>
                  <w:lang w:val="fr-ML"/>
                  <w:rPrChange w:id="14456" w:author="Dr Mamadou SANOGO" w:date="2023-10-25T18:15:00Z">
                    <w:rPr>
                      <w:sz w:val="20"/>
                      <w:szCs w:val="20"/>
                      <w:lang w:val="fr-ML"/>
                    </w:rPr>
                  </w:rPrChange>
                </w:rPr>
                <w:delText xml:space="preserve"> et conseillers aux études</w:delText>
              </w:r>
            </w:del>
          </w:p>
        </w:tc>
        <w:tc>
          <w:tcPr>
            <w:tcW w:w="1897" w:type="dxa"/>
            <w:vAlign w:val="center"/>
          </w:tcPr>
          <w:p w14:paraId="03F47383" w14:textId="451A84B6" w:rsidR="00E67C42" w:rsidRPr="007A4AFC" w:rsidDel="00A75F71" w:rsidRDefault="00E67C42" w:rsidP="00F84391">
            <w:pPr>
              <w:widowControl w:val="0"/>
              <w:autoSpaceDE w:val="0"/>
              <w:autoSpaceDN w:val="0"/>
              <w:adjustRightInd w:val="0"/>
              <w:spacing w:line="240" w:lineRule="auto"/>
              <w:ind w:left="100"/>
              <w:rPr>
                <w:del w:id="14457" w:author="Dr Mamadou SANOGO" w:date="2023-10-25T17:45:00Z"/>
                <w:color w:val="000000" w:themeColor="text1"/>
                <w:sz w:val="20"/>
                <w:szCs w:val="20"/>
                <w:rPrChange w:id="14458" w:author="Dr Mamadou SANOGO" w:date="2023-10-25T18:15:00Z">
                  <w:rPr>
                    <w:del w:id="14459" w:author="Dr Mamadou SANOGO" w:date="2023-10-25T17:45:00Z"/>
                    <w:sz w:val="20"/>
                    <w:szCs w:val="20"/>
                  </w:rPr>
                </w:rPrChange>
              </w:rPr>
            </w:pPr>
            <w:del w:id="14460" w:author="Dr Mamadou SANOGO" w:date="2023-10-25T17:45:00Z">
              <w:r w:rsidRPr="007A4AFC" w:rsidDel="00A75F71">
                <w:rPr>
                  <w:color w:val="000000" w:themeColor="text1"/>
                  <w:sz w:val="20"/>
                  <w:szCs w:val="20"/>
                  <w:rPrChange w:id="14461" w:author="Dr Mamadou SANOGO" w:date="2023-10-25T18:15:00Z">
                    <w:rPr>
                      <w:sz w:val="20"/>
                      <w:szCs w:val="20"/>
                    </w:rPr>
                  </w:rPrChange>
                </w:rPr>
                <w:delText>Rentrée</w:delText>
              </w:r>
              <w:r w:rsidR="008C0870" w:rsidRPr="007A4AFC" w:rsidDel="00A75F71">
                <w:rPr>
                  <w:color w:val="000000" w:themeColor="text1"/>
                  <w:sz w:val="20"/>
                  <w:szCs w:val="20"/>
                  <w:rPrChange w:id="14462" w:author="Dr Mamadou SANOGO" w:date="2023-10-25T18:15:00Z">
                    <w:rPr>
                      <w:sz w:val="20"/>
                      <w:szCs w:val="20"/>
                    </w:rPr>
                  </w:rPrChange>
                </w:rPr>
                <w:delText xml:space="preserve"> Octobre 2024</w:delText>
              </w:r>
            </w:del>
          </w:p>
        </w:tc>
        <w:tc>
          <w:tcPr>
            <w:tcW w:w="3202" w:type="dxa"/>
            <w:vAlign w:val="center"/>
          </w:tcPr>
          <w:p w14:paraId="213C2121" w14:textId="1C0DCAEB" w:rsidR="00E67C42" w:rsidRPr="007A4AFC" w:rsidDel="00A75F71" w:rsidRDefault="00E67C42" w:rsidP="00E67C42">
            <w:pPr>
              <w:widowControl w:val="0"/>
              <w:autoSpaceDE w:val="0"/>
              <w:autoSpaceDN w:val="0"/>
              <w:adjustRightInd w:val="0"/>
              <w:spacing w:line="240" w:lineRule="auto"/>
              <w:ind w:left="100"/>
              <w:rPr>
                <w:del w:id="14463" w:author="Dr Mamadou SANOGO" w:date="2023-10-25T17:45:00Z"/>
                <w:color w:val="000000" w:themeColor="text1"/>
                <w:sz w:val="20"/>
                <w:szCs w:val="20"/>
                <w:lang w:val="fr-ML"/>
                <w:rPrChange w:id="14464" w:author="Dr Mamadou SANOGO" w:date="2023-10-25T18:15:00Z">
                  <w:rPr>
                    <w:del w:id="14465" w:author="Dr Mamadou SANOGO" w:date="2023-10-25T17:45:00Z"/>
                    <w:sz w:val="20"/>
                    <w:szCs w:val="20"/>
                    <w:lang w:val="fr-ML"/>
                  </w:rPr>
                </w:rPrChange>
              </w:rPr>
            </w:pPr>
            <w:del w:id="14466" w:author="Dr Mamadou SANOGO" w:date="2023-10-25T17:45:00Z">
              <w:r w:rsidRPr="007A4AFC" w:rsidDel="00A75F71">
                <w:rPr>
                  <w:color w:val="000000" w:themeColor="text1"/>
                  <w:sz w:val="20"/>
                  <w:szCs w:val="20"/>
                  <w:lang w:val="fr-ML"/>
                  <w:rPrChange w:id="14467" w:author="Dr Mamadou SANOGO" w:date="2023-10-25T18:15:00Z">
                    <w:rPr>
                      <w:sz w:val="20"/>
                      <w:szCs w:val="20"/>
                      <w:lang w:val="fr-ML"/>
                    </w:rPr>
                  </w:rPrChange>
                </w:rPr>
                <w:delText>Mesurer les conséquences de ces réajustements à travers une analyse comparée des résultats des étudian</w:delText>
              </w:r>
              <w:r w:rsidR="00215FCD" w:rsidRPr="007A4AFC" w:rsidDel="00A75F71">
                <w:rPr>
                  <w:color w:val="000000" w:themeColor="text1"/>
                  <w:sz w:val="20"/>
                  <w:szCs w:val="20"/>
                  <w:lang w:val="fr-ML"/>
                  <w:rPrChange w:id="14468" w:author="Dr Mamadou SANOGO" w:date="2023-10-25T18:15:00Z">
                    <w:rPr>
                      <w:sz w:val="20"/>
                      <w:szCs w:val="20"/>
                      <w:lang w:val="fr-ML"/>
                    </w:rPr>
                  </w:rPrChange>
                </w:rPr>
                <w:delText>ts (Licence en sciences de la santé,</w:delText>
              </w:r>
              <w:r w:rsidR="008D082F" w:rsidRPr="007A4AFC" w:rsidDel="00A75F71">
                <w:rPr>
                  <w:color w:val="000000" w:themeColor="text1"/>
                  <w:sz w:val="20"/>
                  <w:szCs w:val="20"/>
                  <w:lang w:val="fr-ML"/>
                  <w:rPrChange w:id="14469" w:author="Dr Mamadou SANOGO" w:date="2023-10-25T18:15:00Z">
                    <w:rPr>
                      <w:sz w:val="20"/>
                      <w:szCs w:val="20"/>
                      <w:lang w:val="fr-ML"/>
                    </w:rPr>
                  </w:rPrChange>
                </w:rPr>
                <w:delText xml:space="preserve"> avec</w:delText>
              </w:r>
              <w:r w:rsidR="00215FCD" w:rsidRPr="007A4AFC" w:rsidDel="00A75F71">
                <w:rPr>
                  <w:color w:val="000000" w:themeColor="text1"/>
                  <w:sz w:val="20"/>
                  <w:szCs w:val="20"/>
                  <w:lang w:val="fr-ML"/>
                  <w:rPrChange w:id="14470" w:author="Dr Mamadou SANOGO" w:date="2023-10-25T18:15:00Z">
                    <w:rPr>
                      <w:sz w:val="20"/>
                      <w:szCs w:val="20"/>
                      <w:lang w:val="fr-ML"/>
                    </w:rPr>
                  </w:rPrChange>
                </w:rPr>
                <w:delText xml:space="preserve"> autres licences, et licences </w:delText>
              </w:r>
              <w:r w:rsidR="008D082F" w:rsidRPr="007A4AFC" w:rsidDel="00A75F71">
                <w:rPr>
                  <w:color w:val="000000" w:themeColor="text1"/>
                  <w:sz w:val="20"/>
                  <w:szCs w:val="20"/>
                  <w:lang w:val="fr-ML"/>
                  <w:rPrChange w:id="14471" w:author="Dr Mamadou SANOGO" w:date="2023-10-25T18:15:00Z">
                    <w:rPr>
                      <w:sz w:val="20"/>
                      <w:szCs w:val="20"/>
                      <w:lang w:val="fr-ML"/>
                    </w:rPr>
                  </w:rPrChange>
                </w:rPr>
                <w:delText>hors Mali</w:delText>
              </w:r>
              <w:r w:rsidRPr="007A4AFC" w:rsidDel="00A75F71">
                <w:rPr>
                  <w:color w:val="000000" w:themeColor="text1"/>
                  <w:sz w:val="20"/>
                  <w:szCs w:val="20"/>
                  <w:lang w:val="fr-ML"/>
                  <w:rPrChange w:id="14472" w:author="Dr Mamadou SANOGO" w:date="2023-10-25T18:15:00Z">
                    <w:rPr>
                      <w:sz w:val="20"/>
                      <w:szCs w:val="20"/>
                      <w:lang w:val="fr-ML"/>
                    </w:rPr>
                  </w:rPrChange>
                </w:rPr>
                <w:delText>)</w:delText>
              </w:r>
            </w:del>
          </w:p>
        </w:tc>
      </w:tr>
      <w:tr w:rsidR="007A4AFC" w:rsidRPr="007A4AFC" w:rsidDel="00A75F71" w14:paraId="010C60B9" w14:textId="77777777" w:rsidTr="005A1EE1">
        <w:trPr>
          <w:trHeight w:val="3220"/>
          <w:del w:id="14473" w:author="Dr Mamadou SANOGO" w:date="2023-10-25T17:45:00Z"/>
        </w:trPr>
        <w:tc>
          <w:tcPr>
            <w:tcW w:w="1762" w:type="dxa"/>
            <w:vAlign w:val="center"/>
          </w:tcPr>
          <w:p w14:paraId="2C75AB70" w14:textId="1F8DF1AA" w:rsidR="00F84391" w:rsidRPr="007A4AFC" w:rsidDel="00A75F71" w:rsidRDefault="00F84391" w:rsidP="005A1EE1">
            <w:pPr>
              <w:widowControl w:val="0"/>
              <w:autoSpaceDE w:val="0"/>
              <w:autoSpaceDN w:val="0"/>
              <w:adjustRightInd w:val="0"/>
              <w:spacing w:line="240" w:lineRule="auto"/>
              <w:ind w:left="100"/>
              <w:rPr>
                <w:del w:id="14474" w:author="Dr Mamadou SANOGO" w:date="2023-10-25T17:45:00Z"/>
                <w:color w:val="000000" w:themeColor="text1"/>
                <w:sz w:val="20"/>
                <w:szCs w:val="20"/>
                <w:lang w:val="fr-ML"/>
                <w:rPrChange w:id="14475" w:author="Dr Mamadou SANOGO" w:date="2023-10-25T18:15:00Z">
                  <w:rPr>
                    <w:del w:id="14476" w:author="Dr Mamadou SANOGO" w:date="2023-10-25T17:45:00Z"/>
                    <w:sz w:val="20"/>
                    <w:szCs w:val="20"/>
                    <w:lang w:val="fr-ML"/>
                  </w:rPr>
                </w:rPrChange>
              </w:rPr>
            </w:pPr>
            <w:del w:id="14477" w:author="Dr Mamadou SANOGO" w:date="2023-10-25T17:45:00Z">
              <w:r w:rsidRPr="007A4AFC" w:rsidDel="00A75F71">
                <w:rPr>
                  <w:color w:val="000000" w:themeColor="text1"/>
                  <w:sz w:val="20"/>
                  <w:szCs w:val="20"/>
                  <w:lang w:val="fr-ML"/>
                  <w:rPrChange w:id="14478" w:author="Dr Mamadou SANOGO" w:date="2023-10-25T18:15:00Z">
                    <w:rPr>
                      <w:sz w:val="20"/>
                      <w:szCs w:val="20"/>
                      <w:lang w:val="fr-ML"/>
                    </w:rPr>
                  </w:rPrChange>
                </w:rPr>
                <w:delText>Identité du master</w:delText>
              </w:r>
              <w:r w:rsidR="005A1EE1" w:rsidRPr="007A4AFC" w:rsidDel="00A75F71">
                <w:rPr>
                  <w:color w:val="000000" w:themeColor="text1"/>
                  <w:sz w:val="20"/>
                  <w:szCs w:val="20"/>
                  <w:lang w:val="fr-ML"/>
                  <w:rPrChange w:id="14479" w:author="Dr Mamadou SANOGO" w:date="2023-10-25T18:15:00Z">
                    <w:rPr>
                      <w:sz w:val="20"/>
                      <w:szCs w:val="20"/>
                      <w:lang w:val="fr-ML"/>
                    </w:rPr>
                  </w:rPrChange>
                </w:rPr>
                <w:delText>,</w:delText>
              </w:r>
              <w:r w:rsidRPr="007A4AFC" w:rsidDel="00A75F71">
                <w:rPr>
                  <w:color w:val="000000" w:themeColor="text1"/>
                  <w:sz w:val="20"/>
                  <w:szCs w:val="20"/>
                  <w:lang w:val="fr-ML"/>
                  <w:rPrChange w:id="14480" w:author="Dr Mamadou SANOGO" w:date="2023-10-25T18:15:00Z">
                    <w:rPr>
                      <w:sz w:val="20"/>
                      <w:szCs w:val="20"/>
                      <w:lang w:val="fr-ML"/>
                    </w:rPr>
                  </w:rPrChange>
                </w:rPr>
                <w:delText xml:space="preserve"> Ancrage du cursus dans son contexte</w:delText>
              </w:r>
            </w:del>
          </w:p>
        </w:tc>
        <w:tc>
          <w:tcPr>
            <w:tcW w:w="3117" w:type="dxa"/>
          </w:tcPr>
          <w:p w14:paraId="393EA129" w14:textId="04ECEB5C"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4481" w:author="Dr Mamadou SANOGO" w:date="2023-10-25T17:45:00Z"/>
                <w:color w:val="000000" w:themeColor="text1"/>
                <w:sz w:val="20"/>
                <w:szCs w:val="20"/>
                <w:lang w:val="fr-ML"/>
                <w:rPrChange w:id="14482" w:author="Dr Mamadou SANOGO" w:date="2023-10-25T18:15:00Z">
                  <w:rPr>
                    <w:del w:id="14483" w:author="Dr Mamadou SANOGO" w:date="2023-10-25T17:45:00Z"/>
                    <w:sz w:val="20"/>
                    <w:szCs w:val="20"/>
                    <w:lang w:val="fr-ML"/>
                  </w:rPr>
                </w:rPrChange>
              </w:rPr>
            </w:pPr>
            <w:del w:id="14484" w:author="Dr Mamadou SANOGO" w:date="2023-10-25T17:45:00Z">
              <w:r w:rsidRPr="007A4AFC" w:rsidDel="00A75F71">
                <w:rPr>
                  <w:color w:val="000000" w:themeColor="text1"/>
                  <w:sz w:val="20"/>
                  <w:szCs w:val="20"/>
                  <w:lang w:val="fr-ML"/>
                  <w:rPrChange w:id="14485" w:author="Dr Mamadou SANOGO" w:date="2023-10-25T18:15:00Z">
                    <w:rPr>
                      <w:sz w:val="20"/>
                      <w:szCs w:val="20"/>
                      <w:lang w:val="fr-ML"/>
                    </w:rPr>
                  </w:rPrChange>
                </w:rPr>
                <w:delText>• Visibiliser l’identité du Master, dont la visée est une professionnalisation par la recherche, en indiquant les compétences acquises par les étudiants et leur convertibilité dans le monde professionnel.</w:delText>
              </w:r>
            </w:del>
          </w:p>
          <w:p w14:paraId="32B96196" w14:textId="100DCD4A" w:rsidR="00F84391" w:rsidRPr="007A4AFC" w:rsidDel="00A75F71" w:rsidRDefault="00F84391" w:rsidP="00F84391">
            <w:pPr>
              <w:widowControl w:val="0"/>
              <w:autoSpaceDE w:val="0"/>
              <w:autoSpaceDN w:val="0"/>
              <w:adjustRightInd w:val="0"/>
              <w:spacing w:line="240" w:lineRule="auto"/>
              <w:ind w:right="59"/>
              <w:rPr>
                <w:del w:id="14486" w:author="Dr Mamadou SANOGO" w:date="2023-10-25T17:45:00Z"/>
                <w:color w:val="000000" w:themeColor="text1"/>
                <w:sz w:val="20"/>
                <w:szCs w:val="20"/>
                <w:lang w:val="fr-ML"/>
                <w:rPrChange w:id="14487" w:author="Dr Mamadou SANOGO" w:date="2023-10-25T18:15:00Z">
                  <w:rPr>
                    <w:del w:id="14488" w:author="Dr Mamadou SANOGO" w:date="2023-10-25T17:45:00Z"/>
                    <w:sz w:val="20"/>
                    <w:szCs w:val="20"/>
                    <w:lang w:val="fr-ML"/>
                  </w:rPr>
                </w:rPrChange>
              </w:rPr>
            </w:pPr>
          </w:p>
          <w:p w14:paraId="0CE17A1B" w14:textId="7DAF1FB3"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4489" w:author="Dr Mamadou SANOGO" w:date="2023-10-25T17:45:00Z"/>
                <w:color w:val="000000" w:themeColor="text1"/>
                <w:sz w:val="20"/>
                <w:szCs w:val="20"/>
                <w:lang w:val="fr-ML"/>
                <w:rPrChange w:id="14490" w:author="Dr Mamadou SANOGO" w:date="2023-10-25T18:15:00Z">
                  <w:rPr>
                    <w:del w:id="14491" w:author="Dr Mamadou SANOGO" w:date="2023-10-25T17:45:00Z"/>
                    <w:sz w:val="20"/>
                    <w:szCs w:val="20"/>
                    <w:lang w:val="fr-ML"/>
                  </w:rPr>
                </w:rPrChange>
              </w:rPr>
            </w:pPr>
            <w:del w:id="14492" w:author="Dr Mamadou SANOGO" w:date="2023-10-25T17:45:00Z">
              <w:r w:rsidRPr="007A4AFC" w:rsidDel="00A75F71">
                <w:rPr>
                  <w:color w:val="000000" w:themeColor="text1"/>
                  <w:sz w:val="20"/>
                  <w:szCs w:val="20"/>
                  <w:lang w:val="fr-ML"/>
                  <w:rPrChange w:id="14493" w:author="Dr Mamadou SANOGO" w:date="2023-10-25T18:15:00Z">
                    <w:rPr>
                      <w:sz w:val="20"/>
                      <w:szCs w:val="20"/>
                      <w:lang w:val="fr-ML"/>
                    </w:rPr>
                  </w:rPrChange>
                </w:rPr>
                <w:delText>• Lever les ambivalences sur les débouchés du Master.</w:delText>
              </w:r>
            </w:del>
          </w:p>
          <w:p w14:paraId="411623A4" w14:textId="42601242" w:rsidR="00F84391" w:rsidRPr="007A4AFC" w:rsidDel="00A75F71" w:rsidRDefault="00F84391" w:rsidP="00F84391">
            <w:pPr>
              <w:widowControl w:val="0"/>
              <w:autoSpaceDE w:val="0"/>
              <w:autoSpaceDN w:val="0"/>
              <w:adjustRightInd w:val="0"/>
              <w:spacing w:line="240" w:lineRule="auto"/>
              <w:ind w:right="59"/>
              <w:rPr>
                <w:del w:id="14494" w:author="Dr Mamadou SANOGO" w:date="2023-10-25T17:45:00Z"/>
                <w:color w:val="000000" w:themeColor="text1"/>
                <w:sz w:val="20"/>
                <w:szCs w:val="20"/>
                <w:lang w:val="fr-ML"/>
                <w:rPrChange w:id="14495" w:author="Dr Mamadou SANOGO" w:date="2023-10-25T18:15:00Z">
                  <w:rPr>
                    <w:del w:id="14496" w:author="Dr Mamadou SANOGO" w:date="2023-10-25T17:45:00Z"/>
                    <w:sz w:val="20"/>
                    <w:szCs w:val="20"/>
                    <w:lang w:val="fr-ML"/>
                  </w:rPr>
                </w:rPrChange>
              </w:rPr>
            </w:pPr>
          </w:p>
          <w:p w14:paraId="09622F83" w14:textId="660B41C7"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4497" w:author="Dr Mamadou SANOGO" w:date="2023-10-25T17:45:00Z"/>
                <w:color w:val="000000" w:themeColor="text1"/>
                <w:sz w:val="20"/>
                <w:szCs w:val="20"/>
                <w:rPrChange w:id="14498" w:author="Dr Mamadou SANOGO" w:date="2023-10-25T18:15:00Z">
                  <w:rPr>
                    <w:del w:id="14499" w:author="Dr Mamadou SANOGO" w:date="2023-10-25T17:45:00Z"/>
                    <w:sz w:val="20"/>
                    <w:szCs w:val="20"/>
                  </w:rPr>
                </w:rPrChange>
              </w:rPr>
            </w:pPr>
            <w:del w:id="14500" w:author="Dr Mamadou SANOGO" w:date="2023-10-25T17:45:00Z">
              <w:r w:rsidRPr="007A4AFC" w:rsidDel="00A75F71">
                <w:rPr>
                  <w:color w:val="000000" w:themeColor="text1"/>
                  <w:sz w:val="20"/>
                  <w:szCs w:val="20"/>
                  <w:rPrChange w:id="14501" w:author="Dr Mamadou SANOGO" w:date="2023-10-25T18:15:00Z">
                    <w:rPr>
                      <w:sz w:val="20"/>
                      <w:szCs w:val="20"/>
                    </w:rPr>
                  </w:rPrChange>
                </w:rPr>
                <w:delText xml:space="preserve">• </w:delText>
              </w:r>
              <w:r w:rsidRPr="007A4AFC" w:rsidDel="00A75F71">
                <w:rPr>
                  <w:color w:val="000000" w:themeColor="text1"/>
                  <w:sz w:val="20"/>
                  <w:szCs w:val="20"/>
                  <w:lang w:val="fr-ML"/>
                  <w:rPrChange w:id="14502" w:author="Dr Mamadou SANOGO" w:date="2023-10-25T18:15:00Z">
                    <w:rPr>
                      <w:sz w:val="20"/>
                      <w:szCs w:val="20"/>
                      <w:lang w:val="fr-ML"/>
                    </w:rPr>
                  </w:rPrChange>
                </w:rPr>
                <w:delText>Mettre</w:delText>
              </w:r>
              <w:r w:rsidRPr="007A4AFC" w:rsidDel="00A75F71">
                <w:rPr>
                  <w:color w:val="000000" w:themeColor="text1"/>
                  <w:sz w:val="20"/>
                  <w:szCs w:val="20"/>
                  <w:rPrChange w:id="14503" w:author="Dr Mamadou SANOGO" w:date="2023-10-25T18:15:00Z">
                    <w:rPr>
                      <w:sz w:val="20"/>
                      <w:szCs w:val="20"/>
                    </w:rPr>
                  </w:rPrChange>
                </w:rPr>
                <w:delText xml:space="preserve"> en perspective</w:delText>
              </w:r>
              <w:r w:rsidR="006C5E5B" w:rsidRPr="007A4AFC" w:rsidDel="00A75F71">
                <w:rPr>
                  <w:color w:val="000000" w:themeColor="text1"/>
                  <w:sz w:val="20"/>
                  <w:szCs w:val="20"/>
                  <w:rPrChange w:id="14504" w:author="Dr Mamadou SANOGO" w:date="2023-10-25T18:15:00Z">
                    <w:rPr>
                      <w:sz w:val="20"/>
                      <w:szCs w:val="20"/>
                    </w:rPr>
                  </w:rPrChange>
                </w:rPr>
                <w:delText xml:space="preserve"> </w:delText>
              </w:r>
              <w:r w:rsidRPr="007A4AFC" w:rsidDel="00A75F71">
                <w:rPr>
                  <w:color w:val="000000" w:themeColor="text1"/>
                  <w:sz w:val="20"/>
                  <w:szCs w:val="20"/>
                  <w:rPrChange w:id="14505" w:author="Dr Mamadou SANOGO" w:date="2023-10-25T18:15:00Z">
                    <w:rPr>
                      <w:sz w:val="20"/>
                      <w:szCs w:val="20"/>
                    </w:rPr>
                  </w:rPrChange>
                </w:rPr>
                <w:delText>enseignement et professionnalisation.</w:delText>
              </w:r>
            </w:del>
          </w:p>
        </w:tc>
        <w:tc>
          <w:tcPr>
            <w:tcW w:w="3387" w:type="dxa"/>
          </w:tcPr>
          <w:p w14:paraId="2C505BB5" w14:textId="4106744F"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4506" w:author="Dr Mamadou SANOGO" w:date="2023-10-25T17:45:00Z"/>
                <w:color w:val="000000" w:themeColor="text1"/>
                <w:sz w:val="20"/>
                <w:szCs w:val="20"/>
                <w:lang w:val="fr-ML"/>
                <w:rPrChange w:id="14507" w:author="Dr Mamadou SANOGO" w:date="2023-10-25T18:15:00Z">
                  <w:rPr>
                    <w:del w:id="14508" w:author="Dr Mamadou SANOGO" w:date="2023-10-25T17:45:00Z"/>
                    <w:sz w:val="20"/>
                    <w:szCs w:val="20"/>
                    <w:lang w:val="fr-ML"/>
                  </w:rPr>
                </w:rPrChange>
              </w:rPr>
            </w:pPr>
            <w:del w:id="14509" w:author="Dr Mamadou SANOGO" w:date="2023-10-25T17:45:00Z">
              <w:r w:rsidRPr="007A4AFC" w:rsidDel="00A75F71">
                <w:rPr>
                  <w:color w:val="000000" w:themeColor="text1"/>
                  <w:sz w:val="20"/>
                  <w:szCs w:val="20"/>
                  <w:lang w:val="fr-ML"/>
                  <w:rPrChange w:id="14510" w:author="Dr Mamadou SANOGO" w:date="2023-10-25T18:15:00Z">
                    <w:rPr>
                      <w:sz w:val="20"/>
                      <w:szCs w:val="20"/>
                      <w:lang w:val="fr-ML"/>
                    </w:rPr>
                  </w:rPrChange>
                </w:rPr>
                <w:delText>Redéfinir et clarifier les objectifs de formation du Master en général.</w:delText>
              </w:r>
            </w:del>
          </w:p>
          <w:p w14:paraId="21DAE7B4" w14:textId="2FA8DCEE" w:rsidR="00F84391" w:rsidRPr="007A4AFC" w:rsidDel="00A75F71" w:rsidRDefault="00F84391" w:rsidP="00E67C42">
            <w:pPr>
              <w:widowControl w:val="0"/>
              <w:autoSpaceDE w:val="0"/>
              <w:autoSpaceDN w:val="0"/>
              <w:adjustRightInd w:val="0"/>
              <w:spacing w:line="240" w:lineRule="auto"/>
              <w:rPr>
                <w:del w:id="14511" w:author="Dr Mamadou SANOGO" w:date="2023-10-25T17:45:00Z"/>
                <w:color w:val="000000" w:themeColor="text1"/>
                <w:sz w:val="20"/>
                <w:szCs w:val="20"/>
                <w:lang w:val="fr-ML"/>
                <w:rPrChange w:id="14512" w:author="Dr Mamadou SANOGO" w:date="2023-10-25T18:15:00Z">
                  <w:rPr>
                    <w:del w:id="14513" w:author="Dr Mamadou SANOGO" w:date="2023-10-25T17:45:00Z"/>
                    <w:sz w:val="20"/>
                    <w:szCs w:val="20"/>
                    <w:lang w:val="fr-ML"/>
                  </w:rPr>
                </w:rPrChange>
              </w:rPr>
            </w:pPr>
          </w:p>
          <w:p w14:paraId="65F799AA" w14:textId="41A64915"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4514" w:author="Dr Mamadou SANOGO" w:date="2023-10-25T17:45:00Z"/>
                <w:color w:val="000000" w:themeColor="text1"/>
                <w:sz w:val="20"/>
                <w:szCs w:val="20"/>
                <w:lang w:val="fr-ML"/>
                <w:rPrChange w:id="14515" w:author="Dr Mamadou SANOGO" w:date="2023-10-25T18:15:00Z">
                  <w:rPr>
                    <w:del w:id="14516" w:author="Dr Mamadou SANOGO" w:date="2023-10-25T17:45:00Z"/>
                    <w:sz w:val="20"/>
                    <w:szCs w:val="20"/>
                    <w:lang w:val="fr-ML"/>
                  </w:rPr>
                </w:rPrChange>
              </w:rPr>
            </w:pPr>
            <w:del w:id="14517" w:author="Dr Mamadou SANOGO" w:date="2023-10-25T17:45:00Z">
              <w:r w:rsidRPr="007A4AFC" w:rsidDel="00A75F71">
                <w:rPr>
                  <w:color w:val="000000" w:themeColor="text1"/>
                  <w:sz w:val="20"/>
                  <w:szCs w:val="20"/>
                  <w:lang w:val="fr-ML"/>
                  <w:rPrChange w:id="14518" w:author="Dr Mamadou SANOGO" w:date="2023-10-25T18:15:00Z">
                    <w:rPr>
                      <w:sz w:val="20"/>
                      <w:szCs w:val="20"/>
                      <w:lang w:val="fr-ML"/>
                    </w:rPr>
                  </w:rPrChange>
                </w:rPr>
                <w:delText>Structurer autour de différentes orientations, fondées sur des enseignements spécifiques, auxquels s’ajouteraient des travaux collaboratifs et des cours-ateliers.</w:delText>
              </w:r>
            </w:del>
          </w:p>
          <w:p w14:paraId="66CEEE37" w14:textId="234E7290" w:rsidR="00F84391" w:rsidRPr="007A4AFC" w:rsidDel="00A75F71" w:rsidRDefault="00F84391" w:rsidP="00E67C42">
            <w:pPr>
              <w:widowControl w:val="0"/>
              <w:autoSpaceDE w:val="0"/>
              <w:autoSpaceDN w:val="0"/>
              <w:adjustRightInd w:val="0"/>
              <w:spacing w:line="240" w:lineRule="auto"/>
              <w:rPr>
                <w:del w:id="14519" w:author="Dr Mamadou SANOGO" w:date="2023-10-25T17:45:00Z"/>
                <w:color w:val="000000" w:themeColor="text1"/>
                <w:sz w:val="20"/>
                <w:szCs w:val="20"/>
                <w:lang w:val="fr-ML"/>
                <w:rPrChange w:id="14520" w:author="Dr Mamadou SANOGO" w:date="2023-10-25T18:15:00Z">
                  <w:rPr>
                    <w:del w:id="14521" w:author="Dr Mamadou SANOGO" w:date="2023-10-25T17:45:00Z"/>
                    <w:sz w:val="20"/>
                    <w:szCs w:val="20"/>
                    <w:lang w:val="fr-ML"/>
                  </w:rPr>
                </w:rPrChange>
              </w:rPr>
            </w:pPr>
          </w:p>
          <w:p w14:paraId="4382A6CF" w14:textId="138DC02D" w:rsidR="00F84391" w:rsidRPr="007A4AFC" w:rsidDel="00A75F71" w:rsidRDefault="00F84391" w:rsidP="00E67C42">
            <w:pPr>
              <w:widowControl w:val="0"/>
              <w:autoSpaceDE w:val="0"/>
              <w:autoSpaceDN w:val="0"/>
              <w:adjustRightInd w:val="0"/>
              <w:spacing w:line="240" w:lineRule="auto"/>
              <w:rPr>
                <w:del w:id="14522" w:author="Dr Mamadou SANOGO" w:date="2023-10-25T17:45:00Z"/>
                <w:color w:val="000000" w:themeColor="text1"/>
                <w:sz w:val="20"/>
                <w:szCs w:val="20"/>
                <w:lang w:val="fr-ML"/>
                <w:rPrChange w:id="14523" w:author="Dr Mamadou SANOGO" w:date="2023-10-25T18:15:00Z">
                  <w:rPr>
                    <w:del w:id="14524" w:author="Dr Mamadou SANOGO" w:date="2023-10-25T17:45:00Z"/>
                    <w:sz w:val="20"/>
                    <w:szCs w:val="20"/>
                    <w:lang w:val="fr-ML"/>
                  </w:rPr>
                </w:rPrChange>
              </w:rPr>
            </w:pPr>
          </w:p>
          <w:p w14:paraId="00F1A9D5" w14:textId="40124B39" w:rsidR="00F84391" w:rsidRPr="007A4AFC" w:rsidDel="00A75F71" w:rsidRDefault="00F84391" w:rsidP="00E67C42">
            <w:pPr>
              <w:widowControl w:val="0"/>
              <w:autoSpaceDE w:val="0"/>
              <w:autoSpaceDN w:val="0"/>
              <w:adjustRightInd w:val="0"/>
              <w:spacing w:line="240" w:lineRule="auto"/>
              <w:rPr>
                <w:del w:id="14525" w:author="Dr Mamadou SANOGO" w:date="2023-10-25T17:45:00Z"/>
                <w:color w:val="000000" w:themeColor="text1"/>
                <w:sz w:val="20"/>
                <w:szCs w:val="20"/>
                <w:lang w:val="fr-ML"/>
                <w:rPrChange w:id="14526" w:author="Dr Mamadou SANOGO" w:date="2023-10-25T18:15:00Z">
                  <w:rPr>
                    <w:del w:id="14527" w:author="Dr Mamadou SANOGO" w:date="2023-10-25T17:45:00Z"/>
                    <w:sz w:val="20"/>
                    <w:szCs w:val="20"/>
                    <w:lang w:val="fr-ML"/>
                  </w:rPr>
                </w:rPrChange>
              </w:rPr>
            </w:pPr>
          </w:p>
          <w:p w14:paraId="1603402E" w14:textId="206C4176" w:rsidR="00F84391" w:rsidRPr="007A4AFC" w:rsidDel="00A75F71" w:rsidRDefault="005A1EE1">
            <w:pPr>
              <w:pStyle w:val="Paragraphedeliste"/>
              <w:widowControl w:val="0"/>
              <w:numPr>
                <w:ilvl w:val="0"/>
                <w:numId w:val="5"/>
              </w:numPr>
              <w:autoSpaceDE w:val="0"/>
              <w:autoSpaceDN w:val="0"/>
              <w:adjustRightInd w:val="0"/>
              <w:spacing w:line="240" w:lineRule="auto"/>
              <w:ind w:left="370" w:hanging="284"/>
              <w:rPr>
                <w:del w:id="14528" w:author="Dr Mamadou SANOGO" w:date="2023-10-25T17:45:00Z"/>
                <w:color w:val="000000" w:themeColor="text1"/>
                <w:sz w:val="20"/>
                <w:szCs w:val="20"/>
                <w:lang w:val="fr-ML"/>
                <w:rPrChange w:id="14529" w:author="Dr Mamadou SANOGO" w:date="2023-10-25T18:15:00Z">
                  <w:rPr>
                    <w:del w:id="14530" w:author="Dr Mamadou SANOGO" w:date="2023-10-25T17:45:00Z"/>
                    <w:sz w:val="20"/>
                    <w:szCs w:val="20"/>
                    <w:lang w:val="fr-ML"/>
                  </w:rPr>
                </w:rPrChange>
              </w:rPr>
            </w:pPr>
            <w:del w:id="14531" w:author="Dr Mamadou SANOGO" w:date="2023-10-25T17:45:00Z">
              <w:r w:rsidRPr="007A4AFC" w:rsidDel="00A75F71">
                <w:rPr>
                  <w:color w:val="000000" w:themeColor="text1"/>
                  <w:sz w:val="20"/>
                  <w:szCs w:val="20"/>
                  <w:lang w:val="fr-ML"/>
                  <w:rPrChange w:id="14532" w:author="Dr Mamadou SANOGO" w:date="2023-10-25T18:15:00Z">
                    <w:rPr>
                      <w:sz w:val="20"/>
                      <w:szCs w:val="20"/>
                      <w:lang w:val="fr-ML"/>
                    </w:rPr>
                  </w:rPrChange>
                </w:rPr>
                <w:delText>Inviter des professionnel</w:delText>
              </w:r>
              <w:r w:rsidR="00F84391" w:rsidRPr="007A4AFC" w:rsidDel="00A75F71">
                <w:rPr>
                  <w:color w:val="000000" w:themeColor="text1"/>
                  <w:sz w:val="20"/>
                  <w:szCs w:val="20"/>
                  <w:lang w:val="fr-ML"/>
                  <w:rPrChange w:id="14533" w:author="Dr Mamadou SANOGO" w:date="2023-10-25T18:15:00Z">
                    <w:rPr>
                      <w:sz w:val="20"/>
                      <w:szCs w:val="20"/>
                      <w:lang w:val="fr-ML"/>
                    </w:rPr>
                  </w:rPrChange>
                </w:rPr>
                <w:delText>s à présenter leurs expériences, leurs</w:delText>
              </w:r>
            </w:del>
          </w:p>
          <w:p w14:paraId="2B959D8E" w14:textId="5A9FA2A0" w:rsidR="00F84391" w:rsidRPr="007A4AFC" w:rsidDel="00A75F71" w:rsidRDefault="00F84391" w:rsidP="00E67C42">
            <w:pPr>
              <w:widowControl w:val="0"/>
              <w:autoSpaceDE w:val="0"/>
              <w:autoSpaceDN w:val="0"/>
              <w:adjustRightInd w:val="0"/>
              <w:spacing w:line="240" w:lineRule="auto"/>
              <w:ind w:left="460"/>
              <w:rPr>
                <w:del w:id="14534" w:author="Dr Mamadou SANOGO" w:date="2023-10-25T17:45:00Z"/>
                <w:color w:val="000000" w:themeColor="text1"/>
                <w:sz w:val="20"/>
                <w:szCs w:val="20"/>
                <w:lang w:val="fr-ML"/>
                <w:rPrChange w:id="14535" w:author="Dr Mamadou SANOGO" w:date="2023-10-25T18:15:00Z">
                  <w:rPr>
                    <w:del w:id="14536" w:author="Dr Mamadou SANOGO" w:date="2023-10-25T17:45:00Z"/>
                    <w:sz w:val="20"/>
                    <w:szCs w:val="20"/>
                    <w:lang w:val="fr-ML"/>
                  </w:rPr>
                </w:rPrChange>
              </w:rPr>
            </w:pPr>
            <w:del w:id="14537" w:author="Dr Mamadou SANOGO" w:date="2023-10-25T17:45:00Z">
              <w:r w:rsidRPr="007A4AFC" w:rsidDel="00A75F71">
                <w:rPr>
                  <w:color w:val="000000" w:themeColor="text1"/>
                  <w:sz w:val="20"/>
                  <w:szCs w:val="20"/>
                  <w:lang w:val="fr-ML"/>
                  <w:rPrChange w:id="14538" w:author="Dr Mamadou SANOGO" w:date="2023-10-25T18:15:00Z">
                    <w:rPr>
                      <w:sz w:val="20"/>
                      <w:szCs w:val="20"/>
                      <w:lang w:val="fr-ML"/>
                    </w:rPr>
                  </w:rPrChange>
                </w:rPr>
                <w:delText>parcours, leurs offres de stages.</w:delText>
              </w:r>
            </w:del>
          </w:p>
        </w:tc>
        <w:tc>
          <w:tcPr>
            <w:tcW w:w="2168" w:type="dxa"/>
          </w:tcPr>
          <w:p w14:paraId="5765CDCB" w14:textId="41430612" w:rsidR="00F84391" w:rsidRPr="007A4AFC" w:rsidDel="00A75F71" w:rsidRDefault="006C5E5B" w:rsidP="00E67C42">
            <w:pPr>
              <w:widowControl w:val="0"/>
              <w:autoSpaceDE w:val="0"/>
              <w:autoSpaceDN w:val="0"/>
              <w:adjustRightInd w:val="0"/>
              <w:spacing w:line="240" w:lineRule="auto"/>
              <w:ind w:left="105"/>
              <w:rPr>
                <w:del w:id="14539" w:author="Dr Mamadou SANOGO" w:date="2023-10-25T17:45:00Z"/>
                <w:color w:val="000000" w:themeColor="text1"/>
                <w:sz w:val="20"/>
                <w:szCs w:val="20"/>
                <w:lang w:val="fr-ML"/>
                <w:rPrChange w:id="14540" w:author="Dr Mamadou SANOGO" w:date="2023-10-25T18:15:00Z">
                  <w:rPr>
                    <w:del w:id="14541" w:author="Dr Mamadou SANOGO" w:date="2023-10-25T17:45:00Z"/>
                    <w:sz w:val="20"/>
                    <w:szCs w:val="20"/>
                    <w:lang w:val="fr-ML"/>
                  </w:rPr>
                </w:rPrChange>
              </w:rPr>
            </w:pPr>
            <w:del w:id="14542" w:author="Dr Mamadou SANOGO" w:date="2023-10-25T17:45:00Z">
              <w:r w:rsidRPr="007A4AFC" w:rsidDel="00A75F71">
                <w:rPr>
                  <w:color w:val="000000" w:themeColor="text1"/>
                  <w:sz w:val="20"/>
                  <w:szCs w:val="20"/>
                  <w:lang w:val="fr-ML"/>
                  <w:rPrChange w:id="14543" w:author="Dr Mamadou SANOGO" w:date="2023-10-25T18:15:00Z">
                    <w:rPr>
                      <w:sz w:val="20"/>
                      <w:szCs w:val="20"/>
                      <w:lang w:val="fr-ML"/>
                    </w:rPr>
                  </w:rPrChange>
                </w:rPr>
                <w:delText xml:space="preserve">Direction des études et </w:delText>
              </w:r>
              <w:r w:rsidR="00F84391" w:rsidRPr="007A4AFC" w:rsidDel="00A75F71">
                <w:rPr>
                  <w:color w:val="000000" w:themeColor="text1"/>
                  <w:sz w:val="20"/>
                  <w:szCs w:val="20"/>
                  <w:lang w:val="fr-ML"/>
                  <w:rPrChange w:id="14544" w:author="Dr Mamadou SANOGO" w:date="2023-10-25T18:15:00Z">
                    <w:rPr>
                      <w:sz w:val="20"/>
                      <w:szCs w:val="20"/>
                      <w:lang w:val="fr-ML"/>
                    </w:rPr>
                  </w:rPrChange>
                </w:rPr>
                <w:delText xml:space="preserve">Soutien du </w:delText>
              </w:r>
              <w:r w:rsidRPr="007A4AFC" w:rsidDel="00A75F71">
                <w:rPr>
                  <w:color w:val="000000" w:themeColor="text1"/>
                  <w:sz w:val="20"/>
                  <w:szCs w:val="20"/>
                  <w:lang w:val="fr-ML"/>
                  <w:rPrChange w:id="14545" w:author="Dr Mamadou SANOGO" w:date="2023-10-25T18:15:00Z">
                    <w:rPr>
                      <w:sz w:val="20"/>
                      <w:szCs w:val="20"/>
                      <w:lang w:val="fr-ML"/>
                    </w:rPr>
                  </w:rPrChange>
                </w:rPr>
                <w:delText>comité scientifique</w:delText>
              </w:r>
            </w:del>
          </w:p>
          <w:p w14:paraId="7794DB48" w14:textId="434CB7D5" w:rsidR="00F84391" w:rsidRPr="007A4AFC" w:rsidDel="00A75F71" w:rsidRDefault="00F84391" w:rsidP="00E67C42">
            <w:pPr>
              <w:widowControl w:val="0"/>
              <w:autoSpaceDE w:val="0"/>
              <w:autoSpaceDN w:val="0"/>
              <w:adjustRightInd w:val="0"/>
              <w:spacing w:line="240" w:lineRule="auto"/>
              <w:rPr>
                <w:del w:id="14546" w:author="Dr Mamadou SANOGO" w:date="2023-10-25T17:45:00Z"/>
                <w:color w:val="000000" w:themeColor="text1"/>
                <w:sz w:val="20"/>
                <w:szCs w:val="20"/>
                <w:lang w:val="fr-ML"/>
                <w:rPrChange w:id="14547" w:author="Dr Mamadou SANOGO" w:date="2023-10-25T18:15:00Z">
                  <w:rPr>
                    <w:del w:id="14548" w:author="Dr Mamadou SANOGO" w:date="2023-10-25T17:45:00Z"/>
                    <w:sz w:val="20"/>
                    <w:szCs w:val="20"/>
                    <w:lang w:val="fr-ML"/>
                  </w:rPr>
                </w:rPrChange>
              </w:rPr>
            </w:pPr>
          </w:p>
          <w:p w14:paraId="24AD40A2" w14:textId="7135314E" w:rsidR="00F84391" w:rsidRPr="007A4AFC" w:rsidDel="00A75F71" w:rsidRDefault="00F84391" w:rsidP="00E67C42">
            <w:pPr>
              <w:widowControl w:val="0"/>
              <w:autoSpaceDE w:val="0"/>
              <w:autoSpaceDN w:val="0"/>
              <w:adjustRightInd w:val="0"/>
              <w:spacing w:line="240" w:lineRule="auto"/>
              <w:rPr>
                <w:del w:id="14549" w:author="Dr Mamadou SANOGO" w:date="2023-10-25T17:45:00Z"/>
                <w:color w:val="000000" w:themeColor="text1"/>
                <w:sz w:val="20"/>
                <w:szCs w:val="20"/>
                <w:lang w:val="fr-ML"/>
                <w:rPrChange w:id="14550" w:author="Dr Mamadou SANOGO" w:date="2023-10-25T18:15:00Z">
                  <w:rPr>
                    <w:del w:id="14551" w:author="Dr Mamadou SANOGO" w:date="2023-10-25T17:45:00Z"/>
                    <w:sz w:val="20"/>
                    <w:szCs w:val="20"/>
                    <w:lang w:val="fr-ML"/>
                  </w:rPr>
                </w:rPrChange>
              </w:rPr>
            </w:pPr>
          </w:p>
          <w:p w14:paraId="25955AD9" w14:textId="20B16FC1" w:rsidR="00F84391" w:rsidRPr="007A4AFC" w:rsidDel="00A75F71" w:rsidRDefault="00F84391" w:rsidP="00E67C42">
            <w:pPr>
              <w:widowControl w:val="0"/>
              <w:autoSpaceDE w:val="0"/>
              <w:autoSpaceDN w:val="0"/>
              <w:adjustRightInd w:val="0"/>
              <w:spacing w:line="240" w:lineRule="auto"/>
              <w:rPr>
                <w:del w:id="14552" w:author="Dr Mamadou SANOGO" w:date="2023-10-25T17:45:00Z"/>
                <w:color w:val="000000" w:themeColor="text1"/>
                <w:sz w:val="20"/>
                <w:szCs w:val="20"/>
                <w:lang w:val="fr-ML"/>
                <w:rPrChange w:id="14553" w:author="Dr Mamadou SANOGO" w:date="2023-10-25T18:15:00Z">
                  <w:rPr>
                    <w:del w:id="14554" w:author="Dr Mamadou SANOGO" w:date="2023-10-25T17:45:00Z"/>
                    <w:sz w:val="20"/>
                    <w:szCs w:val="20"/>
                    <w:lang w:val="fr-ML"/>
                  </w:rPr>
                </w:rPrChange>
              </w:rPr>
            </w:pPr>
          </w:p>
          <w:p w14:paraId="6DCB020F" w14:textId="521900AD" w:rsidR="00F84391" w:rsidRPr="007A4AFC" w:rsidDel="00A75F71" w:rsidRDefault="00F84391" w:rsidP="00E67C42">
            <w:pPr>
              <w:widowControl w:val="0"/>
              <w:autoSpaceDE w:val="0"/>
              <w:autoSpaceDN w:val="0"/>
              <w:adjustRightInd w:val="0"/>
              <w:spacing w:line="240" w:lineRule="auto"/>
              <w:rPr>
                <w:del w:id="14555" w:author="Dr Mamadou SANOGO" w:date="2023-10-25T17:45:00Z"/>
                <w:color w:val="000000" w:themeColor="text1"/>
                <w:sz w:val="20"/>
                <w:szCs w:val="20"/>
                <w:lang w:val="fr-ML"/>
                <w:rPrChange w:id="14556" w:author="Dr Mamadou SANOGO" w:date="2023-10-25T18:15:00Z">
                  <w:rPr>
                    <w:del w:id="14557" w:author="Dr Mamadou SANOGO" w:date="2023-10-25T17:45:00Z"/>
                    <w:sz w:val="20"/>
                    <w:szCs w:val="20"/>
                    <w:lang w:val="fr-ML"/>
                  </w:rPr>
                </w:rPrChange>
              </w:rPr>
            </w:pPr>
          </w:p>
          <w:p w14:paraId="201AE161" w14:textId="243BC437" w:rsidR="00F84391" w:rsidRPr="007A4AFC" w:rsidDel="00A75F71" w:rsidRDefault="00F84391" w:rsidP="00E67C42">
            <w:pPr>
              <w:widowControl w:val="0"/>
              <w:autoSpaceDE w:val="0"/>
              <w:autoSpaceDN w:val="0"/>
              <w:adjustRightInd w:val="0"/>
              <w:spacing w:line="240" w:lineRule="auto"/>
              <w:rPr>
                <w:del w:id="14558" w:author="Dr Mamadou SANOGO" w:date="2023-10-25T17:45:00Z"/>
                <w:color w:val="000000" w:themeColor="text1"/>
                <w:sz w:val="20"/>
                <w:szCs w:val="20"/>
                <w:lang w:val="fr-ML"/>
                <w:rPrChange w:id="14559" w:author="Dr Mamadou SANOGO" w:date="2023-10-25T18:15:00Z">
                  <w:rPr>
                    <w:del w:id="14560" w:author="Dr Mamadou SANOGO" w:date="2023-10-25T17:45:00Z"/>
                    <w:sz w:val="20"/>
                    <w:szCs w:val="20"/>
                    <w:lang w:val="fr-ML"/>
                  </w:rPr>
                </w:rPrChange>
              </w:rPr>
            </w:pPr>
          </w:p>
          <w:p w14:paraId="4244F751" w14:textId="23E343E1" w:rsidR="00F84391" w:rsidRPr="007A4AFC" w:rsidDel="00A75F71" w:rsidRDefault="00F84391" w:rsidP="00E67C42">
            <w:pPr>
              <w:widowControl w:val="0"/>
              <w:autoSpaceDE w:val="0"/>
              <w:autoSpaceDN w:val="0"/>
              <w:adjustRightInd w:val="0"/>
              <w:spacing w:line="240" w:lineRule="auto"/>
              <w:rPr>
                <w:del w:id="14561" w:author="Dr Mamadou SANOGO" w:date="2023-10-25T17:45:00Z"/>
                <w:color w:val="000000" w:themeColor="text1"/>
                <w:sz w:val="20"/>
                <w:szCs w:val="20"/>
                <w:lang w:val="fr-ML"/>
                <w:rPrChange w:id="14562" w:author="Dr Mamadou SANOGO" w:date="2023-10-25T18:15:00Z">
                  <w:rPr>
                    <w:del w:id="14563" w:author="Dr Mamadou SANOGO" w:date="2023-10-25T17:45:00Z"/>
                    <w:sz w:val="20"/>
                    <w:szCs w:val="20"/>
                    <w:lang w:val="fr-ML"/>
                  </w:rPr>
                </w:rPrChange>
              </w:rPr>
            </w:pPr>
          </w:p>
          <w:p w14:paraId="6AD0B74A" w14:textId="60AFD6AB" w:rsidR="00F84391" w:rsidRPr="007A4AFC" w:rsidDel="00A75F71" w:rsidRDefault="00F84391" w:rsidP="00E67C42">
            <w:pPr>
              <w:widowControl w:val="0"/>
              <w:autoSpaceDE w:val="0"/>
              <w:autoSpaceDN w:val="0"/>
              <w:adjustRightInd w:val="0"/>
              <w:spacing w:line="240" w:lineRule="auto"/>
              <w:rPr>
                <w:del w:id="14564" w:author="Dr Mamadou SANOGO" w:date="2023-10-25T17:45:00Z"/>
                <w:color w:val="000000" w:themeColor="text1"/>
                <w:sz w:val="20"/>
                <w:szCs w:val="20"/>
                <w:lang w:val="fr-ML"/>
                <w:rPrChange w:id="14565" w:author="Dr Mamadou SANOGO" w:date="2023-10-25T18:15:00Z">
                  <w:rPr>
                    <w:del w:id="14566" w:author="Dr Mamadou SANOGO" w:date="2023-10-25T17:45:00Z"/>
                    <w:sz w:val="20"/>
                    <w:szCs w:val="20"/>
                    <w:lang w:val="fr-ML"/>
                  </w:rPr>
                </w:rPrChange>
              </w:rPr>
            </w:pPr>
          </w:p>
          <w:p w14:paraId="09959B2C" w14:textId="54CB4658" w:rsidR="00F84391" w:rsidRPr="007A4AFC" w:rsidDel="00A75F71" w:rsidRDefault="00F84391" w:rsidP="00E67C42">
            <w:pPr>
              <w:widowControl w:val="0"/>
              <w:autoSpaceDE w:val="0"/>
              <w:autoSpaceDN w:val="0"/>
              <w:adjustRightInd w:val="0"/>
              <w:spacing w:line="240" w:lineRule="auto"/>
              <w:ind w:left="105"/>
              <w:rPr>
                <w:del w:id="14567" w:author="Dr Mamadou SANOGO" w:date="2023-10-25T17:45:00Z"/>
                <w:color w:val="000000" w:themeColor="text1"/>
                <w:sz w:val="20"/>
                <w:szCs w:val="20"/>
                <w:lang w:val="fr-ML"/>
                <w:rPrChange w:id="14568" w:author="Dr Mamadou SANOGO" w:date="2023-10-25T18:15:00Z">
                  <w:rPr>
                    <w:del w:id="14569" w:author="Dr Mamadou SANOGO" w:date="2023-10-25T17:45:00Z"/>
                    <w:sz w:val="20"/>
                    <w:szCs w:val="20"/>
                    <w:lang w:val="fr-ML"/>
                  </w:rPr>
                </w:rPrChange>
              </w:rPr>
            </w:pPr>
          </w:p>
          <w:p w14:paraId="6164C229" w14:textId="350D8608" w:rsidR="00F84391" w:rsidRPr="007A4AFC" w:rsidDel="00A75F71" w:rsidRDefault="006C5E5B" w:rsidP="00E67C42">
            <w:pPr>
              <w:widowControl w:val="0"/>
              <w:autoSpaceDE w:val="0"/>
              <w:autoSpaceDN w:val="0"/>
              <w:adjustRightInd w:val="0"/>
              <w:spacing w:line="240" w:lineRule="auto"/>
              <w:ind w:left="105"/>
              <w:rPr>
                <w:del w:id="14570" w:author="Dr Mamadou SANOGO" w:date="2023-10-25T17:45:00Z"/>
                <w:color w:val="000000" w:themeColor="text1"/>
                <w:sz w:val="20"/>
                <w:szCs w:val="20"/>
                <w:lang w:val="fr-ML"/>
                <w:rPrChange w:id="14571" w:author="Dr Mamadou SANOGO" w:date="2023-10-25T18:15:00Z">
                  <w:rPr>
                    <w:del w:id="14572" w:author="Dr Mamadou SANOGO" w:date="2023-10-25T17:45:00Z"/>
                    <w:sz w:val="20"/>
                    <w:szCs w:val="20"/>
                    <w:lang w:val="fr-ML"/>
                  </w:rPr>
                </w:rPrChange>
              </w:rPr>
            </w:pPr>
            <w:del w:id="14573" w:author="Dr Mamadou SANOGO" w:date="2023-10-25T17:45:00Z">
              <w:r w:rsidRPr="007A4AFC" w:rsidDel="00A75F71">
                <w:rPr>
                  <w:color w:val="000000" w:themeColor="text1"/>
                  <w:sz w:val="20"/>
                  <w:szCs w:val="20"/>
                  <w:lang w:val="fr-ML"/>
                  <w:rPrChange w:id="14574" w:author="Dr Mamadou SANOGO" w:date="2023-10-25T18:15:00Z">
                    <w:rPr>
                      <w:sz w:val="20"/>
                      <w:szCs w:val="20"/>
                      <w:lang w:val="fr-ML"/>
                    </w:rPr>
                  </w:rPrChange>
                </w:rPr>
                <w:delText>Direction des Etudes</w:delText>
              </w:r>
            </w:del>
          </w:p>
          <w:p w14:paraId="7179944E" w14:textId="3D42DF52" w:rsidR="00F84391" w:rsidRPr="007A4AFC" w:rsidDel="00A75F71" w:rsidRDefault="00F84391" w:rsidP="006C5E5B">
            <w:pPr>
              <w:widowControl w:val="0"/>
              <w:autoSpaceDE w:val="0"/>
              <w:autoSpaceDN w:val="0"/>
              <w:adjustRightInd w:val="0"/>
              <w:spacing w:line="240" w:lineRule="auto"/>
              <w:ind w:left="105"/>
              <w:rPr>
                <w:del w:id="14575" w:author="Dr Mamadou SANOGO" w:date="2023-10-25T17:45:00Z"/>
                <w:color w:val="000000" w:themeColor="text1"/>
                <w:sz w:val="20"/>
                <w:szCs w:val="20"/>
                <w:lang w:val="fr-ML"/>
                <w:rPrChange w:id="14576" w:author="Dr Mamadou SANOGO" w:date="2023-10-25T18:15:00Z">
                  <w:rPr>
                    <w:del w:id="14577" w:author="Dr Mamadou SANOGO" w:date="2023-10-25T17:45:00Z"/>
                    <w:sz w:val="20"/>
                    <w:szCs w:val="20"/>
                    <w:lang w:val="fr-ML"/>
                  </w:rPr>
                </w:rPrChange>
              </w:rPr>
            </w:pPr>
            <w:del w:id="14578" w:author="Dr Mamadou SANOGO" w:date="2023-10-25T17:45:00Z">
              <w:r w:rsidRPr="007A4AFC" w:rsidDel="00A75F71">
                <w:rPr>
                  <w:color w:val="000000" w:themeColor="text1"/>
                  <w:sz w:val="20"/>
                  <w:szCs w:val="20"/>
                  <w:lang w:val="fr-ML"/>
                  <w:rPrChange w:id="14579" w:author="Dr Mamadou SANOGO" w:date="2023-10-25T18:15:00Z">
                    <w:rPr>
                      <w:sz w:val="20"/>
                      <w:szCs w:val="20"/>
                      <w:lang w:val="fr-ML"/>
                    </w:rPr>
                  </w:rPrChange>
                </w:rPr>
                <w:delText xml:space="preserve">+ Soutien du </w:delText>
              </w:r>
              <w:r w:rsidR="006C5E5B" w:rsidRPr="007A4AFC" w:rsidDel="00A75F71">
                <w:rPr>
                  <w:color w:val="000000" w:themeColor="text1"/>
                  <w:sz w:val="20"/>
                  <w:szCs w:val="20"/>
                  <w:lang w:val="fr-ML"/>
                  <w:rPrChange w:id="14580" w:author="Dr Mamadou SANOGO" w:date="2023-10-25T18:15:00Z">
                    <w:rPr>
                      <w:sz w:val="20"/>
                      <w:szCs w:val="20"/>
                      <w:lang w:val="fr-ML"/>
                    </w:rPr>
                  </w:rPrChange>
                </w:rPr>
                <w:delText>comité scientifique</w:delText>
              </w:r>
              <w:r w:rsidRPr="007A4AFC" w:rsidDel="00A75F71">
                <w:rPr>
                  <w:color w:val="000000" w:themeColor="text1"/>
                  <w:sz w:val="20"/>
                  <w:szCs w:val="20"/>
                  <w:lang w:val="fr-ML"/>
                  <w:rPrChange w:id="14581" w:author="Dr Mamadou SANOGO" w:date="2023-10-25T18:15:00Z">
                    <w:rPr>
                      <w:sz w:val="20"/>
                      <w:szCs w:val="20"/>
                      <w:lang w:val="fr-ML"/>
                    </w:rPr>
                  </w:rPrChange>
                </w:rPr>
                <w:delText xml:space="preserve"> et du</w:delText>
              </w:r>
              <w:r w:rsidR="006C5E5B" w:rsidRPr="007A4AFC" w:rsidDel="00A75F71">
                <w:rPr>
                  <w:color w:val="000000" w:themeColor="text1"/>
                  <w:sz w:val="20"/>
                  <w:szCs w:val="20"/>
                  <w:lang w:val="fr-ML"/>
                  <w:rPrChange w:id="14582"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4583" w:author="Dr Mamadou SANOGO" w:date="2023-10-25T18:15:00Z">
                    <w:rPr>
                      <w:sz w:val="20"/>
                      <w:szCs w:val="20"/>
                      <w:lang w:val="fr-ML"/>
                    </w:rPr>
                  </w:rPrChange>
                </w:rPr>
                <w:delText xml:space="preserve">Service d’orientation </w:delText>
              </w:r>
            </w:del>
          </w:p>
        </w:tc>
        <w:tc>
          <w:tcPr>
            <w:tcW w:w="1897" w:type="dxa"/>
          </w:tcPr>
          <w:p w14:paraId="603B71D7" w14:textId="35BAC8D2" w:rsidR="00F84391" w:rsidRPr="007A4AFC" w:rsidDel="00A75F71" w:rsidRDefault="00F84391" w:rsidP="00E67C42">
            <w:pPr>
              <w:widowControl w:val="0"/>
              <w:autoSpaceDE w:val="0"/>
              <w:autoSpaceDN w:val="0"/>
              <w:adjustRightInd w:val="0"/>
              <w:spacing w:line="240" w:lineRule="auto"/>
              <w:ind w:left="100"/>
              <w:rPr>
                <w:del w:id="14584" w:author="Dr Mamadou SANOGO" w:date="2023-10-25T17:45:00Z"/>
                <w:color w:val="000000" w:themeColor="text1"/>
                <w:sz w:val="20"/>
                <w:szCs w:val="20"/>
                <w:rPrChange w:id="14585" w:author="Dr Mamadou SANOGO" w:date="2023-10-25T18:15:00Z">
                  <w:rPr>
                    <w:del w:id="14586" w:author="Dr Mamadou SANOGO" w:date="2023-10-25T17:45:00Z"/>
                    <w:sz w:val="20"/>
                    <w:szCs w:val="20"/>
                  </w:rPr>
                </w:rPrChange>
              </w:rPr>
            </w:pPr>
            <w:del w:id="14587" w:author="Dr Mamadou SANOGO" w:date="2023-10-25T17:45:00Z">
              <w:r w:rsidRPr="007A4AFC" w:rsidDel="00A75F71">
                <w:rPr>
                  <w:color w:val="000000" w:themeColor="text1"/>
                  <w:sz w:val="20"/>
                  <w:szCs w:val="20"/>
                  <w:rPrChange w:id="14588" w:author="Dr Mamadou SANOGO" w:date="2023-10-25T18:15:00Z">
                    <w:rPr>
                      <w:sz w:val="20"/>
                      <w:szCs w:val="20"/>
                    </w:rPr>
                  </w:rPrChange>
                </w:rPr>
                <w:delText>Rentrée</w:delText>
              </w:r>
              <w:r w:rsidR="008C0870" w:rsidRPr="007A4AFC" w:rsidDel="00A75F71">
                <w:rPr>
                  <w:color w:val="000000" w:themeColor="text1"/>
                  <w:sz w:val="20"/>
                  <w:szCs w:val="20"/>
                  <w:rPrChange w:id="14589" w:author="Dr Mamadou SANOGO" w:date="2023-10-25T18:15:00Z">
                    <w:rPr>
                      <w:sz w:val="20"/>
                      <w:szCs w:val="20"/>
                    </w:rPr>
                  </w:rPrChange>
                </w:rPr>
                <w:delText xml:space="preserve"> Octobre 2024</w:delText>
              </w:r>
            </w:del>
          </w:p>
          <w:p w14:paraId="6C9EEB08" w14:textId="59B6FFD2" w:rsidR="00F84391" w:rsidRPr="007A4AFC" w:rsidDel="00A75F71" w:rsidRDefault="00F84391" w:rsidP="00E67C42">
            <w:pPr>
              <w:widowControl w:val="0"/>
              <w:autoSpaceDE w:val="0"/>
              <w:autoSpaceDN w:val="0"/>
              <w:adjustRightInd w:val="0"/>
              <w:spacing w:line="240" w:lineRule="auto"/>
              <w:rPr>
                <w:del w:id="14590" w:author="Dr Mamadou SANOGO" w:date="2023-10-25T17:45:00Z"/>
                <w:color w:val="000000" w:themeColor="text1"/>
                <w:sz w:val="20"/>
                <w:szCs w:val="20"/>
                <w:rPrChange w:id="14591" w:author="Dr Mamadou SANOGO" w:date="2023-10-25T18:15:00Z">
                  <w:rPr>
                    <w:del w:id="14592" w:author="Dr Mamadou SANOGO" w:date="2023-10-25T17:45:00Z"/>
                    <w:sz w:val="20"/>
                    <w:szCs w:val="20"/>
                  </w:rPr>
                </w:rPrChange>
              </w:rPr>
            </w:pPr>
          </w:p>
          <w:p w14:paraId="27AB74E3" w14:textId="5C810BD4" w:rsidR="00F84391" w:rsidRPr="007A4AFC" w:rsidDel="00A75F71" w:rsidRDefault="00F84391" w:rsidP="00E67C42">
            <w:pPr>
              <w:widowControl w:val="0"/>
              <w:autoSpaceDE w:val="0"/>
              <w:autoSpaceDN w:val="0"/>
              <w:adjustRightInd w:val="0"/>
              <w:spacing w:line="240" w:lineRule="auto"/>
              <w:rPr>
                <w:del w:id="14593" w:author="Dr Mamadou SANOGO" w:date="2023-10-25T17:45:00Z"/>
                <w:color w:val="000000" w:themeColor="text1"/>
                <w:sz w:val="20"/>
                <w:szCs w:val="20"/>
                <w:rPrChange w:id="14594" w:author="Dr Mamadou SANOGO" w:date="2023-10-25T18:15:00Z">
                  <w:rPr>
                    <w:del w:id="14595" w:author="Dr Mamadou SANOGO" w:date="2023-10-25T17:45:00Z"/>
                    <w:sz w:val="20"/>
                    <w:szCs w:val="20"/>
                  </w:rPr>
                </w:rPrChange>
              </w:rPr>
            </w:pPr>
          </w:p>
          <w:p w14:paraId="77B0005A" w14:textId="5DAFBD79" w:rsidR="00F84391" w:rsidRPr="007A4AFC" w:rsidDel="00A75F71" w:rsidRDefault="00F84391" w:rsidP="00E67C42">
            <w:pPr>
              <w:widowControl w:val="0"/>
              <w:autoSpaceDE w:val="0"/>
              <w:autoSpaceDN w:val="0"/>
              <w:adjustRightInd w:val="0"/>
              <w:spacing w:line="240" w:lineRule="auto"/>
              <w:rPr>
                <w:del w:id="14596" w:author="Dr Mamadou SANOGO" w:date="2023-10-25T17:45:00Z"/>
                <w:color w:val="000000" w:themeColor="text1"/>
                <w:sz w:val="20"/>
                <w:szCs w:val="20"/>
                <w:rPrChange w:id="14597" w:author="Dr Mamadou SANOGO" w:date="2023-10-25T18:15:00Z">
                  <w:rPr>
                    <w:del w:id="14598" w:author="Dr Mamadou SANOGO" w:date="2023-10-25T17:45:00Z"/>
                    <w:sz w:val="20"/>
                    <w:szCs w:val="20"/>
                  </w:rPr>
                </w:rPrChange>
              </w:rPr>
            </w:pPr>
          </w:p>
          <w:p w14:paraId="360A7F5F" w14:textId="3A04B5A8" w:rsidR="00F84391" w:rsidRPr="007A4AFC" w:rsidDel="00A75F71" w:rsidRDefault="00F84391" w:rsidP="00E67C42">
            <w:pPr>
              <w:widowControl w:val="0"/>
              <w:autoSpaceDE w:val="0"/>
              <w:autoSpaceDN w:val="0"/>
              <w:adjustRightInd w:val="0"/>
              <w:spacing w:line="240" w:lineRule="auto"/>
              <w:rPr>
                <w:del w:id="14599" w:author="Dr Mamadou SANOGO" w:date="2023-10-25T17:45:00Z"/>
                <w:color w:val="000000" w:themeColor="text1"/>
                <w:sz w:val="20"/>
                <w:szCs w:val="20"/>
                <w:rPrChange w:id="14600" w:author="Dr Mamadou SANOGO" w:date="2023-10-25T18:15:00Z">
                  <w:rPr>
                    <w:del w:id="14601" w:author="Dr Mamadou SANOGO" w:date="2023-10-25T17:45:00Z"/>
                    <w:sz w:val="20"/>
                    <w:szCs w:val="20"/>
                  </w:rPr>
                </w:rPrChange>
              </w:rPr>
            </w:pPr>
          </w:p>
          <w:p w14:paraId="4BC530F5" w14:textId="61B9BAAE" w:rsidR="00F84391" w:rsidRPr="007A4AFC" w:rsidDel="00A75F71" w:rsidRDefault="00F84391" w:rsidP="00E67C42">
            <w:pPr>
              <w:widowControl w:val="0"/>
              <w:autoSpaceDE w:val="0"/>
              <w:autoSpaceDN w:val="0"/>
              <w:adjustRightInd w:val="0"/>
              <w:spacing w:line="240" w:lineRule="auto"/>
              <w:rPr>
                <w:del w:id="14602" w:author="Dr Mamadou SANOGO" w:date="2023-10-25T17:45:00Z"/>
                <w:color w:val="000000" w:themeColor="text1"/>
                <w:sz w:val="20"/>
                <w:szCs w:val="20"/>
                <w:rPrChange w:id="14603" w:author="Dr Mamadou SANOGO" w:date="2023-10-25T18:15:00Z">
                  <w:rPr>
                    <w:del w:id="14604" w:author="Dr Mamadou SANOGO" w:date="2023-10-25T17:45:00Z"/>
                    <w:sz w:val="20"/>
                    <w:szCs w:val="20"/>
                  </w:rPr>
                </w:rPrChange>
              </w:rPr>
            </w:pPr>
          </w:p>
          <w:p w14:paraId="66F411D9" w14:textId="2D3B9E72" w:rsidR="00F84391" w:rsidRPr="007A4AFC" w:rsidDel="00A75F71" w:rsidRDefault="00F84391" w:rsidP="00E67C42">
            <w:pPr>
              <w:widowControl w:val="0"/>
              <w:autoSpaceDE w:val="0"/>
              <w:autoSpaceDN w:val="0"/>
              <w:adjustRightInd w:val="0"/>
              <w:spacing w:line="240" w:lineRule="auto"/>
              <w:rPr>
                <w:del w:id="14605" w:author="Dr Mamadou SANOGO" w:date="2023-10-25T17:45:00Z"/>
                <w:color w:val="000000" w:themeColor="text1"/>
                <w:sz w:val="20"/>
                <w:szCs w:val="20"/>
                <w:rPrChange w:id="14606" w:author="Dr Mamadou SANOGO" w:date="2023-10-25T18:15:00Z">
                  <w:rPr>
                    <w:del w:id="14607" w:author="Dr Mamadou SANOGO" w:date="2023-10-25T17:45:00Z"/>
                    <w:sz w:val="20"/>
                    <w:szCs w:val="20"/>
                  </w:rPr>
                </w:rPrChange>
              </w:rPr>
            </w:pPr>
          </w:p>
          <w:p w14:paraId="3C5DB2C9" w14:textId="633A5135" w:rsidR="00F84391" w:rsidRPr="007A4AFC" w:rsidDel="00A75F71" w:rsidRDefault="00F84391" w:rsidP="00E67C42">
            <w:pPr>
              <w:widowControl w:val="0"/>
              <w:autoSpaceDE w:val="0"/>
              <w:autoSpaceDN w:val="0"/>
              <w:adjustRightInd w:val="0"/>
              <w:spacing w:line="240" w:lineRule="auto"/>
              <w:rPr>
                <w:del w:id="14608" w:author="Dr Mamadou SANOGO" w:date="2023-10-25T17:45:00Z"/>
                <w:color w:val="000000" w:themeColor="text1"/>
                <w:sz w:val="20"/>
                <w:szCs w:val="20"/>
                <w:rPrChange w:id="14609" w:author="Dr Mamadou SANOGO" w:date="2023-10-25T18:15:00Z">
                  <w:rPr>
                    <w:del w:id="14610" w:author="Dr Mamadou SANOGO" w:date="2023-10-25T17:45:00Z"/>
                    <w:sz w:val="20"/>
                    <w:szCs w:val="20"/>
                  </w:rPr>
                </w:rPrChange>
              </w:rPr>
            </w:pPr>
          </w:p>
          <w:p w14:paraId="017EDFE2" w14:textId="4F4A3745" w:rsidR="00F84391" w:rsidRPr="007A4AFC" w:rsidDel="00A75F71" w:rsidRDefault="00F84391" w:rsidP="00E67C42">
            <w:pPr>
              <w:widowControl w:val="0"/>
              <w:autoSpaceDE w:val="0"/>
              <w:autoSpaceDN w:val="0"/>
              <w:adjustRightInd w:val="0"/>
              <w:spacing w:line="240" w:lineRule="auto"/>
              <w:rPr>
                <w:del w:id="14611" w:author="Dr Mamadou SANOGO" w:date="2023-10-25T17:45:00Z"/>
                <w:color w:val="000000" w:themeColor="text1"/>
                <w:sz w:val="20"/>
                <w:szCs w:val="20"/>
                <w:rPrChange w:id="14612" w:author="Dr Mamadou SANOGO" w:date="2023-10-25T18:15:00Z">
                  <w:rPr>
                    <w:del w:id="14613" w:author="Dr Mamadou SANOGO" w:date="2023-10-25T17:45:00Z"/>
                    <w:sz w:val="20"/>
                    <w:szCs w:val="20"/>
                  </w:rPr>
                </w:rPrChange>
              </w:rPr>
            </w:pPr>
          </w:p>
          <w:p w14:paraId="6D9288E2" w14:textId="6D3723D0" w:rsidR="00F84391" w:rsidRPr="007A4AFC" w:rsidDel="00A75F71" w:rsidRDefault="00F84391" w:rsidP="00E67C42">
            <w:pPr>
              <w:widowControl w:val="0"/>
              <w:autoSpaceDE w:val="0"/>
              <w:autoSpaceDN w:val="0"/>
              <w:adjustRightInd w:val="0"/>
              <w:spacing w:line="240" w:lineRule="auto"/>
              <w:ind w:left="100"/>
              <w:rPr>
                <w:del w:id="14614" w:author="Dr Mamadou SANOGO" w:date="2023-10-25T17:45:00Z"/>
                <w:color w:val="000000" w:themeColor="text1"/>
                <w:sz w:val="20"/>
                <w:szCs w:val="20"/>
                <w:rPrChange w:id="14615" w:author="Dr Mamadou SANOGO" w:date="2023-10-25T18:15:00Z">
                  <w:rPr>
                    <w:del w:id="14616" w:author="Dr Mamadou SANOGO" w:date="2023-10-25T17:45:00Z"/>
                    <w:sz w:val="20"/>
                    <w:szCs w:val="20"/>
                  </w:rPr>
                </w:rPrChange>
              </w:rPr>
            </w:pPr>
          </w:p>
          <w:p w14:paraId="61A56AC2" w14:textId="7765C2EB" w:rsidR="006C5E5B" w:rsidRPr="007A4AFC" w:rsidDel="00A75F71" w:rsidRDefault="006C5E5B" w:rsidP="00E67C42">
            <w:pPr>
              <w:widowControl w:val="0"/>
              <w:autoSpaceDE w:val="0"/>
              <w:autoSpaceDN w:val="0"/>
              <w:adjustRightInd w:val="0"/>
              <w:spacing w:line="240" w:lineRule="auto"/>
              <w:ind w:left="100"/>
              <w:rPr>
                <w:del w:id="14617" w:author="Dr Mamadou SANOGO" w:date="2023-10-25T17:45:00Z"/>
                <w:color w:val="000000" w:themeColor="text1"/>
                <w:sz w:val="20"/>
                <w:szCs w:val="20"/>
                <w:rPrChange w:id="14618" w:author="Dr Mamadou SANOGO" w:date="2023-10-25T18:15:00Z">
                  <w:rPr>
                    <w:del w:id="14619" w:author="Dr Mamadou SANOGO" w:date="2023-10-25T17:45:00Z"/>
                    <w:sz w:val="20"/>
                    <w:szCs w:val="20"/>
                  </w:rPr>
                </w:rPrChange>
              </w:rPr>
            </w:pPr>
          </w:p>
          <w:p w14:paraId="7B5F909A" w14:textId="3EBE56E8" w:rsidR="00F84391" w:rsidRPr="007A4AFC" w:rsidDel="00A75F71" w:rsidRDefault="00F84391" w:rsidP="00E67C42">
            <w:pPr>
              <w:widowControl w:val="0"/>
              <w:autoSpaceDE w:val="0"/>
              <w:autoSpaceDN w:val="0"/>
              <w:adjustRightInd w:val="0"/>
              <w:spacing w:line="240" w:lineRule="auto"/>
              <w:ind w:left="100"/>
              <w:rPr>
                <w:del w:id="14620" w:author="Dr Mamadou SANOGO" w:date="2023-10-25T17:45:00Z"/>
                <w:color w:val="000000" w:themeColor="text1"/>
                <w:sz w:val="20"/>
                <w:szCs w:val="20"/>
                <w:rPrChange w:id="14621" w:author="Dr Mamadou SANOGO" w:date="2023-10-25T18:15:00Z">
                  <w:rPr>
                    <w:del w:id="14622" w:author="Dr Mamadou SANOGO" w:date="2023-10-25T17:45:00Z"/>
                    <w:sz w:val="20"/>
                    <w:szCs w:val="20"/>
                  </w:rPr>
                </w:rPrChange>
              </w:rPr>
            </w:pPr>
            <w:del w:id="14623" w:author="Dr Mamadou SANOGO" w:date="2023-10-25T17:45:00Z">
              <w:r w:rsidRPr="007A4AFC" w:rsidDel="00A75F71">
                <w:rPr>
                  <w:color w:val="000000" w:themeColor="text1"/>
                  <w:sz w:val="20"/>
                  <w:szCs w:val="20"/>
                  <w:rPrChange w:id="14624" w:author="Dr Mamadou SANOGO" w:date="2023-10-25T18:15:00Z">
                    <w:rPr>
                      <w:sz w:val="20"/>
                      <w:szCs w:val="20"/>
                    </w:rPr>
                  </w:rPrChange>
                </w:rPr>
                <w:delText>Rentrée</w:delText>
              </w:r>
              <w:r w:rsidR="008C0870" w:rsidRPr="007A4AFC" w:rsidDel="00A75F71">
                <w:rPr>
                  <w:color w:val="000000" w:themeColor="text1"/>
                  <w:sz w:val="20"/>
                  <w:szCs w:val="20"/>
                  <w:rPrChange w:id="14625" w:author="Dr Mamadou SANOGO" w:date="2023-10-25T18:15:00Z">
                    <w:rPr>
                      <w:sz w:val="20"/>
                      <w:szCs w:val="20"/>
                    </w:rPr>
                  </w:rPrChange>
                </w:rPr>
                <w:delText xml:space="preserve"> Octobre 2024</w:delText>
              </w:r>
            </w:del>
          </w:p>
        </w:tc>
        <w:tc>
          <w:tcPr>
            <w:tcW w:w="3202" w:type="dxa"/>
          </w:tcPr>
          <w:p w14:paraId="240BB3B3" w14:textId="7DCFF274" w:rsidR="00F84391" w:rsidRPr="007A4AFC" w:rsidDel="00A75F71" w:rsidRDefault="00F84391" w:rsidP="006C5E5B">
            <w:pPr>
              <w:widowControl w:val="0"/>
              <w:autoSpaceDE w:val="0"/>
              <w:autoSpaceDN w:val="0"/>
              <w:adjustRightInd w:val="0"/>
              <w:spacing w:line="240" w:lineRule="auto"/>
              <w:ind w:left="100"/>
              <w:rPr>
                <w:del w:id="14626" w:author="Dr Mamadou SANOGO" w:date="2023-10-25T17:45:00Z"/>
                <w:color w:val="000000" w:themeColor="text1"/>
                <w:sz w:val="20"/>
                <w:szCs w:val="20"/>
                <w:lang w:val="fr-ML"/>
                <w:rPrChange w:id="14627" w:author="Dr Mamadou SANOGO" w:date="2023-10-25T18:15:00Z">
                  <w:rPr>
                    <w:del w:id="14628" w:author="Dr Mamadou SANOGO" w:date="2023-10-25T17:45:00Z"/>
                    <w:sz w:val="20"/>
                    <w:szCs w:val="20"/>
                    <w:lang w:val="fr-ML"/>
                  </w:rPr>
                </w:rPrChange>
              </w:rPr>
            </w:pPr>
            <w:del w:id="14629" w:author="Dr Mamadou SANOGO" w:date="2023-10-25T17:45:00Z">
              <w:r w:rsidRPr="007A4AFC" w:rsidDel="00A75F71">
                <w:rPr>
                  <w:color w:val="000000" w:themeColor="text1"/>
                  <w:sz w:val="20"/>
                  <w:szCs w:val="20"/>
                  <w:lang w:val="fr-ML"/>
                  <w:rPrChange w:id="14630" w:author="Dr Mamadou SANOGO" w:date="2023-10-25T18:15:00Z">
                    <w:rPr>
                      <w:sz w:val="20"/>
                      <w:szCs w:val="20"/>
                      <w:lang w:val="fr-ML"/>
                    </w:rPr>
                  </w:rPrChange>
                </w:rPr>
                <w:delText>Mesurer l’impact à travers les indicateurs de satisfaction des étudiants en intégrant quelques questions dans les questionnaires d’évaluation des enseignements qui pourraient être analysées à la fin de l’année</w:delText>
              </w:r>
            </w:del>
          </w:p>
        </w:tc>
      </w:tr>
      <w:tr w:rsidR="007A4AFC" w:rsidRPr="007A4AFC" w:rsidDel="00A75F71" w14:paraId="52E747FF" w14:textId="77777777" w:rsidTr="008C0870">
        <w:trPr>
          <w:trHeight w:val="4676"/>
          <w:del w:id="14631" w:author="Dr Mamadou SANOGO" w:date="2023-10-25T17:45:00Z"/>
        </w:trPr>
        <w:tc>
          <w:tcPr>
            <w:tcW w:w="1762" w:type="dxa"/>
            <w:vAlign w:val="center"/>
          </w:tcPr>
          <w:p w14:paraId="27046906" w14:textId="1B352450" w:rsidR="00E67C42" w:rsidRPr="007A4AFC" w:rsidDel="00A75F71" w:rsidRDefault="00E67C42" w:rsidP="00F84391">
            <w:pPr>
              <w:widowControl w:val="0"/>
              <w:autoSpaceDE w:val="0"/>
              <w:autoSpaceDN w:val="0"/>
              <w:adjustRightInd w:val="0"/>
              <w:spacing w:line="240" w:lineRule="auto"/>
              <w:ind w:left="100"/>
              <w:rPr>
                <w:del w:id="14632" w:author="Dr Mamadou SANOGO" w:date="2023-10-25T17:45:00Z"/>
                <w:color w:val="000000" w:themeColor="text1"/>
                <w:sz w:val="20"/>
                <w:szCs w:val="20"/>
                <w:rPrChange w:id="14633" w:author="Dr Mamadou SANOGO" w:date="2023-10-25T18:15:00Z">
                  <w:rPr>
                    <w:del w:id="14634" w:author="Dr Mamadou SANOGO" w:date="2023-10-25T17:45:00Z"/>
                    <w:sz w:val="20"/>
                    <w:szCs w:val="20"/>
                  </w:rPr>
                </w:rPrChange>
              </w:rPr>
            </w:pPr>
            <w:del w:id="14635" w:author="Dr Mamadou SANOGO" w:date="2023-10-25T17:45:00Z">
              <w:r w:rsidRPr="007A4AFC" w:rsidDel="00A75F71">
                <w:rPr>
                  <w:color w:val="000000" w:themeColor="text1"/>
                  <w:sz w:val="20"/>
                  <w:szCs w:val="20"/>
                  <w:rPrChange w:id="14636" w:author="Dr Mamadou SANOGO" w:date="2023-10-25T18:15:00Z">
                    <w:rPr>
                      <w:sz w:val="20"/>
                      <w:szCs w:val="20"/>
                    </w:rPr>
                  </w:rPrChange>
                </w:rPr>
                <w:delText>Fonctionnement du cursus</w:delText>
              </w:r>
            </w:del>
          </w:p>
        </w:tc>
        <w:tc>
          <w:tcPr>
            <w:tcW w:w="3117" w:type="dxa"/>
          </w:tcPr>
          <w:p w14:paraId="51B01ED2" w14:textId="1AB69FE7"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4637" w:author="Dr Mamadou SANOGO" w:date="2023-10-25T17:45:00Z"/>
                <w:color w:val="000000" w:themeColor="text1"/>
                <w:sz w:val="20"/>
                <w:szCs w:val="20"/>
                <w:lang w:val="fr-ML"/>
                <w:rPrChange w:id="14638" w:author="Dr Mamadou SANOGO" w:date="2023-10-25T18:15:00Z">
                  <w:rPr>
                    <w:del w:id="14639" w:author="Dr Mamadou SANOGO" w:date="2023-10-25T17:45:00Z"/>
                    <w:sz w:val="20"/>
                    <w:szCs w:val="20"/>
                    <w:lang w:val="fr-ML"/>
                  </w:rPr>
                </w:rPrChange>
              </w:rPr>
            </w:pPr>
            <w:del w:id="14640" w:author="Dr Mamadou SANOGO" w:date="2023-10-25T17:45:00Z">
              <w:r w:rsidRPr="007A4AFC" w:rsidDel="00A75F71">
                <w:rPr>
                  <w:color w:val="000000" w:themeColor="text1"/>
                  <w:sz w:val="20"/>
                  <w:szCs w:val="20"/>
                  <w:lang w:val="fr-ML"/>
                  <w:rPrChange w:id="14641" w:author="Dr Mamadou SANOGO" w:date="2023-10-25T18:15:00Z">
                    <w:rPr>
                      <w:sz w:val="20"/>
                      <w:szCs w:val="20"/>
                      <w:lang w:val="fr-ML"/>
                    </w:rPr>
                  </w:rPrChange>
                </w:rPr>
                <w:delText>• Informer au sujet du Master à</w:delText>
              </w:r>
              <w:r w:rsidR="00F84391" w:rsidRPr="007A4AFC" w:rsidDel="00A75F71">
                <w:rPr>
                  <w:color w:val="000000" w:themeColor="text1"/>
                  <w:sz w:val="20"/>
                  <w:szCs w:val="20"/>
                  <w:lang w:val="fr-ML"/>
                  <w:rPrChange w:id="14642"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4643" w:author="Dr Mamadou SANOGO" w:date="2023-10-25T18:15:00Z">
                    <w:rPr>
                      <w:sz w:val="20"/>
                      <w:szCs w:val="20"/>
                      <w:lang w:val="fr-ML"/>
                    </w:rPr>
                  </w:rPrChange>
                </w:rPr>
                <w:delText>temps partiel</w:delText>
              </w:r>
            </w:del>
          </w:p>
          <w:p w14:paraId="6C9B51FA" w14:textId="6B211D3C" w:rsidR="00E67C42" w:rsidRPr="007A4AFC" w:rsidDel="00A75F71" w:rsidRDefault="00E67C42" w:rsidP="00E67C42">
            <w:pPr>
              <w:widowControl w:val="0"/>
              <w:autoSpaceDE w:val="0"/>
              <w:autoSpaceDN w:val="0"/>
              <w:adjustRightInd w:val="0"/>
              <w:spacing w:line="240" w:lineRule="auto"/>
              <w:rPr>
                <w:del w:id="14644" w:author="Dr Mamadou SANOGO" w:date="2023-10-25T17:45:00Z"/>
                <w:color w:val="000000" w:themeColor="text1"/>
                <w:sz w:val="20"/>
                <w:szCs w:val="20"/>
                <w:lang w:val="fr-ML"/>
                <w:rPrChange w:id="14645" w:author="Dr Mamadou SANOGO" w:date="2023-10-25T18:15:00Z">
                  <w:rPr>
                    <w:del w:id="14646" w:author="Dr Mamadou SANOGO" w:date="2023-10-25T17:45:00Z"/>
                    <w:sz w:val="20"/>
                    <w:szCs w:val="20"/>
                    <w:lang w:val="fr-ML"/>
                  </w:rPr>
                </w:rPrChange>
              </w:rPr>
            </w:pPr>
          </w:p>
          <w:p w14:paraId="1DA4CF0C" w14:textId="706B691A" w:rsidR="00E67C42" w:rsidRPr="007A4AFC" w:rsidDel="00A75F71" w:rsidRDefault="00E67C42" w:rsidP="00E67C42">
            <w:pPr>
              <w:widowControl w:val="0"/>
              <w:autoSpaceDE w:val="0"/>
              <w:autoSpaceDN w:val="0"/>
              <w:adjustRightInd w:val="0"/>
              <w:spacing w:line="240" w:lineRule="auto"/>
              <w:rPr>
                <w:del w:id="14647" w:author="Dr Mamadou SANOGO" w:date="2023-10-25T17:45:00Z"/>
                <w:color w:val="000000" w:themeColor="text1"/>
                <w:sz w:val="20"/>
                <w:szCs w:val="20"/>
                <w:lang w:val="fr-ML"/>
                <w:rPrChange w:id="14648" w:author="Dr Mamadou SANOGO" w:date="2023-10-25T18:15:00Z">
                  <w:rPr>
                    <w:del w:id="14649" w:author="Dr Mamadou SANOGO" w:date="2023-10-25T17:45:00Z"/>
                    <w:sz w:val="20"/>
                    <w:szCs w:val="20"/>
                    <w:lang w:val="fr-ML"/>
                  </w:rPr>
                </w:rPrChange>
              </w:rPr>
            </w:pPr>
          </w:p>
          <w:p w14:paraId="56A7B023" w14:textId="63ABF045" w:rsidR="00E67C42" w:rsidRPr="007A4AFC" w:rsidDel="00A75F71" w:rsidRDefault="00E67C42" w:rsidP="00E67C42">
            <w:pPr>
              <w:widowControl w:val="0"/>
              <w:autoSpaceDE w:val="0"/>
              <w:autoSpaceDN w:val="0"/>
              <w:adjustRightInd w:val="0"/>
              <w:spacing w:line="240" w:lineRule="auto"/>
              <w:rPr>
                <w:del w:id="14650" w:author="Dr Mamadou SANOGO" w:date="2023-10-25T17:45:00Z"/>
                <w:color w:val="000000" w:themeColor="text1"/>
                <w:sz w:val="20"/>
                <w:szCs w:val="20"/>
                <w:lang w:val="fr-ML"/>
                <w:rPrChange w:id="14651" w:author="Dr Mamadou SANOGO" w:date="2023-10-25T18:15:00Z">
                  <w:rPr>
                    <w:del w:id="14652" w:author="Dr Mamadou SANOGO" w:date="2023-10-25T17:45:00Z"/>
                    <w:sz w:val="20"/>
                    <w:szCs w:val="20"/>
                    <w:lang w:val="fr-ML"/>
                  </w:rPr>
                </w:rPrChange>
              </w:rPr>
            </w:pPr>
          </w:p>
          <w:p w14:paraId="7A1D1211" w14:textId="2AD0BD92"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4653" w:author="Dr Mamadou SANOGO" w:date="2023-10-25T17:45:00Z"/>
                <w:color w:val="000000" w:themeColor="text1"/>
                <w:sz w:val="20"/>
                <w:szCs w:val="20"/>
                <w:lang w:val="fr-ML"/>
                <w:rPrChange w:id="14654" w:author="Dr Mamadou SANOGO" w:date="2023-10-25T18:15:00Z">
                  <w:rPr>
                    <w:del w:id="14655" w:author="Dr Mamadou SANOGO" w:date="2023-10-25T17:45:00Z"/>
                    <w:sz w:val="20"/>
                    <w:szCs w:val="20"/>
                    <w:lang w:val="fr-ML"/>
                  </w:rPr>
                </w:rPrChange>
              </w:rPr>
            </w:pPr>
            <w:del w:id="14656" w:author="Dr Mamadou SANOGO" w:date="2023-10-25T17:45:00Z">
              <w:r w:rsidRPr="007A4AFC" w:rsidDel="00A75F71">
                <w:rPr>
                  <w:color w:val="000000" w:themeColor="text1"/>
                  <w:sz w:val="20"/>
                  <w:szCs w:val="20"/>
                  <w:lang w:val="fr-ML"/>
                  <w:rPrChange w:id="14657" w:author="Dr Mamadou SANOGO" w:date="2023-10-25T18:15:00Z">
                    <w:rPr>
                      <w:sz w:val="20"/>
                      <w:szCs w:val="20"/>
                      <w:lang w:val="fr-ML"/>
                    </w:rPr>
                  </w:rPrChange>
                </w:rPr>
                <w:delText>• Améliorer l’encadrement des mémoires</w:delText>
              </w:r>
            </w:del>
          </w:p>
          <w:p w14:paraId="484B10D5" w14:textId="2505435C" w:rsidR="00E67C42" w:rsidRPr="007A4AFC" w:rsidDel="00A75F71" w:rsidRDefault="00E67C42" w:rsidP="00E67C42">
            <w:pPr>
              <w:widowControl w:val="0"/>
              <w:autoSpaceDE w:val="0"/>
              <w:autoSpaceDN w:val="0"/>
              <w:adjustRightInd w:val="0"/>
              <w:spacing w:line="240" w:lineRule="auto"/>
              <w:rPr>
                <w:del w:id="14658" w:author="Dr Mamadou SANOGO" w:date="2023-10-25T17:45:00Z"/>
                <w:color w:val="000000" w:themeColor="text1"/>
                <w:sz w:val="20"/>
                <w:szCs w:val="20"/>
                <w:lang w:val="fr-ML"/>
                <w:rPrChange w:id="14659" w:author="Dr Mamadou SANOGO" w:date="2023-10-25T18:15:00Z">
                  <w:rPr>
                    <w:del w:id="14660" w:author="Dr Mamadou SANOGO" w:date="2023-10-25T17:45:00Z"/>
                    <w:sz w:val="20"/>
                    <w:szCs w:val="20"/>
                    <w:lang w:val="fr-ML"/>
                  </w:rPr>
                </w:rPrChange>
              </w:rPr>
            </w:pPr>
          </w:p>
          <w:p w14:paraId="6F3DE098" w14:textId="0C62FEFF"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4661" w:author="Dr Mamadou SANOGO" w:date="2023-10-25T17:45:00Z"/>
                <w:color w:val="000000" w:themeColor="text1"/>
                <w:sz w:val="20"/>
                <w:szCs w:val="20"/>
                <w:lang w:val="fr-ML"/>
                <w:rPrChange w:id="14662" w:author="Dr Mamadou SANOGO" w:date="2023-10-25T18:15:00Z">
                  <w:rPr>
                    <w:del w:id="14663" w:author="Dr Mamadou SANOGO" w:date="2023-10-25T17:45:00Z"/>
                    <w:sz w:val="20"/>
                    <w:szCs w:val="20"/>
                    <w:lang w:val="fr-ML"/>
                  </w:rPr>
                </w:rPrChange>
              </w:rPr>
            </w:pPr>
            <w:del w:id="14664" w:author="Dr Mamadou SANOGO" w:date="2023-10-25T17:45:00Z">
              <w:r w:rsidRPr="007A4AFC" w:rsidDel="00A75F71">
                <w:rPr>
                  <w:color w:val="000000" w:themeColor="text1"/>
                  <w:sz w:val="20"/>
                  <w:szCs w:val="20"/>
                  <w:lang w:val="fr-ML"/>
                  <w:rPrChange w:id="14665" w:author="Dr Mamadou SANOGO" w:date="2023-10-25T18:15:00Z">
                    <w:rPr>
                      <w:sz w:val="20"/>
                      <w:szCs w:val="20"/>
                      <w:lang w:val="fr-ML"/>
                    </w:rPr>
                  </w:rPrChange>
                </w:rPr>
                <w:delText>• Assurer une meilleure répartition des enseignements entre les semestres</w:delText>
              </w:r>
            </w:del>
          </w:p>
        </w:tc>
        <w:tc>
          <w:tcPr>
            <w:tcW w:w="3387" w:type="dxa"/>
          </w:tcPr>
          <w:p w14:paraId="4430BE3A" w14:textId="4620A53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4666" w:author="Dr Mamadou SANOGO" w:date="2023-10-25T17:45:00Z"/>
                <w:color w:val="000000" w:themeColor="text1"/>
                <w:sz w:val="20"/>
                <w:szCs w:val="20"/>
                <w:lang w:val="fr-ML"/>
                <w:rPrChange w:id="14667" w:author="Dr Mamadou SANOGO" w:date="2023-10-25T18:15:00Z">
                  <w:rPr>
                    <w:del w:id="14668" w:author="Dr Mamadou SANOGO" w:date="2023-10-25T17:45:00Z"/>
                    <w:sz w:val="20"/>
                    <w:szCs w:val="20"/>
                    <w:lang w:val="fr-ML"/>
                  </w:rPr>
                </w:rPrChange>
              </w:rPr>
            </w:pPr>
            <w:del w:id="14669" w:author="Dr Mamadou SANOGO" w:date="2023-10-25T17:45:00Z">
              <w:r w:rsidRPr="007A4AFC" w:rsidDel="00A75F71">
                <w:rPr>
                  <w:color w:val="000000" w:themeColor="text1"/>
                  <w:sz w:val="20"/>
                  <w:szCs w:val="20"/>
                  <w:lang w:val="fr-ML"/>
                  <w:rPrChange w:id="14670" w:author="Dr Mamadou SANOGO" w:date="2023-10-25T18:15:00Z">
                    <w:rPr>
                      <w:sz w:val="20"/>
                      <w:szCs w:val="20"/>
                      <w:lang w:val="fr-ML"/>
                    </w:rPr>
                  </w:rPrChange>
                </w:rPr>
                <w:delText>Insérer une rubrique « Master à</w:delText>
              </w:r>
              <w:r w:rsidR="00F84391" w:rsidRPr="007A4AFC" w:rsidDel="00A75F71">
                <w:rPr>
                  <w:color w:val="000000" w:themeColor="text1"/>
                  <w:sz w:val="20"/>
                  <w:szCs w:val="20"/>
                  <w:lang w:val="fr-ML"/>
                  <w:rPrChange w:id="14671"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4672" w:author="Dr Mamadou SANOGO" w:date="2023-10-25T18:15:00Z">
                    <w:rPr>
                      <w:sz w:val="20"/>
                      <w:szCs w:val="20"/>
                      <w:lang w:val="fr-ML"/>
                    </w:rPr>
                  </w:rPrChange>
                </w:rPr>
                <w:delText>temps partiel » dans les supports de présentation du Master (page web, brochure)</w:delText>
              </w:r>
            </w:del>
          </w:p>
          <w:p w14:paraId="1CFEA0A6" w14:textId="76D80B3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4673" w:author="Dr Mamadou SANOGO" w:date="2023-10-25T17:45:00Z"/>
                <w:color w:val="000000" w:themeColor="text1"/>
                <w:sz w:val="20"/>
                <w:szCs w:val="20"/>
                <w:lang w:val="fr-ML"/>
                <w:rPrChange w:id="14674" w:author="Dr Mamadou SANOGO" w:date="2023-10-25T18:15:00Z">
                  <w:rPr>
                    <w:del w:id="14675" w:author="Dr Mamadou SANOGO" w:date="2023-10-25T17:45:00Z"/>
                    <w:sz w:val="20"/>
                    <w:szCs w:val="20"/>
                    <w:lang w:val="fr-ML"/>
                  </w:rPr>
                </w:rPrChange>
              </w:rPr>
            </w:pPr>
            <w:del w:id="14676" w:author="Dr Mamadou SANOGO" w:date="2023-10-25T17:45:00Z">
              <w:r w:rsidRPr="007A4AFC" w:rsidDel="00A75F71">
                <w:rPr>
                  <w:color w:val="000000" w:themeColor="text1"/>
                  <w:sz w:val="20"/>
                  <w:szCs w:val="20"/>
                  <w:lang w:val="fr-ML"/>
                  <w:rPrChange w:id="14677" w:author="Dr Mamadou SANOGO" w:date="2023-10-25T18:15:00Z">
                    <w:rPr>
                      <w:sz w:val="20"/>
                      <w:szCs w:val="20"/>
                      <w:lang w:val="fr-ML"/>
                    </w:rPr>
                  </w:rPrChange>
                </w:rPr>
                <w:delText>Assurer une meilleure répartition des mémoires entre enseignants</w:delText>
              </w:r>
            </w:del>
          </w:p>
          <w:p w14:paraId="6F65BC9F" w14:textId="2AA7999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4678" w:author="Dr Mamadou SANOGO" w:date="2023-10-25T17:45:00Z"/>
                <w:color w:val="000000" w:themeColor="text1"/>
                <w:sz w:val="20"/>
                <w:szCs w:val="20"/>
                <w:lang w:val="fr-ML"/>
                <w:rPrChange w:id="14679" w:author="Dr Mamadou SANOGO" w:date="2023-10-25T18:15:00Z">
                  <w:rPr>
                    <w:del w:id="14680" w:author="Dr Mamadou SANOGO" w:date="2023-10-25T17:45:00Z"/>
                    <w:sz w:val="20"/>
                    <w:szCs w:val="20"/>
                    <w:lang w:val="fr-ML"/>
                  </w:rPr>
                </w:rPrChange>
              </w:rPr>
            </w:pPr>
            <w:del w:id="14681" w:author="Dr Mamadou SANOGO" w:date="2023-10-25T17:45:00Z">
              <w:r w:rsidRPr="007A4AFC" w:rsidDel="00A75F71">
                <w:rPr>
                  <w:color w:val="000000" w:themeColor="text1"/>
                  <w:sz w:val="20"/>
                  <w:szCs w:val="20"/>
                  <w:lang w:val="fr-ML"/>
                  <w:rPrChange w:id="14682" w:author="Dr Mamadou SANOGO" w:date="2023-10-25T18:15:00Z">
                    <w:rPr>
                      <w:sz w:val="20"/>
                      <w:szCs w:val="20"/>
                      <w:lang w:val="fr-ML"/>
                    </w:rPr>
                  </w:rPrChange>
                </w:rPr>
                <w:delText>Visibiliser les thématiques sur lesquelles travaillent les enseignants et les unités de recherche</w:delText>
              </w:r>
            </w:del>
          </w:p>
          <w:p w14:paraId="2D020212" w14:textId="3616016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4683" w:author="Dr Mamadou SANOGO" w:date="2023-10-25T17:45:00Z"/>
                <w:color w:val="000000" w:themeColor="text1"/>
                <w:sz w:val="20"/>
                <w:szCs w:val="20"/>
                <w:lang w:val="fr-ML"/>
                <w:rPrChange w:id="14684" w:author="Dr Mamadou SANOGO" w:date="2023-10-25T18:15:00Z">
                  <w:rPr>
                    <w:del w:id="14685" w:author="Dr Mamadou SANOGO" w:date="2023-10-25T17:45:00Z"/>
                    <w:sz w:val="20"/>
                    <w:szCs w:val="20"/>
                    <w:lang w:val="fr-ML"/>
                  </w:rPr>
                </w:rPrChange>
              </w:rPr>
            </w:pPr>
            <w:del w:id="14686" w:author="Dr Mamadou SANOGO" w:date="2023-10-25T17:45:00Z">
              <w:r w:rsidRPr="007A4AFC" w:rsidDel="00A75F71">
                <w:rPr>
                  <w:color w:val="000000" w:themeColor="text1"/>
                  <w:sz w:val="20"/>
                  <w:szCs w:val="20"/>
                  <w:lang w:val="fr-ML"/>
                  <w:rPrChange w:id="14687" w:author="Dr Mamadou SANOGO" w:date="2023-10-25T18:15:00Z">
                    <w:rPr>
                      <w:sz w:val="20"/>
                      <w:szCs w:val="20"/>
                      <w:lang w:val="fr-ML"/>
                    </w:rPr>
                  </w:rPrChange>
                </w:rPr>
                <w:delText xml:space="preserve"> Repenser le mode de fonctionnement de l’atelier des mémorants et renforcer le tutorat individualisé sous la responsabilité d’un enseignant.</w:delText>
              </w:r>
            </w:del>
          </w:p>
          <w:p w14:paraId="33DE2A1F" w14:textId="55E6C228"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4688" w:author="Dr Mamadou SANOGO" w:date="2023-10-25T17:45:00Z"/>
                <w:color w:val="000000" w:themeColor="text1"/>
                <w:sz w:val="20"/>
                <w:szCs w:val="20"/>
                <w:lang w:val="fr-ML"/>
                <w:rPrChange w:id="14689" w:author="Dr Mamadou SANOGO" w:date="2023-10-25T18:15:00Z">
                  <w:rPr>
                    <w:del w:id="14690" w:author="Dr Mamadou SANOGO" w:date="2023-10-25T17:45:00Z"/>
                    <w:sz w:val="20"/>
                    <w:szCs w:val="20"/>
                    <w:lang w:val="fr-ML"/>
                  </w:rPr>
                </w:rPrChange>
              </w:rPr>
            </w:pPr>
            <w:del w:id="14691" w:author="Dr Mamadou SANOGO" w:date="2023-10-25T17:45:00Z">
              <w:r w:rsidRPr="007A4AFC" w:rsidDel="00A75F71">
                <w:rPr>
                  <w:color w:val="000000" w:themeColor="text1"/>
                  <w:sz w:val="20"/>
                  <w:szCs w:val="20"/>
                  <w:lang w:val="fr-ML"/>
                  <w:rPrChange w:id="14692" w:author="Dr Mamadou SANOGO" w:date="2023-10-25T18:15:00Z">
                    <w:rPr>
                      <w:sz w:val="20"/>
                      <w:szCs w:val="20"/>
                      <w:lang w:val="fr-ML"/>
                    </w:rPr>
                  </w:rPrChange>
                </w:rPr>
                <w:delText>Restructurer la répartition des enseignements entre les deux semestres et encourager l’expérimentation de « cours blocs ».</w:delText>
              </w:r>
            </w:del>
          </w:p>
        </w:tc>
        <w:tc>
          <w:tcPr>
            <w:tcW w:w="2168" w:type="dxa"/>
          </w:tcPr>
          <w:p w14:paraId="53D25EEB" w14:textId="591AC64D" w:rsidR="00E67C42" w:rsidRPr="007A4AFC" w:rsidDel="00A75F71" w:rsidRDefault="00E67C42" w:rsidP="008C0870">
            <w:pPr>
              <w:widowControl w:val="0"/>
              <w:autoSpaceDE w:val="0"/>
              <w:autoSpaceDN w:val="0"/>
              <w:adjustRightInd w:val="0"/>
              <w:spacing w:line="240" w:lineRule="auto"/>
              <w:ind w:left="105"/>
              <w:rPr>
                <w:del w:id="14693" w:author="Dr Mamadou SANOGO" w:date="2023-10-25T17:45:00Z"/>
                <w:color w:val="000000" w:themeColor="text1"/>
                <w:sz w:val="20"/>
                <w:szCs w:val="20"/>
                <w:rPrChange w:id="14694" w:author="Dr Mamadou SANOGO" w:date="2023-10-25T18:15:00Z">
                  <w:rPr>
                    <w:del w:id="14695" w:author="Dr Mamadou SANOGO" w:date="2023-10-25T17:45:00Z"/>
                    <w:sz w:val="20"/>
                    <w:szCs w:val="20"/>
                  </w:rPr>
                </w:rPrChange>
              </w:rPr>
            </w:pPr>
            <w:del w:id="14696" w:author="Dr Mamadou SANOGO" w:date="2023-10-25T17:45:00Z">
              <w:r w:rsidRPr="007A4AFC" w:rsidDel="00A75F71">
                <w:rPr>
                  <w:color w:val="000000" w:themeColor="text1"/>
                  <w:sz w:val="20"/>
                  <w:szCs w:val="20"/>
                  <w:rPrChange w:id="14697" w:author="Dr Mamadou SANOGO" w:date="2023-10-25T18:15:00Z">
                    <w:rPr>
                      <w:sz w:val="20"/>
                      <w:szCs w:val="20"/>
                    </w:rPr>
                  </w:rPrChange>
                </w:rPr>
                <w:delText xml:space="preserve">- </w:delText>
              </w:r>
              <w:r w:rsidR="006C5E5B" w:rsidRPr="007A4AFC" w:rsidDel="00A75F71">
                <w:rPr>
                  <w:color w:val="000000" w:themeColor="text1"/>
                  <w:sz w:val="20"/>
                  <w:szCs w:val="20"/>
                  <w:rPrChange w:id="14698" w:author="Dr Mamadou SANOGO" w:date="2023-10-25T18:15:00Z">
                    <w:rPr>
                      <w:sz w:val="20"/>
                      <w:szCs w:val="20"/>
                    </w:rPr>
                  </w:rPrChange>
                </w:rPr>
                <w:delText>Directeur des études</w:delText>
              </w:r>
            </w:del>
          </w:p>
          <w:p w14:paraId="48904931" w14:textId="73364C44" w:rsidR="00E67C42" w:rsidRPr="007A4AFC" w:rsidDel="00A75F71" w:rsidRDefault="00E67C42" w:rsidP="008C0870">
            <w:pPr>
              <w:widowControl w:val="0"/>
              <w:autoSpaceDE w:val="0"/>
              <w:autoSpaceDN w:val="0"/>
              <w:adjustRightInd w:val="0"/>
              <w:spacing w:line="240" w:lineRule="auto"/>
              <w:rPr>
                <w:del w:id="14699" w:author="Dr Mamadou SANOGO" w:date="2023-10-25T17:45:00Z"/>
                <w:color w:val="000000" w:themeColor="text1"/>
                <w:sz w:val="20"/>
                <w:szCs w:val="20"/>
                <w:lang w:val="fr-ML"/>
                <w:rPrChange w:id="14700" w:author="Dr Mamadou SANOGO" w:date="2023-10-25T18:15:00Z">
                  <w:rPr>
                    <w:del w:id="14701" w:author="Dr Mamadou SANOGO" w:date="2023-10-25T17:45:00Z"/>
                    <w:sz w:val="20"/>
                    <w:szCs w:val="20"/>
                    <w:lang w:val="fr-ML"/>
                  </w:rPr>
                </w:rPrChange>
              </w:rPr>
            </w:pPr>
          </w:p>
          <w:p w14:paraId="6254C540" w14:textId="0518B3CF" w:rsidR="00E67C42" w:rsidRPr="007A4AFC" w:rsidDel="00A75F71" w:rsidRDefault="00E67C42" w:rsidP="008C0870">
            <w:pPr>
              <w:widowControl w:val="0"/>
              <w:autoSpaceDE w:val="0"/>
              <w:autoSpaceDN w:val="0"/>
              <w:adjustRightInd w:val="0"/>
              <w:spacing w:line="240" w:lineRule="auto"/>
              <w:rPr>
                <w:del w:id="14702" w:author="Dr Mamadou SANOGO" w:date="2023-10-25T17:45:00Z"/>
                <w:color w:val="000000" w:themeColor="text1"/>
                <w:sz w:val="20"/>
                <w:szCs w:val="20"/>
                <w:lang w:val="fr-ML"/>
                <w:rPrChange w:id="14703" w:author="Dr Mamadou SANOGO" w:date="2023-10-25T18:15:00Z">
                  <w:rPr>
                    <w:del w:id="14704" w:author="Dr Mamadou SANOGO" w:date="2023-10-25T17:45:00Z"/>
                    <w:sz w:val="20"/>
                    <w:szCs w:val="20"/>
                    <w:lang w:val="fr-ML"/>
                  </w:rPr>
                </w:rPrChange>
              </w:rPr>
            </w:pPr>
          </w:p>
          <w:p w14:paraId="69200A07" w14:textId="1FB6BD48" w:rsidR="00E67C42" w:rsidRPr="007A4AFC" w:rsidDel="00A75F71" w:rsidRDefault="00E67C42" w:rsidP="008C0870">
            <w:pPr>
              <w:widowControl w:val="0"/>
              <w:autoSpaceDE w:val="0"/>
              <w:autoSpaceDN w:val="0"/>
              <w:adjustRightInd w:val="0"/>
              <w:spacing w:line="240" w:lineRule="auto"/>
              <w:rPr>
                <w:del w:id="14705" w:author="Dr Mamadou SANOGO" w:date="2023-10-25T17:45:00Z"/>
                <w:color w:val="000000" w:themeColor="text1"/>
                <w:sz w:val="20"/>
                <w:szCs w:val="20"/>
                <w:lang w:val="fr-ML"/>
                <w:rPrChange w:id="14706" w:author="Dr Mamadou SANOGO" w:date="2023-10-25T18:15:00Z">
                  <w:rPr>
                    <w:del w:id="14707" w:author="Dr Mamadou SANOGO" w:date="2023-10-25T17:45:00Z"/>
                    <w:sz w:val="20"/>
                    <w:szCs w:val="20"/>
                    <w:lang w:val="fr-ML"/>
                  </w:rPr>
                </w:rPrChange>
              </w:rPr>
            </w:pPr>
          </w:p>
          <w:p w14:paraId="0D2DB052" w14:textId="408825A9" w:rsidR="00E67C42" w:rsidRPr="007A4AFC" w:rsidDel="00A75F71" w:rsidRDefault="00E67C42" w:rsidP="008C0870">
            <w:pPr>
              <w:widowControl w:val="0"/>
              <w:autoSpaceDE w:val="0"/>
              <w:autoSpaceDN w:val="0"/>
              <w:adjustRightInd w:val="0"/>
              <w:spacing w:line="240" w:lineRule="auto"/>
              <w:rPr>
                <w:del w:id="14708" w:author="Dr Mamadou SANOGO" w:date="2023-10-25T17:45:00Z"/>
                <w:color w:val="000000" w:themeColor="text1"/>
                <w:sz w:val="20"/>
                <w:szCs w:val="20"/>
                <w:lang w:val="fr-ML"/>
                <w:rPrChange w:id="14709" w:author="Dr Mamadou SANOGO" w:date="2023-10-25T18:15:00Z">
                  <w:rPr>
                    <w:del w:id="14710" w:author="Dr Mamadou SANOGO" w:date="2023-10-25T17:45:00Z"/>
                    <w:sz w:val="20"/>
                    <w:szCs w:val="20"/>
                    <w:lang w:val="fr-ML"/>
                  </w:rPr>
                </w:rPrChange>
              </w:rPr>
            </w:pPr>
          </w:p>
          <w:p w14:paraId="2CD20458" w14:textId="161C1729" w:rsidR="00E67C42" w:rsidRPr="007A4AFC" w:rsidDel="00A75F71" w:rsidRDefault="00E67C42" w:rsidP="008C0870">
            <w:pPr>
              <w:widowControl w:val="0"/>
              <w:autoSpaceDE w:val="0"/>
              <w:autoSpaceDN w:val="0"/>
              <w:adjustRightInd w:val="0"/>
              <w:spacing w:line="240" w:lineRule="auto"/>
              <w:ind w:left="105"/>
              <w:rPr>
                <w:del w:id="14711" w:author="Dr Mamadou SANOGO" w:date="2023-10-25T17:45:00Z"/>
                <w:color w:val="000000" w:themeColor="text1"/>
                <w:sz w:val="20"/>
                <w:szCs w:val="20"/>
                <w:lang w:val="fr-ML"/>
                <w:rPrChange w:id="14712" w:author="Dr Mamadou SANOGO" w:date="2023-10-25T18:15:00Z">
                  <w:rPr>
                    <w:del w:id="14713" w:author="Dr Mamadou SANOGO" w:date="2023-10-25T17:45:00Z"/>
                    <w:sz w:val="20"/>
                    <w:szCs w:val="20"/>
                    <w:lang w:val="fr-ML"/>
                  </w:rPr>
                </w:rPrChange>
              </w:rPr>
            </w:pPr>
            <w:del w:id="14714" w:author="Dr Mamadou SANOGO" w:date="2023-10-25T17:45:00Z">
              <w:r w:rsidRPr="007A4AFC" w:rsidDel="00A75F71">
                <w:rPr>
                  <w:color w:val="000000" w:themeColor="text1"/>
                  <w:sz w:val="20"/>
                  <w:szCs w:val="20"/>
                  <w:lang w:val="fr-ML"/>
                  <w:rPrChange w:id="14715" w:author="Dr Mamadou SANOGO" w:date="2023-10-25T18:15:00Z">
                    <w:rPr>
                      <w:sz w:val="20"/>
                      <w:szCs w:val="20"/>
                      <w:lang w:val="fr-ML"/>
                    </w:rPr>
                  </w:rPrChange>
                </w:rPr>
                <w:delText xml:space="preserve">- </w:delText>
              </w:r>
              <w:r w:rsidR="008C0870" w:rsidRPr="007A4AFC" w:rsidDel="00A75F71">
                <w:rPr>
                  <w:color w:val="000000" w:themeColor="text1"/>
                  <w:sz w:val="20"/>
                  <w:szCs w:val="20"/>
                  <w:lang w:val="fr-ML"/>
                  <w:rPrChange w:id="14716" w:author="Dr Mamadou SANOGO" w:date="2023-10-25T18:15:00Z">
                    <w:rPr>
                      <w:sz w:val="20"/>
                      <w:szCs w:val="20"/>
                      <w:lang w:val="fr-ML"/>
                    </w:rPr>
                  </w:rPrChange>
                </w:rPr>
                <w:delText xml:space="preserve">Directeur des études et </w:delText>
              </w:r>
              <w:r w:rsidRPr="007A4AFC" w:rsidDel="00A75F71">
                <w:rPr>
                  <w:color w:val="000000" w:themeColor="text1"/>
                  <w:sz w:val="20"/>
                  <w:szCs w:val="20"/>
                  <w:lang w:val="fr-ML"/>
                  <w:rPrChange w:id="14717" w:author="Dr Mamadou SANOGO" w:date="2023-10-25T18:15:00Z">
                    <w:rPr>
                      <w:sz w:val="20"/>
                      <w:szCs w:val="20"/>
                      <w:lang w:val="fr-ML"/>
                    </w:rPr>
                  </w:rPrChange>
                </w:rPr>
                <w:delText xml:space="preserve">Groupe de travail </w:delText>
              </w:r>
            </w:del>
          </w:p>
          <w:p w14:paraId="0FFD738C" w14:textId="4EB14B32" w:rsidR="00E67C42" w:rsidRPr="007A4AFC" w:rsidDel="00A75F71" w:rsidRDefault="00E67C42" w:rsidP="008C0870">
            <w:pPr>
              <w:widowControl w:val="0"/>
              <w:autoSpaceDE w:val="0"/>
              <w:autoSpaceDN w:val="0"/>
              <w:adjustRightInd w:val="0"/>
              <w:spacing w:line="240" w:lineRule="auto"/>
              <w:rPr>
                <w:del w:id="14718" w:author="Dr Mamadou SANOGO" w:date="2023-10-25T17:45:00Z"/>
                <w:color w:val="000000" w:themeColor="text1"/>
                <w:sz w:val="20"/>
                <w:szCs w:val="20"/>
                <w:lang w:val="fr-ML"/>
                <w:rPrChange w:id="14719" w:author="Dr Mamadou SANOGO" w:date="2023-10-25T18:15:00Z">
                  <w:rPr>
                    <w:del w:id="14720" w:author="Dr Mamadou SANOGO" w:date="2023-10-25T17:45:00Z"/>
                    <w:sz w:val="20"/>
                    <w:szCs w:val="20"/>
                    <w:lang w:val="fr-ML"/>
                  </w:rPr>
                </w:rPrChange>
              </w:rPr>
            </w:pPr>
          </w:p>
          <w:p w14:paraId="09467198" w14:textId="029EAC10" w:rsidR="00E67C42" w:rsidRPr="007A4AFC" w:rsidDel="00A75F71" w:rsidRDefault="00E67C42" w:rsidP="008C0870">
            <w:pPr>
              <w:widowControl w:val="0"/>
              <w:autoSpaceDE w:val="0"/>
              <w:autoSpaceDN w:val="0"/>
              <w:adjustRightInd w:val="0"/>
              <w:spacing w:line="240" w:lineRule="auto"/>
              <w:rPr>
                <w:del w:id="14721" w:author="Dr Mamadou SANOGO" w:date="2023-10-25T17:45:00Z"/>
                <w:color w:val="000000" w:themeColor="text1"/>
                <w:sz w:val="20"/>
                <w:szCs w:val="20"/>
                <w:lang w:val="fr-ML"/>
                <w:rPrChange w:id="14722" w:author="Dr Mamadou SANOGO" w:date="2023-10-25T18:15:00Z">
                  <w:rPr>
                    <w:del w:id="14723" w:author="Dr Mamadou SANOGO" w:date="2023-10-25T17:45:00Z"/>
                    <w:sz w:val="20"/>
                    <w:szCs w:val="20"/>
                    <w:lang w:val="fr-ML"/>
                  </w:rPr>
                </w:rPrChange>
              </w:rPr>
            </w:pPr>
          </w:p>
          <w:p w14:paraId="52307CDD" w14:textId="5B70EA13" w:rsidR="00E67C42" w:rsidRPr="007A4AFC" w:rsidDel="00A75F71" w:rsidRDefault="00E67C42" w:rsidP="008C0870">
            <w:pPr>
              <w:widowControl w:val="0"/>
              <w:autoSpaceDE w:val="0"/>
              <w:autoSpaceDN w:val="0"/>
              <w:adjustRightInd w:val="0"/>
              <w:spacing w:line="240" w:lineRule="auto"/>
              <w:ind w:left="105"/>
              <w:rPr>
                <w:del w:id="14724" w:author="Dr Mamadou SANOGO" w:date="2023-10-25T17:45:00Z"/>
                <w:color w:val="000000" w:themeColor="text1"/>
                <w:sz w:val="20"/>
                <w:szCs w:val="20"/>
                <w:lang w:val="fr-ML"/>
                <w:rPrChange w:id="14725" w:author="Dr Mamadou SANOGO" w:date="2023-10-25T18:15:00Z">
                  <w:rPr>
                    <w:del w:id="14726" w:author="Dr Mamadou SANOGO" w:date="2023-10-25T17:45:00Z"/>
                    <w:sz w:val="20"/>
                    <w:szCs w:val="20"/>
                    <w:lang w:val="fr-ML"/>
                  </w:rPr>
                </w:rPrChange>
              </w:rPr>
            </w:pPr>
            <w:del w:id="14727" w:author="Dr Mamadou SANOGO" w:date="2023-10-25T17:45:00Z">
              <w:r w:rsidRPr="007A4AFC" w:rsidDel="00A75F71">
                <w:rPr>
                  <w:color w:val="000000" w:themeColor="text1"/>
                  <w:sz w:val="20"/>
                  <w:szCs w:val="20"/>
                  <w:lang w:val="fr-ML"/>
                  <w:rPrChange w:id="14728" w:author="Dr Mamadou SANOGO" w:date="2023-10-25T18:15:00Z">
                    <w:rPr>
                      <w:sz w:val="20"/>
                      <w:szCs w:val="20"/>
                      <w:lang w:val="fr-ML"/>
                    </w:rPr>
                  </w:rPrChange>
                </w:rPr>
                <w:delText xml:space="preserve">- </w:delText>
              </w:r>
              <w:r w:rsidR="005A1EE1" w:rsidRPr="007A4AFC" w:rsidDel="00A75F71">
                <w:rPr>
                  <w:color w:val="000000" w:themeColor="text1"/>
                  <w:sz w:val="20"/>
                  <w:szCs w:val="20"/>
                  <w:lang w:val="fr-ML"/>
                  <w:rPrChange w:id="14729" w:author="Dr Mamadou SANOGO" w:date="2023-10-25T18:15:00Z">
                    <w:rPr>
                      <w:sz w:val="20"/>
                      <w:szCs w:val="20"/>
                      <w:lang w:val="fr-ML"/>
                    </w:rPr>
                  </w:rPrChange>
                </w:rPr>
                <w:delText>Commission d’évaluation</w:delText>
              </w:r>
              <w:r w:rsidRPr="007A4AFC" w:rsidDel="00A75F71">
                <w:rPr>
                  <w:color w:val="000000" w:themeColor="text1"/>
                  <w:sz w:val="20"/>
                  <w:szCs w:val="20"/>
                  <w:lang w:val="fr-ML"/>
                  <w:rPrChange w:id="14730" w:author="Dr Mamadou SANOGO" w:date="2023-10-25T18:15:00Z">
                    <w:rPr>
                      <w:sz w:val="20"/>
                      <w:szCs w:val="20"/>
                      <w:lang w:val="fr-ML"/>
                    </w:rPr>
                  </w:rPrChange>
                </w:rPr>
                <w:delText xml:space="preserve"> et </w:delText>
              </w:r>
              <w:r w:rsidR="008C0870" w:rsidRPr="007A4AFC" w:rsidDel="00A75F71">
                <w:rPr>
                  <w:color w:val="000000" w:themeColor="text1"/>
                  <w:sz w:val="20"/>
                  <w:szCs w:val="20"/>
                  <w:lang w:val="fr-ML"/>
                  <w:rPrChange w:id="14731" w:author="Dr Mamadou SANOGO" w:date="2023-10-25T18:15:00Z">
                    <w:rPr>
                      <w:sz w:val="20"/>
                      <w:szCs w:val="20"/>
                      <w:lang w:val="fr-ML"/>
                    </w:rPr>
                  </w:rPrChange>
                </w:rPr>
                <w:delText>Directeur des études</w:delText>
              </w:r>
            </w:del>
          </w:p>
          <w:p w14:paraId="29330C38" w14:textId="15D0B0FF" w:rsidR="00E67C42" w:rsidRPr="007A4AFC" w:rsidDel="00A75F71" w:rsidRDefault="00E67C42" w:rsidP="008C0870">
            <w:pPr>
              <w:widowControl w:val="0"/>
              <w:autoSpaceDE w:val="0"/>
              <w:autoSpaceDN w:val="0"/>
              <w:adjustRightInd w:val="0"/>
              <w:spacing w:line="240" w:lineRule="auto"/>
              <w:rPr>
                <w:del w:id="14732" w:author="Dr Mamadou SANOGO" w:date="2023-10-25T17:45:00Z"/>
                <w:color w:val="000000" w:themeColor="text1"/>
                <w:sz w:val="20"/>
                <w:szCs w:val="20"/>
                <w:lang w:val="fr-ML"/>
                <w:rPrChange w:id="14733" w:author="Dr Mamadou SANOGO" w:date="2023-10-25T18:15:00Z">
                  <w:rPr>
                    <w:del w:id="14734" w:author="Dr Mamadou SANOGO" w:date="2023-10-25T17:45:00Z"/>
                    <w:sz w:val="20"/>
                    <w:szCs w:val="20"/>
                    <w:lang w:val="fr-ML"/>
                  </w:rPr>
                </w:rPrChange>
              </w:rPr>
            </w:pPr>
          </w:p>
          <w:p w14:paraId="72C76F60" w14:textId="0222F52A" w:rsidR="008C0870" w:rsidRPr="007A4AFC" w:rsidDel="00A75F71" w:rsidRDefault="008C0870" w:rsidP="008C0870">
            <w:pPr>
              <w:widowControl w:val="0"/>
              <w:autoSpaceDE w:val="0"/>
              <w:autoSpaceDN w:val="0"/>
              <w:adjustRightInd w:val="0"/>
              <w:spacing w:line="240" w:lineRule="auto"/>
              <w:rPr>
                <w:del w:id="14735" w:author="Dr Mamadou SANOGO" w:date="2023-10-25T17:45:00Z"/>
                <w:color w:val="000000" w:themeColor="text1"/>
                <w:sz w:val="20"/>
                <w:szCs w:val="20"/>
                <w:lang w:val="fr-ML"/>
                <w:rPrChange w:id="14736" w:author="Dr Mamadou SANOGO" w:date="2023-10-25T18:15:00Z">
                  <w:rPr>
                    <w:del w:id="14737" w:author="Dr Mamadou SANOGO" w:date="2023-10-25T17:45:00Z"/>
                    <w:sz w:val="20"/>
                    <w:szCs w:val="20"/>
                    <w:lang w:val="fr-ML"/>
                  </w:rPr>
                </w:rPrChange>
              </w:rPr>
            </w:pPr>
          </w:p>
          <w:p w14:paraId="6D02A753" w14:textId="244A0B17" w:rsidR="00E67C42" w:rsidRPr="007A4AFC" w:rsidDel="00A75F71" w:rsidRDefault="00E67C42" w:rsidP="008C0870">
            <w:pPr>
              <w:widowControl w:val="0"/>
              <w:autoSpaceDE w:val="0"/>
              <w:autoSpaceDN w:val="0"/>
              <w:adjustRightInd w:val="0"/>
              <w:spacing w:line="240" w:lineRule="auto"/>
              <w:ind w:left="105"/>
              <w:rPr>
                <w:del w:id="14738" w:author="Dr Mamadou SANOGO" w:date="2023-10-25T17:45:00Z"/>
                <w:color w:val="000000" w:themeColor="text1"/>
                <w:sz w:val="20"/>
                <w:szCs w:val="20"/>
                <w:rPrChange w:id="14739" w:author="Dr Mamadou SANOGO" w:date="2023-10-25T18:15:00Z">
                  <w:rPr>
                    <w:del w:id="14740" w:author="Dr Mamadou SANOGO" w:date="2023-10-25T17:45:00Z"/>
                    <w:sz w:val="20"/>
                    <w:szCs w:val="20"/>
                  </w:rPr>
                </w:rPrChange>
              </w:rPr>
            </w:pPr>
            <w:del w:id="14741" w:author="Dr Mamadou SANOGO" w:date="2023-10-25T17:45:00Z">
              <w:r w:rsidRPr="007A4AFC" w:rsidDel="00A75F71">
                <w:rPr>
                  <w:color w:val="000000" w:themeColor="text1"/>
                  <w:sz w:val="20"/>
                  <w:szCs w:val="20"/>
                  <w:lang w:val="fr-ML"/>
                  <w:rPrChange w:id="14742" w:author="Dr Mamadou SANOGO" w:date="2023-10-25T18:15:00Z">
                    <w:rPr>
                      <w:sz w:val="20"/>
                      <w:szCs w:val="20"/>
                      <w:lang w:val="fr-ML"/>
                    </w:rPr>
                  </w:rPrChange>
                </w:rPr>
                <w:delText xml:space="preserve">- Programme informatique développé par </w:delText>
              </w:r>
              <w:r w:rsidR="008C0870" w:rsidRPr="007A4AFC" w:rsidDel="00A75F71">
                <w:rPr>
                  <w:color w:val="000000" w:themeColor="text1"/>
                  <w:sz w:val="20"/>
                  <w:szCs w:val="20"/>
                  <w:lang w:val="fr-ML"/>
                  <w:rPrChange w:id="14743" w:author="Dr Mamadou SANOGO" w:date="2023-10-25T18:15:00Z">
                    <w:rPr>
                      <w:sz w:val="20"/>
                      <w:szCs w:val="20"/>
                      <w:lang w:val="fr-ML"/>
                    </w:rPr>
                  </w:rPrChange>
                </w:rPr>
                <w:delText xml:space="preserve">le service </w:delText>
              </w:r>
              <w:r w:rsidR="005A1EE1" w:rsidRPr="007A4AFC" w:rsidDel="00A75F71">
                <w:rPr>
                  <w:color w:val="000000" w:themeColor="text1"/>
                  <w:sz w:val="20"/>
                  <w:szCs w:val="20"/>
                  <w:lang w:val="fr-ML"/>
                  <w:rPrChange w:id="14744" w:author="Dr Mamadou SANOGO" w:date="2023-10-25T18:15:00Z">
                    <w:rPr>
                      <w:sz w:val="20"/>
                      <w:szCs w:val="20"/>
                      <w:lang w:val="fr-ML"/>
                    </w:rPr>
                  </w:rPrChange>
                </w:rPr>
                <w:delText>informatique, testé</w:delText>
              </w:r>
              <w:r w:rsidRPr="007A4AFC" w:rsidDel="00A75F71">
                <w:rPr>
                  <w:color w:val="000000" w:themeColor="text1"/>
                  <w:sz w:val="20"/>
                  <w:szCs w:val="20"/>
                  <w:lang w:val="fr-ML"/>
                  <w:rPrChange w:id="14745" w:author="Dr Mamadou SANOGO" w:date="2023-10-25T18:15:00Z">
                    <w:rPr>
                      <w:sz w:val="20"/>
                      <w:szCs w:val="20"/>
                      <w:lang w:val="fr-ML"/>
                    </w:rPr>
                  </w:rPrChange>
                </w:rPr>
                <w:delText xml:space="preserve"> dès novembre 20</w:delText>
              </w:r>
              <w:r w:rsidR="008C0870" w:rsidRPr="007A4AFC" w:rsidDel="00A75F71">
                <w:rPr>
                  <w:color w:val="000000" w:themeColor="text1"/>
                  <w:sz w:val="20"/>
                  <w:szCs w:val="20"/>
                  <w:lang w:val="fr-ML"/>
                  <w:rPrChange w:id="14746" w:author="Dr Mamadou SANOGO" w:date="2023-10-25T18:15:00Z">
                    <w:rPr>
                      <w:sz w:val="20"/>
                      <w:szCs w:val="20"/>
                      <w:lang w:val="fr-ML"/>
                    </w:rPr>
                  </w:rPrChange>
                </w:rPr>
                <w:delText>23</w:delText>
              </w:r>
            </w:del>
          </w:p>
        </w:tc>
        <w:tc>
          <w:tcPr>
            <w:tcW w:w="1897" w:type="dxa"/>
          </w:tcPr>
          <w:p w14:paraId="0746B029" w14:textId="7F78D3E0" w:rsidR="006C5E5B" w:rsidRPr="007A4AFC" w:rsidDel="00A75F71" w:rsidRDefault="006C5E5B" w:rsidP="006C5E5B">
            <w:pPr>
              <w:widowControl w:val="0"/>
              <w:autoSpaceDE w:val="0"/>
              <w:autoSpaceDN w:val="0"/>
              <w:adjustRightInd w:val="0"/>
              <w:spacing w:line="240" w:lineRule="auto"/>
              <w:ind w:left="100"/>
              <w:rPr>
                <w:del w:id="14747" w:author="Dr Mamadou SANOGO" w:date="2023-10-25T17:45:00Z"/>
                <w:color w:val="000000" w:themeColor="text1"/>
                <w:sz w:val="20"/>
                <w:szCs w:val="20"/>
                <w:rPrChange w:id="14748" w:author="Dr Mamadou SANOGO" w:date="2023-10-25T18:15:00Z">
                  <w:rPr>
                    <w:del w:id="14749" w:author="Dr Mamadou SANOGO" w:date="2023-10-25T17:45:00Z"/>
                    <w:sz w:val="20"/>
                    <w:szCs w:val="20"/>
                  </w:rPr>
                </w:rPrChange>
              </w:rPr>
            </w:pPr>
            <w:del w:id="14750" w:author="Dr Mamadou SANOGO" w:date="2023-10-25T17:45:00Z">
              <w:r w:rsidRPr="007A4AFC" w:rsidDel="00A75F71">
                <w:rPr>
                  <w:color w:val="000000" w:themeColor="text1"/>
                  <w:sz w:val="20"/>
                  <w:szCs w:val="20"/>
                  <w:rPrChange w:id="14751" w:author="Dr Mamadou SANOGO" w:date="2023-10-25T18:15:00Z">
                    <w:rPr>
                      <w:sz w:val="20"/>
                      <w:szCs w:val="20"/>
                    </w:rPr>
                  </w:rPrChange>
                </w:rPr>
                <w:delText>Rentrée</w:delText>
              </w:r>
              <w:r w:rsidR="008C0870" w:rsidRPr="007A4AFC" w:rsidDel="00A75F71">
                <w:rPr>
                  <w:color w:val="000000" w:themeColor="text1"/>
                  <w:sz w:val="20"/>
                  <w:szCs w:val="20"/>
                  <w:rPrChange w:id="14752" w:author="Dr Mamadou SANOGO" w:date="2023-10-25T18:15:00Z">
                    <w:rPr>
                      <w:sz w:val="20"/>
                      <w:szCs w:val="20"/>
                    </w:rPr>
                  </w:rPrChange>
                </w:rPr>
                <w:delText xml:space="preserve"> Octobre 2024</w:delText>
              </w:r>
            </w:del>
          </w:p>
          <w:p w14:paraId="712C5D18" w14:textId="59652A57" w:rsidR="00E67C42" w:rsidRPr="007A4AFC" w:rsidDel="00A75F71" w:rsidRDefault="00E67C42" w:rsidP="00E67C42">
            <w:pPr>
              <w:widowControl w:val="0"/>
              <w:autoSpaceDE w:val="0"/>
              <w:autoSpaceDN w:val="0"/>
              <w:adjustRightInd w:val="0"/>
              <w:spacing w:line="240" w:lineRule="auto"/>
              <w:rPr>
                <w:del w:id="14753" w:author="Dr Mamadou SANOGO" w:date="2023-10-25T17:45:00Z"/>
                <w:color w:val="000000" w:themeColor="text1"/>
                <w:sz w:val="20"/>
                <w:szCs w:val="20"/>
                <w:lang w:val="fr-ML"/>
                <w:rPrChange w:id="14754" w:author="Dr Mamadou SANOGO" w:date="2023-10-25T18:15:00Z">
                  <w:rPr>
                    <w:del w:id="14755" w:author="Dr Mamadou SANOGO" w:date="2023-10-25T17:45:00Z"/>
                    <w:sz w:val="20"/>
                    <w:szCs w:val="20"/>
                    <w:lang w:val="fr-ML"/>
                  </w:rPr>
                </w:rPrChange>
              </w:rPr>
            </w:pPr>
          </w:p>
          <w:p w14:paraId="4DFC5362" w14:textId="19163016" w:rsidR="00E67C42" w:rsidRPr="007A4AFC" w:rsidDel="00A75F71" w:rsidRDefault="00E67C42" w:rsidP="00E67C42">
            <w:pPr>
              <w:widowControl w:val="0"/>
              <w:autoSpaceDE w:val="0"/>
              <w:autoSpaceDN w:val="0"/>
              <w:adjustRightInd w:val="0"/>
              <w:spacing w:line="240" w:lineRule="auto"/>
              <w:rPr>
                <w:del w:id="14756" w:author="Dr Mamadou SANOGO" w:date="2023-10-25T17:45:00Z"/>
                <w:color w:val="000000" w:themeColor="text1"/>
                <w:sz w:val="20"/>
                <w:szCs w:val="20"/>
                <w:lang w:val="fr-ML"/>
                <w:rPrChange w:id="14757" w:author="Dr Mamadou SANOGO" w:date="2023-10-25T18:15:00Z">
                  <w:rPr>
                    <w:del w:id="14758" w:author="Dr Mamadou SANOGO" w:date="2023-10-25T17:45:00Z"/>
                    <w:sz w:val="20"/>
                    <w:szCs w:val="20"/>
                    <w:lang w:val="fr-ML"/>
                  </w:rPr>
                </w:rPrChange>
              </w:rPr>
            </w:pPr>
          </w:p>
          <w:p w14:paraId="6417C592" w14:textId="033F85BA" w:rsidR="00E67C42" w:rsidRPr="007A4AFC" w:rsidDel="00A75F71" w:rsidRDefault="00E67C42" w:rsidP="00E67C42">
            <w:pPr>
              <w:widowControl w:val="0"/>
              <w:autoSpaceDE w:val="0"/>
              <w:autoSpaceDN w:val="0"/>
              <w:adjustRightInd w:val="0"/>
              <w:spacing w:line="240" w:lineRule="auto"/>
              <w:rPr>
                <w:del w:id="14759" w:author="Dr Mamadou SANOGO" w:date="2023-10-25T17:45:00Z"/>
                <w:color w:val="000000" w:themeColor="text1"/>
                <w:sz w:val="20"/>
                <w:szCs w:val="20"/>
                <w:lang w:val="fr-ML"/>
                <w:rPrChange w:id="14760" w:author="Dr Mamadou SANOGO" w:date="2023-10-25T18:15:00Z">
                  <w:rPr>
                    <w:del w:id="14761" w:author="Dr Mamadou SANOGO" w:date="2023-10-25T17:45:00Z"/>
                    <w:sz w:val="20"/>
                    <w:szCs w:val="20"/>
                    <w:lang w:val="fr-ML"/>
                  </w:rPr>
                </w:rPrChange>
              </w:rPr>
            </w:pPr>
          </w:p>
          <w:p w14:paraId="7F034C40" w14:textId="36F9D9DB" w:rsidR="00E67C42" w:rsidRPr="007A4AFC" w:rsidDel="00A75F71" w:rsidRDefault="00E67C42" w:rsidP="00E67C42">
            <w:pPr>
              <w:widowControl w:val="0"/>
              <w:autoSpaceDE w:val="0"/>
              <w:autoSpaceDN w:val="0"/>
              <w:adjustRightInd w:val="0"/>
              <w:spacing w:line="240" w:lineRule="auto"/>
              <w:rPr>
                <w:del w:id="14762" w:author="Dr Mamadou SANOGO" w:date="2023-10-25T17:45:00Z"/>
                <w:color w:val="000000" w:themeColor="text1"/>
                <w:sz w:val="20"/>
                <w:szCs w:val="20"/>
                <w:lang w:val="fr-ML"/>
                <w:rPrChange w:id="14763" w:author="Dr Mamadou SANOGO" w:date="2023-10-25T18:15:00Z">
                  <w:rPr>
                    <w:del w:id="14764" w:author="Dr Mamadou SANOGO" w:date="2023-10-25T17:45:00Z"/>
                    <w:sz w:val="20"/>
                    <w:szCs w:val="20"/>
                    <w:lang w:val="fr-ML"/>
                  </w:rPr>
                </w:rPrChange>
              </w:rPr>
            </w:pPr>
          </w:p>
          <w:p w14:paraId="4D7D87F5" w14:textId="6C03EC8E" w:rsidR="006C5E5B" w:rsidRPr="007A4AFC" w:rsidDel="00A75F71" w:rsidRDefault="006C5E5B" w:rsidP="006C5E5B">
            <w:pPr>
              <w:widowControl w:val="0"/>
              <w:autoSpaceDE w:val="0"/>
              <w:autoSpaceDN w:val="0"/>
              <w:adjustRightInd w:val="0"/>
              <w:spacing w:line="240" w:lineRule="auto"/>
              <w:ind w:left="100"/>
              <w:rPr>
                <w:del w:id="14765" w:author="Dr Mamadou SANOGO" w:date="2023-10-25T17:45:00Z"/>
                <w:color w:val="000000" w:themeColor="text1"/>
                <w:sz w:val="20"/>
                <w:szCs w:val="20"/>
                <w:rPrChange w:id="14766" w:author="Dr Mamadou SANOGO" w:date="2023-10-25T18:15:00Z">
                  <w:rPr>
                    <w:del w:id="14767" w:author="Dr Mamadou SANOGO" w:date="2023-10-25T17:45:00Z"/>
                    <w:sz w:val="20"/>
                    <w:szCs w:val="20"/>
                  </w:rPr>
                </w:rPrChange>
              </w:rPr>
            </w:pPr>
            <w:del w:id="14768" w:author="Dr Mamadou SANOGO" w:date="2023-10-25T17:45:00Z">
              <w:r w:rsidRPr="007A4AFC" w:rsidDel="00A75F71">
                <w:rPr>
                  <w:color w:val="000000" w:themeColor="text1"/>
                  <w:sz w:val="20"/>
                  <w:szCs w:val="20"/>
                  <w:rPrChange w:id="14769" w:author="Dr Mamadou SANOGO" w:date="2023-10-25T18:15:00Z">
                    <w:rPr>
                      <w:sz w:val="20"/>
                      <w:szCs w:val="20"/>
                    </w:rPr>
                  </w:rPrChange>
                </w:rPr>
                <w:delText>Rentrée</w:delText>
              </w:r>
              <w:r w:rsidR="008C0870" w:rsidRPr="007A4AFC" w:rsidDel="00A75F71">
                <w:rPr>
                  <w:color w:val="000000" w:themeColor="text1"/>
                  <w:sz w:val="20"/>
                  <w:szCs w:val="20"/>
                  <w:rPrChange w:id="14770" w:author="Dr Mamadou SANOGO" w:date="2023-10-25T18:15:00Z">
                    <w:rPr>
                      <w:sz w:val="20"/>
                      <w:szCs w:val="20"/>
                    </w:rPr>
                  </w:rPrChange>
                </w:rPr>
                <w:delText xml:space="preserve"> Octobre 2024</w:delText>
              </w:r>
            </w:del>
          </w:p>
          <w:p w14:paraId="0B78EFE2" w14:textId="6D96E2BE" w:rsidR="00E67C42" w:rsidRPr="007A4AFC" w:rsidDel="00A75F71" w:rsidRDefault="00E67C42" w:rsidP="00E67C42">
            <w:pPr>
              <w:widowControl w:val="0"/>
              <w:autoSpaceDE w:val="0"/>
              <w:autoSpaceDN w:val="0"/>
              <w:adjustRightInd w:val="0"/>
              <w:spacing w:line="240" w:lineRule="auto"/>
              <w:rPr>
                <w:del w:id="14771" w:author="Dr Mamadou SANOGO" w:date="2023-10-25T17:45:00Z"/>
                <w:color w:val="000000" w:themeColor="text1"/>
                <w:sz w:val="20"/>
                <w:szCs w:val="20"/>
                <w:lang w:val="fr-ML"/>
                <w:rPrChange w:id="14772" w:author="Dr Mamadou SANOGO" w:date="2023-10-25T18:15:00Z">
                  <w:rPr>
                    <w:del w:id="14773" w:author="Dr Mamadou SANOGO" w:date="2023-10-25T17:45:00Z"/>
                    <w:sz w:val="20"/>
                    <w:szCs w:val="20"/>
                    <w:lang w:val="fr-ML"/>
                  </w:rPr>
                </w:rPrChange>
              </w:rPr>
            </w:pPr>
          </w:p>
          <w:p w14:paraId="39976720" w14:textId="5085873D" w:rsidR="00E67C42" w:rsidRPr="007A4AFC" w:rsidDel="00A75F71" w:rsidRDefault="00E67C42" w:rsidP="00E67C42">
            <w:pPr>
              <w:widowControl w:val="0"/>
              <w:autoSpaceDE w:val="0"/>
              <w:autoSpaceDN w:val="0"/>
              <w:adjustRightInd w:val="0"/>
              <w:spacing w:line="240" w:lineRule="auto"/>
              <w:rPr>
                <w:del w:id="14774" w:author="Dr Mamadou SANOGO" w:date="2023-10-25T17:45:00Z"/>
                <w:color w:val="000000" w:themeColor="text1"/>
                <w:sz w:val="20"/>
                <w:szCs w:val="20"/>
                <w:lang w:val="fr-ML"/>
                <w:rPrChange w:id="14775" w:author="Dr Mamadou SANOGO" w:date="2023-10-25T18:15:00Z">
                  <w:rPr>
                    <w:del w:id="14776" w:author="Dr Mamadou SANOGO" w:date="2023-10-25T17:45:00Z"/>
                    <w:sz w:val="20"/>
                    <w:szCs w:val="20"/>
                    <w:lang w:val="fr-ML"/>
                  </w:rPr>
                </w:rPrChange>
              </w:rPr>
            </w:pPr>
          </w:p>
          <w:p w14:paraId="005C0F0B" w14:textId="2DA1FE83" w:rsidR="00E67C42" w:rsidRPr="007A4AFC" w:rsidDel="00A75F71" w:rsidRDefault="00E67C42" w:rsidP="00E67C42">
            <w:pPr>
              <w:widowControl w:val="0"/>
              <w:autoSpaceDE w:val="0"/>
              <w:autoSpaceDN w:val="0"/>
              <w:adjustRightInd w:val="0"/>
              <w:spacing w:line="240" w:lineRule="auto"/>
              <w:rPr>
                <w:del w:id="14777" w:author="Dr Mamadou SANOGO" w:date="2023-10-25T17:45:00Z"/>
                <w:color w:val="000000" w:themeColor="text1"/>
                <w:sz w:val="20"/>
                <w:szCs w:val="20"/>
                <w:lang w:val="fr-ML"/>
                <w:rPrChange w:id="14778" w:author="Dr Mamadou SANOGO" w:date="2023-10-25T18:15:00Z">
                  <w:rPr>
                    <w:del w:id="14779" w:author="Dr Mamadou SANOGO" w:date="2023-10-25T17:45:00Z"/>
                    <w:sz w:val="20"/>
                    <w:szCs w:val="20"/>
                    <w:lang w:val="fr-ML"/>
                  </w:rPr>
                </w:rPrChange>
              </w:rPr>
            </w:pPr>
          </w:p>
          <w:p w14:paraId="66B9D95C" w14:textId="3AADA8C7" w:rsidR="00E67C42" w:rsidRPr="007A4AFC" w:rsidDel="00A75F71" w:rsidRDefault="00E67C42" w:rsidP="00E67C42">
            <w:pPr>
              <w:widowControl w:val="0"/>
              <w:autoSpaceDE w:val="0"/>
              <w:autoSpaceDN w:val="0"/>
              <w:adjustRightInd w:val="0"/>
              <w:spacing w:line="240" w:lineRule="auto"/>
              <w:rPr>
                <w:del w:id="14780" w:author="Dr Mamadou SANOGO" w:date="2023-10-25T17:45:00Z"/>
                <w:color w:val="000000" w:themeColor="text1"/>
                <w:sz w:val="20"/>
                <w:szCs w:val="20"/>
                <w:lang w:val="fr-ML"/>
                <w:rPrChange w:id="14781" w:author="Dr Mamadou SANOGO" w:date="2023-10-25T18:15:00Z">
                  <w:rPr>
                    <w:del w:id="14782" w:author="Dr Mamadou SANOGO" w:date="2023-10-25T17:45:00Z"/>
                    <w:sz w:val="20"/>
                    <w:szCs w:val="20"/>
                    <w:lang w:val="fr-ML"/>
                  </w:rPr>
                </w:rPrChange>
              </w:rPr>
            </w:pPr>
          </w:p>
          <w:p w14:paraId="02D47964" w14:textId="3330B52F" w:rsidR="00E67C42" w:rsidRPr="007A4AFC" w:rsidDel="00A75F71" w:rsidRDefault="00E67C42" w:rsidP="00E67C42">
            <w:pPr>
              <w:widowControl w:val="0"/>
              <w:autoSpaceDE w:val="0"/>
              <w:autoSpaceDN w:val="0"/>
              <w:adjustRightInd w:val="0"/>
              <w:spacing w:line="240" w:lineRule="auto"/>
              <w:rPr>
                <w:del w:id="14783" w:author="Dr Mamadou SANOGO" w:date="2023-10-25T17:45:00Z"/>
                <w:color w:val="000000" w:themeColor="text1"/>
                <w:sz w:val="20"/>
                <w:szCs w:val="20"/>
                <w:lang w:val="fr-ML"/>
                <w:rPrChange w:id="14784" w:author="Dr Mamadou SANOGO" w:date="2023-10-25T18:15:00Z">
                  <w:rPr>
                    <w:del w:id="14785" w:author="Dr Mamadou SANOGO" w:date="2023-10-25T17:45:00Z"/>
                    <w:sz w:val="20"/>
                    <w:szCs w:val="20"/>
                    <w:lang w:val="fr-ML"/>
                  </w:rPr>
                </w:rPrChange>
              </w:rPr>
            </w:pPr>
          </w:p>
          <w:p w14:paraId="2C41A076" w14:textId="6EA38C36" w:rsidR="00E67C42" w:rsidRPr="007A4AFC" w:rsidDel="00A75F71" w:rsidRDefault="00E67C42" w:rsidP="00E67C42">
            <w:pPr>
              <w:widowControl w:val="0"/>
              <w:autoSpaceDE w:val="0"/>
              <w:autoSpaceDN w:val="0"/>
              <w:adjustRightInd w:val="0"/>
              <w:spacing w:line="240" w:lineRule="auto"/>
              <w:rPr>
                <w:del w:id="14786" w:author="Dr Mamadou SANOGO" w:date="2023-10-25T17:45:00Z"/>
                <w:color w:val="000000" w:themeColor="text1"/>
                <w:sz w:val="20"/>
                <w:szCs w:val="20"/>
                <w:lang w:val="fr-ML"/>
                <w:rPrChange w:id="14787" w:author="Dr Mamadou SANOGO" w:date="2023-10-25T18:15:00Z">
                  <w:rPr>
                    <w:del w:id="14788" w:author="Dr Mamadou SANOGO" w:date="2023-10-25T17:45:00Z"/>
                    <w:sz w:val="20"/>
                    <w:szCs w:val="20"/>
                    <w:lang w:val="fr-ML"/>
                  </w:rPr>
                </w:rPrChange>
              </w:rPr>
            </w:pPr>
          </w:p>
          <w:p w14:paraId="183CC6F2" w14:textId="1346E00B" w:rsidR="008C0870" w:rsidRPr="007A4AFC" w:rsidDel="00A75F71" w:rsidRDefault="008C0870" w:rsidP="00E67C42">
            <w:pPr>
              <w:widowControl w:val="0"/>
              <w:autoSpaceDE w:val="0"/>
              <w:autoSpaceDN w:val="0"/>
              <w:adjustRightInd w:val="0"/>
              <w:spacing w:line="240" w:lineRule="auto"/>
              <w:rPr>
                <w:del w:id="14789" w:author="Dr Mamadou SANOGO" w:date="2023-10-25T17:45:00Z"/>
                <w:color w:val="000000" w:themeColor="text1"/>
                <w:sz w:val="20"/>
                <w:szCs w:val="20"/>
                <w:lang w:val="fr-ML"/>
                <w:rPrChange w:id="14790" w:author="Dr Mamadou SANOGO" w:date="2023-10-25T18:15:00Z">
                  <w:rPr>
                    <w:del w:id="14791" w:author="Dr Mamadou SANOGO" w:date="2023-10-25T17:45:00Z"/>
                    <w:sz w:val="20"/>
                    <w:szCs w:val="20"/>
                    <w:lang w:val="fr-ML"/>
                  </w:rPr>
                </w:rPrChange>
              </w:rPr>
            </w:pPr>
          </w:p>
          <w:p w14:paraId="19DA009C" w14:textId="2A0911EF" w:rsidR="00E67C42" w:rsidRPr="007A4AFC" w:rsidDel="00A75F71" w:rsidRDefault="008C0870" w:rsidP="008C0870">
            <w:pPr>
              <w:widowControl w:val="0"/>
              <w:autoSpaceDE w:val="0"/>
              <w:autoSpaceDN w:val="0"/>
              <w:adjustRightInd w:val="0"/>
              <w:spacing w:line="240" w:lineRule="auto"/>
              <w:ind w:left="100"/>
              <w:rPr>
                <w:del w:id="14792" w:author="Dr Mamadou SANOGO" w:date="2023-10-25T17:45:00Z"/>
                <w:color w:val="000000" w:themeColor="text1"/>
                <w:sz w:val="20"/>
                <w:szCs w:val="20"/>
                <w:rPrChange w:id="14793" w:author="Dr Mamadou SANOGO" w:date="2023-10-25T18:15:00Z">
                  <w:rPr>
                    <w:del w:id="14794" w:author="Dr Mamadou SANOGO" w:date="2023-10-25T17:45:00Z"/>
                    <w:sz w:val="20"/>
                    <w:szCs w:val="20"/>
                  </w:rPr>
                </w:rPrChange>
              </w:rPr>
            </w:pPr>
            <w:del w:id="14795" w:author="Dr Mamadou SANOGO" w:date="2023-10-25T17:45:00Z">
              <w:r w:rsidRPr="007A4AFC" w:rsidDel="00A75F71">
                <w:rPr>
                  <w:color w:val="000000" w:themeColor="text1"/>
                  <w:sz w:val="20"/>
                  <w:szCs w:val="20"/>
                  <w:rPrChange w:id="14796" w:author="Dr Mamadou SANOGO" w:date="2023-10-25T18:15:00Z">
                    <w:rPr>
                      <w:sz w:val="20"/>
                      <w:szCs w:val="20"/>
                    </w:rPr>
                  </w:rPrChange>
                </w:rPr>
                <w:delText>Rentrée Octobre 2024</w:delText>
              </w:r>
            </w:del>
          </w:p>
        </w:tc>
        <w:tc>
          <w:tcPr>
            <w:tcW w:w="3202" w:type="dxa"/>
          </w:tcPr>
          <w:p w14:paraId="068DA6D8" w14:textId="37C5A4D3" w:rsidR="00E67C42" w:rsidRPr="007A4AFC" w:rsidDel="00A75F71" w:rsidRDefault="00E67C42" w:rsidP="00E67C42">
            <w:pPr>
              <w:widowControl w:val="0"/>
              <w:autoSpaceDE w:val="0"/>
              <w:autoSpaceDN w:val="0"/>
              <w:adjustRightInd w:val="0"/>
              <w:spacing w:line="240" w:lineRule="auto"/>
              <w:ind w:left="100"/>
              <w:rPr>
                <w:del w:id="14797" w:author="Dr Mamadou SANOGO" w:date="2023-10-25T17:45:00Z"/>
                <w:color w:val="000000" w:themeColor="text1"/>
                <w:sz w:val="20"/>
                <w:szCs w:val="20"/>
                <w:lang w:val="fr-ML"/>
                <w:rPrChange w:id="14798" w:author="Dr Mamadou SANOGO" w:date="2023-10-25T18:15:00Z">
                  <w:rPr>
                    <w:del w:id="14799" w:author="Dr Mamadou SANOGO" w:date="2023-10-25T17:45:00Z"/>
                    <w:sz w:val="20"/>
                    <w:szCs w:val="20"/>
                    <w:lang w:val="fr-ML"/>
                  </w:rPr>
                </w:rPrChange>
              </w:rPr>
            </w:pPr>
            <w:del w:id="14800" w:author="Dr Mamadou SANOGO" w:date="2023-10-25T17:45:00Z">
              <w:r w:rsidRPr="007A4AFC" w:rsidDel="00A75F71">
                <w:rPr>
                  <w:color w:val="000000" w:themeColor="text1"/>
                  <w:sz w:val="20"/>
                  <w:szCs w:val="20"/>
                  <w:rPrChange w:id="14801" w:author="Dr Mamadou SANOGO" w:date="2023-10-25T18:15:00Z">
                    <w:rPr>
                      <w:sz w:val="20"/>
                      <w:szCs w:val="20"/>
                    </w:rPr>
                  </w:rPrChange>
                </w:rPr>
                <w:delText>- Vérification des supports</w:delText>
              </w:r>
              <w:r w:rsidR="006C5E5B" w:rsidRPr="007A4AFC" w:rsidDel="00A75F71">
                <w:rPr>
                  <w:color w:val="000000" w:themeColor="text1"/>
                  <w:sz w:val="20"/>
                  <w:szCs w:val="20"/>
                  <w:rPrChange w:id="14802" w:author="Dr Mamadou SANOGO" w:date="2023-10-25T18:15:00Z">
                    <w:rPr>
                      <w:sz w:val="20"/>
                      <w:szCs w:val="20"/>
                    </w:rPr>
                  </w:rPrChange>
                </w:rPr>
                <w:delText xml:space="preserve"> </w:delText>
              </w:r>
              <w:r w:rsidRPr="007A4AFC" w:rsidDel="00A75F71">
                <w:rPr>
                  <w:color w:val="000000" w:themeColor="text1"/>
                  <w:sz w:val="20"/>
                  <w:szCs w:val="20"/>
                  <w:lang w:val="fr-ML"/>
                  <w:rPrChange w:id="14803" w:author="Dr Mamadou SANOGO" w:date="2023-10-25T18:15:00Z">
                    <w:rPr>
                      <w:sz w:val="20"/>
                      <w:szCs w:val="20"/>
                      <w:lang w:val="fr-ML"/>
                    </w:rPr>
                  </w:rPrChange>
                </w:rPr>
                <w:delText>par</w:delText>
              </w:r>
              <w:r w:rsidR="006C5E5B" w:rsidRPr="007A4AFC" w:rsidDel="00A75F71">
                <w:rPr>
                  <w:color w:val="000000" w:themeColor="text1"/>
                  <w:sz w:val="20"/>
                  <w:szCs w:val="20"/>
                  <w:lang w:val="fr-ML"/>
                  <w:rPrChange w:id="14804" w:author="Dr Mamadou SANOGO" w:date="2023-10-25T18:15:00Z">
                    <w:rPr>
                      <w:sz w:val="20"/>
                      <w:szCs w:val="20"/>
                      <w:lang w:val="fr-ML"/>
                    </w:rPr>
                  </w:rPrChange>
                </w:rPr>
                <w:delText xml:space="preserve"> la C</w:delText>
              </w:r>
              <w:r w:rsidR="005A1EE1" w:rsidRPr="007A4AFC" w:rsidDel="00A75F71">
                <w:rPr>
                  <w:color w:val="000000" w:themeColor="text1"/>
                  <w:sz w:val="20"/>
                  <w:szCs w:val="20"/>
                  <w:lang w:val="fr-ML"/>
                  <w:rPrChange w:id="14805" w:author="Dr Mamadou SANOGO" w:date="2023-10-25T18:15:00Z">
                    <w:rPr>
                      <w:sz w:val="20"/>
                      <w:szCs w:val="20"/>
                      <w:lang w:val="fr-ML"/>
                    </w:rPr>
                  </w:rPrChange>
                </w:rPr>
                <w:delText>ommission d’évaluation</w:delText>
              </w:r>
            </w:del>
          </w:p>
          <w:p w14:paraId="034652C3" w14:textId="3451041A" w:rsidR="00E67C42" w:rsidRPr="007A4AFC" w:rsidDel="00A75F71" w:rsidRDefault="00E67C42" w:rsidP="00E67C42">
            <w:pPr>
              <w:widowControl w:val="0"/>
              <w:autoSpaceDE w:val="0"/>
              <w:autoSpaceDN w:val="0"/>
              <w:adjustRightInd w:val="0"/>
              <w:spacing w:line="240" w:lineRule="auto"/>
              <w:rPr>
                <w:del w:id="14806" w:author="Dr Mamadou SANOGO" w:date="2023-10-25T17:45:00Z"/>
                <w:color w:val="000000" w:themeColor="text1"/>
                <w:sz w:val="20"/>
                <w:szCs w:val="20"/>
                <w:lang w:val="fr-ML"/>
                <w:rPrChange w:id="14807" w:author="Dr Mamadou SANOGO" w:date="2023-10-25T18:15:00Z">
                  <w:rPr>
                    <w:del w:id="14808" w:author="Dr Mamadou SANOGO" w:date="2023-10-25T17:45:00Z"/>
                    <w:sz w:val="20"/>
                    <w:szCs w:val="20"/>
                    <w:lang w:val="fr-ML"/>
                  </w:rPr>
                </w:rPrChange>
              </w:rPr>
            </w:pPr>
          </w:p>
          <w:p w14:paraId="3BE1AF59" w14:textId="23171DEF" w:rsidR="00E67C42" w:rsidRPr="007A4AFC" w:rsidDel="00A75F71" w:rsidRDefault="00E67C42" w:rsidP="00E67C42">
            <w:pPr>
              <w:widowControl w:val="0"/>
              <w:autoSpaceDE w:val="0"/>
              <w:autoSpaceDN w:val="0"/>
              <w:adjustRightInd w:val="0"/>
              <w:spacing w:line="240" w:lineRule="auto"/>
              <w:rPr>
                <w:del w:id="14809" w:author="Dr Mamadou SANOGO" w:date="2023-10-25T17:45:00Z"/>
                <w:color w:val="000000" w:themeColor="text1"/>
                <w:sz w:val="20"/>
                <w:szCs w:val="20"/>
                <w:lang w:val="fr-ML"/>
                <w:rPrChange w:id="14810" w:author="Dr Mamadou SANOGO" w:date="2023-10-25T18:15:00Z">
                  <w:rPr>
                    <w:del w:id="14811" w:author="Dr Mamadou SANOGO" w:date="2023-10-25T17:45:00Z"/>
                    <w:sz w:val="20"/>
                    <w:szCs w:val="20"/>
                    <w:lang w:val="fr-ML"/>
                  </w:rPr>
                </w:rPrChange>
              </w:rPr>
            </w:pPr>
          </w:p>
          <w:p w14:paraId="5C10BF20" w14:textId="48E40E0D" w:rsidR="00E67C42" w:rsidRPr="007A4AFC" w:rsidDel="00A75F71" w:rsidRDefault="00E67C42" w:rsidP="00E67C42">
            <w:pPr>
              <w:widowControl w:val="0"/>
              <w:autoSpaceDE w:val="0"/>
              <w:autoSpaceDN w:val="0"/>
              <w:adjustRightInd w:val="0"/>
              <w:spacing w:line="240" w:lineRule="auto"/>
              <w:rPr>
                <w:del w:id="14812" w:author="Dr Mamadou SANOGO" w:date="2023-10-25T17:45:00Z"/>
                <w:color w:val="000000" w:themeColor="text1"/>
                <w:sz w:val="20"/>
                <w:szCs w:val="20"/>
                <w:lang w:val="fr-ML"/>
                <w:rPrChange w:id="14813" w:author="Dr Mamadou SANOGO" w:date="2023-10-25T18:15:00Z">
                  <w:rPr>
                    <w:del w:id="14814" w:author="Dr Mamadou SANOGO" w:date="2023-10-25T17:45:00Z"/>
                    <w:sz w:val="20"/>
                    <w:szCs w:val="20"/>
                    <w:lang w:val="fr-ML"/>
                  </w:rPr>
                </w:rPrChange>
              </w:rPr>
            </w:pPr>
          </w:p>
          <w:p w14:paraId="09811EA5" w14:textId="6FFBD359" w:rsidR="00E67C42" w:rsidRPr="007A4AFC" w:rsidDel="00A75F71" w:rsidRDefault="00E67C42" w:rsidP="00E67C42">
            <w:pPr>
              <w:widowControl w:val="0"/>
              <w:autoSpaceDE w:val="0"/>
              <w:autoSpaceDN w:val="0"/>
              <w:adjustRightInd w:val="0"/>
              <w:spacing w:line="240" w:lineRule="auto"/>
              <w:rPr>
                <w:del w:id="14815" w:author="Dr Mamadou SANOGO" w:date="2023-10-25T17:45:00Z"/>
                <w:color w:val="000000" w:themeColor="text1"/>
                <w:sz w:val="20"/>
                <w:szCs w:val="20"/>
                <w:lang w:val="fr-ML"/>
                <w:rPrChange w:id="14816" w:author="Dr Mamadou SANOGO" w:date="2023-10-25T18:15:00Z">
                  <w:rPr>
                    <w:del w:id="14817" w:author="Dr Mamadou SANOGO" w:date="2023-10-25T17:45:00Z"/>
                    <w:sz w:val="20"/>
                    <w:szCs w:val="20"/>
                    <w:lang w:val="fr-ML"/>
                  </w:rPr>
                </w:rPrChange>
              </w:rPr>
            </w:pPr>
          </w:p>
          <w:p w14:paraId="3981689F" w14:textId="2BDBD83F" w:rsidR="00E67C42" w:rsidRPr="007A4AFC" w:rsidDel="00A75F71" w:rsidRDefault="00E67C42" w:rsidP="00E67C42">
            <w:pPr>
              <w:widowControl w:val="0"/>
              <w:autoSpaceDE w:val="0"/>
              <w:autoSpaceDN w:val="0"/>
              <w:adjustRightInd w:val="0"/>
              <w:spacing w:line="240" w:lineRule="auto"/>
              <w:ind w:left="100" w:right="92"/>
              <w:rPr>
                <w:del w:id="14818" w:author="Dr Mamadou SANOGO" w:date="2023-10-25T17:45:00Z"/>
                <w:color w:val="000000" w:themeColor="text1"/>
                <w:sz w:val="20"/>
                <w:szCs w:val="20"/>
                <w:lang w:val="fr-ML"/>
                <w:rPrChange w:id="14819" w:author="Dr Mamadou SANOGO" w:date="2023-10-25T18:15:00Z">
                  <w:rPr>
                    <w:del w:id="14820" w:author="Dr Mamadou SANOGO" w:date="2023-10-25T17:45:00Z"/>
                    <w:sz w:val="20"/>
                    <w:szCs w:val="20"/>
                    <w:lang w:val="fr-ML"/>
                  </w:rPr>
                </w:rPrChange>
              </w:rPr>
            </w:pPr>
            <w:del w:id="14821" w:author="Dr Mamadou SANOGO" w:date="2023-10-25T17:45:00Z">
              <w:r w:rsidRPr="007A4AFC" w:rsidDel="00A75F71">
                <w:rPr>
                  <w:color w:val="000000" w:themeColor="text1"/>
                  <w:sz w:val="20"/>
                  <w:szCs w:val="20"/>
                  <w:lang w:val="fr-ML"/>
                  <w:rPrChange w:id="14822" w:author="Dr Mamadou SANOGO" w:date="2023-10-25T18:15:00Z">
                    <w:rPr>
                      <w:sz w:val="20"/>
                      <w:szCs w:val="20"/>
                      <w:lang w:val="fr-ML"/>
                    </w:rPr>
                  </w:rPrChange>
                </w:rPr>
                <w:delText>Une grille d’analyse pour l’encadrement des mémoires peut être</w:delText>
              </w:r>
              <w:r w:rsidR="005A1EE1" w:rsidRPr="007A4AFC" w:rsidDel="00A75F71">
                <w:rPr>
                  <w:color w:val="000000" w:themeColor="text1"/>
                  <w:sz w:val="20"/>
                  <w:szCs w:val="20"/>
                  <w:lang w:val="fr-ML"/>
                  <w:rPrChange w:id="14823" w:author="Dr Mamadou SANOGO" w:date="2023-10-25T18:15:00Z">
                    <w:rPr>
                      <w:sz w:val="20"/>
                      <w:szCs w:val="20"/>
                      <w:lang w:val="fr-ML"/>
                    </w:rPr>
                  </w:rPrChange>
                </w:rPr>
                <w:delText xml:space="preserve"> réalisée avec le soutien du comité de soutien</w:delText>
              </w:r>
            </w:del>
          </w:p>
          <w:p w14:paraId="34977CF2" w14:textId="257DA053" w:rsidR="00E67C42" w:rsidRPr="007A4AFC" w:rsidDel="00A75F71" w:rsidRDefault="00E67C42" w:rsidP="00E67C42">
            <w:pPr>
              <w:widowControl w:val="0"/>
              <w:autoSpaceDE w:val="0"/>
              <w:autoSpaceDN w:val="0"/>
              <w:adjustRightInd w:val="0"/>
              <w:spacing w:line="240" w:lineRule="auto"/>
              <w:ind w:left="100" w:right="264"/>
              <w:rPr>
                <w:del w:id="14824" w:author="Dr Mamadou SANOGO" w:date="2023-10-25T17:45:00Z"/>
                <w:color w:val="000000" w:themeColor="text1"/>
                <w:sz w:val="20"/>
                <w:szCs w:val="20"/>
                <w:lang w:val="fr-ML"/>
                <w:rPrChange w:id="14825" w:author="Dr Mamadou SANOGO" w:date="2023-10-25T18:15:00Z">
                  <w:rPr>
                    <w:del w:id="14826" w:author="Dr Mamadou SANOGO" w:date="2023-10-25T17:45:00Z"/>
                    <w:sz w:val="20"/>
                    <w:szCs w:val="20"/>
                    <w:lang w:val="fr-ML"/>
                  </w:rPr>
                </w:rPrChange>
              </w:rPr>
            </w:pPr>
            <w:del w:id="14827" w:author="Dr Mamadou SANOGO" w:date="2023-10-25T17:45:00Z">
              <w:r w:rsidRPr="007A4AFC" w:rsidDel="00A75F71">
                <w:rPr>
                  <w:color w:val="000000" w:themeColor="text1"/>
                  <w:sz w:val="20"/>
                  <w:szCs w:val="20"/>
                  <w:lang w:val="fr-ML"/>
                  <w:rPrChange w:id="14828" w:author="Dr Mamadou SANOGO" w:date="2023-10-25T18:15:00Z">
                    <w:rPr>
                      <w:sz w:val="20"/>
                      <w:szCs w:val="20"/>
                      <w:lang w:val="fr-ML"/>
                    </w:rPr>
                  </w:rPrChange>
                </w:rPr>
                <w:delText>pour vérifier que les thématiques de recherche sont visibles sur les différents supports d’informations du Master</w:delText>
              </w:r>
            </w:del>
          </w:p>
          <w:p w14:paraId="32A119F2" w14:textId="5F7C56BC" w:rsidR="00E67C42" w:rsidRPr="007A4AFC" w:rsidDel="00A75F71" w:rsidRDefault="00E67C42" w:rsidP="00E67C42">
            <w:pPr>
              <w:widowControl w:val="0"/>
              <w:autoSpaceDE w:val="0"/>
              <w:autoSpaceDN w:val="0"/>
              <w:adjustRightInd w:val="0"/>
              <w:spacing w:line="240" w:lineRule="auto"/>
              <w:rPr>
                <w:del w:id="14829" w:author="Dr Mamadou SANOGO" w:date="2023-10-25T17:45:00Z"/>
                <w:color w:val="000000" w:themeColor="text1"/>
                <w:sz w:val="20"/>
                <w:szCs w:val="20"/>
                <w:lang w:val="fr-ML"/>
                <w:rPrChange w:id="14830" w:author="Dr Mamadou SANOGO" w:date="2023-10-25T18:15:00Z">
                  <w:rPr>
                    <w:del w:id="14831" w:author="Dr Mamadou SANOGO" w:date="2023-10-25T17:45:00Z"/>
                    <w:sz w:val="20"/>
                    <w:szCs w:val="20"/>
                    <w:lang w:val="fr-ML"/>
                  </w:rPr>
                </w:rPrChange>
              </w:rPr>
            </w:pPr>
          </w:p>
          <w:p w14:paraId="5B56120C" w14:textId="5B273973" w:rsidR="00E67C42" w:rsidRPr="007A4AFC" w:rsidDel="00A75F71" w:rsidRDefault="00E67C42" w:rsidP="00E67C42">
            <w:pPr>
              <w:widowControl w:val="0"/>
              <w:autoSpaceDE w:val="0"/>
              <w:autoSpaceDN w:val="0"/>
              <w:adjustRightInd w:val="0"/>
              <w:spacing w:line="240" w:lineRule="auto"/>
              <w:ind w:left="100" w:right="85"/>
              <w:rPr>
                <w:del w:id="14832" w:author="Dr Mamadou SANOGO" w:date="2023-10-25T17:45:00Z"/>
                <w:color w:val="000000" w:themeColor="text1"/>
                <w:sz w:val="20"/>
                <w:szCs w:val="20"/>
                <w:rPrChange w:id="14833" w:author="Dr Mamadou SANOGO" w:date="2023-10-25T18:15:00Z">
                  <w:rPr>
                    <w:del w:id="14834" w:author="Dr Mamadou SANOGO" w:date="2023-10-25T17:45:00Z"/>
                    <w:sz w:val="20"/>
                    <w:szCs w:val="20"/>
                  </w:rPr>
                </w:rPrChange>
              </w:rPr>
            </w:pPr>
            <w:del w:id="14835" w:author="Dr Mamadou SANOGO" w:date="2023-10-25T17:45:00Z">
              <w:r w:rsidRPr="007A4AFC" w:rsidDel="00A75F71">
                <w:rPr>
                  <w:color w:val="000000" w:themeColor="text1"/>
                  <w:sz w:val="20"/>
                  <w:szCs w:val="20"/>
                  <w:lang w:val="fr-ML"/>
                  <w:rPrChange w:id="14836" w:author="Dr Mamadou SANOGO" w:date="2023-10-25T18:15:00Z">
                    <w:rPr>
                      <w:sz w:val="20"/>
                      <w:szCs w:val="20"/>
                      <w:lang w:val="fr-ML"/>
                    </w:rPr>
                  </w:rPrChange>
                </w:rPr>
                <w:delText>Mesurer l’impact de ces mesures à travers les indicateurs de satisfaction des étudiants en intégrant quelques questions dans les questionnaires d’évaluation des enseignements qui pourraient être analysées à la fin de l’année</w:delText>
              </w:r>
            </w:del>
          </w:p>
        </w:tc>
      </w:tr>
    </w:tbl>
    <w:p w14:paraId="3CC379C8" w14:textId="7B5E5211" w:rsidR="00E67C42" w:rsidRPr="007A4AFC" w:rsidDel="00A75F71" w:rsidRDefault="00E67C42" w:rsidP="001C20B8">
      <w:pPr>
        <w:spacing w:line="240" w:lineRule="auto"/>
        <w:ind w:right="9"/>
        <w:rPr>
          <w:del w:id="14837" w:author="Dr Mamadou SANOGO" w:date="2023-10-25T17:45:00Z"/>
          <w:color w:val="000000" w:themeColor="text1"/>
          <w:szCs w:val="24"/>
          <w:lang w:val="fr-ML"/>
          <w:rPrChange w:id="14838" w:author="Dr Mamadou SANOGO" w:date="2023-10-25T18:15:00Z">
            <w:rPr>
              <w:del w:id="14839" w:author="Dr Mamadou SANOGO" w:date="2023-10-25T17:45:00Z"/>
              <w:color w:val="000000"/>
              <w:szCs w:val="24"/>
              <w:lang w:val="fr-ML"/>
            </w:rPr>
          </w:rPrChange>
        </w:rPr>
      </w:pPr>
    </w:p>
    <w:p w14:paraId="20F644E4" w14:textId="6C7F443E" w:rsidR="00E67C42" w:rsidRPr="007A4AFC" w:rsidDel="00A75F71" w:rsidRDefault="00E67C42" w:rsidP="001C20B8">
      <w:pPr>
        <w:spacing w:line="240" w:lineRule="auto"/>
        <w:ind w:right="9"/>
        <w:rPr>
          <w:del w:id="14840" w:author="Dr Mamadou SANOGO" w:date="2023-10-25T17:45:00Z"/>
          <w:color w:val="000000" w:themeColor="text1"/>
          <w:szCs w:val="24"/>
          <w:rPrChange w:id="14841" w:author="Dr Mamadou SANOGO" w:date="2023-10-25T18:15:00Z">
            <w:rPr>
              <w:del w:id="14842" w:author="Dr Mamadou SANOGO" w:date="2023-10-25T17:45:00Z"/>
              <w:color w:val="000000"/>
              <w:szCs w:val="24"/>
            </w:rPr>
          </w:rPrChange>
        </w:rPr>
      </w:pPr>
    </w:p>
    <w:p w14:paraId="687CFF2E" w14:textId="6969F848" w:rsidR="00E67C42" w:rsidRPr="007A4AFC" w:rsidDel="00A75F71" w:rsidRDefault="00E67C42" w:rsidP="001C20B8">
      <w:pPr>
        <w:spacing w:line="240" w:lineRule="auto"/>
        <w:ind w:right="9"/>
        <w:rPr>
          <w:del w:id="14843" w:author="Dr Mamadou SANOGO" w:date="2023-10-25T17:45:00Z"/>
          <w:color w:val="000000" w:themeColor="text1"/>
          <w:szCs w:val="24"/>
          <w:rPrChange w:id="14844" w:author="Dr Mamadou SANOGO" w:date="2023-10-25T18:15:00Z">
            <w:rPr>
              <w:del w:id="14845" w:author="Dr Mamadou SANOGO" w:date="2023-10-25T17:45:00Z"/>
              <w:color w:val="000000"/>
              <w:szCs w:val="24"/>
            </w:rPr>
          </w:rPrChange>
        </w:rPr>
      </w:pPr>
    </w:p>
    <w:p w14:paraId="35E99902" w14:textId="2166C271" w:rsidR="003E7BB3" w:rsidRPr="007A4AFC" w:rsidDel="00A75F71" w:rsidRDefault="003E7BB3" w:rsidP="003E7BB3">
      <w:pPr>
        <w:widowControl w:val="0"/>
        <w:autoSpaceDE w:val="0"/>
        <w:autoSpaceDN w:val="0"/>
        <w:adjustRightInd w:val="0"/>
        <w:spacing w:before="5" w:line="280" w:lineRule="exact"/>
        <w:ind w:right="9"/>
        <w:rPr>
          <w:del w:id="14846" w:author="Dr Mamadou SANOGO" w:date="2023-10-25T17:45:00Z"/>
          <w:color w:val="000000" w:themeColor="text1"/>
          <w:sz w:val="28"/>
          <w:szCs w:val="28"/>
          <w:rPrChange w:id="14847" w:author="Dr Mamadou SANOGO" w:date="2023-10-25T18:15:00Z">
            <w:rPr>
              <w:del w:id="14848" w:author="Dr Mamadou SANOGO" w:date="2023-10-25T17:45:00Z"/>
              <w:color w:val="000000"/>
              <w:sz w:val="28"/>
              <w:szCs w:val="28"/>
            </w:rPr>
          </w:rPrChange>
        </w:rPr>
      </w:pPr>
    </w:p>
    <w:p w14:paraId="5D9FBEDC" w14:textId="7E3E2C2F" w:rsidR="001C20B8" w:rsidRPr="007A4AFC" w:rsidDel="00A75F71" w:rsidRDefault="001C20B8" w:rsidP="003E7BB3">
      <w:pPr>
        <w:widowControl w:val="0"/>
        <w:autoSpaceDE w:val="0"/>
        <w:autoSpaceDN w:val="0"/>
        <w:adjustRightInd w:val="0"/>
        <w:spacing w:before="5" w:line="280" w:lineRule="exact"/>
        <w:ind w:right="9"/>
        <w:rPr>
          <w:del w:id="14849" w:author="Dr Mamadou SANOGO" w:date="2023-10-25T17:45:00Z"/>
          <w:color w:val="000000" w:themeColor="text1"/>
          <w:sz w:val="28"/>
          <w:szCs w:val="28"/>
          <w:rPrChange w:id="14850" w:author="Dr Mamadou SANOGO" w:date="2023-10-25T18:15:00Z">
            <w:rPr>
              <w:del w:id="14851" w:author="Dr Mamadou SANOGO" w:date="2023-10-25T17:45:00Z"/>
              <w:color w:val="000000"/>
              <w:sz w:val="28"/>
              <w:szCs w:val="28"/>
            </w:rPr>
          </w:rPrChange>
        </w:rPr>
        <w:sectPr w:rsidR="001C20B8" w:rsidRPr="007A4AFC" w:rsidDel="00A75F71" w:rsidSect="006778CD">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20"/>
          <w:titlePg/>
          <w:docGrid w:linePitch="360"/>
          <w:sectPrChange w:id="14852" w:author="Dr Mamadou SANOGO" w:date="2023-10-27T13:57:00Z">
            <w:sectPr w:rsidR="001C20B8" w:rsidRPr="007A4AFC" w:rsidDel="00A75F71" w:rsidSect="006778CD">
              <w:pgMar w:top="1417" w:right="1417" w:bottom="1417" w:left="1417" w:header="708" w:footer="708" w:gutter="0"/>
              <w:titlePg w:val="0"/>
            </w:sectPr>
          </w:sectPrChange>
        </w:sectPr>
      </w:pPr>
    </w:p>
    <w:p w14:paraId="41995C3A" w14:textId="39FCA7A8" w:rsidR="00992464" w:rsidRPr="007A4AFC" w:rsidDel="00A75F71" w:rsidRDefault="00992464" w:rsidP="00992464">
      <w:pPr>
        <w:pStyle w:val="Titre1"/>
        <w:spacing w:before="0" w:line="240" w:lineRule="auto"/>
        <w:jc w:val="center"/>
        <w:rPr>
          <w:del w:id="14853" w:author="Dr Mamadou SANOGO" w:date="2023-10-25T17:45:00Z"/>
          <w:rFonts w:eastAsiaTheme="minorHAnsi" w:cs="Times New Roman"/>
          <w:b w:val="0"/>
          <w:lang w:eastAsia="en-US"/>
          <w:rPrChange w:id="14854" w:author="Dr Mamadou SANOGO" w:date="2023-10-25T18:15:00Z">
            <w:rPr>
              <w:del w:id="14855" w:author="Dr Mamadou SANOGO" w:date="2023-10-25T17:45:00Z"/>
              <w:rFonts w:eastAsiaTheme="minorHAnsi" w:cs="Times New Roman"/>
              <w:color w:val="auto"/>
              <w:lang w:eastAsia="en-US"/>
            </w:rPr>
          </w:rPrChange>
        </w:rPr>
      </w:pPr>
      <w:bookmarkStart w:id="14856" w:name="_Toc145944538"/>
      <w:del w:id="14857" w:author="Dr Mamadou SANOGO" w:date="2023-10-25T17:45:00Z">
        <w:r w:rsidRPr="007A4AFC" w:rsidDel="00A75F71">
          <w:rPr>
            <w:rFonts w:eastAsiaTheme="minorHAnsi"/>
            <w:b w:val="0"/>
            <w:lang w:eastAsia="en-US"/>
            <w:rPrChange w:id="14858" w:author="Dr Mamadou SANOGO" w:date="2023-10-25T18:15:00Z">
              <w:rPr>
                <w:rFonts w:eastAsiaTheme="minorHAnsi"/>
                <w:b/>
                <w:color w:val="2E74B5" w:themeColor="accent1" w:themeShade="BF"/>
                <w:lang w:eastAsia="en-US"/>
              </w:rPr>
            </w:rPrChange>
          </w:rPr>
          <w:delText xml:space="preserve">Annexe </w:delText>
        </w:r>
        <w:r w:rsidR="007945BD" w:rsidRPr="007A4AFC" w:rsidDel="00A75F71">
          <w:rPr>
            <w:rFonts w:eastAsiaTheme="minorHAnsi"/>
            <w:b w:val="0"/>
            <w:lang w:eastAsia="en-US"/>
            <w:rPrChange w:id="14859" w:author="Dr Mamadou SANOGO" w:date="2023-10-25T18:15:00Z">
              <w:rPr>
                <w:rFonts w:eastAsiaTheme="minorHAnsi"/>
                <w:b/>
                <w:color w:val="2E74B5" w:themeColor="accent1" w:themeShade="BF"/>
                <w:lang w:eastAsia="en-US"/>
              </w:rPr>
            </w:rPrChange>
          </w:rPr>
          <w:delText>1</w:delText>
        </w:r>
        <w:r w:rsidR="000163AB" w:rsidRPr="007A4AFC" w:rsidDel="00A75F71">
          <w:rPr>
            <w:rFonts w:eastAsiaTheme="minorHAnsi"/>
            <w:b w:val="0"/>
            <w:lang w:eastAsia="en-US"/>
            <w:rPrChange w:id="14860" w:author="Dr Mamadou SANOGO" w:date="2023-10-25T18:15:00Z">
              <w:rPr>
                <w:rFonts w:eastAsiaTheme="minorHAnsi"/>
                <w:b/>
                <w:color w:val="2E74B5" w:themeColor="accent1" w:themeShade="BF"/>
                <w:lang w:eastAsia="en-US"/>
              </w:rPr>
            </w:rPrChange>
          </w:rPr>
          <w:delText>0</w:delText>
        </w:r>
        <w:r w:rsidRPr="007A4AFC" w:rsidDel="00A75F71">
          <w:rPr>
            <w:rFonts w:eastAsiaTheme="minorHAnsi"/>
            <w:b w:val="0"/>
            <w:lang w:eastAsia="en-US"/>
            <w:rPrChange w:id="14861" w:author="Dr Mamadou SANOGO" w:date="2023-10-25T18:15:00Z">
              <w:rPr>
                <w:rFonts w:eastAsiaTheme="minorHAnsi"/>
                <w:b/>
                <w:color w:val="2E74B5" w:themeColor="accent1" w:themeShade="BF"/>
                <w:lang w:eastAsia="en-US"/>
              </w:rPr>
            </w:rPrChange>
          </w:rPr>
          <w:delText> :</w:delText>
        </w:r>
        <w:r w:rsidR="00E67C42" w:rsidRPr="007A4AFC" w:rsidDel="00A75F71">
          <w:rPr>
            <w:rFonts w:eastAsiaTheme="minorHAnsi"/>
            <w:b w:val="0"/>
            <w:lang w:eastAsia="en-US"/>
            <w:rPrChange w:id="14862" w:author="Dr Mamadou SANOGO" w:date="2023-10-25T18:15:00Z">
              <w:rPr>
                <w:rFonts w:eastAsiaTheme="minorHAnsi"/>
                <w:b/>
                <w:color w:val="2E74B5" w:themeColor="accent1" w:themeShade="BF"/>
                <w:lang w:eastAsia="en-US"/>
              </w:rPr>
            </w:rPrChange>
          </w:rPr>
          <w:delText xml:space="preserve"> </w:delText>
        </w:r>
        <w:r w:rsidR="00A94E3F" w:rsidRPr="007A4AFC" w:rsidDel="00A75F71">
          <w:rPr>
            <w:rFonts w:eastAsiaTheme="minorHAnsi"/>
            <w:b w:val="0"/>
            <w:lang w:eastAsia="en-US"/>
            <w:rPrChange w:id="14863" w:author="Dr Mamadou SANOGO" w:date="2023-10-25T18:15:00Z">
              <w:rPr>
                <w:rFonts w:eastAsiaTheme="minorHAnsi"/>
                <w:b/>
                <w:color w:val="2E74B5" w:themeColor="accent1" w:themeShade="BF"/>
                <w:lang w:eastAsia="en-US"/>
              </w:rPr>
            </w:rPrChange>
          </w:rPr>
          <w:delText>Fiche de d</w:delText>
        </w:r>
        <w:r w:rsidRPr="007A4AFC" w:rsidDel="00A75F71">
          <w:rPr>
            <w:rFonts w:eastAsiaTheme="minorHAnsi"/>
            <w:b w:val="0"/>
            <w:lang w:eastAsia="en-US"/>
            <w:rPrChange w:id="14864" w:author="Dr Mamadou SANOGO" w:date="2023-10-25T18:15:00Z">
              <w:rPr>
                <w:rFonts w:eastAsiaTheme="minorHAnsi"/>
                <w:b/>
                <w:color w:val="2E74B5" w:themeColor="accent1" w:themeShade="BF"/>
                <w:lang w:eastAsia="en-US"/>
              </w:rPr>
            </w:rPrChange>
          </w:rPr>
          <w:delText>escription générale du projet</w:delText>
        </w:r>
        <w:bookmarkEnd w:id="14856"/>
      </w:del>
    </w:p>
    <w:p w14:paraId="5A62C7C7" w14:textId="2CB8B7CB" w:rsidR="00992464" w:rsidRPr="007A4AFC" w:rsidDel="00A75F71" w:rsidRDefault="00992464" w:rsidP="00992464">
      <w:pPr>
        <w:tabs>
          <w:tab w:val="left" w:pos="9072"/>
        </w:tabs>
        <w:spacing w:line="240" w:lineRule="auto"/>
        <w:rPr>
          <w:del w:id="14865" w:author="Dr Mamadou SANOGO" w:date="2023-10-25T17:45:00Z"/>
          <w:rFonts w:ascii="Arial" w:hAnsi="Arial" w:cs="Arial"/>
          <w:b/>
          <w:bCs/>
          <w:color w:val="000000" w:themeColor="text1"/>
          <w:sz w:val="20"/>
          <w:szCs w:val="20"/>
          <w:rPrChange w:id="14866" w:author="Dr Mamadou SANOGO" w:date="2023-10-25T18:15:00Z">
            <w:rPr>
              <w:del w:id="14867" w:author="Dr Mamadou SANOGO" w:date="2023-10-25T17:45:00Z"/>
              <w:rFonts w:ascii="Arial" w:hAnsi="Arial" w:cs="Arial"/>
              <w:b/>
              <w:bCs/>
              <w:sz w:val="20"/>
              <w:szCs w:val="20"/>
            </w:rPr>
          </w:rPrChange>
        </w:rPr>
      </w:pPr>
    </w:p>
    <w:p w14:paraId="00FDEEAD" w14:textId="66458553" w:rsidR="00975B74" w:rsidRPr="007A4AFC" w:rsidDel="00A75F71" w:rsidRDefault="00975B74" w:rsidP="00975B74">
      <w:pPr>
        <w:spacing w:line="240" w:lineRule="auto"/>
        <w:rPr>
          <w:del w:id="14868" w:author="Dr Mamadou SANOGO" w:date="2023-10-25T17:45:00Z"/>
          <w:rFonts w:ascii="Calibri Light" w:hAnsi="Calibri Light" w:cs="Calibri Light"/>
          <w:b/>
          <w:bCs/>
          <w:color w:val="000000" w:themeColor="text1"/>
          <w:szCs w:val="24"/>
          <w:rPrChange w:id="14869" w:author="Dr Mamadou SANOGO" w:date="2023-10-25T18:15:00Z">
            <w:rPr>
              <w:del w:id="14870" w:author="Dr Mamadou SANOGO" w:date="2023-10-25T17:45:00Z"/>
              <w:rFonts w:ascii="Calibri Light" w:hAnsi="Calibri Light" w:cs="Calibri Light"/>
              <w:b/>
              <w:bCs/>
              <w:szCs w:val="24"/>
            </w:rPr>
          </w:rPrChange>
        </w:rPr>
      </w:pPr>
      <w:del w:id="14871" w:author="Dr Mamadou SANOGO" w:date="2023-10-25T17:45:00Z">
        <w:r w:rsidRPr="007A4AFC" w:rsidDel="00A75F71">
          <w:rPr>
            <w:rFonts w:ascii="Calibri Light" w:hAnsi="Calibri Light" w:cs="Calibri Light"/>
            <w:b/>
            <w:bCs/>
            <w:color w:val="000000" w:themeColor="text1"/>
            <w:szCs w:val="24"/>
            <w:rPrChange w:id="14872" w:author="Dr Mamadou SANOGO" w:date="2023-10-25T18:15:00Z">
              <w:rPr>
                <w:rFonts w:ascii="Calibri Light" w:hAnsi="Calibri Light" w:cs="Calibri Light"/>
                <w:b/>
                <w:bCs/>
                <w:szCs w:val="24"/>
              </w:rPr>
            </w:rPrChange>
          </w:rPr>
          <w:delText>OBJECTIFS DE LA FORMATION</w:delText>
        </w:r>
      </w:del>
    </w:p>
    <w:p w14:paraId="28BA0B29" w14:textId="43190A10" w:rsidR="00975B74" w:rsidRPr="007A4AFC" w:rsidDel="00A75F71" w:rsidRDefault="00975B74" w:rsidP="00975B74">
      <w:pPr>
        <w:spacing w:line="240" w:lineRule="auto"/>
        <w:rPr>
          <w:del w:id="14873" w:author="Dr Mamadou SANOGO" w:date="2023-10-25T17:45:00Z"/>
          <w:rFonts w:ascii="Calibri Light" w:hAnsi="Calibri Light" w:cs="Calibri Light"/>
          <w:color w:val="000000" w:themeColor="text1"/>
          <w:szCs w:val="24"/>
          <w:rPrChange w:id="14874" w:author="Dr Mamadou SANOGO" w:date="2023-10-25T18:15:00Z">
            <w:rPr>
              <w:del w:id="14875" w:author="Dr Mamadou SANOGO" w:date="2023-10-25T17:45:00Z"/>
              <w:rFonts w:ascii="Calibri Light" w:hAnsi="Calibri Light" w:cs="Calibri Light"/>
              <w:szCs w:val="24"/>
            </w:rPr>
          </w:rPrChange>
        </w:rPr>
      </w:pPr>
      <w:del w:id="14876" w:author="Dr Mamadou SANOGO" w:date="2023-10-25T17:45:00Z">
        <w:r w:rsidRPr="007A4AFC" w:rsidDel="00A75F71">
          <w:rPr>
            <w:rFonts w:ascii="Calibri Light" w:hAnsi="Calibri Light" w:cs="Calibri Light"/>
            <w:color w:val="000000" w:themeColor="text1"/>
            <w:szCs w:val="24"/>
            <w:rPrChange w:id="14877" w:author="Dr Mamadou SANOGO" w:date="2023-10-25T18:15:00Z">
              <w:rPr>
                <w:rFonts w:ascii="Calibri Light" w:hAnsi="Calibri Light" w:cs="Calibri Light"/>
                <w:szCs w:val="24"/>
              </w:rPr>
            </w:rPrChange>
          </w:rPr>
          <w:delText>Le Master en épidémiologie a pour objectif de former des étudiants capables de participer efficacement aux travaux en équipe, de maîtriser les technologies de pointe, mises en œuvre dans les domaines des sciences appliquées à l’épidémiologie, avec une très forte expertise en qualité, en gestion et management.</w:delText>
        </w:r>
      </w:del>
    </w:p>
    <w:p w14:paraId="1A8088A0" w14:textId="32A3E33A" w:rsidR="00975B74" w:rsidRPr="007A4AFC" w:rsidDel="00A75F71" w:rsidRDefault="00975B74" w:rsidP="00975B74">
      <w:pPr>
        <w:spacing w:line="240" w:lineRule="auto"/>
        <w:rPr>
          <w:del w:id="14878" w:author="Dr Mamadou SANOGO" w:date="2023-10-25T17:45:00Z"/>
          <w:rFonts w:ascii="Calibri Light" w:hAnsi="Calibri Light" w:cs="Calibri Light"/>
          <w:color w:val="000000" w:themeColor="text1"/>
          <w:szCs w:val="24"/>
          <w:rPrChange w:id="14879" w:author="Dr Mamadou SANOGO" w:date="2023-10-25T18:15:00Z">
            <w:rPr>
              <w:del w:id="14880" w:author="Dr Mamadou SANOGO" w:date="2023-10-25T17:45:00Z"/>
              <w:rFonts w:ascii="Calibri Light" w:hAnsi="Calibri Light" w:cs="Calibri Light"/>
              <w:szCs w:val="24"/>
            </w:rPr>
          </w:rPrChange>
        </w:rPr>
      </w:pPr>
    </w:p>
    <w:p w14:paraId="044AF319" w14:textId="7192B01E" w:rsidR="00975B74" w:rsidRPr="007A4AFC" w:rsidDel="00A75F71" w:rsidRDefault="00975B74" w:rsidP="00975B74">
      <w:pPr>
        <w:spacing w:line="240" w:lineRule="auto"/>
        <w:rPr>
          <w:del w:id="14881" w:author="Dr Mamadou SANOGO" w:date="2023-10-25T17:45:00Z"/>
          <w:rFonts w:ascii="Calibri Light" w:hAnsi="Calibri Light" w:cs="Calibri Light"/>
          <w:color w:val="000000" w:themeColor="text1"/>
          <w:szCs w:val="24"/>
          <w:rPrChange w:id="14882" w:author="Dr Mamadou SANOGO" w:date="2023-10-25T18:15:00Z">
            <w:rPr>
              <w:del w:id="14883" w:author="Dr Mamadou SANOGO" w:date="2023-10-25T17:45:00Z"/>
              <w:rFonts w:ascii="Calibri Light" w:hAnsi="Calibri Light" w:cs="Calibri Light"/>
              <w:szCs w:val="24"/>
            </w:rPr>
          </w:rPrChange>
        </w:rPr>
      </w:pPr>
      <w:del w:id="14884" w:author="Dr Mamadou SANOGO" w:date="2023-10-25T17:45:00Z">
        <w:r w:rsidRPr="007A4AFC" w:rsidDel="00A75F71">
          <w:rPr>
            <w:rFonts w:ascii="Calibri Light" w:hAnsi="Calibri Light" w:cs="Calibri Light"/>
            <w:color w:val="000000" w:themeColor="text1"/>
            <w:szCs w:val="24"/>
            <w:rPrChange w:id="14885" w:author="Dr Mamadou SANOGO" w:date="2023-10-25T18:15:00Z">
              <w:rPr>
                <w:rFonts w:ascii="Calibri Light" w:hAnsi="Calibri Light" w:cs="Calibri Light"/>
                <w:szCs w:val="24"/>
              </w:rPr>
            </w:rPrChange>
          </w:rPr>
          <w:delText>Cette formation permet de répondre aux besoins actuels de la profession et d’avoir accès à de nouveaux débouchés professionnels.</w:delText>
        </w:r>
      </w:del>
    </w:p>
    <w:p w14:paraId="1326D8E5" w14:textId="237B63CA" w:rsidR="00975B74" w:rsidRPr="007A4AFC" w:rsidDel="00A75F71" w:rsidRDefault="00975B74" w:rsidP="00975B74">
      <w:pPr>
        <w:spacing w:line="240" w:lineRule="auto"/>
        <w:rPr>
          <w:del w:id="14886" w:author="Dr Mamadou SANOGO" w:date="2023-10-25T17:45:00Z"/>
          <w:rFonts w:ascii="Calibri Light" w:hAnsi="Calibri Light" w:cs="Calibri Light"/>
          <w:color w:val="000000" w:themeColor="text1"/>
          <w:szCs w:val="24"/>
          <w:rPrChange w:id="14887" w:author="Dr Mamadou SANOGO" w:date="2023-10-25T18:15:00Z">
            <w:rPr>
              <w:del w:id="14888" w:author="Dr Mamadou SANOGO" w:date="2023-10-25T17:45:00Z"/>
              <w:rFonts w:ascii="Calibri Light" w:hAnsi="Calibri Light" w:cs="Calibri Light"/>
              <w:szCs w:val="24"/>
            </w:rPr>
          </w:rPrChange>
        </w:rPr>
      </w:pPr>
    </w:p>
    <w:p w14:paraId="4A5CC4D6" w14:textId="4ECD687D" w:rsidR="00975B74" w:rsidRPr="007A4AFC" w:rsidDel="00A75F71" w:rsidRDefault="00975B74" w:rsidP="00975B74">
      <w:pPr>
        <w:spacing w:line="240" w:lineRule="auto"/>
        <w:rPr>
          <w:del w:id="14889" w:author="Dr Mamadou SANOGO" w:date="2023-10-25T17:45:00Z"/>
          <w:rFonts w:ascii="Calibri Light" w:hAnsi="Calibri Light" w:cs="Calibri Light"/>
          <w:color w:val="000000" w:themeColor="text1"/>
          <w:szCs w:val="24"/>
          <w:rPrChange w:id="14890" w:author="Dr Mamadou SANOGO" w:date="2023-10-25T18:15:00Z">
            <w:rPr>
              <w:del w:id="14891" w:author="Dr Mamadou SANOGO" w:date="2023-10-25T17:45:00Z"/>
              <w:rFonts w:ascii="Calibri Light" w:hAnsi="Calibri Light" w:cs="Calibri Light"/>
              <w:szCs w:val="24"/>
            </w:rPr>
          </w:rPrChange>
        </w:rPr>
      </w:pPr>
      <w:del w:id="14892" w:author="Dr Mamadou SANOGO" w:date="2023-10-25T17:45:00Z">
        <w:r w:rsidRPr="007A4AFC" w:rsidDel="00A75F71">
          <w:rPr>
            <w:rFonts w:ascii="Calibri Light" w:hAnsi="Calibri Light" w:cs="Calibri Light"/>
            <w:b/>
            <w:color w:val="000000" w:themeColor="text1"/>
            <w:szCs w:val="24"/>
            <w:rPrChange w:id="14893" w:author="Dr Mamadou SANOGO" w:date="2023-10-25T18:15:00Z">
              <w:rPr>
                <w:rFonts w:ascii="Calibri Light" w:hAnsi="Calibri Light" w:cs="Calibri Light"/>
                <w:b/>
                <w:szCs w:val="24"/>
              </w:rPr>
            </w:rPrChange>
          </w:rPr>
          <w:delText xml:space="preserve">Les connaissances : </w:delText>
        </w:r>
        <w:r w:rsidRPr="007A4AFC" w:rsidDel="00A75F71">
          <w:rPr>
            <w:rFonts w:ascii="Calibri Light" w:hAnsi="Calibri Light" w:cs="Calibri Light"/>
            <w:color w:val="000000" w:themeColor="text1"/>
            <w:szCs w:val="24"/>
            <w:rPrChange w:id="14894" w:author="Dr Mamadou SANOGO" w:date="2023-10-25T18:15:00Z">
              <w:rPr>
                <w:rFonts w:ascii="Calibri Light" w:hAnsi="Calibri Light" w:cs="Calibri Light"/>
                <w:szCs w:val="24"/>
              </w:rPr>
            </w:rPrChange>
          </w:rPr>
          <w:delText>A la fin de chaque cours, l’étudiant doit avoir acquis des connaissances de base théoriques et pratiques dans le domaine de l’épidémiologie.</w:delText>
        </w:r>
      </w:del>
    </w:p>
    <w:p w14:paraId="3B9481FB" w14:textId="392E7035" w:rsidR="00975B74" w:rsidRPr="007A4AFC" w:rsidDel="00A75F71" w:rsidRDefault="00975B74" w:rsidP="00975B74">
      <w:pPr>
        <w:spacing w:line="240" w:lineRule="auto"/>
        <w:rPr>
          <w:del w:id="14895" w:author="Dr Mamadou SANOGO" w:date="2023-10-25T17:45:00Z"/>
          <w:rFonts w:ascii="Calibri Light" w:hAnsi="Calibri Light" w:cs="Calibri Light"/>
          <w:b/>
          <w:color w:val="000000" w:themeColor="text1"/>
          <w:szCs w:val="24"/>
          <w:rPrChange w:id="14896" w:author="Dr Mamadou SANOGO" w:date="2023-10-25T18:15:00Z">
            <w:rPr>
              <w:del w:id="14897" w:author="Dr Mamadou SANOGO" w:date="2023-10-25T17:45:00Z"/>
              <w:rFonts w:ascii="Calibri Light" w:hAnsi="Calibri Light" w:cs="Calibri Light"/>
              <w:b/>
              <w:szCs w:val="24"/>
            </w:rPr>
          </w:rPrChange>
        </w:rPr>
      </w:pPr>
    </w:p>
    <w:p w14:paraId="63F81128" w14:textId="4B1A5126" w:rsidR="00975B74" w:rsidRPr="007A4AFC" w:rsidDel="00A75F71" w:rsidRDefault="00975B74" w:rsidP="00975B74">
      <w:pPr>
        <w:spacing w:line="240" w:lineRule="auto"/>
        <w:rPr>
          <w:del w:id="14898" w:author="Dr Mamadou SANOGO" w:date="2023-10-25T17:45:00Z"/>
          <w:rFonts w:ascii="Calibri Light" w:hAnsi="Calibri Light" w:cs="Calibri Light"/>
          <w:color w:val="000000" w:themeColor="text1"/>
          <w:szCs w:val="24"/>
          <w:rPrChange w:id="14899" w:author="Dr Mamadou SANOGO" w:date="2023-10-25T18:15:00Z">
            <w:rPr>
              <w:del w:id="14900" w:author="Dr Mamadou SANOGO" w:date="2023-10-25T17:45:00Z"/>
              <w:rFonts w:ascii="Calibri Light" w:hAnsi="Calibri Light" w:cs="Calibri Light"/>
              <w:szCs w:val="24"/>
            </w:rPr>
          </w:rPrChange>
        </w:rPr>
      </w:pPr>
      <w:del w:id="14901" w:author="Dr Mamadou SANOGO" w:date="2023-10-25T17:45:00Z">
        <w:r w:rsidRPr="007A4AFC" w:rsidDel="00A75F71">
          <w:rPr>
            <w:rFonts w:ascii="Calibri Light" w:hAnsi="Calibri Light" w:cs="Calibri Light"/>
            <w:b/>
            <w:color w:val="000000" w:themeColor="text1"/>
            <w:szCs w:val="24"/>
            <w:rPrChange w:id="14902" w:author="Dr Mamadou SANOGO" w:date="2023-10-25T18:15:00Z">
              <w:rPr>
                <w:rFonts w:ascii="Calibri Light" w:hAnsi="Calibri Light" w:cs="Calibri Light"/>
                <w:b/>
                <w:szCs w:val="24"/>
              </w:rPr>
            </w:rPrChange>
          </w:rPr>
          <w:delText>Les compétences</w:delText>
        </w:r>
        <w:r w:rsidRPr="007A4AFC" w:rsidDel="00A75F71">
          <w:rPr>
            <w:rFonts w:ascii="Calibri Light" w:hAnsi="Calibri Light" w:cs="Calibri Light"/>
            <w:color w:val="000000" w:themeColor="text1"/>
            <w:szCs w:val="24"/>
            <w:rPrChange w:id="14903" w:author="Dr Mamadou SANOGO" w:date="2023-10-25T18:15:00Z">
              <w:rPr>
                <w:rFonts w:ascii="Calibri Light" w:hAnsi="Calibri Light" w:cs="Calibri Light"/>
                <w:szCs w:val="24"/>
              </w:rPr>
            </w:rPrChange>
          </w:rPr>
          <w:delText xml:space="preserve"> : L'étudiant doit être capable de(d’):</w:delText>
        </w:r>
      </w:del>
    </w:p>
    <w:p w14:paraId="3EB711BC" w14:textId="02E00A94" w:rsidR="00975B74" w:rsidRPr="007A4AFC" w:rsidDel="00A75F71" w:rsidRDefault="00975B74">
      <w:pPr>
        <w:pStyle w:val="Paragraphedeliste"/>
        <w:numPr>
          <w:ilvl w:val="0"/>
          <w:numId w:val="20"/>
        </w:numPr>
        <w:spacing w:line="240" w:lineRule="auto"/>
        <w:ind w:left="567" w:hanging="207"/>
        <w:rPr>
          <w:del w:id="14904" w:author="Dr Mamadou SANOGO" w:date="2023-10-25T17:45:00Z"/>
          <w:rFonts w:ascii="Calibri Light" w:hAnsi="Calibri Light" w:cs="Calibri Light"/>
          <w:color w:val="000000" w:themeColor="text1"/>
          <w:szCs w:val="24"/>
          <w:rPrChange w:id="14905" w:author="Dr Mamadou SANOGO" w:date="2023-10-25T18:15:00Z">
            <w:rPr>
              <w:del w:id="14906" w:author="Dr Mamadou SANOGO" w:date="2023-10-25T17:45:00Z"/>
              <w:rFonts w:ascii="Calibri Light" w:hAnsi="Calibri Light" w:cs="Calibri Light"/>
              <w:szCs w:val="24"/>
            </w:rPr>
          </w:rPrChange>
        </w:rPr>
      </w:pPr>
      <w:del w:id="14907" w:author="Dr Mamadou SANOGO" w:date="2023-10-25T17:45:00Z">
        <w:r w:rsidRPr="007A4AFC" w:rsidDel="00A75F71">
          <w:rPr>
            <w:rFonts w:ascii="Calibri Light" w:hAnsi="Calibri Light" w:cs="Calibri Light"/>
            <w:color w:val="000000" w:themeColor="text1"/>
            <w:szCs w:val="24"/>
            <w:rPrChange w:id="14908" w:author="Dr Mamadou SANOGO" w:date="2023-10-25T18:15:00Z">
              <w:rPr>
                <w:rFonts w:ascii="Calibri Light" w:hAnsi="Calibri Light" w:cs="Calibri Light"/>
                <w:szCs w:val="24"/>
              </w:rPr>
            </w:rPrChange>
          </w:rPr>
          <w:delText xml:space="preserve">Décrire des phénomènes de santé ; </w:delText>
        </w:r>
      </w:del>
    </w:p>
    <w:p w14:paraId="103029D9" w14:textId="41F08487" w:rsidR="00975B74" w:rsidRPr="007A4AFC" w:rsidDel="00A75F71" w:rsidRDefault="00975B74">
      <w:pPr>
        <w:pStyle w:val="Paragraphedeliste"/>
        <w:numPr>
          <w:ilvl w:val="0"/>
          <w:numId w:val="20"/>
        </w:numPr>
        <w:spacing w:line="240" w:lineRule="auto"/>
        <w:ind w:left="567" w:hanging="207"/>
        <w:rPr>
          <w:del w:id="14909" w:author="Dr Mamadou SANOGO" w:date="2023-10-25T17:45:00Z"/>
          <w:rFonts w:ascii="Calibri Light" w:hAnsi="Calibri Light" w:cs="Calibri Light"/>
          <w:color w:val="000000" w:themeColor="text1"/>
          <w:szCs w:val="24"/>
          <w:rPrChange w:id="14910" w:author="Dr Mamadou SANOGO" w:date="2023-10-25T18:15:00Z">
            <w:rPr>
              <w:del w:id="14911" w:author="Dr Mamadou SANOGO" w:date="2023-10-25T17:45:00Z"/>
              <w:rFonts w:ascii="Calibri Light" w:hAnsi="Calibri Light" w:cs="Calibri Light"/>
              <w:szCs w:val="24"/>
            </w:rPr>
          </w:rPrChange>
        </w:rPr>
      </w:pPr>
      <w:del w:id="14912" w:author="Dr Mamadou SANOGO" w:date="2023-10-25T17:45:00Z">
        <w:r w:rsidRPr="007A4AFC" w:rsidDel="00A75F71">
          <w:rPr>
            <w:rFonts w:ascii="Calibri Light" w:hAnsi="Calibri Light" w:cs="Calibri Light"/>
            <w:color w:val="000000" w:themeColor="text1"/>
            <w:szCs w:val="24"/>
            <w:rPrChange w:id="14913" w:author="Dr Mamadou SANOGO" w:date="2023-10-25T18:15:00Z">
              <w:rPr>
                <w:rFonts w:ascii="Calibri Light" w:hAnsi="Calibri Light" w:cs="Calibri Light"/>
                <w:szCs w:val="24"/>
              </w:rPr>
            </w:rPrChange>
          </w:rPr>
          <w:delText>Identifier et analyser des facteurs liés aux phénomènes de santé</w:delText>
        </w:r>
      </w:del>
    </w:p>
    <w:p w14:paraId="22C2276D" w14:textId="325CB8F0" w:rsidR="00975B74" w:rsidRPr="007A4AFC" w:rsidDel="00A75F71" w:rsidRDefault="00975B74">
      <w:pPr>
        <w:pStyle w:val="Paragraphedeliste"/>
        <w:numPr>
          <w:ilvl w:val="0"/>
          <w:numId w:val="20"/>
        </w:numPr>
        <w:spacing w:line="240" w:lineRule="auto"/>
        <w:ind w:left="567" w:hanging="207"/>
        <w:rPr>
          <w:del w:id="14914" w:author="Dr Mamadou SANOGO" w:date="2023-10-25T17:45:00Z"/>
          <w:rFonts w:ascii="Calibri Light" w:hAnsi="Calibri Light" w:cs="Calibri Light"/>
          <w:color w:val="000000" w:themeColor="text1"/>
          <w:szCs w:val="24"/>
          <w:rPrChange w:id="14915" w:author="Dr Mamadou SANOGO" w:date="2023-10-25T18:15:00Z">
            <w:rPr>
              <w:del w:id="14916" w:author="Dr Mamadou SANOGO" w:date="2023-10-25T17:45:00Z"/>
              <w:rFonts w:ascii="Calibri Light" w:hAnsi="Calibri Light" w:cs="Calibri Light"/>
              <w:szCs w:val="24"/>
            </w:rPr>
          </w:rPrChange>
        </w:rPr>
      </w:pPr>
      <w:del w:id="14917" w:author="Dr Mamadou SANOGO" w:date="2023-10-25T17:45:00Z">
        <w:r w:rsidRPr="007A4AFC" w:rsidDel="00A75F71">
          <w:rPr>
            <w:rFonts w:ascii="Calibri Light" w:hAnsi="Calibri Light" w:cs="Calibri Light"/>
            <w:color w:val="000000" w:themeColor="text1"/>
            <w:szCs w:val="24"/>
            <w:rPrChange w:id="14918" w:author="Dr Mamadou SANOGO" w:date="2023-10-25T18:15:00Z">
              <w:rPr>
                <w:rFonts w:ascii="Calibri Light" w:hAnsi="Calibri Light" w:cs="Calibri Light"/>
                <w:szCs w:val="24"/>
              </w:rPr>
            </w:rPrChange>
          </w:rPr>
          <w:delText xml:space="preserve">Proposer des solutions pour la résolution des problèmes  </w:delText>
        </w:r>
      </w:del>
    </w:p>
    <w:p w14:paraId="3BB71831" w14:textId="2A2FA74E" w:rsidR="00975B74" w:rsidRPr="007A4AFC" w:rsidDel="00A75F71" w:rsidRDefault="00975B74" w:rsidP="00975B74">
      <w:pPr>
        <w:spacing w:line="240" w:lineRule="auto"/>
        <w:rPr>
          <w:del w:id="14919" w:author="Dr Mamadou SANOGO" w:date="2023-10-25T17:45:00Z"/>
          <w:rFonts w:ascii="Calibri Light" w:hAnsi="Calibri Light" w:cs="Calibri Light"/>
          <w:b/>
          <w:color w:val="000000" w:themeColor="text1"/>
          <w:szCs w:val="24"/>
          <w:rPrChange w:id="14920" w:author="Dr Mamadou SANOGO" w:date="2023-10-25T18:15:00Z">
            <w:rPr>
              <w:del w:id="14921" w:author="Dr Mamadou SANOGO" w:date="2023-10-25T17:45:00Z"/>
              <w:rFonts w:ascii="Calibri Light" w:hAnsi="Calibri Light" w:cs="Calibri Light"/>
              <w:b/>
              <w:szCs w:val="24"/>
            </w:rPr>
          </w:rPrChange>
        </w:rPr>
      </w:pPr>
    </w:p>
    <w:p w14:paraId="0D6F3FEA" w14:textId="3E12CC13" w:rsidR="00975B74" w:rsidRPr="007A4AFC" w:rsidDel="00A75F71" w:rsidRDefault="00975B74" w:rsidP="00975B74">
      <w:pPr>
        <w:spacing w:line="240" w:lineRule="auto"/>
        <w:rPr>
          <w:del w:id="14922" w:author="Dr Mamadou SANOGO" w:date="2023-10-25T17:45:00Z"/>
          <w:rFonts w:ascii="Calibri Light" w:hAnsi="Calibri Light" w:cs="Calibri Light"/>
          <w:color w:val="000000" w:themeColor="text1"/>
          <w:szCs w:val="24"/>
          <w:rPrChange w:id="14923" w:author="Dr Mamadou SANOGO" w:date="2023-10-25T18:15:00Z">
            <w:rPr>
              <w:del w:id="14924" w:author="Dr Mamadou SANOGO" w:date="2023-10-25T17:45:00Z"/>
              <w:rFonts w:ascii="Calibri Light" w:hAnsi="Calibri Light" w:cs="Calibri Light"/>
              <w:szCs w:val="24"/>
            </w:rPr>
          </w:rPrChange>
        </w:rPr>
      </w:pPr>
      <w:del w:id="14925" w:author="Dr Mamadou SANOGO" w:date="2023-10-25T17:45:00Z">
        <w:r w:rsidRPr="007A4AFC" w:rsidDel="00A75F71">
          <w:rPr>
            <w:rFonts w:ascii="Calibri Light" w:hAnsi="Calibri Light" w:cs="Calibri Light"/>
            <w:b/>
            <w:color w:val="000000" w:themeColor="text1"/>
            <w:szCs w:val="24"/>
            <w:rPrChange w:id="14926" w:author="Dr Mamadou SANOGO" w:date="2023-10-25T18:15:00Z">
              <w:rPr>
                <w:rFonts w:ascii="Calibri Light" w:hAnsi="Calibri Light" w:cs="Calibri Light"/>
                <w:b/>
                <w:szCs w:val="24"/>
              </w:rPr>
            </w:rPrChange>
          </w:rPr>
          <w:delText xml:space="preserve">L’attitude : </w:delText>
        </w:r>
        <w:r w:rsidRPr="007A4AFC" w:rsidDel="00A75F71">
          <w:rPr>
            <w:rFonts w:ascii="Calibri Light" w:hAnsi="Calibri Light" w:cs="Calibri Light"/>
            <w:color w:val="000000" w:themeColor="text1"/>
            <w:szCs w:val="24"/>
            <w:rPrChange w:id="14927" w:author="Dr Mamadou SANOGO" w:date="2023-10-25T18:15:00Z">
              <w:rPr>
                <w:rFonts w:ascii="Calibri Light" w:hAnsi="Calibri Light" w:cs="Calibri Light"/>
                <w:szCs w:val="24"/>
              </w:rPr>
            </w:rPrChange>
          </w:rPr>
          <w:delText xml:space="preserve">L'étudiant d'une manière professionnelle, doit : </w:delText>
        </w:r>
      </w:del>
    </w:p>
    <w:p w14:paraId="7FF3BA23" w14:textId="15EC1D98" w:rsidR="00975B74" w:rsidRPr="007A4AFC" w:rsidDel="00A75F71" w:rsidRDefault="00975B74">
      <w:pPr>
        <w:pStyle w:val="Paragraphedeliste"/>
        <w:numPr>
          <w:ilvl w:val="0"/>
          <w:numId w:val="20"/>
        </w:numPr>
        <w:spacing w:line="240" w:lineRule="auto"/>
        <w:ind w:left="567" w:hanging="207"/>
        <w:rPr>
          <w:del w:id="14928" w:author="Dr Mamadou SANOGO" w:date="2023-10-25T17:45:00Z"/>
          <w:rFonts w:ascii="Calibri Light" w:hAnsi="Calibri Light" w:cs="Calibri Light"/>
          <w:color w:val="000000" w:themeColor="text1"/>
          <w:szCs w:val="24"/>
          <w:rPrChange w:id="14929" w:author="Dr Mamadou SANOGO" w:date="2023-10-25T18:15:00Z">
            <w:rPr>
              <w:del w:id="14930" w:author="Dr Mamadou SANOGO" w:date="2023-10-25T17:45:00Z"/>
              <w:rFonts w:ascii="Calibri Light" w:hAnsi="Calibri Light" w:cs="Calibri Light"/>
              <w:szCs w:val="24"/>
            </w:rPr>
          </w:rPrChange>
        </w:rPr>
      </w:pPr>
      <w:del w:id="14931" w:author="Dr Mamadou SANOGO" w:date="2023-10-25T17:45:00Z">
        <w:r w:rsidRPr="007A4AFC" w:rsidDel="00A75F71">
          <w:rPr>
            <w:rFonts w:ascii="Calibri Light" w:hAnsi="Calibri Light" w:cs="Calibri Light"/>
            <w:color w:val="000000" w:themeColor="text1"/>
            <w:szCs w:val="24"/>
            <w:rPrChange w:id="14932" w:author="Dr Mamadou SANOGO" w:date="2023-10-25T18:15:00Z">
              <w:rPr>
                <w:rFonts w:ascii="Calibri Light" w:hAnsi="Calibri Light" w:cs="Calibri Light"/>
                <w:szCs w:val="24"/>
              </w:rPr>
            </w:rPrChange>
          </w:rPr>
          <w:delText xml:space="preserve">Être conscient de l'importance de son rôle, </w:delText>
        </w:r>
      </w:del>
    </w:p>
    <w:p w14:paraId="4438D184" w14:textId="78A78E73" w:rsidR="00975B74" w:rsidRPr="007A4AFC" w:rsidDel="00A75F71" w:rsidRDefault="00975B74">
      <w:pPr>
        <w:pStyle w:val="Paragraphedeliste"/>
        <w:numPr>
          <w:ilvl w:val="0"/>
          <w:numId w:val="20"/>
        </w:numPr>
        <w:spacing w:line="240" w:lineRule="auto"/>
        <w:ind w:left="567" w:hanging="207"/>
        <w:rPr>
          <w:del w:id="14933" w:author="Dr Mamadou SANOGO" w:date="2023-10-25T17:45:00Z"/>
          <w:rFonts w:ascii="Calibri Light" w:hAnsi="Calibri Light" w:cs="Calibri Light"/>
          <w:color w:val="000000" w:themeColor="text1"/>
          <w:szCs w:val="24"/>
          <w:rPrChange w:id="14934" w:author="Dr Mamadou SANOGO" w:date="2023-10-25T18:15:00Z">
            <w:rPr>
              <w:del w:id="14935" w:author="Dr Mamadou SANOGO" w:date="2023-10-25T17:45:00Z"/>
              <w:rFonts w:ascii="Calibri Light" w:hAnsi="Calibri Light" w:cs="Calibri Light"/>
              <w:szCs w:val="24"/>
            </w:rPr>
          </w:rPrChange>
        </w:rPr>
      </w:pPr>
      <w:del w:id="14936" w:author="Dr Mamadou SANOGO" w:date="2023-10-25T17:45:00Z">
        <w:r w:rsidRPr="007A4AFC" w:rsidDel="00A75F71">
          <w:rPr>
            <w:rFonts w:ascii="Calibri Light" w:hAnsi="Calibri Light" w:cs="Calibri Light"/>
            <w:color w:val="000000" w:themeColor="text1"/>
            <w:szCs w:val="24"/>
            <w:rPrChange w:id="14937" w:author="Dr Mamadou SANOGO" w:date="2023-10-25T18:15:00Z">
              <w:rPr>
                <w:rFonts w:ascii="Calibri Light" w:hAnsi="Calibri Light" w:cs="Calibri Light"/>
                <w:szCs w:val="24"/>
              </w:rPr>
            </w:rPrChange>
          </w:rPr>
          <w:delText>Avoir l'esprit du travail en équipe et une communication habile avec ses homologues.</w:delText>
        </w:r>
      </w:del>
    </w:p>
    <w:p w14:paraId="25CCCDC1" w14:textId="4F10C910" w:rsidR="00975B74" w:rsidRPr="007A4AFC" w:rsidDel="00A75F71" w:rsidRDefault="00975B74" w:rsidP="00975B74">
      <w:pPr>
        <w:spacing w:line="240" w:lineRule="auto"/>
        <w:rPr>
          <w:del w:id="14938" w:author="Dr Mamadou SANOGO" w:date="2023-10-25T17:45:00Z"/>
          <w:rFonts w:ascii="Calibri Light" w:hAnsi="Calibri Light" w:cs="Calibri Light"/>
          <w:b/>
          <w:color w:val="000000" w:themeColor="text1"/>
          <w:szCs w:val="24"/>
          <w:rPrChange w:id="14939" w:author="Dr Mamadou SANOGO" w:date="2023-10-25T18:15:00Z">
            <w:rPr>
              <w:del w:id="14940" w:author="Dr Mamadou SANOGO" w:date="2023-10-25T17:45:00Z"/>
              <w:rFonts w:ascii="Calibri Light" w:hAnsi="Calibri Light" w:cs="Calibri Light"/>
              <w:b/>
              <w:szCs w:val="24"/>
            </w:rPr>
          </w:rPrChange>
        </w:rPr>
      </w:pPr>
    </w:p>
    <w:p w14:paraId="52CA9815" w14:textId="21A79CB5" w:rsidR="00975B74" w:rsidRPr="007A4AFC" w:rsidDel="00A75F71" w:rsidRDefault="00975B74" w:rsidP="00975B74">
      <w:pPr>
        <w:spacing w:line="240" w:lineRule="auto"/>
        <w:rPr>
          <w:del w:id="14941" w:author="Dr Mamadou SANOGO" w:date="2023-10-25T17:45:00Z"/>
          <w:rFonts w:ascii="Calibri Light" w:hAnsi="Calibri Light" w:cs="Calibri Light"/>
          <w:color w:val="000000" w:themeColor="text1"/>
          <w:szCs w:val="24"/>
          <w:rPrChange w:id="14942" w:author="Dr Mamadou SANOGO" w:date="2023-10-25T18:15:00Z">
            <w:rPr>
              <w:del w:id="14943" w:author="Dr Mamadou SANOGO" w:date="2023-10-25T17:45:00Z"/>
              <w:rFonts w:ascii="Calibri Light" w:hAnsi="Calibri Light" w:cs="Calibri Light"/>
              <w:szCs w:val="24"/>
            </w:rPr>
          </w:rPrChange>
        </w:rPr>
      </w:pPr>
      <w:del w:id="14944" w:author="Dr Mamadou SANOGO" w:date="2023-10-25T17:45:00Z">
        <w:r w:rsidRPr="007A4AFC" w:rsidDel="00A75F71">
          <w:rPr>
            <w:rFonts w:ascii="Calibri Light" w:hAnsi="Calibri Light" w:cs="Calibri Light"/>
            <w:b/>
            <w:color w:val="000000" w:themeColor="text1"/>
            <w:szCs w:val="24"/>
            <w:rPrChange w:id="14945" w:author="Dr Mamadou SANOGO" w:date="2023-10-25T18:15:00Z">
              <w:rPr>
                <w:rFonts w:ascii="Calibri Light" w:hAnsi="Calibri Light" w:cs="Calibri Light"/>
                <w:b/>
                <w:szCs w:val="24"/>
              </w:rPr>
            </w:rPrChange>
          </w:rPr>
          <w:delText>La compétence et le professionnalisme</w:delText>
        </w:r>
        <w:r w:rsidRPr="007A4AFC" w:rsidDel="00A75F71">
          <w:rPr>
            <w:rFonts w:ascii="Calibri Light" w:hAnsi="Calibri Light" w:cs="Calibri Light"/>
            <w:color w:val="000000" w:themeColor="text1"/>
            <w:szCs w:val="24"/>
            <w:rPrChange w:id="14946" w:author="Dr Mamadou SANOGO" w:date="2023-10-25T18:15:00Z">
              <w:rPr>
                <w:rFonts w:ascii="Calibri Light" w:hAnsi="Calibri Light" w:cs="Calibri Light"/>
                <w:szCs w:val="24"/>
              </w:rPr>
            </w:rPrChange>
          </w:rPr>
          <w:delText xml:space="preserve"> : L'étudiant doit être pleinement compétent en matière de planification et de gestion de la charge, de l’organisation du flux du travail et de la bonne utilisation de l'espace. Il lui incombe l’utilisation rationnelle et efficiente des ressources matérielles et humaines.</w:delText>
        </w:r>
      </w:del>
    </w:p>
    <w:p w14:paraId="540DEF29" w14:textId="36339483" w:rsidR="00975B74" w:rsidRPr="007A4AFC" w:rsidDel="00A75F71" w:rsidRDefault="00975B74" w:rsidP="00975B74">
      <w:pPr>
        <w:spacing w:line="240" w:lineRule="auto"/>
        <w:rPr>
          <w:del w:id="14947" w:author="Dr Mamadou SANOGO" w:date="2023-10-25T17:45:00Z"/>
          <w:rFonts w:ascii="Calibri Light" w:hAnsi="Calibri Light" w:cs="Calibri Light"/>
          <w:color w:val="000000" w:themeColor="text1"/>
          <w:szCs w:val="24"/>
          <w:rPrChange w:id="14948" w:author="Dr Mamadou SANOGO" w:date="2023-10-25T18:15:00Z">
            <w:rPr>
              <w:del w:id="14949" w:author="Dr Mamadou SANOGO" w:date="2023-10-25T17:45:00Z"/>
              <w:rFonts w:ascii="Calibri Light" w:hAnsi="Calibri Light" w:cs="Calibri Light"/>
              <w:szCs w:val="24"/>
            </w:rPr>
          </w:rPrChange>
        </w:rPr>
      </w:pPr>
    </w:p>
    <w:p w14:paraId="41394362" w14:textId="0CF45FA6" w:rsidR="00975B74" w:rsidRPr="007A4AFC" w:rsidDel="00A75F71" w:rsidRDefault="00975B74" w:rsidP="00975B74">
      <w:pPr>
        <w:spacing w:line="240" w:lineRule="auto"/>
        <w:rPr>
          <w:del w:id="14950" w:author="Dr Mamadou SANOGO" w:date="2023-10-25T17:45:00Z"/>
          <w:rFonts w:ascii="Calibri Light" w:hAnsi="Calibri Light" w:cs="Calibri Light"/>
          <w:color w:val="000000" w:themeColor="text1"/>
          <w:szCs w:val="24"/>
          <w:rPrChange w:id="14951" w:author="Dr Mamadou SANOGO" w:date="2023-10-25T18:15:00Z">
            <w:rPr>
              <w:del w:id="14952" w:author="Dr Mamadou SANOGO" w:date="2023-10-25T17:45:00Z"/>
              <w:rFonts w:ascii="Calibri Light" w:hAnsi="Calibri Light" w:cs="Calibri Light"/>
              <w:szCs w:val="24"/>
            </w:rPr>
          </w:rPrChange>
        </w:rPr>
      </w:pPr>
      <w:del w:id="14953" w:author="Dr Mamadou SANOGO" w:date="2023-10-25T17:45:00Z">
        <w:r w:rsidRPr="007A4AFC" w:rsidDel="00A75F71">
          <w:rPr>
            <w:rFonts w:ascii="Calibri Light" w:hAnsi="Calibri Light" w:cs="Calibri Light"/>
            <w:color w:val="000000" w:themeColor="text1"/>
            <w:szCs w:val="24"/>
            <w:rPrChange w:id="14954" w:author="Dr Mamadou SANOGO" w:date="2023-10-25T18:15:00Z">
              <w:rPr>
                <w:rFonts w:ascii="Calibri Light" w:hAnsi="Calibri Light" w:cs="Calibri Light"/>
                <w:szCs w:val="24"/>
              </w:rPr>
            </w:rPrChange>
          </w:rPr>
          <w:delText xml:space="preserve">Les étudiants accèdent </w:delText>
        </w:r>
        <w:r w:rsidRPr="007A4AFC" w:rsidDel="00A75F71">
          <w:rPr>
            <w:rFonts w:ascii="Calibri Light" w:hAnsi="Calibri Light" w:cs="Calibri Light"/>
            <w:bCs/>
            <w:color w:val="000000" w:themeColor="text1"/>
            <w:szCs w:val="24"/>
            <w:rPrChange w:id="14955" w:author="Dr Mamadou SANOGO" w:date="2023-10-25T18:15:00Z">
              <w:rPr>
                <w:rFonts w:ascii="Calibri Light" w:hAnsi="Calibri Light" w:cs="Calibri Light"/>
                <w:bCs/>
                <w:szCs w:val="24"/>
              </w:rPr>
            </w:rPrChange>
          </w:rPr>
          <w:delText>ainsi à la formation avec</w:delText>
        </w:r>
        <w:r w:rsidRPr="007A4AFC" w:rsidDel="00A75F71">
          <w:rPr>
            <w:rFonts w:ascii="Calibri Light" w:hAnsi="Calibri Light" w:cs="Calibri Light"/>
            <w:b/>
            <w:bCs/>
            <w:color w:val="000000" w:themeColor="text1"/>
            <w:szCs w:val="24"/>
            <w:rPrChange w:id="14956" w:author="Dr Mamadou SANOGO" w:date="2023-10-25T18:15:00Z">
              <w:rPr>
                <w:rFonts w:ascii="Calibri Light" w:hAnsi="Calibri Light" w:cs="Calibri Light"/>
                <w:b/>
                <w:bCs/>
                <w:szCs w:val="24"/>
              </w:rPr>
            </w:rPrChange>
          </w:rPr>
          <w:delText xml:space="preserve"> un niveau Licence ou BTS (Technicien supérieur de santé), </w:delText>
        </w:r>
        <w:r w:rsidRPr="007A4AFC" w:rsidDel="00A75F71">
          <w:rPr>
            <w:rFonts w:ascii="Calibri Light" w:hAnsi="Calibri Light" w:cs="Calibri Light"/>
            <w:bCs/>
            <w:color w:val="000000" w:themeColor="text1"/>
            <w:szCs w:val="24"/>
            <w:rPrChange w:id="14957" w:author="Dr Mamadou SANOGO" w:date="2023-10-25T18:15:00Z">
              <w:rPr>
                <w:rFonts w:ascii="Calibri Light" w:hAnsi="Calibri Light" w:cs="Calibri Light"/>
                <w:bCs/>
                <w:szCs w:val="24"/>
              </w:rPr>
            </w:rPrChange>
          </w:rPr>
          <w:delText>comme les autres professions paramédicales</w:delText>
        </w:r>
        <w:r w:rsidRPr="007A4AFC" w:rsidDel="00A75F71">
          <w:rPr>
            <w:rFonts w:ascii="Calibri Light" w:hAnsi="Calibri Light" w:cs="Calibri Light"/>
            <w:color w:val="000000" w:themeColor="text1"/>
            <w:szCs w:val="24"/>
            <w:rPrChange w:id="14958" w:author="Dr Mamadou SANOGO" w:date="2023-10-25T18:15:00Z">
              <w:rPr>
                <w:rFonts w:ascii="Calibri Light" w:hAnsi="Calibri Light" w:cs="Calibri Light"/>
                <w:szCs w:val="24"/>
              </w:rPr>
            </w:rPrChange>
          </w:rPr>
          <w:delText xml:space="preserve"> et en accord avec le projet LMD au Mali.</w:delText>
        </w:r>
      </w:del>
    </w:p>
    <w:p w14:paraId="3187CDBB" w14:textId="16062C10" w:rsidR="00975B74" w:rsidRPr="007A4AFC" w:rsidDel="00A75F71" w:rsidRDefault="00975B74" w:rsidP="00975B74">
      <w:pPr>
        <w:spacing w:line="240" w:lineRule="auto"/>
        <w:rPr>
          <w:del w:id="14959" w:author="Dr Mamadou SANOGO" w:date="2023-10-25T17:45:00Z"/>
          <w:rFonts w:ascii="Calibri Light" w:eastAsiaTheme="minorHAnsi" w:hAnsi="Calibri Light" w:cs="Calibri Light"/>
          <w:b/>
          <w:bCs/>
          <w:color w:val="000000" w:themeColor="text1"/>
          <w:szCs w:val="24"/>
          <w:lang w:eastAsia="en-US"/>
          <w:rPrChange w:id="14960" w:author="Dr Mamadou SANOGO" w:date="2023-10-25T18:15:00Z">
            <w:rPr>
              <w:del w:id="14961" w:author="Dr Mamadou SANOGO" w:date="2023-10-25T17:45:00Z"/>
              <w:rFonts w:ascii="Calibri Light" w:eastAsiaTheme="minorHAnsi" w:hAnsi="Calibri Light" w:cs="Calibri Light"/>
              <w:b/>
              <w:bCs/>
              <w:szCs w:val="24"/>
              <w:lang w:eastAsia="en-US"/>
            </w:rPr>
          </w:rPrChange>
        </w:rPr>
      </w:pPr>
    </w:p>
    <w:p w14:paraId="4CDAD3B4" w14:textId="5CC390DA" w:rsidR="00975B74" w:rsidRPr="007A4AFC" w:rsidDel="00A75F71" w:rsidRDefault="00975B74" w:rsidP="00975B74">
      <w:pPr>
        <w:spacing w:line="240" w:lineRule="auto"/>
        <w:rPr>
          <w:del w:id="14962" w:author="Dr Mamadou SANOGO" w:date="2023-10-25T17:45:00Z"/>
          <w:rFonts w:ascii="Calibri Light" w:eastAsiaTheme="minorHAnsi" w:hAnsi="Calibri Light" w:cs="Calibri Light"/>
          <w:b/>
          <w:bCs/>
          <w:color w:val="000000" w:themeColor="text1"/>
          <w:szCs w:val="24"/>
          <w:lang w:eastAsia="en-US"/>
          <w:rPrChange w:id="14963" w:author="Dr Mamadou SANOGO" w:date="2023-10-25T18:15:00Z">
            <w:rPr>
              <w:del w:id="14964" w:author="Dr Mamadou SANOGO" w:date="2023-10-25T17:45:00Z"/>
              <w:rFonts w:ascii="Calibri Light" w:eastAsiaTheme="minorHAnsi" w:hAnsi="Calibri Light" w:cs="Calibri Light"/>
              <w:b/>
              <w:bCs/>
              <w:szCs w:val="24"/>
              <w:lang w:eastAsia="en-US"/>
            </w:rPr>
          </w:rPrChange>
        </w:rPr>
      </w:pPr>
      <w:del w:id="14965" w:author="Dr Mamadou SANOGO" w:date="2023-10-25T17:45:00Z">
        <w:r w:rsidRPr="007A4AFC" w:rsidDel="00A75F71">
          <w:rPr>
            <w:rFonts w:ascii="Calibri Light" w:eastAsiaTheme="minorHAnsi" w:hAnsi="Calibri Light" w:cs="Calibri Light"/>
            <w:b/>
            <w:bCs/>
            <w:color w:val="000000" w:themeColor="text1"/>
            <w:szCs w:val="24"/>
            <w:lang w:eastAsia="en-US"/>
            <w:rPrChange w:id="14966" w:author="Dr Mamadou SANOGO" w:date="2023-10-25T18:15:00Z">
              <w:rPr>
                <w:rFonts w:ascii="Calibri Light" w:eastAsiaTheme="minorHAnsi" w:hAnsi="Calibri Light" w:cs="Calibri Light"/>
                <w:b/>
                <w:bCs/>
                <w:szCs w:val="24"/>
                <w:lang w:eastAsia="en-US"/>
              </w:rPr>
            </w:rPrChange>
          </w:rPr>
          <w:delText xml:space="preserve">Objectifs scientifiques et techniques </w:delText>
        </w:r>
      </w:del>
    </w:p>
    <w:p w14:paraId="01F876B6" w14:textId="4F1C2597" w:rsidR="00975B74" w:rsidRPr="007A4AFC" w:rsidDel="00A75F71" w:rsidRDefault="00975B74" w:rsidP="00975B74">
      <w:pPr>
        <w:spacing w:line="240" w:lineRule="auto"/>
        <w:rPr>
          <w:del w:id="14967" w:author="Dr Mamadou SANOGO" w:date="2023-10-25T17:45:00Z"/>
          <w:rFonts w:ascii="Calibri Light" w:hAnsi="Calibri Light" w:cs="Calibri Light"/>
          <w:color w:val="000000" w:themeColor="text1"/>
          <w:szCs w:val="24"/>
          <w:rPrChange w:id="14968" w:author="Dr Mamadou SANOGO" w:date="2023-10-25T18:15:00Z">
            <w:rPr>
              <w:del w:id="14969" w:author="Dr Mamadou SANOGO" w:date="2023-10-25T17:45:00Z"/>
              <w:rFonts w:ascii="Calibri Light" w:hAnsi="Calibri Light" w:cs="Calibri Light"/>
              <w:szCs w:val="24"/>
            </w:rPr>
          </w:rPrChange>
        </w:rPr>
      </w:pPr>
      <w:del w:id="14970" w:author="Dr Mamadou SANOGO" w:date="2023-10-25T17:45:00Z">
        <w:r w:rsidRPr="007A4AFC" w:rsidDel="00A75F71">
          <w:rPr>
            <w:rFonts w:ascii="Calibri Light" w:hAnsi="Calibri Light" w:cs="Calibri Light"/>
            <w:color w:val="000000" w:themeColor="text1"/>
            <w:szCs w:val="24"/>
            <w:rPrChange w:id="14971" w:author="Dr Mamadou SANOGO" w:date="2023-10-25T18:15:00Z">
              <w:rPr>
                <w:rFonts w:ascii="Calibri Light" w:hAnsi="Calibri Light" w:cs="Calibri Light"/>
                <w:szCs w:val="24"/>
              </w:rPr>
            </w:rPrChange>
          </w:rPr>
          <w:delText>Le master en épidémiologie vise à former des professionnels compétents dans l'accomplissement de leurs fonctions de travail, c'est-à-dire capables de(d’) :</w:delText>
        </w:r>
      </w:del>
    </w:p>
    <w:p w14:paraId="33EEE12F" w14:textId="3ADB99F9" w:rsidR="00975B74" w:rsidRPr="007A4AFC" w:rsidDel="00A75F71" w:rsidRDefault="00975B74">
      <w:pPr>
        <w:pStyle w:val="Paragraphedeliste"/>
        <w:numPr>
          <w:ilvl w:val="0"/>
          <w:numId w:val="14"/>
        </w:numPr>
        <w:spacing w:line="240" w:lineRule="auto"/>
        <w:ind w:left="567" w:hanging="207"/>
        <w:rPr>
          <w:del w:id="14972" w:author="Dr Mamadou SANOGO" w:date="2023-10-25T17:45:00Z"/>
          <w:rFonts w:ascii="Calibri Light" w:hAnsi="Calibri Light" w:cs="Calibri Light"/>
          <w:color w:val="000000" w:themeColor="text1"/>
          <w:szCs w:val="24"/>
          <w:rPrChange w:id="14973" w:author="Dr Mamadou SANOGO" w:date="2023-10-25T18:15:00Z">
            <w:rPr>
              <w:del w:id="14974" w:author="Dr Mamadou SANOGO" w:date="2023-10-25T17:45:00Z"/>
              <w:rFonts w:ascii="Calibri Light" w:hAnsi="Calibri Light" w:cs="Calibri Light"/>
              <w:szCs w:val="24"/>
            </w:rPr>
          </w:rPrChange>
        </w:rPr>
      </w:pPr>
      <w:del w:id="14975" w:author="Dr Mamadou SANOGO" w:date="2023-10-25T17:45:00Z">
        <w:r w:rsidRPr="007A4AFC" w:rsidDel="00A75F71">
          <w:rPr>
            <w:rFonts w:ascii="Calibri Light" w:hAnsi="Calibri Light" w:cs="Calibri Light"/>
            <w:color w:val="000000" w:themeColor="text1"/>
            <w:szCs w:val="24"/>
            <w:rPrChange w:id="14976" w:author="Dr Mamadou SANOGO" w:date="2023-10-25T18:15:00Z">
              <w:rPr>
                <w:rFonts w:ascii="Calibri Light" w:hAnsi="Calibri Light" w:cs="Calibri Light"/>
                <w:szCs w:val="24"/>
              </w:rPr>
            </w:rPrChange>
          </w:rPr>
          <w:delText xml:space="preserve">Maîtriser les techniques de travail, </w:delText>
        </w:r>
      </w:del>
    </w:p>
    <w:p w14:paraId="6E41A356" w14:textId="6D0D0B59" w:rsidR="00975B74" w:rsidRPr="007A4AFC" w:rsidDel="00A75F71" w:rsidRDefault="00975B74">
      <w:pPr>
        <w:pStyle w:val="Paragraphedeliste"/>
        <w:numPr>
          <w:ilvl w:val="0"/>
          <w:numId w:val="14"/>
        </w:numPr>
        <w:spacing w:line="240" w:lineRule="auto"/>
        <w:ind w:left="567" w:hanging="207"/>
        <w:rPr>
          <w:del w:id="14977" w:author="Dr Mamadou SANOGO" w:date="2023-10-25T17:45:00Z"/>
          <w:rFonts w:ascii="Calibri Light" w:hAnsi="Calibri Light" w:cs="Calibri Light"/>
          <w:color w:val="000000" w:themeColor="text1"/>
          <w:szCs w:val="24"/>
          <w:rPrChange w:id="14978" w:author="Dr Mamadou SANOGO" w:date="2023-10-25T18:15:00Z">
            <w:rPr>
              <w:del w:id="14979" w:author="Dr Mamadou SANOGO" w:date="2023-10-25T17:45:00Z"/>
              <w:rFonts w:ascii="Calibri Light" w:hAnsi="Calibri Light" w:cs="Calibri Light"/>
              <w:szCs w:val="24"/>
            </w:rPr>
          </w:rPrChange>
        </w:rPr>
      </w:pPr>
      <w:del w:id="14980" w:author="Dr Mamadou SANOGO" w:date="2023-10-25T17:45:00Z">
        <w:r w:rsidRPr="007A4AFC" w:rsidDel="00A75F71">
          <w:rPr>
            <w:rFonts w:ascii="Calibri Light" w:hAnsi="Calibri Light" w:cs="Calibri Light"/>
            <w:color w:val="000000" w:themeColor="text1"/>
            <w:szCs w:val="24"/>
            <w:rPrChange w:id="14981" w:author="Dr Mamadou SANOGO" w:date="2023-10-25T18:15:00Z">
              <w:rPr>
                <w:rFonts w:ascii="Calibri Light" w:hAnsi="Calibri Light" w:cs="Calibri Light"/>
                <w:szCs w:val="24"/>
              </w:rPr>
            </w:rPrChange>
          </w:rPr>
          <w:delText xml:space="preserve">Prendre des décisions éclairées, </w:delText>
        </w:r>
      </w:del>
    </w:p>
    <w:p w14:paraId="67241439" w14:textId="4D7DAC70" w:rsidR="00975B74" w:rsidRPr="007A4AFC" w:rsidDel="00A75F71" w:rsidRDefault="00975B74">
      <w:pPr>
        <w:pStyle w:val="Paragraphedeliste"/>
        <w:numPr>
          <w:ilvl w:val="0"/>
          <w:numId w:val="14"/>
        </w:numPr>
        <w:spacing w:line="240" w:lineRule="auto"/>
        <w:ind w:left="567" w:hanging="207"/>
        <w:rPr>
          <w:del w:id="14982" w:author="Dr Mamadou SANOGO" w:date="2023-10-25T17:45:00Z"/>
          <w:rFonts w:ascii="Calibri Light" w:hAnsi="Calibri Light" w:cs="Calibri Light"/>
          <w:color w:val="000000" w:themeColor="text1"/>
          <w:szCs w:val="24"/>
          <w:rPrChange w:id="14983" w:author="Dr Mamadou SANOGO" w:date="2023-10-25T18:15:00Z">
            <w:rPr>
              <w:del w:id="14984" w:author="Dr Mamadou SANOGO" w:date="2023-10-25T17:45:00Z"/>
              <w:rFonts w:ascii="Calibri Light" w:hAnsi="Calibri Light" w:cs="Calibri Light"/>
              <w:szCs w:val="24"/>
            </w:rPr>
          </w:rPrChange>
        </w:rPr>
      </w:pPr>
      <w:del w:id="14985" w:author="Dr Mamadou SANOGO" w:date="2023-10-25T17:45:00Z">
        <w:r w:rsidRPr="007A4AFC" w:rsidDel="00A75F71">
          <w:rPr>
            <w:rFonts w:ascii="Calibri Light" w:hAnsi="Calibri Light" w:cs="Calibri Light"/>
            <w:color w:val="000000" w:themeColor="text1"/>
            <w:szCs w:val="24"/>
            <w:rPrChange w:id="14986" w:author="Dr Mamadou SANOGO" w:date="2023-10-25T18:15:00Z">
              <w:rPr>
                <w:rFonts w:ascii="Calibri Light" w:hAnsi="Calibri Light" w:cs="Calibri Light"/>
                <w:szCs w:val="24"/>
              </w:rPr>
            </w:rPrChange>
          </w:rPr>
          <w:delText>Établir une communication harmonieuse et bénéfique</w:delText>
        </w:r>
      </w:del>
    </w:p>
    <w:p w14:paraId="6E28C3D1" w14:textId="4C7F6AE6" w:rsidR="00975B74" w:rsidRPr="007A4AFC" w:rsidDel="00A75F71" w:rsidRDefault="00975B74">
      <w:pPr>
        <w:pStyle w:val="Paragraphedeliste"/>
        <w:numPr>
          <w:ilvl w:val="0"/>
          <w:numId w:val="14"/>
        </w:numPr>
        <w:spacing w:line="240" w:lineRule="auto"/>
        <w:ind w:left="567" w:hanging="207"/>
        <w:rPr>
          <w:del w:id="14987" w:author="Dr Mamadou SANOGO" w:date="2023-10-25T17:45:00Z"/>
          <w:rFonts w:ascii="Calibri Light" w:hAnsi="Calibri Light" w:cs="Calibri Light"/>
          <w:color w:val="000000" w:themeColor="text1"/>
          <w:szCs w:val="24"/>
          <w:rPrChange w:id="14988" w:author="Dr Mamadou SANOGO" w:date="2023-10-25T18:15:00Z">
            <w:rPr>
              <w:del w:id="14989" w:author="Dr Mamadou SANOGO" w:date="2023-10-25T17:45:00Z"/>
              <w:rFonts w:ascii="Calibri Light" w:hAnsi="Calibri Light" w:cs="Calibri Light"/>
              <w:szCs w:val="24"/>
            </w:rPr>
          </w:rPrChange>
        </w:rPr>
      </w:pPr>
      <w:del w:id="14990" w:author="Dr Mamadou SANOGO" w:date="2023-10-25T17:45:00Z">
        <w:r w:rsidRPr="007A4AFC" w:rsidDel="00A75F71">
          <w:rPr>
            <w:rFonts w:ascii="Calibri Light" w:hAnsi="Calibri Light" w:cs="Calibri Light"/>
            <w:color w:val="000000" w:themeColor="text1"/>
            <w:szCs w:val="24"/>
            <w:rPrChange w:id="14991" w:author="Dr Mamadou SANOGO" w:date="2023-10-25T18:15:00Z">
              <w:rPr>
                <w:rFonts w:ascii="Calibri Light" w:hAnsi="Calibri Light" w:cs="Calibri Light"/>
                <w:szCs w:val="24"/>
              </w:rPr>
            </w:rPrChange>
          </w:rPr>
          <w:delText>Évoluer dans leur champ d'activité et assumer consciencieusement leurs responsabilités professionnelles.</w:delText>
        </w:r>
      </w:del>
    </w:p>
    <w:p w14:paraId="020AC635" w14:textId="4F34D651" w:rsidR="00975B74" w:rsidRPr="007A4AFC" w:rsidDel="00A75F71" w:rsidRDefault="00975B74" w:rsidP="00975B74">
      <w:pPr>
        <w:spacing w:line="240" w:lineRule="auto"/>
        <w:rPr>
          <w:del w:id="14992" w:author="Dr Mamadou SANOGO" w:date="2023-10-25T17:45:00Z"/>
          <w:rFonts w:ascii="Calibri Light" w:hAnsi="Calibri Light" w:cs="Calibri Light"/>
          <w:color w:val="000000" w:themeColor="text1"/>
          <w:szCs w:val="24"/>
          <w:rPrChange w:id="14993" w:author="Dr Mamadou SANOGO" w:date="2023-10-25T18:15:00Z">
            <w:rPr>
              <w:del w:id="14994" w:author="Dr Mamadou SANOGO" w:date="2023-10-25T17:45:00Z"/>
              <w:rFonts w:ascii="Calibri Light" w:hAnsi="Calibri Light" w:cs="Calibri Light"/>
              <w:szCs w:val="24"/>
            </w:rPr>
          </w:rPrChange>
        </w:rPr>
      </w:pPr>
    </w:p>
    <w:p w14:paraId="2CED2575" w14:textId="203B7C7C" w:rsidR="00975B74" w:rsidRPr="007A4AFC" w:rsidDel="00A75F71" w:rsidRDefault="00975B74" w:rsidP="00975B74">
      <w:pPr>
        <w:spacing w:line="240" w:lineRule="auto"/>
        <w:rPr>
          <w:del w:id="14995" w:author="Dr Mamadou SANOGO" w:date="2023-10-25T17:45:00Z"/>
          <w:rFonts w:ascii="Calibri Light" w:hAnsi="Calibri Light" w:cs="Calibri Light"/>
          <w:color w:val="000000" w:themeColor="text1"/>
          <w:szCs w:val="24"/>
          <w:rPrChange w:id="14996" w:author="Dr Mamadou SANOGO" w:date="2023-10-25T18:15:00Z">
            <w:rPr>
              <w:del w:id="14997" w:author="Dr Mamadou SANOGO" w:date="2023-10-25T17:45:00Z"/>
              <w:rFonts w:ascii="Calibri Light" w:hAnsi="Calibri Light" w:cs="Calibri Light"/>
              <w:szCs w:val="24"/>
            </w:rPr>
          </w:rPrChange>
        </w:rPr>
      </w:pPr>
      <w:del w:id="14998" w:author="Dr Mamadou SANOGO" w:date="2023-10-25T17:45:00Z">
        <w:r w:rsidRPr="007A4AFC" w:rsidDel="00A75F71">
          <w:rPr>
            <w:rFonts w:ascii="Calibri Light" w:hAnsi="Calibri Light" w:cs="Calibri Light"/>
            <w:color w:val="000000" w:themeColor="text1"/>
            <w:szCs w:val="24"/>
            <w:rPrChange w:id="14999" w:author="Dr Mamadou SANOGO" w:date="2023-10-25T18:15:00Z">
              <w:rPr>
                <w:rFonts w:ascii="Calibri Light" w:hAnsi="Calibri Light" w:cs="Calibri Light"/>
                <w:szCs w:val="24"/>
              </w:rPr>
            </w:rPrChange>
          </w:rPr>
          <w:delText>Différents aspects de ces compétences sont également mis à profit dans l'accomplissement des autres tâches : l'organisation du travail, le contrôle de la qualité des soins, la gestion du matériel et des stocks, ainsi que la formation des stagiaires et du personnel.</w:delText>
        </w:r>
      </w:del>
    </w:p>
    <w:p w14:paraId="20C2CF26" w14:textId="63600321" w:rsidR="00975B74" w:rsidRPr="007A4AFC" w:rsidDel="00A75F71" w:rsidRDefault="00975B74" w:rsidP="00975B74">
      <w:pPr>
        <w:spacing w:line="240" w:lineRule="auto"/>
        <w:rPr>
          <w:del w:id="15000" w:author="Dr Mamadou SANOGO" w:date="2023-10-25T17:45:00Z"/>
          <w:rFonts w:ascii="Calibri Light" w:hAnsi="Calibri Light" w:cs="Calibri Light"/>
          <w:color w:val="000000" w:themeColor="text1"/>
          <w:szCs w:val="24"/>
          <w:rPrChange w:id="15001" w:author="Dr Mamadou SANOGO" w:date="2023-10-25T18:15:00Z">
            <w:rPr>
              <w:del w:id="15002" w:author="Dr Mamadou SANOGO" w:date="2023-10-25T17:45:00Z"/>
              <w:rFonts w:ascii="Calibri Light" w:hAnsi="Calibri Light" w:cs="Calibri Light"/>
              <w:szCs w:val="24"/>
            </w:rPr>
          </w:rPrChange>
        </w:rPr>
      </w:pPr>
      <w:del w:id="15003" w:author="Dr Mamadou SANOGO" w:date="2023-10-25T17:45:00Z">
        <w:r w:rsidRPr="007A4AFC" w:rsidDel="00A75F71">
          <w:rPr>
            <w:rFonts w:ascii="Calibri Light" w:hAnsi="Calibri Light" w:cs="Calibri Light"/>
            <w:color w:val="000000" w:themeColor="text1"/>
            <w:szCs w:val="24"/>
            <w:rPrChange w:id="15004" w:author="Dr Mamadou SANOGO" w:date="2023-10-25T18:15:00Z">
              <w:rPr>
                <w:rFonts w:ascii="Calibri Light" w:hAnsi="Calibri Light" w:cs="Calibri Light"/>
                <w:szCs w:val="24"/>
              </w:rPr>
            </w:rPrChange>
          </w:rPr>
          <w:delText>Le programme de master en épidémiologie a été conçu et élaboré dans la perspective du développement et renforcement progressif du professionnalisme, de l'autonomie, du sens des responsabilités et du souci d'humanisation des relations interpersonnelles.</w:delText>
        </w:r>
      </w:del>
    </w:p>
    <w:p w14:paraId="6C91AFE1" w14:textId="2DC72D3F" w:rsidR="00975B74" w:rsidRPr="007A4AFC" w:rsidDel="00A75F71" w:rsidRDefault="00975B74" w:rsidP="00975B74">
      <w:pPr>
        <w:spacing w:line="240" w:lineRule="auto"/>
        <w:rPr>
          <w:del w:id="15005" w:author="Dr Mamadou SANOGO" w:date="2023-10-25T17:45:00Z"/>
          <w:rFonts w:ascii="Calibri Light" w:hAnsi="Calibri Light" w:cs="Calibri Light"/>
          <w:color w:val="000000" w:themeColor="text1"/>
          <w:szCs w:val="24"/>
          <w:rPrChange w:id="15006" w:author="Dr Mamadou SANOGO" w:date="2023-10-25T18:15:00Z">
            <w:rPr>
              <w:del w:id="15007" w:author="Dr Mamadou SANOGO" w:date="2023-10-25T17:45:00Z"/>
              <w:rFonts w:ascii="Calibri Light" w:hAnsi="Calibri Light" w:cs="Calibri Light"/>
              <w:szCs w:val="24"/>
            </w:rPr>
          </w:rPrChange>
        </w:rPr>
      </w:pPr>
      <w:del w:id="15008" w:author="Dr Mamadou SANOGO" w:date="2023-10-25T17:45:00Z">
        <w:r w:rsidRPr="007A4AFC" w:rsidDel="00A75F71">
          <w:rPr>
            <w:rFonts w:ascii="Calibri Light" w:hAnsi="Calibri Light" w:cs="Calibri Light"/>
            <w:color w:val="000000" w:themeColor="text1"/>
            <w:szCs w:val="24"/>
            <w:rPrChange w:id="15009" w:author="Dr Mamadou SANOGO" w:date="2023-10-25T18:15:00Z">
              <w:rPr>
                <w:rFonts w:ascii="Calibri Light" w:hAnsi="Calibri Light" w:cs="Calibri Light"/>
                <w:szCs w:val="24"/>
              </w:rPr>
            </w:rPrChange>
          </w:rPr>
          <w:delText>Evoluer en tant que professionnel dans le domaine de l’épidémiologie, c'est aussi pouvoir faire une observation juste, prendre une décision éclairée, agir de façon appropriée et organiser convenablement son travail de façon à répondre à une situation professionnelle donnée.</w:delText>
        </w:r>
      </w:del>
    </w:p>
    <w:p w14:paraId="052D6F76" w14:textId="4D1F871A" w:rsidR="00975B74" w:rsidRPr="007A4AFC" w:rsidDel="00A75F71" w:rsidRDefault="00975B74" w:rsidP="00975B74">
      <w:pPr>
        <w:spacing w:line="240" w:lineRule="auto"/>
        <w:rPr>
          <w:del w:id="15010" w:author="Dr Mamadou SANOGO" w:date="2023-10-25T17:45:00Z"/>
          <w:rFonts w:ascii="Calibri Light" w:eastAsiaTheme="minorHAnsi" w:hAnsi="Calibri Light" w:cs="Calibri Light"/>
          <w:b/>
          <w:color w:val="000000" w:themeColor="text1"/>
          <w:szCs w:val="24"/>
          <w:lang w:eastAsia="en-US"/>
          <w:rPrChange w:id="15011" w:author="Dr Mamadou SANOGO" w:date="2023-10-25T18:15:00Z">
            <w:rPr>
              <w:del w:id="15012" w:author="Dr Mamadou SANOGO" w:date="2023-10-25T17:45:00Z"/>
              <w:rFonts w:ascii="Calibri Light" w:eastAsiaTheme="minorHAnsi" w:hAnsi="Calibri Light" w:cs="Calibri Light"/>
              <w:b/>
              <w:szCs w:val="24"/>
              <w:lang w:eastAsia="en-US"/>
            </w:rPr>
          </w:rPrChange>
        </w:rPr>
      </w:pPr>
    </w:p>
    <w:p w14:paraId="2C154B18" w14:textId="7C4069AD" w:rsidR="00975B74" w:rsidRPr="007A4AFC" w:rsidDel="00A75F71" w:rsidRDefault="00975B74" w:rsidP="00975B74">
      <w:pPr>
        <w:spacing w:line="240" w:lineRule="auto"/>
        <w:rPr>
          <w:del w:id="15013" w:author="Dr Mamadou SANOGO" w:date="2023-10-25T17:45:00Z"/>
          <w:rFonts w:ascii="Calibri Light" w:eastAsiaTheme="minorHAnsi" w:hAnsi="Calibri Light" w:cs="Calibri Light"/>
          <w:b/>
          <w:color w:val="000000" w:themeColor="text1"/>
          <w:szCs w:val="24"/>
          <w:lang w:eastAsia="en-US"/>
          <w:rPrChange w:id="15014" w:author="Dr Mamadou SANOGO" w:date="2023-10-25T18:15:00Z">
            <w:rPr>
              <w:del w:id="15015" w:author="Dr Mamadou SANOGO" w:date="2023-10-25T17:45:00Z"/>
              <w:rFonts w:ascii="Calibri Light" w:eastAsiaTheme="minorHAnsi" w:hAnsi="Calibri Light" w:cs="Calibri Light"/>
              <w:b/>
              <w:szCs w:val="24"/>
              <w:lang w:eastAsia="en-US"/>
            </w:rPr>
          </w:rPrChange>
        </w:rPr>
      </w:pPr>
      <w:del w:id="15016" w:author="Dr Mamadou SANOGO" w:date="2023-10-25T17:45:00Z">
        <w:r w:rsidRPr="007A4AFC" w:rsidDel="00A75F71">
          <w:rPr>
            <w:rFonts w:ascii="Calibri Light" w:eastAsiaTheme="minorHAnsi" w:hAnsi="Calibri Light" w:cs="Calibri Light"/>
            <w:b/>
            <w:color w:val="000000" w:themeColor="text1"/>
            <w:szCs w:val="24"/>
            <w:lang w:eastAsia="en-US"/>
            <w:rPrChange w:id="15017" w:author="Dr Mamadou SANOGO" w:date="2023-10-25T18:15:00Z">
              <w:rPr>
                <w:rFonts w:ascii="Calibri Light" w:eastAsiaTheme="minorHAnsi" w:hAnsi="Calibri Light" w:cs="Calibri Light"/>
                <w:b/>
                <w:szCs w:val="24"/>
                <w:lang w:eastAsia="en-US"/>
              </w:rPr>
            </w:rPrChange>
          </w:rPr>
          <w:delText>Les objectifs scientifiques et techniques sont les suivants :</w:delText>
        </w:r>
      </w:del>
    </w:p>
    <w:p w14:paraId="47EE910A" w14:textId="324770BE" w:rsidR="00975B74" w:rsidRPr="007A4AFC" w:rsidDel="00A75F71" w:rsidRDefault="00975B74" w:rsidP="00975B74">
      <w:pPr>
        <w:spacing w:line="240" w:lineRule="auto"/>
        <w:rPr>
          <w:del w:id="15018" w:author="Dr Mamadou SANOGO" w:date="2023-10-25T17:45:00Z"/>
          <w:rFonts w:ascii="Calibri Light" w:hAnsi="Calibri Light" w:cs="Calibri Light"/>
          <w:color w:val="000000" w:themeColor="text1"/>
          <w:szCs w:val="24"/>
          <w:rPrChange w:id="15019" w:author="Dr Mamadou SANOGO" w:date="2023-10-25T18:15:00Z">
            <w:rPr>
              <w:del w:id="15020" w:author="Dr Mamadou SANOGO" w:date="2023-10-25T17:45:00Z"/>
              <w:rFonts w:ascii="Calibri Light" w:hAnsi="Calibri Light" w:cs="Calibri Light"/>
              <w:szCs w:val="24"/>
            </w:rPr>
          </w:rPrChange>
        </w:rPr>
      </w:pPr>
      <w:del w:id="15021" w:author="Dr Mamadou SANOGO" w:date="2023-10-25T17:45:00Z">
        <w:r w:rsidRPr="007A4AFC" w:rsidDel="00A75F71">
          <w:rPr>
            <w:rFonts w:ascii="Calibri Light" w:hAnsi="Calibri Light" w:cs="Calibri Light"/>
            <w:color w:val="000000" w:themeColor="text1"/>
            <w:szCs w:val="24"/>
            <w:rPrChange w:id="15022" w:author="Dr Mamadou SANOGO" w:date="2023-10-25T18:15:00Z">
              <w:rPr>
                <w:rFonts w:ascii="Calibri Light" w:hAnsi="Calibri Light" w:cs="Calibri Light"/>
                <w:szCs w:val="24"/>
              </w:rPr>
            </w:rPrChange>
          </w:rPr>
          <w:delText>La formation reçue par l’étudiant en épidémiologie, devra le rendre capable, dans le respect des sensibilités culturelles, de(d’) :</w:delText>
        </w:r>
      </w:del>
    </w:p>
    <w:p w14:paraId="263F04C0" w14:textId="1D439985" w:rsidR="00975B74" w:rsidRPr="007A4AFC" w:rsidDel="00A75F71" w:rsidRDefault="00975B74">
      <w:pPr>
        <w:pStyle w:val="Paragraphedeliste"/>
        <w:numPr>
          <w:ilvl w:val="0"/>
          <w:numId w:val="21"/>
        </w:numPr>
        <w:spacing w:line="240" w:lineRule="auto"/>
        <w:rPr>
          <w:del w:id="15023" w:author="Dr Mamadou SANOGO" w:date="2023-10-25T17:45:00Z"/>
          <w:rFonts w:ascii="Calibri Light" w:hAnsi="Calibri Light" w:cs="Calibri Light"/>
          <w:color w:val="000000" w:themeColor="text1"/>
          <w:szCs w:val="24"/>
          <w:rPrChange w:id="15024" w:author="Dr Mamadou SANOGO" w:date="2023-10-25T18:15:00Z">
            <w:rPr>
              <w:del w:id="15025" w:author="Dr Mamadou SANOGO" w:date="2023-10-25T17:45:00Z"/>
              <w:rFonts w:ascii="Calibri Light" w:hAnsi="Calibri Light" w:cs="Calibri Light"/>
              <w:szCs w:val="24"/>
            </w:rPr>
          </w:rPrChange>
        </w:rPr>
      </w:pPr>
      <w:del w:id="15026" w:author="Dr Mamadou SANOGO" w:date="2023-10-25T17:45:00Z">
        <w:r w:rsidRPr="007A4AFC" w:rsidDel="00A75F71">
          <w:rPr>
            <w:rFonts w:ascii="Calibri Light" w:hAnsi="Calibri Light" w:cs="Calibri Light"/>
            <w:color w:val="000000" w:themeColor="text1"/>
            <w:szCs w:val="24"/>
            <w:rPrChange w:id="15027" w:author="Dr Mamadou SANOGO" w:date="2023-10-25T18:15:00Z">
              <w:rPr>
                <w:rFonts w:ascii="Calibri Light" w:hAnsi="Calibri Light" w:cs="Calibri Light"/>
                <w:szCs w:val="24"/>
              </w:rPr>
            </w:rPrChange>
          </w:rPr>
          <w:delText>Maitriser la politique nationale en matière de santé publique/épidémiologie</w:delText>
        </w:r>
      </w:del>
    </w:p>
    <w:p w14:paraId="5AA6049A" w14:textId="5B5D8897" w:rsidR="00975B74" w:rsidRPr="007A4AFC" w:rsidDel="00A75F71" w:rsidRDefault="00975B74">
      <w:pPr>
        <w:pStyle w:val="Paragraphedeliste"/>
        <w:numPr>
          <w:ilvl w:val="0"/>
          <w:numId w:val="21"/>
        </w:numPr>
        <w:spacing w:line="240" w:lineRule="auto"/>
        <w:rPr>
          <w:del w:id="15028" w:author="Dr Mamadou SANOGO" w:date="2023-10-25T17:45:00Z"/>
          <w:rFonts w:ascii="Calibri Light" w:hAnsi="Calibri Light" w:cs="Calibri Light"/>
          <w:color w:val="000000" w:themeColor="text1"/>
          <w:szCs w:val="24"/>
          <w:rPrChange w:id="15029" w:author="Dr Mamadou SANOGO" w:date="2023-10-25T18:15:00Z">
            <w:rPr>
              <w:del w:id="15030" w:author="Dr Mamadou SANOGO" w:date="2023-10-25T17:45:00Z"/>
              <w:rFonts w:ascii="Calibri Light" w:hAnsi="Calibri Light" w:cs="Calibri Light"/>
              <w:szCs w:val="24"/>
            </w:rPr>
          </w:rPrChange>
        </w:rPr>
      </w:pPr>
      <w:del w:id="15031" w:author="Dr Mamadou SANOGO" w:date="2023-10-25T17:45:00Z">
        <w:r w:rsidRPr="007A4AFC" w:rsidDel="00A75F71">
          <w:rPr>
            <w:rFonts w:ascii="Calibri Light" w:hAnsi="Calibri Light" w:cs="Calibri Light"/>
            <w:color w:val="000000" w:themeColor="text1"/>
            <w:szCs w:val="24"/>
            <w:rPrChange w:id="15032" w:author="Dr Mamadou SANOGO" w:date="2023-10-25T18:15:00Z">
              <w:rPr>
                <w:rFonts w:ascii="Calibri Light" w:hAnsi="Calibri Light" w:cs="Calibri Light"/>
                <w:szCs w:val="24"/>
              </w:rPr>
            </w:rPrChange>
          </w:rPr>
          <w:delText>Maîtriser la législation en matière de santé publique/épidémiologie</w:delText>
        </w:r>
      </w:del>
    </w:p>
    <w:p w14:paraId="2E0B7365" w14:textId="016E0542" w:rsidR="00975B74" w:rsidRPr="007A4AFC" w:rsidDel="00A75F71" w:rsidRDefault="00975B74">
      <w:pPr>
        <w:pStyle w:val="Paragraphedeliste"/>
        <w:numPr>
          <w:ilvl w:val="0"/>
          <w:numId w:val="21"/>
        </w:numPr>
        <w:spacing w:line="240" w:lineRule="auto"/>
        <w:rPr>
          <w:del w:id="15033" w:author="Dr Mamadou SANOGO" w:date="2023-10-25T17:45:00Z"/>
          <w:rFonts w:ascii="Calibri Light" w:hAnsi="Calibri Light" w:cs="Calibri Light"/>
          <w:color w:val="000000" w:themeColor="text1"/>
          <w:szCs w:val="24"/>
          <w:rPrChange w:id="15034" w:author="Dr Mamadou SANOGO" w:date="2023-10-25T18:15:00Z">
            <w:rPr>
              <w:del w:id="15035" w:author="Dr Mamadou SANOGO" w:date="2023-10-25T17:45:00Z"/>
              <w:rFonts w:ascii="Calibri Light" w:hAnsi="Calibri Light" w:cs="Calibri Light"/>
              <w:szCs w:val="24"/>
            </w:rPr>
          </w:rPrChange>
        </w:rPr>
      </w:pPr>
      <w:del w:id="15036" w:author="Dr Mamadou SANOGO" w:date="2023-10-25T17:45:00Z">
        <w:r w:rsidRPr="007A4AFC" w:rsidDel="00A75F71">
          <w:rPr>
            <w:rFonts w:ascii="Calibri Light" w:hAnsi="Calibri Light" w:cs="Calibri Light"/>
            <w:color w:val="000000" w:themeColor="text1"/>
            <w:szCs w:val="24"/>
            <w:rPrChange w:id="15037" w:author="Dr Mamadou SANOGO" w:date="2023-10-25T18:15:00Z">
              <w:rPr>
                <w:rFonts w:ascii="Calibri Light" w:hAnsi="Calibri Light" w:cs="Calibri Light"/>
                <w:szCs w:val="24"/>
              </w:rPr>
            </w:rPrChange>
          </w:rPr>
          <w:delText>Décrire la fonction de l’épidémiologiste</w:delText>
        </w:r>
      </w:del>
    </w:p>
    <w:p w14:paraId="0856AF4E" w14:textId="5E43792B" w:rsidR="00975B74" w:rsidRPr="007A4AFC" w:rsidDel="00A75F71" w:rsidRDefault="00975B74">
      <w:pPr>
        <w:pStyle w:val="Paragraphedeliste"/>
        <w:numPr>
          <w:ilvl w:val="0"/>
          <w:numId w:val="21"/>
        </w:numPr>
        <w:spacing w:line="240" w:lineRule="auto"/>
        <w:rPr>
          <w:del w:id="15038" w:author="Dr Mamadou SANOGO" w:date="2023-10-25T17:45:00Z"/>
          <w:rFonts w:ascii="Calibri Light" w:hAnsi="Calibri Light" w:cs="Calibri Light"/>
          <w:color w:val="000000" w:themeColor="text1"/>
          <w:szCs w:val="24"/>
          <w:rPrChange w:id="15039" w:author="Dr Mamadou SANOGO" w:date="2023-10-25T18:15:00Z">
            <w:rPr>
              <w:del w:id="15040" w:author="Dr Mamadou SANOGO" w:date="2023-10-25T17:45:00Z"/>
              <w:rFonts w:ascii="Calibri Light" w:hAnsi="Calibri Light" w:cs="Calibri Light"/>
              <w:szCs w:val="24"/>
            </w:rPr>
          </w:rPrChange>
        </w:rPr>
      </w:pPr>
      <w:del w:id="15041" w:author="Dr Mamadou SANOGO" w:date="2023-10-25T17:45:00Z">
        <w:r w:rsidRPr="007A4AFC" w:rsidDel="00A75F71">
          <w:rPr>
            <w:rFonts w:ascii="Calibri Light" w:hAnsi="Calibri Light" w:cs="Calibri Light"/>
            <w:color w:val="000000" w:themeColor="text1"/>
            <w:szCs w:val="24"/>
            <w:rPrChange w:id="15042" w:author="Dr Mamadou SANOGO" w:date="2023-10-25T18:15:00Z">
              <w:rPr>
                <w:rFonts w:ascii="Calibri Light" w:hAnsi="Calibri Light" w:cs="Calibri Light"/>
                <w:szCs w:val="24"/>
              </w:rPr>
            </w:rPrChange>
          </w:rPr>
          <w:delText>Assurer le suivi des tendances des maladies</w:delText>
        </w:r>
      </w:del>
    </w:p>
    <w:p w14:paraId="008FED00" w14:textId="6C7453CA" w:rsidR="00975B74" w:rsidRPr="007A4AFC" w:rsidDel="00A75F71" w:rsidRDefault="00975B74">
      <w:pPr>
        <w:pStyle w:val="Paragraphedeliste"/>
        <w:numPr>
          <w:ilvl w:val="0"/>
          <w:numId w:val="21"/>
        </w:numPr>
        <w:spacing w:line="240" w:lineRule="auto"/>
        <w:rPr>
          <w:del w:id="15043" w:author="Dr Mamadou SANOGO" w:date="2023-10-25T17:45:00Z"/>
          <w:rFonts w:ascii="Calibri Light" w:hAnsi="Calibri Light" w:cs="Calibri Light"/>
          <w:color w:val="000000" w:themeColor="text1"/>
          <w:szCs w:val="24"/>
          <w:rPrChange w:id="15044" w:author="Dr Mamadou SANOGO" w:date="2023-10-25T18:15:00Z">
            <w:rPr>
              <w:del w:id="15045" w:author="Dr Mamadou SANOGO" w:date="2023-10-25T17:45:00Z"/>
              <w:rFonts w:ascii="Calibri Light" w:hAnsi="Calibri Light" w:cs="Calibri Light"/>
              <w:szCs w:val="24"/>
            </w:rPr>
          </w:rPrChange>
        </w:rPr>
      </w:pPr>
      <w:del w:id="15046" w:author="Dr Mamadou SANOGO" w:date="2023-10-25T17:45:00Z">
        <w:r w:rsidRPr="007A4AFC" w:rsidDel="00A75F71">
          <w:rPr>
            <w:rFonts w:ascii="Calibri Light" w:hAnsi="Calibri Light" w:cs="Calibri Light"/>
            <w:color w:val="000000" w:themeColor="text1"/>
            <w:szCs w:val="24"/>
            <w:rPrChange w:id="15047" w:author="Dr Mamadou SANOGO" w:date="2023-10-25T18:15:00Z">
              <w:rPr>
                <w:rFonts w:ascii="Calibri Light" w:hAnsi="Calibri Light" w:cs="Calibri Light"/>
                <w:szCs w:val="24"/>
              </w:rPr>
            </w:rPrChange>
          </w:rPr>
          <w:delText>Assurer la gestion d’une épidémie</w:delText>
        </w:r>
      </w:del>
    </w:p>
    <w:p w14:paraId="2C83CC2D" w14:textId="3CEA5E94" w:rsidR="00975B74" w:rsidRPr="007A4AFC" w:rsidDel="00A75F71" w:rsidRDefault="00975B74">
      <w:pPr>
        <w:pStyle w:val="Paragraphedeliste"/>
        <w:numPr>
          <w:ilvl w:val="0"/>
          <w:numId w:val="21"/>
        </w:numPr>
        <w:spacing w:line="240" w:lineRule="auto"/>
        <w:rPr>
          <w:del w:id="15048" w:author="Dr Mamadou SANOGO" w:date="2023-10-25T17:45:00Z"/>
          <w:rFonts w:ascii="Calibri Light" w:hAnsi="Calibri Light" w:cs="Calibri Light"/>
          <w:color w:val="000000" w:themeColor="text1"/>
          <w:szCs w:val="24"/>
          <w:rPrChange w:id="15049" w:author="Dr Mamadou SANOGO" w:date="2023-10-25T18:15:00Z">
            <w:rPr>
              <w:del w:id="15050" w:author="Dr Mamadou SANOGO" w:date="2023-10-25T17:45:00Z"/>
              <w:rFonts w:ascii="Calibri Light" w:hAnsi="Calibri Light" w:cs="Calibri Light"/>
              <w:szCs w:val="24"/>
            </w:rPr>
          </w:rPrChange>
        </w:rPr>
      </w:pPr>
      <w:del w:id="15051" w:author="Dr Mamadou SANOGO" w:date="2023-10-25T17:45:00Z">
        <w:r w:rsidRPr="007A4AFC" w:rsidDel="00A75F71">
          <w:rPr>
            <w:rFonts w:ascii="Calibri Light" w:hAnsi="Calibri Light" w:cs="Calibri Light"/>
            <w:color w:val="000000" w:themeColor="text1"/>
            <w:szCs w:val="24"/>
            <w:rPrChange w:id="15052" w:author="Dr Mamadou SANOGO" w:date="2023-10-25T18:15:00Z">
              <w:rPr>
                <w:rFonts w:ascii="Calibri Light" w:hAnsi="Calibri Light" w:cs="Calibri Light"/>
                <w:szCs w:val="24"/>
              </w:rPr>
            </w:rPrChange>
          </w:rPr>
          <w:delText>Utiliser les logiciels de gestion des données épidémiologiques</w:delText>
        </w:r>
      </w:del>
    </w:p>
    <w:p w14:paraId="573CB682" w14:textId="258B396A" w:rsidR="00975B74" w:rsidRPr="007A4AFC" w:rsidDel="00A75F71" w:rsidRDefault="00975B74">
      <w:pPr>
        <w:pStyle w:val="Paragraphedeliste"/>
        <w:numPr>
          <w:ilvl w:val="0"/>
          <w:numId w:val="21"/>
        </w:numPr>
        <w:spacing w:line="240" w:lineRule="auto"/>
        <w:rPr>
          <w:del w:id="15053" w:author="Dr Mamadou SANOGO" w:date="2023-10-25T17:45:00Z"/>
          <w:rFonts w:ascii="Calibri Light" w:hAnsi="Calibri Light" w:cs="Calibri Light"/>
          <w:color w:val="000000" w:themeColor="text1"/>
          <w:szCs w:val="24"/>
          <w:rPrChange w:id="15054" w:author="Dr Mamadou SANOGO" w:date="2023-10-25T18:15:00Z">
            <w:rPr>
              <w:del w:id="15055" w:author="Dr Mamadou SANOGO" w:date="2023-10-25T17:45:00Z"/>
              <w:rFonts w:ascii="Calibri Light" w:hAnsi="Calibri Light" w:cs="Calibri Light"/>
              <w:szCs w:val="24"/>
            </w:rPr>
          </w:rPrChange>
        </w:rPr>
      </w:pPr>
      <w:del w:id="15056" w:author="Dr Mamadou SANOGO" w:date="2023-10-25T17:45:00Z">
        <w:r w:rsidRPr="007A4AFC" w:rsidDel="00A75F71">
          <w:rPr>
            <w:rFonts w:ascii="Calibri Light" w:hAnsi="Calibri Light" w:cs="Calibri Light"/>
            <w:color w:val="000000" w:themeColor="text1"/>
            <w:szCs w:val="24"/>
            <w:rPrChange w:id="15057" w:author="Dr Mamadou SANOGO" w:date="2023-10-25T18:15:00Z">
              <w:rPr>
                <w:rFonts w:ascii="Calibri Light" w:hAnsi="Calibri Light" w:cs="Calibri Light"/>
                <w:szCs w:val="24"/>
              </w:rPr>
            </w:rPrChange>
          </w:rPr>
          <w:delText xml:space="preserve">Appliquer les principes et méthodes de l’épidémiologie dans le travail </w:delText>
        </w:r>
      </w:del>
    </w:p>
    <w:p w14:paraId="4F328E9A" w14:textId="029DB798" w:rsidR="00975B74" w:rsidRPr="007A4AFC" w:rsidDel="00A75F71" w:rsidRDefault="00975B74">
      <w:pPr>
        <w:pStyle w:val="Paragraphedeliste"/>
        <w:numPr>
          <w:ilvl w:val="0"/>
          <w:numId w:val="21"/>
        </w:numPr>
        <w:spacing w:line="240" w:lineRule="auto"/>
        <w:rPr>
          <w:del w:id="15058" w:author="Dr Mamadou SANOGO" w:date="2023-10-25T17:45:00Z"/>
          <w:rFonts w:ascii="Calibri Light" w:hAnsi="Calibri Light" w:cs="Calibri Light"/>
          <w:color w:val="000000" w:themeColor="text1"/>
          <w:szCs w:val="24"/>
          <w:rPrChange w:id="15059" w:author="Dr Mamadou SANOGO" w:date="2023-10-25T18:15:00Z">
            <w:rPr>
              <w:del w:id="15060" w:author="Dr Mamadou SANOGO" w:date="2023-10-25T17:45:00Z"/>
              <w:rFonts w:ascii="Calibri Light" w:hAnsi="Calibri Light" w:cs="Calibri Light"/>
              <w:szCs w:val="24"/>
            </w:rPr>
          </w:rPrChange>
        </w:rPr>
      </w:pPr>
      <w:del w:id="15061" w:author="Dr Mamadou SANOGO" w:date="2023-10-25T17:45:00Z">
        <w:r w:rsidRPr="007A4AFC" w:rsidDel="00A75F71">
          <w:rPr>
            <w:rFonts w:ascii="Calibri Light" w:hAnsi="Calibri Light" w:cs="Calibri Light"/>
            <w:color w:val="000000" w:themeColor="text1"/>
            <w:szCs w:val="24"/>
            <w:rPrChange w:id="15062" w:author="Dr Mamadou SANOGO" w:date="2023-10-25T18:15:00Z">
              <w:rPr>
                <w:rFonts w:ascii="Calibri Light" w:hAnsi="Calibri Light" w:cs="Calibri Light"/>
                <w:szCs w:val="24"/>
              </w:rPr>
            </w:rPrChange>
          </w:rPr>
          <w:delText xml:space="preserve">Appliquer les principes et les méthodes d’enseignement/apprentissage </w:delText>
        </w:r>
      </w:del>
    </w:p>
    <w:p w14:paraId="6195855B" w14:textId="42DFB649" w:rsidR="00975B74" w:rsidRPr="007A4AFC" w:rsidDel="00A75F71" w:rsidRDefault="00975B74">
      <w:pPr>
        <w:pStyle w:val="Paragraphedeliste"/>
        <w:numPr>
          <w:ilvl w:val="0"/>
          <w:numId w:val="21"/>
        </w:numPr>
        <w:spacing w:line="240" w:lineRule="auto"/>
        <w:rPr>
          <w:del w:id="15063" w:author="Dr Mamadou SANOGO" w:date="2023-10-25T17:45:00Z"/>
          <w:rFonts w:ascii="Calibri Light" w:hAnsi="Calibri Light" w:cs="Calibri Light"/>
          <w:color w:val="000000" w:themeColor="text1"/>
          <w:szCs w:val="24"/>
          <w:rPrChange w:id="15064" w:author="Dr Mamadou SANOGO" w:date="2023-10-25T18:15:00Z">
            <w:rPr>
              <w:del w:id="15065" w:author="Dr Mamadou SANOGO" w:date="2023-10-25T17:45:00Z"/>
              <w:rFonts w:ascii="Calibri Light" w:hAnsi="Calibri Light" w:cs="Calibri Light"/>
              <w:szCs w:val="24"/>
            </w:rPr>
          </w:rPrChange>
        </w:rPr>
      </w:pPr>
      <w:del w:id="15066" w:author="Dr Mamadou SANOGO" w:date="2023-10-25T17:45:00Z">
        <w:r w:rsidRPr="007A4AFC" w:rsidDel="00A75F71">
          <w:rPr>
            <w:rFonts w:ascii="Calibri Light" w:hAnsi="Calibri Light" w:cs="Calibri Light"/>
            <w:color w:val="000000" w:themeColor="text1"/>
            <w:szCs w:val="24"/>
            <w:rPrChange w:id="15067" w:author="Dr Mamadou SANOGO" w:date="2023-10-25T18:15:00Z">
              <w:rPr>
                <w:rFonts w:ascii="Calibri Light" w:hAnsi="Calibri Light" w:cs="Calibri Light"/>
                <w:szCs w:val="24"/>
              </w:rPr>
            </w:rPrChange>
          </w:rPr>
          <w:delText xml:space="preserve">Maîtriser la méthodologie de la recherche </w:delText>
        </w:r>
      </w:del>
    </w:p>
    <w:p w14:paraId="4029E4FA" w14:textId="0B01CD2D" w:rsidR="00975B74" w:rsidRPr="007A4AFC" w:rsidDel="00A75F71" w:rsidRDefault="00975B74">
      <w:pPr>
        <w:pStyle w:val="Paragraphedeliste"/>
        <w:numPr>
          <w:ilvl w:val="0"/>
          <w:numId w:val="21"/>
        </w:numPr>
        <w:spacing w:line="240" w:lineRule="auto"/>
        <w:rPr>
          <w:del w:id="15068" w:author="Dr Mamadou SANOGO" w:date="2023-10-25T17:45:00Z"/>
          <w:rFonts w:ascii="Calibri Light" w:hAnsi="Calibri Light" w:cs="Calibri Light"/>
          <w:color w:val="000000" w:themeColor="text1"/>
          <w:szCs w:val="24"/>
          <w:rPrChange w:id="15069" w:author="Dr Mamadou SANOGO" w:date="2023-10-25T18:15:00Z">
            <w:rPr>
              <w:del w:id="15070" w:author="Dr Mamadou SANOGO" w:date="2023-10-25T17:45:00Z"/>
              <w:rFonts w:ascii="Calibri Light" w:hAnsi="Calibri Light" w:cs="Calibri Light"/>
              <w:szCs w:val="24"/>
            </w:rPr>
          </w:rPrChange>
        </w:rPr>
      </w:pPr>
      <w:del w:id="15071" w:author="Dr Mamadou SANOGO" w:date="2023-10-25T17:45:00Z">
        <w:r w:rsidRPr="007A4AFC" w:rsidDel="00A75F71">
          <w:rPr>
            <w:rFonts w:ascii="Calibri Light" w:hAnsi="Calibri Light" w:cs="Calibri Light"/>
            <w:color w:val="000000" w:themeColor="text1"/>
            <w:szCs w:val="24"/>
            <w:rPrChange w:id="15072" w:author="Dr Mamadou SANOGO" w:date="2023-10-25T18:15:00Z">
              <w:rPr>
                <w:rFonts w:ascii="Calibri Light" w:hAnsi="Calibri Light" w:cs="Calibri Light"/>
                <w:szCs w:val="24"/>
              </w:rPr>
            </w:rPrChange>
          </w:rPr>
          <w:delText>Rédiger un mémoire de fin d’études</w:delText>
        </w:r>
      </w:del>
    </w:p>
    <w:p w14:paraId="0B8FA423" w14:textId="5F28ECC5" w:rsidR="00975B74" w:rsidRPr="007A4AFC" w:rsidDel="00A75F71" w:rsidRDefault="00975B74" w:rsidP="00975B74">
      <w:pPr>
        <w:spacing w:line="240" w:lineRule="auto"/>
        <w:rPr>
          <w:del w:id="15073" w:author="Dr Mamadou SANOGO" w:date="2023-10-25T17:45:00Z"/>
          <w:rFonts w:ascii="Calibri Light" w:eastAsiaTheme="minorHAnsi" w:hAnsi="Calibri Light" w:cs="Calibri Light"/>
          <w:b/>
          <w:bCs/>
          <w:color w:val="000000" w:themeColor="text1"/>
          <w:szCs w:val="24"/>
          <w:lang w:eastAsia="en-US"/>
          <w:rPrChange w:id="15074" w:author="Dr Mamadou SANOGO" w:date="2023-10-25T18:15:00Z">
            <w:rPr>
              <w:del w:id="15075" w:author="Dr Mamadou SANOGO" w:date="2023-10-25T17:45:00Z"/>
              <w:rFonts w:ascii="Calibri Light" w:eastAsiaTheme="minorHAnsi" w:hAnsi="Calibri Light" w:cs="Calibri Light"/>
              <w:b/>
              <w:bCs/>
              <w:szCs w:val="24"/>
              <w:lang w:eastAsia="en-US"/>
            </w:rPr>
          </w:rPrChange>
        </w:rPr>
      </w:pPr>
    </w:p>
    <w:p w14:paraId="22421A65" w14:textId="47E674B3" w:rsidR="00975B74" w:rsidRPr="007A4AFC" w:rsidDel="00A75F71" w:rsidRDefault="00975B74" w:rsidP="00975B74">
      <w:pPr>
        <w:spacing w:line="240" w:lineRule="auto"/>
        <w:rPr>
          <w:del w:id="15076" w:author="Dr Mamadou SANOGO" w:date="2023-10-25T17:45:00Z"/>
          <w:rFonts w:ascii="Calibri Light" w:eastAsiaTheme="minorHAnsi" w:hAnsi="Calibri Light" w:cs="Calibri Light"/>
          <w:color w:val="000000" w:themeColor="text1"/>
          <w:szCs w:val="24"/>
          <w:lang w:eastAsia="en-US"/>
          <w:rPrChange w:id="15077" w:author="Dr Mamadou SANOGO" w:date="2023-10-25T18:15:00Z">
            <w:rPr>
              <w:del w:id="15078" w:author="Dr Mamadou SANOGO" w:date="2023-10-25T17:45:00Z"/>
              <w:rFonts w:ascii="Calibri Light" w:eastAsiaTheme="minorHAnsi" w:hAnsi="Calibri Light" w:cs="Calibri Light"/>
              <w:szCs w:val="24"/>
              <w:lang w:eastAsia="en-US"/>
            </w:rPr>
          </w:rPrChange>
        </w:rPr>
      </w:pPr>
      <w:del w:id="15079" w:author="Dr Mamadou SANOGO" w:date="2023-10-25T17:45:00Z">
        <w:r w:rsidRPr="007A4AFC" w:rsidDel="00A75F71">
          <w:rPr>
            <w:rFonts w:ascii="Calibri Light" w:eastAsiaTheme="minorHAnsi" w:hAnsi="Calibri Light" w:cs="Calibri Light"/>
            <w:b/>
            <w:bCs/>
            <w:color w:val="000000" w:themeColor="text1"/>
            <w:szCs w:val="24"/>
            <w:lang w:eastAsia="en-US"/>
            <w:rPrChange w:id="15080" w:author="Dr Mamadou SANOGO" w:date="2023-10-25T18:15:00Z">
              <w:rPr>
                <w:rFonts w:ascii="Calibri Light" w:eastAsiaTheme="minorHAnsi" w:hAnsi="Calibri Light" w:cs="Calibri Light"/>
                <w:b/>
                <w:bCs/>
                <w:szCs w:val="24"/>
                <w:lang w:eastAsia="en-US"/>
              </w:rPr>
            </w:rPrChange>
          </w:rPr>
          <w:delText xml:space="preserve">Objectifs professionnels </w:delText>
        </w:r>
      </w:del>
    </w:p>
    <w:p w14:paraId="5CFB6AC8" w14:textId="7F6CC98D" w:rsidR="00975B74" w:rsidRPr="007A4AFC" w:rsidDel="00A75F71" w:rsidRDefault="00975B74" w:rsidP="00975B74">
      <w:pPr>
        <w:spacing w:line="240" w:lineRule="auto"/>
        <w:rPr>
          <w:del w:id="15081" w:author="Dr Mamadou SANOGO" w:date="2023-10-25T17:45:00Z"/>
          <w:rFonts w:ascii="Calibri Light" w:eastAsiaTheme="minorHAnsi" w:hAnsi="Calibri Light" w:cs="Calibri Light"/>
          <w:color w:val="000000" w:themeColor="text1"/>
          <w:szCs w:val="24"/>
          <w:lang w:eastAsia="en-US"/>
          <w:rPrChange w:id="15082" w:author="Dr Mamadou SANOGO" w:date="2023-10-25T18:15:00Z">
            <w:rPr>
              <w:del w:id="15083" w:author="Dr Mamadou SANOGO" w:date="2023-10-25T17:45:00Z"/>
              <w:rFonts w:ascii="Calibri Light" w:eastAsiaTheme="minorHAnsi" w:hAnsi="Calibri Light" w:cs="Calibri Light"/>
              <w:szCs w:val="24"/>
              <w:lang w:eastAsia="en-US"/>
            </w:rPr>
          </w:rPrChange>
        </w:rPr>
      </w:pPr>
      <w:del w:id="15084" w:author="Dr Mamadou SANOGO" w:date="2023-10-25T17:45:00Z">
        <w:r w:rsidRPr="007A4AFC" w:rsidDel="00A75F71">
          <w:rPr>
            <w:rFonts w:ascii="Calibri Light" w:hAnsi="Calibri Light" w:cs="Calibri Light"/>
            <w:color w:val="000000" w:themeColor="text1"/>
            <w:szCs w:val="24"/>
            <w:rPrChange w:id="15085" w:author="Dr Mamadou SANOGO" w:date="2023-10-25T18:15:00Z">
              <w:rPr>
                <w:rFonts w:ascii="Calibri Light" w:hAnsi="Calibri Light" w:cs="Calibri Light"/>
                <w:szCs w:val="24"/>
              </w:rPr>
            </w:rPrChange>
          </w:rPr>
          <w:delText>L’objectif de la formation est de donner à l’étudiant, en plus des compétences techniques, la possibilité de s’intégrer efficacement dans le monde professionnel qui sera le sien:</w:delText>
        </w:r>
      </w:del>
    </w:p>
    <w:p w14:paraId="343C6F8C" w14:textId="0B7D19FE" w:rsidR="00975B74" w:rsidRPr="007A4AFC" w:rsidDel="00A75F71" w:rsidRDefault="00975B74" w:rsidP="00975B74">
      <w:pPr>
        <w:spacing w:line="240" w:lineRule="auto"/>
        <w:ind w:left="720"/>
        <w:rPr>
          <w:del w:id="15086" w:author="Dr Mamadou SANOGO" w:date="2023-10-25T17:45:00Z"/>
          <w:rFonts w:ascii="Calibri Light" w:hAnsi="Calibri Light" w:cs="Calibri Light"/>
          <w:color w:val="000000" w:themeColor="text1"/>
          <w:szCs w:val="24"/>
          <w:rPrChange w:id="15087" w:author="Dr Mamadou SANOGO" w:date="2023-10-25T18:15:00Z">
            <w:rPr>
              <w:del w:id="15088" w:author="Dr Mamadou SANOGO" w:date="2023-10-25T17:45:00Z"/>
              <w:rFonts w:ascii="Calibri Light" w:hAnsi="Calibri Light" w:cs="Calibri Light"/>
              <w:szCs w:val="24"/>
            </w:rPr>
          </w:rPrChange>
        </w:rPr>
      </w:pPr>
    </w:p>
    <w:p w14:paraId="0D900F20" w14:textId="68458BF5" w:rsidR="00975B74" w:rsidRPr="007A4AFC" w:rsidDel="00A75F71" w:rsidRDefault="00975B74">
      <w:pPr>
        <w:pStyle w:val="Paragraphedeliste"/>
        <w:numPr>
          <w:ilvl w:val="0"/>
          <w:numId w:val="19"/>
        </w:numPr>
        <w:spacing w:line="240" w:lineRule="auto"/>
        <w:rPr>
          <w:del w:id="15089" w:author="Dr Mamadou SANOGO" w:date="2023-10-25T17:45:00Z"/>
          <w:rFonts w:ascii="Calibri Light" w:hAnsi="Calibri Light" w:cs="Calibri Light"/>
          <w:color w:val="000000" w:themeColor="text1"/>
          <w:szCs w:val="24"/>
          <w:rPrChange w:id="15090" w:author="Dr Mamadou SANOGO" w:date="2023-10-25T18:15:00Z">
            <w:rPr>
              <w:del w:id="15091" w:author="Dr Mamadou SANOGO" w:date="2023-10-25T17:45:00Z"/>
              <w:rFonts w:ascii="Calibri Light" w:hAnsi="Calibri Light" w:cs="Calibri Light"/>
              <w:szCs w:val="24"/>
            </w:rPr>
          </w:rPrChange>
        </w:rPr>
      </w:pPr>
      <w:del w:id="15092" w:author="Dr Mamadou SANOGO" w:date="2023-10-25T17:45:00Z">
        <w:r w:rsidRPr="007A4AFC" w:rsidDel="00A75F71">
          <w:rPr>
            <w:rFonts w:ascii="Calibri Light" w:hAnsi="Calibri Light" w:cs="Calibri Light"/>
            <w:color w:val="000000" w:themeColor="text1"/>
            <w:szCs w:val="24"/>
            <w:rPrChange w:id="15093" w:author="Dr Mamadou SANOGO" w:date="2023-10-25T18:15:00Z">
              <w:rPr>
                <w:rFonts w:ascii="Calibri Light" w:hAnsi="Calibri Light" w:cs="Calibri Light"/>
                <w:szCs w:val="24"/>
              </w:rPr>
            </w:rPrChange>
          </w:rPr>
          <w:delText>Connaître le ou les champs professionnel(s) associé(s) à la discipline.</w:delText>
        </w:r>
      </w:del>
    </w:p>
    <w:p w14:paraId="6AA0FA1E" w14:textId="47D808D1" w:rsidR="00975B74" w:rsidRPr="007A4AFC" w:rsidDel="00A75F71" w:rsidRDefault="00975B74">
      <w:pPr>
        <w:numPr>
          <w:ilvl w:val="0"/>
          <w:numId w:val="19"/>
        </w:numPr>
        <w:spacing w:line="240" w:lineRule="auto"/>
        <w:rPr>
          <w:del w:id="15094" w:author="Dr Mamadou SANOGO" w:date="2023-10-25T17:45:00Z"/>
          <w:rFonts w:ascii="Calibri Light" w:hAnsi="Calibri Light" w:cs="Calibri Light"/>
          <w:color w:val="000000" w:themeColor="text1"/>
          <w:szCs w:val="24"/>
          <w:rPrChange w:id="15095" w:author="Dr Mamadou SANOGO" w:date="2023-10-25T18:15:00Z">
            <w:rPr>
              <w:del w:id="15096" w:author="Dr Mamadou SANOGO" w:date="2023-10-25T17:45:00Z"/>
              <w:rFonts w:ascii="Calibri Light" w:hAnsi="Calibri Light" w:cs="Calibri Light"/>
              <w:szCs w:val="24"/>
            </w:rPr>
          </w:rPrChange>
        </w:rPr>
      </w:pPr>
      <w:del w:id="15097" w:author="Dr Mamadou SANOGO" w:date="2023-10-25T17:45:00Z">
        <w:r w:rsidRPr="007A4AFC" w:rsidDel="00A75F71">
          <w:rPr>
            <w:rFonts w:ascii="Calibri Light" w:hAnsi="Calibri Light" w:cs="Calibri Light"/>
            <w:color w:val="000000" w:themeColor="text1"/>
            <w:szCs w:val="24"/>
            <w:rPrChange w:id="15098" w:author="Dr Mamadou SANOGO" w:date="2023-10-25T18:15:00Z">
              <w:rPr>
                <w:rFonts w:ascii="Calibri Light" w:hAnsi="Calibri Light" w:cs="Calibri Light"/>
                <w:szCs w:val="24"/>
              </w:rPr>
            </w:rPrChange>
          </w:rPr>
          <w:delText>Travailler en équipe et animer des groupes de travail</w:delText>
        </w:r>
      </w:del>
    </w:p>
    <w:p w14:paraId="3CA83348" w14:textId="647A9644" w:rsidR="00975B74" w:rsidRPr="007A4AFC" w:rsidDel="00A75F71" w:rsidRDefault="00975B74">
      <w:pPr>
        <w:numPr>
          <w:ilvl w:val="0"/>
          <w:numId w:val="19"/>
        </w:numPr>
        <w:spacing w:line="240" w:lineRule="auto"/>
        <w:rPr>
          <w:del w:id="15099" w:author="Dr Mamadou SANOGO" w:date="2023-10-25T17:45:00Z"/>
          <w:rFonts w:ascii="Calibri Light" w:hAnsi="Calibri Light" w:cs="Calibri Light"/>
          <w:color w:val="000000" w:themeColor="text1"/>
          <w:szCs w:val="24"/>
          <w:rPrChange w:id="15100" w:author="Dr Mamadou SANOGO" w:date="2023-10-25T18:15:00Z">
            <w:rPr>
              <w:del w:id="15101" w:author="Dr Mamadou SANOGO" w:date="2023-10-25T17:45:00Z"/>
              <w:rFonts w:ascii="Calibri Light" w:hAnsi="Calibri Light" w:cs="Calibri Light"/>
              <w:szCs w:val="24"/>
            </w:rPr>
          </w:rPrChange>
        </w:rPr>
      </w:pPr>
      <w:del w:id="15102" w:author="Dr Mamadou SANOGO" w:date="2023-10-25T17:45:00Z">
        <w:r w:rsidRPr="007A4AFC" w:rsidDel="00A75F71">
          <w:rPr>
            <w:rFonts w:ascii="Calibri Light" w:hAnsi="Calibri Light" w:cs="Calibri Light"/>
            <w:color w:val="000000" w:themeColor="text1"/>
            <w:szCs w:val="24"/>
            <w:rPrChange w:id="15103" w:author="Dr Mamadou SANOGO" w:date="2023-10-25T18:15:00Z">
              <w:rPr>
                <w:rFonts w:ascii="Calibri Light" w:hAnsi="Calibri Light" w:cs="Calibri Light"/>
                <w:szCs w:val="24"/>
              </w:rPr>
            </w:rPrChange>
          </w:rPr>
          <w:delText>Savoir rédiger toutes sortes de documents (procédures, rapports, protocoles), les mettre en forme en exploitant les outils informatiques métiers et bureautiques</w:delText>
        </w:r>
      </w:del>
    </w:p>
    <w:p w14:paraId="1BC41797" w14:textId="52B99A00" w:rsidR="00975B74" w:rsidRPr="007A4AFC" w:rsidDel="00A75F71" w:rsidRDefault="00975B74">
      <w:pPr>
        <w:numPr>
          <w:ilvl w:val="0"/>
          <w:numId w:val="19"/>
        </w:numPr>
        <w:spacing w:line="240" w:lineRule="auto"/>
        <w:rPr>
          <w:del w:id="15104" w:author="Dr Mamadou SANOGO" w:date="2023-10-25T17:45:00Z"/>
          <w:rFonts w:ascii="Calibri Light" w:hAnsi="Calibri Light" w:cs="Calibri Light"/>
          <w:color w:val="000000" w:themeColor="text1"/>
          <w:szCs w:val="24"/>
          <w:rPrChange w:id="15105" w:author="Dr Mamadou SANOGO" w:date="2023-10-25T18:15:00Z">
            <w:rPr>
              <w:del w:id="15106" w:author="Dr Mamadou SANOGO" w:date="2023-10-25T17:45:00Z"/>
              <w:rFonts w:ascii="Calibri Light" w:hAnsi="Calibri Light" w:cs="Calibri Light"/>
              <w:szCs w:val="24"/>
            </w:rPr>
          </w:rPrChange>
        </w:rPr>
      </w:pPr>
      <w:del w:id="15107" w:author="Dr Mamadou SANOGO" w:date="2023-10-25T17:45:00Z">
        <w:r w:rsidRPr="007A4AFC" w:rsidDel="00A75F71">
          <w:rPr>
            <w:rFonts w:ascii="Calibri Light" w:hAnsi="Calibri Light" w:cs="Calibri Light"/>
            <w:color w:val="000000" w:themeColor="text1"/>
            <w:szCs w:val="24"/>
            <w:rPrChange w:id="15108" w:author="Dr Mamadou SANOGO" w:date="2023-10-25T18:15:00Z">
              <w:rPr>
                <w:rFonts w:ascii="Calibri Light" w:hAnsi="Calibri Light" w:cs="Calibri Light"/>
                <w:szCs w:val="24"/>
              </w:rPr>
            </w:rPrChange>
          </w:rPr>
          <w:delText>Savoir utiliser et animer les outils du management de la qualité et des soins / diagnostic (revues de direction, revue annuelle, Contrôle qualité)</w:delText>
        </w:r>
      </w:del>
    </w:p>
    <w:p w14:paraId="4CC9CBCE" w14:textId="36AAD217" w:rsidR="00975B74" w:rsidRPr="007A4AFC" w:rsidDel="00A75F71" w:rsidRDefault="00975B74">
      <w:pPr>
        <w:numPr>
          <w:ilvl w:val="0"/>
          <w:numId w:val="19"/>
        </w:numPr>
        <w:spacing w:line="240" w:lineRule="auto"/>
        <w:rPr>
          <w:del w:id="15109" w:author="Dr Mamadou SANOGO" w:date="2023-10-25T17:45:00Z"/>
          <w:rFonts w:ascii="Calibri Light" w:hAnsi="Calibri Light" w:cs="Calibri Light"/>
          <w:color w:val="000000" w:themeColor="text1"/>
          <w:szCs w:val="24"/>
          <w:rPrChange w:id="15110" w:author="Dr Mamadou SANOGO" w:date="2023-10-25T18:15:00Z">
            <w:rPr>
              <w:del w:id="15111" w:author="Dr Mamadou SANOGO" w:date="2023-10-25T17:45:00Z"/>
              <w:rFonts w:ascii="Calibri Light" w:hAnsi="Calibri Light" w:cs="Calibri Light"/>
              <w:szCs w:val="24"/>
            </w:rPr>
          </w:rPrChange>
        </w:rPr>
      </w:pPr>
      <w:del w:id="15112" w:author="Dr Mamadou SANOGO" w:date="2023-10-25T17:45:00Z">
        <w:r w:rsidRPr="007A4AFC" w:rsidDel="00A75F71">
          <w:rPr>
            <w:rFonts w:ascii="Calibri Light" w:hAnsi="Calibri Light" w:cs="Calibri Light"/>
            <w:color w:val="000000" w:themeColor="text1"/>
            <w:szCs w:val="24"/>
            <w:rPrChange w:id="15113" w:author="Dr Mamadou SANOGO" w:date="2023-10-25T18:15:00Z">
              <w:rPr>
                <w:rFonts w:ascii="Calibri Light" w:hAnsi="Calibri Light" w:cs="Calibri Light"/>
                <w:szCs w:val="24"/>
              </w:rPr>
            </w:rPrChange>
          </w:rPr>
          <w:delText>Assurer la formation des stagiaires et du personnel</w:delText>
        </w:r>
      </w:del>
    </w:p>
    <w:p w14:paraId="749C7067" w14:textId="10D8A034" w:rsidR="00975B74" w:rsidRPr="007A4AFC" w:rsidDel="00A75F71" w:rsidRDefault="00975B74">
      <w:pPr>
        <w:numPr>
          <w:ilvl w:val="0"/>
          <w:numId w:val="19"/>
        </w:numPr>
        <w:spacing w:line="240" w:lineRule="auto"/>
        <w:rPr>
          <w:del w:id="15114" w:author="Dr Mamadou SANOGO" w:date="2023-10-25T17:45:00Z"/>
          <w:rFonts w:ascii="Calibri Light" w:hAnsi="Calibri Light" w:cs="Calibri Light"/>
          <w:color w:val="000000" w:themeColor="text1"/>
          <w:szCs w:val="24"/>
          <w:rPrChange w:id="15115" w:author="Dr Mamadou SANOGO" w:date="2023-10-25T18:15:00Z">
            <w:rPr>
              <w:del w:id="15116" w:author="Dr Mamadou SANOGO" w:date="2023-10-25T17:45:00Z"/>
              <w:rFonts w:ascii="Calibri Light" w:hAnsi="Calibri Light" w:cs="Calibri Light"/>
              <w:szCs w:val="24"/>
            </w:rPr>
          </w:rPrChange>
        </w:rPr>
      </w:pPr>
      <w:del w:id="15117" w:author="Dr Mamadou SANOGO" w:date="2023-10-25T17:45:00Z">
        <w:r w:rsidRPr="007A4AFC" w:rsidDel="00A75F71">
          <w:rPr>
            <w:rFonts w:ascii="Calibri Light" w:hAnsi="Calibri Light" w:cs="Calibri Light"/>
            <w:color w:val="000000" w:themeColor="text1"/>
            <w:szCs w:val="24"/>
            <w:rPrChange w:id="15118" w:author="Dr Mamadou SANOGO" w:date="2023-10-25T18:15:00Z">
              <w:rPr>
                <w:rFonts w:ascii="Calibri Light" w:hAnsi="Calibri Light" w:cs="Calibri Light"/>
                <w:szCs w:val="24"/>
              </w:rPr>
            </w:rPrChange>
          </w:rPr>
          <w:delText>Effectuer une recherche dans le domaine de l’épidémiologie</w:delText>
        </w:r>
      </w:del>
    </w:p>
    <w:p w14:paraId="30912611" w14:textId="33AF951F" w:rsidR="00975B74" w:rsidRPr="007A4AFC" w:rsidDel="00A75F71" w:rsidRDefault="00975B74">
      <w:pPr>
        <w:numPr>
          <w:ilvl w:val="0"/>
          <w:numId w:val="19"/>
        </w:numPr>
        <w:spacing w:line="240" w:lineRule="auto"/>
        <w:rPr>
          <w:del w:id="15119" w:author="Dr Mamadou SANOGO" w:date="2023-10-25T17:45:00Z"/>
          <w:rFonts w:ascii="Calibri Light" w:hAnsi="Calibri Light" w:cs="Calibri Light"/>
          <w:color w:val="000000" w:themeColor="text1"/>
          <w:szCs w:val="24"/>
          <w:rPrChange w:id="15120" w:author="Dr Mamadou SANOGO" w:date="2023-10-25T18:15:00Z">
            <w:rPr>
              <w:del w:id="15121" w:author="Dr Mamadou SANOGO" w:date="2023-10-25T17:45:00Z"/>
              <w:rFonts w:ascii="Calibri Light" w:hAnsi="Calibri Light" w:cs="Calibri Light"/>
              <w:szCs w:val="24"/>
            </w:rPr>
          </w:rPrChange>
        </w:rPr>
      </w:pPr>
      <w:del w:id="15122" w:author="Dr Mamadou SANOGO" w:date="2023-10-25T17:45:00Z">
        <w:r w:rsidRPr="007A4AFC" w:rsidDel="00A75F71">
          <w:rPr>
            <w:rFonts w:ascii="Calibri Light" w:hAnsi="Calibri Light" w:cs="Calibri Light"/>
            <w:color w:val="000000" w:themeColor="text1"/>
            <w:szCs w:val="24"/>
            <w:rPrChange w:id="15123" w:author="Dr Mamadou SANOGO" w:date="2023-10-25T18:15:00Z">
              <w:rPr>
                <w:rFonts w:ascii="Calibri Light" w:hAnsi="Calibri Light" w:cs="Calibri Light"/>
                <w:szCs w:val="24"/>
              </w:rPr>
            </w:rPrChange>
          </w:rPr>
          <w:delText>Développer un esprit de collaboration et de performance professionnelle.</w:delText>
        </w:r>
      </w:del>
    </w:p>
    <w:p w14:paraId="4B6E1D63" w14:textId="699BBD31" w:rsidR="00975B74" w:rsidRPr="007A4AFC" w:rsidDel="00A75F71" w:rsidRDefault="00975B74" w:rsidP="00975B74">
      <w:pPr>
        <w:spacing w:line="240" w:lineRule="auto"/>
        <w:ind w:left="360"/>
        <w:rPr>
          <w:del w:id="15124" w:author="Dr Mamadou SANOGO" w:date="2023-10-25T17:45:00Z"/>
          <w:rFonts w:ascii="Calibri Light" w:hAnsi="Calibri Light" w:cs="Calibri Light"/>
          <w:color w:val="000000" w:themeColor="text1"/>
          <w:szCs w:val="24"/>
          <w:rPrChange w:id="15125" w:author="Dr Mamadou SANOGO" w:date="2023-10-25T18:15:00Z">
            <w:rPr>
              <w:del w:id="15126" w:author="Dr Mamadou SANOGO" w:date="2023-10-25T17:45:00Z"/>
              <w:rFonts w:ascii="Calibri Light" w:hAnsi="Calibri Light" w:cs="Calibri Light"/>
              <w:szCs w:val="24"/>
            </w:rPr>
          </w:rPrChange>
        </w:rPr>
      </w:pPr>
      <w:del w:id="15127" w:author="Dr Mamadou SANOGO" w:date="2023-10-25T17:45:00Z">
        <w:r w:rsidRPr="007A4AFC" w:rsidDel="00A75F71">
          <w:rPr>
            <w:rFonts w:ascii="Calibri Light" w:hAnsi="Calibri Light" w:cs="Calibri Light"/>
            <w:color w:val="000000" w:themeColor="text1"/>
            <w:szCs w:val="24"/>
            <w:rPrChange w:id="15128" w:author="Dr Mamadou SANOGO" w:date="2023-10-25T18:15:00Z">
              <w:rPr>
                <w:rFonts w:ascii="Calibri Light" w:hAnsi="Calibri Light" w:cs="Calibri Light"/>
                <w:szCs w:val="24"/>
              </w:rPr>
            </w:rPrChange>
          </w:rPr>
          <w:delText>Ces compétences seront développées transversalement tout au long de la formation, lors de l’élaboration du projet personnel professionnel, et de la recherche des stages.</w:delText>
        </w:r>
      </w:del>
    </w:p>
    <w:p w14:paraId="5A6A362E" w14:textId="16B60281" w:rsidR="00975B74" w:rsidRPr="007A4AFC" w:rsidDel="00A75F71" w:rsidRDefault="00975B74" w:rsidP="00975B74">
      <w:pPr>
        <w:spacing w:line="240" w:lineRule="auto"/>
        <w:rPr>
          <w:del w:id="15129" w:author="Dr Mamadou SANOGO" w:date="2023-10-25T17:45:00Z"/>
          <w:rFonts w:ascii="Calibri Light" w:eastAsiaTheme="minorHAnsi" w:hAnsi="Calibri Light" w:cs="Calibri Light"/>
          <w:color w:val="000000" w:themeColor="text1"/>
          <w:szCs w:val="24"/>
          <w:lang w:eastAsia="en-US"/>
          <w:rPrChange w:id="15130" w:author="Dr Mamadou SANOGO" w:date="2023-10-25T18:15:00Z">
            <w:rPr>
              <w:del w:id="15131" w:author="Dr Mamadou SANOGO" w:date="2023-10-25T17:45:00Z"/>
              <w:rFonts w:ascii="Calibri Light" w:eastAsiaTheme="minorHAnsi" w:hAnsi="Calibri Light" w:cs="Calibri Light"/>
              <w:szCs w:val="24"/>
              <w:lang w:eastAsia="en-US"/>
            </w:rPr>
          </w:rPrChange>
        </w:rPr>
      </w:pPr>
    </w:p>
    <w:p w14:paraId="59E0BE8D" w14:textId="22835AE5" w:rsidR="00975B74" w:rsidRPr="007A4AFC" w:rsidDel="00A75F71" w:rsidRDefault="00975B74" w:rsidP="00975B74">
      <w:pPr>
        <w:spacing w:line="240" w:lineRule="auto"/>
        <w:rPr>
          <w:del w:id="15132" w:author="Dr Mamadou SANOGO" w:date="2023-10-25T17:45:00Z"/>
          <w:rFonts w:ascii="Calibri Light" w:hAnsi="Calibri Light" w:cs="Calibri Light"/>
          <w:color w:val="000000" w:themeColor="text1"/>
          <w:szCs w:val="24"/>
          <w:rPrChange w:id="15133" w:author="Dr Mamadou SANOGO" w:date="2023-10-25T18:15:00Z">
            <w:rPr>
              <w:del w:id="15134" w:author="Dr Mamadou SANOGO" w:date="2023-10-25T17:45:00Z"/>
              <w:rFonts w:ascii="Calibri Light" w:hAnsi="Calibri Light" w:cs="Calibri Light"/>
              <w:szCs w:val="24"/>
            </w:rPr>
          </w:rPrChange>
        </w:rPr>
      </w:pPr>
      <w:del w:id="15135" w:author="Dr Mamadou SANOGO" w:date="2023-10-25T17:45:00Z">
        <w:r w:rsidRPr="007A4AFC" w:rsidDel="00A75F71">
          <w:rPr>
            <w:rFonts w:ascii="Calibri Light" w:hAnsi="Calibri Light" w:cs="Calibri Light"/>
            <w:b/>
            <w:bCs/>
            <w:color w:val="000000" w:themeColor="text1"/>
            <w:szCs w:val="24"/>
            <w:rPrChange w:id="15136" w:author="Dr Mamadou SANOGO" w:date="2023-10-25T18:15:00Z">
              <w:rPr>
                <w:rFonts w:ascii="Calibri Light" w:hAnsi="Calibri Light" w:cs="Calibri Light"/>
                <w:b/>
                <w:bCs/>
                <w:szCs w:val="24"/>
              </w:rPr>
            </w:rPrChange>
          </w:rPr>
          <w:delText>Métiers actuels et futurs visés</w:delText>
        </w:r>
        <w:r w:rsidRPr="007A4AFC" w:rsidDel="00A75F71">
          <w:rPr>
            <w:rFonts w:ascii="Calibri Light" w:hAnsi="Calibri Light" w:cs="Calibri Light"/>
            <w:color w:val="000000" w:themeColor="text1"/>
            <w:szCs w:val="24"/>
            <w:rPrChange w:id="15137" w:author="Dr Mamadou SANOGO" w:date="2023-10-25T18:15:00Z">
              <w:rPr>
                <w:rFonts w:ascii="Calibri Light" w:hAnsi="Calibri Light" w:cs="Calibri Light"/>
                <w:szCs w:val="24"/>
              </w:rPr>
            </w:rPrChange>
          </w:rPr>
          <w:delText xml:space="preserve"> :</w:delText>
        </w:r>
      </w:del>
    </w:p>
    <w:p w14:paraId="1DFB137F" w14:textId="338DF46F" w:rsidR="00975B74" w:rsidRPr="007A4AFC" w:rsidDel="00A75F71" w:rsidRDefault="00975B74" w:rsidP="008F199C">
      <w:pPr>
        <w:spacing w:line="240" w:lineRule="auto"/>
        <w:rPr>
          <w:del w:id="15138" w:author="Dr Mamadou SANOGO" w:date="2023-10-25T17:45:00Z"/>
          <w:rFonts w:ascii="Calibri Light" w:hAnsi="Calibri Light" w:cs="Calibri Light"/>
          <w:b/>
          <w:bCs/>
          <w:color w:val="000000" w:themeColor="text1"/>
          <w:szCs w:val="24"/>
          <w:rPrChange w:id="15139" w:author="Dr Mamadou SANOGO" w:date="2023-10-25T18:15:00Z">
            <w:rPr>
              <w:del w:id="15140" w:author="Dr Mamadou SANOGO" w:date="2023-10-25T17:45:00Z"/>
              <w:rFonts w:ascii="Calibri Light" w:hAnsi="Calibri Light" w:cs="Calibri Light"/>
              <w:b/>
              <w:bCs/>
              <w:szCs w:val="24"/>
            </w:rPr>
          </w:rPrChange>
        </w:rPr>
      </w:pPr>
      <w:del w:id="15141" w:author="Dr Mamadou SANOGO" w:date="2023-10-25T17:45:00Z">
        <w:r w:rsidRPr="007A4AFC" w:rsidDel="00A75F71">
          <w:rPr>
            <w:rFonts w:ascii="Calibri Light" w:hAnsi="Calibri Light" w:cs="Calibri Light"/>
            <w:b/>
            <w:bCs/>
            <w:color w:val="000000" w:themeColor="text1"/>
            <w:szCs w:val="24"/>
            <w:rPrChange w:id="15142" w:author="Dr Mamadou SANOGO" w:date="2023-10-25T18:15:00Z">
              <w:rPr>
                <w:rFonts w:ascii="Calibri Light" w:hAnsi="Calibri Light" w:cs="Calibri Light"/>
                <w:b/>
                <w:bCs/>
                <w:szCs w:val="24"/>
              </w:rPr>
            </w:rPrChange>
          </w:rPr>
          <w:delText>Secteurs d'activités :</w:delText>
        </w:r>
      </w:del>
    </w:p>
    <w:p w14:paraId="4427B4AC" w14:textId="26F53203" w:rsidR="00975B74" w:rsidRPr="007A4AFC" w:rsidDel="00A75F71" w:rsidRDefault="00975B74">
      <w:pPr>
        <w:numPr>
          <w:ilvl w:val="0"/>
          <w:numId w:val="18"/>
        </w:numPr>
        <w:tabs>
          <w:tab w:val="left" w:pos="720"/>
        </w:tabs>
        <w:autoSpaceDE w:val="0"/>
        <w:autoSpaceDN w:val="0"/>
        <w:spacing w:line="240" w:lineRule="auto"/>
        <w:rPr>
          <w:del w:id="15143" w:author="Dr Mamadou SANOGO" w:date="2023-10-25T17:45:00Z"/>
          <w:rFonts w:ascii="Calibri Light" w:hAnsi="Calibri Light" w:cs="Calibri Light"/>
          <w:color w:val="000000" w:themeColor="text1"/>
          <w:szCs w:val="24"/>
          <w:rPrChange w:id="15144" w:author="Dr Mamadou SANOGO" w:date="2023-10-25T18:15:00Z">
            <w:rPr>
              <w:del w:id="15145" w:author="Dr Mamadou SANOGO" w:date="2023-10-25T17:45:00Z"/>
              <w:rFonts w:ascii="Calibri Light" w:hAnsi="Calibri Light" w:cs="Calibri Light"/>
              <w:szCs w:val="24"/>
            </w:rPr>
          </w:rPrChange>
        </w:rPr>
      </w:pPr>
      <w:del w:id="15146" w:author="Dr Mamadou SANOGO" w:date="2023-10-25T17:45:00Z">
        <w:r w:rsidRPr="007A4AFC" w:rsidDel="00A75F71">
          <w:rPr>
            <w:rFonts w:ascii="Calibri Light" w:hAnsi="Calibri Light" w:cs="Calibri Light"/>
            <w:color w:val="000000" w:themeColor="text1"/>
            <w:szCs w:val="24"/>
            <w:rPrChange w:id="15147" w:author="Dr Mamadou SANOGO" w:date="2023-10-25T18:15:00Z">
              <w:rPr>
                <w:rFonts w:ascii="Calibri Light" w:hAnsi="Calibri Light" w:cs="Calibri Light"/>
                <w:szCs w:val="24"/>
              </w:rPr>
            </w:rPrChange>
          </w:rPr>
          <w:delText>Organismes de recherche</w:delText>
        </w:r>
      </w:del>
    </w:p>
    <w:p w14:paraId="424AF38A" w14:textId="4FD89B5E" w:rsidR="00975B74" w:rsidRPr="007A4AFC" w:rsidDel="00A75F71" w:rsidRDefault="00975B74">
      <w:pPr>
        <w:numPr>
          <w:ilvl w:val="0"/>
          <w:numId w:val="18"/>
        </w:numPr>
        <w:tabs>
          <w:tab w:val="left" w:pos="720"/>
        </w:tabs>
        <w:autoSpaceDE w:val="0"/>
        <w:autoSpaceDN w:val="0"/>
        <w:spacing w:line="240" w:lineRule="auto"/>
        <w:rPr>
          <w:del w:id="15148" w:author="Dr Mamadou SANOGO" w:date="2023-10-25T17:45:00Z"/>
          <w:rFonts w:ascii="Calibri Light" w:hAnsi="Calibri Light" w:cs="Calibri Light"/>
          <w:color w:val="000000" w:themeColor="text1"/>
          <w:szCs w:val="24"/>
          <w:rPrChange w:id="15149" w:author="Dr Mamadou SANOGO" w:date="2023-10-25T18:15:00Z">
            <w:rPr>
              <w:del w:id="15150" w:author="Dr Mamadou SANOGO" w:date="2023-10-25T17:45:00Z"/>
              <w:rFonts w:ascii="Calibri Light" w:hAnsi="Calibri Light" w:cs="Calibri Light"/>
              <w:szCs w:val="24"/>
            </w:rPr>
          </w:rPrChange>
        </w:rPr>
      </w:pPr>
      <w:del w:id="15151" w:author="Dr Mamadou SANOGO" w:date="2023-10-25T17:45:00Z">
        <w:r w:rsidRPr="007A4AFC" w:rsidDel="00A75F71">
          <w:rPr>
            <w:rFonts w:ascii="Calibri Light" w:hAnsi="Calibri Light" w:cs="Calibri Light"/>
            <w:color w:val="000000" w:themeColor="text1"/>
            <w:szCs w:val="24"/>
            <w:rPrChange w:id="15152" w:author="Dr Mamadou SANOGO" w:date="2023-10-25T18:15:00Z">
              <w:rPr>
                <w:rFonts w:ascii="Calibri Light" w:hAnsi="Calibri Light" w:cs="Calibri Light"/>
                <w:szCs w:val="24"/>
              </w:rPr>
            </w:rPrChange>
          </w:rPr>
          <w:delText>Universités</w:delText>
        </w:r>
      </w:del>
    </w:p>
    <w:p w14:paraId="506DD2CB" w14:textId="3762FA23" w:rsidR="00975B74" w:rsidRPr="007A4AFC" w:rsidDel="00A75F71" w:rsidRDefault="00975B74">
      <w:pPr>
        <w:numPr>
          <w:ilvl w:val="0"/>
          <w:numId w:val="18"/>
        </w:numPr>
        <w:tabs>
          <w:tab w:val="left" w:pos="720"/>
        </w:tabs>
        <w:autoSpaceDE w:val="0"/>
        <w:autoSpaceDN w:val="0"/>
        <w:spacing w:line="240" w:lineRule="auto"/>
        <w:rPr>
          <w:del w:id="15153" w:author="Dr Mamadou SANOGO" w:date="2023-10-25T17:45:00Z"/>
          <w:rFonts w:ascii="Calibri Light" w:hAnsi="Calibri Light" w:cs="Calibri Light"/>
          <w:color w:val="000000" w:themeColor="text1"/>
          <w:szCs w:val="24"/>
          <w:rPrChange w:id="15154" w:author="Dr Mamadou SANOGO" w:date="2023-10-25T18:15:00Z">
            <w:rPr>
              <w:del w:id="15155" w:author="Dr Mamadou SANOGO" w:date="2023-10-25T17:45:00Z"/>
              <w:rFonts w:ascii="Calibri Light" w:hAnsi="Calibri Light" w:cs="Calibri Light"/>
              <w:szCs w:val="24"/>
            </w:rPr>
          </w:rPrChange>
        </w:rPr>
      </w:pPr>
      <w:del w:id="15156" w:author="Dr Mamadou SANOGO" w:date="2023-10-25T17:45:00Z">
        <w:r w:rsidRPr="007A4AFC" w:rsidDel="00A75F71">
          <w:rPr>
            <w:rFonts w:ascii="Calibri Light" w:hAnsi="Calibri Light" w:cs="Calibri Light"/>
            <w:color w:val="000000" w:themeColor="text1"/>
            <w:szCs w:val="24"/>
            <w:rPrChange w:id="15157" w:author="Dr Mamadou SANOGO" w:date="2023-10-25T18:15:00Z">
              <w:rPr>
                <w:rFonts w:ascii="Calibri Light" w:hAnsi="Calibri Light" w:cs="Calibri Light"/>
                <w:szCs w:val="24"/>
              </w:rPr>
            </w:rPrChange>
          </w:rPr>
          <w:delText>Etablissements de santé</w:delText>
        </w:r>
      </w:del>
    </w:p>
    <w:p w14:paraId="203C9189" w14:textId="36D7AC63" w:rsidR="00975B74" w:rsidRPr="007A4AFC" w:rsidDel="00A75F71" w:rsidRDefault="00975B74">
      <w:pPr>
        <w:numPr>
          <w:ilvl w:val="0"/>
          <w:numId w:val="18"/>
        </w:numPr>
        <w:tabs>
          <w:tab w:val="left" w:pos="720"/>
        </w:tabs>
        <w:autoSpaceDE w:val="0"/>
        <w:autoSpaceDN w:val="0"/>
        <w:spacing w:line="240" w:lineRule="auto"/>
        <w:rPr>
          <w:del w:id="15158" w:author="Dr Mamadou SANOGO" w:date="2023-10-25T17:45:00Z"/>
          <w:rFonts w:ascii="Calibri Light" w:hAnsi="Calibri Light" w:cs="Calibri Light"/>
          <w:color w:val="000000" w:themeColor="text1"/>
          <w:szCs w:val="24"/>
          <w:rPrChange w:id="15159" w:author="Dr Mamadou SANOGO" w:date="2023-10-25T18:15:00Z">
            <w:rPr>
              <w:del w:id="15160" w:author="Dr Mamadou SANOGO" w:date="2023-10-25T17:45:00Z"/>
              <w:rFonts w:ascii="Calibri Light" w:hAnsi="Calibri Light" w:cs="Calibri Light"/>
              <w:szCs w:val="24"/>
            </w:rPr>
          </w:rPrChange>
        </w:rPr>
      </w:pPr>
      <w:del w:id="15161" w:author="Dr Mamadou SANOGO" w:date="2023-10-25T17:45:00Z">
        <w:r w:rsidRPr="007A4AFC" w:rsidDel="00A75F71">
          <w:rPr>
            <w:rFonts w:ascii="Calibri Light" w:hAnsi="Calibri Light" w:cs="Calibri Light"/>
            <w:color w:val="000000" w:themeColor="text1"/>
            <w:szCs w:val="24"/>
            <w:rPrChange w:id="15162" w:author="Dr Mamadou SANOGO" w:date="2023-10-25T18:15:00Z">
              <w:rPr>
                <w:rFonts w:ascii="Calibri Light" w:hAnsi="Calibri Light" w:cs="Calibri Light"/>
                <w:szCs w:val="24"/>
              </w:rPr>
            </w:rPrChange>
          </w:rPr>
          <w:delText xml:space="preserve">Agences et observatoires de santé </w:delText>
        </w:r>
      </w:del>
    </w:p>
    <w:p w14:paraId="4EA7FBCD" w14:textId="2B6FA790" w:rsidR="00975B74" w:rsidRPr="007A4AFC" w:rsidDel="00A75F71" w:rsidRDefault="00975B74">
      <w:pPr>
        <w:numPr>
          <w:ilvl w:val="0"/>
          <w:numId w:val="18"/>
        </w:numPr>
        <w:tabs>
          <w:tab w:val="left" w:pos="720"/>
        </w:tabs>
        <w:autoSpaceDE w:val="0"/>
        <w:autoSpaceDN w:val="0"/>
        <w:spacing w:line="240" w:lineRule="auto"/>
        <w:rPr>
          <w:del w:id="15163" w:author="Dr Mamadou SANOGO" w:date="2023-10-25T17:45:00Z"/>
          <w:rFonts w:ascii="Calibri Light" w:hAnsi="Calibri Light" w:cs="Calibri Light"/>
          <w:color w:val="000000" w:themeColor="text1"/>
          <w:szCs w:val="24"/>
          <w:rPrChange w:id="15164" w:author="Dr Mamadou SANOGO" w:date="2023-10-25T18:15:00Z">
            <w:rPr>
              <w:del w:id="15165" w:author="Dr Mamadou SANOGO" w:date="2023-10-25T17:45:00Z"/>
              <w:rFonts w:ascii="Calibri Light" w:hAnsi="Calibri Light" w:cs="Calibri Light"/>
              <w:szCs w:val="24"/>
            </w:rPr>
          </w:rPrChange>
        </w:rPr>
      </w:pPr>
      <w:del w:id="15166" w:author="Dr Mamadou SANOGO" w:date="2023-10-25T17:45:00Z">
        <w:r w:rsidRPr="007A4AFC" w:rsidDel="00A75F71">
          <w:rPr>
            <w:rFonts w:ascii="Calibri Light" w:hAnsi="Calibri Light" w:cs="Calibri Light"/>
            <w:color w:val="000000" w:themeColor="text1"/>
            <w:szCs w:val="24"/>
            <w:rPrChange w:id="15167" w:author="Dr Mamadou SANOGO" w:date="2023-10-25T18:15:00Z">
              <w:rPr>
                <w:rFonts w:ascii="Calibri Light" w:hAnsi="Calibri Light" w:cs="Calibri Light"/>
                <w:szCs w:val="24"/>
              </w:rPr>
            </w:rPrChange>
          </w:rPr>
          <w:delText xml:space="preserve">Agences et instituts nationaux du domaine de la santé </w:delText>
        </w:r>
      </w:del>
    </w:p>
    <w:p w14:paraId="1D73C8CF" w14:textId="34AFC0E9" w:rsidR="00975B74" w:rsidRPr="007A4AFC" w:rsidDel="00A75F71" w:rsidRDefault="00975B74">
      <w:pPr>
        <w:numPr>
          <w:ilvl w:val="0"/>
          <w:numId w:val="18"/>
        </w:numPr>
        <w:tabs>
          <w:tab w:val="left" w:pos="720"/>
        </w:tabs>
        <w:autoSpaceDE w:val="0"/>
        <w:autoSpaceDN w:val="0"/>
        <w:spacing w:line="240" w:lineRule="auto"/>
        <w:rPr>
          <w:del w:id="15168" w:author="Dr Mamadou SANOGO" w:date="2023-10-25T17:45:00Z"/>
          <w:rFonts w:ascii="Calibri Light" w:hAnsi="Calibri Light" w:cs="Calibri Light"/>
          <w:color w:val="000000" w:themeColor="text1"/>
          <w:szCs w:val="24"/>
          <w:rPrChange w:id="15169" w:author="Dr Mamadou SANOGO" w:date="2023-10-25T18:15:00Z">
            <w:rPr>
              <w:del w:id="15170" w:author="Dr Mamadou SANOGO" w:date="2023-10-25T17:45:00Z"/>
              <w:rFonts w:ascii="Calibri Light" w:hAnsi="Calibri Light" w:cs="Calibri Light"/>
              <w:szCs w:val="24"/>
            </w:rPr>
          </w:rPrChange>
        </w:rPr>
      </w:pPr>
      <w:del w:id="15171" w:author="Dr Mamadou SANOGO" w:date="2023-10-25T17:45:00Z">
        <w:r w:rsidRPr="007A4AFC" w:rsidDel="00A75F71">
          <w:rPr>
            <w:rFonts w:ascii="Calibri Light" w:hAnsi="Calibri Light" w:cs="Calibri Light"/>
            <w:color w:val="000000" w:themeColor="text1"/>
            <w:szCs w:val="24"/>
            <w:rPrChange w:id="15172" w:author="Dr Mamadou SANOGO" w:date="2023-10-25T18:15:00Z">
              <w:rPr>
                <w:rFonts w:ascii="Calibri Light" w:hAnsi="Calibri Light" w:cs="Calibri Light"/>
                <w:szCs w:val="24"/>
              </w:rPr>
            </w:rPrChange>
          </w:rPr>
          <w:delText>Organisation mondiale de la santé (OMS)</w:delText>
        </w:r>
      </w:del>
    </w:p>
    <w:p w14:paraId="7DEB5ECC" w14:textId="4BA2E66A" w:rsidR="00975B74" w:rsidRPr="007A4AFC" w:rsidDel="00A75F71" w:rsidRDefault="00975B74">
      <w:pPr>
        <w:numPr>
          <w:ilvl w:val="0"/>
          <w:numId w:val="18"/>
        </w:numPr>
        <w:tabs>
          <w:tab w:val="left" w:pos="720"/>
        </w:tabs>
        <w:autoSpaceDE w:val="0"/>
        <w:autoSpaceDN w:val="0"/>
        <w:spacing w:line="240" w:lineRule="auto"/>
        <w:rPr>
          <w:del w:id="15173" w:author="Dr Mamadou SANOGO" w:date="2023-10-25T17:45:00Z"/>
          <w:rFonts w:ascii="Calibri Light" w:hAnsi="Calibri Light" w:cs="Calibri Light"/>
          <w:color w:val="000000" w:themeColor="text1"/>
          <w:szCs w:val="24"/>
          <w:rPrChange w:id="15174" w:author="Dr Mamadou SANOGO" w:date="2023-10-25T18:15:00Z">
            <w:rPr>
              <w:del w:id="15175" w:author="Dr Mamadou SANOGO" w:date="2023-10-25T17:45:00Z"/>
              <w:rFonts w:ascii="Calibri Light" w:hAnsi="Calibri Light" w:cs="Calibri Light"/>
              <w:szCs w:val="24"/>
            </w:rPr>
          </w:rPrChange>
        </w:rPr>
      </w:pPr>
      <w:del w:id="15176" w:author="Dr Mamadou SANOGO" w:date="2023-10-25T17:45:00Z">
        <w:r w:rsidRPr="007A4AFC" w:rsidDel="00A75F71">
          <w:rPr>
            <w:rFonts w:ascii="Calibri Light" w:hAnsi="Calibri Light" w:cs="Calibri Light"/>
            <w:color w:val="000000" w:themeColor="text1"/>
            <w:szCs w:val="24"/>
            <w:rPrChange w:id="15177" w:author="Dr Mamadou SANOGO" w:date="2023-10-25T18:15:00Z">
              <w:rPr>
                <w:rFonts w:ascii="Calibri Light" w:hAnsi="Calibri Light" w:cs="Calibri Light"/>
                <w:szCs w:val="24"/>
              </w:rPr>
            </w:rPrChange>
          </w:rPr>
          <w:delText>Organisations non gouvernementales (ONG)</w:delText>
        </w:r>
      </w:del>
    </w:p>
    <w:p w14:paraId="49A0C1C1" w14:textId="7A9CB930" w:rsidR="00975B74" w:rsidRPr="007A4AFC" w:rsidDel="00A75F71" w:rsidRDefault="00975B74">
      <w:pPr>
        <w:numPr>
          <w:ilvl w:val="0"/>
          <w:numId w:val="18"/>
        </w:numPr>
        <w:autoSpaceDE w:val="0"/>
        <w:autoSpaceDN w:val="0"/>
        <w:spacing w:line="240" w:lineRule="auto"/>
        <w:rPr>
          <w:del w:id="15178" w:author="Dr Mamadou SANOGO" w:date="2023-10-25T17:45:00Z"/>
          <w:rFonts w:ascii="Calibri Light" w:hAnsi="Calibri Light" w:cs="Calibri Light"/>
          <w:color w:val="000000" w:themeColor="text1"/>
          <w:szCs w:val="24"/>
          <w:rPrChange w:id="15179" w:author="Dr Mamadou SANOGO" w:date="2023-10-25T18:15:00Z">
            <w:rPr>
              <w:del w:id="15180" w:author="Dr Mamadou SANOGO" w:date="2023-10-25T17:45:00Z"/>
              <w:rFonts w:ascii="Calibri Light" w:hAnsi="Calibri Light" w:cs="Calibri Light"/>
              <w:szCs w:val="24"/>
            </w:rPr>
          </w:rPrChange>
        </w:rPr>
      </w:pPr>
      <w:del w:id="15181" w:author="Dr Mamadou SANOGO" w:date="2023-10-25T17:45:00Z">
        <w:r w:rsidRPr="007A4AFC" w:rsidDel="00A75F71">
          <w:rPr>
            <w:rFonts w:ascii="Calibri Light" w:hAnsi="Calibri Light" w:cs="Calibri Light"/>
            <w:color w:val="000000" w:themeColor="text1"/>
            <w:szCs w:val="24"/>
            <w:rPrChange w:id="15182" w:author="Dr Mamadou SANOGO" w:date="2023-10-25T18:15:00Z">
              <w:rPr>
                <w:rFonts w:ascii="Calibri Light" w:hAnsi="Calibri Light" w:cs="Calibri Light"/>
                <w:szCs w:val="24"/>
              </w:rPr>
            </w:rPrChange>
          </w:rPr>
          <w:delText>Sociétés prestataires de services pour les entreprises de la santé</w:delText>
        </w:r>
      </w:del>
    </w:p>
    <w:p w14:paraId="3735D684" w14:textId="7185F1C5" w:rsidR="00975B74" w:rsidRPr="007A4AFC" w:rsidDel="00A75F71" w:rsidRDefault="00975B74">
      <w:pPr>
        <w:numPr>
          <w:ilvl w:val="0"/>
          <w:numId w:val="18"/>
        </w:numPr>
        <w:tabs>
          <w:tab w:val="left" w:pos="720"/>
        </w:tabs>
        <w:autoSpaceDE w:val="0"/>
        <w:autoSpaceDN w:val="0"/>
        <w:spacing w:line="240" w:lineRule="auto"/>
        <w:rPr>
          <w:del w:id="15183" w:author="Dr Mamadou SANOGO" w:date="2023-10-25T17:45:00Z"/>
          <w:rFonts w:ascii="Calibri Light" w:hAnsi="Calibri Light" w:cs="Calibri Light"/>
          <w:color w:val="000000" w:themeColor="text1"/>
          <w:szCs w:val="24"/>
          <w:rPrChange w:id="15184" w:author="Dr Mamadou SANOGO" w:date="2023-10-25T18:15:00Z">
            <w:rPr>
              <w:del w:id="15185" w:author="Dr Mamadou SANOGO" w:date="2023-10-25T17:45:00Z"/>
              <w:rFonts w:ascii="Calibri Light" w:hAnsi="Calibri Light" w:cs="Calibri Light"/>
              <w:szCs w:val="24"/>
            </w:rPr>
          </w:rPrChange>
        </w:rPr>
      </w:pPr>
      <w:del w:id="15186" w:author="Dr Mamadou SANOGO" w:date="2023-10-25T17:45:00Z">
        <w:r w:rsidRPr="007A4AFC" w:rsidDel="00A75F71">
          <w:rPr>
            <w:rFonts w:ascii="Calibri Light" w:hAnsi="Calibri Light" w:cs="Calibri Light"/>
            <w:color w:val="000000" w:themeColor="text1"/>
            <w:szCs w:val="24"/>
            <w:rPrChange w:id="15187" w:author="Dr Mamadou SANOGO" w:date="2023-10-25T18:15:00Z">
              <w:rPr>
                <w:rFonts w:ascii="Calibri Light" w:hAnsi="Calibri Light" w:cs="Calibri Light"/>
                <w:szCs w:val="24"/>
              </w:rPr>
            </w:rPrChange>
          </w:rPr>
          <w:delText xml:space="preserve">Services de recherche (médecine, sciences, environnement, sciences appliquées) </w:delText>
        </w:r>
      </w:del>
    </w:p>
    <w:p w14:paraId="277351C8" w14:textId="6E193EF5" w:rsidR="00975B74" w:rsidRPr="007A4AFC" w:rsidDel="00A75F71" w:rsidRDefault="00975B74">
      <w:pPr>
        <w:numPr>
          <w:ilvl w:val="0"/>
          <w:numId w:val="18"/>
        </w:numPr>
        <w:tabs>
          <w:tab w:val="left" w:pos="720"/>
        </w:tabs>
        <w:autoSpaceDE w:val="0"/>
        <w:autoSpaceDN w:val="0"/>
        <w:spacing w:line="240" w:lineRule="auto"/>
        <w:rPr>
          <w:del w:id="15188" w:author="Dr Mamadou SANOGO" w:date="2023-10-25T17:45:00Z"/>
          <w:rFonts w:ascii="Calibri Light" w:hAnsi="Calibri Light" w:cs="Calibri Light"/>
          <w:color w:val="000000" w:themeColor="text1"/>
          <w:szCs w:val="24"/>
          <w:rPrChange w:id="15189" w:author="Dr Mamadou SANOGO" w:date="2023-10-25T18:15:00Z">
            <w:rPr>
              <w:del w:id="15190" w:author="Dr Mamadou SANOGO" w:date="2023-10-25T17:45:00Z"/>
              <w:rFonts w:ascii="Calibri Light" w:hAnsi="Calibri Light" w:cs="Calibri Light"/>
              <w:szCs w:val="24"/>
            </w:rPr>
          </w:rPrChange>
        </w:rPr>
      </w:pPr>
      <w:del w:id="15191" w:author="Dr Mamadou SANOGO" w:date="2023-10-25T17:45:00Z">
        <w:r w:rsidRPr="007A4AFC" w:rsidDel="00A75F71">
          <w:rPr>
            <w:rFonts w:ascii="Calibri Light" w:hAnsi="Calibri Light" w:cs="Calibri Light"/>
            <w:color w:val="000000" w:themeColor="text1"/>
            <w:szCs w:val="24"/>
            <w:rPrChange w:id="15192" w:author="Dr Mamadou SANOGO" w:date="2023-10-25T18:15:00Z">
              <w:rPr>
                <w:rFonts w:ascii="Calibri Light" w:hAnsi="Calibri Light" w:cs="Calibri Light"/>
                <w:szCs w:val="24"/>
              </w:rPr>
            </w:rPrChange>
          </w:rPr>
          <w:delText>Départements technico-commerciaux dans des secteurs médicaux, paramédicaux, pharmaceutiques, et industriels.</w:delText>
        </w:r>
      </w:del>
    </w:p>
    <w:p w14:paraId="39296405" w14:textId="599138DC" w:rsidR="00975B74" w:rsidRPr="007A4AFC" w:rsidDel="00A75F71" w:rsidRDefault="00975B74" w:rsidP="00975B74">
      <w:pPr>
        <w:tabs>
          <w:tab w:val="left" w:pos="720"/>
        </w:tabs>
        <w:spacing w:line="240" w:lineRule="auto"/>
        <w:rPr>
          <w:del w:id="15193" w:author="Dr Mamadou SANOGO" w:date="2023-10-25T17:45:00Z"/>
          <w:rFonts w:ascii="Calibri Light" w:hAnsi="Calibri Light" w:cs="Calibri Light"/>
          <w:b/>
          <w:color w:val="000000" w:themeColor="text1"/>
          <w:szCs w:val="24"/>
          <w:rPrChange w:id="15194" w:author="Dr Mamadou SANOGO" w:date="2023-10-25T18:15:00Z">
            <w:rPr>
              <w:del w:id="15195" w:author="Dr Mamadou SANOGO" w:date="2023-10-25T17:45:00Z"/>
              <w:rFonts w:ascii="Calibri Light" w:hAnsi="Calibri Light" w:cs="Calibri Light"/>
              <w:b/>
              <w:szCs w:val="24"/>
            </w:rPr>
          </w:rPrChange>
        </w:rPr>
      </w:pPr>
    </w:p>
    <w:p w14:paraId="0E15389B" w14:textId="1AA79EB4" w:rsidR="00975B74" w:rsidRPr="007A4AFC" w:rsidDel="00A75F71" w:rsidRDefault="00975B74" w:rsidP="00975B74">
      <w:pPr>
        <w:tabs>
          <w:tab w:val="left" w:pos="720"/>
        </w:tabs>
        <w:spacing w:line="240" w:lineRule="auto"/>
        <w:rPr>
          <w:del w:id="15196" w:author="Dr Mamadou SANOGO" w:date="2023-10-25T17:45:00Z"/>
          <w:rFonts w:ascii="Calibri Light" w:hAnsi="Calibri Light" w:cs="Calibri Light"/>
          <w:b/>
          <w:color w:val="000000" w:themeColor="text1"/>
          <w:szCs w:val="24"/>
          <w:rPrChange w:id="15197" w:author="Dr Mamadou SANOGO" w:date="2023-10-25T18:15:00Z">
            <w:rPr>
              <w:del w:id="15198" w:author="Dr Mamadou SANOGO" w:date="2023-10-25T17:45:00Z"/>
              <w:rFonts w:ascii="Calibri Light" w:hAnsi="Calibri Light" w:cs="Calibri Light"/>
              <w:b/>
              <w:szCs w:val="24"/>
            </w:rPr>
          </w:rPrChange>
        </w:rPr>
      </w:pPr>
      <w:del w:id="15199" w:author="Dr Mamadou SANOGO" w:date="2023-10-25T17:45:00Z">
        <w:r w:rsidRPr="007A4AFC" w:rsidDel="00A75F71">
          <w:rPr>
            <w:rFonts w:ascii="Calibri Light" w:hAnsi="Calibri Light" w:cs="Calibri Light"/>
            <w:b/>
            <w:color w:val="000000" w:themeColor="text1"/>
            <w:szCs w:val="24"/>
            <w:rPrChange w:id="15200" w:author="Dr Mamadou SANOGO" w:date="2023-10-25T18:15:00Z">
              <w:rPr>
                <w:rFonts w:ascii="Calibri Light" w:hAnsi="Calibri Light" w:cs="Calibri Light"/>
                <w:b/>
                <w:szCs w:val="24"/>
              </w:rPr>
            </w:rPrChange>
          </w:rPr>
          <w:delText>Types d'emplois accessibles :</w:delText>
        </w:r>
      </w:del>
    </w:p>
    <w:p w14:paraId="5F2948B4" w14:textId="6B831EC4" w:rsidR="00975B74" w:rsidRPr="007A4AFC" w:rsidDel="00A75F71" w:rsidRDefault="00975B74" w:rsidP="00975B74">
      <w:pPr>
        <w:tabs>
          <w:tab w:val="left" w:pos="720"/>
        </w:tabs>
        <w:spacing w:line="240" w:lineRule="auto"/>
        <w:rPr>
          <w:del w:id="15201" w:author="Dr Mamadou SANOGO" w:date="2023-10-25T17:45:00Z"/>
          <w:rFonts w:ascii="Calibri Light" w:hAnsi="Calibri Light" w:cs="Calibri Light"/>
          <w:color w:val="000000" w:themeColor="text1"/>
          <w:szCs w:val="24"/>
          <w:rPrChange w:id="15202" w:author="Dr Mamadou SANOGO" w:date="2023-10-25T18:15:00Z">
            <w:rPr>
              <w:del w:id="15203" w:author="Dr Mamadou SANOGO" w:date="2023-10-25T17:45:00Z"/>
              <w:rFonts w:ascii="Calibri Light" w:hAnsi="Calibri Light" w:cs="Calibri Light"/>
              <w:szCs w:val="24"/>
            </w:rPr>
          </w:rPrChange>
        </w:rPr>
      </w:pPr>
      <w:del w:id="15204" w:author="Dr Mamadou SANOGO" w:date="2023-10-25T17:45:00Z">
        <w:r w:rsidRPr="007A4AFC" w:rsidDel="00A75F71">
          <w:rPr>
            <w:rFonts w:ascii="Calibri Light" w:hAnsi="Calibri Light" w:cs="Calibri Light"/>
            <w:color w:val="000000" w:themeColor="text1"/>
            <w:szCs w:val="24"/>
            <w:rPrChange w:id="15205" w:author="Dr Mamadou SANOGO" w:date="2023-10-25T18:15:00Z">
              <w:rPr>
                <w:rFonts w:ascii="Calibri Light" w:hAnsi="Calibri Light" w:cs="Calibri Light"/>
                <w:szCs w:val="24"/>
              </w:rPr>
            </w:rPrChange>
          </w:rPr>
          <w:delText>Recrutement par la fonction publique ou dans le secteur privé comme :</w:delText>
        </w:r>
      </w:del>
    </w:p>
    <w:p w14:paraId="4DD71CA6" w14:textId="5AF8CC71" w:rsidR="00975B74" w:rsidRPr="007A4AFC" w:rsidDel="00A75F71" w:rsidRDefault="00975B74">
      <w:pPr>
        <w:numPr>
          <w:ilvl w:val="0"/>
          <w:numId w:val="18"/>
        </w:numPr>
        <w:tabs>
          <w:tab w:val="left" w:pos="720"/>
        </w:tabs>
        <w:autoSpaceDE w:val="0"/>
        <w:autoSpaceDN w:val="0"/>
        <w:spacing w:line="240" w:lineRule="auto"/>
        <w:rPr>
          <w:del w:id="15206" w:author="Dr Mamadou SANOGO" w:date="2023-10-25T17:45:00Z"/>
          <w:rFonts w:ascii="Calibri Light" w:hAnsi="Calibri Light" w:cs="Calibri Light"/>
          <w:color w:val="000000" w:themeColor="text1"/>
          <w:szCs w:val="24"/>
          <w:rPrChange w:id="15207" w:author="Dr Mamadou SANOGO" w:date="2023-10-25T18:15:00Z">
            <w:rPr>
              <w:del w:id="15208" w:author="Dr Mamadou SANOGO" w:date="2023-10-25T17:45:00Z"/>
              <w:rFonts w:ascii="Calibri Light" w:hAnsi="Calibri Light" w:cs="Calibri Light"/>
              <w:szCs w:val="24"/>
            </w:rPr>
          </w:rPrChange>
        </w:rPr>
      </w:pPr>
      <w:del w:id="15209" w:author="Dr Mamadou SANOGO" w:date="2023-10-25T17:45:00Z">
        <w:r w:rsidRPr="007A4AFC" w:rsidDel="00A75F71">
          <w:rPr>
            <w:rFonts w:ascii="Calibri Light" w:hAnsi="Calibri Light" w:cs="Calibri Light"/>
            <w:color w:val="000000" w:themeColor="text1"/>
            <w:szCs w:val="24"/>
            <w:rPrChange w:id="15210" w:author="Dr Mamadou SANOGO" w:date="2023-10-25T18:15:00Z">
              <w:rPr>
                <w:rFonts w:ascii="Calibri Light" w:hAnsi="Calibri Light" w:cs="Calibri Light"/>
                <w:szCs w:val="24"/>
              </w:rPr>
            </w:rPrChange>
          </w:rPr>
          <w:delText>Ingénieur d'étude</w:delText>
        </w:r>
      </w:del>
    </w:p>
    <w:p w14:paraId="5072DE6D" w14:textId="34BE014C" w:rsidR="00975B74" w:rsidRPr="007A4AFC" w:rsidDel="00A75F71" w:rsidRDefault="00975B74">
      <w:pPr>
        <w:numPr>
          <w:ilvl w:val="0"/>
          <w:numId w:val="18"/>
        </w:numPr>
        <w:tabs>
          <w:tab w:val="left" w:pos="720"/>
        </w:tabs>
        <w:autoSpaceDE w:val="0"/>
        <w:autoSpaceDN w:val="0"/>
        <w:spacing w:line="240" w:lineRule="auto"/>
        <w:rPr>
          <w:del w:id="15211" w:author="Dr Mamadou SANOGO" w:date="2023-10-25T17:45:00Z"/>
          <w:rFonts w:ascii="Calibri Light" w:hAnsi="Calibri Light" w:cs="Calibri Light"/>
          <w:color w:val="000000" w:themeColor="text1"/>
          <w:szCs w:val="24"/>
          <w:rPrChange w:id="15212" w:author="Dr Mamadou SANOGO" w:date="2023-10-25T18:15:00Z">
            <w:rPr>
              <w:del w:id="15213" w:author="Dr Mamadou SANOGO" w:date="2023-10-25T17:45:00Z"/>
              <w:rFonts w:ascii="Calibri Light" w:hAnsi="Calibri Light" w:cs="Calibri Light"/>
              <w:szCs w:val="24"/>
            </w:rPr>
          </w:rPrChange>
        </w:rPr>
      </w:pPr>
      <w:del w:id="15214" w:author="Dr Mamadou SANOGO" w:date="2023-10-25T17:45:00Z">
        <w:r w:rsidRPr="007A4AFC" w:rsidDel="00A75F71">
          <w:rPr>
            <w:rFonts w:ascii="Calibri Light" w:hAnsi="Calibri Light" w:cs="Calibri Light"/>
            <w:color w:val="000000" w:themeColor="text1"/>
            <w:szCs w:val="24"/>
            <w:rPrChange w:id="15215" w:author="Dr Mamadou SANOGO" w:date="2023-10-25T18:15:00Z">
              <w:rPr>
                <w:rFonts w:ascii="Calibri Light" w:hAnsi="Calibri Light" w:cs="Calibri Light"/>
                <w:szCs w:val="24"/>
              </w:rPr>
            </w:rPrChange>
          </w:rPr>
          <w:delText>Chef de projet / Chargé d'étude / Chargé de mission</w:delText>
        </w:r>
      </w:del>
    </w:p>
    <w:p w14:paraId="61CBD86F" w14:textId="79A12E0F" w:rsidR="00975B74" w:rsidRPr="007A4AFC" w:rsidDel="00A75F71" w:rsidRDefault="00975B74">
      <w:pPr>
        <w:numPr>
          <w:ilvl w:val="0"/>
          <w:numId w:val="18"/>
        </w:numPr>
        <w:tabs>
          <w:tab w:val="left" w:pos="720"/>
        </w:tabs>
        <w:autoSpaceDE w:val="0"/>
        <w:autoSpaceDN w:val="0"/>
        <w:spacing w:line="240" w:lineRule="auto"/>
        <w:rPr>
          <w:del w:id="15216" w:author="Dr Mamadou SANOGO" w:date="2023-10-25T17:45:00Z"/>
          <w:rFonts w:ascii="Calibri Light" w:hAnsi="Calibri Light" w:cs="Calibri Light"/>
          <w:color w:val="000000" w:themeColor="text1"/>
          <w:szCs w:val="24"/>
          <w:rPrChange w:id="15217" w:author="Dr Mamadou SANOGO" w:date="2023-10-25T18:15:00Z">
            <w:rPr>
              <w:del w:id="15218" w:author="Dr Mamadou SANOGO" w:date="2023-10-25T17:45:00Z"/>
              <w:rFonts w:ascii="Calibri Light" w:hAnsi="Calibri Light" w:cs="Calibri Light"/>
              <w:szCs w:val="24"/>
            </w:rPr>
          </w:rPrChange>
        </w:rPr>
      </w:pPr>
      <w:del w:id="15219" w:author="Dr Mamadou SANOGO" w:date="2023-10-25T17:45:00Z">
        <w:r w:rsidRPr="007A4AFC" w:rsidDel="00A75F71">
          <w:rPr>
            <w:rFonts w:ascii="Calibri Light" w:hAnsi="Calibri Light" w:cs="Calibri Light"/>
            <w:color w:val="000000" w:themeColor="text1"/>
            <w:szCs w:val="24"/>
            <w:rPrChange w:id="15220" w:author="Dr Mamadou SANOGO" w:date="2023-10-25T18:15:00Z">
              <w:rPr>
                <w:rFonts w:ascii="Calibri Light" w:hAnsi="Calibri Light" w:cs="Calibri Light"/>
                <w:szCs w:val="24"/>
              </w:rPr>
            </w:rPrChange>
          </w:rPr>
          <w:delText>Coordinateur d'enquêtes épidémiologiques</w:delText>
        </w:r>
      </w:del>
    </w:p>
    <w:p w14:paraId="643AF62F" w14:textId="044A90E2" w:rsidR="00975B74" w:rsidRPr="007A4AFC" w:rsidDel="00A75F71" w:rsidRDefault="00975B74">
      <w:pPr>
        <w:numPr>
          <w:ilvl w:val="0"/>
          <w:numId w:val="18"/>
        </w:numPr>
        <w:tabs>
          <w:tab w:val="left" w:pos="720"/>
        </w:tabs>
        <w:autoSpaceDE w:val="0"/>
        <w:autoSpaceDN w:val="0"/>
        <w:spacing w:line="240" w:lineRule="auto"/>
        <w:rPr>
          <w:del w:id="15221" w:author="Dr Mamadou SANOGO" w:date="2023-10-25T17:45:00Z"/>
          <w:rFonts w:ascii="Calibri Light" w:hAnsi="Calibri Light" w:cs="Calibri Light"/>
          <w:color w:val="000000" w:themeColor="text1"/>
          <w:szCs w:val="24"/>
          <w:rPrChange w:id="15222" w:author="Dr Mamadou SANOGO" w:date="2023-10-25T18:15:00Z">
            <w:rPr>
              <w:del w:id="15223" w:author="Dr Mamadou SANOGO" w:date="2023-10-25T17:45:00Z"/>
              <w:rFonts w:ascii="Calibri Light" w:hAnsi="Calibri Light" w:cs="Calibri Light"/>
              <w:szCs w:val="24"/>
            </w:rPr>
          </w:rPrChange>
        </w:rPr>
      </w:pPr>
      <w:del w:id="15224" w:author="Dr Mamadou SANOGO" w:date="2023-10-25T17:45:00Z">
        <w:r w:rsidRPr="007A4AFC" w:rsidDel="00A75F71">
          <w:rPr>
            <w:rFonts w:ascii="Calibri Light" w:hAnsi="Calibri Light" w:cs="Calibri Light"/>
            <w:color w:val="000000" w:themeColor="text1"/>
            <w:szCs w:val="24"/>
            <w:rPrChange w:id="15225" w:author="Dr Mamadou SANOGO" w:date="2023-10-25T18:15:00Z">
              <w:rPr>
                <w:rFonts w:ascii="Calibri Light" w:hAnsi="Calibri Light" w:cs="Calibri Light"/>
                <w:szCs w:val="24"/>
              </w:rPr>
            </w:rPrChange>
          </w:rPr>
          <w:delText>Coordinateur d'expertises scientifiques</w:delText>
        </w:r>
      </w:del>
    </w:p>
    <w:p w14:paraId="45035D70" w14:textId="3F86E398" w:rsidR="00975B74" w:rsidRPr="007A4AFC" w:rsidDel="00A75F71" w:rsidRDefault="00975B74" w:rsidP="00975B74">
      <w:pPr>
        <w:spacing w:line="240" w:lineRule="auto"/>
        <w:rPr>
          <w:del w:id="15226" w:author="Dr Mamadou SANOGO" w:date="2023-10-25T17:45:00Z"/>
          <w:rFonts w:ascii="Calibri Light" w:hAnsi="Calibri Light" w:cs="Calibri Light"/>
          <w:b/>
          <w:bCs/>
          <w:color w:val="000000" w:themeColor="text1"/>
          <w:szCs w:val="24"/>
          <w:rPrChange w:id="15227" w:author="Dr Mamadou SANOGO" w:date="2023-10-25T18:15:00Z">
            <w:rPr>
              <w:del w:id="15228" w:author="Dr Mamadou SANOGO" w:date="2023-10-25T17:45:00Z"/>
              <w:rFonts w:ascii="Calibri Light" w:hAnsi="Calibri Light" w:cs="Calibri Light"/>
              <w:b/>
              <w:bCs/>
              <w:szCs w:val="24"/>
            </w:rPr>
          </w:rPrChange>
        </w:rPr>
      </w:pPr>
      <w:del w:id="15229" w:author="Dr Mamadou SANOGO" w:date="2023-10-25T17:45:00Z">
        <w:r w:rsidRPr="007A4AFC" w:rsidDel="00A75F71">
          <w:rPr>
            <w:rFonts w:ascii="Calibri Light" w:hAnsi="Calibri Light" w:cs="Calibri Light"/>
            <w:b/>
            <w:bCs/>
            <w:color w:val="000000" w:themeColor="text1"/>
            <w:szCs w:val="24"/>
            <w:rPrChange w:id="15230" w:author="Dr Mamadou SANOGO" w:date="2023-10-25T18:15:00Z">
              <w:rPr>
                <w:rFonts w:ascii="Calibri Light" w:hAnsi="Calibri Light" w:cs="Calibri Light"/>
                <w:b/>
                <w:bCs/>
                <w:szCs w:val="24"/>
              </w:rPr>
            </w:rPrChange>
          </w:rPr>
          <w:delText>Compétences visées</w:delText>
        </w:r>
        <w:r w:rsidRPr="007A4AFC" w:rsidDel="00A75F71">
          <w:rPr>
            <w:rFonts w:ascii="Calibri Light" w:hAnsi="Calibri Light" w:cs="Calibri Light"/>
            <w:color w:val="000000" w:themeColor="text1"/>
            <w:szCs w:val="24"/>
            <w:rPrChange w:id="15231" w:author="Dr Mamadou SANOGO" w:date="2023-10-25T18:15:00Z">
              <w:rPr>
                <w:rFonts w:ascii="Calibri Light" w:hAnsi="Calibri Light" w:cs="Calibri Light"/>
                <w:szCs w:val="24"/>
              </w:rPr>
            </w:rPrChange>
          </w:rPr>
          <w:delText xml:space="preserve"> :</w:delText>
        </w:r>
      </w:del>
    </w:p>
    <w:p w14:paraId="2D246EE6" w14:textId="14F582A8" w:rsidR="00975B74" w:rsidRPr="007A4AFC" w:rsidDel="00A75F71" w:rsidRDefault="00975B74">
      <w:pPr>
        <w:numPr>
          <w:ilvl w:val="0"/>
          <w:numId w:val="18"/>
        </w:numPr>
        <w:tabs>
          <w:tab w:val="left" w:pos="720"/>
        </w:tabs>
        <w:autoSpaceDE w:val="0"/>
        <w:autoSpaceDN w:val="0"/>
        <w:spacing w:line="240" w:lineRule="auto"/>
        <w:rPr>
          <w:del w:id="15232" w:author="Dr Mamadou SANOGO" w:date="2023-10-25T17:45:00Z"/>
          <w:rFonts w:ascii="Calibri Light" w:hAnsi="Calibri Light" w:cs="Calibri Light"/>
          <w:color w:val="000000" w:themeColor="text1"/>
          <w:szCs w:val="24"/>
          <w:rPrChange w:id="15233" w:author="Dr Mamadou SANOGO" w:date="2023-10-25T18:15:00Z">
            <w:rPr>
              <w:del w:id="15234" w:author="Dr Mamadou SANOGO" w:date="2023-10-25T17:45:00Z"/>
              <w:rFonts w:ascii="Calibri Light" w:hAnsi="Calibri Light" w:cs="Calibri Light"/>
              <w:szCs w:val="24"/>
            </w:rPr>
          </w:rPrChange>
        </w:rPr>
      </w:pPr>
      <w:del w:id="15235" w:author="Dr Mamadou SANOGO" w:date="2023-10-25T17:45:00Z">
        <w:r w:rsidRPr="007A4AFC" w:rsidDel="00A75F71">
          <w:rPr>
            <w:rFonts w:ascii="Calibri Light" w:hAnsi="Calibri Light" w:cs="Calibri Light"/>
            <w:color w:val="000000" w:themeColor="text1"/>
            <w:szCs w:val="24"/>
            <w:rPrChange w:id="15236" w:author="Dr Mamadou SANOGO" w:date="2023-10-25T18:15:00Z">
              <w:rPr>
                <w:rFonts w:ascii="Calibri Light" w:hAnsi="Calibri Light" w:cs="Calibri Light"/>
                <w:szCs w:val="24"/>
              </w:rPr>
            </w:rPrChange>
          </w:rPr>
          <w:delText>Analyser la fonction de l’épidémiologiste</w:delText>
        </w:r>
      </w:del>
    </w:p>
    <w:p w14:paraId="69BF45E5" w14:textId="4E6C1608" w:rsidR="00975B74" w:rsidRPr="007A4AFC" w:rsidDel="00A75F71" w:rsidRDefault="00975B74">
      <w:pPr>
        <w:numPr>
          <w:ilvl w:val="0"/>
          <w:numId w:val="18"/>
        </w:numPr>
        <w:tabs>
          <w:tab w:val="left" w:pos="720"/>
        </w:tabs>
        <w:autoSpaceDE w:val="0"/>
        <w:autoSpaceDN w:val="0"/>
        <w:spacing w:line="240" w:lineRule="auto"/>
        <w:rPr>
          <w:del w:id="15237" w:author="Dr Mamadou SANOGO" w:date="2023-10-25T17:45:00Z"/>
          <w:rFonts w:ascii="Calibri Light" w:hAnsi="Calibri Light" w:cs="Calibri Light"/>
          <w:color w:val="000000" w:themeColor="text1"/>
          <w:szCs w:val="24"/>
          <w:rPrChange w:id="15238" w:author="Dr Mamadou SANOGO" w:date="2023-10-25T18:15:00Z">
            <w:rPr>
              <w:del w:id="15239" w:author="Dr Mamadou SANOGO" w:date="2023-10-25T17:45:00Z"/>
              <w:rFonts w:ascii="Calibri Light" w:hAnsi="Calibri Light" w:cs="Calibri Light"/>
              <w:szCs w:val="24"/>
            </w:rPr>
          </w:rPrChange>
        </w:rPr>
      </w:pPr>
      <w:del w:id="15240" w:author="Dr Mamadou SANOGO" w:date="2023-10-25T17:45:00Z">
        <w:r w:rsidRPr="007A4AFC" w:rsidDel="00A75F71">
          <w:rPr>
            <w:rFonts w:ascii="Calibri Light" w:hAnsi="Calibri Light" w:cs="Calibri Light"/>
            <w:color w:val="000000" w:themeColor="text1"/>
            <w:szCs w:val="24"/>
            <w:rPrChange w:id="15241" w:author="Dr Mamadou SANOGO" w:date="2023-10-25T18:15:00Z">
              <w:rPr>
                <w:rFonts w:ascii="Calibri Light" w:hAnsi="Calibri Light" w:cs="Calibri Light"/>
                <w:szCs w:val="24"/>
              </w:rPr>
            </w:rPrChange>
          </w:rPr>
          <w:delText xml:space="preserve">Maitriser les principes, méthodes et outils de l’épidémiologie </w:delText>
        </w:r>
      </w:del>
    </w:p>
    <w:p w14:paraId="69E941F3" w14:textId="4E665036" w:rsidR="00975B74" w:rsidRPr="007A4AFC" w:rsidDel="00A75F71" w:rsidRDefault="00975B74">
      <w:pPr>
        <w:numPr>
          <w:ilvl w:val="0"/>
          <w:numId w:val="18"/>
        </w:numPr>
        <w:tabs>
          <w:tab w:val="left" w:pos="720"/>
        </w:tabs>
        <w:autoSpaceDE w:val="0"/>
        <w:autoSpaceDN w:val="0"/>
        <w:spacing w:line="240" w:lineRule="auto"/>
        <w:rPr>
          <w:del w:id="15242" w:author="Dr Mamadou SANOGO" w:date="2023-10-25T17:45:00Z"/>
          <w:rFonts w:ascii="Calibri Light" w:hAnsi="Calibri Light" w:cs="Calibri Light"/>
          <w:color w:val="000000" w:themeColor="text1"/>
          <w:szCs w:val="24"/>
          <w:rPrChange w:id="15243" w:author="Dr Mamadou SANOGO" w:date="2023-10-25T18:15:00Z">
            <w:rPr>
              <w:del w:id="15244" w:author="Dr Mamadou SANOGO" w:date="2023-10-25T17:45:00Z"/>
              <w:rFonts w:ascii="Calibri Light" w:hAnsi="Calibri Light" w:cs="Calibri Light"/>
              <w:szCs w:val="24"/>
            </w:rPr>
          </w:rPrChange>
        </w:rPr>
      </w:pPr>
      <w:del w:id="15245" w:author="Dr Mamadou SANOGO" w:date="2023-10-25T17:45:00Z">
        <w:r w:rsidRPr="007A4AFC" w:rsidDel="00A75F71">
          <w:rPr>
            <w:rFonts w:ascii="Calibri Light" w:hAnsi="Calibri Light" w:cs="Calibri Light"/>
            <w:color w:val="000000" w:themeColor="text1"/>
            <w:szCs w:val="24"/>
            <w:rPrChange w:id="15246" w:author="Dr Mamadou SANOGO" w:date="2023-10-25T18:15:00Z">
              <w:rPr>
                <w:rFonts w:ascii="Calibri Light" w:hAnsi="Calibri Light" w:cs="Calibri Light"/>
                <w:szCs w:val="24"/>
              </w:rPr>
            </w:rPrChange>
          </w:rPr>
          <w:delText>Assurer la formation des stagiaires</w:delText>
        </w:r>
      </w:del>
    </w:p>
    <w:p w14:paraId="3493E65D" w14:textId="3D586FC0" w:rsidR="00975B74" w:rsidRPr="007A4AFC" w:rsidDel="00A75F71" w:rsidRDefault="00975B74">
      <w:pPr>
        <w:numPr>
          <w:ilvl w:val="0"/>
          <w:numId w:val="18"/>
        </w:numPr>
        <w:autoSpaceDE w:val="0"/>
        <w:autoSpaceDN w:val="0"/>
        <w:spacing w:line="240" w:lineRule="auto"/>
        <w:rPr>
          <w:del w:id="15247" w:author="Dr Mamadou SANOGO" w:date="2023-10-25T17:45:00Z"/>
          <w:rFonts w:ascii="Calibri Light" w:hAnsi="Calibri Light" w:cs="Calibri Light"/>
          <w:color w:val="000000" w:themeColor="text1"/>
          <w:szCs w:val="24"/>
          <w:rPrChange w:id="15248" w:author="Dr Mamadou SANOGO" w:date="2023-10-25T18:15:00Z">
            <w:rPr>
              <w:del w:id="15249" w:author="Dr Mamadou SANOGO" w:date="2023-10-25T17:45:00Z"/>
              <w:rFonts w:ascii="Calibri Light" w:hAnsi="Calibri Light" w:cs="Calibri Light"/>
              <w:szCs w:val="24"/>
            </w:rPr>
          </w:rPrChange>
        </w:rPr>
      </w:pPr>
      <w:del w:id="15250" w:author="Dr Mamadou SANOGO" w:date="2023-10-25T17:45:00Z">
        <w:r w:rsidRPr="007A4AFC" w:rsidDel="00A75F71">
          <w:rPr>
            <w:rFonts w:ascii="Calibri Light" w:hAnsi="Calibri Light" w:cs="Calibri Light"/>
            <w:color w:val="000000" w:themeColor="text1"/>
            <w:szCs w:val="24"/>
            <w:rPrChange w:id="15251" w:author="Dr Mamadou SANOGO" w:date="2023-10-25T18:15:00Z">
              <w:rPr>
                <w:rFonts w:ascii="Calibri Light" w:hAnsi="Calibri Light" w:cs="Calibri Light"/>
                <w:szCs w:val="24"/>
              </w:rPr>
            </w:rPrChange>
          </w:rPr>
          <w:delText>Effectuer une recherche dans le domaine de l’épidémiologie</w:delText>
        </w:r>
      </w:del>
    </w:p>
    <w:p w14:paraId="28F94485" w14:textId="6B38C84B" w:rsidR="00975B74" w:rsidRPr="007A4AFC" w:rsidDel="00A75F71" w:rsidRDefault="00975B74" w:rsidP="00975B74">
      <w:pPr>
        <w:tabs>
          <w:tab w:val="left" w:pos="720"/>
        </w:tabs>
        <w:spacing w:line="240" w:lineRule="auto"/>
        <w:rPr>
          <w:del w:id="15252" w:author="Dr Mamadou SANOGO" w:date="2023-10-25T17:45:00Z"/>
          <w:rFonts w:ascii="Calibri Light" w:hAnsi="Calibri Light" w:cs="Calibri Light"/>
          <w:b/>
          <w:color w:val="000000" w:themeColor="text1"/>
          <w:szCs w:val="24"/>
          <w:rPrChange w:id="15253" w:author="Dr Mamadou SANOGO" w:date="2023-10-25T18:15:00Z">
            <w:rPr>
              <w:del w:id="15254" w:author="Dr Mamadou SANOGO" w:date="2023-10-25T17:45:00Z"/>
              <w:rFonts w:ascii="Calibri Light" w:hAnsi="Calibri Light" w:cs="Calibri Light"/>
              <w:b/>
              <w:szCs w:val="24"/>
            </w:rPr>
          </w:rPrChange>
        </w:rPr>
      </w:pPr>
      <w:del w:id="15255" w:author="Dr Mamadou SANOGO" w:date="2023-10-25T17:45:00Z">
        <w:r w:rsidRPr="007A4AFC" w:rsidDel="00A75F71">
          <w:rPr>
            <w:rFonts w:ascii="Calibri Light" w:hAnsi="Calibri Light" w:cs="Calibri Light"/>
            <w:b/>
            <w:color w:val="000000" w:themeColor="text1"/>
            <w:szCs w:val="24"/>
            <w:rPrChange w:id="15256" w:author="Dr Mamadou SANOGO" w:date="2023-10-25T18:15:00Z">
              <w:rPr>
                <w:rFonts w:ascii="Calibri Light" w:hAnsi="Calibri Light" w:cs="Calibri Light"/>
                <w:b/>
                <w:szCs w:val="24"/>
              </w:rPr>
            </w:rPrChange>
          </w:rPr>
          <w:delText>Il forme des professionnels capables d’occuper des postes tels que :</w:delText>
        </w:r>
      </w:del>
    </w:p>
    <w:p w14:paraId="7DC667C6" w14:textId="5DDB6E3F" w:rsidR="00975B74" w:rsidRPr="007A4AFC" w:rsidDel="00A75F71" w:rsidRDefault="00975B74">
      <w:pPr>
        <w:numPr>
          <w:ilvl w:val="0"/>
          <w:numId w:val="13"/>
        </w:numPr>
        <w:tabs>
          <w:tab w:val="left" w:pos="720"/>
        </w:tabs>
        <w:spacing w:line="240" w:lineRule="auto"/>
        <w:ind w:firstLine="500"/>
        <w:rPr>
          <w:del w:id="15257" w:author="Dr Mamadou SANOGO" w:date="2023-10-25T17:45:00Z"/>
          <w:rFonts w:ascii="Calibri Light" w:hAnsi="Calibri Light" w:cs="Calibri Light"/>
          <w:color w:val="000000" w:themeColor="text1"/>
          <w:szCs w:val="24"/>
          <w:rPrChange w:id="15258" w:author="Dr Mamadou SANOGO" w:date="2023-10-25T18:15:00Z">
            <w:rPr>
              <w:del w:id="15259" w:author="Dr Mamadou SANOGO" w:date="2023-10-25T17:45:00Z"/>
              <w:rFonts w:ascii="Calibri Light" w:hAnsi="Calibri Light" w:cs="Calibri Light"/>
              <w:szCs w:val="24"/>
            </w:rPr>
          </w:rPrChange>
        </w:rPr>
      </w:pPr>
      <w:del w:id="15260" w:author="Dr Mamadou SANOGO" w:date="2023-10-25T17:45:00Z">
        <w:r w:rsidRPr="007A4AFC" w:rsidDel="00A75F71">
          <w:rPr>
            <w:rFonts w:ascii="Calibri Light" w:hAnsi="Calibri Light" w:cs="Calibri Light"/>
            <w:color w:val="000000" w:themeColor="text1"/>
            <w:szCs w:val="24"/>
            <w:rPrChange w:id="15261" w:author="Dr Mamadou SANOGO" w:date="2023-10-25T18:15:00Z">
              <w:rPr>
                <w:rFonts w:ascii="Calibri Light" w:hAnsi="Calibri Light" w:cs="Calibri Light"/>
                <w:szCs w:val="24"/>
              </w:rPr>
            </w:rPrChange>
          </w:rPr>
          <w:delText>Responsable de services d’épidémiologie ;</w:delText>
        </w:r>
      </w:del>
    </w:p>
    <w:p w14:paraId="3F87FF61" w14:textId="06C259F8" w:rsidR="00975B74" w:rsidRPr="007A4AFC" w:rsidDel="00A75F71" w:rsidRDefault="00975B74">
      <w:pPr>
        <w:numPr>
          <w:ilvl w:val="0"/>
          <w:numId w:val="13"/>
        </w:numPr>
        <w:tabs>
          <w:tab w:val="left" w:pos="720"/>
        </w:tabs>
        <w:spacing w:line="240" w:lineRule="auto"/>
        <w:ind w:firstLine="500"/>
        <w:rPr>
          <w:del w:id="15262" w:author="Dr Mamadou SANOGO" w:date="2023-10-25T17:45:00Z"/>
          <w:rFonts w:ascii="Calibri Light" w:hAnsi="Calibri Light" w:cs="Calibri Light"/>
          <w:color w:val="000000" w:themeColor="text1"/>
          <w:szCs w:val="24"/>
          <w:rPrChange w:id="15263" w:author="Dr Mamadou SANOGO" w:date="2023-10-25T18:15:00Z">
            <w:rPr>
              <w:del w:id="15264" w:author="Dr Mamadou SANOGO" w:date="2023-10-25T17:45:00Z"/>
              <w:rFonts w:ascii="Calibri Light" w:hAnsi="Calibri Light" w:cs="Calibri Light"/>
              <w:szCs w:val="24"/>
            </w:rPr>
          </w:rPrChange>
        </w:rPr>
      </w:pPr>
      <w:del w:id="15265" w:author="Dr Mamadou SANOGO" w:date="2023-10-25T17:45:00Z">
        <w:r w:rsidRPr="007A4AFC" w:rsidDel="00A75F71">
          <w:rPr>
            <w:rFonts w:ascii="Calibri Light" w:hAnsi="Calibri Light" w:cs="Calibri Light"/>
            <w:color w:val="000000" w:themeColor="text1"/>
            <w:szCs w:val="24"/>
            <w:rPrChange w:id="15266" w:author="Dr Mamadou SANOGO" w:date="2023-10-25T18:15:00Z">
              <w:rPr>
                <w:rFonts w:ascii="Calibri Light" w:hAnsi="Calibri Light" w:cs="Calibri Light"/>
                <w:szCs w:val="24"/>
              </w:rPr>
            </w:rPrChange>
          </w:rPr>
          <w:delText>Responsable de projet ;</w:delText>
        </w:r>
      </w:del>
    </w:p>
    <w:p w14:paraId="5F5D0E2B" w14:textId="125B33BC" w:rsidR="00975B74" w:rsidRPr="007A4AFC" w:rsidDel="00A75F71" w:rsidRDefault="00975B74">
      <w:pPr>
        <w:numPr>
          <w:ilvl w:val="0"/>
          <w:numId w:val="13"/>
        </w:numPr>
        <w:tabs>
          <w:tab w:val="left" w:pos="720"/>
        </w:tabs>
        <w:spacing w:line="240" w:lineRule="auto"/>
        <w:ind w:firstLine="500"/>
        <w:rPr>
          <w:del w:id="15267" w:author="Dr Mamadou SANOGO" w:date="2023-10-25T17:45:00Z"/>
          <w:rFonts w:ascii="Calibri Light" w:hAnsi="Calibri Light" w:cs="Calibri Light"/>
          <w:color w:val="000000" w:themeColor="text1"/>
          <w:szCs w:val="24"/>
          <w:rPrChange w:id="15268" w:author="Dr Mamadou SANOGO" w:date="2023-10-25T18:15:00Z">
            <w:rPr>
              <w:del w:id="15269" w:author="Dr Mamadou SANOGO" w:date="2023-10-25T17:45:00Z"/>
              <w:rFonts w:ascii="Calibri Light" w:hAnsi="Calibri Light" w:cs="Calibri Light"/>
              <w:szCs w:val="24"/>
            </w:rPr>
          </w:rPrChange>
        </w:rPr>
      </w:pPr>
      <w:del w:id="15270" w:author="Dr Mamadou SANOGO" w:date="2023-10-25T17:45:00Z">
        <w:r w:rsidRPr="007A4AFC" w:rsidDel="00A75F71">
          <w:rPr>
            <w:rFonts w:ascii="Calibri Light" w:hAnsi="Calibri Light" w:cs="Calibri Light"/>
            <w:color w:val="000000" w:themeColor="text1"/>
            <w:szCs w:val="24"/>
            <w:rPrChange w:id="15271" w:author="Dr Mamadou SANOGO" w:date="2023-10-25T18:15:00Z">
              <w:rPr>
                <w:rFonts w:ascii="Calibri Light" w:hAnsi="Calibri Light" w:cs="Calibri Light"/>
                <w:szCs w:val="24"/>
              </w:rPr>
            </w:rPrChange>
          </w:rPr>
          <w:delText>Conseiller dans le domaine de l’épidémiologie</w:delText>
        </w:r>
      </w:del>
    </w:p>
    <w:p w14:paraId="46EE378D" w14:textId="4FDC6AF8" w:rsidR="00D429B0" w:rsidRPr="007A4AFC" w:rsidDel="00A75F71" w:rsidRDefault="00D429B0">
      <w:pPr>
        <w:spacing w:line="240" w:lineRule="auto"/>
        <w:rPr>
          <w:del w:id="15272" w:author="Dr Mamadou SANOGO" w:date="2023-10-25T17:45:00Z"/>
          <w:color w:val="000000" w:themeColor="text1"/>
          <w:sz w:val="28"/>
          <w:szCs w:val="28"/>
          <w:rPrChange w:id="15273" w:author="Dr Mamadou SANOGO" w:date="2023-10-25T18:15:00Z">
            <w:rPr>
              <w:del w:id="15274" w:author="Dr Mamadou SANOGO" w:date="2023-10-25T17:45:00Z"/>
              <w:color w:val="000000"/>
              <w:sz w:val="28"/>
              <w:szCs w:val="28"/>
            </w:rPr>
          </w:rPrChange>
        </w:rPr>
      </w:pPr>
    </w:p>
    <w:p w14:paraId="464C2AA7" w14:textId="6CE29636" w:rsidR="00CD42C6" w:rsidRPr="007A4AFC" w:rsidDel="00A75F71" w:rsidRDefault="00CD42C6">
      <w:pPr>
        <w:spacing w:line="240" w:lineRule="auto"/>
        <w:rPr>
          <w:del w:id="15275" w:author="Dr Mamadou SANOGO" w:date="2023-10-25T17:45:00Z"/>
          <w:color w:val="000000" w:themeColor="text1"/>
          <w:sz w:val="28"/>
          <w:szCs w:val="28"/>
          <w:rPrChange w:id="15276" w:author="Dr Mamadou SANOGO" w:date="2023-10-25T18:15:00Z">
            <w:rPr>
              <w:del w:id="15277" w:author="Dr Mamadou SANOGO" w:date="2023-10-25T17:45:00Z"/>
              <w:color w:val="000000"/>
              <w:sz w:val="28"/>
              <w:szCs w:val="28"/>
            </w:rPr>
          </w:rPrChange>
        </w:rPr>
      </w:pPr>
      <w:del w:id="15278" w:author="Dr Mamadou SANOGO" w:date="2023-10-25T17:45:00Z">
        <w:r w:rsidRPr="007A4AFC" w:rsidDel="00A75F71">
          <w:rPr>
            <w:color w:val="000000" w:themeColor="text1"/>
            <w:sz w:val="28"/>
            <w:szCs w:val="28"/>
            <w:rPrChange w:id="15279" w:author="Dr Mamadou SANOGO" w:date="2023-10-25T18:15:00Z">
              <w:rPr>
                <w:color w:val="000000"/>
                <w:sz w:val="28"/>
                <w:szCs w:val="28"/>
              </w:rPr>
            </w:rPrChange>
          </w:rPr>
          <w:br w:type="page"/>
        </w:r>
      </w:del>
    </w:p>
    <w:p w14:paraId="0FEF9E03" w14:textId="11A9119E" w:rsidR="00CD42C6" w:rsidRPr="007A4AFC" w:rsidDel="00A75F71" w:rsidRDefault="00CD42C6" w:rsidP="00CD42C6">
      <w:pPr>
        <w:pStyle w:val="Titre1"/>
        <w:spacing w:before="0" w:line="240" w:lineRule="auto"/>
        <w:jc w:val="center"/>
        <w:rPr>
          <w:del w:id="15280" w:author="Dr Mamadou SANOGO" w:date="2023-10-25T17:45:00Z"/>
          <w:rFonts w:eastAsiaTheme="minorHAnsi" w:cs="Times New Roman"/>
          <w:b w:val="0"/>
          <w:lang w:eastAsia="en-US"/>
        </w:rPr>
      </w:pPr>
      <w:bookmarkStart w:id="15281" w:name="_Toc145944539"/>
      <w:del w:id="15282" w:author="Dr Mamadou SANOGO" w:date="2023-10-25T17:45:00Z">
        <w:r w:rsidRPr="007A4AFC" w:rsidDel="00A75F71">
          <w:rPr>
            <w:rFonts w:eastAsiaTheme="minorHAnsi" w:cs="Times New Roman"/>
            <w:lang w:eastAsia="en-US"/>
          </w:rPr>
          <w:delText xml:space="preserve">Annexe </w:delText>
        </w:r>
        <w:r w:rsidR="007945BD" w:rsidRPr="007A4AFC" w:rsidDel="00A75F71">
          <w:rPr>
            <w:rFonts w:eastAsiaTheme="minorHAnsi" w:cs="Times New Roman"/>
            <w:lang w:eastAsia="en-US"/>
          </w:rPr>
          <w:delText>1</w:delText>
        </w:r>
        <w:r w:rsidR="000163AB" w:rsidRPr="007A4AFC" w:rsidDel="00A75F71">
          <w:rPr>
            <w:rFonts w:eastAsiaTheme="minorHAnsi" w:cs="Times New Roman"/>
            <w:lang w:eastAsia="en-US"/>
          </w:rPr>
          <w:delText>1</w:delText>
        </w:r>
        <w:r w:rsidRPr="007A4AFC" w:rsidDel="00A75F71">
          <w:rPr>
            <w:rFonts w:eastAsiaTheme="minorHAnsi" w:cs="Times New Roman"/>
            <w:lang w:eastAsia="en-US"/>
          </w:rPr>
          <w:delText> : Liste des personnes qui ont répondu aux questionnaires</w:delText>
        </w:r>
        <w:bookmarkEnd w:id="15281"/>
      </w:del>
    </w:p>
    <w:p w14:paraId="768D8884" w14:textId="1E159020" w:rsidR="00CD42C6" w:rsidRPr="007A4AFC" w:rsidDel="00A75F71" w:rsidRDefault="00CD42C6" w:rsidP="00CD42C6">
      <w:pPr>
        <w:spacing w:line="240" w:lineRule="auto"/>
        <w:rPr>
          <w:del w:id="15283" w:author="Dr Mamadou SANOGO" w:date="2023-10-25T17:45:00Z"/>
          <w:b/>
          <w:bCs/>
          <w:color w:val="000000" w:themeColor="text1"/>
          <w:sz w:val="28"/>
          <w:szCs w:val="28"/>
          <w:rPrChange w:id="15284" w:author="Dr Mamadou SANOGO" w:date="2023-10-25T18:15:00Z">
            <w:rPr>
              <w:del w:id="15285" w:author="Dr Mamadou SANOGO" w:date="2023-10-25T17:45:00Z"/>
              <w:b/>
              <w:bCs/>
              <w:color w:val="FF0000"/>
              <w:sz w:val="28"/>
              <w:szCs w:val="28"/>
            </w:rPr>
          </w:rPrChange>
        </w:rPr>
      </w:pPr>
    </w:p>
    <w:p w14:paraId="2EBB2F55" w14:textId="3C46D82B" w:rsidR="00CD42C6" w:rsidRPr="007A4AFC" w:rsidDel="00A75F71" w:rsidRDefault="00CD42C6" w:rsidP="00CD42C6">
      <w:pPr>
        <w:spacing w:line="240" w:lineRule="auto"/>
        <w:rPr>
          <w:del w:id="15286" w:author="Dr Mamadou SANOGO" w:date="2023-10-25T17:45:00Z"/>
          <w:b/>
          <w:bCs/>
          <w:color w:val="000000" w:themeColor="text1"/>
          <w:sz w:val="28"/>
          <w:szCs w:val="28"/>
          <w:rPrChange w:id="15287" w:author="Dr Mamadou SANOGO" w:date="2023-10-25T18:15:00Z">
            <w:rPr>
              <w:del w:id="15288" w:author="Dr Mamadou SANOGO" w:date="2023-10-25T17:45:00Z"/>
              <w:b/>
              <w:bCs/>
              <w:color w:val="FF0000"/>
              <w:sz w:val="28"/>
              <w:szCs w:val="28"/>
            </w:rPr>
          </w:rPrChange>
        </w:rPr>
      </w:pPr>
    </w:p>
    <w:p w14:paraId="5E13A1A0" w14:textId="04DFBA79" w:rsidR="00CD42C6" w:rsidRPr="007A4AFC" w:rsidDel="00A75F71" w:rsidRDefault="00CD42C6" w:rsidP="00CD42C6">
      <w:pPr>
        <w:spacing w:line="240" w:lineRule="auto"/>
        <w:rPr>
          <w:del w:id="15289" w:author="Dr Mamadou SANOGO" w:date="2023-10-25T17:45:00Z"/>
          <w:b/>
          <w:bCs/>
          <w:color w:val="000000" w:themeColor="text1"/>
          <w:sz w:val="28"/>
          <w:szCs w:val="28"/>
          <w:rPrChange w:id="15290" w:author="Dr Mamadou SANOGO" w:date="2023-10-25T18:15:00Z">
            <w:rPr>
              <w:del w:id="15291" w:author="Dr Mamadou SANOGO" w:date="2023-10-25T17:45:00Z"/>
              <w:b/>
              <w:bCs/>
              <w:color w:val="FF0000"/>
              <w:sz w:val="28"/>
              <w:szCs w:val="28"/>
            </w:rPr>
          </w:rPrChange>
        </w:rPr>
      </w:pPr>
    </w:p>
    <w:tbl>
      <w:tblPr>
        <w:tblW w:w="8921" w:type="dxa"/>
        <w:tblLook w:val="04A0" w:firstRow="1" w:lastRow="0" w:firstColumn="1" w:lastColumn="0" w:noHBand="0" w:noVBand="1"/>
      </w:tblPr>
      <w:tblGrid>
        <w:gridCol w:w="3251"/>
        <w:gridCol w:w="2268"/>
        <w:gridCol w:w="3402"/>
      </w:tblGrid>
      <w:tr w:rsidR="007A4AFC" w:rsidRPr="007A4AFC" w:rsidDel="00A75F71" w14:paraId="0DC1E856" w14:textId="77777777" w:rsidTr="0019202F">
        <w:trPr>
          <w:trHeight w:val="360"/>
          <w:del w:id="15292" w:author="Dr Mamadou SANOGO" w:date="2023-10-25T17:45:00Z"/>
        </w:trPr>
        <w:tc>
          <w:tcPr>
            <w:tcW w:w="3251" w:type="dxa"/>
            <w:tcBorders>
              <w:top w:val="single" w:sz="8" w:space="0" w:color="auto"/>
              <w:left w:val="single" w:sz="8" w:space="0" w:color="auto"/>
              <w:bottom w:val="single" w:sz="8" w:space="0" w:color="auto"/>
              <w:right w:val="single" w:sz="4" w:space="0" w:color="auto"/>
            </w:tcBorders>
            <w:shd w:val="clear" w:color="000000" w:fill="D9D9D9"/>
            <w:noWrap/>
            <w:vAlign w:val="bottom"/>
            <w:hideMark/>
          </w:tcPr>
          <w:p w14:paraId="322C577C" w14:textId="4EDB7FA4" w:rsidR="00CD42C6" w:rsidRPr="007A4AFC" w:rsidDel="00A75F71" w:rsidRDefault="00CD42C6" w:rsidP="0019202F">
            <w:pPr>
              <w:spacing w:line="240" w:lineRule="auto"/>
              <w:rPr>
                <w:del w:id="15293" w:author="Dr Mamadou SANOGO" w:date="2023-10-25T17:45:00Z"/>
                <w:b/>
                <w:bCs/>
                <w:color w:val="000000" w:themeColor="text1"/>
                <w:sz w:val="28"/>
                <w:szCs w:val="28"/>
              </w:rPr>
            </w:pPr>
            <w:del w:id="15294" w:author="Dr Mamadou SANOGO" w:date="2023-10-25T17:45:00Z">
              <w:r w:rsidRPr="007A4AFC" w:rsidDel="00A75F71">
                <w:rPr>
                  <w:b/>
                  <w:bCs/>
                  <w:color w:val="000000" w:themeColor="text1"/>
                  <w:sz w:val="28"/>
                  <w:szCs w:val="28"/>
                </w:rPr>
                <w:delText>Nom</w:delText>
              </w:r>
            </w:del>
          </w:p>
        </w:tc>
        <w:tc>
          <w:tcPr>
            <w:tcW w:w="2268" w:type="dxa"/>
            <w:tcBorders>
              <w:top w:val="single" w:sz="8" w:space="0" w:color="auto"/>
              <w:left w:val="nil"/>
              <w:bottom w:val="single" w:sz="8" w:space="0" w:color="auto"/>
              <w:right w:val="single" w:sz="4" w:space="0" w:color="auto"/>
            </w:tcBorders>
            <w:shd w:val="clear" w:color="000000" w:fill="D9D9D9"/>
            <w:noWrap/>
            <w:vAlign w:val="bottom"/>
            <w:hideMark/>
          </w:tcPr>
          <w:p w14:paraId="6A24FA26" w14:textId="410267C1" w:rsidR="00CD42C6" w:rsidRPr="007A4AFC" w:rsidDel="00A75F71" w:rsidRDefault="00CD42C6" w:rsidP="0019202F">
            <w:pPr>
              <w:spacing w:line="240" w:lineRule="auto"/>
              <w:rPr>
                <w:del w:id="15295" w:author="Dr Mamadou SANOGO" w:date="2023-10-25T17:45:00Z"/>
                <w:b/>
                <w:bCs/>
                <w:color w:val="000000" w:themeColor="text1"/>
                <w:sz w:val="28"/>
                <w:szCs w:val="28"/>
              </w:rPr>
            </w:pPr>
            <w:del w:id="15296" w:author="Dr Mamadou SANOGO" w:date="2023-10-25T17:45:00Z">
              <w:r w:rsidRPr="007A4AFC" w:rsidDel="00A75F71">
                <w:rPr>
                  <w:b/>
                  <w:bCs/>
                  <w:color w:val="000000" w:themeColor="text1"/>
                  <w:sz w:val="28"/>
                  <w:szCs w:val="28"/>
                </w:rPr>
                <w:delText>Prénom</w:delText>
              </w:r>
            </w:del>
          </w:p>
        </w:tc>
        <w:tc>
          <w:tcPr>
            <w:tcW w:w="3402" w:type="dxa"/>
            <w:tcBorders>
              <w:top w:val="single" w:sz="8" w:space="0" w:color="auto"/>
              <w:left w:val="nil"/>
              <w:bottom w:val="single" w:sz="8" w:space="0" w:color="auto"/>
              <w:right w:val="single" w:sz="4" w:space="0" w:color="auto"/>
            </w:tcBorders>
            <w:shd w:val="clear" w:color="000000" w:fill="D9D9D9"/>
            <w:noWrap/>
            <w:vAlign w:val="bottom"/>
            <w:hideMark/>
          </w:tcPr>
          <w:p w14:paraId="279D764C" w14:textId="5710EC3C" w:rsidR="00CD42C6" w:rsidRPr="007A4AFC" w:rsidDel="00A75F71" w:rsidRDefault="00CD42C6" w:rsidP="0019202F">
            <w:pPr>
              <w:spacing w:line="240" w:lineRule="auto"/>
              <w:rPr>
                <w:del w:id="15297" w:author="Dr Mamadou SANOGO" w:date="2023-10-25T17:45:00Z"/>
                <w:b/>
                <w:bCs/>
                <w:color w:val="000000" w:themeColor="text1"/>
                <w:sz w:val="28"/>
                <w:szCs w:val="28"/>
              </w:rPr>
            </w:pPr>
            <w:del w:id="15298" w:author="Dr Mamadou SANOGO" w:date="2023-10-25T17:45:00Z">
              <w:r w:rsidRPr="007A4AFC" w:rsidDel="00A75F71">
                <w:rPr>
                  <w:b/>
                  <w:bCs/>
                  <w:color w:val="000000" w:themeColor="text1"/>
                  <w:sz w:val="28"/>
                  <w:szCs w:val="28"/>
                </w:rPr>
                <w:delText>Statut</w:delText>
              </w:r>
            </w:del>
          </w:p>
        </w:tc>
      </w:tr>
      <w:tr w:rsidR="007A4AFC" w:rsidRPr="007A4AFC" w:rsidDel="00A75F71" w14:paraId="62FAF352" w14:textId="77777777" w:rsidTr="0019202F">
        <w:trPr>
          <w:trHeight w:val="750"/>
          <w:del w:id="1529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E1EFA73" w14:textId="60F8FC3E" w:rsidR="00CD42C6" w:rsidRPr="007A4AFC" w:rsidDel="00A75F71" w:rsidRDefault="00CD42C6" w:rsidP="0019202F">
            <w:pPr>
              <w:spacing w:line="240" w:lineRule="auto"/>
              <w:rPr>
                <w:del w:id="15300" w:author="Dr Mamadou SANOGO" w:date="2023-10-25T17:45:00Z"/>
                <w:color w:val="000000" w:themeColor="text1"/>
              </w:rPr>
            </w:pPr>
            <w:del w:id="15301" w:author="Dr Mamadou SANOGO" w:date="2023-10-25T17:45:00Z">
              <w:r w:rsidRPr="007A4AFC" w:rsidDel="00A75F71">
                <w:rPr>
                  <w:color w:val="000000" w:themeColor="text1"/>
                </w:rPr>
                <w:delText>BERTHÉ</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57B0A89" w14:textId="374C5756" w:rsidR="00CD42C6" w:rsidRPr="007A4AFC" w:rsidDel="00A75F71" w:rsidRDefault="00CD42C6" w:rsidP="0019202F">
            <w:pPr>
              <w:spacing w:line="240" w:lineRule="auto"/>
              <w:rPr>
                <w:del w:id="15302" w:author="Dr Mamadou SANOGO" w:date="2023-10-25T17:45:00Z"/>
                <w:color w:val="000000" w:themeColor="text1"/>
              </w:rPr>
            </w:pPr>
            <w:del w:id="15303" w:author="Dr Mamadou SANOGO" w:date="2023-10-25T17:45:00Z">
              <w:r w:rsidRPr="007A4AFC" w:rsidDel="00A75F71">
                <w:rPr>
                  <w:color w:val="000000" w:themeColor="text1"/>
                </w:rPr>
                <w:delText>Daouda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4C4FEDE1" w14:textId="718C9E5F" w:rsidR="00CD42C6" w:rsidRPr="007A4AFC" w:rsidDel="00A75F71" w:rsidRDefault="00CD42C6" w:rsidP="0019202F">
            <w:pPr>
              <w:spacing w:line="240" w:lineRule="auto"/>
              <w:rPr>
                <w:del w:id="15304" w:author="Dr Mamadou SANOGO" w:date="2023-10-25T17:45:00Z"/>
                <w:color w:val="000000" w:themeColor="text1"/>
              </w:rPr>
            </w:pPr>
            <w:del w:id="15305" w:author="Dr Mamadou SANOGO" w:date="2023-10-25T17:45:00Z">
              <w:r w:rsidRPr="007A4AFC" w:rsidDel="00A75F71">
                <w:rPr>
                  <w:color w:val="000000" w:themeColor="text1"/>
                </w:rPr>
                <w:delText>Directeur des Etudes</w:delText>
              </w:r>
            </w:del>
          </w:p>
        </w:tc>
      </w:tr>
      <w:tr w:rsidR="007A4AFC" w:rsidRPr="007A4AFC" w:rsidDel="00A75F71" w14:paraId="505586F3" w14:textId="77777777" w:rsidTr="0019202F">
        <w:trPr>
          <w:trHeight w:val="765"/>
          <w:del w:id="15306"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4F19A11" w14:textId="376C5066" w:rsidR="00CD42C6" w:rsidRPr="007A4AFC" w:rsidDel="00A75F71" w:rsidRDefault="00CD42C6" w:rsidP="0019202F">
            <w:pPr>
              <w:spacing w:line="240" w:lineRule="auto"/>
              <w:rPr>
                <w:del w:id="15307" w:author="Dr Mamadou SANOGO" w:date="2023-10-25T17:45:00Z"/>
                <w:color w:val="000000" w:themeColor="text1"/>
              </w:rPr>
            </w:pPr>
            <w:del w:id="15308" w:author="Dr Mamadou SANOGO" w:date="2023-10-25T17:45:00Z">
              <w:r w:rsidRPr="007A4AFC" w:rsidDel="00A75F71">
                <w:rPr>
                  <w:color w:val="000000" w:themeColor="text1"/>
                </w:rPr>
                <w:delText>TRAORE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3B052D8" w14:textId="4CC7CA47" w:rsidR="00CD42C6" w:rsidRPr="007A4AFC" w:rsidDel="00A75F71" w:rsidRDefault="00CD42C6" w:rsidP="0019202F">
            <w:pPr>
              <w:spacing w:line="240" w:lineRule="auto"/>
              <w:rPr>
                <w:del w:id="15309" w:author="Dr Mamadou SANOGO" w:date="2023-10-25T17:45:00Z"/>
                <w:color w:val="000000" w:themeColor="text1"/>
              </w:rPr>
            </w:pPr>
            <w:del w:id="15310" w:author="Dr Mamadou SANOGO" w:date="2023-10-25T17:45:00Z">
              <w:r w:rsidRPr="007A4AFC" w:rsidDel="00A75F71">
                <w:rPr>
                  <w:color w:val="000000" w:themeColor="text1"/>
                </w:rPr>
                <w:delText>Amadou</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E670C0C" w14:textId="6D4F6620" w:rsidR="00CD42C6" w:rsidRPr="007A4AFC" w:rsidDel="00A75F71" w:rsidRDefault="00CD42C6" w:rsidP="0019202F">
            <w:pPr>
              <w:spacing w:line="240" w:lineRule="auto"/>
              <w:rPr>
                <w:del w:id="15311" w:author="Dr Mamadou SANOGO" w:date="2023-10-25T17:45:00Z"/>
                <w:color w:val="000000" w:themeColor="text1"/>
              </w:rPr>
            </w:pPr>
            <w:del w:id="15312" w:author="Dr Mamadou SANOGO" w:date="2023-10-25T17:45:00Z">
              <w:r w:rsidRPr="007A4AFC" w:rsidDel="00A75F71">
                <w:rPr>
                  <w:color w:val="000000" w:themeColor="text1"/>
                </w:rPr>
                <w:delText>Corps professoral</w:delText>
              </w:r>
            </w:del>
          </w:p>
        </w:tc>
      </w:tr>
      <w:tr w:rsidR="007A4AFC" w:rsidRPr="007A4AFC" w:rsidDel="00A75F71" w14:paraId="7C270346" w14:textId="77777777" w:rsidTr="0019202F">
        <w:trPr>
          <w:trHeight w:val="750"/>
          <w:del w:id="15313"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51C75AF" w14:textId="6119F391" w:rsidR="00CD42C6" w:rsidRPr="007A4AFC" w:rsidDel="00A75F71" w:rsidRDefault="00CD42C6" w:rsidP="0019202F">
            <w:pPr>
              <w:spacing w:line="240" w:lineRule="auto"/>
              <w:rPr>
                <w:del w:id="15314" w:author="Dr Mamadou SANOGO" w:date="2023-10-25T17:45:00Z"/>
                <w:color w:val="000000" w:themeColor="text1"/>
              </w:rPr>
            </w:pPr>
            <w:del w:id="15315"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FDBB982" w14:textId="4EBC429A" w:rsidR="00CD42C6" w:rsidRPr="007A4AFC" w:rsidDel="00A75F71" w:rsidRDefault="00CD42C6" w:rsidP="0019202F">
            <w:pPr>
              <w:spacing w:line="240" w:lineRule="auto"/>
              <w:rPr>
                <w:del w:id="15316" w:author="Dr Mamadou SANOGO" w:date="2023-10-25T17:45:00Z"/>
                <w:color w:val="000000" w:themeColor="text1"/>
              </w:rPr>
            </w:pPr>
            <w:del w:id="15317" w:author="Dr Mamadou SANOGO" w:date="2023-10-25T17:45:00Z">
              <w:r w:rsidRPr="007A4AFC" w:rsidDel="00A75F71">
                <w:rPr>
                  <w:color w:val="000000" w:themeColor="text1"/>
                </w:rPr>
                <w:delText>Nènè</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B685829" w14:textId="5B45C0CA" w:rsidR="00CD42C6" w:rsidRPr="007A4AFC" w:rsidDel="00A75F71" w:rsidRDefault="00CD42C6" w:rsidP="0019202F">
            <w:pPr>
              <w:spacing w:line="240" w:lineRule="auto"/>
              <w:rPr>
                <w:del w:id="15318" w:author="Dr Mamadou SANOGO" w:date="2023-10-25T17:45:00Z"/>
                <w:color w:val="000000" w:themeColor="text1"/>
              </w:rPr>
            </w:pPr>
            <w:del w:id="15319" w:author="Dr Mamadou SANOGO" w:date="2023-10-25T17:45:00Z">
              <w:r w:rsidRPr="007A4AFC" w:rsidDel="00A75F71">
                <w:rPr>
                  <w:color w:val="000000" w:themeColor="text1"/>
                </w:rPr>
                <w:delText>Corps professoral</w:delText>
              </w:r>
            </w:del>
          </w:p>
        </w:tc>
      </w:tr>
      <w:tr w:rsidR="007A4AFC" w:rsidRPr="007A4AFC" w:rsidDel="00A75F71" w14:paraId="7FB57CF3" w14:textId="77777777" w:rsidTr="0019202F">
        <w:trPr>
          <w:trHeight w:val="750"/>
          <w:del w:id="15320"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D57060A" w14:textId="1665658D" w:rsidR="00CD42C6" w:rsidRPr="007A4AFC" w:rsidDel="00A75F71" w:rsidRDefault="00CD42C6" w:rsidP="0019202F">
            <w:pPr>
              <w:spacing w:line="240" w:lineRule="auto"/>
              <w:rPr>
                <w:del w:id="15321" w:author="Dr Mamadou SANOGO" w:date="2023-10-25T17:45:00Z"/>
                <w:color w:val="000000" w:themeColor="text1"/>
              </w:rPr>
            </w:pPr>
            <w:del w:id="15322" w:author="Dr Mamadou SANOGO" w:date="2023-10-25T17:45:00Z">
              <w:r w:rsidRPr="007A4AFC" w:rsidDel="00A75F71">
                <w:rPr>
                  <w:color w:val="000000" w:themeColor="text1"/>
                </w:rPr>
                <w:delText>SANGARE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E8F8EF6" w14:textId="47A11B00" w:rsidR="00CD42C6" w:rsidRPr="007A4AFC" w:rsidDel="00A75F71" w:rsidRDefault="00CD42C6" w:rsidP="0019202F">
            <w:pPr>
              <w:spacing w:line="240" w:lineRule="auto"/>
              <w:rPr>
                <w:del w:id="15323" w:author="Dr Mamadou SANOGO" w:date="2023-10-25T17:45:00Z"/>
                <w:color w:val="000000" w:themeColor="text1"/>
              </w:rPr>
            </w:pPr>
            <w:del w:id="15324" w:author="Dr Mamadou SANOGO" w:date="2023-10-25T17:45:00Z">
              <w:r w:rsidRPr="007A4AFC" w:rsidDel="00A75F71">
                <w:rPr>
                  <w:color w:val="000000" w:themeColor="text1"/>
                </w:rPr>
                <w:delText>Zoumana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146C71B3" w14:textId="2CBCD7C9" w:rsidR="00CD42C6" w:rsidRPr="007A4AFC" w:rsidDel="00A75F71" w:rsidRDefault="00CD42C6" w:rsidP="0019202F">
            <w:pPr>
              <w:spacing w:line="240" w:lineRule="auto"/>
              <w:rPr>
                <w:del w:id="15325" w:author="Dr Mamadou SANOGO" w:date="2023-10-25T17:45:00Z"/>
                <w:color w:val="000000" w:themeColor="text1"/>
              </w:rPr>
            </w:pPr>
            <w:del w:id="15326" w:author="Dr Mamadou SANOGO" w:date="2023-10-25T17:45:00Z">
              <w:r w:rsidRPr="007A4AFC" w:rsidDel="00A75F71">
                <w:rPr>
                  <w:color w:val="000000" w:themeColor="text1"/>
                </w:rPr>
                <w:delText>Corps professoral</w:delText>
              </w:r>
            </w:del>
          </w:p>
        </w:tc>
      </w:tr>
      <w:tr w:rsidR="007A4AFC" w:rsidRPr="007A4AFC" w:rsidDel="00A75F71" w14:paraId="70878576" w14:textId="77777777" w:rsidTr="0019202F">
        <w:trPr>
          <w:trHeight w:val="750"/>
          <w:del w:id="15327"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F617CFB" w14:textId="5E1AC064" w:rsidR="00CD42C6" w:rsidRPr="007A4AFC" w:rsidDel="00A75F71" w:rsidRDefault="00CD42C6" w:rsidP="0019202F">
            <w:pPr>
              <w:spacing w:line="240" w:lineRule="auto"/>
              <w:rPr>
                <w:del w:id="15328" w:author="Dr Mamadou SANOGO" w:date="2023-10-25T17:45:00Z"/>
                <w:color w:val="000000" w:themeColor="text1"/>
              </w:rPr>
            </w:pPr>
            <w:del w:id="15329"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1A048C2B" w14:textId="7C9D1449" w:rsidR="00CD42C6" w:rsidRPr="007A4AFC" w:rsidDel="00A75F71" w:rsidRDefault="00CD42C6" w:rsidP="0019202F">
            <w:pPr>
              <w:spacing w:line="240" w:lineRule="auto"/>
              <w:rPr>
                <w:del w:id="15330" w:author="Dr Mamadou SANOGO" w:date="2023-10-25T17:45:00Z"/>
                <w:color w:val="000000" w:themeColor="text1"/>
              </w:rPr>
            </w:pPr>
            <w:del w:id="15331"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3B81FF13" w14:textId="394EC914" w:rsidR="00CD42C6" w:rsidRPr="007A4AFC" w:rsidDel="00A75F71" w:rsidRDefault="00CD42C6" w:rsidP="0019202F">
            <w:pPr>
              <w:spacing w:line="240" w:lineRule="auto"/>
              <w:rPr>
                <w:del w:id="15332" w:author="Dr Mamadou SANOGO" w:date="2023-10-25T17:45:00Z"/>
                <w:color w:val="000000" w:themeColor="text1"/>
              </w:rPr>
            </w:pPr>
            <w:del w:id="15333" w:author="Dr Mamadou SANOGO" w:date="2023-10-25T17:45:00Z">
              <w:r w:rsidRPr="007A4AFC" w:rsidDel="00A75F71">
                <w:rPr>
                  <w:color w:val="000000" w:themeColor="text1"/>
                </w:rPr>
                <w:delText>Service Administratif</w:delText>
              </w:r>
            </w:del>
          </w:p>
        </w:tc>
      </w:tr>
      <w:tr w:rsidR="007A4AFC" w:rsidRPr="007A4AFC" w:rsidDel="00A75F71" w14:paraId="1A180491" w14:textId="77777777" w:rsidTr="0019202F">
        <w:trPr>
          <w:trHeight w:val="750"/>
          <w:del w:id="15334"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6F0B375" w14:textId="44D82866" w:rsidR="00CD42C6" w:rsidRPr="007A4AFC" w:rsidDel="00A75F71" w:rsidRDefault="00CD42C6" w:rsidP="0019202F">
            <w:pPr>
              <w:spacing w:line="240" w:lineRule="auto"/>
              <w:rPr>
                <w:del w:id="15335" w:author="Dr Mamadou SANOGO" w:date="2023-10-25T17:45:00Z"/>
                <w:color w:val="000000" w:themeColor="text1"/>
              </w:rPr>
            </w:pPr>
            <w:del w:id="15336" w:author="Dr Mamadou SANOGO" w:date="2023-10-25T17:45:00Z">
              <w:r w:rsidRPr="007A4AFC" w:rsidDel="00A75F71">
                <w:rPr>
                  <w:color w:val="000000" w:themeColor="text1"/>
                </w:rPr>
                <w:delText>TOURE</w:delText>
              </w:r>
            </w:del>
          </w:p>
        </w:tc>
        <w:tc>
          <w:tcPr>
            <w:tcW w:w="2268" w:type="dxa"/>
            <w:tcBorders>
              <w:top w:val="nil"/>
              <w:left w:val="nil"/>
              <w:bottom w:val="single" w:sz="4" w:space="0" w:color="auto"/>
              <w:right w:val="single" w:sz="4" w:space="0" w:color="auto"/>
            </w:tcBorders>
            <w:shd w:val="clear" w:color="auto" w:fill="auto"/>
            <w:noWrap/>
            <w:vAlign w:val="center"/>
          </w:tcPr>
          <w:p w14:paraId="4B21539D" w14:textId="1CF22205" w:rsidR="00CD42C6" w:rsidRPr="007A4AFC" w:rsidDel="00A75F71" w:rsidRDefault="00CD42C6" w:rsidP="0019202F">
            <w:pPr>
              <w:spacing w:line="240" w:lineRule="auto"/>
              <w:rPr>
                <w:del w:id="15337" w:author="Dr Mamadou SANOGO" w:date="2023-10-25T17:45:00Z"/>
                <w:color w:val="000000" w:themeColor="text1"/>
              </w:rPr>
            </w:pPr>
            <w:del w:id="15338" w:author="Dr Mamadou SANOGO" w:date="2023-10-25T17:45:00Z">
              <w:r w:rsidRPr="007A4AFC" w:rsidDel="00A75F71">
                <w:rPr>
                  <w:color w:val="000000" w:themeColor="text1"/>
                </w:rPr>
                <w:delText>Kadiatou</w:delText>
              </w:r>
            </w:del>
          </w:p>
        </w:tc>
        <w:tc>
          <w:tcPr>
            <w:tcW w:w="3402" w:type="dxa"/>
            <w:tcBorders>
              <w:top w:val="nil"/>
              <w:left w:val="nil"/>
              <w:bottom w:val="single" w:sz="4" w:space="0" w:color="auto"/>
              <w:right w:val="single" w:sz="4" w:space="0" w:color="auto"/>
            </w:tcBorders>
            <w:shd w:val="clear" w:color="auto" w:fill="auto"/>
            <w:noWrap/>
            <w:vAlign w:val="center"/>
          </w:tcPr>
          <w:p w14:paraId="58918C25" w14:textId="16C678C7" w:rsidR="00CD42C6" w:rsidRPr="007A4AFC" w:rsidDel="00A75F71" w:rsidRDefault="00CD42C6" w:rsidP="0019202F">
            <w:pPr>
              <w:spacing w:line="240" w:lineRule="auto"/>
              <w:rPr>
                <w:del w:id="15339" w:author="Dr Mamadou SANOGO" w:date="2023-10-25T17:45:00Z"/>
                <w:color w:val="000000" w:themeColor="text1"/>
              </w:rPr>
            </w:pPr>
            <w:del w:id="15340" w:author="Dr Mamadou SANOGO" w:date="2023-10-25T17:45:00Z">
              <w:r w:rsidRPr="007A4AFC" w:rsidDel="00A75F71">
                <w:rPr>
                  <w:color w:val="000000" w:themeColor="text1"/>
                </w:rPr>
                <w:delText>Service administratif</w:delText>
              </w:r>
            </w:del>
          </w:p>
        </w:tc>
      </w:tr>
      <w:tr w:rsidR="007A4AFC" w:rsidRPr="007A4AFC" w:rsidDel="00A75F71" w14:paraId="2673FC87" w14:textId="77777777" w:rsidTr="0019202F">
        <w:trPr>
          <w:trHeight w:val="750"/>
          <w:del w:id="15341"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1F362F85" w14:textId="6A8DB97F" w:rsidR="00CD42C6" w:rsidRPr="007A4AFC" w:rsidDel="00A75F71" w:rsidRDefault="00CD42C6" w:rsidP="0019202F">
            <w:pPr>
              <w:spacing w:line="240" w:lineRule="auto"/>
              <w:rPr>
                <w:del w:id="15342" w:author="Dr Mamadou SANOGO" w:date="2023-10-25T17:45:00Z"/>
                <w:color w:val="000000" w:themeColor="text1"/>
              </w:rPr>
            </w:pPr>
            <w:del w:id="15343"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7CC9BE88" w14:textId="07AE50F4" w:rsidR="00CD42C6" w:rsidRPr="007A4AFC" w:rsidDel="00A75F71" w:rsidRDefault="00CD42C6" w:rsidP="0019202F">
            <w:pPr>
              <w:spacing w:line="240" w:lineRule="auto"/>
              <w:rPr>
                <w:del w:id="15344" w:author="Dr Mamadou SANOGO" w:date="2023-10-25T17:45:00Z"/>
                <w:color w:val="000000" w:themeColor="text1"/>
              </w:rPr>
            </w:pPr>
            <w:del w:id="15345"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629F509B" w14:textId="37F2B26E" w:rsidR="00CD42C6" w:rsidRPr="007A4AFC" w:rsidDel="00A75F71" w:rsidRDefault="00CD42C6" w:rsidP="0019202F">
            <w:pPr>
              <w:spacing w:line="240" w:lineRule="auto"/>
              <w:rPr>
                <w:del w:id="15346" w:author="Dr Mamadou SANOGO" w:date="2023-10-25T17:45:00Z"/>
                <w:color w:val="000000" w:themeColor="text1"/>
              </w:rPr>
            </w:pPr>
            <w:del w:id="15347" w:author="Dr Mamadou SANOGO" w:date="2023-10-25T17:45:00Z">
              <w:r w:rsidRPr="007A4AFC" w:rsidDel="00A75F71">
                <w:rPr>
                  <w:color w:val="000000" w:themeColor="text1"/>
                </w:rPr>
                <w:delText>Service administratif</w:delText>
              </w:r>
            </w:del>
          </w:p>
        </w:tc>
      </w:tr>
      <w:tr w:rsidR="007A4AFC" w:rsidRPr="007A4AFC" w:rsidDel="00A75F71" w14:paraId="4AAB9651" w14:textId="77777777" w:rsidTr="0019202F">
        <w:trPr>
          <w:trHeight w:val="750"/>
          <w:del w:id="15348"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0F6E15EE" w14:textId="5DB3269A" w:rsidR="00CD42C6" w:rsidRPr="007A4AFC" w:rsidDel="00A75F71" w:rsidRDefault="00CD42C6" w:rsidP="0019202F">
            <w:pPr>
              <w:spacing w:line="240" w:lineRule="auto"/>
              <w:rPr>
                <w:del w:id="15349" w:author="Dr Mamadou SANOGO" w:date="2023-10-25T17:45:00Z"/>
                <w:color w:val="000000" w:themeColor="text1"/>
              </w:rPr>
            </w:pPr>
            <w:del w:id="15350" w:author="Dr Mamadou SANOGO" w:date="2023-10-25T17:45:00Z">
              <w:r w:rsidRPr="007A4AFC" w:rsidDel="00A75F71">
                <w:rPr>
                  <w:color w:val="000000" w:themeColor="text1"/>
                </w:rPr>
                <w:delText>THIAM</w:delText>
              </w:r>
            </w:del>
          </w:p>
        </w:tc>
        <w:tc>
          <w:tcPr>
            <w:tcW w:w="2268" w:type="dxa"/>
            <w:tcBorders>
              <w:top w:val="nil"/>
              <w:left w:val="nil"/>
              <w:bottom w:val="single" w:sz="4" w:space="0" w:color="auto"/>
              <w:right w:val="single" w:sz="4" w:space="0" w:color="auto"/>
            </w:tcBorders>
            <w:shd w:val="clear" w:color="auto" w:fill="auto"/>
            <w:noWrap/>
            <w:vAlign w:val="center"/>
          </w:tcPr>
          <w:p w14:paraId="0D4BF367" w14:textId="7FF3C7F3" w:rsidR="00CD42C6" w:rsidRPr="007A4AFC" w:rsidDel="00A75F71" w:rsidRDefault="00CD42C6" w:rsidP="0019202F">
            <w:pPr>
              <w:spacing w:line="240" w:lineRule="auto"/>
              <w:rPr>
                <w:del w:id="15351" w:author="Dr Mamadou SANOGO" w:date="2023-10-25T17:45:00Z"/>
                <w:color w:val="000000" w:themeColor="text1"/>
              </w:rPr>
            </w:pPr>
            <w:del w:id="15352" w:author="Dr Mamadou SANOGO" w:date="2023-10-25T17:45:00Z">
              <w:r w:rsidRPr="007A4AFC" w:rsidDel="00A75F71">
                <w:rPr>
                  <w:color w:val="000000" w:themeColor="text1"/>
                </w:rPr>
                <w:delText>Mahamoud</w:delText>
              </w:r>
            </w:del>
          </w:p>
        </w:tc>
        <w:tc>
          <w:tcPr>
            <w:tcW w:w="3402" w:type="dxa"/>
            <w:tcBorders>
              <w:top w:val="nil"/>
              <w:left w:val="nil"/>
              <w:bottom w:val="single" w:sz="4" w:space="0" w:color="auto"/>
              <w:right w:val="single" w:sz="4" w:space="0" w:color="auto"/>
            </w:tcBorders>
            <w:shd w:val="clear" w:color="auto" w:fill="auto"/>
            <w:noWrap/>
            <w:vAlign w:val="center"/>
          </w:tcPr>
          <w:p w14:paraId="35C562C7" w14:textId="3957F5EB" w:rsidR="00CD42C6" w:rsidRPr="007A4AFC" w:rsidDel="00A75F71" w:rsidRDefault="00CD42C6" w:rsidP="0019202F">
            <w:pPr>
              <w:spacing w:line="240" w:lineRule="auto"/>
              <w:rPr>
                <w:del w:id="15353" w:author="Dr Mamadou SANOGO" w:date="2023-10-25T17:45:00Z"/>
                <w:color w:val="000000" w:themeColor="text1"/>
              </w:rPr>
            </w:pPr>
            <w:del w:id="15354" w:author="Dr Mamadou SANOGO" w:date="2023-10-25T17:45:00Z">
              <w:r w:rsidRPr="007A4AFC" w:rsidDel="00A75F71">
                <w:rPr>
                  <w:color w:val="000000" w:themeColor="text1"/>
                </w:rPr>
                <w:delText>Service Scolarité</w:delText>
              </w:r>
            </w:del>
          </w:p>
        </w:tc>
      </w:tr>
      <w:tr w:rsidR="007A4AFC" w:rsidRPr="007A4AFC" w:rsidDel="00A75F71" w14:paraId="33B28202" w14:textId="77777777" w:rsidTr="0019202F">
        <w:trPr>
          <w:trHeight w:val="750"/>
          <w:del w:id="15355"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BBC770F" w14:textId="69513185" w:rsidR="00CD42C6" w:rsidRPr="007A4AFC" w:rsidDel="00A75F71" w:rsidRDefault="00CD42C6" w:rsidP="0019202F">
            <w:pPr>
              <w:spacing w:line="240" w:lineRule="auto"/>
              <w:rPr>
                <w:del w:id="15356" w:author="Dr Mamadou SANOGO" w:date="2023-10-25T17:45:00Z"/>
                <w:color w:val="000000" w:themeColor="text1"/>
              </w:rPr>
            </w:pPr>
            <w:del w:id="15357"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83071F5" w14:textId="05DCC298" w:rsidR="00CD42C6" w:rsidRPr="007A4AFC" w:rsidDel="00A75F71" w:rsidRDefault="00CD42C6" w:rsidP="0019202F">
            <w:pPr>
              <w:spacing w:line="240" w:lineRule="auto"/>
              <w:rPr>
                <w:del w:id="15358" w:author="Dr Mamadou SANOGO" w:date="2023-10-25T17:45:00Z"/>
                <w:color w:val="000000" w:themeColor="text1"/>
              </w:rPr>
            </w:pPr>
            <w:del w:id="15359" w:author="Dr Mamadou SANOGO" w:date="2023-10-25T17:45:00Z">
              <w:r w:rsidRPr="007A4AFC" w:rsidDel="00A75F71">
                <w:rPr>
                  <w:color w:val="000000" w:themeColor="text1"/>
                </w:rPr>
                <w:delText>Mohamed Lamine</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2590B958" w14:textId="0DDAAC2B" w:rsidR="00CD42C6" w:rsidRPr="007A4AFC" w:rsidDel="00A75F71" w:rsidRDefault="00CD42C6" w:rsidP="0019202F">
            <w:pPr>
              <w:spacing w:line="240" w:lineRule="auto"/>
              <w:rPr>
                <w:del w:id="15360" w:author="Dr Mamadou SANOGO" w:date="2023-10-25T17:45:00Z"/>
                <w:color w:val="000000" w:themeColor="text1"/>
              </w:rPr>
            </w:pPr>
            <w:del w:id="15361" w:author="Dr Mamadou SANOGO" w:date="2023-10-25T17:45:00Z">
              <w:r w:rsidRPr="007A4AFC" w:rsidDel="00A75F71">
                <w:rPr>
                  <w:color w:val="000000" w:themeColor="text1"/>
                </w:rPr>
                <w:delText>Etudiant</w:delText>
              </w:r>
            </w:del>
          </w:p>
        </w:tc>
      </w:tr>
      <w:tr w:rsidR="007A4AFC" w:rsidRPr="007A4AFC" w:rsidDel="00A75F71" w14:paraId="623265BC" w14:textId="77777777" w:rsidTr="0019202F">
        <w:trPr>
          <w:trHeight w:val="750"/>
          <w:del w:id="15362"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C02C158" w14:textId="5FB9FE1F" w:rsidR="00CD42C6" w:rsidRPr="007A4AFC" w:rsidDel="00A75F71" w:rsidRDefault="00CD42C6" w:rsidP="0019202F">
            <w:pPr>
              <w:spacing w:line="240" w:lineRule="auto"/>
              <w:rPr>
                <w:del w:id="15363" w:author="Dr Mamadou SANOGO" w:date="2023-10-25T17:45:00Z"/>
                <w:color w:val="000000" w:themeColor="text1"/>
              </w:rPr>
            </w:pPr>
            <w:del w:id="15364" w:author="Dr Mamadou SANOGO" w:date="2023-10-25T17:45:00Z">
              <w:r w:rsidRPr="007A4AFC" w:rsidDel="00A75F71">
                <w:rPr>
                  <w:color w:val="000000" w:themeColor="text1"/>
                </w:rPr>
                <w:delText>NIANG</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0C00B3D" w14:textId="078BE8D3" w:rsidR="00CD42C6" w:rsidRPr="007A4AFC" w:rsidDel="00A75F71" w:rsidRDefault="00CD42C6" w:rsidP="0019202F">
            <w:pPr>
              <w:spacing w:line="240" w:lineRule="auto"/>
              <w:rPr>
                <w:del w:id="15365" w:author="Dr Mamadou SANOGO" w:date="2023-10-25T17:45:00Z"/>
                <w:color w:val="000000" w:themeColor="text1"/>
              </w:rPr>
            </w:pPr>
            <w:del w:id="15366" w:author="Dr Mamadou SANOGO" w:date="2023-10-25T17:45:00Z">
              <w:r w:rsidRPr="007A4AFC" w:rsidDel="00A75F71">
                <w:rPr>
                  <w:color w:val="000000" w:themeColor="text1"/>
                </w:rPr>
                <w:delText>Waly</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627BD476" w14:textId="5D6D362D" w:rsidR="00CD42C6" w:rsidRPr="007A4AFC" w:rsidDel="00A75F71" w:rsidRDefault="00CD42C6" w:rsidP="0019202F">
            <w:pPr>
              <w:spacing w:line="240" w:lineRule="auto"/>
              <w:rPr>
                <w:del w:id="15367" w:author="Dr Mamadou SANOGO" w:date="2023-10-25T17:45:00Z"/>
                <w:color w:val="000000" w:themeColor="text1"/>
              </w:rPr>
            </w:pPr>
            <w:del w:id="15368" w:author="Dr Mamadou SANOGO" w:date="2023-10-25T17:45:00Z">
              <w:r w:rsidRPr="007A4AFC" w:rsidDel="00A75F71">
                <w:rPr>
                  <w:color w:val="000000" w:themeColor="text1"/>
                </w:rPr>
                <w:delText>Etudiant</w:delText>
              </w:r>
            </w:del>
          </w:p>
        </w:tc>
      </w:tr>
      <w:tr w:rsidR="00CD42C6" w:rsidRPr="007A4AFC" w:rsidDel="00A75F71" w14:paraId="0671B8A6" w14:textId="52DBFCE3" w:rsidTr="0019202F">
        <w:trPr>
          <w:trHeight w:val="750"/>
          <w:del w:id="1536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B29767D" w14:textId="61910D29" w:rsidR="00CD42C6" w:rsidRPr="007A4AFC" w:rsidDel="00A75F71" w:rsidRDefault="00CD42C6" w:rsidP="0019202F">
            <w:pPr>
              <w:spacing w:line="240" w:lineRule="auto"/>
              <w:rPr>
                <w:del w:id="15370" w:author="Dr Mamadou SANOGO" w:date="2023-10-25T17:45:00Z"/>
                <w:color w:val="000000" w:themeColor="text1"/>
              </w:rPr>
            </w:pPr>
            <w:del w:id="15371" w:author="Dr Mamadou SANOGO" w:date="2023-10-25T17:45:00Z">
              <w:r w:rsidRPr="007A4AFC" w:rsidDel="00A75F71">
                <w:rPr>
                  <w:color w:val="000000" w:themeColor="text1"/>
                </w:rPr>
                <w:delText>KEITA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0B37B1E" w14:textId="2BC5E4DA" w:rsidR="00CD42C6" w:rsidRPr="007A4AFC" w:rsidDel="00A75F71" w:rsidRDefault="00CD42C6" w:rsidP="0019202F">
            <w:pPr>
              <w:spacing w:line="240" w:lineRule="auto"/>
              <w:rPr>
                <w:del w:id="15372" w:author="Dr Mamadou SANOGO" w:date="2023-10-25T17:45:00Z"/>
                <w:color w:val="000000" w:themeColor="text1"/>
              </w:rPr>
            </w:pPr>
            <w:del w:id="15373" w:author="Dr Mamadou SANOGO" w:date="2023-10-25T17:45:00Z">
              <w:r w:rsidRPr="007A4AFC" w:rsidDel="00A75F71">
                <w:rPr>
                  <w:color w:val="000000" w:themeColor="text1"/>
                </w:rPr>
                <w:delText>Oumar</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0870257" w14:textId="4E4BF3FD" w:rsidR="00CD42C6" w:rsidRPr="007A4AFC" w:rsidDel="00A75F71" w:rsidRDefault="00CD42C6" w:rsidP="0019202F">
            <w:pPr>
              <w:spacing w:line="240" w:lineRule="auto"/>
              <w:rPr>
                <w:del w:id="15374" w:author="Dr Mamadou SANOGO" w:date="2023-10-25T17:45:00Z"/>
                <w:color w:val="000000" w:themeColor="text1"/>
              </w:rPr>
            </w:pPr>
            <w:del w:id="15375" w:author="Dr Mamadou SANOGO" w:date="2023-10-25T17:45:00Z">
              <w:r w:rsidRPr="007A4AFC" w:rsidDel="00A75F71">
                <w:rPr>
                  <w:color w:val="000000" w:themeColor="text1"/>
                </w:rPr>
                <w:delText>Etudiant</w:delText>
              </w:r>
            </w:del>
          </w:p>
        </w:tc>
      </w:tr>
    </w:tbl>
    <w:p w14:paraId="53C5614A" w14:textId="5C817159" w:rsidR="00CD42C6" w:rsidRPr="007A4AFC" w:rsidDel="00A75F71" w:rsidRDefault="00CD42C6" w:rsidP="00CD42C6">
      <w:pPr>
        <w:spacing w:line="240" w:lineRule="auto"/>
        <w:rPr>
          <w:del w:id="15376" w:author="Dr Mamadou SANOGO" w:date="2023-10-25T17:45:00Z"/>
          <w:b/>
          <w:bCs/>
          <w:color w:val="000000" w:themeColor="text1"/>
          <w:sz w:val="28"/>
          <w:szCs w:val="28"/>
          <w:rPrChange w:id="15377" w:author="Dr Mamadou SANOGO" w:date="2023-10-25T18:15:00Z">
            <w:rPr>
              <w:del w:id="15378" w:author="Dr Mamadou SANOGO" w:date="2023-10-25T17:45:00Z"/>
              <w:b/>
              <w:bCs/>
              <w:color w:val="FF0000"/>
              <w:sz w:val="28"/>
              <w:szCs w:val="28"/>
            </w:rPr>
          </w:rPrChange>
        </w:rPr>
      </w:pPr>
    </w:p>
    <w:p w14:paraId="62966B75" w14:textId="56F97BD6" w:rsidR="0029651C" w:rsidRPr="007A4AFC" w:rsidDel="00A75F71" w:rsidRDefault="0029651C">
      <w:pPr>
        <w:spacing w:line="240" w:lineRule="auto"/>
        <w:rPr>
          <w:del w:id="15379" w:author="Dr Mamadou SANOGO" w:date="2023-10-25T17:45:00Z"/>
          <w:color w:val="000000" w:themeColor="text1"/>
          <w:sz w:val="28"/>
          <w:szCs w:val="28"/>
          <w:rPrChange w:id="15380" w:author="Dr Mamadou SANOGO" w:date="2023-10-25T18:15:00Z">
            <w:rPr>
              <w:del w:id="15381" w:author="Dr Mamadou SANOGO" w:date="2023-10-25T17:45:00Z"/>
              <w:color w:val="000000"/>
              <w:sz w:val="28"/>
              <w:szCs w:val="28"/>
            </w:rPr>
          </w:rPrChange>
        </w:rPr>
      </w:pPr>
      <w:del w:id="15382" w:author="Dr Mamadou SANOGO" w:date="2023-10-25T17:45:00Z">
        <w:r w:rsidRPr="007A4AFC" w:rsidDel="00A75F71">
          <w:rPr>
            <w:color w:val="000000" w:themeColor="text1"/>
            <w:sz w:val="28"/>
            <w:szCs w:val="28"/>
            <w:rPrChange w:id="15383" w:author="Dr Mamadou SANOGO" w:date="2023-10-25T18:15:00Z">
              <w:rPr>
                <w:color w:val="000000"/>
                <w:sz w:val="28"/>
                <w:szCs w:val="28"/>
              </w:rPr>
            </w:rPrChange>
          </w:rPr>
          <w:br w:type="page"/>
        </w:r>
      </w:del>
    </w:p>
    <w:p w14:paraId="567C4F72" w14:textId="45A76672" w:rsidR="0029651C" w:rsidRPr="007A4AFC" w:rsidDel="00A75F71" w:rsidRDefault="0029651C" w:rsidP="0029651C">
      <w:pPr>
        <w:pStyle w:val="Titre1"/>
        <w:spacing w:before="0" w:line="240" w:lineRule="auto"/>
        <w:jc w:val="center"/>
        <w:rPr>
          <w:del w:id="15384" w:author="Dr Mamadou SANOGO" w:date="2023-10-25T17:45:00Z"/>
          <w:rFonts w:eastAsiaTheme="minorHAnsi" w:cs="Times New Roman"/>
          <w:b w:val="0"/>
          <w:lang w:eastAsia="en-US"/>
          <w:rPrChange w:id="15385" w:author="Dr Mamadou SANOGO" w:date="2023-10-25T18:15:00Z">
            <w:rPr>
              <w:del w:id="15386" w:author="Dr Mamadou SANOGO" w:date="2023-10-25T17:45:00Z"/>
              <w:rFonts w:eastAsiaTheme="minorHAnsi" w:cs="Times New Roman"/>
              <w:color w:val="auto"/>
              <w:lang w:eastAsia="en-US"/>
            </w:rPr>
          </w:rPrChange>
        </w:rPr>
      </w:pPr>
      <w:bookmarkStart w:id="15387" w:name="_Toc145944540"/>
      <w:del w:id="15388" w:author="Dr Mamadou SANOGO" w:date="2023-10-25T17:45:00Z">
        <w:r w:rsidRPr="007A4AFC" w:rsidDel="00A75F71">
          <w:rPr>
            <w:rFonts w:eastAsiaTheme="minorHAnsi"/>
            <w:b w:val="0"/>
            <w:lang w:eastAsia="en-US"/>
            <w:rPrChange w:id="15389" w:author="Dr Mamadou SANOGO" w:date="2023-10-25T18:15:00Z">
              <w:rPr>
                <w:rFonts w:eastAsiaTheme="minorHAnsi"/>
                <w:b/>
                <w:color w:val="2E74B5" w:themeColor="accent1" w:themeShade="BF"/>
                <w:lang w:eastAsia="en-US"/>
              </w:rPr>
            </w:rPrChange>
          </w:rPr>
          <w:delText xml:space="preserve">Annexe </w:delText>
        </w:r>
        <w:r w:rsidR="007945BD" w:rsidRPr="007A4AFC" w:rsidDel="00A75F71">
          <w:rPr>
            <w:rFonts w:eastAsiaTheme="minorHAnsi"/>
            <w:b w:val="0"/>
            <w:lang w:eastAsia="en-US"/>
            <w:rPrChange w:id="15390" w:author="Dr Mamadou SANOGO" w:date="2023-10-25T18:15:00Z">
              <w:rPr>
                <w:rFonts w:eastAsiaTheme="minorHAnsi"/>
                <w:b/>
                <w:color w:val="2E74B5" w:themeColor="accent1" w:themeShade="BF"/>
                <w:lang w:eastAsia="en-US"/>
              </w:rPr>
            </w:rPrChange>
          </w:rPr>
          <w:delText>1</w:delText>
        </w:r>
        <w:r w:rsidR="000163AB" w:rsidRPr="007A4AFC" w:rsidDel="00A75F71">
          <w:rPr>
            <w:rFonts w:eastAsiaTheme="minorHAnsi"/>
            <w:b w:val="0"/>
            <w:lang w:eastAsia="en-US"/>
            <w:rPrChange w:id="15391" w:author="Dr Mamadou SANOGO" w:date="2023-10-25T18:15:00Z">
              <w:rPr>
                <w:rFonts w:eastAsiaTheme="minorHAnsi"/>
                <w:b/>
                <w:color w:val="2E74B5" w:themeColor="accent1" w:themeShade="BF"/>
                <w:lang w:eastAsia="en-US"/>
              </w:rPr>
            </w:rPrChange>
          </w:rPr>
          <w:delText>2</w:delText>
        </w:r>
        <w:r w:rsidRPr="007A4AFC" w:rsidDel="00A75F71">
          <w:rPr>
            <w:rFonts w:eastAsiaTheme="minorHAnsi"/>
            <w:b w:val="0"/>
            <w:lang w:eastAsia="en-US"/>
            <w:rPrChange w:id="15392" w:author="Dr Mamadou SANOGO" w:date="2023-10-25T18:15:00Z">
              <w:rPr>
                <w:rFonts w:eastAsiaTheme="minorHAnsi"/>
                <w:b/>
                <w:color w:val="2E74B5" w:themeColor="accent1" w:themeShade="BF"/>
                <w:lang w:eastAsia="en-US"/>
              </w:rPr>
            </w:rPrChange>
          </w:rPr>
          <w:delText> : Modalité du stage</w:delText>
        </w:r>
        <w:bookmarkEnd w:id="15387"/>
      </w:del>
    </w:p>
    <w:p w14:paraId="7A00B402" w14:textId="42120AAA" w:rsidR="0029651C" w:rsidRPr="007A4AFC" w:rsidDel="00A75F71" w:rsidRDefault="0029651C" w:rsidP="0029651C">
      <w:pPr>
        <w:spacing w:line="240" w:lineRule="auto"/>
        <w:rPr>
          <w:del w:id="15393" w:author="Dr Mamadou SANOGO" w:date="2023-10-25T17:45:00Z"/>
          <w:color w:val="000000" w:themeColor="text1"/>
          <w:rPrChange w:id="15394" w:author="Dr Mamadou SANOGO" w:date="2023-10-25T18:15:00Z">
            <w:rPr>
              <w:del w:id="15395" w:author="Dr Mamadou SANOGO" w:date="2023-10-25T17:45:00Z"/>
            </w:rPr>
          </w:rPrChange>
        </w:rPr>
      </w:pPr>
    </w:p>
    <w:p w14:paraId="4226EB5D" w14:textId="45510A2A" w:rsidR="00D429B0" w:rsidRPr="007A4AFC" w:rsidDel="00A75F71" w:rsidRDefault="00D429B0" w:rsidP="00D429B0">
      <w:pPr>
        <w:pStyle w:val="Titre"/>
        <w:spacing w:line="276" w:lineRule="auto"/>
        <w:jc w:val="left"/>
        <w:rPr>
          <w:del w:id="15396" w:author="Dr Mamadou SANOGO" w:date="2023-10-25T17:45:00Z"/>
          <w:rFonts w:asciiTheme="minorHAnsi" w:hAnsiTheme="minorHAnsi"/>
          <w:b w:val="0"/>
          <w:bCs/>
          <w:color w:val="000000" w:themeColor="text1"/>
          <w:sz w:val="22"/>
          <w:szCs w:val="22"/>
          <w:rPrChange w:id="15397" w:author="Dr Mamadou SANOGO" w:date="2023-10-25T18:15:00Z">
            <w:rPr>
              <w:del w:id="15398" w:author="Dr Mamadou SANOGO" w:date="2023-10-25T17:45:00Z"/>
              <w:rFonts w:asciiTheme="minorHAnsi" w:hAnsiTheme="minorHAnsi"/>
              <w:b w:val="0"/>
              <w:bCs/>
              <w:sz w:val="22"/>
              <w:szCs w:val="22"/>
            </w:rPr>
          </w:rPrChange>
        </w:rPr>
      </w:pPr>
      <w:del w:id="15399" w:author="Dr Mamadou SANOGO" w:date="2023-10-25T17:45:00Z">
        <w:r w:rsidRPr="007A4AFC" w:rsidDel="00A75F71">
          <w:rPr>
            <w:rFonts w:asciiTheme="minorHAnsi" w:hAnsiTheme="minorHAnsi"/>
            <w:color w:val="000000" w:themeColor="text1"/>
            <w:rPrChange w:id="15400" w:author="Dr Mamadou SANOGO" w:date="2023-10-25T18:15:00Z">
              <w:rPr>
                <w:rFonts w:asciiTheme="minorHAnsi" w:hAnsiTheme="minorHAnsi"/>
              </w:rPr>
            </w:rPrChange>
          </w:rPr>
          <w:delText>Durée du stage</w:delText>
        </w:r>
        <w:r w:rsidRPr="007A4AFC" w:rsidDel="00A75F71">
          <w:rPr>
            <w:rFonts w:asciiTheme="minorHAnsi" w:hAnsiTheme="minorHAnsi"/>
            <w:b w:val="0"/>
            <w:bCs/>
            <w:color w:val="000000" w:themeColor="text1"/>
            <w:rPrChange w:id="15401" w:author="Dr Mamadou SANOGO" w:date="2023-10-25T18:15:00Z">
              <w:rPr>
                <w:rFonts w:asciiTheme="minorHAnsi" w:hAnsiTheme="minorHAnsi"/>
                <w:b w:val="0"/>
                <w:bCs/>
              </w:rPr>
            </w:rPrChange>
          </w:rPr>
          <w:delText> : 18-22 semaines par an</w:delText>
        </w:r>
      </w:del>
    </w:p>
    <w:p w14:paraId="6A203882" w14:textId="2BA0EF3E" w:rsidR="00D429B0" w:rsidRPr="007A4AFC" w:rsidDel="00A75F71" w:rsidRDefault="00D429B0" w:rsidP="00D429B0">
      <w:pPr>
        <w:spacing w:line="276" w:lineRule="auto"/>
        <w:rPr>
          <w:del w:id="15402" w:author="Dr Mamadou SANOGO" w:date="2023-10-25T17:45:00Z"/>
          <w:rFonts w:asciiTheme="minorHAnsi" w:hAnsiTheme="minorHAnsi"/>
          <w:color w:val="000000" w:themeColor="text1"/>
        </w:rPr>
      </w:pPr>
      <w:del w:id="15403" w:author="Dr Mamadou SANOGO" w:date="2023-10-25T17:45:00Z">
        <w:r w:rsidRPr="007A4AFC" w:rsidDel="00A75F71">
          <w:rPr>
            <w:rFonts w:asciiTheme="minorHAnsi" w:hAnsiTheme="minorHAnsi"/>
            <w:b/>
            <w:bCs/>
            <w:color w:val="000000" w:themeColor="text1"/>
            <w:rPrChange w:id="15404" w:author="Dr Mamadou SANOGO" w:date="2023-10-25T18:15:00Z">
              <w:rPr>
                <w:rFonts w:asciiTheme="minorHAnsi" w:hAnsiTheme="minorHAnsi"/>
                <w:b/>
                <w:bCs/>
              </w:rPr>
            </w:rPrChange>
          </w:rPr>
          <w:delText xml:space="preserve">La recherche des stages : </w:delText>
        </w:r>
        <w:r w:rsidRPr="007A4AFC" w:rsidDel="00A75F71">
          <w:rPr>
            <w:rFonts w:asciiTheme="minorHAnsi" w:hAnsiTheme="minorHAnsi"/>
            <w:color w:val="000000" w:themeColor="text1"/>
          </w:rPr>
          <w:delText>La recherche s’effectue sur la base de la liste des partenaires de l’école :</w:delText>
        </w:r>
      </w:del>
    </w:p>
    <w:p w14:paraId="7124B861" w14:textId="1C979B9E" w:rsidR="00D429B0" w:rsidRPr="007A4AFC" w:rsidDel="00A75F71" w:rsidRDefault="00D429B0">
      <w:pPr>
        <w:pStyle w:val="Paragraphedeliste"/>
        <w:numPr>
          <w:ilvl w:val="0"/>
          <w:numId w:val="15"/>
        </w:numPr>
        <w:autoSpaceDE w:val="0"/>
        <w:autoSpaceDN w:val="0"/>
        <w:spacing w:line="276" w:lineRule="auto"/>
        <w:rPr>
          <w:del w:id="15405" w:author="Dr Mamadou SANOGO" w:date="2023-10-25T17:45:00Z"/>
          <w:rFonts w:asciiTheme="minorHAnsi" w:hAnsiTheme="minorHAnsi"/>
          <w:b/>
          <w:color w:val="000000" w:themeColor="text1"/>
        </w:rPr>
      </w:pPr>
      <w:del w:id="15406" w:author="Dr Mamadou SANOGO" w:date="2023-10-25T17:45:00Z">
        <w:r w:rsidRPr="007A4AFC" w:rsidDel="00A75F71">
          <w:rPr>
            <w:rFonts w:asciiTheme="minorHAnsi" w:hAnsiTheme="minorHAnsi"/>
            <w:b/>
            <w:color w:val="000000" w:themeColor="text1"/>
          </w:rPr>
          <w:delText>Institutions de recherche ;</w:delText>
        </w:r>
      </w:del>
    </w:p>
    <w:p w14:paraId="28C24352" w14:textId="671F27E0" w:rsidR="00D429B0" w:rsidRPr="007A4AFC" w:rsidDel="00A75F71" w:rsidRDefault="00D429B0">
      <w:pPr>
        <w:pStyle w:val="Paragraphedeliste"/>
        <w:numPr>
          <w:ilvl w:val="0"/>
          <w:numId w:val="15"/>
        </w:numPr>
        <w:autoSpaceDE w:val="0"/>
        <w:autoSpaceDN w:val="0"/>
        <w:spacing w:line="276" w:lineRule="auto"/>
        <w:rPr>
          <w:del w:id="15407" w:author="Dr Mamadou SANOGO" w:date="2023-10-25T17:45:00Z"/>
          <w:rFonts w:asciiTheme="minorHAnsi" w:hAnsiTheme="minorHAnsi"/>
          <w:b/>
          <w:color w:val="000000" w:themeColor="text1"/>
        </w:rPr>
      </w:pPr>
      <w:del w:id="15408" w:author="Dr Mamadou SANOGO" w:date="2023-10-25T17:45:00Z">
        <w:r w:rsidRPr="007A4AFC" w:rsidDel="00A75F71">
          <w:rPr>
            <w:rFonts w:asciiTheme="minorHAnsi" w:hAnsiTheme="minorHAnsi"/>
            <w:b/>
            <w:color w:val="000000" w:themeColor="text1"/>
          </w:rPr>
          <w:delText>Centres hospitaliers universitaires ;</w:delText>
        </w:r>
      </w:del>
    </w:p>
    <w:p w14:paraId="3F9D71C9" w14:textId="72C3633B" w:rsidR="00D429B0" w:rsidRPr="007A4AFC" w:rsidDel="00A75F71" w:rsidRDefault="00D429B0">
      <w:pPr>
        <w:pStyle w:val="Paragraphedeliste"/>
        <w:numPr>
          <w:ilvl w:val="0"/>
          <w:numId w:val="15"/>
        </w:numPr>
        <w:autoSpaceDE w:val="0"/>
        <w:autoSpaceDN w:val="0"/>
        <w:spacing w:line="276" w:lineRule="auto"/>
        <w:rPr>
          <w:del w:id="15409" w:author="Dr Mamadou SANOGO" w:date="2023-10-25T17:45:00Z"/>
          <w:rFonts w:asciiTheme="minorHAnsi" w:hAnsiTheme="minorHAnsi"/>
          <w:b/>
          <w:color w:val="000000" w:themeColor="text1"/>
        </w:rPr>
      </w:pPr>
      <w:del w:id="15410" w:author="Dr Mamadou SANOGO" w:date="2023-10-25T17:45:00Z">
        <w:r w:rsidRPr="007A4AFC" w:rsidDel="00A75F71">
          <w:rPr>
            <w:rFonts w:asciiTheme="minorHAnsi" w:hAnsiTheme="minorHAnsi"/>
            <w:b/>
            <w:color w:val="000000" w:themeColor="text1"/>
          </w:rPr>
          <w:delText>Centres hospitaliers régionaux ;</w:delText>
        </w:r>
      </w:del>
    </w:p>
    <w:p w14:paraId="1623136C" w14:textId="6713E541" w:rsidR="00D429B0" w:rsidRPr="007A4AFC" w:rsidDel="00A75F71" w:rsidRDefault="00D429B0">
      <w:pPr>
        <w:pStyle w:val="Paragraphedeliste"/>
        <w:numPr>
          <w:ilvl w:val="0"/>
          <w:numId w:val="15"/>
        </w:numPr>
        <w:autoSpaceDE w:val="0"/>
        <w:autoSpaceDN w:val="0"/>
        <w:spacing w:line="276" w:lineRule="auto"/>
        <w:rPr>
          <w:del w:id="15411" w:author="Dr Mamadou SANOGO" w:date="2023-10-25T17:45:00Z"/>
          <w:rFonts w:asciiTheme="minorHAnsi" w:hAnsiTheme="minorHAnsi"/>
          <w:b/>
          <w:color w:val="000000" w:themeColor="text1"/>
        </w:rPr>
      </w:pPr>
      <w:del w:id="15412" w:author="Dr Mamadou SANOGO" w:date="2023-10-25T17:45:00Z">
        <w:r w:rsidRPr="007A4AFC" w:rsidDel="00A75F71">
          <w:rPr>
            <w:rFonts w:asciiTheme="minorHAnsi" w:hAnsiTheme="minorHAnsi"/>
            <w:b/>
            <w:color w:val="000000" w:themeColor="text1"/>
          </w:rPr>
          <w:delText>Cliniques privées ;</w:delText>
        </w:r>
      </w:del>
    </w:p>
    <w:p w14:paraId="5AACE32F" w14:textId="5A84E67B" w:rsidR="00D429B0" w:rsidRPr="007A4AFC" w:rsidDel="00A75F71" w:rsidRDefault="00D429B0">
      <w:pPr>
        <w:pStyle w:val="Paragraphedeliste"/>
        <w:numPr>
          <w:ilvl w:val="0"/>
          <w:numId w:val="15"/>
        </w:numPr>
        <w:autoSpaceDE w:val="0"/>
        <w:autoSpaceDN w:val="0"/>
        <w:spacing w:line="276" w:lineRule="auto"/>
        <w:rPr>
          <w:del w:id="15413" w:author="Dr Mamadou SANOGO" w:date="2023-10-25T17:45:00Z"/>
          <w:rFonts w:asciiTheme="minorHAnsi" w:hAnsiTheme="minorHAnsi"/>
          <w:b/>
          <w:color w:val="000000" w:themeColor="text1"/>
        </w:rPr>
      </w:pPr>
      <w:del w:id="15414" w:author="Dr Mamadou SANOGO" w:date="2023-10-25T17:45:00Z">
        <w:r w:rsidRPr="007A4AFC" w:rsidDel="00A75F71">
          <w:rPr>
            <w:rFonts w:asciiTheme="minorHAnsi" w:hAnsiTheme="minorHAnsi"/>
            <w:b/>
            <w:color w:val="000000" w:themeColor="text1"/>
          </w:rPr>
          <w:delText xml:space="preserve">Toute autre structure ayant un objet </w:delText>
        </w:r>
        <w:r w:rsidR="00843B01" w:rsidRPr="007A4AFC" w:rsidDel="00A75F71">
          <w:rPr>
            <w:rFonts w:asciiTheme="minorHAnsi" w:hAnsiTheme="minorHAnsi"/>
            <w:b/>
            <w:color w:val="000000" w:themeColor="text1"/>
          </w:rPr>
          <w:delText xml:space="preserve">lié à l’épidémiologie </w:delText>
        </w:r>
      </w:del>
    </w:p>
    <w:p w14:paraId="359470D2" w14:textId="6C85C25B" w:rsidR="00D429B0" w:rsidRPr="007A4AFC" w:rsidDel="00A75F71" w:rsidRDefault="00D429B0" w:rsidP="00D429B0">
      <w:pPr>
        <w:pStyle w:val="Titre"/>
        <w:spacing w:line="276" w:lineRule="auto"/>
        <w:jc w:val="left"/>
        <w:rPr>
          <w:del w:id="15415" w:author="Dr Mamadou SANOGO" w:date="2023-10-25T17:45:00Z"/>
          <w:rFonts w:asciiTheme="minorHAnsi" w:hAnsiTheme="minorHAnsi"/>
          <w:b w:val="0"/>
          <w:bCs/>
          <w:color w:val="000000" w:themeColor="text1"/>
          <w:sz w:val="22"/>
          <w:szCs w:val="22"/>
        </w:rPr>
      </w:pPr>
      <w:del w:id="15416" w:author="Dr Mamadou SANOGO" w:date="2023-10-25T17:45:00Z">
        <w:r w:rsidRPr="007A4AFC" w:rsidDel="00A75F71">
          <w:rPr>
            <w:rFonts w:asciiTheme="minorHAnsi" w:hAnsiTheme="minorHAnsi"/>
            <w:color w:val="000000" w:themeColor="text1"/>
            <w:rPrChange w:id="15417" w:author="Dr Mamadou SANOGO" w:date="2023-10-25T18:15:00Z">
              <w:rPr>
                <w:rFonts w:asciiTheme="minorHAnsi" w:hAnsiTheme="minorHAnsi"/>
              </w:rPr>
            </w:rPrChange>
          </w:rPr>
          <w:delText>Le suivi des stages et les modalités de suivi</w:delText>
        </w:r>
        <w:r w:rsidRPr="007A4AFC" w:rsidDel="00A75F71">
          <w:rPr>
            <w:rFonts w:asciiTheme="minorHAnsi" w:hAnsiTheme="minorHAnsi"/>
            <w:b w:val="0"/>
            <w:bCs/>
            <w:color w:val="000000" w:themeColor="text1"/>
            <w:rPrChange w:id="15418" w:author="Dr Mamadou SANOGO" w:date="2023-10-25T18:15:00Z">
              <w:rPr>
                <w:rFonts w:asciiTheme="minorHAnsi" w:hAnsiTheme="minorHAnsi"/>
                <w:b w:val="0"/>
                <w:bCs/>
              </w:rPr>
            </w:rPrChange>
          </w:rPr>
          <w:delText xml:space="preserve"> : </w:delText>
        </w:r>
        <w:r w:rsidRPr="007A4AFC" w:rsidDel="00A75F71">
          <w:rPr>
            <w:rFonts w:asciiTheme="minorHAnsi" w:hAnsiTheme="minorHAnsi"/>
            <w:bCs/>
            <w:i w:val="0"/>
            <w:color w:val="000000" w:themeColor="text1"/>
          </w:rPr>
          <w:delText>L’Ecole Privée de Santé Félix Houphouët Boigny (EPSFé) et le Service d’accueil.</w:delText>
        </w:r>
      </w:del>
    </w:p>
    <w:p w14:paraId="1AB8ED9A" w14:textId="162ABF3B" w:rsidR="00D429B0" w:rsidRPr="007A4AFC" w:rsidDel="00A75F71" w:rsidRDefault="00D429B0" w:rsidP="00D429B0">
      <w:pPr>
        <w:pStyle w:val="Titre"/>
        <w:spacing w:line="276" w:lineRule="auto"/>
        <w:jc w:val="left"/>
        <w:rPr>
          <w:del w:id="15419" w:author="Dr Mamadou SANOGO" w:date="2023-10-25T17:45:00Z"/>
          <w:rFonts w:asciiTheme="minorHAnsi" w:hAnsiTheme="minorHAnsi"/>
          <w:b w:val="0"/>
          <w:bCs/>
          <w:color w:val="000000" w:themeColor="text1"/>
          <w:sz w:val="22"/>
          <w:szCs w:val="22"/>
          <w:u w:val="single"/>
          <w:rPrChange w:id="15420" w:author="Dr Mamadou SANOGO" w:date="2023-10-25T18:15:00Z">
            <w:rPr>
              <w:del w:id="15421" w:author="Dr Mamadou SANOGO" w:date="2023-10-25T17:45:00Z"/>
              <w:rFonts w:asciiTheme="minorHAnsi" w:hAnsiTheme="minorHAnsi"/>
              <w:b w:val="0"/>
              <w:bCs/>
              <w:sz w:val="22"/>
              <w:szCs w:val="22"/>
              <w:u w:val="single"/>
            </w:rPr>
          </w:rPrChange>
        </w:rPr>
      </w:pPr>
      <w:del w:id="15422" w:author="Dr Mamadou SANOGO" w:date="2023-10-25T17:45:00Z">
        <w:r w:rsidRPr="007A4AFC" w:rsidDel="00A75F71">
          <w:rPr>
            <w:rFonts w:asciiTheme="minorHAnsi" w:hAnsiTheme="minorHAnsi"/>
            <w:color w:val="000000" w:themeColor="text1"/>
            <w:rPrChange w:id="15423" w:author="Dr Mamadou SANOGO" w:date="2023-10-25T18:15:00Z">
              <w:rPr>
                <w:rFonts w:asciiTheme="minorHAnsi" w:hAnsiTheme="minorHAnsi"/>
              </w:rPr>
            </w:rPrChange>
          </w:rPr>
          <w:delText>Tutorat universitaire :</w:delText>
        </w:r>
      </w:del>
    </w:p>
    <w:p w14:paraId="437FE118" w14:textId="3F6F0B20" w:rsidR="00D429B0" w:rsidRPr="007A4AFC" w:rsidDel="00A75F71" w:rsidRDefault="00D429B0" w:rsidP="00D429B0">
      <w:pPr>
        <w:spacing w:line="276" w:lineRule="auto"/>
        <w:rPr>
          <w:del w:id="15424" w:author="Dr Mamadou SANOGO" w:date="2023-10-25T17:45:00Z"/>
          <w:rFonts w:asciiTheme="minorHAnsi" w:hAnsiTheme="minorHAnsi"/>
          <w:color w:val="000000" w:themeColor="text1"/>
        </w:rPr>
      </w:pPr>
      <w:del w:id="15425" w:author="Dr Mamadou SANOGO" w:date="2023-10-25T17:45:00Z">
        <w:r w:rsidRPr="007A4AFC" w:rsidDel="00A75F71">
          <w:rPr>
            <w:rFonts w:asciiTheme="minorHAnsi" w:hAnsiTheme="minorHAnsi"/>
            <w:color w:val="000000" w:themeColor="text1"/>
          </w:rPr>
          <w:delText>Un professionnel et deux enseignants permanents par site de stage.</w:delText>
        </w:r>
      </w:del>
    </w:p>
    <w:p w14:paraId="1BEB3FBF" w14:textId="0CDA1071" w:rsidR="00D429B0" w:rsidRPr="007A4AFC" w:rsidDel="00A75F71" w:rsidRDefault="00D429B0" w:rsidP="00D429B0">
      <w:pPr>
        <w:pStyle w:val="Titre"/>
        <w:spacing w:line="276" w:lineRule="auto"/>
        <w:jc w:val="left"/>
        <w:rPr>
          <w:del w:id="15426" w:author="Dr Mamadou SANOGO" w:date="2023-10-25T17:45:00Z"/>
          <w:rFonts w:asciiTheme="minorHAnsi" w:hAnsiTheme="minorHAnsi"/>
          <w:b w:val="0"/>
          <w:bCs/>
          <w:color w:val="000000" w:themeColor="text1"/>
          <w:sz w:val="22"/>
          <w:szCs w:val="22"/>
          <w:rPrChange w:id="15427" w:author="Dr Mamadou SANOGO" w:date="2023-10-25T18:15:00Z">
            <w:rPr>
              <w:del w:id="15428" w:author="Dr Mamadou SANOGO" w:date="2023-10-25T17:45:00Z"/>
              <w:rFonts w:asciiTheme="minorHAnsi" w:hAnsiTheme="minorHAnsi"/>
              <w:b w:val="0"/>
              <w:bCs/>
              <w:sz w:val="22"/>
              <w:szCs w:val="22"/>
            </w:rPr>
          </w:rPrChange>
        </w:rPr>
      </w:pPr>
      <w:del w:id="15429" w:author="Dr Mamadou SANOGO" w:date="2023-10-25T17:45:00Z">
        <w:r w:rsidRPr="007A4AFC" w:rsidDel="00A75F71">
          <w:rPr>
            <w:rFonts w:asciiTheme="minorHAnsi" w:hAnsiTheme="minorHAnsi"/>
            <w:color w:val="000000" w:themeColor="text1"/>
            <w:rPrChange w:id="15430" w:author="Dr Mamadou SANOGO" w:date="2023-10-25T18:15:00Z">
              <w:rPr>
                <w:rFonts w:asciiTheme="minorHAnsi" w:hAnsiTheme="minorHAnsi"/>
              </w:rPr>
            </w:rPrChange>
          </w:rPr>
          <w:delText>Tutorat professionnel :</w:delText>
        </w:r>
      </w:del>
    </w:p>
    <w:p w14:paraId="2AF936B0" w14:textId="5DEC4E40" w:rsidR="00D429B0" w:rsidRPr="007A4AFC" w:rsidDel="00A75F71" w:rsidRDefault="00D429B0" w:rsidP="00D429B0">
      <w:pPr>
        <w:spacing w:line="276" w:lineRule="auto"/>
        <w:rPr>
          <w:del w:id="15431" w:author="Dr Mamadou SANOGO" w:date="2023-10-25T17:45:00Z"/>
          <w:rFonts w:asciiTheme="minorHAnsi" w:hAnsiTheme="minorHAnsi"/>
          <w:color w:val="000000" w:themeColor="text1"/>
        </w:rPr>
      </w:pPr>
      <w:del w:id="15432" w:author="Dr Mamadou SANOGO" w:date="2023-10-25T17:45:00Z">
        <w:r w:rsidRPr="007A4AFC" w:rsidDel="00A75F71">
          <w:rPr>
            <w:rFonts w:asciiTheme="minorHAnsi" w:hAnsiTheme="minorHAnsi"/>
            <w:color w:val="000000" w:themeColor="text1"/>
          </w:rPr>
          <w:delText>Les tuteurs sont désignés selon leurs compétences et leur grade par le chef de service en collaboration avec le responsable pédagogique du curriculum.</w:delText>
        </w:r>
      </w:del>
    </w:p>
    <w:p w14:paraId="35B3CF89" w14:textId="1F9202C2" w:rsidR="00D429B0" w:rsidRPr="007A4AFC" w:rsidDel="00A75F71" w:rsidRDefault="00D429B0" w:rsidP="00D429B0">
      <w:pPr>
        <w:spacing w:line="276" w:lineRule="auto"/>
        <w:rPr>
          <w:del w:id="15433" w:author="Dr Mamadou SANOGO" w:date="2023-10-25T17:45:00Z"/>
          <w:rFonts w:asciiTheme="minorHAnsi" w:hAnsiTheme="minorHAnsi"/>
          <w:b/>
          <w:bCs/>
          <w:color w:val="000000" w:themeColor="text1"/>
          <w:rPrChange w:id="15434" w:author="Dr Mamadou SANOGO" w:date="2023-10-25T18:15:00Z">
            <w:rPr>
              <w:del w:id="15435" w:author="Dr Mamadou SANOGO" w:date="2023-10-25T17:45:00Z"/>
              <w:rFonts w:asciiTheme="minorHAnsi" w:hAnsiTheme="minorHAnsi"/>
              <w:b/>
              <w:bCs/>
            </w:rPr>
          </w:rPrChange>
        </w:rPr>
      </w:pPr>
      <w:del w:id="15436" w:author="Dr Mamadou SANOGO" w:date="2023-10-25T17:45:00Z">
        <w:r w:rsidRPr="007A4AFC" w:rsidDel="00A75F71">
          <w:rPr>
            <w:rFonts w:asciiTheme="minorHAnsi" w:hAnsiTheme="minorHAnsi"/>
            <w:b/>
            <w:color w:val="000000" w:themeColor="text1"/>
            <w:rPrChange w:id="15437" w:author="Dr Mamadou SANOGO" w:date="2023-10-25T18:15:00Z">
              <w:rPr>
                <w:rFonts w:asciiTheme="minorHAnsi" w:hAnsiTheme="minorHAnsi"/>
                <w:b/>
              </w:rPr>
            </w:rPrChange>
          </w:rPr>
          <w:delText>Evaluation du stage</w:delText>
        </w:r>
        <w:r w:rsidRPr="007A4AFC" w:rsidDel="00A75F71">
          <w:rPr>
            <w:rFonts w:asciiTheme="minorHAnsi" w:hAnsiTheme="minorHAnsi"/>
            <w:b/>
            <w:bCs/>
            <w:color w:val="000000" w:themeColor="text1"/>
            <w:rPrChange w:id="15438" w:author="Dr Mamadou SANOGO" w:date="2023-10-25T18:15:00Z">
              <w:rPr>
                <w:rFonts w:asciiTheme="minorHAnsi" w:hAnsiTheme="minorHAnsi"/>
                <w:b/>
                <w:bCs/>
              </w:rPr>
            </w:rPrChange>
          </w:rPr>
          <w:delText> :</w:delText>
        </w:r>
      </w:del>
    </w:p>
    <w:p w14:paraId="4E2D8D31" w14:textId="60854B79" w:rsidR="00D429B0" w:rsidRPr="007A4AFC" w:rsidDel="00A75F71" w:rsidRDefault="00D429B0" w:rsidP="00D429B0">
      <w:pPr>
        <w:spacing w:line="276" w:lineRule="auto"/>
        <w:rPr>
          <w:del w:id="15439" w:author="Dr Mamadou SANOGO" w:date="2023-10-25T17:45:00Z"/>
          <w:rFonts w:asciiTheme="minorHAnsi" w:hAnsiTheme="minorHAnsi"/>
          <w:bCs/>
          <w:color w:val="000000" w:themeColor="text1"/>
          <w:rPrChange w:id="15440" w:author="Dr Mamadou SANOGO" w:date="2023-10-25T18:15:00Z">
            <w:rPr>
              <w:del w:id="15441" w:author="Dr Mamadou SANOGO" w:date="2023-10-25T17:45:00Z"/>
              <w:rFonts w:asciiTheme="minorHAnsi" w:hAnsiTheme="minorHAnsi"/>
              <w:bCs/>
            </w:rPr>
          </w:rPrChange>
        </w:rPr>
      </w:pPr>
      <w:del w:id="15442" w:author="Dr Mamadou SANOGO" w:date="2023-10-25T17:45:00Z">
        <w:r w:rsidRPr="007A4AFC" w:rsidDel="00A75F71">
          <w:rPr>
            <w:rFonts w:asciiTheme="minorHAnsi" w:hAnsiTheme="minorHAnsi"/>
            <w:bCs/>
            <w:color w:val="000000" w:themeColor="text1"/>
            <w:rPrChange w:id="15443" w:author="Dr Mamadou SANOGO" w:date="2023-10-25T18:15:00Z">
              <w:rPr>
                <w:rFonts w:asciiTheme="minorHAnsi" w:hAnsiTheme="minorHAnsi"/>
                <w:bCs/>
              </w:rPr>
            </w:rPrChange>
          </w:rPr>
          <w:delText>Elle s’effectue en deux parties</w:delText>
        </w:r>
      </w:del>
    </w:p>
    <w:p w14:paraId="448E6326" w14:textId="496C2217" w:rsidR="00D429B0" w:rsidRPr="007A4AFC" w:rsidDel="00A75F71" w:rsidRDefault="00D429B0" w:rsidP="00D429B0">
      <w:pPr>
        <w:spacing w:line="276" w:lineRule="auto"/>
        <w:rPr>
          <w:del w:id="15444" w:author="Dr Mamadou SANOGO" w:date="2023-10-25T17:45:00Z"/>
          <w:rFonts w:asciiTheme="minorHAnsi" w:hAnsiTheme="minorHAnsi"/>
          <w:bCs/>
          <w:color w:val="000000" w:themeColor="text1"/>
          <w:rPrChange w:id="15445" w:author="Dr Mamadou SANOGO" w:date="2023-10-25T18:15:00Z">
            <w:rPr>
              <w:del w:id="15446" w:author="Dr Mamadou SANOGO" w:date="2023-10-25T17:45:00Z"/>
              <w:rFonts w:asciiTheme="minorHAnsi" w:hAnsiTheme="minorHAnsi"/>
              <w:bCs/>
            </w:rPr>
          </w:rPrChange>
        </w:rPr>
      </w:pPr>
      <w:del w:id="15447" w:author="Dr Mamadou SANOGO" w:date="2023-10-25T17:45:00Z">
        <w:r w:rsidRPr="007A4AFC" w:rsidDel="00A75F71">
          <w:rPr>
            <w:rFonts w:asciiTheme="minorHAnsi" w:hAnsiTheme="minorHAnsi"/>
            <w:bCs/>
            <w:color w:val="000000" w:themeColor="text1"/>
            <w:rPrChange w:id="15448" w:author="Dr Mamadou SANOGO" w:date="2023-10-25T18:15:00Z">
              <w:rPr>
                <w:rFonts w:asciiTheme="minorHAnsi" w:hAnsiTheme="minorHAnsi"/>
                <w:bCs/>
              </w:rPr>
            </w:rPrChange>
          </w:rPr>
          <w:delText xml:space="preserve">La première partie </w:delText>
        </w:r>
        <w:r w:rsidRPr="007A4AFC" w:rsidDel="00A75F71">
          <w:rPr>
            <w:rFonts w:asciiTheme="minorHAnsi" w:hAnsiTheme="minorHAnsi"/>
            <w:color w:val="000000" w:themeColor="text1"/>
            <w:rPrChange w:id="15449" w:author="Dr Mamadou SANOGO" w:date="2023-10-25T18:15:00Z">
              <w:rPr>
                <w:rFonts w:asciiTheme="minorHAnsi" w:hAnsiTheme="minorHAnsi"/>
              </w:rPr>
            </w:rPrChange>
          </w:rPr>
          <w:delText>de l’évaluation est basée sur les compétences et attitudes de l’étudiant :</w:delText>
        </w:r>
      </w:del>
    </w:p>
    <w:p w14:paraId="257E742F" w14:textId="6DE53A5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5450" w:author="Dr Mamadou SANOGO" w:date="2023-10-25T17:45:00Z"/>
          <w:rFonts w:asciiTheme="minorHAnsi" w:hAnsiTheme="minorHAnsi"/>
          <w:color w:val="000000" w:themeColor="text1"/>
          <w:rPrChange w:id="15451" w:author="Dr Mamadou SANOGO" w:date="2023-10-25T18:15:00Z">
            <w:rPr>
              <w:del w:id="15452" w:author="Dr Mamadou SANOGO" w:date="2023-10-25T17:45:00Z"/>
              <w:rFonts w:asciiTheme="minorHAnsi" w:hAnsiTheme="minorHAnsi"/>
            </w:rPr>
          </w:rPrChange>
        </w:rPr>
      </w:pPr>
      <w:del w:id="15453" w:author="Dr Mamadou SANOGO" w:date="2023-10-25T17:45:00Z">
        <w:r w:rsidRPr="007A4AFC" w:rsidDel="00A75F71">
          <w:rPr>
            <w:rFonts w:asciiTheme="minorHAnsi" w:hAnsiTheme="minorHAnsi"/>
            <w:color w:val="000000" w:themeColor="text1"/>
            <w:rPrChange w:id="15454" w:author="Dr Mamadou SANOGO" w:date="2023-10-25T18:15:00Z">
              <w:rPr>
                <w:rFonts w:asciiTheme="minorHAnsi" w:hAnsiTheme="minorHAnsi"/>
              </w:rPr>
            </w:rPrChange>
          </w:rPr>
          <w:delText>Présence /ponctualité/assiduité</w:delText>
        </w:r>
        <w:r w:rsidRPr="007A4AFC" w:rsidDel="00A75F71">
          <w:rPr>
            <w:rFonts w:asciiTheme="minorHAnsi" w:hAnsiTheme="minorHAnsi"/>
            <w:color w:val="000000" w:themeColor="text1"/>
            <w:spacing w:val="-3"/>
            <w:rPrChange w:id="15455" w:author="Dr Mamadou SANOGO" w:date="2023-10-25T18:15:00Z">
              <w:rPr>
                <w:rFonts w:asciiTheme="minorHAnsi" w:hAnsiTheme="minorHAnsi"/>
                <w:spacing w:val="-3"/>
              </w:rPr>
            </w:rPrChange>
          </w:rPr>
          <w:delText xml:space="preserve"> </w:delText>
        </w:r>
        <w:r w:rsidRPr="007A4AFC" w:rsidDel="00A75F71">
          <w:rPr>
            <w:rFonts w:asciiTheme="minorHAnsi" w:hAnsiTheme="minorHAnsi"/>
            <w:color w:val="000000" w:themeColor="text1"/>
            <w:rPrChange w:id="15456" w:author="Dr Mamadou SANOGO" w:date="2023-10-25T18:15:00Z">
              <w:rPr>
                <w:rFonts w:asciiTheme="minorHAnsi" w:hAnsiTheme="minorHAnsi"/>
              </w:rPr>
            </w:rPrChange>
          </w:rPr>
          <w:delText>;</w:delText>
        </w:r>
      </w:del>
    </w:p>
    <w:p w14:paraId="7F3BFE92" w14:textId="16FE4AAE"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5457" w:author="Dr Mamadou SANOGO" w:date="2023-10-25T17:45:00Z"/>
          <w:rFonts w:asciiTheme="minorHAnsi" w:hAnsiTheme="minorHAnsi"/>
          <w:color w:val="000000" w:themeColor="text1"/>
          <w:rPrChange w:id="15458" w:author="Dr Mamadou SANOGO" w:date="2023-10-25T18:15:00Z">
            <w:rPr>
              <w:del w:id="15459" w:author="Dr Mamadou SANOGO" w:date="2023-10-25T17:45:00Z"/>
              <w:rFonts w:asciiTheme="minorHAnsi" w:hAnsiTheme="minorHAnsi"/>
            </w:rPr>
          </w:rPrChange>
        </w:rPr>
      </w:pPr>
      <w:del w:id="15460" w:author="Dr Mamadou SANOGO" w:date="2023-10-25T17:45:00Z">
        <w:r w:rsidRPr="007A4AFC" w:rsidDel="00A75F71">
          <w:rPr>
            <w:rFonts w:asciiTheme="minorHAnsi" w:hAnsiTheme="minorHAnsi"/>
            <w:color w:val="000000" w:themeColor="text1"/>
            <w:rPrChange w:id="15461" w:author="Dr Mamadou SANOGO" w:date="2023-10-25T18:15:00Z">
              <w:rPr>
                <w:rFonts w:asciiTheme="minorHAnsi" w:hAnsiTheme="minorHAnsi"/>
              </w:rPr>
            </w:rPrChange>
          </w:rPr>
          <w:delText>Esprit d’Initiative/responsabilité</w:delText>
        </w:r>
        <w:r w:rsidRPr="007A4AFC" w:rsidDel="00A75F71">
          <w:rPr>
            <w:rFonts w:asciiTheme="minorHAnsi" w:hAnsiTheme="minorHAnsi"/>
            <w:color w:val="000000" w:themeColor="text1"/>
            <w:spacing w:val="-2"/>
            <w:rPrChange w:id="15462"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5463" w:author="Dr Mamadou SANOGO" w:date="2023-10-25T18:15:00Z">
              <w:rPr>
                <w:rFonts w:asciiTheme="minorHAnsi" w:hAnsiTheme="minorHAnsi"/>
              </w:rPr>
            </w:rPrChange>
          </w:rPr>
          <w:delText>;</w:delText>
        </w:r>
      </w:del>
    </w:p>
    <w:p w14:paraId="3BA21C87" w14:textId="44044A56" w:rsidR="00D429B0" w:rsidRPr="007A4AFC" w:rsidDel="00A75F71" w:rsidRDefault="00D429B0">
      <w:pPr>
        <w:pStyle w:val="Paragraphedeliste"/>
        <w:widowControl w:val="0"/>
        <w:numPr>
          <w:ilvl w:val="2"/>
          <w:numId w:val="16"/>
        </w:numPr>
        <w:tabs>
          <w:tab w:val="left" w:pos="1739"/>
          <w:tab w:val="left" w:pos="1740"/>
        </w:tabs>
        <w:autoSpaceDE w:val="0"/>
        <w:autoSpaceDN w:val="0"/>
        <w:spacing w:before="1" w:line="276" w:lineRule="auto"/>
        <w:ind w:left="219" w:hanging="219"/>
        <w:contextualSpacing w:val="0"/>
        <w:rPr>
          <w:del w:id="15464" w:author="Dr Mamadou SANOGO" w:date="2023-10-25T17:45:00Z"/>
          <w:rFonts w:asciiTheme="minorHAnsi" w:hAnsiTheme="minorHAnsi"/>
          <w:color w:val="000000" w:themeColor="text1"/>
          <w:rPrChange w:id="15465" w:author="Dr Mamadou SANOGO" w:date="2023-10-25T18:15:00Z">
            <w:rPr>
              <w:del w:id="15466" w:author="Dr Mamadou SANOGO" w:date="2023-10-25T17:45:00Z"/>
              <w:rFonts w:asciiTheme="minorHAnsi" w:hAnsiTheme="minorHAnsi"/>
            </w:rPr>
          </w:rPrChange>
        </w:rPr>
      </w:pPr>
      <w:del w:id="15467" w:author="Dr Mamadou SANOGO" w:date="2023-10-25T17:45:00Z">
        <w:r w:rsidRPr="007A4AFC" w:rsidDel="00A75F71">
          <w:rPr>
            <w:rFonts w:asciiTheme="minorHAnsi" w:hAnsiTheme="minorHAnsi"/>
            <w:color w:val="000000" w:themeColor="text1"/>
            <w:rPrChange w:id="15468" w:author="Dr Mamadou SANOGO" w:date="2023-10-25T18:15:00Z">
              <w:rPr>
                <w:rFonts w:asciiTheme="minorHAnsi" w:hAnsiTheme="minorHAnsi"/>
              </w:rPr>
            </w:rPrChange>
          </w:rPr>
          <w:delText>Comportement/attitude</w:delText>
        </w:r>
        <w:r w:rsidRPr="007A4AFC" w:rsidDel="00A75F71">
          <w:rPr>
            <w:rFonts w:asciiTheme="minorHAnsi" w:hAnsiTheme="minorHAnsi"/>
            <w:color w:val="000000" w:themeColor="text1"/>
            <w:spacing w:val="-2"/>
            <w:rPrChange w:id="15469"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5470" w:author="Dr Mamadou SANOGO" w:date="2023-10-25T18:15:00Z">
              <w:rPr>
                <w:rFonts w:asciiTheme="minorHAnsi" w:hAnsiTheme="minorHAnsi"/>
              </w:rPr>
            </w:rPrChange>
          </w:rPr>
          <w:delText>;</w:delText>
        </w:r>
      </w:del>
    </w:p>
    <w:p w14:paraId="552D39B0" w14:textId="004C1943"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5471" w:author="Dr Mamadou SANOGO" w:date="2023-10-25T17:45:00Z"/>
          <w:rFonts w:asciiTheme="minorHAnsi" w:hAnsiTheme="minorHAnsi"/>
          <w:color w:val="000000" w:themeColor="text1"/>
          <w:rPrChange w:id="15472" w:author="Dr Mamadou SANOGO" w:date="2023-10-25T18:15:00Z">
            <w:rPr>
              <w:del w:id="15473" w:author="Dr Mamadou SANOGO" w:date="2023-10-25T17:45:00Z"/>
              <w:rFonts w:asciiTheme="minorHAnsi" w:hAnsiTheme="minorHAnsi"/>
            </w:rPr>
          </w:rPrChange>
        </w:rPr>
      </w:pPr>
      <w:del w:id="15474" w:author="Dr Mamadou SANOGO" w:date="2023-10-25T17:45:00Z">
        <w:r w:rsidRPr="007A4AFC" w:rsidDel="00A75F71">
          <w:rPr>
            <w:rFonts w:asciiTheme="minorHAnsi" w:hAnsiTheme="minorHAnsi"/>
            <w:color w:val="000000" w:themeColor="text1"/>
            <w:rPrChange w:id="15475" w:author="Dr Mamadou SANOGO" w:date="2023-10-25T18:15:00Z">
              <w:rPr>
                <w:rFonts w:asciiTheme="minorHAnsi" w:hAnsiTheme="minorHAnsi"/>
              </w:rPr>
            </w:rPrChange>
          </w:rPr>
          <w:delText>Entretien du matériel et du lieu de travail</w:delText>
        </w:r>
        <w:r w:rsidRPr="007A4AFC" w:rsidDel="00A75F71">
          <w:rPr>
            <w:rFonts w:asciiTheme="minorHAnsi" w:hAnsiTheme="minorHAnsi"/>
            <w:color w:val="000000" w:themeColor="text1"/>
            <w:spacing w:val="-1"/>
            <w:rPrChange w:id="15476"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5477" w:author="Dr Mamadou SANOGO" w:date="2023-10-25T18:15:00Z">
              <w:rPr>
                <w:rFonts w:asciiTheme="minorHAnsi" w:hAnsiTheme="minorHAnsi"/>
              </w:rPr>
            </w:rPrChange>
          </w:rPr>
          <w:delText>;</w:delText>
        </w:r>
      </w:del>
    </w:p>
    <w:p w14:paraId="430AFC30" w14:textId="1D62991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5478" w:author="Dr Mamadou SANOGO" w:date="2023-10-25T17:45:00Z"/>
          <w:rFonts w:asciiTheme="minorHAnsi" w:hAnsiTheme="minorHAnsi"/>
          <w:color w:val="000000" w:themeColor="text1"/>
          <w:rPrChange w:id="15479" w:author="Dr Mamadou SANOGO" w:date="2023-10-25T18:15:00Z">
            <w:rPr>
              <w:del w:id="15480" w:author="Dr Mamadou SANOGO" w:date="2023-10-25T17:45:00Z"/>
              <w:rFonts w:asciiTheme="minorHAnsi" w:hAnsiTheme="minorHAnsi"/>
            </w:rPr>
          </w:rPrChange>
        </w:rPr>
      </w:pPr>
      <w:del w:id="15481" w:author="Dr Mamadou SANOGO" w:date="2023-10-25T17:45:00Z">
        <w:r w:rsidRPr="007A4AFC" w:rsidDel="00A75F71">
          <w:rPr>
            <w:rFonts w:asciiTheme="minorHAnsi" w:hAnsiTheme="minorHAnsi"/>
            <w:color w:val="000000" w:themeColor="text1"/>
            <w:rPrChange w:id="15482" w:author="Dr Mamadou SANOGO" w:date="2023-10-25T18:15:00Z">
              <w:rPr>
                <w:rFonts w:asciiTheme="minorHAnsi" w:hAnsiTheme="minorHAnsi"/>
              </w:rPr>
            </w:rPrChange>
          </w:rPr>
          <w:delText>Esprit</w:delText>
        </w:r>
        <w:r w:rsidRPr="007A4AFC" w:rsidDel="00A75F71">
          <w:rPr>
            <w:rFonts w:asciiTheme="minorHAnsi" w:hAnsiTheme="minorHAnsi"/>
            <w:color w:val="000000" w:themeColor="text1"/>
            <w:spacing w:val="-1"/>
            <w:rPrChange w:id="15483"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5484" w:author="Dr Mamadou SANOGO" w:date="2023-10-25T18:15:00Z">
              <w:rPr>
                <w:rFonts w:asciiTheme="minorHAnsi" w:hAnsiTheme="minorHAnsi"/>
              </w:rPr>
            </w:rPrChange>
          </w:rPr>
          <w:delText>d’équipe.</w:delText>
        </w:r>
      </w:del>
    </w:p>
    <w:p w14:paraId="1779A2D1" w14:textId="50F6A922" w:rsidR="00D429B0" w:rsidRPr="007A4AFC" w:rsidDel="00A75F71" w:rsidRDefault="00D429B0" w:rsidP="00D429B0">
      <w:pPr>
        <w:widowControl w:val="0"/>
        <w:tabs>
          <w:tab w:val="left" w:pos="1739"/>
          <w:tab w:val="left" w:pos="1740"/>
        </w:tabs>
        <w:spacing w:line="276" w:lineRule="auto"/>
        <w:rPr>
          <w:del w:id="15485" w:author="Dr Mamadou SANOGO" w:date="2023-10-25T17:45:00Z"/>
          <w:rFonts w:asciiTheme="minorHAnsi" w:hAnsiTheme="minorHAnsi"/>
          <w:color w:val="000000" w:themeColor="text1"/>
          <w:rPrChange w:id="15486" w:author="Dr Mamadou SANOGO" w:date="2023-10-25T18:15:00Z">
            <w:rPr>
              <w:del w:id="15487" w:author="Dr Mamadou SANOGO" w:date="2023-10-25T17:45:00Z"/>
              <w:rFonts w:asciiTheme="minorHAnsi" w:hAnsiTheme="minorHAnsi"/>
            </w:rPr>
          </w:rPrChange>
        </w:rPr>
      </w:pPr>
      <w:del w:id="15488" w:author="Dr Mamadou SANOGO" w:date="2023-10-25T17:45:00Z">
        <w:r w:rsidRPr="007A4AFC" w:rsidDel="00A75F71">
          <w:rPr>
            <w:rFonts w:asciiTheme="minorHAnsi" w:hAnsiTheme="minorHAnsi"/>
            <w:color w:val="000000" w:themeColor="text1"/>
            <w:rPrChange w:id="15489" w:author="Dr Mamadou SANOGO" w:date="2023-10-25T18:15:00Z">
              <w:rPr>
                <w:rFonts w:asciiTheme="minorHAnsi" w:hAnsiTheme="minorHAnsi"/>
              </w:rPr>
            </w:rPrChange>
          </w:rPr>
          <w:delText xml:space="preserve">La deuxième partie de l’évaluation est basée sur la performance de </w:delText>
        </w:r>
        <w:r w:rsidR="00E77573" w:rsidRPr="007A4AFC" w:rsidDel="00A75F71">
          <w:rPr>
            <w:rFonts w:asciiTheme="minorHAnsi" w:hAnsiTheme="minorHAnsi"/>
            <w:color w:val="000000" w:themeColor="text1"/>
            <w:rPrChange w:id="15490" w:author="Dr Mamadou SANOGO" w:date="2023-10-25T18:15:00Z">
              <w:rPr>
                <w:rFonts w:asciiTheme="minorHAnsi" w:hAnsiTheme="minorHAnsi"/>
              </w:rPr>
            </w:rPrChange>
          </w:rPr>
          <w:delText>l’étudiant :</w:delText>
        </w:r>
      </w:del>
    </w:p>
    <w:p w14:paraId="3067FC8D" w14:textId="5CB2D2F5"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5491" w:author="Dr Mamadou SANOGO" w:date="2023-10-25T17:45:00Z"/>
          <w:rFonts w:asciiTheme="minorHAnsi" w:hAnsiTheme="minorHAnsi"/>
          <w:color w:val="000000" w:themeColor="text1"/>
          <w:rPrChange w:id="15492" w:author="Dr Mamadou SANOGO" w:date="2023-10-25T18:15:00Z">
            <w:rPr>
              <w:del w:id="15493" w:author="Dr Mamadou SANOGO" w:date="2023-10-25T17:45:00Z"/>
              <w:rFonts w:asciiTheme="minorHAnsi" w:hAnsiTheme="minorHAnsi"/>
            </w:rPr>
          </w:rPrChange>
        </w:rPr>
      </w:pPr>
      <w:del w:id="15494" w:author="Dr Mamadou SANOGO" w:date="2023-10-25T17:45:00Z">
        <w:r w:rsidRPr="007A4AFC" w:rsidDel="00A75F71">
          <w:rPr>
            <w:rFonts w:asciiTheme="minorHAnsi" w:hAnsiTheme="minorHAnsi"/>
            <w:color w:val="000000" w:themeColor="text1"/>
            <w:rPrChange w:id="15495" w:author="Dr Mamadou SANOGO" w:date="2023-10-25T18:15:00Z">
              <w:rPr>
                <w:rFonts w:asciiTheme="minorHAnsi" w:hAnsiTheme="minorHAnsi"/>
              </w:rPr>
            </w:rPrChange>
          </w:rPr>
          <w:delText>Evaluation écrite</w:delText>
        </w:r>
      </w:del>
    </w:p>
    <w:p w14:paraId="205071C9" w14:textId="531C20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5496" w:author="Dr Mamadou SANOGO" w:date="2023-10-25T17:45:00Z"/>
          <w:rFonts w:asciiTheme="minorHAnsi" w:hAnsiTheme="minorHAnsi"/>
          <w:color w:val="000000" w:themeColor="text1"/>
          <w:rPrChange w:id="15497" w:author="Dr Mamadou SANOGO" w:date="2023-10-25T18:15:00Z">
            <w:rPr>
              <w:del w:id="15498" w:author="Dr Mamadou SANOGO" w:date="2023-10-25T17:45:00Z"/>
              <w:rFonts w:asciiTheme="minorHAnsi" w:hAnsiTheme="minorHAnsi"/>
            </w:rPr>
          </w:rPrChange>
        </w:rPr>
      </w:pPr>
      <w:del w:id="15499" w:author="Dr Mamadou SANOGO" w:date="2023-10-25T17:45:00Z">
        <w:r w:rsidRPr="007A4AFC" w:rsidDel="00A75F71">
          <w:rPr>
            <w:rFonts w:asciiTheme="minorHAnsi" w:hAnsiTheme="minorHAnsi"/>
            <w:color w:val="000000" w:themeColor="text1"/>
            <w:rPrChange w:id="15500" w:author="Dr Mamadou SANOGO" w:date="2023-10-25T18:15:00Z">
              <w:rPr>
                <w:rFonts w:asciiTheme="minorHAnsi" w:hAnsiTheme="minorHAnsi"/>
              </w:rPr>
            </w:rPrChange>
          </w:rPr>
          <w:delText>Evaluation pratique</w:delText>
        </w:r>
      </w:del>
    </w:p>
    <w:p w14:paraId="4929E736" w14:textId="1ACC63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5501" w:author="Dr Mamadou SANOGO" w:date="2023-10-25T17:45:00Z"/>
          <w:rFonts w:asciiTheme="minorHAnsi" w:hAnsiTheme="minorHAnsi"/>
          <w:color w:val="000000" w:themeColor="text1"/>
          <w:rPrChange w:id="15502" w:author="Dr Mamadou SANOGO" w:date="2023-10-25T18:15:00Z">
            <w:rPr>
              <w:del w:id="15503" w:author="Dr Mamadou SANOGO" w:date="2023-10-25T17:45:00Z"/>
              <w:rFonts w:asciiTheme="minorHAnsi" w:hAnsiTheme="minorHAnsi"/>
            </w:rPr>
          </w:rPrChange>
        </w:rPr>
      </w:pPr>
      <w:del w:id="15504" w:author="Dr Mamadou SANOGO" w:date="2023-10-25T17:45:00Z">
        <w:r w:rsidRPr="007A4AFC" w:rsidDel="00A75F71">
          <w:rPr>
            <w:rFonts w:asciiTheme="minorHAnsi" w:hAnsiTheme="minorHAnsi"/>
            <w:color w:val="000000" w:themeColor="text1"/>
            <w:rPrChange w:id="15505" w:author="Dr Mamadou SANOGO" w:date="2023-10-25T18:15:00Z">
              <w:rPr>
                <w:rFonts w:asciiTheme="minorHAnsi" w:hAnsiTheme="minorHAnsi"/>
              </w:rPr>
            </w:rPrChange>
          </w:rPr>
          <w:delText>Evaluation orale</w:delText>
        </w:r>
      </w:del>
    </w:p>
    <w:p w14:paraId="2F693519" w14:textId="01888BC9" w:rsidR="00D429B0" w:rsidRPr="007A4AFC" w:rsidDel="00A75F71" w:rsidRDefault="00D429B0" w:rsidP="00D429B0">
      <w:pPr>
        <w:spacing w:line="240" w:lineRule="auto"/>
        <w:rPr>
          <w:del w:id="15506" w:author="Dr Mamadou SANOGO" w:date="2023-10-25T17:45:00Z"/>
          <w:color w:val="000000" w:themeColor="text1"/>
          <w:rPrChange w:id="15507" w:author="Dr Mamadou SANOGO" w:date="2023-10-25T18:15:00Z">
            <w:rPr>
              <w:del w:id="15508" w:author="Dr Mamadou SANOGO" w:date="2023-10-25T17:45:00Z"/>
            </w:rPr>
          </w:rPrChange>
        </w:rPr>
      </w:pPr>
      <w:del w:id="15509" w:author="Dr Mamadou SANOGO" w:date="2023-10-25T17:45:00Z">
        <w:r w:rsidRPr="007A4AFC" w:rsidDel="00A75F71">
          <w:rPr>
            <w:rFonts w:asciiTheme="minorHAnsi" w:hAnsiTheme="minorHAnsi"/>
            <w:color w:val="000000" w:themeColor="text1"/>
            <w:rPrChange w:id="15510" w:author="Dr Mamadou SANOGO" w:date="2023-10-25T18:15:00Z">
              <w:rPr>
                <w:rFonts w:asciiTheme="minorHAnsi" w:hAnsiTheme="minorHAnsi"/>
              </w:rPr>
            </w:rPrChange>
          </w:rPr>
          <w:delText>Evaluation à partir du carnet de stage</w:delText>
        </w:r>
      </w:del>
    </w:p>
    <w:p w14:paraId="122F4B67" w14:textId="6E673CAA" w:rsidR="002A7091" w:rsidRPr="007A4AFC" w:rsidDel="00A75F71" w:rsidRDefault="002A7091">
      <w:pPr>
        <w:spacing w:line="240" w:lineRule="auto"/>
        <w:rPr>
          <w:del w:id="15511" w:author="Dr Mamadou SANOGO" w:date="2023-10-25T17:45:00Z"/>
          <w:color w:val="000000" w:themeColor="text1"/>
          <w:sz w:val="28"/>
          <w:szCs w:val="28"/>
          <w:rPrChange w:id="15512" w:author="Dr Mamadou SANOGO" w:date="2023-10-25T18:15:00Z">
            <w:rPr>
              <w:del w:id="15513" w:author="Dr Mamadou SANOGO" w:date="2023-10-25T17:45:00Z"/>
              <w:color w:val="000000"/>
              <w:sz w:val="28"/>
              <w:szCs w:val="28"/>
            </w:rPr>
          </w:rPrChange>
        </w:rPr>
      </w:pPr>
    </w:p>
    <w:p w14:paraId="4788B559" w14:textId="098F2AC4" w:rsidR="00C165B4" w:rsidRPr="007A4AFC" w:rsidDel="00A75F71" w:rsidRDefault="00C165B4" w:rsidP="002A7091">
      <w:pPr>
        <w:pStyle w:val="Titre1"/>
        <w:spacing w:before="0" w:line="240" w:lineRule="auto"/>
        <w:jc w:val="center"/>
        <w:rPr>
          <w:del w:id="15514" w:author="Dr Mamadou SANOGO" w:date="2023-10-25T17:45:00Z"/>
          <w:rFonts w:eastAsiaTheme="minorHAnsi" w:cs="Times New Roman"/>
          <w:b w:val="0"/>
          <w:lang w:eastAsia="en-US"/>
          <w:rPrChange w:id="15515" w:author="Dr Mamadou SANOGO" w:date="2023-10-25T18:15:00Z">
            <w:rPr>
              <w:del w:id="15516" w:author="Dr Mamadou SANOGO" w:date="2023-10-25T17:45:00Z"/>
              <w:rFonts w:eastAsiaTheme="minorHAnsi" w:cs="Times New Roman"/>
              <w:color w:val="auto"/>
              <w:lang w:eastAsia="en-US"/>
            </w:rPr>
          </w:rPrChange>
        </w:rPr>
        <w:sectPr w:rsidR="00C165B4" w:rsidRPr="007A4AFC" w:rsidDel="00A75F71" w:rsidSect="006778CD">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08"/>
          <w:titlePg/>
          <w:docGrid w:linePitch="360"/>
          <w:sectPrChange w:id="15517" w:author="Dr Mamadou SANOGO" w:date="2023-10-27T13:57:00Z">
            <w:sectPr w:rsidR="00C165B4" w:rsidRPr="007A4AFC" w:rsidDel="00A75F71" w:rsidSect="006778CD">
              <w:pgMar w:top="1417" w:right="1417" w:bottom="1417" w:left="1417" w:header="708" w:footer="708" w:gutter="0"/>
              <w:titlePg w:val="0"/>
            </w:sectPr>
          </w:sectPrChange>
        </w:sectPr>
      </w:pPr>
    </w:p>
    <w:p w14:paraId="10C7FBDD" w14:textId="2EEA223D" w:rsidR="002A7091" w:rsidRPr="007A4AFC" w:rsidDel="00A75F71" w:rsidRDefault="002A7091" w:rsidP="002A7091">
      <w:pPr>
        <w:pStyle w:val="Titre1"/>
        <w:spacing w:before="0" w:line="240" w:lineRule="auto"/>
        <w:jc w:val="center"/>
        <w:rPr>
          <w:del w:id="15518" w:author="Dr Mamadou SANOGO" w:date="2023-10-25T17:45:00Z"/>
          <w:rFonts w:eastAsiaTheme="minorHAnsi" w:cs="Times New Roman"/>
          <w:b w:val="0"/>
          <w:lang w:eastAsia="en-US"/>
          <w:rPrChange w:id="15519" w:author="Dr Mamadou SANOGO" w:date="2023-10-25T18:15:00Z">
            <w:rPr>
              <w:del w:id="15520" w:author="Dr Mamadou SANOGO" w:date="2023-10-25T17:45:00Z"/>
              <w:rFonts w:eastAsiaTheme="minorHAnsi" w:cs="Times New Roman"/>
              <w:color w:val="auto"/>
              <w:lang w:eastAsia="en-US"/>
            </w:rPr>
          </w:rPrChange>
        </w:rPr>
      </w:pPr>
      <w:bookmarkStart w:id="15521" w:name="_Toc145944541"/>
      <w:del w:id="15522" w:author="Dr Mamadou SANOGO" w:date="2023-10-25T17:45:00Z">
        <w:r w:rsidRPr="007A4AFC" w:rsidDel="00A75F71">
          <w:rPr>
            <w:rFonts w:eastAsiaTheme="minorHAnsi"/>
            <w:b w:val="0"/>
            <w:lang w:eastAsia="en-US"/>
            <w:rPrChange w:id="15523" w:author="Dr Mamadou SANOGO" w:date="2023-10-25T18:15:00Z">
              <w:rPr>
                <w:rFonts w:eastAsiaTheme="minorHAnsi"/>
                <w:b/>
                <w:color w:val="2E74B5" w:themeColor="accent1" w:themeShade="BF"/>
                <w:lang w:eastAsia="en-US"/>
              </w:rPr>
            </w:rPrChange>
          </w:rPr>
          <w:delText>Annexe 1</w:delText>
        </w:r>
        <w:r w:rsidR="000163AB" w:rsidRPr="007A4AFC" w:rsidDel="00A75F71">
          <w:rPr>
            <w:rFonts w:eastAsiaTheme="minorHAnsi"/>
            <w:b w:val="0"/>
            <w:lang w:eastAsia="en-US"/>
            <w:rPrChange w:id="15524" w:author="Dr Mamadou SANOGO" w:date="2023-10-25T18:15:00Z">
              <w:rPr>
                <w:rFonts w:eastAsiaTheme="minorHAnsi"/>
                <w:b/>
                <w:color w:val="2E74B5" w:themeColor="accent1" w:themeShade="BF"/>
                <w:lang w:eastAsia="en-US"/>
              </w:rPr>
            </w:rPrChange>
          </w:rPr>
          <w:delText>3</w:delText>
        </w:r>
        <w:r w:rsidRPr="007A4AFC" w:rsidDel="00A75F71">
          <w:rPr>
            <w:rFonts w:eastAsiaTheme="minorHAnsi"/>
            <w:b w:val="0"/>
            <w:lang w:eastAsia="en-US"/>
            <w:rPrChange w:id="15525" w:author="Dr Mamadou SANOGO" w:date="2023-10-25T18:15:00Z">
              <w:rPr>
                <w:rFonts w:eastAsiaTheme="minorHAnsi"/>
                <w:b/>
                <w:color w:val="2E74B5" w:themeColor="accent1" w:themeShade="BF"/>
                <w:lang w:eastAsia="en-US"/>
              </w:rPr>
            </w:rPrChange>
          </w:rPr>
          <w:delText xml:space="preserve"> : </w:delText>
        </w:r>
        <w:r w:rsidR="000163AB" w:rsidRPr="007A4AFC" w:rsidDel="00A75F71">
          <w:rPr>
            <w:rFonts w:eastAsiaTheme="minorHAnsi"/>
            <w:b w:val="0"/>
            <w:lang w:eastAsia="en-US"/>
            <w:rPrChange w:id="15526" w:author="Dr Mamadou SANOGO" w:date="2023-10-25T18:15:00Z">
              <w:rPr>
                <w:rFonts w:eastAsiaTheme="minorHAnsi"/>
                <w:b/>
                <w:color w:val="2E74B5" w:themeColor="accent1" w:themeShade="BF"/>
                <w:lang w:eastAsia="en-US"/>
              </w:rPr>
            </w:rPrChange>
          </w:rPr>
          <w:delText>Enseignants de la formation</w:delText>
        </w:r>
        <w:bookmarkEnd w:id="15521"/>
      </w:del>
    </w:p>
    <w:p w14:paraId="4393BE57" w14:textId="67305167" w:rsidR="00992464" w:rsidRPr="007A4AFC" w:rsidDel="00A75F71" w:rsidRDefault="00992464" w:rsidP="0029651C">
      <w:pPr>
        <w:pStyle w:val="Paragraphedeliste"/>
        <w:widowControl w:val="0"/>
        <w:autoSpaceDE w:val="0"/>
        <w:autoSpaceDN w:val="0"/>
        <w:adjustRightInd w:val="0"/>
        <w:spacing w:line="240" w:lineRule="auto"/>
        <w:ind w:right="9"/>
        <w:rPr>
          <w:del w:id="15527" w:author="Dr Mamadou SANOGO" w:date="2023-10-25T17:45:00Z"/>
          <w:color w:val="000000" w:themeColor="text1"/>
          <w:sz w:val="28"/>
          <w:szCs w:val="28"/>
          <w:rPrChange w:id="15528" w:author="Dr Mamadou SANOGO" w:date="2023-10-25T18:15:00Z">
            <w:rPr>
              <w:del w:id="15529" w:author="Dr Mamadou SANOGO" w:date="2023-10-25T17:45:00Z"/>
              <w:color w:val="000000"/>
              <w:sz w:val="28"/>
              <w:szCs w:val="28"/>
            </w:rPr>
          </w:rPrChange>
        </w:rPr>
      </w:pPr>
    </w:p>
    <w:p w14:paraId="2BEDCB21" w14:textId="43AFD50D" w:rsidR="00C165B4" w:rsidRPr="007A4AFC" w:rsidDel="00A75F71" w:rsidRDefault="00C165B4" w:rsidP="00C165B4">
      <w:pPr>
        <w:pStyle w:val="Titre"/>
        <w:tabs>
          <w:tab w:val="left" w:pos="4055"/>
        </w:tabs>
        <w:spacing w:line="276" w:lineRule="auto"/>
        <w:jc w:val="both"/>
        <w:rPr>
          <w:del w:id="15530" w:author="Dr Mamadou SANOGO" w:date="2023-10-25T17:45:00Z"/>
          <w:rFonts w:asciiTheme="minorHAnsi" w:hAnsiTheme="minorHAnsi"/>
          <w:b w:val="0"/>
          <w:bCs/>
          <w:color w:val="000000" w:themeColor="text1"/>
          <w:sz w:val="2"/>
          <w:rPrChange w:id="15531" w:author="Dr Mamadou SANOGO" w:date="2023-10-25T18:15:00Z">
            <w:rPr>
              <w:del w:id="15532" w:author="Dr Mamadou SANOGO" w:date="2023-10-25T17:45:00Z"/>
              <w:rFonts w:asciiTheme="minorHAnsi" w:hAnsiTheme="minorHAnsi"/>
              <w:b w:val="0"/>
              <w:bCs/>
              <w:sz w:val="2"/>
            </w:rPr>
          </w:rPrChange>
        </w:rPr>
      </w:pPr>
    </w:p>
    <w:p w14:paraId="5C968AC0" w14:textId="0AEA1E3B" w:rsidR="00C165B4" w:rsidRPr="007A4AFC" w:rsidDel="00A75F71" w:rsidRDefault="00E77573" w:rsidP="00C165B4">
      <w:pPr>
        <w:spacing w:line="276" w:lineRule="auto"/>
        <w:ind w:left="-426"/>
        <w:rPr>
          <w:del w:id="15533" w:author="Dr Mamadou SANOGO" w:date="2023-10-25T17:45:00Z"/>
          <w:rFonts w:eastAsia="Calibri" w:cs="Calibri"/>
          <w:b/>
          <w:color w:val="000000" w:themeColor="text1"/>
        </w:rPr>
      </w:pPr>
      <w:del w:id="15534" w:author="Dr Mamadou SANOGO" w:date="2023-10-25T17:45:00Z">
        <w:r w:rsidRPr="007A4AFC" w:rsidDel="00A75F71">
          <w:rPr>
            <w:rFonts w:eastAsia="Calibri" w:cs="Calibri"/>
            <w:b/>
            <w:color w:val="000000" w:themeColor="text1"/>
          </w:rPr>
          <w:delText xml:space="preserve">2 – </w:delText>
        </w:r>
        <w:r w:rsidR="00C165B4" w:rsidRPr="007A4AFC" w:rsidDel="00A75F71">
          <w:rPr>
            <w:rFonts w:eastAsia="Calibri" w:cs="Calibri"/>
            <w:b/>
            <w:color w:val="000000" w:themeColor="text1"/>
          </w:rPr>
          <w:delText>ENSEIGNANTS PERMANENTS DE L’ETABLISSEMENT</w:delText>
        </w:r>
      </w:del>
    </w:p>
    <w:p w14:paraId="07F7B92A" w14:textId="52966D3D" w:rsidR="00E77573" w:rsidRPr="007A4AFC" w:rsidDel="00A75F71" w:rsidRDefault="00E77573" w:rsidP="00C165B4">
      <w:pPr>
        <w:spacing w:line="276" w:lineRule="auto"/>
        <w:ind w:left="-426"/>
        <w:rPr>
          <w:del w:id="15535" w:author="Dr Mamadou SANOGO" w:date="2023-10-25T17:45:00Z"/>
          <w:rFonts w:eastAsia="Calibri" w:cs="Calibri"/>
          <w:b/>
          <w:color w:val="000000" w:themeColor="text1"/>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3"/>
        <w:gridCol w:w="1436"/>
        <w:gridCol w:w="1540"/>
        <w:gridCol w:w="1262"/>
        <w:gridCol w:w="1294"/>
        <w:gridCol w:w="1130"/>
        <w:gridCol w:w="2256"/>
      </w:tblGrid>
      <w:tr w:rsidR="007A4AFC" w:rsidRPr="007A4AFC" w:rsidDel="00A75F71" w14:paraId="4275C36D" w14:textId="77777777" w:rsidTr="00E77573">
        <w:trPr>
          <w:del w:id="15536" w:author="Dr Mamadou SANOGO" w:date="2023-10-25T17:45:00Z"/>
        </w:trPr>
        <w:tc>
          <w:tcPr>
            <w:tcW w:w="817" w:type="pct"/>
            <w:vAlign w:val="center"/>
          </w:tcPr>
          <w:p w14:paraId="72A099FC" w14:textId="6EABF42C" w:rsidR="00E77573" w:rsidRPr="007A4AFC" w:rsidDel="00A75F71" w:rsidRDefault="00E77573" w:rsidP="00E77573">
            <w:pPr>
              <w:tabs>
                <w:tab w:val="num" w:pos="-4322"/>
              </w:tabs>
              <w:spacing w:line="240" w:lineRule="auto"/>
              <w:jc w:val="center"/>
              <w:rPr>
                <w:del w:id="15537" w:author="Dr Mamadou SANOGO" w:date="2023-10-25T17:45:00Z"/>
                <w:rFonts w:asciiTheme="majorHAnsi" w:hAnsiTheme="majorHAnsi"/>
                <w:b/>
                <w:bCs/>
                <w:color w:val="000000" w:themeColor="text1"/>
                <w:sz w:val="20"/>
                <w:szCs w:val="24"/>
              </w:rPr>
            </w:pPr>
            <w:del w:id="15538" w:author="Dr Mamadou SANOGO" w:date="2023-10-25T17:45:00Z">
              <w:r w:rsidRPr="007A4AFC" w:rsidDel="00A75F71">
                <w:rPr>
                  <w:rFonts w:asciiTheme="majorHAnsi" w:hAnsiTheme="majorHAnsi"/>
                  <w:b/>
                  <w:bCs/>
                  <w:color w:val="000000" w:themeColor="text1"/>
                  <w:sz w:val="20"/>
                  <w:szCs w:val="24"/>
                </w:rPr>
                <w:delText>Nom des enseignants chercheurs</w:delText>
              </w:r>
            </w:del>
          </w:p>
        </w:tc>
        <w:tc>
          <w:tcPr>
            <w:tcW w:w="673" w:type="pct"/>
            <w:vAlign w:val="center"/>
          </w:tcPr>
          <w:p w14:paraId="1640578E" w14:textId="396B02EA" w:rsidR="00E77573" w:rsidRPr="007A4AFC" w:rsidDel="00A75F71" w:rsidRDefault="00E77573" w:rsidP="00E77573">
            <w:pPr>
              <w:tabs>
                <w:tab w:val="num" w:pos="-4322"/>
              </w:tabs>
              <w:spacing w:line="240" w:lineRule="auto"/>
              <w:jc w:val="center"/>
              <w:rPr>
                <w:del w:id="15539" w:author="Dr Mamadou SANOGO" w:date="2023-10-25T17:45:00Z"/>
                <w:rFonts w:asciiTheme="majorHAnsi" w:hAnsiTheme="majorHAnsi"/>
                <w:b/>
                <w:bCs/>
                <w:color w:val="000000" w:themeColor="text1"/>
                <w:sz w:val="20"/>
                <w:szCs w:val="24"/>
              </w:rPr>
            </w:pPr>
            <w:del w:id="15540" w:author="Dr Mamadou SANOGO" w:date="2023-10-25T17:45:00Z">
              <w:r w:rsidRPr="007A4AFC" w:rsidDel="00A75F71">
                <w:rPr>
                  <w:rFonts w:asciiTheme="majorHAnsi" w:hAnsiTheme="majorHAnsi"/>
                  <w:b/>
                  <w:bCs/>
                  <w:color w:val="000000" w:themeColor="text1"/>
                  <w:sz w:val="20"/>
                  <w:szCs w:val="24"/>
                </w:rPr>
                <w:delText>Grade</w:delText>
              </w:r>
            </w:del>
          </w:p>
        </w:tc>
        <w:tc>
          <w:tcPr>
            <w:tcW w:w="722" w:type="pct"/>
            <w:vAlign w:val="center"/>
          </w:tcPr>
          <w:p w14:paraId="3D6B9191" w14:textId="2C9C0153" w:rsidR="00E77573" w:rsidRPr="007A4AFC" w:rsidDel="00A75F71" w:rsidRDefault="00E77573" w:rsidP="00E77573">
            <w:pPr>
              <w:tabs>
                <w:tab w:val="num" w:pos="-4322"/>
              </w:tabs>
              <w:spacing w:line="240" w:lineRule="auto"/>
              <w:jc w:val="center"/>
              <w:rPr>
                <w:del w:id="15541" w:author="Dr Mamadou SANOGO" w:date="2023-10-25T17:45:00Z"/>
                <w:rFonts w:asciiTheme="majorHAnsi" w:hAnsiTheme="majorHAnsi"/>
                <w:b/>
                <w:bCs/>
                <w:color w:val="000000" w:themeColor="text1"/>
                <w:sz w:val="20"/>
                <w:szCs w:val="24"/>
              </w:rPr>
            </w:pPr>
            <w:del w:id="15542" w:author="Dr Mamadou SANOGO" w:date="2023-10-25T17:45:00Z">
              <w:r w:rsidRPr="007A4AFC" w:rsidDel="00A75F71">
                <w:rPr>
                  <w:rFonts w:asciiTheme="majorHAnsi" w:hAnsiTheme="majorHAnsi"/>
                  <w:b/>
                  <w:bCs/>
                  <w:color w:val="000000" w:themeColor="text1"/>
                  <w:sz w:val="20"/>
                  <w:szCs w:val="24"/>
                </w:rPr>
                <w:delText>Discipline de rattachement</w:delText>
              </w:r>
            </w:del>
          </w:p>
        </w:tc>
        <w:tc>
          <w:tcPr>
            <w:tcW w:w="592" w:type="pct"/>
            <w:vAlign w:val="center"/>
          </w:tcPr>
          <w:p w14:paraId="62BC3D3E" w14:textId="22C63A3D" w:rsidR="00E77573" w:rsidRPr="007A4AFC" w:rsidDel="00A75F71" w:rsidRDefault="00E77573" w:rsidP="00E77573">
            <w:pPr>
              <w:tabs>
                <w:tab w:val="num" w:pos="-4322"/>
              </w:tabs>
              <w:spacing w:line="240" w:lineRule="auto"/>
              <w:jc w:val="center"/>
              <w:rPr>
                <w:del w:id="15543" w:author="Dr Mamadou SANOGO" w:date="2023-10-25T17:45:00Z"/>
                <w:rFonts w:asciiTheme="majorHAnsi" w:hAnsiTheme="majorHAnsi"/>
                <w:b/>
                <w:bCs/>
                <w:color w:val="000000" w:themeColor="text1"/>
                <w:sz w:val="20"/>
                <w:szCs w:val="24"/>
              </w:rPr>
            </w:pPr>
            <w:del w:id="15544" w:author="Dr Mamadou SANOGO" w:date="2023-10-25T17:45:00Z">
              <w:r w:rsidRPr="007A4AFC" w:rsidDel="00A75F71">
                <w:rPr>
                  <w:rFonts w:asciiTheme="majorHAnsi" w:hAnsiTheme="majorHAnsi"/>
                  <w:b/>
                  <w:bCs/>
                  <w:color w:val="000000" w:themeColor="text1"/>
                  <w:sz w:val="20"/>
                  <w:szCs w:val="24"/>
                </w:rPr>
                <w:delText>Diplôme le plus élevé</w:delText>
              </w:r>
            </w:del>
          </w:p>
        </w:tc>
        <w:tc>
          <w:tcPr>
            <w:tcW w:w="607" w:type="pct"/>
            <w:vAlign w:val="center"/>
          </w:tcPr>
          <w:p w14:paraId="6A865DFF" w14:textId="1D205C21" w:rsidR="00E77573" w:rsidRPr="007A4AFC" w:rsidDel="00A75F71" w:rsidRDefault="00E77573" w:rsidP="00E77573">
            <w:pPr>
              <w:tabs>
                <w:tab w:val="num" w:pos="-4322"/>
              </w:tabs>
              <w:spacing w:line="240" w:lineRule="auto"/>
              <w:jc w:val="center"/>
              <w:rPr>
                <w:del w:id="15545" w:author="Dr Mamadou SANOGO" w:date="2023-10-25T17:45:00Z"/>
                <w:rFonts w:asciiTheme="majorHAnsi" w:hAnsiTheme="majorHAnsi"/>
                <w:b/>
                <w:bCs/>
                <w:color w:val="000000" w:themeColor="text1"/>
                <w:sz w:val="20"/>
                <w:szCs w:val="24"/>
              </w:rPr>
            </w:pPr>
            <w:del w:id="15546" w:author="Dr Mamadou SANOGO" w:date="2023-10-25T17:45:00Z">
              <w:r w:rsidRPr="007A4AFC" w:rsidDel="00A75F71">
                <w:rPr>
                  <w:rFonts w:asciiTheme="majorHAnsi" w:hAnsiTheme="majorHAnsi"/>
                  <w:b/>
                  <w:bCs/>
                  <w:color w:val="000000" w:themeColor="text1"/>
                  <w:sz w:val="20"/>
                  <w:szCs w:val="24"/>
                </w:rPr>
                <w:delText>Structure d’appartenance au sein de l’établissement le cas échéant</w:delText>
              </w:r>
            </w:del>
          </w:p>
        </w:tc>
        <w:tc>
          <w:tcPr>
            <w:tcW w:w="530" w:type="pct"/>
            <w:vAlign w:val="center"/>
          </w:tcPr>
          <w:p w14:paraId="3FD0DDBF" w14:textId="529A1BE9" w:rsidR="00E77573" w:rsidRPr="007A4AFC" w:rsidDel="00A75F71" w:rsidRDefault="00E77573" w:rsidP="00E77573">
            <w:pPr>
              <w:tabs>
                <w:tab w:val="num" w:pos="-4322"/>
              </w:tabs>
              <w:spacing w:line="240" w:lineRule="auto"/>
              <w:jc w:val="center"/>
              <w:rPr>
                <w:del w:id="15547" w:author="Dr Mamadou SANOGO" w:date="2023-10-25T17:45:00Z"/>
                <w:rFonts w:asciiTheme="majorHAnsi" w:hAnsiTheme="majorHAnsi"/>
                <w:b/>
                <w:bCs/>
                <w:color w:val="000000" w:themeColor="text1"/>
                <w:sz w:val="20"/>
                <w:szCs w:val="24"/>
              </w:rPr>
            </w:pPr>
            <w:del w:id="15548" w:author="Dr Mamadou SANOGO" w:date="2023-10-25T17:45:00Z">
              <w:r w:rsidRPr="007A4AFC" w:rsidDel="00A75F71">
                <w:rPr>
                  <w:rFonts w:asciiTheme="majorHAnsi" w:hAnsiTheme="majorHAnsi"/>
                  <w:b/>
                  <w:bCs/>
                  <w:color w:val="000000" w:themeColor="text1"/>
                  <w:sz w:val="20"/>
                  <w:szCs w:val="24"/>
                </w:rPr>
                <w:delText>Nombre d’heures /étudiant (sur l’ensemble des semestres)</w:delText>
              </w:r>
            </w:del>
          </w:p>
        </w:tc>
        <w:tc>
          <w:tcPr>
            <w:tcW w:w="1058" w:type="pct"/>
            <w:vAlign w:val="center"/>
          </w:tcPr>
          <w:p w14:paraId="4AD7C79F" w14:textId="5AE1324D" w:rsidR="00E77573" w:rsidRPr="007A4AFC" w:rsidDel="00A75F71" w:rsidRDefault="00E77573" w:rsidP="00E77573">
            <w:pPr>
              <w:tabs>
                <w:tab w:val="num" w:pos="-4322"/>
              </w:tabs>
              <w:spacing w:line="240" w:lineRule="auto"/>
              <w:jc w:val="center"/>
              <w:rPr>
                <w:del w:id="15549" w:author="Dr Mamadou SANOGO" w:date="2023-10-25T17:45:00Z"/>
                <w:rFonts w:asciiTheme="majorHAnsi" w:hAnsiTheme="majorHAnsi"/>
                <w:b/>
                <w:bCs/>
                <w:color w:val="000000" w:themeColor="text1"/>
                <w:sz w:val="20"/>
                <w:szCs w:val="24"/>
              </w:rPr>
            </w:pPr>
            <w:del w:id="15550" w:author="Dr Mamadou SANOGO" w:date="2023-10-25T17:45:00Z">
              <w:r w:rsidRPr="007A4AFC" w:rsidDel="00A75F71">
                <w:rPr>
                  <w:rFonts w:asciiTheme="majorHAnsi" w:hAnsiTheme="majorHAnsi"/>
                  <w:b/>
                  <w:bCs/>
                  <w:color w:val="000000" w:themeColor="text1"/>
                  <w:sz w:val="20"/>
                  <w:szCs w:val="24"/>
                </w:rPr>
                <w:delText>Enseignements dispensés (suivant les intitulés utilisés dans les fiches descriptives des UE)</w:delText>
              </w:r>
            </w:del>
          </w:p>
        </w:tc>
      </w:tr>
      <w:tr w:rsidR="007A4AFC" w:rsidRPr="007A4AFC" w:rsidDel="00A75F71" w14:paraId="3AD6F62E" w14:textId="77777777" w:rsidTr="00E77573">
        <w:trPr>
          <w:trHeight w:val="1142"/>
          <w:del w:id="15551" w:author="Dr Mamadou SANOGO" w:date="2023-10-25T17:45:00Z"/>
        </w:trPr>
        <w:tc>
          <w:tcPr>
            <w:tcW w:w="817" w:type="pct"/>
            <w:vAlign w:val="center"/>
          </w:tcPr>
          <w:p w14:paraId="72B4A68A" w14:textId="501FC8F1" w:rsidR="00E77573" w:rsidRPr="007A4AFC" w:rsidDel="00A75F71" w:rsidRDefault="00E77573" w:rsidP="00E77573">
            <w:pPr>
              <w:spacing w:line="240" w:lineRule="auto"/>
              <w:rPr>
                <w:del w:id="15552" w:author="Dr Mamadou SANOGO" w:date="2023-10-25T17:45:00Z"/>
                <w:rFonts w:asciiTheme="majorHAnsi" w:hAnsiTheme="majorHAnsi"/>
                <w:color w:val="000000" w:themeColor="text1"/>
                <w:szCs w:val="24"/>
              </w:rPr>
            </w:pPr>
            <w:del w:id="15553" w:author="Dr Mamadou SANOGO" w:date="2023-10-25T17:45:00Z">
              <w:r w:rsidRPr="007A4AFC" w:rsidDel="00A75F71">
                <w:rPr>
                  <w:rFonts w:asciiTheme="majorHAnsi" w:hAnsiTheme="majorHAnsi"/>
                  <w:color w:val="000000" w:themeColor="text1"/>
                  <w:szCs w:val="24"/>
                </w:rPr>
                <w:delText>Moussa TRAORE</w:delText>
              </w:r>
            </w:del>
          </w:p>
        </w:tc>
        <w:tc>
          <w:tcPr>
            <w:tcW w:w="673" w:type="pct"/>
            <w:vAlign w:val="center"/>
          </w:tcPr>
          <w:p w14:paraId="1765E556" w14:textId="56FADEB5" w:rsidR="00E77573" w:rsidRPr="007A4AFC" w:rsidDel="00A75F71" w:rsidRDefault="00E77573" w:rsidP="00E77573">
            <w:pPr>
              <w:spacing w:line="240" w:lineRule="auto"/>
              <w:rPr>
                <w:del w:id="15554" w:author="Dr Mamadou SANOGO" w:date="2023-10-25T17:45:00Z"/>
                <w:rFonts w:asciiTheme="majorHAnsi" w:hAnsiTheme="majorHAnsi"/>
                <w:color w:val="000000" w:themeColor="text1"/>
                <w:szCs w:val="24"/>
              </w:rPr>
            </w:pPr>
            <w:del w:id="15555" w:author="Dr Mamadou SANOGO" w:date="2023-10-25T17:45:00Z">
              <w:r w:rsidRPr="007A4AFC" w:rsidDel="00A75F71">
                <w:rPr>
                  <w:rFonts w:asciiTheme="majorHAnsi" w:hAnsiTheme="majorHAnsi"/>
                  <w:color w:val="000000" w:themeColor="text1"/>
                  <w:szCs w:val="24"/>
                </w:rPr>
                <w:delText>Assistant médical</w:delText>
              </w:r>
            </w:del>
          </w:p>
        </w:tc>
        <w:tc>
          <w:tcPr>
            <w:tcW w:w="722" w:type="pct"/>
            <w:vAlign w:val="center"/>
          </w:tcPr>
          <w:p w14:paraId="3B1BC89E" w14:textId="0CA54310" w:rsidR="00E77573" w:rsidRPr="007A4AFC" w:rsidDel="00A75F71" w:rsidRDefault="00E77573" w:rsidP="00E77573">
            <w:pPr>
              <w:spacing w:line="240" w:lineRule="auto"/>
              <w:rPr>
                <w:del w:id="15556" w:author="Dr Mamadou SANOGO" w:date="2023-10-25T17:45:00Z"/>
                <w:rFonts w:asciiTheme="majorHAnsi" w:hAnsiTheme="majorHAnsi"/>
                <w:color w:val="000000" w:themeColor="text1"/>
                <w:szCs w:val="24"/>
              </w:rPr>
            </w:pPr>
            <w:del w:id="15557" w:author="Dr Mamadou SANOGO" w:date="2023-10-25T17:45:00Z">
              <w:r w:rsidRPr="007A4AFC" w:rsidDel="00A75F71">
                <w:rPr>
                  <w:rFonts w:asciiTheme="majorHAnsi" w:hAnsiTheme="majorHAnsi"/>
                  <w:color w:val="000000" w:themeColor="text1"/>
                  <w:szCs w:val="24"/>
                </w:rPr>
                <w:delText>Management des services de santé</w:delText>
              </w:r>
            </w:del>
          </w:p>
        </w:tc>
        <w:tc>
          <w:tcPr>
            <w:tcW w:w="592" w:type="pct"/>
            <w:vAlign w:val="center"/>
          </w:tcPr>
          <w:p w14:paraId="33EC2DF7" w14:textId="1C9F003E" w:rsidR="00E77573" w:rsidRPr="007A4AFC" w:rsidDel="00A75F71" w:rsidRDefault="00E77573" w:rsidP="00E77573">
            <w:pPr>
              <w:spacing w:line="240" w:lineRule="auto"/>
              <w:rPr>
                <w:del w:id="15558" w:author="Dr Mamadou SANOGO" w:date="2023-10-25T17:45:00Z"/>
                <w:rFonts w:asciiTheme="majorHAnsi" w:hAnsiTheme="majorHAnsi"/>
                <w:color w:val="000000" w:themeColor="text1"/>
                <w:szCs w:val="24"/>
              </w:rPr>
            </w:pPr>
            <w:del w:id="15559" w:author="Dr Mamadou SANOGO" w:date="2023-10-25T17:45:00Z">
              <w:r w:rsidRPr="007A4AFC" w:rsidDel="00A75F71">
                <w:rPr>
                  <w:rFonts w:asciiTheme="majorHAnsi" w:hAnsiTheme="majorHAnsi"/>
                  <w:color w:val="000000" w:themeColor="text1"/>
                  <w:szCs w:val="24"/>
                </w:rPr>
                <w:delText>Master</w:delText>
              </w:r>
            </w:del>
          </w:p>
          <w:p w14:paraId="06AC2B09" w14:textId="1624232B" w:rsidR="00E77573" w:rsidRPr="007A4AFC" w:rsidDel="00A75F71" w:rsidRDefault="00E77573" w:rsidP="00E77573">
            <w:pPr>
              <w:spacing w:line="240" w:lineRule="auto"/>
              <w:rPr>
                <w:del w:id="15560" w:author="Dr Mamadou SANOGO" w:date="2023-10-25T17:45:00Z"/>
                <w:rFonts w:asciiTheme="majorHAnsi" w:hAnsiTheme="majorHAnsi"/>
                <w:color w:val="000000" w:themeColor="text1"/>
                <w:szCs w:val="24"/>
              </w:rPr>
            </w:pPr>
            <w:del w:id="15561" w:author="Dr Mamadou SANOGO" w:date="2023-10-25T17:45:00Z">
              <w:r w:rsidRPr="007A4AFC" w:rsidDel="00A75F71">
                <w:rPr>
                  <w:rFonts w:asciiTheme="majorHAnsi" w:hAnsiTheme="majorHAnsi"/>
                  <w:color w:val="000000" w:themeColor="text1"/>
                  <w:szCs w:val="24"/>
                </w:rPr>
                <w:delText>(Management des services de santé)</w:delText>
              </w:r>
            </w:del>
          </w:p>
        </w:tc>
        <w:tc>
          <w:tcPr>
            <w:tcW w:w="607" w:type="pct"/>
            <w:vAlign w:val="center"/>
          </w:tcPr>
          <w:p w14:paraId="15FBA4A1" w14:textId="77E163EC" w:rsidR="00E77573" w:rsidRPr="007A4AFC" w:rsidDel="00A75F71" w:rsidRDefault="00E77573" w:rsidP="00E77573">
            <w:pPr>
              <w:spacing w:line="240" w:lineRule="auto"/>
              <w:jc w:val="center"/>
              <w:rPr>
                <w:del w:id="15562" w:author="Dr Mamadou SANOGO" w:date="2023-10-25T17:45:00Z"/>
                <w:rFonts w:asciiTheme="majorHAnsi" w:hAnsiTheme="majorHAnsi"/>
                <w:color w:val="000000" w:themeColor="text1"/>
                <w:szCs w:val="24"/>
              </w:rPr>
            </w:pPr>
            <w:del w:id="15563"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71E77C57" w14:textId="08F53719" w:rsidR="00E77573" w:rsidRPr="007A4AFC" w:rsidDel="00A75F71" w:rsidRDefault="00E77573" w:rsidP="00E77573">
            <w:pPr>
              <w:spacing w:line="240" w:lineRule="auto"/>
              <w:jc w:val="center"/>
              <w:rPr>
                <w:del w:id="15564" w:author="Dr Mamadou SANOGO" w:date="2023-10-25T17:45:00Z"/>
                <w:rFonts w:asciiTheme="majorHAnsi" w:hAnsiTheme="majorHAnsi"/>
                <w:color w:val="000000" w:themeColor="text1"/>
                <w:szCs w:val="24"/>
              </w:rPr>
            </w:pPr>
            <w:del w:id="15565" w:author="Dr Mamadou SANOGO" w:date="2023-10-25T17:45:00Z">
              <w:r w:rsidRPr="007A4AFC" w:rsidDel="00A75F71">
                <w:rPr>
                  <w:rFonts w:asciiTheme="majorHAnsi" w:hAnsiTheme="majorHAnsi"/>
                  <w:color w:val="000000" w:themeColor="text1"/>
                  <w:szCs w:val="24"/>
                </w:rPr>
                <w:delText>240</w:delText>
              </w:r>
            </w:del>
          </w:p>
          <w:p w14:paraId="589A1D39" w14:textId="424F74D3" w:rsidR="00E77573" w:rsidRPr="007A4AFC" w:rsidDel="00A75F71" w:rsidRDefault="00E77573" w:rsidP="00E77573">
            <w:pPr>
              <w:spacing w:line="240" w:lineRule="auto"/>
              <w:jc w:val="center"/>
              <w:rPr>
                <w:del w:id="15566" w:author="Dr Mamadou SANOGO" w:date="2023-10-25T17:45:00Z"/>
                <w:rFonts w:asciiTheme="majorHAnsi" w:hAnsiTheme="majorHAnsi"/>
                <w:color w:val="000000" w:themeColor="text1"/>
                <w:szCs w:val="24"/>
              </w:rPr>
            </w:pPr>
          </w:p>
        </w:tc>
        <w:tc>
          <w:tcPr>
            <w:tcW w:w="1058" w:type="pct"/>
            <w:vAlign w:val="center"/>
          </w:tcPr>
          <w:p w14:paraId="2B600B38" w14:textId="5B73448B" w:rsidR="00E77573" w:rsidRPr="007A4AFC" w:rsidDel="00A75F71" w:rsidRDefault="00E77573" w:rsidP="00E77573">
            <w:pPr>
              <w:spacing w:line="240" w:lineRule="auto"/>
              <w:rPr>
                <w:del w:id="15567" w:author="Dr Mamadou SANOGO" w:date="2023-10-25T17:45:00Z"/>
                <w:rFonts w:asciiTheme="majorHAnsi" w:hAnsiTheme="majorHAnsi"/>
                <w:color w:val="000000" w:themeColor="text1"/>
                <w:szCs w:val="24"/>
              </w:rPr>
            </w:pPr>
            <w:del w:id="15568" w:author="Dr Mamadou SANOGO" w:date="2023-10-25T17:45:00Z">
              <w:r w:rsidRPr="007A4AFC" w:rsidDel="00A75F71">
                <w:rPr>
                  <w:rFonts w:asciiTheme="majorHAnsi" w:hAnsiTheme="majorHAnsi"/>
                  <w:color w:val="000000" w:themeColor="text1"/>
                  <w:szCs w:val="24"/>
                </w:rPr>
                <w:delText>Introduction au management S1 ;</w:delText>
              </w:r>
            </w:del>
          </w:p>
          <w:p w14:paraId="1E9B3252" w14:textId="1C98A3FB" w:rsidR="00E77573" w:rsidRPr="007A4AFC" w:rsidDel="00A75F71" w:rsidRDefault="00E77573" w:rsidP="00E77573">
            <w:pPr>
              <w:spacing w:line="240" w:lineRule="auto"/>
              <w:rPr>
                <w:del w:id="15569" w:author="Dr Mamadou SANOGO" w:date="2023-10-25T17:45:00Z"/>
                <w:rFonts w:asciiTheme="majorHAnsi" w:hAnsiTheme="majorHAnsi"/>
                <w:color w:val="000000" w:themeColor="text1"/>
                <w:szCs w:val="24"/>
              </w:rPr>
            </w:pPr>
            <w:del w:id="15570" w:author="Dr Mamadou SANOGO" w:date="2023-10-25T17:45:00Z">
              <w:r w:rsidRPr="007A4AFC" w:rsidDel="00A75F71">
                <w:rPr>
                  <w:rFonts w:asciiTheme="majorHAnsi" w:hAnsiTheme="majorHAnsi"/>
                  <w:color w:val="000000" w:themeColor="text1"/>
                  <w:szCs w:val="24"/>
                </w:rPr>
                <w:delText>Management de la qualité des soins S1 ;</w:delText>
              </w:r>
            </w:del>
          </w:p>
          <w:p w14:paraId="42E63880" w14:textId="375F1A57" w:rsidR="00E77573" w:rsidRPr="007A4AFC" w:rsidDel="00A75F71" w:rsidRDefault="00E77573" w:rsidP="00E77573">
            <w:pPr>
              <w:spacing w:line="240" w:lineRule="auto"/>
              <w:rPr>
                <w:del w:id="15571" w:author="Dr Mamadou SANOGO" w:date="2023-10-25T17:45:00Z"/>
                <w:rFonts w:asciiTheme="majorHAnsi" w:hAnsiTheme="majorHAnsi"/>
                <w:color w:val="000000" w:themeColor="text1"/>
                <w:szCs w:val="24"/>
              </w:rPr>
            </w:pPr>
            <w:del w:id="15572" w:author="Dr Mamadou SANOGO" w:date="2023-10-25T17:45:00Z">
              <w:r w:rsidRPr="007A4AFC" w:rsidDel="00A75F71">
                <w:rPr>
                  <w:rFonts w:asciiTheme="majorHAnsi" w:hAnsiTheme="majorHAnsi"/>
                  <w:color w:val="000000" w:themeColor="text1"/>
                  <w:szCs w:val="24"/>
                </w:rPr>
                <w:delText>Système National de Santé S1</w:delText>
              </w:r>
            </w:del>
          </w:p>
        </w:tc>
      </w:tr>
      <w:tr w:rsidR="007A4AFC" w:rsidRPr="007A4AFC" w:rsidDel="00A75F71" w14:paraId="63AF046C" w14:textId="77777777" w:rsidTr="00E77573">
        <w:trPr>
          <w:del w:id="15573" w:author="Dr Mamadou SANOGO" w:date="2023-10-25T17:45:00Z"/>
        </w:trPr>
        <w:tc>
          <w:tcPr>
            <w:tcW w:w="817" w:type="pct"/>
            <w:vAlign w:val="center"/>
          </w:tcPr>
          <w:p w14:paraId="7A85B81D" w14:textId="090C64AA" w:rsidR="00E77573" w:rsidRPr="007A4AFC" w:rsidDel="00A75F71" w:rsidRDefault="00E77573" w:rsidP="00E77573">
            <w:pPr>
              <w:spacing w:line="240" w:lineRule="auto"/>
              <w:rPr>
                <w:del w:id="15574" w:author="Dr Mamadou SANOGO" w:date="2023-10-25T17:45:00Z"/>
                <w:rFonts w:asciiTheme="majorHAnsi" w:hAnsiTheme="majorHAnsi"/>
                <w:color w:val="000000" w:themeColor="text1"/>
                <w:szCs w:val="24"/>
              </w:rPr>
            </w:pPr>
            <w:del w:id="15575" w:author="Dr Mamadou SANOGO" w:date="2023-10-25T17:45:00Z">
              <w:r w:rsidRPr="007A4AFC" w:rsidDel="00A75F71">
                <w:rPr>
                  <w:rFonts w:asciiTheme="majorHAnsi" w:hAnsiTheme="majorHAnsi"/>
                  <w:color w:val="000000" w:themeColor="text1"/>
                  <w:szCs w:val="24"/>
                </w:rPr>
                <w:delText>Ibrahim Tassi SANGARE</w:delText>
              </w:r>
            </w:del>
          </w:p>
        </w:tc>
        <w:tc>
          <w:tcPr>
            <w:tcW w:w="673" w:type="pct"/>
            <w:vAlign w:val="center"/>
          </w:tcPr>
          <w:p w14:paraId="76F52E90" w14:textId="0183B1B4" w:rsidR="00E77573" w:rsidRPr="007A4AFC" w:rsidDel="00A75F71" w:rsidRDefault="00E77573" w:rsidP="00E77573">
            <w:pPr>
              <w:spacing w:line="240" w:lineRule="auto"/>
              <w:rPr>
                <w:del w:id="15576" w:author="Dr Mamadou SANOGO" w:date="2023-10-25T17:45:00Z"/>
                <w:rFonts w:asciiTheme="majorHAnsi" w:hAnsiTheme="majorHAnsi"/>
                <w:color w:val="000000" w:themeColor="text1"/>
                <w:szCs w:val="24"/>
              </w:rPr>
            </w:pPr>
            <w:del w:id="15577" w:author="Dr Mamadou SANOGO" w:date="2023-10-25T17:45:00Z">
              <w:r w:rsidRPr="007A4AFC" w:rsidDel="00A75F71">
                <w:rPr>
                  <w:rFonts w:asciiTheme="majorHAnsi" w:hAnsiTheme="majorHAnsi"/>
                  <w:color w:val="000000" w:themeColor="text1"/>
                  <w:szCs w:val="24"/>
                </w:rPr>
                <w:delText xml:space="preserve">Santé publiciste </w:delText>
              </w:r>
            </w:del>
          </w:p>
        </w:tc>
        <w:tc>
          <w:tcPr>
            <w:tcW w:w="722" w:type="pct"/>
            <w:vAlign w:val="center"/>
          </w:tcPr>
          <w:p w14:paraId="3708383C" w14:textId="53C57BBF" w:rsidR="00E77573" w:rsidRPr="007A4AFC" w:rsidDel="00A75F71" w:rsidRDefault="00E77573" w:rsidP="00E77573">
            <w:pPr>
              <w:spacing w:line="240" w:lineRule="auto"/>
              <w:rPr>
                <w:del w:id="15578" w:author="Dr Mamadou SANOGO" w:date="2023-10-25T17:45:00Z"/>
                <w:rFonts w:asciiTheme="majorHAnsi" w:hAnsiTheme="majorHAnsi"/>
                <w:color w:val="000000" w:themeColor="text1"/>
                <w:szCs w:val="24"/>
              </w:rPr>
            </w:pPr>
            <w:del w:id="15579" w:author="Dr Mamadou SANOGO" w:date="2023-10-25T17:45:00Z">
              <w:r w:rsidRPr="007A4AFC" w:rsidDel="00A75F71">
                <w:rPr>
                  <w:rFonts w:asciiTheme="majorHAnsi" w:hAnsiTheme="majorHAnsi"/>
                  <w:color w:val="000000" w:themeColor="text1"/>
                  <w:szCs w:val="24"/>
                </w:rPr>
                <w:delText>Santé publique</w:delText>
              </w:r>
            </w:del>
          </w:p>
        </w:tc>
        <w:tc>
          <w:tcPr>
            <w:tcW w:w="592" w:type="pct"/>
            <w:vAlign w:val="center"/>
          </w:tcPr>
          <w:p w14:paraId="51621B41" w14:textId="7792FF4B" w:rsidR="00E77573" w:rsidRPr="007A4AFC" w:rsidDel="00A75F71" w:rsidRDefault="00E77573" w:rsidP="00E77573">
            <w:pPr>
              <w:spacing w:line="240" w:lineRule="auto"/>
              <w:rPr>
                <w:del w:id="15580" w:author="Dr Mamadou SANOGO" w:date="2023-10-25T17:45:00Z"/>
                <w:rFonts w:asciiTheme="majorHAnsi" w:hAnsiTheme="majorHAnsi"/>
                <w:color w:val="000000" w:themeColor="text1"/>
                <w:szCs w:val="24"/>
              </w:rPr>
            </w:pPr>
            <w:del w:id="15581" w:author="Dr Mamadou SANOGO" w:date="2023-10-25T17:45:00Z">
              <w:r w:rsidRPr="007A4AFC" w:rsidDel="00A75F71">
                <w:rPr>
                  <w:rFonts w:asciiTheme="majorHAnsi" w:hAnsiTheme="majorHAnsi"/>
                  <w:color w:val="000000" w:themeColor="text1"/>
                  <w:szCs w:val="24"/>
                </w:rPr>
                <w:delText>Master</w:delText>
              </w:r>
            </w:del>
          </w:p>
          <w:p w14:paraId="3BBC7510" w14:textId="33FE00AA" w:rsidR="00E77573" w:rsidRPr="007A4AFC" w:rsidDel="00A75F71" w:rsidRDefault="00E77573" w:rsidP="00E77573">
            <w:pPr>
              <w:spacing w:line="240" w:lineRule="auto"/>
              <w:rPr>
                <w:del w:id="15582" w:author="Dr Mamadou SANOGO" w:date="2023-10-25T17:45:00Z"/>
                <w:rFonts w:asciiTheme="majorHAnsi" w:hAnsiTheme="majorHAnsi"/>
                <w:color w:val="000000" w:themeColor="text1"/>
                <w:szCs w:val="24"/>
              </w:rPr>
            </w:pPr>
            <w:del w:id="15583" w:author="Dr Mamadou SANOGO" w:date="2023-10-25T17:45:00Z">
              <w:r w:rsidRPr="007A4AFC" w:rsidDel="00A75F71">
                <w:rPr>
                  <w:rFonts w:asciiTheme="majorHAnsi" w:hAnsiTheme="majorHAnsi"/>
                  <w:color w:val="000000" w:themeColor="text1"/>
                  <w:szCs w:val="24"/>
                </w:rPr>
                <w:delText>(Santé publique)</w:delText>
              </w:r>
            </w:del>
          </w:p>
        </w:tc>
        <w:tc>
          <w:tcPr>
            <w:tcW w:w="607" w:type="pct"/>
            <w:vAlign w:val="center"/>
          </w:tcPr>
          <w:p w14:paraId="47E3C898" w14:textId="013481BB" w:rsidR="00E77573" w:rsidRPr="007A4AFC" w:rsidDel="00A75F71" w:rsidRDefault="00E77573" w:rsidP="00E77573">
            <w:pPr>
              <w:spacing w:line="240" w:lineRule="auto"/>
              <w:jc w:val="center"/>
              <w:rPr>
                <w:del w:id="15584" w:author="Dr Mamadou SANOGO" w:date="2023-10-25T17:45:00Z"/>
                <w:rFonts w:asciiTheme="majorHAnsi" w:hAnsiTheme="majorHAnsi"/>
                <w:color w:val="000000" w:themeColor="text1"/>
                <w:szCs w:val="24"/>
              </w:rPr>
            </w:pPr>
            <w:del w:id="15585"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08934AA3" w14:textId="56619F2D" w:rsidR="00E77573" w:rsidRPr="007A4AFC" w:rsidDel="00A75F71" w:rsidRDefault="00E77573" w:rsidP="00E77573">
            <w:pPr>
              <w:spacing w:line="240" w:lineRule="auto"/>
              <w:jc w:val="center"/>
              <w:rPr>
                <w:del w:id="15586" w:author="Dr Mamadou SANOGO" w:date="2023-10-25T17:45:00Z"/>
                <w:rFonts w:asciiTheme="majorHAnsi" w:hAnsiTheme="majorHAnsi"/>
                <w:color w:val="000000" w:themeColor="text1"/>
                <w:szCs w:val="24"/>
              </w:rPr>
            </w:pPr>
          </w:p>
          <w:p w14:paraId="15A2F368" w14:textId="60049AFC" w:rsidR="00E77573" w:rsidRPr="007A4AFC" w:rsidDel="00A75F71" w:rsidRDefault="00E77573" w:rsidP="00E77573">
            <w:pPr>
              <w:spacing w:line="240" w:lineRule="auto"/>
              <w:jc w:val="center"/>
              <w:rPr>
                <w:del w:id="15587" w:author="Dr Mamadou SANOGO" w:date="2023-10-25T17:45:00Z"/>
                <w:rFonts w:asciiTheme="majorHAnsi" w:hAnsiTheme="majorHAnsi"/>
                <w:color w:val="000000" w:themeColor="text1"/>
                <w:szCs w:val="24"/>
              </w:rPr>
            </w:pPr>
            <w:del w:id="15588" w:author="Dr Mamadou SANOGO" w:date="2023-10-25T17:45:00Z">
              <w:r w:rsidRPr="007A4AFC" w:rsidDel="00A75F71">
                <w:rPr>
                  <w:rFonts w:asciiTheme="majorHAnsi" w:hAnsiTheme="majorHAnsi"/>
                  <w:color w:val="000000" w:themeColor="text1"/>
                  <w:szCs w:val="24"/>
                </w:rPr>
                <w:delText>220</w:delText>
              </w:r>
            </w:del>
          </w:p>
        </w:tc>
        <w:tc>
          <w:tcPr>
            <w:tcW w:w="1058" w:type="pct"/>
          </w:tcPr>
          <w:p w14:paraId="2760AC5B" w14:textId="32BEF0BC" w:rsidR="00E77573" w:rsidRPr="007A4AFC" w:rsidDel="00A75F71" w:rsidRDefault="00E77573" w:rsidP="00E77573">
            <w:pPr>
              <w:spacing w:line="240" w:lineRule="auto"/>
              <w:rPr>
                <w:del w:id="15589" w:author="Dr Mamadou SANOGO" w:date="2023-10-25T17:45:00Z"/>
                <w:rFonts w:asciiTheme="majorHAnsi" w:hAnsiTheme="majorHAnsi"/>
                <w:color w:val="000000" w:themeColor="text1"/>
                <w:szCs w:val="24"/>
              </w:rPr>
            </w:pPr>
            <w:del w:id="15590" w:author="Dr Mamadou SANOGO" w:date="2023-10-25T17:45:00Z">
              <w:r w:rsidRPr="007A4AFC" w:rsidDel="00A75F71">
                <w:rPr>
                  <w:rFonts w:asciiTheme="majorHAnsi" w:hAnsiTheme="majorHAnsi"/>
                  <w:color w:val="000000" w:themeColor="text1"/>
                  <w:szCs w:val="24"/>
                </w:rPr>
                <w:delText>Concepts et méthodes de base en biostatistique S1 ;</w:delText>
              </w:r>
            </w:del>
          </w:p>
          <w:p w14:paraId="42C0F527" w14:textId="7005E23A" w:rsidR="00E77573" w:rsidRPr="007A4AFC" w:rsidDel="00A75F71" w:rsidRDefault="00E77573" w:rsidP="00E77573">
            <w:pPr>
              <w:spacing w:line="240" w:lineRule="auto"/>
              <w:rPr>
                <w:del w:id="15591" w:author="Dr Mamadou SANOGO" w:date="2023-10-25T17:45:00Z"/>
                <w:rFonts w:asciiTheme="majorHAnsi" w:hAnsiTheme="majorHAnsi"/>
                <w:color w:val="000000" w:themeColor="text1"/>
                <w:szCs w:val="24"/>
              </w:rPr>
            </w:pPr>
            <w:del w:id="15592" w:author="Dr Mamadou SANOGO" w:date="2023-10-25T17:45:00Z">
              <w:r w:rsidRPr="007A4AFC" w:rsidDel="00A75F71">
                <w:rPr>
                  <w:rFonts w:asciiTheme="majorHAnsi" w:hAnsiTheme="majorHAnsi"/>
                  <w:color w:val="000000" w:themeColor="text1"/>
                  <w:szCs w:val="24"/>
                </w:rPr>
                <w:delText xml:space="preserve">Tests statistiques S1 ; </w:delText>
              </w:r>
            </w:del>
          </w:p>
          <w:p w14:paraId="7F89A7B0" w14:textId="1416156C" w:rsidR="00E77573" w:rsidRPr="007A4AFC" w:rsidDel="00A75F71" w:rsidRDefault="00E77573" w:rsidP="00E77573">
            <w:pPr>
              <w:spacing w:line="240" w:lineRule="auto"/>
              <w:rPr>
                <w:del w:id="15593" w:author="Dr Mamadou SANOGO" w:date="2023-10-25T17:45:00Z"/>
                <w:rFonts w:asciiTheme="majorHAnsi" w:hAnsiTheme="majorHAnsi"/>
                <w:color w:val="000000" w:themeColor="text1"/>
                <w:szCs w:val="24"/>
              </w:rPr>
            </w:pPr>
            <w:del w:id="15594" w:author="Dr Mamadou SANOGO" w:date="2023-10-25T17:45:00Z">
              <w:r w:rsidRPr="007A4AFC" w:rsidDel="00A75F71">
                <w:rPr>
                  <w:rFonts w:asciiTheme="majorHAnsi" w:hAnsiTheme="majorHAnsi"/>
                  <w:color w:val="000000" w:themeColor="text1"/>
                  <w:szCs w:val="24"/>
                </w:rPr>
                <w:delText>Mesures d’impact S3 ;</w:delText>
              </w:r>
            </w:del>
          </w:p>
          <w:p w14:paraId="5EF318ED" w14:textId="7D1AC280" w:rsidR="00E77573" w:rsidRPr="007A4AFC" w:rsidDel="00A75F71" w:rsidRDefault="00E77573" w:rsidP="00E77573">
            <w:pPr>
              <w:spacing w:line="240" w:lineRule="auto"/>
              <w:rPr>
                <w:del w:id="15595" w:author="Dr Mamadou SANOGO" w:date="2023-10-25T17:45:00Z"/>
                <w:rFonts w:asciiTheme="majorHAnsi" w:hAnsiTheme="majorHAnsi"/>
                <w:color w:val="000000" w:themeColor="text1"/>
                <w:szCs w:val="24"/>
              </w:rPr>
            </w:pPr>
            <w:del w:id="15596" w:author="Dr Mamadou SANOGO" w:date="2023-10-25T17:45:00Z">
              <w:r w:rsidRPr="007A4AFC" w:rsidDel="00A75F71">
                <w:rPr>
                  <w:rFonts w:asciiTheme="majorHAnsi" w:hAnsiTheme="majorHAnsi"/>
                  <w:color w:val="000000" w:themeColor="text1"/>
                  <w:szCs w:val="24"/>
                </w:rPr>
                <w:delText>Mesures d’association S3 ;</w:delText>
              </w:r>
            </w:del>
          </w:p>
          <w:p w14:paraId="2F101E08" w14:textId="74A9C16A" w:rsidR="00E77573" w:rsidRPr="007A4AFC" w:rsidDel="00A75F71" w:rsidRDefault="00E77573" w:rsidP="00E77573">
            <w:pPr>
              <w:spacing w:line="240" w:lineRule="auto"/>
              <w:rPr>
                <w:del w:id="15597" w:author="Dr Mamadou SANOGO" w:date="2023-10-25T17:45:00Z"/>
                <w:rFonts w:asciiTheme="majorHAnsi" w:hAnsiTheme="majorHAnsi"/>
                <w:color w:val="000000" w:themeColor="text1"/>
                <w:szCs w:val="24"/>
              </w:rPr>
            </w:pPr>
            <w:del w:id="15598" w:author="Dr Mamadou SANOGO" w:date="2023-10-25T17:45:00Z">
              <w:r w:rsidRPr="007A4AFC" w:rsidDel="00A75F71">
                <w:rPr>
                  <w:rFonts w:asciiTheme="majorHAnsi" w:hAnsiTheme="majorHAnsi"/>
                  <w:color w:val="000000" w:themeColor="text1"/>
                  <w:szCs w:val="24"/>
                </w:rPr>
                <w:delText>Notion de causalité S3</w:delText>
              </w:r>
            </w:del>
          </w:p>
        </w:tc>
      </w:tr>
      <w:tr w:rsidR="007A4AFC" w:rsidRPr="007A4AFC" w:rsidDel="00A75F71" w14:paraId="4C498889" w14:textId="77777777" w:rsidTr="00E77573">
        <w:trPr>
          <w:del w:id="15599" w:author="Dr Mamadou SANOGO" w:date="2023-10-25T17:45:00Z"/>
        </w:trPr>
        <w:tc>
          <w:tcPr>
            <w:tcW w:w="817" w:type="pct"/>
            <w:vAlign w:val="center"/>
          </w:tcPr>
          <w:p w14:paraId="3D6CA281" w14:textId="3D6AD36F" w:rsidR="00E77573" w:rsidRPr="007A4AFC" w:rsidDel="00A75F71" w:rsidRDefault="00E77573" w:rsidP="00E77573">
            <w:pPr>
              <w:spacing w:line="240" w:lineRule="auto"/>
              <w:rPr>
                <w:del w:id="15600" w:author="Dr Mamadou SANOGO" w:date="2023-10-25T17:45:00Z"/>
                <w:rFonts w:asciiTheme="majorHAnsi" w:hAnsiTheme="majorHAnsi"/>
                <w:color w:val="000000" w:themeColor="text1"/>
                <w:szCs w:val="24"/>
              </w:rPr>
            </w:pPr>
            <w:del w:id="15601" w:author="Dr Mamadou SANOGO" w:date="2023-10-25T17:45:00Z">
              <w:r w:rsidRPr="007A4AFC" w:rsidDel="00A75F71">
                <w:rPr>
                  <w:rFonts w:asciiTheme="majorHAnsi" w:hAnsiTheme="majorHAnsi"/>
                  <w:color w:val="000000" w:themeColor="text1"/>
                  <w:szCs w:val="24"/>
                </w:rPr>
                <w:delText>Mamadou SANOGO</w:delText>
              </w:r>
            </w:del>
          </w:p>
        </w:tc>
        <w:tc>
          <w:tcPr>
            <w:tcW w:w="673" w:type="pct"/>
            <w:vAlign w:val="center"/>
          </w:tcPr>
          <w:p w14:paraId="0BA2FF31" w14:textId="59171115" w:rsidR="00E77573" w:rsidRPr="007A4AFC" w:rsidDel="00A75F71" w:rsidRDefault="00E77573" w:rsidP="00E77573">
            <w:pPr>
              <w:spacing w:line="240" w:lineRule="auto"/>
              <w:rPr>
                <w:del w:id="15602" w:author="Dr Mamadou SANOGO" w:date="2023-10-25T17:45:00Z"/>
                <w:rFonts w:asciiTheme="majorHAnsi" w:hAnsiTheme="majorHAnsi"/>
                <w:color w:val="000000" w:themeColor="text1"/>
                <w:szCs w:val="24"/>
              </w:rPr>
            </w:pPr>
            <w:del w:id="15603" w:author="Dr Mamadou SANOGO" w:date="2023-10-25T17:45:00Z">
              <w:r w:rsidRPr="007A4AFC" w:rsidDel="00A75F71">
                <w:rPr>
                  <w:rFonts w:asciiTheme="majorHAnsi" w:hAnsiTheme="majorHAnsi"/>
                  <w:color w:val="000000" w:themeColor="text1"/>
                  <w:szCs w:val="24"/>
                </w:rPr>
                <w:delText xml:space="preserve">Médecin </w:delText>
              </w:r>
            </w:del>
          </w:p>
        </w:tc>
        <w:tc>
          <w:tcPr>
            <w:tcW w:w="722" w:type="pct"/>
            <w:vAlign w:val="center"/>
          </w:tcPr>
          <w:p w14:paraId="0724A37E" w14:textId="7D099FE1" w:rsidR="00E77573" w:rsidRPr="007A4AFC" w:rsidDel="00A75F71" w:rsidRDefault="00E77573" w:rsidP="00E77573">
            <w:pPr>
              <w:spacing w:line="240" w:lineRule="auto"/>
              <w:rPr>
                <w:del w:id="15604" w:author="Dr Mamadou SANOGO" w:date="2023-10-25T17:45:00Z"/>
                <w:rFonts w:asciiTheme="majorHAnsi" w:hAnsiTheme="majorHAnsi"/>
                <w:color w:val="000000" w:themeColor="text1"/>
                <w:szCs w:val="24"/>
              </w:rPr>
            </w:pPr>
            <w:del w:id="15605" w:author="Dr Mamadou SANOGO" w:date="2023-10-25T17:45:00Z">
              <w:r w:rsidRPr="007A4AFC" w:rsidDel="00A75F71">
                <w:rPr>
                  <w:rFonts w:asciiTheme="majorHAnsi" w:hAnsiTheme="majorHAnsi"/>
                  <w:color w:val="000000" w:themeColor="text1"/>
                  <w:szCs w:val="24"/>
                </w:rPr>
                <w:delText xml:space="preserve">Sciences médicales </w:delText>
              </w:r>
            </w:del>
          </w:p>
        </w:tc>
        <w:tc>
          <w:tcPr>
            <w:tcW w:w="592" w:type="pct"/>
            <w:vAlign w:val="center"/>
          </w:tcPr>
          <w:p w14:paraId="23A0BE17" w14:textId="500B1AE7" w:rsidR="00E77573" w:rsidRPr="007A4AFC" w:rsidDel="00A75F71" w:rsidRDefault="00E77573" w:rsidP="00E77573">
            <w:pPr>
              <w:spacing w:line="240" w:lineRule="auto"/>
              <w:rPr>
                <w:del w:id="15606" w:author="Dr Mamadou SANOGO" w:date="2023-10-25T17:45:00Z"/>
                <w:rFonts w:asciiTheme="majorHAnsi" w:hAnsiTheme="majorHAnsi"/>
                <w:color w:val="000000" w:themeColor="text1"/>
                <w:szCs w:val="24"/>
              </w:rPr>
            </w:pPr>
            <w:del w:id="15607" w:author="Dr Mamadou SANOGO" w:date="2023-10-25T17:45:00Z">
              <w:r w:rsidRPr="007A4AFC" w:rsidDel="00A75F71">
                <w:rPr>
                  <w:rFonts w:asciiTheme="majorHAnsi" w:hAnsiTheme="majorHAnsi"/>
                  <w:color w:val="000000" w:themeColor="text1"/>
                  <w:szCs w:val="24"/>
                </w:rPr>
                <w:delText>Doctorat</w:delText>
              </w:r>
            </w:del>
          </w:p>
          <w:p w14:paraId="68A93D5D" w14:textId="7A852BEB" w:rsidR="00E77573" w:rsidRPr="007A4AFC" w:rsidDel="00A75F71" w:rsidRDefault="00E77573" w:rsidP="00E77573">
            <w:pPr>
              <w:spacing w:line="240" w:lineRule="auto"/>
              <w:rPr>
                <w:del w:id="15608" w:author="Dr Mamadou SANOGO" w:date="2023-10-25T17:45:00Z"/>
                <w:rFonts w:asciiTheme="majorHAnsi" w:hAnsiTheme="majorHAnsi"/>
                <w:color w:val="000000" w:themeColor="text1"/>
                <w:szCs w:val="24"/>
              </w:rPr>
            </w:pPr>
            <w:del w:id="15609" w:author="Dr Mamadou SANOGO" w:date="2023-10-25T17:45:00Z">
              <w:r w:rsidRPr="007A4AFC" w:rsidDel="00A75F71">
                <w:rPr>
                  <w:rFonts w:asciiTheme="majorHAnsi" w:hAnsiTheme="majorHAnsi"/>
                  <w:color w:val="000000" w:themeColor="text1"/>
                  <w:szCs w:val="24"/>
                </w:rPr>
                <w:delText>(Médecine générale)</w:delText>
              </w:r>
            </w:del>
          </w:p>
        </w:tc>
        <w:tc>
          <w:tcPr>
            <w:tcW w:w="607" w:type="pct"/>
            <w:vAlign w:val="center"/>
          </w:tcPr>
          <w:p w14:paraId="3FA3FDCA" w14:textId="3A752A4A" w:rsidR="00E77573" w:rsidRPr="007A4AFC" w:rsidDel="00A75F71" w:rsidRDefault="00E77573" w:rsidP="00E77573">
            <w:pPr>
              <w:spacing w:line="240" w:lineRule="auto"/>
              <w:jc w:val="center"/>
              <w:rPr>
                <w:del w:id="15610" w:author="Dr Mamadou SANOGO" w:date="2023-10-25T17:45:00Z"/>
                <w:rFonts w:asciiTheme="majorHAnsi" w:hAnsiTheme="majorHAnsi"/>
                <w:color w:val="000000" w:themeColor="text1"/>
                <w:szCs w:val="24"/>
              </w:rPr>
            </w:pPr>
            <w:del w:id="15611"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114C0288" w14:textId="3CDF505A" w:rsidR="00E77573" w:rsidRPr="007A4AFC" w:rsidDel="00A75F71" w:rsidRDefault="00E77573" w:rsidP="00E77573">
            <w:pPr>
              <w:spacing w:line="240" w:lineRule="auto"/>
              <w:jc w:val="center"/>
              <w:rPr>
                <w:del w:id="15612" w:author="Dr Mamadou SANOGO" w:date="2023-10-25T17:45:00Z"/>
                <w:rFonts w:asciiTheme="majorHAnsi" w:hAnsiTheme="majorHAnsi"/>
                <w:color w:val="000000" w:themeColor="text1"/>
                <w:szCs w:val="24"/>
              </w:rPr>
            </w:pPr>
            <w:del w:id="15613" w:author="Dr Mamadou SANOGO" w:date="2023-10-25T17:45:00Z">
              <w:r w:rsidRPr="007A4AFC" w:rsidDel="00A75F71">
                <w:rPr>
                  <w:rFonts w:asciiTheme="majorHAnsi" w:hAnsiTheme="majorHAnsi"/>
                  <w:color w:val="000000" w:themeColor="text1"/>
                  <w:szCs w:val="24"/>
                </w:rPr>
                <w:delText>80</w:delText>
              </w:r>
            </w:del>
          </w:p>
          <w:p w14:paraId="2C09CE36" w14:textId="5E1A6F4D" w:rsidR="00E77573" w:rsidRPr="007A4AFC" w:rsidDel="00A75F71" w:rsidRDefault="00E77573" w:rsidP="00E77573">
            <w:pPr>
              <w:spacing w:line="240" w:lineRule="auto"/>
              <w:jc w:val="center"/>
              <w:rPr>
                <w:del w:id="15614" w:author="Dr Mamadou SANOGO" w:date="2023-10-25T17:45:00Z"/>
                <w:rFonts w:asciiTheme="majorHAnsi" w:hAnsiTheme="majorHAnsi"/>
                <w:color w:val="000000" w:themeColor="text1"/>
                <w:szCs w:val="24"/>
              </w:rPr>
            </w:pPr>
          </w:p>
        </w:tc>
        <w:tc>
          <w:tcPr>
            <w:tcW w:w="1058" w:type="pct"/>
          </w:tcPr>
          <w:p w14:paraId="0F38A6F1" w14:textId="49A798A6" w:rsidR="00E77573" w:rsidRPr="007A4AFC" w:rsidDel="00A75F71" w:rsidRDefault="00E77573" w:rsidP="00E77573">
            <w:pPr>
              <w:spacing w:line="240" w:lineRule="auto"/>
              <w:rPr>
                <w:del w:id="15615" w:author="Dr Mamadou SANOGO" w:date="2023-10-25T17:45:00Z"/>
                <w:rFonts w:asciiTheme="majorHAnsi" w:hAnsiTheme="majorHAnsi"/>
                <w:color w:val="000000" w:themeColor="text1"/>
                <w:szCs w:val="24"/>
              </w:rPr>
            </w:pPr>
            <w:del w:id="15616" w:author="Dr Mamadou SANOGO" w:date="2023-10-25T17:45:00Z">
              <w:r w:rsidRPr="007A4AFC" w:rsidDel="00A75F71">
                <w:rPr>
                  <w:rFonts w:asciiTheme="majorHAnsi" w:hAnsiTheme="majorHAnsi"/>
                  <w:color w:val="000000" w:themeColor="text1"/>
                  <w:szCs w:val="24"/>
                </w:rPr>
                <w:delText xml:space="preserve">Concepts, méthodes, politiques et stratégies en santé communautaire S2 ; </w:delText>
              </w:r>
            </w:del>
          </w:p>
          <w:p w14:paraId="0B691D4F" w14:textId="084591B9" w:rsidR="00E77573" w:rsidRPr="007A4AFC" w:rsidDel="00A75F71" w:rsidRDefault="00E77573" w:rsidP="00E77573">
            <w:pPr>
              <w:spacing w:line="240" w:lineRule="auto"/>
              <w:rPr>
                <w:del w:id="15617" w:author="Dr Mamadou SANOGO" w:date="2023-10-25T17:45:00Z"/>
                <w:rFonts w:asciiTheme="majorHAnsi" w:hAnsiTheme="majorHAnsi"/>
                <w:color w:val="000000" w:themeColor="text1"/>
                <w:szCs w:val="24"/>
              </w:rPr>
            </w:pPr>
            <w:del w:id="15618" w:author="Dr Mamadou SANOGO" w:date="2023-10-25T17:45:00Z">
              <w:r w:rsidRPr="007A4AFC" w:rsidDel="00A75F71">
                <w:rPr>
                  <w:rFonts w:asciiTheme="majorHAnsi" w:hAnsiTheme="majorHAnsi"/>
                  <w:color w:val="000000" w:themeColor="text1"/>
                  <w:szCs w:val="24"/>
                </w:rPr>
                <w:delText>Diagnostic communautaire S2</w:delText>
              </w:r>
            </w:del>
          </w:p>
        </w:tc>
      </w:tr>
      <w:tr w:rsidR="007A4AFC" w:rsidRPr="007A4AFC" w:rsidDel="00A75F71" w14:paraId="3C07DFCA" w14:textId="77777777" w:rsidTr="00E77573">
        <w:trPr>
          <w:del w:id="15619" w:author="Dr Mamadou SANOGO" w:date="2023-10-25T17:45:00Z"/>
        </w:trPr>
        <w:tc>
          <w:tcPr>
            <w:tcW w:w="817" w:type="pct"/>
            <w:vAlign w:val="center"/>
          </w:tcPr>
          <w:p w14:paraId="482B90E2" w14:textId="3B68E5CC" w:rsidR="00E77573" w:rsidRPr="007A4AFC" w:rsidDel="00A75F71" w:rsidRDefault="00E77573" w:rsidP="00E77573">
            <w:pPr>
              <w:spacing w:line="240" w:lineRule="auto"/>
              <w:rPr>
                <w:del w:id="15620" w:author="Dr Mamadou SANOGO" w:date="2023-10-25T17:45:00Z"/>
                <w:rFonts w:asciiTheme="majorHAnsi" w:hAnsiTheme="majorHAnsi"/>
                <w:color w:val="000000" w:themeColor="text1"/>
                <w:szCs w:val="24"/>
              </w:rPr>
            </w:pPr>
            <w:del w:id="15621" w:author="Dr Mamadou SANOGO" w:date="2023-10-25T17:45:00Z">
              <w:r w:rsidRPr="007A4AFC" w:rsidDel="00A75F71">
                <w:rPr>
                  <w:rFonts w:asciiTheme="majorHAnsi" w:hAnsiTheme="majorHAnsi"/>
                  <w:color w:val="000000" w:themeColor="text1"/>
                  <w:szCs w:val="24"/>
                </w:rPr>
                <w:delText>Boun-Afane DIARRASSOUBA</w:delText>
              </w:r>
            </w:del>
          </w:p>
        </w:tc>
        <w:tc>
          <w:tcPr>
            <w:tcW w:w="673" w:type="pct"/>
            <w:vAlign w:val="center"/>
          </w:tcPr>
          <w:p w14:paraId="4A621A13" w14:textId="5D881070" w:rsidR="00E77573" w:rsidRPr="007A4AFC" w:rsidDel="00A75F71" w:rsidRDefault="00E77573" w:rsidP="00E77573">
            <w:pPr>
              <w:spacing w:line="240" w:lineRule="auto"/>
              <w:rPr>
                <w:del w:id="15622" w:author="Dr Mamadou SANOGO" w:date="2023-10-25T17:45:00Z"/>
                <w:rFonts w:asciiTheme="majorHAnsi" w:hAnsiTheme="majorHAnsi"/>
                <w:color w:val="000000" w:themeColor="text1"/>
                <w:szCs w:val="24"/>
              </w:rPr>
            </w:pPr>
            <w:del w:id="15623" w:author="Dr Mamadou SANOGO" w:date="2023-10-25T17:45:00Z">
              <w:r w:rsidRPr="007A4AFC" w:rsidDel="00A75F71">
                <w:rPr>
                  <w:rFonts w:asciiTheme="majorHAnsi" w:hAnsiTheme="majorHAnsi"/>
                  <w:color w:val="000000" w:themeColor="text1"/>
                  <w:szCs w:val="24"/>
                </w:rPr>
                <w:delText xml:space="preserve">Psycho-socio anthropologue </w:delText>
              </w:r>
            </w:del>
          </w:p>
        </w:tc>
        <w:tc>
          <w:tcPr>
            <w:tcW w:w="722" w:type="pct"/>
            <w:vAlign w:val="center"/>
          </w:tcPr>
          <w:p w14:paraId="308F1AED" w14:textId="305BA248" w:rsidR="00E77573" w:rsidRPr="007A4AFC" w:rsidDel="00A75F71" w:rsidRDefault="00E77573" w:rsidP="00E77573">
            <w:pPr>
              <w:spacing w:line="240" w:lineRule="auto"/>
              <w:rPr>
                <w:del w:id="15624" w:author="Dr Mamadou SANOGO" w:date="2023-10-25T17:45:00Z"/>
                <w:rFonts w:asciiTheme="majorHAnsi" w:hAnsiTheme="majorHAnsi"/>
                <w:color w:val="000000" w:themeColor="text1"/>
                <w:szCs w:val="24"/>
              </w:rPr>
            </w:pPr>
            <w:del w:id="15625" w:author="Dr Mamadou SANOGO" w:date="2023-10-25T17:45:00Z">
              <w:r w:rsidRPr="007A4AFC" w:rsidDel="00A75F71">
                <w:rPr>
                  <w:rFonts w:asciiTheme="majorHAnsi" w:hAnsiTheme="majorHAnsi"/>
                  <w:color w:val="000000" w:themeColor="text1"/>
                  <w:szCs w:val="24"/>
                </w:rPr>
                <w:delText>Psycho-socio anthropologie</w:delText>
              </w:r>
            </w:del>
          </w:p>
        </w:tc>
        <w:tc>
          <w:tcPr>
            <w:tcW w:w="592" w:type="pct"/>
            <w:vAlign w:val="center"/>
          </w:tcPr>
          <w:p w14:paraId="7D08CFA2" w14:textId="719E7045" w:rsidR="00E77573" w:rsidRPr="007A4AFC" w:rsidDel="00A75F71" w:rsidRDefault="00E77573" w:rsidP="00E77573">
            <w:pPr>
              <w:spacing w:line="240" w:lineRule="auto"/>
              <w:rPr>
                <w:del w:id="15626" w:author="Dr Mamadou SANOGO" w:date="2023-10-25T17:45:00Z"/>
                <w:rFonts w:asciiTheme="majorHAnsi" w:hAnsiTheme="majorHAnsi"/>
                <w:color w:val="000000" w:themeColor="text1"/>
                <w:szCs w:val="24"/>
              </w:rPr>
            </w:pPr>
            <w:del w:id="15627" w:author="Dr Mamadou SANOGO" w:date="2023-10-25T17:45:00Z">
              <w:r w:rsidRPr="007A4AFC" w:rsidDel="00A75F71">
                <w:rPr>
                  <w:rFonts w:asciiTheme="majorHAnsi" w:hAnsiTheme="majorHAnsi"/>
                  <w:color w:val="000000" w:themeColor="text1"/>
                  <w:szCs w:val="24"/>
                </w:rPr>
                <w:delText>Master</w:delText>
              </w:r>
            </w:del>
          </w:p>
          <w:p w14:paraId="56127C60" w14:textId="284F6B48" w:rsidR="00E77573" w:rsidRPr="007A4AFC" w:rsidDel="00A75F71" w:rsidRDefault="00E77573" w:rsidP="00E77573">
            <w:pPr>
              <w:spacing w:line="240" w:lineRule="auto"/>
              <w:rPr>
                <w:del w:id="15628" w:author="Dr Mamadou SANOGO" w:date="2023-10-25T17:45:00Z"/>
                <w:rFonts w:asciiTheme="majorHAnsi" w:hAnsiTheme="majorHAnsi"/>
                <w:color w:val="000000" w:themeColor="text1"/>
                <w:szCs w:val="24"/>
              </w:rPr>
            </w:pPr>
            <w:del w:id="15629" w:author="Dr Mamadou SANOGO" w:date="2023-10-25T17:45:00Z">
              <w:r w:rsidRPr="007A4AFC" w:rsidDel="00A75F71">
                <w:rPr>
                  <w:rFonts w:asciiTheme="majorHAnsi" w:hAnsiTheme="majorHAnsi"/>
                  <w:color w:val="000000" w:themeColor="text1"/>
                  <w:szCs w:val="24"/>
                </w:rPr>
                <w:delText>(Psycho-socio anthropologie)</w:delText>
              </w:r>
            </w:del>
          </w:p>
        </w:tc>
        <w:tc>
          <w:tcPr>
            <w:tcW w:w="607" w:type="pct"/>
            <w:vAlign w:val="center"/>
          </w:tcPr>
          <w:p w14:paraId="1E3A58E7" w14:textId="0D0B5F39" w:rsidR="00E77573" w:rsidRPr="007A4AFC" w:rsidDel="00A75F71" w:rsidRDefault="00E77573" w:rsidP="00E77573">
            <w:pPr>
              <w:spacing w:line="240" w:lineRule="auto"/>
              <w:jc w:val="center"/>
              <w:rPr>
                <w:del w:id="15630" w:author="Dr Mamadou SANOGO" w:date="2023-10-25T17:45:00Z"/>
                <w:rFonts w:asciiTheme="majorHAnsi" w:hAnsiTheme="majorHAnsi"/>
                <w:color w:val="000000" w:themeColor="text1"/>
                <w:szCs w:val="24"/>
              </w:rPr>
            </w:pPr>
            <w:del w:id="15631"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3F714A38" w14:textId="206B7314" w:rsidR="00E77573" w:rsidRPr="007A4AFC" w:rsidDel="00A75F71" w:rsidRDefault="00E77573" w:rsidP="00E77573">
            <w:pPr>
              <w:spacing w:line="240" w:lineRule="auto"/>
              <w:jc w:val="center"/>
              <w:rPr>
                <w:del w:id="15632" w:author="Dr Mamadou SANOGO" w:date="2023-10-25T17:45:00Z"/>
                <w:rFonts w:asciiTheme="majorHAnsi" w:hAnsiTheme="majorHAnsi"/>
                <w:color w:val="000000" w:themeColor="text1"/>
                <w:szCs w:val="24"/>
              </w:rPr>
            </w:pPr>
            <w:del w:id="15633" w:author="Dr Mamadou SANOGO" w:date="2023-10-25T17:45:00Z">
              <w:r w:rsidRPr="007A4AFC" w:rsidDel="00A75F71">
                <w:rPr>
                  <w:rFonts w:asciiTheme="majorHAnsi" w:hAnsiTheme="majorHAnsi"/>
                  <w:color w:val="000000" w:themeColor="text1"/>
                  <w:szCs w:val="24"/>
                </w:rPr>
                <w:delText>40</w:delText>
              </w:r>
            </w:del>
          </w:p>
        </w:tc>
        <w:tc>
          <w:tcPr>
            <w:tcW w:w="1058" w:type="pct"/>
            <w:vAlign w:val="center"/>
          </w:tcPr>
          <w:p w14:paraId="783917F0" w14:textId="4B377A66" w:rsidR="00E77573" w:rsidRPr="007A4AFC" w:rsidDel="00A75F71" w:rsidRDefault="00E77573" w:rsidP="00E77573">
            <w:pPr>
              <w:spacing w:line="240" w:lineRule="auto"/>
              <w:rPr>
                <w:del w:id="15634" w:author="Dr Mamadou SANOGO" w:date="2023-10-25T17:45:00Z"/>
                <w:rFonts w:asciiTheme="majorHAnsi" w:hAnsiTheme="majorHAnsi"/>
                <w:color w:val="000000" w:themeColor="text1"/>
                <w:szCs w:val="24"/>
              </w:rPr>
            </w:pPr>
            <w:del w:id="15635" w:author="Dr Mamadou SANOGO" w:date="2023-10-25T17:45:00Z">
              <w:r w:rsidRPr="007A4AFC" w:rsidDel="00A75F71">
                <w:rPr>
                  <w:rFonts w:asciiTheme="majorHAnsi" w:hAnsiTheme="majorHAnsi"/>
                  <w:color w:val="000000" w:themeColor="text1"/>
                  <w:szCs w:val="24"/>
                </w:rPr>
                <w:delText>Notions de socio-anthropologie de la santé S2</w:delText>
              </w:r>
            </w:del>
          </w:p>
        </w:tc>
      </w:tr>
    </w:tbl>
    <w:p w14:paraId="050073CA" w14:textId="2B538405" w:rsidR="00E77573" w:rsidRPr="007A4AFC" w:rsidDel="00A75F71" w:rsidRDefault="00E77573" w:rsidP="00C165B4">
      <w:pPr>
        <w:spacing w:line="276" w:lineRule="auto"/>
        <w:ind w:left="-426"/>
        <w:rPr>
          <w:del w:id="15636" w:author="Dr Mamadou SANOGO" w:date="2023-10-25T17:45:00Z"/>
          <w:rFonts w:eastAsia="Calibri" w:cs="Calibri"/>
          <w:b/>
          <w:color w:val="000000" w:themeColor="text1"/>
        </w:rPr>
      </w:pPr>
    </w:p>
    <w:p w14:paraId="15E969F6" w14:textId="3DFC7F45" w:rsidR="00E77573" w:rsidRPr="007A4AFC" w:rsidDel="00A75F71" w:rsidRDefault="00E77573" w:rsidP="00C165B4">
      <w:pPr>
        <w:spacing w:line="276" w:lineRule="auto"/>
        <w:ind w:left="-426"/>
        <w:rPr>
          <w:del w:id="15637" w:author="Dr Mamadou SANOGO" w:date="2023-10-25T17:45:00Z"/>
          <w:rFonts w:eastAsia="Calibri" w:cs="Calibri"/>
          <w:b/>
          <w:color w:val="000000" w:themeColor="text1"/>
        </w:rPr>
      </w:pPr>
    </w:p>
    <w:p w14:paraId="0D6091B8" w14:textId="393D62C6" w:rsidR="00C165B4" w:rsidRPr="007A4AFC" w:rsidDel="00A75F71" w:rsidRDefault="00C165B4" w:rsidP="00C165B4">
      <w:pPr>
        <w:pStyle w:val="Titre"/>
        <w:tabs>
          <w:tab w:val="num" w:pos="-4820"/>
        </w:tabs>
        <w:spacing w:line="276" w:lineRule="auto"/>
        <w:ind w:left="-426"/>
        <w:jc w:val="both"/>
        <w:rPr>
          <w:del w:id="15638" w:author="Dr Mamadou SANOGO" w:date="2023-10-25T17:45:00Z"/>
          <w:rFonts w:asciiTheme="minorHAnsi" w:hAnsiTheme="minorHAnsi"/>
          <w:color w:val="000000" w:themeColor="text1"/>
          <w:sz w:val="20"/>
        </w:rPr>
      </w:pPr>
      <w:del w:id="15639" w:author="Dr Mamadou SANOGO" w:date="2023-10-25T17:45:00Z">
        <w:r w:rsidRPr="007A4AFC" w:rsidDel="00A75F71">
          <w:rPr>
            <w:rFonts w:asciiTheme="minorHAnsi" w:hAnsiTheme="minorHAnsi"/>
            <w:color w:val="000000" w:themeColor="text1"/>
            <w:sz w:val="20"/>
          </w:rPr>
          <w:delText>2 – ENSEIGNANTS D’AUTRES ETABLISSEMENTS</w:delText>
        </w:r>
      </w:del>
    </w:p>
    <w:p w14:paraId="2C103B74" w14:textId="030318F4" w:rsidR="00C165B4" w:rsidRPr="007A4AFC" w:rsidDel="00A75F71" w:rsidRDefault="00C165B4" w:rsidP="00C165B4">
      <w:pPr>
        <w:pStyle w:val="Titre"/>
        <w:tabs>
          <w:tab w:val="num" w:pos="-4820"/>
        </w:tabs>
        <w:spacing w:line="276" w:lineRule="auto"/>
        <w:ind w:left="-426"/>
        <w:jc w:val="both"/>
        <w:rPr>
          <w:del w:id="15640" w:author="Dr Mamadou SANOGO" w:date="2023-10-25T17:45:00Z"/>
          <w:rFonts w:asciiTheme="minorHAnsi" w:hAnsiTheme="minorHAnsi"/>
          <w:color w:val="000000" w:themeColor="text1"/>
          <w:sz w:val="20"/>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2"/>
        <w:gridCol w:w="1435"/>
        <w:gridCol w:w="1539"/>
        <w:gridCol w:w="1273"/>
        <w:gridCol w:w="1284"/>
        <w:gridCol w:w="1081"/>
        <w:gridCol w:w="2307"/>
      </w:tblGrid>
      <w:tr w:rsidR="007A4AFC" w:rsidRPr="007A4AFC" w:rsidDel="00A75F71" w14:paraId="15211111" w14:textId="77777777" w:rsidTr="00C165B4">
        <w:trPr>
          <w:del w:id="15641" w:author="Dr Mamadou SANOGO" w:date="2023-10-25T17:45:00Z"/>
        </w:trPr>
        <w:tc>
          <w:tcPr>
            <w:tcW w:w="817" w:type="pct"/>
            <w:vAlign w:val="center"/>
          </w:tcPr>
          <w:p w14:paraId="4CC2E90E" w14:textId="5BB04B80" w:rsidR="00C165B4" w:rsidRPr="007A4AFC" w:rsidDel="00A75F71" w:rsidRDefault="00C165B4" w:rsidP="00C165B4">
            <w:pPr>
              <w:tabs>
                <w:tab w:val="num" w:pos="-4322"/>
              </w:tabs>
              <w:spacing w:line="240" w:lineRule="auto"/>
              <w:jc w:val="center"/>
              <w:rPr>
                <w:del w:id="15642" w:author="Dr Mamadou SANOGO" w:date="2023-10-25T17:45:00Z"/>
                <w:rFonts w:asciiTheme="majorHAnsi" w:hAnsiTheme="majorHAnsi"/>
                <w:b/>
                <w:bCs/>
                <w:color w:val="000000" w:themeColor="text1"/>
                <w:szCs w:val="24"/>
              </w:rPr>
            </w:pPr>
            <w:del w:id="15643" w:author="Dr Mamadou SANOGO" w:date="2023-10-25T17:45:00Z">
              <w:r w:rsidRPr="007A4AFC" w:rsidDel="00A75F71">
                <w:rPr>
                  <w:rFonts w:asciiTheme="majorHAnsi" w:hAnsiTheme="majorHAnsi"/>
                  <w:b/>
                  <w:bCs/>
                  <w:color w:val="000000" w:themeColor="text1"/>
                  <w:szCs w:val="24"/>
                </w:rPr>
                <w:delText>Nom des enseignants chercheurs</w:delText>
              </w:r>
            </w:del>
          </w:p>
        </w:tc>
        <w:tc>
          <w:tcPr>
            <w:tcW w:w="673" w:type="pct"/>
            <w:vAlign w:val="center"/>
          </w:tcPr>
          <w:p w14:paraId="6C73942D" w14:textId="530F6B3F" w:rsidR="00C165B4" w:rsidRPr="007A4AFC" w:rsidDel="00A75F71" w:rsidRDefault="00C165B4" w:rsidP="00C165B4">
            <w:pPr>
              <w:tabs>
                <w:tab w:val="num" w:pos="-4322"/>
              </w:tabs>
              <w:spacing w:line="240" w:lineRule="auto"/>
              <w:jc w:val="center"/>
              <w:rPr>
                <w:del w:id="15644" w:author="Dr Mamadou SANOGO" w:date="2023-10-25T17:45:00Z"/>
                <w:rFonts w:asciiTheme="majorHAnsi" w:hAnsiTheme="majorHAnsi"/>
                <w:b/>
                <w:bCs/>
                <w:color w:val="000000" w:themeColor="text1"/>
                <w:szCs w:val="24"/>
              </w:rPr>
            </w:pPr>
            <w:del w:id="15645" w:author="Dr Mamadou SANOGO" w:date="2023-10-25T17:45:00Z">
              <w:r w:rsidRPr="007A4AFC" w:rsidDel="00A75F71">
                <w:rPr>
                  <w:rFonts w:asciiTheme="majorHAnsi" w:hAnsiTheme="majorHAnsi"/>
                  <w:b/>
                  <w:bCs/>
                  <w:color w:val="000000" w:themeColor="text1"/>
                  <w:szCs w:val="24"/>
                </w:rPr>
                <w:delText>Grade</w:delText>
              </w:r>
            </w:del>
          </w:p>
        </w:tc>
        <w:tc>
          <w:tcPr>
            <w:tcW w:w="722" w:type="pct"/>
            <w:vAlign w:val="center"/>
          </w:tcPr>
          <w:p w14:paraId="2908773D" w14:textId="326E12AE" w:rsidR="00C165B4" w:rsidRPr="007A4AFC" w:rsidDel="00A75F71" w:rsidRDefault="00C165B4" w:rsidP="00C165B4">
            <w:pPr>
              <w:tabs>
                <w:tab w:val="num" w:pos="-4322"/>
              </w:tabs>
              <w:spacing w:line="240" w:lineRule="auto"/>
              <w:jc w:val="center"/>
              <w:rPr>
                <w:del w:id="15646" w:author="Dr Mamadou SANOGO" w:date="2023-10-25T17:45:00Z"/>
                <w:rFonts w:asciiTheme="majorHAnsi" w:hAnsiTheme="majorHAnsi"/>
                <w:b/>
                <w:bCs/>
                <w:color w:val="000000" w:themeColor="text1"/>
                <w:szCs w:val="24"/>
              </w:rPr>
            </w:pPr>
            <w:del w:id="15647" w:author="Dr Mamadou SANOGO" w:date="2023-10-25T17:45:00Z">
              <w:r w:rsidRPr="007A4AFC" w:rsidDel="00A75F71">
                <w:rPr>
                  <w:rFonts w:asciiTheme="majorHAnsi" w:hAnsiTheme="majorHAnsi"/>
                  <w:b/>
                  <w:bCs/>
                  <w:color w:val="000000" w:themeColor="text1"/>
                  <w:szCs w:val="24"/>
                </w:rPr>
                <w:delText>Discipline de rattachement</w:delText>
              </w:r>
            </w:del>
          </w:p>
        </w:tc>
        <w:tc>
          <w:tcPr>
            <w:tcW w:w="597" w:type="pct"/>
            <w:vAlign w:val="center"/>
          </w:tcPr>
          <w:p w14:paraId="44D3206C" w14:textId="05E983FF" w:rsidR="00C165B4" w:rsidRPr="007A4AFC" w:rsidDel="00A75F71" w:rsidRDefault="00C165B4" w:rsidP="00C165B4">
            <w:pPr>
              <w:tabs>
                <w:tab w:val="num" w:pos="-4322"/>
              </w:tabs>
              <w:spacing w:line="240" w:lineRule="auto"/>
              <w:jc w:val="center"/>
              <w:rPr>
                <w:del w:id="15648" w:author="Dr Mamadou SANOGO" w:date="2023-10-25T17:45:00Z"/>
                <w:rFonts w:asciiTheme="majorHAnsi" w:hAnsiTheme="majorHAnsi"/>
                <w:b/>
                <w:bCs/>
                <w:color w:val="000000" w:themeColor="text1"/>
                <w:szCs w:val="24"/>
              </w:rPr>
            </w:pPr>
            <w:del w:id="15649" w:author="Dr Mamadou SANOGO" w:date="2023-10-25T17:45:00Z">
              <w:r w:rsidRPr="007A4AFC" w:rsidDel="00A75F71">
                <w:rPr>
                  <w:rFonts w:asciiTheme="majorHAnsi" w:hAnsiTheme="majorHAnsi"/>
                  <w:b/>
                  <w:bCs/>
                  <w:color w:val="000000" w:themeColor="text1"/>
                  <w:szCs w:val="24"/>
                </w:rPr>
                <w:delText>Diplôme le plus élevé</w:delText>
              </w:r>
            </w:del>
          </w:p>
        </w:tc>
        <w:tc>
          <w:tcPr>
            <w:tcW w:w="602" w:type="pct"/>
            <w:vAlign w:val="center"/>
          </w:tcPr>
          <w:p w14:paraId="728FB117" w14:textId="54970D78" w:rsidR="00C165B4" w:rsidRPr="007A4AFC" w:rsidDel="00A75F71" w:rsidRDefault="00C165B4" w:rsidP="00C165B4">
            <w:pPr>
              <w:tabs>
                <w:tab w:val="num" w:pos="-4322"/>
              </w:tabs>
              <w:spacing w:line="240" w:lineRule="auto"/>
              <w:jc w:val="center"/>
              <w:rPr>
                <w:del w:id="15650" w:author="Dr Mamadou SANOGO" w:date="2023-10-25T17:45:00Z"/>
                <w:rFonts w:asciiTheme="majorHAnsi" w:hAnsiTheme="majorHAnsi"/>
                <w:b/>
                <w:bCs/>
                <w:color w:val="000000" w:themeColor="text1"/>
                <w:szCs w:val="24"/>
              </w:rPr>
            </w:pPr>
            <w:del w:id="15651" w:author="Dr Mamadou SANOGO" w:date="2023-10-25T17:45:00Z">
              <w:r w:rsidRPr="007A4AFC" w:rsidDel="00A75F71">
                <w:rPr>
                  <w:rFonts w:asciiTheme="majorHAnsi" w:hAnsiTheme="majorHAnsi"/>
                  <w:b/>
                  <w:bCs/>
                  <w:color w:val="000000" w:themeColor="text1"/>
                  <w:szCs w:val="24"/>
                </w:rPr>
                <w:delText>Établissement et composante d’origine</w:delText>
              </w:r>
            </w:del>
          </w:p>
        </w:tc>
        <w:tc>
          <w:tcPr>
            <w:tcW w:w="507" w:type="pct"/>
            <w:vAlign w:val="center"/>
          </w:tcPr>
          <w:p w14:paraId="0D89A1BD" w14:textId="01A0CCCF" w:rsidR="00C165B4" w:rsidRPr="007A4AFC" w:rsidDel="00A75F71" w:rsidRDefault="00C165B4" w:rsidP="00C165B4">
            <w:pPr>
              <w:tabs>
                <w:tab w:val="num" w:pos="-4322"/>
              </w:tabs>
              <w:spacing w:line="240" w:lineRule="auto"/>
              <w:jc w:val="center"/>
              <w:rPr>
                <w:del w:id="15652" w:author="Dr Mamadou SANOGO" w:date="2023-10-25T17:45:00Z"/>
                <w:rFonts w:asciiTheme="majorHAnsi" w:hAnsiTheme="majorHAnsi"/>
                <w:b/>
                <w:bCs/>
                <w:color w:val="000000" w:themeColor="text1"/>
                <w:szCs w:val="24"/>
              </w:rPr>
            </w:pPr>
            <w:del w:id="15653" w:author="Dr Mamadou SANOGO" w:date="2023-10-25T17:45:00Z">
              <w:r w:rsidRPr="007A4AFC" w:rsidDel="00A75F71">
                <w:rPr>
                  <w:rFonts w:asciiTheme="majorHAnsi" w:hAnsiTheme="majorHAnsi"/>
                  <w:b/>
                  <w:bCs/>
                  <w:color w:val="000000" w:themeColor="text1"/>
                  <w:szCs w:val="24"/>
                </w:rPr>
                <w:delText>Nombre d’heures /étudiant (sur l’ensemble des semestres)</w:delText>
              </w:r>
            </w:del>
          </w:p>
        </w:tc>
        <w:tc>
          <w:tcPr>
            <w:tcW w:w="1082" w:type="pct"/>
            <w:vAlign w:val="center"/>
          </w:tcPr>
          <w:p w14:paraId="740E962A" w14:textId="27CA92D1" w:rsidR="00C165B4" w:rsidRPr="007A4AFC" w:rsidDel="00A75F71" w:rsidRDefault="00C165B4" w:rsidP="00C165B4">
            <w:pPr>
              <w:tabs>
                <w:tab w:val="num" w:pos="-4322"/>
              </w:tabs>
              <w:spacing w:line="240" w:lineRule="auto"/>
              <w:jc w:val="center"/>
              <w:rPr>
                <w:del w:id="15654" w:author="Dr Mamadou SANOGO" w:date="2023-10-25T17:45:00Z"/>
                <w:rFonts w:asciiTheme="majorHAnsi" w:hAnsiTheme="majorHAnsi"/>
                <w:b/>
                <w:bCs/>
                <w:color w:val="000000" w:themeColor="text1"/>
                <w:szCs w:val="24"/>
              </w:rPr>
            </w:pPr>
            <w:del w:id="15655" w:author="Dr Mamadou SANOGO" w:date="2023-10-25T17:45:00Z">
              <w:r w:rsidRPr="007A4AFC" w:rsidDel="00A75F71">
                <w:rPr>
                  <w:rFonts w:asciiTheme="majorHAnsi" w:hAnsiTheme="majorHAnsi"/>
                  <w:b/>
                  <w:bCs/>
                  <w:color w:val="000000" w:themeColor="text1"/>
                  <w:szCs w:val="24"/>
                </w:rPr>
                <w:delText>Enseignements dispensés (suivant les intitulés utilisés dans les fiches descriptives des UE)</w:delText>
              </w:r>
            </w:del>
          </w:p>
        </w:tc>
      </w:tr>
      <w:tr w:rsidR="007A4AFC" w:rsidRPr="007A4AFC" w:rsidDel="00A75F71" w14:paraId="309873FF" w14:textId="77777777" w:rsidTr="00C165B4">
        <w:trPr>
          <w:del w:id="15656" w:author="Dr Mamadou SANOGO" w:date="2023-10-25T17:45:00Z"/>
        </w:trPr>
        <w:tc>
          <w:tcPr>
            <w:tcW w:w="817" w:type="pct"/>
            <w:vAlign w:val="center"/>
          </w:tcPr>
          <w:p w14:paraId="1C046A96" w14:textId="262F08A9" w:rsidR="00C165B4" w:rsidRPr="007A4AFC" w:rsidDel="00A75F71" w:rsidRDefault="00C165B4" w:rsidP="00C165B4">
            <w:pPr>
              <w:spacing w:line="240" w:lineRule="auto"/>
              <w:rPr>
                <w:del w:id="15657" w:author="Dr Mamadou SANOGO" w:date="2023-10-25T17:45:00Z"/>
                <w:rFonts w:asciiTheme="majorHAnsi" w:hAnsiTheme="majorHAnsi" w:cstheme="majorHAnsi"/>
                <w:bCs/>
                <w:color w:val="000000" w:themeColor="text1"/>
                <w:szCs w:val="24"/>
              </w:rPr>
            </w:pPr>
            <w:del w:id="15658" w:author="Dr Mamadou SANOGO" w:date="2023-10-25T17:45:00Z">
              <w:r w:rsidRPr="007A4AFC" w:rsidDel="00A75F71">
                <w:rPr>
                  <w:rFonts w:asciiTheme="majorHAnsi" w:hAnsiTheme="majorHAnsi" w:cstheme="majorHAnsi"/>
                  <w:bCs/>
                  <w:color w:val="000000" w:themeColor="text1"/>
                  <w:szCs w:val="24"/>
                </w:rPr>
                <w:delText>Bamick COULIBALY</w:delText>
              </w:r>
            </w:del>
          </w:p>
        </w:tc>
        <w:tc>
          <w:tcPr>
            <w:tcW w:w="673" w:type="pct"/>
            <w:vAlign w:val="center"/>
          </w:tcPr>
          <w:p w14:paraId="7079B6DC" w14:textId="4D665CC1" w:rsidR="00C165B4" w:rsidRPr="007A4AFC" w:rsidDel="00A75F71" w:rsidRDefault="00C165B4" w:rsidP="00C165B4">
            <w:pPr>
              <w:spacing w:line="240" w:lineRule="auto"/>
              <w:rPr>
                <w:del w:id="15659" w:author="Dr Mamadou SANOGO" w:date="2023-10-25T17:45:00Z"/>
                <w:rFonts w:asciiTheme="majorHAnsi" w:hAnsiTheme="majorHAnsi" w:cstheme="majorHAnsi"/>
                <w:bCs/>
                <w:color w:val="000000" w:themeColor="text1"/>
                <w:szCs w:val="24"/>
              </w:rPr>
            </w:pPr>
            <w:del w:id="15660"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086902DF" w14:textId="2905A262" w:rsidR="00C165B4" w:rsidRPr="007A4AFC" w:rsidDel="00A75F71" w:rsidRDefault="00C165B4" w:rsidP="00C165B4">
            <w:pPr>
              <w:spacing w:line="240" w:lineRule="auto"/>
              <w:rPr>
                <w:del w:id="15661" w:author="Dr Mamadou SANOGO" w:date="2023-10-25T17:45:00Z"/>
                <w:rFonts w:asciiTheme="majorHAnsi" w:hAnsiTheme="majorHAnsi" w:cstheme="majorHAnsi"/>
                <w:bCs/>
                <w:color w:val="000000" w:themeColor="text1"/>
                <w:szCs w:val="24"/>
              </w:rPr>
            </w:pPr>
            <w:del w:id="15662" w:author="Dr Mamadou SANOGO" w:date="2023-10-25T17:45:00Z">
              <w:r w:rsidRPr="007A4AFC" w:rsidDel="00A75F71">
                <w:rPr>
                  <w:rFonts w:asciiTheme="majorHAnsi" w:hAnsiTheme="majorHAnsi" w:cstheme="majorHAnsi"/>
                  <w:bCs/>
                  <w:color w:val="000000" w:themeColor="text1"/>
                  <w:szCs w:val="24"/>
                </w:rPr>
                <w:delText>Espagnol</w:delText>
              </w:r>
            </w:del>
          </w:p>
        </w:tc>
        <w:tc>
          <w:tcPr>
            <w:tcW w:w="597" w:type="pct"/>
            <w:vAlign w:val="center"/>
          </w:tcPr>
          <w:p w14:paraId="3F9FDCAF" w14:textId="422AE962" w:rsidR="00C165B4" w:rsidRPr="007A4AFC" w:rsidDel="00A75F71" w:rsidRDefault="00C165B4" w:rsidP="00C165B4">
            <w:pPr>
              <w:tabs>
                <w:tab w:val="num" w:pos="1494"/>
              </w:tabs>
              <w:spacing w:line="240" w:lineRule="auto"/>
              <w:jc w:val="center"/>
              <w:rPr>
                <w:del w:id="15663" w:author="Dr Mamadou SANOGO" w:date="2023-10-25T17:45:00Z"/>
                <w:rFonts w:asciiTheme="majorHAnsi" w:hAnsiTheme="majorHAnsi" w:cstheme="majorHAnsi"/>
                <w:i/>
                <w:color w:val="000000" w:themeColor="text1"/>
                <w:szCs w:val="24"/>
              </w:rPr>
            </w:pPr>
            <w:del w:id="15664" w:author="Dr Mamadou SANOGO" w:date="2023-10-25T17:45:00Z">
              <w:r w:rsidRPr="007A4AFC" w:rsidDel="00A75F71">
                <w:rPr>
                  <w:rFonts w:asciiTheme="majorHAnsi" w:hAnsiTheme="majorHAnsi" w:cstheme="majorHAnsi"/>
                  <w:i/>
                  <w:color w:val="000000" w:themeColor="text1"/>
                  <w:szCs w:val="24"/>
                </w:rPr>
                <w:delText>Master</w:delText>
              </w:r>
            </w:del>
          </w:p>
          <w:p w14:paraId="72E1FDD6" w14:textId="048926F3" w:rsidR="00C165B4" w:rsidRPr="007A4AFC" w:rsidDel="00A75F71" w:rsidRDefault="00C165B4" w:rsidP="00C165B4">
            <w:pPr>
              <w:tabs>
                <w:tab w:val="num" w:pos="1494"/>
              </w:tabs>
              <w:spacing w:line="240" w:lineRule="auto"/>
              <w:jc w:val="center"/>
              <w:rPr>
                <w:del w:id="15665" w:author="Dr Mamadou SANOGO" w:date="2023-10-25T17:45:00Z"/>
                <w:rFonts w:asciiTheme="majorHAnsi" w:hAnsiTheme="majorHAnsi" w:cstheme="majorHAnsi"/>
                <w:i/>
                <w:color w:val="000000" w:themeColor="text1"/>
                <w:szCs w:val="24"/>
              </w:rPr>
            </w:pPr>
            <w:del w:id="15666" w:author="Dr Mamadou SANOGO" w:date="2023-10-25T17:45:00Z">
              <w:r w:rsidRPr="007A4AFC" w:rsidDel="00A75F71">
                <w:rPr>
                  <w:rFonts w:asciiTheme="majorHAnsi" w:hAnsiTheme="majorHAnsi" w:cstheme="majorHAnsi"/>
                  <w:i/>
                  <w:color w:val="000000" w:themeColor="text1"/>
                  <w:szCs w:val="24"/>
                </w:rPr>
                <w:delText>(Espagnol)</w:delText>
              </w:r>
            </w:del>
          </w:p>
        </w:tc>
        <w:tc>
          <w:tcPr>
            <w:tcW w:w="602" w:type="pct"/>
            <w:vAlign w:val="center"/>
          </w:tcPr>
          <w:p w14:paraId="62D3F9E5" w14:textId="705FBB89" w:rsidR="00C165B4" w:rsidRPr="007A4AFC" w:rsidDel="00A75F71" w:rsidRDefault="00C165B4" w:rsidP="00C165B4">
            <w:pPr>
              <w:tabs>
                <w:tab w:val="num" w:pos="1494"/>
              </w:tabs>
              <w:spacing w:line="240" w:lineRule="auto"/>
              <w:jc w:val="center"/>
              <w:rPr>
                <w:del w:id="15667" w:author="Dr Mamadou SANOGO" w:date="2023-10-25T17:45:00Z"/>
                <w:rFonts w:asciiTheme="majorHAnsi" w:hAnsiTheme="majorHAnsi" w:cstheme="majorHAnsi"/>
                <w:i/>
                <w:color w:val="000000" w:themeColor="text1"/>
                <w:szCs w:val="24"/>
              </w:rPr>
            </w:pPr>
            <w:del w:id="15668" w:author="Dr Mamadou SANOGO" w:date="2023-10-25T17:45:00Z">
              <w:r w:rsidRPr="007A4AFC" w:rsidDel="00A75F71">
                <w:rPr>
                  <w:rFonts w:asciiTheme="majorHAnsi" w:hAnsiTheme="majorHAnsi" w:cstheme="majorHAnsi"/>
                  <w:i/>
                  <w:color w:val="000000" w:themeColor="text1"/>
                  <w:szCs w:val="24"/>
                </w:rPr>
                <w:delText>Sup Management</w:delText>
              </w:r>
            </w:del>
          </w:p>
        </w:tc>
        <w:tc>
          <w:tcPr>
            <w:tcW w:w="507" w:type="pct"/>
            <w:vAlign w:val="center"/>
          </w:tcPr>
          <w:p w14:paraId="7926A978" w14:textId="5C7C5D7F" w:rsidR="00C165B4" w:rsidRPr="007A4AFC" w:rsidDel="00A75F71" w:rsidRDefault="00C165B4" w:rsidP="00C165B4">
            <w:pPr>
              <w:spacing w:line="240" w:lineRule="auto"/>
              <w:jc w:val="center"/>
              <w:rPr>
                <w:del w:id="15669" w:author="Dr Mamadou SANOGO" w:date="2023-10-25T17:45:00Z"/>
                <w:rFonts w:asciiTheme="majorHAnsi" w:hAnsiTheme="majorHAnsi" w:cstheme="majorHAnsi"/>
                <w:color w:val="000000" w:themeColor="text1"/>
                <w:szCs w:val="24"/>
              </w:rPr>
            </w:pPr>
            <w:del w:id="15670"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vAlign w:val="center"/>
          </w:tcPr>
          <w:p w14:paraId="5B405448" w14:textId="040A9885" w:rsidR="00C165B4" w:rsidRPr="007A4AFC" w:rsidDel="00A75F71" w:rsidRDefault="00C165B4" w:rsidP="00C165B4">
            <w:pPr>
              <w:spacing w:line="240" w:lineRule="auto"/>
              <w:rPr>
                <w:del w:id="15671" w:author="Dr Mamadou SANOGO" w:date="2023-10-25T17:45:00Z"/>
                <w:rFonts w:asciiTheme="majorHAnsi" w:hAnsiTheme="majorHAnsi" w:cstheme="majorHAnsi"/>
                <w:color w:val="000000" w:themeColor="text1"/>
                <w:szCs w:val="24"/>
              </w:rPr>
            </w:pPr>
            <w:del w:id="15672" w:author="Dr Mamadou SANOGO" w:date="2023-10-25T17:45:00Z">
              <w:r w:rsidRPr="007A4AFC" w:rsidDel="00A75F71">
                <w:rPr>
                  <w:rFonts w:asciiTheme="majorHAnsi" w:hAnsiTheme="majorHAnsi" w:cstheme="majorHAnsi"/>
                  <w:bCs/>
                  <w:color w:val="000000" w:themeColor="text1"/>
                  <w:szCs w:val="24"/>
                </w:rPr>
                <w:delText>Espagnol S2</w:delText>
              </w:r>
            </w:del>
          </w:p>
        </w:tc>
      </w:tr>
      <w:tr w:rsidR="007A4AFC" w:rsidRPr="007A4AFC" w:rsidDel="00A75F71" w14:paraId="63A6C7AA" w14:textId="77777777" w:rsidTr="00C165B4">
        <w:trPr>
          <w:del w:id="15673" w:author="Dr Mamadou SANOGO" w:date="2023-10-25T17:45:00Z"/>
        </w:trPr>
        <w:tc>
          <w:tcPr>
            <w:tcW w:w="817" w:type="pct"/>
            <w:vAlign w:val="center"/>
          </w:tcPr>
          <w:p w14:paraId="471C154E" w14:textId="084A6B18" w:rsidR="00C165B4" w:rsidRPr="007A4AFC" w:rsidDel="00A75F71" w:rsidRDefault="00C165B4" w:rsidP="00C165B4">
            <w:pPr>
              <w:spacing w:line="240" w:lineRule="auto"/>
              <w:rPr>
                <w:del w:id="15674" w:author="Dr Mamadou SANOGO" w:date="2023-10-25T17:45:00Z"/>
                <w:rFonts w:asciiTheme="majorHAnsi" w:hAnsiTheme="majorHAnsi" w:cstheme="majorHAnsi"/>
                <w:bCs/>
                <w:color w:val="000000" w:themeColor="text1"/>
                <w:szCs w:val="24"/>
              </w:rPr>
            </w:pPr>
            <w:del w:id="15675" w:author="Dr Mamadou SANOGO" w:date="2023-10-25T17:45:00Z">
              <w:r w:rsidRPr="007A4AFC" w:rsidDel="00A75F71">
                <w:rPr>
                  <w:rFonts w:asciiTheme="majorHAnsi" w:hAnsiTheme="majorHAnsi" w:cstheme="majorHAnsi"/>
                  <w:bCs/>
                  <w:color w:val="000000" w:themeColor="text1"/>
                  <w:szCs w:val="24"/>
                </w:rPr>
                <w:delText>Mohamed TOGO</w:delText>
              </w:r>
            </w:del>
          </w:p>
        </w:tc>
        <w:tc>
          <w:tcPr>
            <w:tcW w:w="673" w:type="pct"/>
            <w:vAlign w:val="center"/>
          </w:tcPr>
          <w:p w14:paraId="1B6A2DBA" w14:textId="23983022" w:rsidR="00C165B4" w:rsidRPr="007A4AFC" w:rsidDel="00A75F71" w:rsidRDefault="00C165B4" w:rsidP="00C165B4">
            <w:pPr>
              <w:spacing w:line="240" w:lineRule="auto"/>
              <w:rPr>
                <w:del w:id="15676" w:author="Dr Mamadou SANOGO" w:date="2023-10-25T17:45:00Z"/>
                <w:rFonts w:asciiTheme="majorHAnsi" w:hAnsiTheme="majorHAnsi" w:cstheme="majorHAnsi"/>
                <w:bCs/>
                <w:color w:val="000000" w:themeColor="text1"/>
                <w:szCs w:val="24"/>
              </w:rPr>
            </w:pPr>
            <w:del w:id="15677" w:author="Dr Mamadou SANOGO" w:date="2023-10-25T17:45:00Z">
              <w:r w:rsidRPr="007A4AFC" w:rsidDel="00A75F71">
                <w:rPr>
                  <w:rFonts w:asciiTheme="majorHAnsi" w:hAnsiTheme="majorHAnsi" w:cstheme="majorHAnsi"/>
                  <w:bCs/>
                  <w:color w:val="000000" w:themeColor="text1"/>
                  <w:szCs w:val="24"/>
                </w:rPr>
                <w:delText>Assistant Médical</w:delText>
              </w:r>
            </w:del>
          </w:p>
        </w:tc>
        <w:tc>
          <w:tcPr>
            <w:tcW w:w="722" w:type="pct"/>
            <w:vAlign w:val="center"/>
          </w:tcPr>
          <w:p w14:paraId="5368EA9F" w14:textId="330F018D" w:rsidR="00C165B4" w:rsidRPr="007A4AFC" w:rsidDel="00A75F71" w:rsidRDefault="00C165B4" w:rsidP="00C165B4">
            <w:pPr>
              <w:spacing w:line="240" w:lineRule="auto"/>
              <w:rPr>
                <w:del w:id="15678" w:author="Dr Mamadou SANOGO" w:date="2023-10-25T17:45:00Z"/>
                <w:rFonts w:asciiTheme="majorHAnsi" w:hAnsiTheme="majorHAnsi" w:cstheme="majorHAnsi"/>
                <w:bCs/>
                <w:color w:val="000000" w:themeColor="text1"/>
                <w:szCs w:val="24"/>
              </w:rPr>
            </w:pPr>
            <w:del w:id="15679" w:author="Dr Mamadou SANOGO" w:date="2023-10-25T17:45:00Z">
              <w:r w:rsidRPr="007A4AFC" w:rsidDel="00A75F71">
                <w:rPr>
                  <w:rFonts w:asciiTheme="majorHAnsi" w:hAnsiTheme="majorHAnsi" w:cstheme="majorHAnsi"/>
                  <w:bCs/>
                  <w:color w:val="000000" w:themeColor="text1"/>
                  <w:szCs w:val="24"/>
                </w:rPr>
                <w:delText xml:space="preserve">Pédagogie en Sciences de la Santé </w:delText>
              </w:r>
            </w:del>
          </w:p>
        </w:tc>
        <w:tc>
          <w:tcPr>
            <w:tcW w:w="597" w:type="pct"/>
            <w:vAlign w:val="center"/>
          </w:tcPr>
          <w:p w14:paraId="7AFDBC7C" w14:textId="68990D3A" w:rsidR="00C165B4" w:rsidRPr="007A4AFC" w:rsidDel="00A75F71" w:rsidRDefault="00C165B4" w:rsidP="00C165B4">
            <w:pPr>
              <w:tabs>
                <w:tab w:val="num" w:pos="1494"/>
              </w:tabs>
              <w:spacing w:line="240" w:lineRule="auto"/>
              <w:jc w:val="center"/>
              <w:rPr>
                <w:del w:id="15680" w:author="Dr Mamadou SANOGO" w:date="2023-10-25T17:45:00Z"/>
                <w:rFonts w:asciiTheme="majorHAnsi" w:hAnsiTheme="majorHAnsi" w:cstheme="majorHAnsi"/>
                <w:i/>
                <w:color w:val="000000" w:themeColor="text1"/>
                <w:szCs w:val="24"/>
              </w:rPr>
            </w:pPr>
            <w:del w:id="15681" w:author="Dr Mamadou SANOGO" w:date="2023-10-25T17:45:00Z">
              <w:r w:rsidRPr="007A4AFC" w:rsidDel="00A75F71">
                <w:rPr>
                  <w:rFonts w:asciiTheme="majorHAnsi" w:hAnsiTheme="majorHAnsi" w:cstheme="majorHAnsi"/>
                  <w:i/>
                  <w:color w:val="000000" w:themeColor="text1"/>
                  <w:szCs w:val="24"/>
                </w:rPr>
                <w:delText>Master</w:delText>
              </w:r>
            </w:del>
          </w:p>
          <w:p w14:paraId="7334E25F" w14:textId="7A426546" w:rsidR="00C165B4" w:rsidRPr="007A4AFC" w:rsidDel="00A75F71" w:rsidRDefault="00C165B4" w:rsidP="00C165B4">
            <w:pPr>
              <w:tabs>
                <w:tab w:val="num" w:pos="1494"/>
              </w:tabs>
              <w:spacing w:line="240" w:lineRule="auto"/>
              <w:jc w:val="center"/>
              <w:rPr>
                <w:del w:id="15682" w:author="Dr Mamadou SANOGO" w:date="2023-10-25T17:45:00Z"/>
                <w:rFonts w:asciiTheme="majorHAnsi" w:hAnsiTheme="majorHAnsi" w:cstheme="majorHAnsi"/>
                <w:i/>
                <w:color w:val="000000" w:themeColor="text1"/>
                <w:szCs w:val="24"/>
              </w:rPr>
            </w:pPr>
            <w:del w:id="15683" w:author="Dr Mamadou SANOGO" w:date="2023-10-25T17:45:00Z">
              <w:r w:rsidRPr="007A4AFC" w:rsidDel="00A75F71">
                <w:rPr>
                  <w:rFonts w:asciiTheme="majorHAnsi" w:hAnsiTheme="majorHAnsi" w:cstheme="majorHAnsi"/>
                  <w:bCs/>
                  <w:color w:val="000000" w:themeColor="text1"/>
                  <w:szCs w:val="24"/>
                </w:rPr>
                <w:delText>(Pédagogie des Sciences de la Santé)</w:delText>
              </w:r>
            </w:del>
          </w:p>
        </w:tc>
        <w:tc>
          <w:tcPr>
            <w:tcW w:w="602" w:type="pct"/>
            <w:vAlign w:val="center"/>
          </w:tcPr>
          <w:p w14:paraId="4EDD4422" w14:textId="4B781F69" w:rsidR="00C165B4" w:rsidRPr="007A4AFC" w:rsidDel="00A75F71" w:rsidRDefault="00C165B4" w:rsidP="00C165B4">
            <w:pPr>
              <w:tabs>
                <w:tab w:val="num" w:pos="1494"/>
              </w:tabs>
              <w:spacing w:line="240" w:lineRule="auto"/>
              <w:jc w:val="center"/>
              <w:rPr>
                <w:del w:id="15684" w:author="Dr Mamadou SANOGO" w:date="2023-10-25T17:45:00Z"/>
                <w:rFonts w:asciiTheme="majorHAnsi" w:hAnsiTheme="majorHAnsi" w:cstheme="majorHAnsi"/>
                <w:i/>
                <w:color w:val="000000" w:themeColor="text1"/>
                <w:szCs w:val="24"/>
              </w:rPr>
            </w:pPr>
            <w:del w:id="15685"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198B9C4D" w14:textId="44AC644C" w:rsidR="00C165B4" w:rsidRPr="007A4AFC" w:rsidDel="00A75F71" w:rsidRDefault="00C165B4" w:rsidP="00C165B4">
            <w:pPr>
              <w:spacing w:line="240" w:lineRule="auto"/>
              <w:jc w:val="center"/>
              <w:rPr>
                <w:del w:id="15686" w:author="Dr Mamadou SANOGO" w:date="2023-10-25T17:45:00Z"/>
                <w:rFonts w:asciiTheme="majorHAnsi" w:hAnsiTheme="majorHAnsi" w:cstheme="majorHAnsi"/>
                <w:color w:val="000000" w:themeColor="text1"/>
                <w:szCs w:val="24"/>
              </w:rPr>
            </w:pPr>
            <w:del w:id="15687" w:author="Dr Mamadou SANOGO" w:date="2023-10-25T17:45:00Z">
              <w:r w:rsidRPr="007A4AFC" w:rsidDel="00A75F71">
                <w:rPr>
                  <w:rFonts w:asciiTheme="majorHAnsi" w:hAnsiTheme="majorHAnsi" w:cstheme="majorHAnsi"/>
                  <w:color w:val="000000" w:themeColor="text1"/>
                  <w:szCs w:val="24"/>
                </w:rPr>
                <w:delText>200</w:delText>
              </w:r>
            </w:del>
          </w:p>
        </w:tc>
        <w:tc>
          <w:tcPr>
            <w:tcW w:w="1082" w:type="pct"/>
            <w:vAlign w:val="center"/>
          </w:tcPr>
          <w:p w14:paraId="1BF8088C" w14:textId="56B8F683" w:rsidR="00C165B4" w:rsidRPr="007A4AFC" w:rsidDel="00A75F71" w:rsidRDefault="00C165B4" w:rsidP="00C165B4">
            <w:pPr>
              <w:tabs>
                <w:tab w:val="num" w:pos="1494"/>
              </w:tabs>
              <w:spacing w:line="240" w:lineRule="auto"/>
              <w:rPr>
                <w:del w:id="15688" w:author="Dr Mamadou SANOGO" w:date="2023-10-25T17:45:00Z"/>
                <w:rFonts w:asciiTheme="majorHAnsi" w:hAnsiTheme="majorHAnsi" w:cstheme="majorHAnsi"/>
                <w:color w:val="000000" w:themeColor="text1"/>
                <w:szCs w:val="24"/>
              </w:rPr>
            </w:pPr>
            <w:del w:id="15689" w:author="Dr Mamadou SANOGO" w:date="2023-10-25T17:45:00Z">
              <w:r w:rsidRPr="007A4AFC" w:rsidDel="00A75F71">
                <w:rPr>
                  <w:rFonts w:asciiTheme="majorHAnsi" w:hAnsiTheme="majorHAnsi" w:cstheme="majorHAnsi"/>
                  <w:color w:val="000000" w:themeColor="text1"/>
                  <w:szCs w:val="24"/>
                </w:rPr>
                <w:delText>Recherche en santé S2 ;</w:delText>
              </w:r>
            </w:del>
          </w:p>
          <w:p w14:paraId="156C9CC8" w14:textId="78BAEED8" w:rsidR="00C165B4" w:rsidRPr="007A4AFC" w:rsidDel="00A75F71" w:rsidRDefault="00C165B4" w:rsidP="00C165B4">
            <w:pPr>
              <w:tabs>
                <w:tab w:val="num" w:pos="1494"/>
              </w:tabs>
              <w:spacing w:line="240" w:lineRule="auto"/>
              <w:rPr>
                <w:del w:id="15690" w:author="Dr Mamadou SANOGO" w:date="2023-10-25T17:45:00Z"/>
                <w:rFonts w:asciiTheme="majorHAnsi" w:hAnsiTheme="majorHAnsi" w:cstheme="majorHAnsi"/>
                <w:color w:val="000000" w:themeColor="text1"/>
                <w:szCs w:val="24"/>
              </w:rPr>
            </w:pPr>
            <w:del w:id="15691" w:author="Dr Mamadou SANOGO" w:date="2023-10-25T17:45:00Z">
              <w:r w:rsidRPr="007A4AFC" w:rsidDel="00A75F71">
                <w:rPr>
                  <w:rFonts w:asciiTheme="majorHAnsi" w:hAnsiTheme="majorHAnsi" w:cstheme="majorHAnsi"/>
                  <w:color w:val="000000" w:themeColor="text1"/>
                  <w:szCs w:val="24"/>
                </w:rPr>
                <w:delText>Principes de base de la rédaction du mémoire S2 ;</w:delText>
              </w:r>
            </w:del>
          </w:p>
          <w:p w14:paraId="02C767CC" w14:textId="127E59ED" w:rsidR="00C165B4" w:rsidRPr="007A4AFC" w:rsidDel="00A75F71" w:rsidRDefault="00C165B4" w:rsidP="00C165B4">
            <w:pPr>
              <w:tabs>
                <w:tab w:val="num" w:pos="1494"/>
              </w:tabs>
              <w:spacing w:line="240" w:lineRule="auto"/>
              <w:rPr>
                <w:del w:id="15692" w:author="Dr Mamadou SANOGO" w:date="2023-10-25T17:45:00Z"/>
                <w:rFonts w:asciiTheme="majorHAnsi" w:hAnsiTheme="majorHAnsi" w:cstheme="majorHAnsi"/>
                <w:color w:val="000000" w:themeColor="text1"/>
                <w:szCs w:val="24"/>
              </w:rPr>
            </w:pPr>
            <w:del w:id="15693" w:author="Dr Mamadou SANOGO" w:date="2023-10-25T17:45:00Z">
              <w:r w:rsidRPr="007A4AFC" w:rsidDel="00A75F71">
                <w:rPr>
                  <w:rFonts w:asciiTheme="majorHAnsi" w:hAnsiTheme="majorHAnsi" w:cstheme="majorHAnsi"/>
                  <w:bCs/>
                  <w:color w:val="000000" w:themeColor="text1"/>
                  <w:szCs w:val="24"/>
                </w:rPr>
                <w:delText>Méthodologie de recherche S4</w:delText>
              </w:r>
            </w:del>
          </w:p>
        </w:tc>
      </w:tr>
      <w:tr w:rsidR="007A4AFC" w:rsidRPr="007A4AFC" w:rsidDel="00A75F71" w14:paraId="1046B048" w14:textId="77777777" w:rsidTr="00C165B4">
        <w:trPr>
          <w:del w:id="15694" w:author="Dr Mamadou SANOGO" w:date="2023-10-25T17:45:00Z"/>
        </w:trPr>
        <w:tc>
          <w:tcPr>
            <w:tcW w:w="817" w:type="pct"/>
            <w:vAlign w:val="center"/>
          </w:tcPr>
          <w:p w14:paraId="23444CB9" w14:textId="45841C06" w:rsidR="00C165B4" w:rsidRPr="007A4AFC" w:rsidDel="00A75F71" w:rsidRDefault="00C165B4" w:rsidP="00C165B4">
            <w:pPr>
              <w:spacing w:line="240" w:lineRule="auto"/>
              <w:rPr>
                <w:del w:id="15695" w:author="Dr Mamadou SANOGO" w:date="2023-10-25T17:45:00Z"/>
                <w:rFonts w:asciiTheme="majorHAnsi" w:hAnsiTheme="majorHAnsi" w:cstheme="majorHAnsi"/>
                <w:bCs/>
                <w:color w:val="000000" w:themeColor="text1"/>
                <w:szCs w:val="24"/>
              </w:rPr>
            </w:pPr>
            <w:del w:id="15696" w:author="Dr Mamadou SANOGO" w:date="2023-10-25T17:45:00Z">
              <w:r w:rsidRPr="007A4AFC" w:rsidDel="00A75F71">
                <w:rPr>
                  <w:rFonts w:asciiTheme="majorHAnsi" w:hAnsiTheme="majorHAnsi" w:cstheme="majorHAnsi"/>
                  <w:color w:val="000000" w:themeColor="text1"/>
                  <w:szCs w:val="24"/>
                </w:rPr>
                <w:delText>Alhousseïny Ag  OUFENE</w:delText>
              </w:r>
            </w:del>
          </w:p>
        </w:tc>
        <w:tc>
          <w:tcPr>
            <w:tcW w:w="673" w:type="pct"/>
            <w:vAlign w:val="center"/>
          </w:tcPr>
          <w:p w14:paraId="0E4015A6" w14:textId="7D8D2F7B" w:rsidR="00C165B4" w:rsidRPr="007A4AFC" w:rsidDel="00A75F71" w:rsidRDefault="00C165B4" w:rsidP="00C165B4">
            <w:pPr>
              <w:spacing w:line="240" w:lineRule="auto"/>
              <w:rPr>
                <w:del w:id="15697" w:author="Dr Mamadou SANOGO" w:date="2023-10-25T17:45:00Z"/>
                <w:rFonts w:asciiTheme="majorHAnsi" w:hAnsiTheme="majorHAnsi" w:cstheme="majorHAnsi"/>
                <w:bCs/>
                <w:color w:val="000000" w:themeColor="text1"/>
                <w:szCs w:val="24"/>
              </w:rPr>
            </w:pPr>
            <w:del w:id="15698" w:author="Dr Mamadou SANOGO" w:date="2023-10-25T17:45:00Z">
              <w:r w:rsidRPr="007A4AFC" w:rsidDel="00A75F71">
                <w:rPr>
                  <w:rFonts w:asciiTheme="majorHAnsi" w:hAnsiTheme="majorHAnsi" w:cstheme="majorHAnsi"/>
                  <w:bCs/>
                  <w:color w:val="000000" w:themeColor="text1"/>
                  <w:szCs w:val="24"/>
                </w:rPr>
                <w:delText xml:space="preserve">Environnementaliste </w:delText>
              </w:r>
            </w:del>
          </w:p>
        </w:tc>
        <w:tc>
          <w:tcPr>
            <w:tcW w:w="722" w:type="pct"/>
            <w:vAlign w:val="center"/>
          </w:tcPr>
          <w:p w14:paraId="4B8B3CDF" w14:textId="0020E30B" w:rsidR="00C165B4" w:rsidRPr="007A4AFC" w:rsidDel="00A75F71" w:rsidRDefault="00C165B4" w:rsidP="00C165B4">
            <w:pPr>
              <w:spacing w:line="240" w:lineRule="auto"/>
              <w:rPr>
                <w:del w:id="15699" w:author="Dr Mamadou SANOGO" w:date="2023-10-25T17:45:00Z"/>
                <w:rFonts w:asciiTheme="majorHAnsi" w:hAnsiTheme="majorHAnsi" w:cstheme="majorHAnsi"/>
                <w:bCs/>
                <w:color w:val="000000" w:themeColor="text1"/>
                <w:szCs w:val="24"/>
              </w:rPr>
            </w:pPr>
            <w:del w:id="15700" w:author="Dr Mamadou SANOGO" w:date="2023-10-25T17:45:00Z">
              <w:r w:rsidRPr="007A4AFC" w:rsidDel="00A75F71">
                <w:rPr>
                  <w:rFonts w:asciiTheme="majorHAnsi" w:hAnsiTheme="majorHAnsi" w:cstheme="majorHAnsi"/>
                  <w:bCs/>
                  <w:color w:val="000000" w:themeColor="text1"/>
                  <w:szCs w:val="24"/>
                </w:rPr>
                <w:delText>sciences environnementales</w:delText>
              </w:r>
            </w:del>
          </w:p>
        </w:tc>
        <w:tc>
          <w:tcPr>
            <w:tcW w:w="597" w:type="pct"/>
            <w:vAlign w:val="center"/>
          </w:tcPr>
          <w:p w14:paraId="37AB205D" w14:textId="4E9E5302" w:rsidR="00C165B4" w:rsidRPr="007A4AFC" w:rsidDel="00A75F71" w:rsidRDefault="00C165B4" w:rsidP="00C165B4">
            <w:pPr>
              <w:tabs>
                <w:tab w:val="num" w:pos="1494"/>
              </w:tabs>
              <w:spacing w:line="240" w:lineRule="auto"/>
              <w:jc w:val="center"/>
              <w:rPr>
                <w:del w:id="15701" w:author="Dr Mamadou SANOGO" w:date="2023-10-25T17:45:00Z"/>
                <w:rFonts w:asciiTheme="majorHAnsi" w:hAnsiTheme="majorHAnsi" w:cstheme="majorHAnsi"/>
                <w:i/>
                <w:color w:val="000000" w:themeColor="text1"/>
                <w:szCs w:val="24"/>
              </w:rPr>
            </w:pPr>
            <w:del w:id="15702" w:author="Dr Mamadou SANOGO" w:date="2023-10-25T17:45:00Z">
              <w:r w:rsidRPr="007A4AFC" w:rsidDel="00A75F71">
                <w:rPr>
                  <w:rFonts w:asciiTheme="majorHAnsi" w:hAnsiTheme="majorHAnsi" w:cstheme="majorHAnsi"/>
                  <w:i/>
                  <w:color w:val="000000" w:themeColor="text1"/>
                  <w:szCs w:val="24"/>
                </w:rPr>
                <w:delText>Master</w:delText>
              </w:r>
            </w:del>
          </w:p>
          <w:p w14:paraId="3B055219" w14:textId="6D8820D2" w:rsidR="00C165B4" w:rsidRPr="007A4AFC" w:rsidDel="00A75F71" w:rsidRDefault="00C165B4" w:rsidP="00C165B4">
            <w:pPr>
              <w:tabs>
                <w:tab w:val="num" w:pos="1494"/>
              </w:tabs>
              <w:spacing w:line="240" w:lineRule="auto"/>
              <w:jc w:val="center"/>
              <w:rPr>
                <w:del w:id="15703" w:author="Dr Mamadou SANOGO" w:date="2023-10-25T17:45:00Z"/>
                <w:rFonts w:asciiTheme="majorHAnsi" w:hAnsiTheme="majorHAnsi" w:cstheme="majorHAnsi"/>
                <w:i/>
                <w:color w:val="000000" w:themeColor="text1"/>
                <w:szCs w:val="24"/>
              </w:rPr>
            </w:pPr>
            <w:del w:id="15704" w:author="Dr Mamadou SANOGO" w:date="2023-10-25T17:45:00Z">
              <w:r w:rsidRPr="007A4AFC" w:rsidDel="00A75F71">
                <w:rPr>
                  <w:rFonts w:asciiTheme="majorHAnsi" w:hAnsiTheme="majorHAnsi" w:cstheme="majorHAnsi"/>
                  <w:i/>
                  <w:color w:val="000000" w:themeColor="text1"/>
                  <w:szCs w:val="24"/>
                </w:rPr>
                <w:delText>(Droit, environnement)</w:delText>
              </w:r>
            </w:del>
          </w:p>
        </w:tc>
        <w:tc>
          <w:tcPr>
            <w:tcW w:w="602" w:type="pct"/>
            <w:vAlign w:val="center"/>
          </w:tcPr>
          <w:p w14:paraId="562B5967" w14:textId="6F28FE87" w:rsidR="00C165B4" w:rsidRPr="007A4AFC" w:rsidDel="00A75F71" w:rsidRDefault="00C165B4" w:rsidP="00C165B4">
            <w:pPr>
              <w:tabs>
                <w:tab w:val="num" w:pos="1494"/>
              </w:tabs>
              <w:spacing w:line="240" w:lineRule="auto"/>
              <w:jc w:val="center"/>
              <w:rPr>
                <w:del w:id="15705" w:author="Dr Mamadou SANOGO" w:date="2023-10-25T17:45:00Z"/>
                <w:rFonts w:asciiTheme="majorHAnsi" w:hAnsiTheme="majorHAnsi" w:cstheme="majorHAnsi"/>
                <w:i/>
                <w:color w:val="000000" w:themeColor="text1"/>
                <w:szCs w:val="24"/>
              </w:rPr>
            </w:pPr>
            <w:del w:id="15706"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5811B9D4" w14:textId="6E4A661E" w:rsidR="00C165B4" w:rsidRPr="007A4AFC" w:rsidDel="00A75F71" w:rsidRDefault="00C165B4" w:rsidP="00C165B4">
            <w:pPr>
              <w:spacing w:line="240" w:lineRule="auto"/>
              <w:jc w:val="center"/>
              <w:rPr>
                <w:del w:id="15707" w:author="Dr Mamadou SANOGO" w:date="2023-10-25T17:45:00Z"/>
                <w:rFonts w:asciiTheme="majorHAnsi" w:hAnsiTheme="majorHAnsi" w:cstheme="majorHAnsi"/>
                <w:bCs/>
                <w:color w:val="000000" w:themeColor="text1"/>
                <w:szCs w:val="24"/>
              </w:rPr>
            </w:pPr>
            <w:del w:id="15708" w:author="Dr Mamadou SANOGO" w:date="2023-10-25T17:45:00Z">
              <w:r w:rsidRPr="007A4AFC" w:rsidDel="00A75F71">
                <w:rPr>
                  <w:rFonts w:asciiTheme="majorHAnsi" w:hAnsiTheme="majorHAnsi" w:cstheme="majorHAnsi"/>
                  <w:bCs/>
                  <w:color w:val="000000" w:themeColor="text1"/>
                  <w:szCs w:val="24"/>
                </w:rPr>
                <w:delText>40</w:delText>
              </w:r>
            </w:del>
          </w:p>
        </w:tc>
        <w:tc>
          <w:tcPr>
            <w:tcW w:w="1082" w:type="pct"/>
            <w:vAlign w:val="center"/>
          </w:tcPr>
          <w:p w14:paraId="3B12EC0F" w14:textId="24B6C18B" w:rsidR="00C165B4" w:rsidRPr="007A4AFC" w:rsidDel="00A75F71" w:rsidRDefault="00C165B4" w:rsidP="00C165B4">
            <w:pPr>
              <w:spacing w:line="240" w:lineRule="auto"/>
              <w:rPr>
                <w:del w:id="15709" w:author="Dr Mamadou SANOGO" w:date="2023-10-25T17:45:00Z"/>
                <w:rFonts w:asciiTheme="majorHAnsi" w:hAnsiTheme="majorHAnsi" w:cstheme="majorHAnsi"/>
                <w:bCs/>
                <w:color w:val="000000" w:themeColor="text1"/>
                <w:szCs w:val="24"/>
              </w:rPr>
            </w:pPr>
            <w:del w:id="15710" w:author="Dr Mamadou SANOGO" w:date="2023-10-25T17:45:00Z">
              <w:r w:rsidRPr="007A4AFC" w:rsidDel="00A75F71">
                <w:rPr>
                  <w:rFonts w:asciiTheme="majorHAnsi" w:hAnsiTheme="majorHAnsi" w:cstheme="majorHAnsi"/>
                  <w:bCs/>
                  <w:color w:val="000000" w:themeColor="text1"/>
                  <w:szCs w:val="24"/>
                </w:rPr>
                <w:delText>Communication en santé S2</w:delText>
              </w:r>
            </w:del>
          </w:p>
        </w:tc>
      </w:tr>
      <w:tr w:rsidR="007A4AFC" w:rsidRPr="007A4AFC" w:rsidDel="00A75F71" w14:paraId="02E586BD" w14:textId="77777777" w:rsidTr="00C165B4">
        <w:trPr>
          <w:del w:id="15711" w:author="Dr Mamadou SANOGO" w:date="2023-10-25T17:45:00Z"/>
        </w:trPr>
        <w:tc>
          <w:tcPr>
            <w:tcW w:w="817" w:type="pct"/>
            <w:vAlign w:val="center"/>
          </w:tcPr>
          <w:p w14:paraId="18422D83" w14:textId="5F010FBE" w:rsidR="00C165B4" w:rsidRPr="007A4AFC" w:rsidDel="00A75F71" w:rsidRDefault="00C165B4" w:rsidP="00C165B4">
            <w:pPr>
              <w:spacing w:line="240" w:lineRule="auto"/>
              <w:rPr>
                <w:del w:id="15712" w:author="Dr Mamadou SANOGO" w:date="2023-10-25T17:45:00Z"/>
                <w:rFonts w:asciiTheme="majorHAnsi" w:hAnsiTheme="majorHAnsi" w:cstheme="majorHAnsi"/>
                <w:bCs/>
                <w:color w:val="000000" w:themeColor="text1"/>
                <w:szCs w:val="24"/>
              </w:rPr>
            </w:pPr>
            <w:del w:id="15713" w:author="Dr Mamadou SANOGO" w:date="2023-10-25T17:45:00Z">
              <w:r w:rsidRPr="007A4AFC" w:rsidDel="00A75F71">
                <w:rPr>
                  <w:rFonts w:asciiTheme="majorHAnsi" w:hAnsiTheme="majorHAnsi" w:cstheme="majorHAnsi"/>
                  <w:bCs/>
                  <w:color w:val="000000" w:themeColor="text1"/>
                  <w:szCs w:val="24"/>
                </w:rPr>
                <w:delText>Kobou TRAORE</w:delText>
              </w:r>
            </w:del>
          </w:p>
        </w:tc>
        <w:tc>
          <w:tcPr>
            <w:tcW w:w="673" w:type="pct"/>
            <w:vAlign w:val="center"/>
          </w:tcPr>
          <w:p w14:paraId="3DD8A85F" w14:textId="2CCE7AC0" w:rsidR="00C165B4" w:rsidRPr="007A4AFC" w:rsidDel="00A75F71" w:rsidRDefault="00C165B4" w:rsidP="00C165B4">
            <w:pPr>
              <w:spacing w:line="240" w:lineRule="auto"/>
              <w:rPr>
                <w:del w:id="15714" w:author="Dr Mamadou SANOGO" w:date="2023-10-25T17:45:00Z"/>
                <w:rFonts w:asciiTheme="majorHAnsi" w:hAnsiTheme="majorHAnsi" w:cstheme="majorHAnsi"/>
                <w:bCs/>
                <w:color w:val="000000" w:themeColor="text1"/>
                <w:szCs w:val="24"/>
              </w:rPr>
            </w:pPr>
            <w:del w:id="15715"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3BC01DAD" w14:textId="4A14CAA6" w:rsidR="00C165B4" w:rsidRPr="007A4AFC" w:rsidDel="00A75F71" w:rsidRDefault="00C165B4" w:rsidP="00C165B4">
            <w:pPr>
              <w:spacing w:line="240" w:lineRule="auto"/>
              <w:rPr>
                <w:del w:id="15716" w:author="Dr Mamadou SANOGO" w:date="2023-10-25T17:45:00Z"/>
                <w:rFonts w:asciiTheme="majorHAnsi" w:hAnsiTheme="majorHAnsi" w:cstheme="majorHAnsi"/>
                <w:bCs/>
                <w:color w:val="000000" w:themeColor="text1"/>
                <w:szCs w:val="24"/>
              </w:rPr>
            </w:pPr>
            <w:del w:id="15717" w:author="Dr Mamadou SANOGO" w:date="2023-10-25T17:45:00Z">
              <w:r w:rsidRPr="007A4AFC" w:rsidDel="00A75F71">
                <w:rPr>
                  <w:rFonts w:asciiTheme="majorHAnsi" w:hAnsiTheme="majorHAnsi" w:cstheme="majorHAnsi"/>
                  <w:bCs/>
                  <w:color w:val="000000" w:themeColor="text1"/>
                  <w:szCs w:val="24"/>
                </w:rPr>
                <w:delText>Anglais</w:delText>
              </w:r>
            </w:del>
          </w:p>
        </w:tc>
        <w:tc>
          <w:tcPr>
            <w:tcW w:w="597" w:type="pct"/>
            <w:vAlign w:val="center"/>
          </w:tcPr>
          <w:p w14:paraId="543F5588" w14:textId="4C24FA1C" w:rsidR="00C165B4" w:rsidRPr="007A4AFC" w:rsidDel="00A75F71" w:rsidRDefault="00C165B4" w:rsidP="00C165B4">
            <w:pPr>
              <w:tabs>
                <w:tab w:val="num" w:pos="1494"/>
              </w:tabs>
              <w:spacing w:line="240" w:lineRule="auto"/>
              <w:jc w:val="center"/>
              <w:rPr>
                <w:del w:id="15718" w:author="Dr Mamadou SANOGO" w:date="2023-10-25T17:45:00Z"/>
                <w:rFonts w:asciiTheme="majorHAnsi" w:hAnsiTheme="majorHAnsi" w:cstheme="majorHAnsi"/>
                <w:i/>
                <w:color w:val="000000" w:themeColor="text1"/>
                <w:szCs w:val="24"/>
              </w:rPr>
            </w:pPr>
            <w:del w:id="15719" w:author="Dr Mamadou SANOGO" w:date="2023-10-25T17:45:00Z">
              <w:r w:rsidRPr="007A4AFC" w:rsidDel="00A75F71">
                <w:rPr>
                  <w:rFonts w:asciiTheme="majorHAnsi" w:hAnsiTheme="majorHAnsi" w:cstheme="majorHAnsi"/>
                  <w:i/>
                  <w:color w:val="000000" w:themeColor="text1"/>
                  <w:szCs w:val="24"/>
                </w:rPr>
                <w:delText>Master</w:delText>
              </w:r>
            </w:del>
          </w:p>
          <w:p w14:paraId="1CC11A86" w14:textId="16A907D9" w:rsidR="00C165B4" w:rsidRPr="007A4AFC" w:rsidDel="00A75F71" w:rsidRDefault="00C165B4" w:rsidP="00C165B4">
            <w:pPr>
              <w:tabs>
                <w:tab w:val="num" w:pos="1494"/>
              </w:tabs>
              <w:spacing w:line="240" w:lineRule="auto"/>
              <w:jc w:val="center"/>
              <w:rPr>
                <w:del w:id="15720" w:author="Dr Mamadou SANOGO" w:date="2023-10-25T17:45:00Z"/>
                <w:rFonts w:asciiTheme="majorHAnsi" w:hAnsiTheme="majorHAnsi" w:cstheme="majorHAnsi"/>
                <w:i/>
                <w:color w:val="000000" w:themeColor="text1"/>
                <w:szCs w:val="24"/>
              </w:rPr>
            </w:pPr>
            <w:del w:id="15721" w:author="Dr Mamadou SANOGO" w:date="2023-10-25T17:45:00Z">
              <w:r w:rsidRPr="007A4AFC" w:rsidDel="00A75F71">
                <w:rPr>
                  <w:rFonts w:asciiTheme="majorHAnsi" w:hAnsiTheme="majorHAnsi" w:cstheme="majorHAnsi"/>
                  <w:i/>
                  <w:color w:val="000000" w:themeColor="text1"/>
                  <w:szCs w:val="24"/>
                </w:rPr>
                <w:delText>(Anglais)</w:delText>
              </w:r>
            </w:del>
          </w:p>
        </w:tc>
        <w:tc>
          <w:tcPr>
            <w:tcW w:w="602" w:type="pct"/>
            <w:vAlign w:val="center"/>
          </w:tcPr>
          <w:p w14:paraId="37235189" w14:textId="7EA08067" w:rsidR="00C165B4" w:rsidRPr="007A4AFC" w:rsidDel="00A75F71" w:rsidRDefault="00C165B4" w:rsidP="00C165B4">
            <w:pPr>
              <w:tabs>
                <w:tab w:val="num" w:pos="1494"/>
              </w:tabs>
              <w:spacing w:line="240" w:lineRule="auto"/>
              <w:jc w:val="center"/>
              <w:rPr>
                <w:del w:id="15722" w:author="Dr Mamadou SANOGO" w:date="2023-10-25T17:45:00Z"/>
                <w:rFonts w:asciiTheme="majorHAnsi" w:hAnsiTheme="majorHAnsi" w:cstheme="majorHAnsi"/>
                <w:i/>
                <w:color w:val="000000" w:themeColor="text1"/>
                <w:szCs w:val="24"/>
              </w:rPr>
            </w:pPr>
            <w:del w:id="15723" w:author="Dr Mamadou SANOGO" w:date="2023-10-25T17:45:00Z">
              <w:r w:rsidRPr="007A4AFC" w:rsidDel="00A75F71">
                <w:rPr>
                  <w:rFonts w:asciiTheme="majorHAnsi" w:hAnsiTheme="majorHAnsi" w:cstheme="majorHAnsi"/>
                  <w:i/>
                  <w:color w:val="000000" w:themeColor="text1"/>
                  <w:szCs w:val="24"/>
                </w:rPr>
                <w:delText>Lycée</w:delText>
              </w:r>
            </w:del>
          </w:p>
        </w:tc>
        <w:tc>
          <w:tcPr>
            <w:tcW w:w="507" w:type="pct"/>
            <w:vAlign w:val="center"/>
          </w:tcPr>
          <w:p w14:paraId="60FBB9DA" w14:textId="169D0257" w:rsidR="00C165B4" w:rsidRPr="007A4AFC" w:rsidDel="00A75F71" w:rsidRDefault="00C165B4" w:rsidP="00C165B4">
            <w:pPr>
              <w:spacing w:line="240" w:lineRule="auto"/>
              <w:jc w:val="center"/>
              <w:rPr>
                <w:del w:id="15724" w:author="Dr Mamadou SANOGO" w:date="2023-10-25T17:45:00Z"/>
                <w:rFonts w:asciiTheme="majorHAnsi" w:hAnsiTheme="majorHAnsi" w:cstheme="majorHAnsi"/>
                <w:color w:val="000000" w:themeColor="text1"/>
                <w:szCs w:val="24"/>
              </w:rPr>
            </w:pPr>
            <w:del w:id="15725"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tcPr>
          <w:p w14:paraId="3415CC2B" w14:textId="71269C0E" w:rsidR="00C165B4" w:rsidRPr="007A4AFC" w:rsidDel="00A75F71" w:rsidRDefault="00C165B4" w:rsidP="00C165B4">
            <w:pPr>
              <w:tabs>
                <w:tab w:val="num" w:pos="1494"/>
              </w:tabs>
              <w:spacing w:line="240" w:lineRule="auto"/>
              <w:rPr>
                <w:del w:id="15726" w:author="Dr Mamadou SANOGO" w:date="2023-10-25T17:45:00Z"/>
                <w:rFonts w:asciiTheme="majorHAnsi" w:hAnsiTheme="majorHAnsi" w:cstheme="majorHAnsi"/>
                <w:color w:val="000000" w:themeColor="text1"/>
                <w:szCs w:val="24"/>
              </w:rPr>
            </w:pPr>
            <w:del w:id="15727" w:author="Dr Mamadou SANOGO" w:date="2023-10-25T17:45:00Z">
              <w:r w:rsidRPr="007A4AFC" w:rsidDel="00A75F71">
                <w:rPr>
                  <w:rFonts w:asciiTheme="majorHAnsi" w:hAnsiTheme="majorHAnsi" w:cstheme="majorHAnsi"/>
                  <w:color w:val="000000" w:themeColor="text1"/>
                  <w:szCs w:val="24"/>
                </w:rPr>
                <w:delText>Anglais S2</w:delText>
              </w:r>
            </w:del>
          </w:p>
        </w:tc>
      </w:tr>
    </w:tbl>
    <w:p w14:paraId="7D835C7A" w14:textId="66F7D9F6" w:rsidR="00C165B4" w:rsidRPr="007A4AFC" w:rsidDel="00A75F71" w:rsidRDefault="00C165B4" w:rsidP="00C165B4">
      <w:pPr>
        <w:pStyle w:val="Titre"/>
        <w:tabs>
          <w:tab w:val="num" w:pos="-4820"/>
        </w:tabs>
        <w:spacing w:line="276" w:lineRule="auto"/>
        <w:jc w:val="both"/>
        <w:rPr>
          <w:del w:id="15728" w:author="Dr Mamadou SANOGO" w:date="2023-10-25T17:45:00Z"/>
          <w:rFonts w:asciiTheme="minorHAnsi" w:hAnsiTheme="minorHAnsi"/>
          <w:color w:val="000000" w:themeColor="text1"/>
          <w:sz w:val="20"/>
          <w:rPrChange w:id="15729" w:author="Dr Mamadou SANOGO" w:date="2023-10-25T18:15:00Z">
            <w:rPr>
              <w:del w:id="15730" w:author="Dr Mamadou SANOGO" w:date="2023-10-25T17:45:00Z"/>
              <w:rFonts w:asciiTheme="minorHAnsi" w:hAnsiTheme="minorHAnsi"/>
              <w:color w:val="FF0000"/>
              <w:sz w:val="20"/>
            </w:rPr>
          </w:rPrChange>
        </w:rPr>
      </w:pPr>
    </w:p>
    <w:p w14:paraId="337FB6D9" w14:textId="4D718D41" w:rsidR="00C165B4" w:rsidRPr="007A4AFC" w:rsidDel="00A75F71" w:rsidRDefault="00C165B4" w:rsidP="00C165B4">
      <w:pPr>
        <w:pStyle w:val="Titre"/>
        <w:tabs>
          <w:tab w:val="num" w:pos="-4820"/>
        </w:tabs>
        <w:spacing w:line="276" w:lineRule="auto"/>
        <w:jc w:val="both"/>
        <w:rPr>
          <w:del w:id="15731" w:author="Dr Mamadou SANOGO" w:date="2023-10-25T17:45:00Z"/>
          <w:rFonts w:asciiTheme="minorHAnsi" w:hAnsiTheme="minorHAnsi"/>
          <w:color w:val="000000" w:themeColor="text1"/>
          <w:sz w:val="20"/>
          <w:rPrChange w:id="15732" w:author="Dr Mamadou SANOGO" w:date="2023-10-25T18:15:00Z">
            <w:rPr>
              <w:del w:id="15733" w:author="Dr Mamadou SANOGO" w:date="2023-10-25T17:45:00Z"/>
              <w:rFonts w:asciiTheme="minorHAnsi" w:hAnsiTheme="minorHAnsi"/>
              <w:color w:val="FF0000"/>
              <w:sz w:val="20"/>
            </w:rPr>
          </w:rPrChange>
        </w:rPr>
      </w:pPr>
    </w:p>
    <w:p w14:paraId="4596667E" w14:textId="1844DD1E" w:rsidR="00C165B4" w:rsidRPr="007A4AFC" w:rsidDel="00A75F71" w:rsidRDefault="00C165B4" w:rsidP="00C165B4">
      <w:pPr>
        <w:pStyle w:val="Titre"/>
        <w:tabs>
          <w:tab w:val="num" w:pos="-4820"/>
        </w:tabs>
        <w:spacing w:line="276" w:lineRule="auto"/>
        <w:jc w:val="both"/>
        <w:rPr>
          <w:del w:id="15734" w:author="Dr Mamadou SANOGO" w:date="2023-10-25T17:45:00Z"/>
          <w:rFonts w:asciiTheme="minorHAnsi" w:hAnsiTheme="minorHAnsi"/>
          <w:color w:val="000000" w:themeColor="text1"/>
          <w:sz w:val="20"/>
          <w:rPrChange w:id="15735" w:author="Dr Mamadou SANOGO" w:date="2023-10-25T18:15:00Z">
            <w:rPr>
              <w:del w:id="15736" w:author="Dr Mamadou SANOGO" w:date="2023-10-25T17:45:00Z"/>
              <w:rFonts w:asciiTheme="minorHAnsi" w:hAnsiTheme="minorHAnsi"/>
              <w:color w:val="FF0000"/>
              <w:sz w:val="20"/>
            </w:rPr>
          </w:rPrChange>
        </w:rPr>
      </w:pPr>
    </w:p>
    <w:p w14:paraId="35E6CA70" w14:textId="24E38DF5" w:rsidR="00C165B4" w:rsidRPr="007A4AFC" w:rsidDel="00A75F71" w:rsidRDefault="00C165B4" w:rsidP="00C165B4">
      <w:pPr>
        <w:pStyle w:val="Titre"/>
        <w:tabs>
          <w:tab w:val="num" w:pos="-4820"/>
        </w:tabs>
        <w:spacing w:line="276" w:lineRule="auto"/>
        <w:jc w:val="both"/>
        <w:rPr>
          <w:del w:id="15737" w:author="Dr Mamadou SANOGO" w:date="2023-10-25T17:45:00Z"/>
          <w:rFonts w:asciiTheme="minorHAnsi" w:hAnsiTheme="minorHAnsi"/>
          <w:color w:val="000000" w:themeColor="text1"/>
          <w:sz w:val="20"/>
          <w:rPrChange w:id="15738" w:author="Dr Mamadou SANOGO" w:date="2023-10-25T18:15:00Z">
            <w:rPr>
              <w:del w:id="15739" w:author="Dr Mamadou SANOGO" w:date="2023-10-25T17:45:00Z"/>
              <w:rFonts w:asciiTheme="minorHAnsi" w:hAnsiTheme="minorHAnsi"/>
              <w:color w:val="FF0000"/>
              <w:sz w:val="20"/>
            </w:rPr>
          </w:rPrChange>
        </w:rPr>
      </w:pPr>
    </w:p>
    <w:p w14:paraId="71F0FC48" w14:textId="48C9C379" w:rsidR="00C165B4" w:rsidRPr="007A4AFC" w:rsidDel="00A75F71" w:rsidRDefault="00C165B4" w:rsidP="00C165B4">
      <w:pPr>
        <w:pStyle w:val="Titre"/>
        <w:tabs>
          <w:tab w:val="num" w:pos="-4820"/>
        </w:tabs>
        <w:spacing w:line="276" w:lineRule="auto"/>
        <w:jc w:val="both"/>
        <w:rPr>
          <w:del w:id="15740" w:author="Dr Mamadou SANOGO" w:date="2023-10-25T17:45:00Z"/>
          <w:rFonts w:asciiTheme="minorHAnsi" w:hAnsiTheme="minorHAnsi"/>
          <w:color w:val="000000" w:themeColor="text1"/>
          <w:sz w:val="20"/>
          <w:rPrChange w:id="15741" w:author="Dr Mamadou SANOGO" w:date="2023-10-25T18:15:00Z">
            <w:rPr>
              <w:del w:id="15742" w:author="Dr Mamadou SANOGO" w:date="2023-10-25T17:45:00Z"/>
              <w:rFonts w:asciiTheme="minorHAnsi" w:hAnsiTheme="minorHAnsi"/>
              <w:color w:val="FF0000"/>
              <w:sz w:val="20"/>
            </w:rPr>
          </w:rPrChange>
        </w:rPr>
      </w:pPr>
    </w:p>
    <w:p w14:paraId="450B4EF1" w14:textId="7F5CE021" w:rsidR="00C165B4" w:rsidRPr="007A4AFC" w:rsidDel="00A75F71" w:rsidRDefault="00C165B4" w:rsidP="00C165B4">
      <w:pPr>
        <w:pStyle w:val="Titre"/>
        <w:tabs>
          <w:tab w:val="num" w:pos="-4820"/>
        </w:tabs>
        <w:spacing w:line="276" w:lineRule="auto"/>
        <w:jc w:val="both"/>
        <w:rPr>
          <w:del w:id="15743" w:author="Dr Mamadou SANOGO" w:date="2023-10-25T17:45:00Z"/>
          <w:rFonts w:asciiTheme="minorHAnsi" w:hAnsiTheme="minorHAnsi"/>
          <w:color w:val="000000" w:themeColor="text1"/>
          <w:sz w:val="20"/>
          <w:rPrChange w:id="15744" w:author="Dr Mamadou SANOGO" w:date="2023-10-25T18:15:00Z">
            <w:rPr>
              <w:del w:id="15745" w:author="Dr Mamadou SANOGO" w:date="2023-10-25T17:45:00Z"/>
              <w:rFonts w:asciiTheme="minorHAnsi" w:hAnsiTheme="minorHAnsi"/>
              <w:color w:val="FF0000"/>
              <w:sz w:val="20"/>
            </w:rPr>
          </w:rPrChange>
        </w:rPr>
      </w:pPr>
    </w:p>
    <w:p w14:paraId="5DE045E5" w14:textId="290F56C3" w:rsidR="00C165B4" w:rsidRPr="007A4AFC" w:rsidDel="00A75F71" w:rsidRDefault="00C165B4" w:rsidP="00C165B4">
      <w:pPr>
        <w:pStyle w:val="Titre"/>
        <w:tabs>
          <w:tab w:val="num" w:pos="-4820"/>
        </w:tabs>
        <w:spacing w:line="276" w:lineRule="auto"/>
        <w:jc w:val="both"/>
        <w:rPr>
          <w:del w:id="15746" w:author="Dr Mamadou SANOGO" w:date="2023-10-25T17:45:00Z"/>
          <w:rFonts w:asciiTheme="minorHAnsi" w:hAnsiTheme="minorHAnsi"/>
          <w:color w:val="000000" w:themeColor="text1"/>
          <w:sz w:val="20"/>
          <w:rPrChange w:id="15747" w:author="Dr Mamadou SANOGO" w:date="2023-10-25T18:15:00Z">
            <w:rPr>
              <w:del w:id="15748" w:author="Dr Mamadou SANOGO" w:date="2023-10-25T17:45:00Z"/>
              <w:rFonts w:asciiTheme="minorHAnsi" w:hAnsiTheme="minorHAnsi"/>
              <w:color w:val="FF0000"/>
              <w:sz w:val="20"/>
            </w:rPr>
          </w:rPrChange>
        </w:rPr>
      </w:pPr>
    </w:p>
    <w:p w14:paraId="7FE653EE" w14:textId="4C804B95" w:rsidR="00C165B4" w:rsidRPr="007A4AFC" w:rsidDel="00A75F71" w:rsidRDefault="00C165B4" w:rsidP="00C165B4">
      <w:pPr>
        <w:pStyle w:val="Titre"/>
        <w:tabs>
          <w:tab w:val="num" w:pos="-4820"/>
        </w:tabs>
        <w:spacing w:line="276" w:lineRule="auto"/>
        <w:jc w:val="both"/>
        <w:rPr>
          <w:del w:id="15749" w:author="Dr Mamadou SANOGO" w:date="2023-10-25T17:45:00Z"/>
          <w:rFonts w:asciiTheme="minorHAnsi" w:hAnsiTheme="minorHAnsi"/>
          <w:color w:val="000000" w:themeColor="text1"/>
          <w:sz w:val="20"/>
          <w:rPrChange w:id="15750" w:author="Dr Mamadou SANOGO" w:date="2023-10-25T18:15:00Z">
            <w:rPr>
              <w:del w:id="15751" w:author="Dr Mamadou SANOGO" w:date="2023-10-25T17:45:00Z"/>
              <w:rFonts w:asciiTheme="minorHAnsi" w:hAnsiTheme="minorHAnsi"/>
              <w:color w:val="FF0000"/>
              <w:sz w:val="20"/>
            </w:rPr>
          </w:rPrChange>
        </w:rPr>
      </w:pPr>
    </w:p>
    <w:p w14:paraId="422EC753" w14:textId="70E07DAD" w:rsidR="00C165B4" w:rsidRPr="007A4AFC" w:rsidDel="00A75F71" w:rsidRDefault="00C165B4" w:rsidP="00C165B4">
      <w:pPr>
        <w:pStyle w:val="Titre"/>
        <w:tabs>
          <w:tab w:val="num" w:pos="-4820"/>
        </w:tabs>
        <w:spacing w:line="276" w:lineRule="auto"/>
        <w:jc w:val="both"/>
        <w:rPr>
          <w:del w:id="15752" w:author="Dr Mamadou SANOGO" w:date="2023-10-25T17:45:00Z"/>
          <w:rFonts w:asciiTheme="minorHAnsi" w:hAnsiTheme="minorHAnsi"/>
          <w:color w:val="000000" w:themeColor="text1"/>
          <w:sz w:val="20"/>
          <w:rPrChange w:id="15753" w:author="Dr Mamadou SANOGO" w:date="2023-10-25T18:15:00Z">
            <w:rPr>
              <w:del w:id="15754" w:author="Dr Mamadou SANOGO" w:date="2023-10-25T17:45:00Z"/>
              <w:rFonts w:asciiTheme="minorHAnsi" w:hAnsiTheme="minorHAnsi"/>
              <w:color w:val="FF0000"/>
              <w:sz w:val="20"/>
            </w:rPr>
          </w:rPrChange>
        </w:rPr>
      </w:pPr>
    </w:p>
    <w:p w14:paraId="17A18A5B" w14:textId="6F423AEC" w:rsidR="00C165B4" w:rsidRPr="007A4AFC" w:rsidDel="00A75F71" w:rsidRDefault="00C165B4" w:rsidP="00C165B4">
      <w:pPr>
        <w:pStyle w:val="Titre"/>
        <w:tabs>
          <w:tab w:val="num" w:pos="-4820"/>
        </w:tabs>
        <w:spacing w:line="276" w:lineRule="auto"/>
        <w:jc w:val="both"/>
        <w:rPr>
          <w:del w:id="15755" w:author="Dr Mamadou SANOGO" w:date="2023-10-25T17:45:00Z"/>
          <w:rFonts w:asciiTheme="minorHAnsi" w:hAnsiTheme="minorHAnsi"/>
          <w:color w:val="000000" w:themeColor="text1"/>
          <w:sz w:val="20"/>
          <w:rPrChange w:id="15756" w:author="Dr Mamadou SANOGO" w:date="2023-10-25T18:15:00Z">
            <w:rPr>
              <w:del w:id="15757" w:author="Dr Mamadou SANOGO" w:date="2023-10-25T17:45:00Z"/>
              <w:rFonts w:asciiTheme="minorHAnsi" w:hAnsiTheme="minorHAnsi"/>
              <w:color w:val="FF0000"/>
              <w:sz w:val="20"/>
            </w:rPr>
          </w:rPrChange>
        </w:rPr>
      </w:pPr>
    </w:p>
    <w:p w14:paraId="2B457850" w14:textId="5ADB7149" w:rsidR="00C165B4" w:rsidRPr="007A4AFC" w:rsidDel="00A75F71" w:rsidRDefault="00C165B4" w:rsidP="00C165B4">
      <w:pPr>
        <w:pStyle w:val="Titre"/>
        <w:tabs>
          <w:tab w:val="num" w:pos="-4820"/>
        </w:tabs>
        <w:spacing w:line="276" w:lineRule="auto"/>
        <w:jc w:val="both"/>
        <w:rPr>
          <w:del w:id="15758" w:author="Dr Mamadou SANOGO" w:date="2023-10-25T17:45:00Z"/>
          <w:rFonts w:asciiTheme="minorHAnsi" w:hAnsiTheme="minorHAnsi"/>
          <w:color w:val="000000" w:themeColor="text1"/>
          <w:sz w:val="20"/>
          <w:rPrChange w:id="15759" w:author="Dr Mamadou SANOGO" w:date="2023-10-25T18:15:00Z">
            <w:rPr>
              <w:del w:id="15760" w:author="Dr Mamadou SANOGO" w:date="2023-10-25T17:45:00Z"/>
              <w:rFonts w:asciiTheme="minorHAnsi" w:hAnsiTheme="minorHAnsi"/>
              <w:color w:val="FF0000"/>
              <w:sz w:val="20"/>
            </w:rPr>
          </w:rPrChange>
        </w:rPr>
      </w:pPr>
    </w:p>
    <w:p w14:paraId="232551D5" w14:textId="2F95D99C" w:rsidR="00C165B4" w:rsidRPr="007A4AFC" w:rsidDel="00A75F71" w:rsidRDefault="00C165B4" w:rsidP="00C165B4">
      <w:pPr>
        <w:pStyle w:val="Titre"/>
        <w:tabs>
          <w:tab w:val="num" w:pos="-4820"/>
        </w:tabs>
        <w:spacing w:line="276" w:lineRule="auto"/>
        <w:jc w:val="both"/>
        <w:rPr>
          <w:del w:id="15761" w:author="Dr Mamadou SANOGO" w:date="2023-10-25T17:45:00Z"/>
          <w:rFonts w:asciiTheme="minorHAnsi" w:hAnsiTheme="minorHAnsi"/>
          <w:color w:val="000000" w:themeColor="text1"/>
          <w:sz w:val="20"/>
          <w:rPrChange w:id="15762" w:author="Dr Mamadou SANOGO" w:date="2023-10-25T18:15:00Z">
            <w:rPr>
              <w:del w:id="15763" w:author="Dr Mamadou SANOGO" w:date="2023-10-25T17:45:00Z"/>
              <w:rFonts w:asciiTheme="minorHAnsi" w:hAnsiTheme="minorHAnsi"/>
              <w:color w:val="FF0000"/>
              <w:sz w:val="20"/>
            </w:rPr>
          </w:rPrChange>
        </w:rPr>
      </w:pPr>
    </w:p>
    <w:p w14:paraId="4275E4A2" w14:textId="385DF8D4" w:rsidR="00C165B4" w:rsidRPr="007A4AFC" w:rsidDel="00A75F71" w:rsidRDefault="00C165B4">
      <w:pPr>
        <w:spacing w:line="240" w:lineRule="auto"/>
        <w:rPr>
          <w:del w:id="15764" w:author="Dr Mamadou SANOGO" w:date="2023-10-25T17:45:00Z"/>
          <w:rFonts w:asciiTheme="minorHAnsi" w:hAnsiTheme="minorHAnsi"/>
          <w:b/>
          <w:i/>
          <w:color w:val="000000" w:themeColor="text1"/>
          <w:sz w:val="20"/>
          <w:szCs w:val="20"/>
          <w:rPrChange w:id="15765" w:author="Dr Mamadou SANOGO" w:date="2023-10-25T18:15:00Z">
            <w:rPr>
              <w:del w:id="15766" w:author="Dr Mamadou SANOGO" w:date="2023-10-25T17:45:00Z"/>
              <w:rFonts w:asciiTheme="minorHAnsi" w:hAnsiTheme="minorHAnsi"/>
              <w:b/>
              <w:i/>
              <w:sz w:val="20"/>
              <w:szCs w:val="20"/>
            </w:rPr>
          </w:rPrChange>
        </w:rPr>
      </w:pPr>
      <w:del w:id="15767" w:author="Dr Mamadou SANOGO" w:date="2023-10-25T17:45:00Z">
        <w:r w:rsidRPr="007A4AFC" w:rsidDel="00A75F71">
          <w:rPr>
            <w:rFonts w:asciiTheme="minorHAnsi" w:hAnsiTheme="minorHAnsi"/>
            <w:color w:val="000000" w:themeColor="text1"/>
            <w:sz w:val="20"/>
            <w:rPrChange w:id="15768" w:author="Dr Mamadou SANOGO" w:date="2023-10-25T18:15:00Z">
              <w:rPr>
                <w:rFonts w:asciiTheme="minorHAnsi" w:hAnsiTheme="minorHAnsi"/>
                <w:sz w:val="20"/>
              </w:rPr>
            </w:rPrChange>
          </w:rPr>
          <w:br w:type="page"/>
        </w:r>
      </w:del>
    </w:p>
    <w:p w14:paraId="69C117C4" w14:textId="701250E4" w:rsidR="00C165B4" w:rsidRPr="007A4AFC" w:rsidDel="00744A71" w:rsidRDefault="00C165B4">
      <w:pPr>
        <w:pStyle w:val="Titre"/>
        <w:tabs>
          <w:tab w:val="num" w:pos="-4820"/>
        </w:tabs>
        <w:spacing w:line="276" w:lineRule="auto"/>
        <w:ind w:left="-426"/>
        <w:jc w:val="both"/>
        <w:rPr>
          <w:del w:id="15769" w:author="Dr Mamadou SANOGO" w:date="2023-10-25T17:57:00Z"/>
          <w:rFonts w:asciiTheme="minorHAnsi" w:hAnsiTheme="minorHAnsi"/>
          <w:color w:val="000000" w:themeColor="text1"/>
          <w:sz w:val="20"/>
          <w:rPrChange w:id="15770" w:author="Dr Mamadou SANOGO" w:date="2023-10-25T18:15:00Z">
            <w:rPr>
              <w:del w:id="15771" w:author="Dr Mamadou SANOGO" w:date="2023-10-25T17:57:00Z"/>
              <w:rFonts w:asciiTheme="minorHAnsi" w:hAnsiTheme="minorHAnsi"/>
              <w:sz w:val="20"/>
            </w:rPr>
          </w:rPrChange>
        </w:rPr>
      </w:pPr>
      <w:del w:id="15772" w:author="Dr Mamadou SANOGO" w:date="2023-10-25T17:45:00Z">
        <w:r w:rsidRPr="007A4AFC" w:rsidDel="00A75F71">
          <w:rPr>
            <w:rFonts w:asciiTheme="minorHAnsi" w:hAnsiTheme="minorHAnsi"/>
            <w:color w:val="000000" w:themeColor="text1"/>
            <w:sz w:val="20"/>
            <w:rPrChange w:id="15773" w:author="Dr Mamadou SANOGO" w:date="2023-10-25T18:15:00Z">
              <w:rPr>
                <w:rFonts w:asciiTheme="minorHAnsi" w:hAnsiTheme="minorHAnsi"/>
                <w:sz w:val="20"/>
              </w:rPr>
            </w:rPrChange>
          </w:rPr>
          <w:delText xml:space="preserve"> </w:delText>
        </w:r>
      </w:del>
      <w:del w:id="15774" w:author="Dr Mamadou SANOGO" w:date="2023-10-25T17:57:00Z">
        <w:r w:rsidRPr="007A4AFC" w:rsidDel="00744A71">
          <w:rPr>
            <w:rFonts w:asciiTheme="minorHAnsi" w:hAnsiTheme="minorHAnsi"/>
            <w:color w:val="000000" w:themeColor="text1"/>
            <w:sz w:val="20"/>
            <w:rPrChange w:id="15775" w:author="Dr Mamadou SANOGO" w:date="2023-10-25T18:15:00Z">
              <w:rPr>
                <w:rFonts w:asciiTheme="minorHAnsi" w:hAnsiTheme="minorHAnsi"/>
                <w:sz w:val="20"/>
              </w:rPr>
            </w:rPrChange>
          </w:rPr>
          <w:delText>3 – PROFESSIONNELS</w:delText>
        </w:r>
      </w:del>
    </w:p>
    <w:p w14:paraId="0421DA66" w14:textId="33150E64" w:rsidR="00E77573" w:rsidRPr="007A4AFC" w:rsidDel="00744A71" w:rsidRDefault="00E77573">
      <w:pPr>
        <w:pStyle w:val="Titre"/>
        <w:tabs>
          <w:tab w:val="num" w:pos="-4820"/>
        </w:tabs>
        <w:spacing w:line="276" w:lineRule="auto"/>
        <w:ind w:left="-426"/>
        <w:jc w:val="both"/>
        <w:rPr>
          <w:del w:id="15776" w:author="Dr Mamadou SANOGO" w:date="2023-10-25T17:57:00Z"/>
          <w:rFonts w:asciiTheme="minorHAnsi" w:hAnsiTheme="minorHAnsi"/>
          <w:color w:val="000000" w:themeColor="text1"/>
          <w:sz w:val="20"/>
          <w:rPrChange w:id="15777" w:author="Dr Mamadou SANOGO" w:date="2023-10-25T18:15:00Z">
            <w:rPr>
              <w:del w:id="15778" w:author="Dr Mamadou SANOGO" w:date="2023-10-25T17:57:00Z"/>
              <w:rFonts w:asciiTheme="minorHAnsi" w:hAnsiTheme="minorHAnsi"/>
              <w:sz w:val="20"/>
            </w:rPr>
          </w:rPrChange>
        </w:rPr>
        <w:pPrChange w:id="15779" w:author="Dr Mamadou SANOGO" w:date="2023-10-25T17:57:00Z">
          <w:pPr>
            <w:pStyle w:val="Titre"/>
            <w:tabs>
              <w:tab w:val="num" w:pos="-4820"/>
            </w:tabs>
            <w:ind w:left="-425"/>
            <w:jc w:val="both"/>
          </w:pPr>
        </w:pPrChange>
      </w:pPr>
    </w:p>
    <w:tbl>
      <w:tblPr>
        <w:tblW w:w="572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7"/>
        <w:gridCol w:w="1537"/>
        <w:gridCol w:w="1537"/>
        <w:gridCol w:w="820"/>
        <w:gridCol w:w="923"/>
        <w:gridCol w:w="4098"/>
      </w:tblGrid>
      <w:tr w:rsidR="007A4AFC" w:rsidRPr="007A4AFC" w:rsidDel="00744A71" w14:paraId="3A6EA633" w14:textId="77777777" w:rsidTr="00920793">
        <w:trPr>
          <w:del w:id="15780" w:author="Dr Mamadou SANOGO" w:date="2023-10-25T17:57:00Z"/>
        </w:trPr>
        <w:tc>
          <w:tcPr>
            <w:tcW w:w="858" w:type="pct"/>
            <w:vAlign w:val="center"/>
          </w:tcPr>
          <w:p w14:paraId="21C41D4D" w14:textId="0A100E90" w:rsidR="00E77573" w:rsidRPr="007A4AFC" w:rsidDel="00744A71" w:rsidRDefault="00E77573">
            <w:pPr>
              <w:pStyle w:val="Titre"/>
              <w:tabs>
                <w:tab w:val="num" w:pos="-4820"/>
              </w:tabs>
              <w:spacing w:line="276" w:lineRule="auto"/>
              <w:jc w:val="both"/>
              <w:rPr>
                <w:del w:id="15781" w:author="Dr Mamadou SANOGO" w:date="2023-10-25T17:57:00Z"/>
                <w:rFonts w:asciiTheme="majorHAnsi" w:hAnsiTheme="majorHAnsi"/>
                <w:b w:val="0"/>
                <w:bCs/>
                <w:color w:val="000000" w:themeColor="text1"/>
                <w:sz w:val="16"/>
                <w:szCs w:val="18"/>
                <w:rPrChange w:id="15782" w:author="Dr Mamadou SANOGO" w:date="2023-10-25T18:15:00Z">
                  <w:rPr>
                    <w:del w:id="15783" w:author="Dr Mamadou SANOGO" w:date="2023-10-25T17:57:00Z"/>
                    <w:rFonts w:asciiTheme="majorHAnsi" w:hAnsiTheme="majorHAnsi"/>
                    <w:b/>
                    <w:bCs/>
                    <w:sz w:val="16"/>
                    <w:szCs w:val="18"/>
                  </w:rPr>
                </w:rPrChange>
              </w:rPr>
              <w:pPrChange w:id="15784" w:author="Dr Mamadou SANOGO" w:date="2023-10-25T17:57:00Z">
                <w:pPr>
                  <w:tabs>
                    <w:tab w:val="num" w:pos="-4322"/>
                  </w:tabs>
                  <w:spacing w:line="240" w:lineRule="auto"/>
                  <w:jc w:val="center"/>
                </w:pPr>
              </w:pPrChange>
            </w:pPr>
            <w:del w:id="15785" w:author="Dr Mamadou SANOGO" w:date="2023-10-25T17:57:00Z">
              <w:r w:rsidRPr="007A4AFC" w:rsidDel="00744A71">
                <w:rPr>
                  <w:rFonts w:asciiTheme="majorHAnsi" w:hAnsiTheme="majorHAnsi"/>
                  <w:b w:val="0"/>
                  <w:bCs/>
                  <w:color w:val="000000" w:themeColor="text1"/>
                  <w:sz w:val="16"/>
                  <w:szCs w:val="18"/>
                  <w:rPrChange w:id="15786" w:author="Dr Mamadou SANOGO" w:date="2023-10-25T18:15:00Z">
                    <w:rPr>
                      <w:rFonts w:asciiTheme="majorHAnsi" w:hAnsiTheme="majorHAnsi"/>
                      <w:b/>
                      <w:bCs/>
                      <w:sz w:val="16"/>
                      <w:szCs w:val="18"/>
                    </w:rPr>
                  </w:rPrChange>
                </w:rPr>
                <w:delText>Nom et fonction des intervenants dans leurs organismes de rattachement</w:delText>
              </w:r>
            </w:del>
          </w:p>
        </w:tc>
        <w:tc>
          <w:tcPr>
            <w:tcW w:w="714" w:type="pct"/>
            <w:vAlign w:val="center"/>
          </w:tcPr>
          <w:p w14:paraId="7BA4C6D2" w14:textId="43053E6E" w:rsidR="00E77573" w:rsidRPr="007A4AFC" w:rsidDel="00744A71" w:rsidRDefault="00E77573">
            <w:pPr>
              <w:pStyle w:val="Titre"/>
              <w:tabs>
                <w:tab w:val="num" w:pos="-4820"/>
              </w:tabs>
              <w:spacing w:line="276" w:lineRule="auto"/>
              <w:jc w:val="both"/>
              <w:rPr>
                <w:del w:id="15787" w:author="Dr Mamadou SANOGO" w:date="2023-10-25T17:57:00Z"/>
                <w:rFonts w:asciiTheme="majorHAnsi" w:hAnsiTheme="majorHAnsi"/>
                <w:b w:val="0"/>
                <w:bCs/>
                <w:color w:val="000000" w:themeColor="text1"/>
                <w:sz w:val="16"/>
                <w:szCs w:val="18"/>
                <w:rPrChange w:id="15788" w:author="Dr Mamadou SANOGO" w:date="2023-10-25T18:15:00Z">
                  <w:rPr>
                    <w:del w:id="15789" w:author="Dr Mamadou SANOGO" w:date="2023-10-25T17:57:00Z"/>
                    <w:rFonts w:asciiTheme="majorHAnsi" w:hAnsiTheme="majorHAnsi"/>
                    <w:b/>
                    <w:bCs/>
                    <w:sz w:val="16"/>
                    <w:szCs w:val="18"/>
                  </w:rPr>
                </w:rPrChange>
              </w:rPr>
              <w:pPrChange w:id="15790" w:author="Dr Mamadou SANOGO" w:date="2023-10-25T17:57:00Z">
                <w:pPr>
                  <w:tabs>
                    <w:tab w:val="num" w:pos="-4322"/>
                  </w:tabs>
                  <w:spacing w:line="240" w:lineRule="auto"/>
                  <w:jc w:val="center"/>
                </w:pPr>
              </w:pPrChange>
            </w:pPr>
            <w:del w:id="15791" w:author="Dr Mamadou SANOGO" w:date="2023-10-25T17:57:00Z">
              <w:r w:rsidRPr="007A4AFC" w:rsidDel="00744A71">
                <w:rPr>
                  <w:rFonts w:asciiTheme="majorHAnsi" w:hAnsiTheme="majorHAnsi"/>
                  <w:b w:val="0"/>
                  <w:bCs/>
                  <w:color w:val="000000" w:themeColor="text1"/>
                  <w:sz w:val="16"/>
                  <w:szCs w:val="18"/>
                  <w:rPrChange w:id="15792" w:author="Dr Mamadou SANOGO" w:date="2023-10-25T18:15:00Z">
                    <w:rPr>
                      <w:rFonts w:asciiTheme="majorHAnsi" w:hAnsiTheme="majorHAnsi"/>
                      <w:b/>
                      <w:bCs/>
                      <w:sz w:val="16"/>
                      <w:szCs w:val="18"/>
                    </w:rPr>
                  </w:rPrChange>
                </w:rPr>
                <w:delText>organisme d’origine (à spécifier impérativement)</w:delText>
              </w:r>
            </w:del>
          </w:p>
        </w:tc>
        <w:tc>
          <w:tcPr>
            <w:tcW w:w="714" w:type="pct"/>
            <w:vAlign w:val="center"/>
          </w:tcPr>
          <w:p w14:paraId="7B6C5ACD" w14:textId="0FAB5545" w:rsidR="00E77573" w:rsidRPr="007A4AFC" w:rsidDel="00744A71" w:rsidRDefault="00E77573">
            <w:pPr>
              <w:pStyle w:val="Titre"/>
              <w:tabs>
                <w:tab w:val="num" w:pos="-4820"/>
              </w:tabs>
              <w:spacing w:line="276" w:lineRule="auto"/>
              <w:jc w:val="both"/>
              <w:rPr>
                <w:del w:id="15793" w:author="Dr Mamadou SANOGO" w:date="2023-10-25T17:57:00Z"/>
                <w:rFonts w:asciiTheme="majorHAnsi" w:hAnsiTheme="majorHAnsi"/>
                <w:b w:val="0"/>
                <w:bCs/>
                <w:color w:val="000000" w:themeColor="text1"/>
                <w:sz w:val="16"/>
                <w:szCs w:val="18"/>
                <w:rPrChange w:id="15794" w:author="Dr Mamadou SANOGO" w:date="2023-10-25T18:15:00Z">
                  <w:rPr>
                    <w:del w:id="15795" w:author="Dr Mamadou SANOGO" w:date="2023-10-25T17:57:00Z"/>
                    <w:rFonts w:asciiTheme="majorHAnsi" w:hAnsiTheme="majorHAnsi"/>
                    <w:b/>
                    <w:bCs/>
                    <w:sz w:val="16"/>
                    <w:szCs w:val="18"/>
                  </w:rPr>
                </w:rPrChange>
              </w:rPr>
              <w:pPrChange w:id="15796" w:author="Dr Mamadou SANOGO" w:date="2023-10-25T17:57:00Z">
                <w:pPr>
                  <w:tabs>
                    <w:tab w:val="num" w:pos="-4322"/>
                  </w:tabs>
                  <w:spacing w:line="240" w:lineRule="auto"/>
                  <w:jc w:val="center"/>
                </w:pPr>
              </w:pPrChange>
            </w:pPr>
            <w:del w:id="15797" w:author="Dr Mamadou SANOGO" w:date="2023-10-25T17:57:00Z">
              <w:r w:rsidRPr="007A4AFC" w:rsidDel="00744A71">
                <w:rPr>
                  <w:rFonts w:asciiTheme="majorHAnsi" w:hAnsiTheme="majorHAnsi"/>
                  <w:b w:val="0"/>
                  <w:bCs/>
                  <w:color w:val="000000" w:themeColor="text1"/>
                  <w:sz w:val="16"/>
                  <w:szCs w:val="18"/>
                  <w:rPrChange w:id="15798" w:author="Dr Mamadou SANOGO" w:date="2023-10-25T18:15:00Z">
                    <w:rPr>
                      <w:rFonts w:asciiTheme="majorHAnsi" w:hAnsiTheme="majorHAnsi"/>
                      <w:b/>
                      <w:bCs/>
                      <w:sz w:val="16"/>
                      <w:szCs w:val="18"/>
                    </w:rPr>
                  </w:rPrChange>
                </w:rPr>
                <w:delText>Diplôme le plus élevé</w:delText>
              </w:r>
            </w:del>
          </w:p>
        </w:tc>
        <w:tc>
          <w:tcPr>
            <w:tcW w:w="381" w:type="pct"/>
            <w:vAlign w:val="center"/>
          </w:tcPr>
          <w:p w14:paraId="06E455B3" w14:textId="12EA14B1" w:rsidR="00E77573" w:rsidRPr="007A4AFC" w:rsidDel="00744A71" w:rsidRDefault="00E77573">
            <w:pPr>
              <w:pStyle w:val="Titre"/>
              <w:tabs>
                <w:tab w:val="num" w:pos="-4820"/>
              </w:tabs>
              <w:spacing w:line="276" w:lineRule="auto"/>
              <w:jc w:val="both"/>
              <w:rPr>
                <w:del w:id="15799" w:author="Dr Mamadou SANOGO" w:date="2023-10-25T17:57:00Z"/>
                <w:rFonts w:asciiTheme="majorHAnsi" w:hAnsiTheme="majorHAnsi"/>
                <w:b w:val="0"/>
                <w:bCs/>
                <w:color w:val="000000" w:themeColor="text1"/>
                <w:sz w:val="16"/>
                <w:szCs w:val="18"/>
                <w:rPrChange w:id="15800" w:author="Dr Mamadou SANOGO" w:date="2023-10-25T18:15:00Z">
                  <w:rPr>
                    <w:del w:id="15801" w:author="Dr Mamadou SANOGO" w:date="2023-10-25T17:57:00Z"/>
                    <w:rFonts w:asciiTheme="majorHAnsi" w:hAnsiTheme="majorHAnsi"/>
                    <w:b/>
                    <w:bCs/>
                    <w:sz w:val="16"/>
                    <w:szCs w:val="18"/>
                  </w:rPr>
                </w:rPrChange>
              </w:rPr>
              <w:pPrChange w:id="15802" w:author="Dr Mamadou SANOGO" w:date="2023-10-25T17:57:00Z">
                <w:pPr>
                  <w:tabs>
                    <w:tab w:val="num" w:pos="-4322"/>
                  </w:tabs>
                  <w:spacing w:line="240" w:lineRule="auto"/>
                  <w:jc w:val="center"/>
                </w:pPr>
              </w:pPrChange>
            </w:pPr>
            <w:del w:id="15803" w:author="Dr Mamadou SANOGO" w:date="2023-10-25T17:57:00Z">
              <w:r w:rsidRPr="007A4AFC" w:rsidDel="00744A71">
                <w:rPr>
                  <w:rFonts w:asciiTheme="majorHAnsi" w:hAnsiTheme="majorHAnsi"/>
                  <w:b w:val="0"/>
                  <w:bCs/>
                  <w:color w:val="000000" w:themeColor="text1"/>
                  <w:sz w:val="16"/>
                  <w:szCs w:val="18"/>
                  <w:rPrChange w:id="15804" w:author="Dr Mamadou SANOGO" w:date="2023-10-25T18:15:00Z">
                    <w:rPr>
                      <w:rFonts w:asciiTheme="majorHAnsi" w:hAnsiTheme="majorHAnsi"/>
                      <w:b/>
                      <w:bCs/>
                      <w:sz w:val="16"/>
                      <w:szCs w:val="18"/>
                    </w:rPr>
                  </w:rPrChange>
                </w:rPr>
                <w:delText>UE concernée</w:delText>
              </w:r>
            </w:del>
          </w:p>
        </w:tc>
        <w:tc>
          <w:tcPr>
            <w:tcW w:w="429" w:type="pct"/>
            <w:vAlign w:val="center"/>
          </w:tcPr>
          <w:p w14:paraId="00B864CF" w14:textId="60BBD4FB" w:rsidR="00E77573" w:rsidRPr="007A4AFC" w:rsidDel="00744A71" w:rsidRDefault="00E77573">
            <w:pPr>
              <w:pStyle w:val="Titre"/>
              <w:tabs>
                <w:tab w:val="num" w:pos="-4820"/>
              </w:tabs>
              <w:spacing w:line="276" w:lineRule="auto"/>
              <w:jc w:val="both"/>
              <w:rPr>
                <w:del w:id="15805" w:author="Dr Mamadou SANOGO" w:date="2023-10-25T17:57:00Z"/>
                <w:rFonts w:asciiTheme="majorHAnsi" w:hAnsiTheme="majorHAnsi"/>
                <w:b w:val="0"/>
                <w:bCs/>
                <w:color w:val="000000" w:themeColor="text1"/>
                <w:sz w:val="16"/>
                <w:szCs w:val="18"/>
                <w:rPrChange w:id="15806" w:author="Dr Mamadou SANOGO" w:date="2023-10-25T18:15:00Z">
                  <w:rPr>
                    <w:del w:id="15807" w:author="Dr Mamadou SANOGO" w:date="2023-10-25T17:57:00Z"/>
                    <w:rFonts w:asciiTheme="majorHAnsi" w:hAnsiTheme="majorHAnsi"/>
                    <w:b/>
                    <w:bCs/>
                    <w:sz w:val="16"/>
                    <w:szCs w:val="18"/>
                  </w:rPr>
                </w:rPrChange>
              </w:rPr>
              <w:pPrChange w:id="15808" w:author="Dr Mamadou SANOGO" w:date="2023-10-25T17:57:00Z">
                <w:pPr>
                  <w:tabs>
                    <w:tab w:val="num" w:pos="-4322"/>
                  </w:tabs>
                  <w:spacing w:line="240" w:lineRule="auto"/>
                  <w:jc w:val="center"/>
                </w:pPr>
              </w:pPrChange>
            </w:pPr>
            <w:del w:id="15809" w:author="Dr Mamadou SANOGO" w:date="2023-10-25T17:57:00Z">
              <w:r w:rsidRPr="007A4AFC" w:rsidDel="00744A71">
                <w:rPr>
                  <w:rFonts w:asciiTheme="majorHAnsi" w:hAnsiTheme="majorHAnsi"/>
                  <w:b w:val="0"/>
                  <w:bCs/>
                  <w:color w:val="000000" w:themeColor="text1"/>
                  <w:sz w:val="16"/>
                  <w:szCs w:val="18"/>
                  <w:rPrChange w:id="15810" w:author="Dr Mamadou SANOGO" w:date="2023-10-25T18:15:00Z">
                    <w:rPr>
                      <w:rFonts w:asciiTheme="majorHAnsi" w:hAnsiTheme="majorHAnsi"/>
                      <w:b/>
                      <w:bCs/>
                      <w:sz w:val="16"/>
                      <w:szCs w:val="18"/>
                    </w:rPr>
                  </w:rPrChange>
                </w:rPr>
                <w:delText>Nombre d’heures /étudiant (sur l’ensemble des semestres)</w:delText>
              </w:r>
            </w:del>
          </w:p>
        </w:tc>
        <w:tc>
          <w:tcPr>
            <w:tcW w:w="1904" w:type="pct"/>
            <w:vAlign w:val="center"/>
          </w:tcPr>
          <w:p w14:paraId="3D001631" w14:textId="48C4BBEA" w:rsidR="00E77573" w:rsidRPr="007A4AFC" w:rsidDel="00744A71" w:rsidRDefault="00E77573">
            <w:pPr>
              <w:pStyle w:val="Titre"/>
              <w:tabs>
                <w:tab w:val="num" w:pos="-4820"/>
              </w:tabs>
              <w:spacing w:line="276" w:lineRule="auto"/>
              <w:jc w:val="both"/>
              <w:rPr>
                <w:del w:id="15811" w:author="Dr Mamadou SANOGO" w:date="2023-10-25T17:57:00Z"/>
                <w:rFonts w:asciiTheme="majorHAnsi" w:hAnsiTheme="majorHAnsi"/>
                <w:b w:val="0"/>
                <w:bCs/>
                <w:color w:val="000000" w:themeColor="text1"/>
                <w:sz w:val="16"/>
                <w:szCs w:val="18"/>
                <w:rPrChange w:id="15812" w:author="Dr Mamadou SANOGO" w:date="2023-10-25T18:15:00Z">
                  <w:rPr>
                    <w:del w:id="15813" w:author="Dr Mamadou SANOGO" w:date="2023-10-25T17:57:00Z"/>
                    <w:rFonts w:asciiTheme="majorHAnsi" w:hAnsiTheme="majorHAnsi"/>
                    <w:b/>
                    <w:bCs/>
                    <w:sz w:val="16"/>
                    <w:szCs w:val="18"/>
                  </w:rPr>
                </w:rPrChange>
              </w:rPr>
              <w:pPrChange w:id="15814" w:author="Dr Mamadou SANOGO" w:date="2023-10-25T17:57:00Z">
                <w:pPr>
                  <w:tabs>
                    <w:tab w:val="num" w:pos="-4322"/>
                  </w:tabs>
                  <w:spacing w:line="240" w:lineRule="auto"/>
                  <w:jc w:val="center"/>
                </w:pPr>
              </w:pPrChange>
            </w:pPr>
            <w:del w:id="15815" w:author="Dr Mamadou SANOGO" w:date="2023-10-25T17:57:00Z">
              <w:r w:rsidRPr="007A4AFC" w:rsidDel="00744A71">
                <w:rPr>
                  <w:rFonts w:asciiTheme="majorHAnsi" w:hAnsiTheme="majorHAnsi"/>
                  <w:b w:val="0"/>
                  <w:bCs/>
                  <w:color w:val="000000" w:themeColor="text1"/>
                  <w:sz w:val="16"/>
                  <w:szCs w:val="18"/>
                  <w:rPrChange w:id="15816" w:author="Dr Mamadou SANOGO" w:date="2023-10-25T18:15:00Z">
                    <w:rPr>
                      <w:rFonts w:asciiTheme="majorHAnsi" w:hAnsiTheme="majorHAnsi"/>
                      <w:b/>
                      <w:bCs/>
                      <w:sz w:val="16"/>
                      <w:szCs w:val="18"/>
                    </w:rPr>
                  </w:rPrChange>
                </w:rPr>
                <w:delText>Enseignements dispensés (suivant les intitulés utilisés dans les fiches descriptives des UE)</w:delText>
              </w:r>
            </w:del>
          </w:p>
        </w:tc>
      </w:tr>
      <w:tr w:rsidR="007A4AFC" w:rsidRPr="007A4AFC" w:rsidDel="00744A71" w14:paraId="41EACC72" w14:textId="77777777" w:rsidTr="00920793">
        <w:trPr>
          <w:del w:id="15817" w:author="Dr Mamadou SANOGO" w:date="2023-10-25T17:57:00Z"/>
        </w:trPr>
        <w:tc>
          <w:tcPr>
            <w:tcW w:w="858" w:type="pct"/>
            <w:vAlign w:val="center"/>
          </w:tcPr>
          <w:p w14:paraId="443F38F2" w14:textId="4455771A" w:rsidR="00E77573" w:rsidRPr="007A4AFC" w:rsidDel="00744A71" w:rsidRDefault="00E77573">
            <w:pPr>
              <w:pStyle w:val="Titre"/>
              <w:tabs>
                <w:tab w:val="num" w:pos="-4820"/>
              </w:tabs>
              <w:spacing w:line="276" w:lineRule="auto"/>
              <w:jc w:val="both"/>
              <w:rPr>
                <w:del w:id="15818" w:author="Dr Mamadou SANOGO" w:date="2023-10-25T17:57:00Z"/>
                <w:rFonts w:asciiTheme="majorHAnsi" w:hAnsiTheme="majorHAnsi" w:cstheme="majorHAnsi"/>
                <w:bCs/>
                <w:color w:val="000000" w:themeColor="text1"/>
                <w:sz w:val="20"/>
              </w:rPr>
              <w:pPrChange w:id="15819" w:author="Dr Mamadou SANOGO" w:date="2023-10-25T17:57:00Z">
                <w:pPr>
                  <w:spacing w:line="240" w:lineRule="auto"/>
                </w:pPr>
              </w:pPrChange>
            </w:pPr>
            <w:del w:id="15820" w:author="Dr Mamadou SANOGO" w:date="2023-10-25T17:57:00Z">
              <w:r w:rsidRPr="007A4AFC" w:rsidDel="00744A71">
                <w:rPr>
                  <w:rFonts w:asciiTheme="majorHAnsi" w:hAnsiTheme="majorHAnsi" w:cstheme="majorHAnsi"/>
                  <w:bCs/>
                  <w:color w:val="000000" w:themeColor="text1"/>
                  <w:sz w:val="20"/>
                </w:rPr>
                <w:delText>Bokary DIALLO, Manager, Conseiller technique</w:delText>
              </w:r>
            </w:del>
          </w:p>
        </w:tc>
        <w:tc>
          <w:tcPr>
            <w:tcW w:w="714" w:type="pct"/>
            <w:vAlign w:val="center"/>
          </w:tcPr>
          <w:p w14:paraId="48786412" w14:textId="7753FEFB" w:rsidR="00E77573" w:rsidRPr="007A4AFC" w:rsidDel="00744A71" w:rsidRDefault="00E77573">
            <w:pPr>
              <w:pStyle w:val="Titre"/>
              <w:tabs>
                <w:tab w:val="num" w:pos="-4820"/>
              </w:tabs>
              <w:spacing w:line="276" w:lineRule="auto"/>
              <w:jc w:val="both"/>
              <w:rPr>
                <w:del w:id="15821" w:author="Dr Mamadou SANOGO" w:date="2023-10-25T17:57:00Z"/>
                <w:rFonts w:asciiTheme="majorHAnsi" w:hAnsiTheme="majorHAnsi" w:cstheme="majorHAnsi"/>
                <w:bCs/>
                <w:color w:val="000000" w:themeColor="text1"/>
                <w:sz w:val="20"/>
              </w:rPr>
              <w:pPrChange w:id="15822" w:author="Dr Mamadou SANOGO" w:date="2023-10-25T17:57:00Z">
                <w:pPr>
                  <w:spacing w:line="240" w:lineRule="auto"/>
                </w:pPr>
              </w:pPrChange>
            </w:pPr>
            <w:del w:id="15823" w:author="Dr Mamadou SANOGO" w:date="2023-10-25T17:57:00Z">
              <w:r w:rsidRPr="007A4AFC" w:rsidDel="00744A71">
                <w:rPr>
                  <w:rFonts w:asciiTheme="majorHAnsi" w:hAnsiTheme="majorHAnsi" w:cstheme="majorHAnsi"/>
                  <w:bCs/>
                  <w:color w:val="000000" w:themeColor="text1"/>
                  <w:sz w:val="20"/>
                </w:rPr>
                <w:delText>Ministère de la santé et de l’hygiène publique</w:delText>
              </w:r>
            </w:del>
          </w:p>
        </w:tc>
        <w:tc>
          <w:tcPr>
            <w:tcW w:w="714" w:type="pct"/>
            <w:vAlign w:val="center"/>
          </w:tcPr>
          <w:p w14:paraId="226DE037" w14:textId="04C96D02" w:rsidR="00E77573" w:rsidRPr="007A4AFC" w:rsidDel="00744A71" w:rsidRDefault="00E77573">
            <w:pPr>
              <w:pStyle w:val="Titre"/>
              <w:tabs>
                <w:tab w:val="num" w:pos="-4820"/>
              </w:tabs>
              <w:spacing w:line="276" w:lineRule="auto"/>
              <w:jc w:val="both"/>
              <w:rPr>
                <w:del w:id="15824" w:author="Dr Mamadou SANOGO" w:date="2023-10-25T17:57:00Z"/>
                <w:rFonts w:asciiTheme="majorHAnsi" w:hAnsiTheme="majorHAnsi" w:cstheme="majorHAnsi"/>
                <w:bCs/>
                <w:color w:val="000000" w:themeColor="text1"/>
                <w:sz w:val="20"/>
              </w:rPr>
              <w:pPrChange w:id="15825" w:author="Dr Mamadou SANOGO" w:date="2023-10-25T17:57:00Z">
                <w:pPr>
                  <w:tabs>
                    <w:tab w:val="num" w:pos="1494"/>
                  </w:tabs>
                  <w:spacing w:line="240" w:lineRule="auto"/>
                </w:pPr>
              </w:pPrChange>
            </w:pPr>
            <w:del w:id="15826" w:author="Dr Mamadou SANOGO" w:date="2023-10-25T17:57:00Z">
              <w:r w:rsidRPr="007A4AFC" w:rsidDel="00744A71">
                <w:rPr>
                  <w:rFonts w:asciiTheme="majorHAnsi" w:hAnsiTheme="majorHAnsi" w:cstheme="majorHAnsi"/>
                  <w:bCs/>
                  <w:color w:val="000000" w:themeColor="text1"/>
                  <w:sz w:val="20"/>
                </w:rPr>
                <w:delText>Ph.D</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(Sciences de la gestion)</w:delText>
              </w:r>
            </w:del>
          </w:p>
        </w:tc>
        <w:tc>
          <w:tcPr>
            <w:tcW w:w="381" w:type="pct"/>
            <w:vAlign w:val="center"/>
          </w:tcPr>
          <w:p w14:paraId="6C3F6084" w14:textId="27F7425A" w:rsidR="00E77573" w:rsidRPr="007A4AFC" w:rsidDel="00744A71" w:rsidRDefault="00E77573">
            <w:pPr>
              <w:pStyle w:val="Titre"/>
              <w:tabs>
                <w:tab w:val="num" w:pos="-4820"/>
              </w:tabs>
              <w:spacing w:line="276" w:lineRule="auto"/>
              <w:jc w:val="both"/>
              <w:rPr>
                <w:del w:id="15827" w:author="Dr Mamadou SANOGO" w:date="2023-10-25T17:57:00Z"/>
                <w:rFonts w:asciiTheme="majorHAnsi" w:hAnsiTheme="majorHAnsi" w:cstheme="majorHAnsi"/>
                <w:bCs/>
                <w:color w:val="000000" w:themeColor="text1"/>
                <w:sz w:val="20"/>
              </w:rPr>
              <w:pPrChange w:id="15828" w:author="Dr Mamadou SANOGO" w:date="2023-10-25T17:57:00Z">
                <w:pPr>
                  <w:spacing w:line="240" w:lineRule="auto"/>
                </w:pPr>
              </w:pPrChange>
            </w:pPr>
            <w:del w:id="15829" w:author="Dr Mamadou SANOGO" w:date="2023-10-25T17:57:00Z">
              <w:r w:rsidRPr="007A4AFC" w:rsidDel="00744A71">
                <w:rPr>
                  <w:rFonts w:asciiTheme="majorHAnsi" w:hAnsiTheme="majorHAnsi" w:cstheme="majorHAnsi"/>
                  <w:bCs/>
                  <w:color w:val="000000" w:themeColor="text1"/>
                  <w:sz w:val="20"/>
                </w:rPr>
                <w:delText>PPS2103;</w:delText>
              </w:r>
            </w:del>
          </w:p>
          <w:p w14:paraId="374306D6" w14:textId="02B5FE99" w:rsidR="00E77573" w:rsidRPr="007A4AFC" w:rsidDel="00744A71" w:rsidRDefault="00920793">
            <w:pPr>
              <w:pStyle w:val="Titre"/>
              <w:tabs>
                <w:tab w:val="num" w:pos="-4820"/>
              </w:tabs>
              <w:spacing w:line="276" w:lineRule="auto"/>
              <w:jc w:val="both"/>
              <w:rPr>
                <w:del w:id="15830" w:author="Dr Mamadou SANOGO" w:date="2023-10-25T17:57:00Z"/>
                <w:rFonts w:asciiTheme="majorHAnsi" w:hAnsiTheme="majorHAnsi" w:cstheme="majorHAnsi"/>
                <w:bCs/>
                <w:color w:val="000000" w:themeColor="text1"/>
                <w:sz w:val="20"/>
              </w:rPr>
              <w:pPrChange w:id="15831" w:author="Dr Mamadou SANOGO" w:date="2023-10-25T17:57:00Z">
                <w:pPr>
                  <w:spacing w:line="240" w:lineRule="auto"/>
                </w:pPr>
              </w:pPrChange>
            </w:pPr>
            <w:del w:id="15832" w:author="Dr Mamadou SANOGO" w:date="2023-10-25T17:57:00Z">
              <w:r w:rsidRPr="007A4AFC" w:rsidDel="00744A71">
                <w:rPr>
                  <w:rFonts w:asciiTheme="majorHAnsi" w:hAnsiTheme="majorHAnsi" w:cstheme="majorHAnsi"/>
                  <w:bCs/>
                  <w:color w:val="000000" w:themeColor="text1"/>
                  <w:sz w:val="20"/>
                </w:rPr>
                <w:delText>SPP2202</w:delText>
              </w:r>
            </w:del>
          </w:p>
        </w:tc>
        <w:tc>
          <w:tcPr>
            <w:tcW w:w="429" w:type="pct"/>
            <w:vAlign w:val="center"/>
          </w:tcPr>
          <w:p w14:paraId="7D7B6546" w14:textId="411D12F1" w:rsidR="00E77573" w:rsidRPr="007A4AFC" w:rsidDel="00744A71" w:rsidRDefault="00E77573">
            <w:pPr>
              <w:pStyle w:val="Titre"/>
              <w:tabs>
                <w:tab w:val="num" w:pos="-4820"/>
              </w:tabs>
              <w:spacing w:line="276" w:lineRule="auto"/>
              <w:jc w:val="both"/>
              <w:rPr>
                <w:del w:id="15833" w:author="Dr Mamadou SANOGO" w:date="2023-10-25T17:57:00Z"/>
                <w:rFonts w:asciiTheme="majorHAnsi" w:hAnsiTheme="majorHAnsi"/>
                <w:color w:val="000000" w:themeColor="text1"/>
                <w:sz w:val="20"/>
              </w:rPr>
              <w:pPrChange w:id="15834" w:author="Dr Mamadou SANOGO" w:date="2023-10-25T17:57:00Z">
                <w:pPr>
                  <w:spacing w:line="240" w:lineRule="auto"/>
                  <w:jc w:val="center"/>
                </w:pPr>
              </w:pPrChange>
            </w:pPr>
            <w:del w:id="15835" w:author="Dr Mamadou SANOGO" w:date="2023-10-25T17:57:00Z">
              <w:r w:rsidRPr="007A4AFC" w:rsidDel="00744A71">
                <w:rPr>
                  <w:rFonts w:asciiTheme="majorHAnsi" w:hAnsiTheme="majorHAnsi"/>
                  <w:color w:val="000000" w:themeColor="text1"/>
                  <w:sz w:val="20"/>
                </w:rPr>
                <w:delText>200</w:delText>
              </w:r>
            </w:del>
          </w:p>
        </w:tc>
        <w:tc>
          <w:tcPr>
            <w:tcW w:w="1904" w:type="pct"/>
            <w:vAlign w:val="center"/>
          </w:tcPr>
          <w:p w14:paraId="01E922B9" w14:textId="44732D96" w:rsidR="00E77573" w:rsidRPr="007A4AFC" w:rsidDel="00744A71" w:rsidRDefault="00E77573">
            <w:pPr>
              <w:pStyle w:val="Titre"/>
              <w:tabs>
                <w:tab w:val="num" w:pos="-4820"/>
              </w:tabs>
              <w:spacing w:line="276" w:lineRule="auto"/>
              <w:jc w:val="both"/>
              <w:rPr>
                <w:del w:id="15836" w:author="Dr Mamadou SANOGO" w:date="2023-10-25T17:57:00Z"/>
                <w:rFonts w:asciiTheme="majorHAnsi" w:hAnsiTheme="majorHAnsi" w:cstheme="majorHAnsi"/>
                <w:bCs/>
                <w:color w:val="000000" w:themeColor="text1"/>
                <w:sz w:val="20"/>
              </w:rPr>
              <w:pPrChange w:id="15837" w:author="Dr Mamadou SANOGO" w:date="2023-10-25T17:57:00Z">
                <w:pPr>
                  <w:spacing w:line="240" w:lineRule="auto"/>
                </w:pPr>
              </w:pPrChange>
            </w:pPr>
            <w:del w:id="15838" w:author="Dr Mamadou SANOGO" w:date="2023-10-25T17:57:00Z">
              <w:r w:rsidRPr="007A4AFC" w:rsidDel="00744A71">
                <w:rPr>
                  <w:rFonts w:asciiTheme="majorHAnsi" w:hAnsiTheme="majorHAnsi" w:cstheme="majorHAnsi"/>
                  <w:bCs/>
                  <w:color w:val="000000" w:themeColor="text1"/>
                  <w:sz w:val="20"/>
                </w:rPr>
                <w:delText xml:space="preserve">Gestion des Programmes et projets de santé S1 ; </w:delText>
              </w:r>
            </w:del>
          </w:p>
          <w:p w14:paraId="67E5C316" w14:textId="35CFF474" w:rsidR="00E77573" w:rsidRPr="007A4AFC" w:rsidDel="00744A71" w:rsidRDefault="00E77573">
            <w:pPr>
              <w:pStyle w:val="Titre"/>
              <w:tabs>
                <w:tab w:val="num" w:pos="-4820"/>
              </w:tabs>
              <w:spacing w:line="276" w:lineRule="auto"/>
              <w:jc w:val="both"/>
              <w:rPr>
                <w:del w:id="15839" w:author="Dr Mamadou SANOGO" w:date="2023-10-25T17:57:00Z"/>
                <w:rFonts w:asciiTheme="majorHAnsi" w:hAnsiTheme="majorHAnsi" w:cstheme="majorHAnsi"/>
                <w:bCs/>
                <w:color w:val="000000" w:themeColor="text1"/>
                <w:sz w:val="20"/>
              </w:rPr>
              <w:pPrChange w:id="15840" w:author="Dr Mamadou SANOGO" w:date="2023-10-25T17:57:00Z">
                <w:pPr>
                  <w:spacing w:line="240" w:lineRule="auto"/>
                </w:pPr>
              </w:pPrChange>
            </w:pPr>
            <w:del w:id="15841" w:author="Dr Mamadou SANOGO" w:date="2023-10-25T17:57:00Z">
              <w:r w:rsidRPr="007A4AFC" w:rsidDel="00744A71">
                <w:rPr>
                  <w:rFonts w:asciiTheme="majorHAnsi" w:hAnsiTheme="majorHAnsi" w:cstheme="majorHAnsi"/>
                  <w:bCs/>
                  <w:color w:val="000000" w:themeColor="text1"/>
                  <w:sz w:val="20"/>
                </w:rPr>
                <w:delText xml:space="preserve">Concepts de base en Suivi et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7479FF74" w14:textId="280CE8FF" w:rsidR="00E77573" w:rsidRPr="007A4AFC" w:rsidDel="00744A71" w:rsidRDefault="00E77573">
            <w:pPr>
              <w:pStyle w:val="Titre"/>
              <w:tabs>
                <w:tab w:val="num" w:pos="-4820"/>
              </w:tabs>
              <w:spacing w:line="276" w:lineRule="auto"/>
              <w:jc w:val="both"/>
              <w:rPr>
                <w:del w:id="15842" w:author="Dr Mamadou SANOGO" w:date="2023-10-25T17:57:00Z"/>
                <w:rFonts w:asciiTheme="majorHAnsi" w:hAnsiTheme="majorHAnsi" w:cstheme="majorHAnsi"/>
                <w:bCs/>
                <w:color w:val="000000" w:themeColor="text1"/>
                <w:sz w:val="20"/>
              </w:rPr>
              <w:pPrChange w:id="15843" w:author="Dr Mamadou SANOGO" w:date="2023-10-25T17:57:00Z">
                <w:pPr>
                  <w:spacing w:line="240" w:lineRule="auto"/>
                </w:pPr>
              </w:pPrChange>
            </w:pPr>
            <w:del w:id="15844" w:author="Dr Mamadou SANOGO" w:date="2023-10-25T17:57:00Z">
              <w:r w:rsidRPr="007A4AFC" w:rsidDel="00744A71">
                <w:rPr>
                  <w:rFonts w:asciiTheme="majorHAnsi" w:hAnsiTheme="majorHAnsi" w:cstheme="majorHAnsi"/>
                  <w:bCs/>
                  <w:color w:val="000000" w:themeColor="text1"/>
                  <w:sz w:val="20"/>
                </w:rPr>
                <w:delText xml:space="preserve">Cadres et outils de Suivi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0749FB88" w14:textId="21E65876" w:rsidR="00E77573" w:rsidRPr="007A4AFC" w:rsidDel="00744A71" w:rsidRDefault="00E77573">
            <w:pPr>
              <w:pStyle w:val="Titre"/>
              <w:tabs>
                <w:tab w:val="num" w:pos="-4820"/>
              </w:tabs>
              <w:spacing w:line="276" w:lineRule="auto"/>
              <w:jc w:val="both"/>
              <w:rPr>
                <w:del w:id="15845" w:author="Dr Mamadou SANOGO" w:date="2023-10-25T17:57:00Z"/>
                <w:rFonts w:asciiTheme="majorHAnsi" w:hAnsiTheme="majorHAnsi" w:cstheme="majorHAnsi"/>
                <w:bCs/>
                <w:color w:val="000000" w:themeColor="text1"/>
                <w:sz w:val="20"/>
              </w:rPr>
              <w:pPrChange w:id="15846" w:author="Dr Mamadou SANOGO" w:date="2023-10-25T17:57:00Z">
                <w:pPr>
                  <w:spacing w:line="240" w:lineRule="auto"/>
                </w:pPr>
              </w:pPrChange>
            </w:pPr>
            <w:del w:id="15847" w:author="Dr Mamadou SANOGO" w:date="2023-10-25T17:57:00Z">
              <w:r w:rsidRPr="007A4AFC" w:rsidDel="00744A71">
                <w:rPr>
                  <w:rFonts w:asciiTheme="majorHAnsi" w:hAnsiTheme="majorHAnsi" w:cstheme="majorHAnsi"/>
                  <w:bCs/>
                  <w:color w:val="000000" w:themeColor="text1"/>
                  <w:sz w:val="20"/>
                </w:rPr>
                <w:delText>Processus d’élaboration d’un projet de santé communautaire S2</w:delText>
              </w:r>
            </w:del>
          </w:p>
        </w:tc>
      </w:tr>
      <w:tr w:rsidR="007A4AFC" w:rsidRPr="007A4AFC" w:rsidDel="00744A71" w14:paraId="67B1FAB1" w14:textId="77777777" w:rsidTr="00920793">
        <w:trPr>
          <w:del w:id="15848" w:author="Dr Mamadou SANOGO" w:date="2023-10-25T17:57:00Z"/>
        </w:trPr>
        <w:tc>
          <w:tcPr>
            <w:tcW w:w="858" w:type="pct"/>
            <w:vAlign w:val="center"/>
          </w:tcPr>
          <w:p w14:paraId="26470BC2" w14:textId="532E4470" w:rsidR="00E77573" w:rsidRPr="007A4AFC" w:rsidDel="00744A71" w:rsidRDefault="00E77573">
            <w:pPr>
              <w:pStyle w:val="Titre"/>
              <w:tabs>
                <w:tab w:val="num" w:pos="-4820"/>
              </w:tabs>
              <w:spacing w:line="276" w:lineRule="auto"/>
              <w:jc w:val="both"/>
              <w:rPr>
                <w:del w:id="15849" w:author="Dr Mamadou SANOGO" w:date="2023-10-25T17:57:00Z"/>
                <w:rFonts w:asciiTheme="majorHAnsi" w:hAnsiTheme="majorHAnsi" w:cstheme="majorHAnsi"/>
                <w:bCs/>
                <w:color w:val="000000" w:themeColor="text1"/>
                <w:sz w:val="20"/>
              </w:rPr>
              <w:pPrChange w:id="15850" w:author="Dr Mamadou SANOGO" w:date="2023-10-25T17:57:00Z">
                <w:pPr>
                  <w:spacing w:line="240" w:lineRule="auto"/>
                </w:pPr>
              </w:pPrChange>
            </w:pPr>
            <w:del w:id="15851" w:author="Dr Mamadou SANOGO" w:date="2023-10-25T17:57:00Z">
              <w:r w:rsidRPr="007A4AFC" w:rsidDel="00744A71">
                <w:rPr>
                  <w:rFonts w:asciiTheme="majorHAnsi" w:hAnsiTheme="majorHAnsi" w:cstheme="majorHAnsi"/>
                  <w:bCs/>
                  <w:color w:val="000000" w:themeColor="text1"/>
                  <w:sz w:val="20"/>
                </w:rPr>
                <w:delText>Moustapha SOUARE,</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 xml:space="preserve">Juriste, Responsable cellule </w:delText>
              </w:r>
            </w:del>
          </w:p>
        </w:tc>
        <w:tc>
          <w:tcPr>
            <w:tcW w:w="714" w:type="pct"/>
            <w:vAlign w:val="center"/>
          </w:tcPr>
          <w:p w14:paraId="0E9ADE48" w14:textId="0D618E44" w:rsidR="00E77573" w:rsidRPr="007A4AFC" w:rsidDel="00744A71" w:rsidRDefault="00E77573">
            <w:pPr>
              <w:pStyle w:val="Titre"/>
              <w:tabs>
                <w:tab w:val="num" w:pos="-4820"/>
              </w:tabs>
              <w:spacing w:line="276" w:lineRule="auto"/>
              <w:jc w:val="both"/>
              <w:rPr>
                <w:del w:id="15852" w:author="Dr Mamadou SANOGO" w:date="2023-10-25T17:57:00Z"/>
                <w:rFonts w:asciiTheme="majorHAnsi" w:hAnsiTheme="majorHAnsi" w:cstheme="majorHAnsi"/>
                <w:bCs/>
                <w:color w:val="000000" w:themeColor="text1"/>
                <w:sz w:val="20"/>
              </w:rPr>
              <w:pPrChange w:id="15853" w:author="Dr Mamadou SANOGO" w:date="2023-10-25T17:57:00Z">
                <w:pPr>
                  <w:spacing w:line="240" w:lineRule="auto"/>
                </w:pPr>
              </w:pPrChange>
            </w:pPr>
            <w:del w:id="15854" w:author="Dr Mamadou SANOGO" w:date="2023-10-25T17:57:00Z">
              <w:r w:rsidRPr="007A4AFC" w:rsidDel="00744A71">
                <w:rPr>
                  <w:rFonts w:asciiTheme="majorHAnsi" w:hAnsiTheme="majorHAnsi" w:cstheme="majorHAnsi"/>
                  <w:bCs/>
                  <w:color w:val="000000" w:themeColor="text1"/>
                  <w:sz w:val="20"/>
                </w:rPr>
                <w:delText>OPV(Ministère de l’agriculture)</w:delText>
              </w:r>
            </w:del>
          </w:p>
        </w:tc>
        <w:tc>
          <w:tcPr>
            <w:tcW w:w="714" w:type="pct"/>
            <w:vAlign w:val="center"/>
          </w:tcPr>
          <w:p w14:paraId="664E2A99" w14:textId="52A7FD00" w:rsidR="00E77573" w:rsidRPr="007A4AFC" w:rsidDel="00744A71" w:rsidRDefault="00E77573">
            <w:pPr>
              <w:pStyle w:val="Titre"/>
              <w:tabs>
                <w:tab w:val="num" w:pos="-4820"/>
              </w:tabs>
              <w:spacing w:line="276" w:lineRule="auto"/>
              <w:jc w:val="both"/>
              <w:rPr>
                <w:del w:id="15855" w:author="Dr Mamadou SANOGO" w:date="2023-10-25T17:57:00Z"/>
                <w:rFonts w:asciiTheme="majorHAnsi" w:hAnsiTheme="majorHAnsi" w:cstheme="majorHAnsi"/>
                <w:bCs/>
                <w:color w:val="000000" w:themeColor="text1"/>
                <w:sz w:val="20"/>
              </w:rPr>
              <w:pPrChange w:id="15856" w:author="Dr Mamadou SANOGO" w:date="2023-10-25T17:57:00Z">
                <w:pPr>
                  <w:tabs>
                    <w:tab w:val="num" w:pos="1494"/>
                  </w:tabs>
                  <w:spacing w:line="240" w:lineRule="auto"/>
                </w:pPr>
              </w:pPrChange>
            </w:pPr>
            <w:del w:id="15857" w:author="Dr Mamadou SANOGO" w:date="2023-10-25T17:57:00Z">
              <w:r w:rsidRPr="007A4AFC" w:rsidDel="00744A71">
                <w:rPr>
                  <w:rFonts w:asciiTheme="majorHAnsi" w:hAnsiTheme="majorHAnsi" w:cstheme="majorHAnsi"/>
                  <w:bCs/>
                  <w:color w:val="000000" w:themeColor="text1"/>
                  <w:sz w:val="20"/>
                </w:rPr>
                <w:delText>Master</w:delText>
              </w:r>
            </w:del>
          </w:p>
          <w:p w14:paraId="5FC5237F" w14:textId="08D5E016" w:rsidR="00E77573" w:rsidRPr="007A4AFC" w:rsidDel="00744A71" w:rsidRDefault="00E77573">
            <w:pPr>
              <w:pStyle w:val="Titre"/>
              <w:tabs>
                <w:tab w:val="num" w:pos="-4820"/>
              </w:tabs>
              <w:spacing w:line="276" w:lineRule="auto"/>
              <w:jc w:val="both"/>
              <w:rPr>
                <w:del w:id="15858" w:author="Dr Mamadou SANOGO" w:date="2023-10-25T17:57:00Z"/>
                <w:rFonts w:asciiTheme="majorHAnsi" w:hAnsiTheme="majorHAnsi" w:cstheme="majorHAnsi"/>
                <w:bCs/>
                <w:color w:val="000000" w:themeColor="text1"/>
                <w:sz w:val="20"/>
              </w:rPr>
              <w:pPrChange w:id="15859" w:author="Dr Mamadou SANOGO" w:date="2023-10-25T17:57:00Z">
                <w:pPr>
                  <w:tabs>
                    <w:tab w:val="num" w:pos="1494"/>
                  </w:tabs>
                  <w:spacing w:line="240" w:lineRule="auto"/>
                </w:pPr>
              </w:pPrChange>
            </w:pPr>
            <w:del w:id="15860" w:author="Dr Mamadou SANOGO" w:date="2023-10-25T17:57:00Z">
              <w:r w:rsidRPr="007A4AFC" w:rsidDel="00744A71">
                <w:rPr>
                  <w:rFonts w:asciiTheme="majorHAnsi" w:hAnsiTheme="majorHAnsi" w:cstheme="majorHAnsi"/>
                  <w:bCs/>
                  <w:color w:val="000000" w:themeColor="text1"/>
                  <w:sz w:val="20"/>
                </w:rPr>
                <w:delText>(Droit, environnement)</w:delText>
              </w:r>
            </w:del>
          </w:p>
        </w:tc>
        <w:tc>
          <w:tcPr>
            <w:tcW w:w="381" w:type="pct"/>
            <w:vAlign w:val="center"/>
          </w:tcPr>
          <w:p w14:paraId="0AC9A0A0" w14:textId="480979C3" w:rsidR="00E77573" w:rsidRPr="007A4AFC" w:rsidDel="00744A71" w:rsidRDefault="00093146">
            <w:pPr>
              <w:pStyle w:val="Titre"/>
              <w:tabs>
                <w:tab w:val="num" w:pos="-4820"/>
              </w:tabs>
              <w:spacing w:line="276" w:lineRule="auto"/>
              <w:jc w:val="both"/>
              <w:rPr>
                <w:del w:id="15861" w:author="Dr Mamadou SANOGO" w:date="2023-10-25T17:57:00Z"/>
                <w:rFonts w:asciiTheme="majorHAnsi" w:hAnsiTheme="majorHAnsi" w:cstheme="majorHAnsi"/>
                <w:bCs/>
                <w:color w:val="000000" w:themeColor="text1"/>
                <w:sz w:val="20"/>
              </w:rPr>
              <w:pPrChange w:id="15862" w:author="Dr Mamadou SANOGO" w:date="2023-10-25T17:57:00Z">
                <w:pPr>
                  <w:spacing w:line="240" w:lineRule="auto"/>
                </w:pPr>
              </w:pPrChange>
            </w:pPr>
            <w:del w:id="15863" w:author="Dr Mamadou SANOGO" w:date="2023-10-25T17:57:00Z">
              <w:r w:rsidRPr="007A4AFC" w:rsidDel="00744A71">
                <w:rPr>
                  <w:rFonts w:asciiTheme="majorHAnsi" w:hAnsiTheme="majorHAnsi" w:cstheme="majorHAnsi"/>
                  <w:bCs/>
                  <w:color w:val="000000" w:themeColor="text1"/>
                  <w:sz w:val="20"/>
                </w:rPr>
                <w:delText xml:space="preserve">GDMS2104 </w:delText>
              </w:r>
            </w:del>
          </w:p>
        </w:tc>
        <w:tc>
          <w:tcPr>
            <w:tcW w:w="429" w:type="pct"/>
            <w:vAlign w:val="center"/>
          </w:tcPr>
          <w:p w14:paraId="7423D145" w14:textId="0E955C3B" w:rsidR="00E77573" w:rsidRPr="007A4AFC" w:rsidDel="00744A71" w:rsidRDefault="00E77573">
            <w:pPr>
              <w:pStyle w:val="Titre"/>
              <w:tabs>
                <w:tab w:val="num" w:pos="-4820"/>
              </w:tabs>
              <w:spacing w:line="276" w:lineRule="auto"/>
              <w:jc w:val="both"/>
              <w:rPr>
                <w:del w:id="15864" w:author="Dr Mamadou SANOGO" w:date="2023-10-25T17:57:00Z"/>
                <w:rFonts w:asciiTheme="majorHAnsi" w:hAnsiTheme="majorHAnsi"/>
                <w:color w:val="000000" w:themeColor="text1"/>
                <w:sz w:val="20"/>
              </w:rPr>
              <w:pPrChange w:id="15865" w:author="Dr Mamadou SANOGO" w:date="2023-10-25T17:57:00Z">
                <w:pPr>
                  <w:spacing w:line="240" w:lineRule="auto"/>
                  <w:jc w:val="center"/>
                </w:pPr>
              </w:pPrChange>
            </w:pPr>
            <w:del w:id="15866"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1D203848" w14:textId="0B1275D8" w:rsidR="00E77573" w:rsidRPr="007A4AFC" w:rsidDel="00744A71" w:rsidRDefault="00E77573">
            <w:pPr>
              <w:pStyle w:val="Titre"/>
              <w:tabs>
                <w:tab w:val="num" w:pos="-4820"/>
              </w:tabs>
              <w:spacing w:line="276" w:lineRule="auto"/>
              <w:jc w:val="both"/>
              <w:rPr>
                <w:del w:id="15867" w:author="Dr Mamadou SANOGO" w:date="2023-10-25T17:57:00Z"/>
                <w:rFonts w:asciiTheme="majorHAnsi" w:hAnsiTheme="majorHAnsi" w:cstheme="majorHAnsi"/>
                <w:bCs/>
                <w:color w:val="000000" w:themeColor="text1"/>
                <w:sz w:val="20"/>
              </w:rPr>
              <w:pPrChange w:id="15868" w:author="Dr Mamadou SANOGO" w:date="2023-10-25T17:57:00Z">
                <w:pPr>
                  <w:spacing w:line="240" w:lineRule="auto"/>
                </w:pPr>
              </w:pPrChange>
            </w:pPr>
            <w:del w:id="15869" w:author="Dr Mamadou SANOGO" w:date="2023-10-25T17:57:00Z">
              <w:r w:rsidRPr="007A4AFC" w:rsidDel="00744A71">
                <w:rPr>
                  <w:rFonts w:asciiTheme="majorHAnsi" w:hAnsiTheme="majorHAnsi" w:cstheme="majorHAnsi"/>
                  <w:bCs/>
                  <w:color w:val="000000" w:themeColor="text1"/>
                  <w:sz w:val="20"/>
                </w:rPr>
                <w:delText>Concepts et politiques en matière de Genre S1 ;</w:delText>
              </w:r>
            </w:del>
          </w:p>
          <w:p w14:paraId="781BF181" w14:textId="47F51F96" w:rsidR="00E77573" w:rsidRPr="007A4AFC" w:rsidDel="00744A71" w:rsidRDefault="00E77573">
            <w:pPr>
              <w:pStyle w:val="Titre"/>
              <w:tabs>
                <w:tab w:val="num" w:pos="-4820"/>
              </w:tabs>
              <w:spacing w:line="276" w:lineRule="auto"/>
              <w:jc w:val="both"/>
              <w:rPr>
                <w:del w:id="15870" w:author="Dr Mamadou SANOGO" w:date="2023-10-25T17:57:00Z"/>
                <w:rFonts w:asciiTheme="majorHAnsi" w:hAnsiTheme="majorHAnsi" w:cstheme="majorHAnsi"/>
                <w:bCs/>
                <w:color w:val="000000" w:themeColor="text1"/>
                <w:sz w:val="20"/>
              </w:rPr>
              <w:pPrChange w:id="15871" w:author="Dr Mamadou SANOGO" w:date="2023-10-25T17:57:00Z">
                <w:pPr>
                  <w:spacing w:line="240" w:lineRule="auto"/>
                </w:pPr>
              </w:pPrChange>
            </w:pPr>
            <w:del w:id="15872" w:author="Dr Mamadou SANOGO" w:date="2023-10-25T17:57:00Z">
              <w:r w:rsidRPr="007A4AFC" w:rsidDel="00744A71">
                <w:rPr>
                  <w:rFonts w:asciiTheme="majorHAnsi" w:hAnsiTheme="majorHAnsi" w:cstheme="majorHAnsi"/>
                  <w:bCs/>
                  <w:color w:val="000000" w:themeColor="text1"/>
                  <w:sz w:val="20"/>
                </w:rPr>
                <w:delText>Droit Administratif S1 ;</w:delText>
              </w:r>
            </w:del>
          </w:p>
          <w:p w14:paraId="630CC96A" w14:textId="2D9AA445" w:rsidR="00E77573" w:rsidRPr="007A4AFC" w:rsidDel="00744A71" w:rsidRDefault="00920793">
            <w:pPr>
              <w:pStyle w:val="Titre"/>
              <w:tabs>
                <w:tab w:val="num" w:pos="-4820"/>
              </w:tabs>
              <w:spacing w:line="276" w:lineRule="auto"/>
              <w:jc w:val="both"/>
              <w:rPr>
                <w:del w:id="15873" w:author="Dr Mamadou SANOGO" w:date="2023-10-25T17:57:00Z"/>
                <w:rFonts w:asciiTheme="majorHAnsi" w:hAnsiTheme="majorHAnsi" w:cstheme="majorHAnsi"/>
                <w:bCs/>
                <w:color w:val="000000" w:themeColor="text1"/>
                <w:sz w:val="20"/>
              </w:rPr>
              <w:pPrChange w:id="15874" w:author="Dr Mamadou SANOGO" w:date="2023-10-25T17:57:00Z">
                <w:pPr>
                  <w:spacing w:line="240" w:lineRule="auto"/>
                </w:pPr>
              </w:pPrChange>
            </w:pPr>
            <w:del w:id="15875" w:author="Dr Mamadou SANOGO" w:date="2023-10-25T17:57:00Z">
              <w:r w:rsidRPr="007A4AFC" w:rsidDel="00744A71">
                <w:rPr>
                  <w:rFonts w:asciiTheme="majorHAnsi" w:hAnsiTheme="majorHAnsi" w:cstheme="majorHAnsi"/>
                  <w:bCs/>
                  <w:color w:val="000000" w:themeColor="text1"/>
                  <w:sz w:val="20"/>
                </w:rPr>
                <w:delText>Éthique</w:delText>
              </w:r>
              <w:r w:rsidR="00E77573" w:rsidRPr="007A4AFC" w:rsidDel="00744A71">
                <w:rPr>
                  <w:rFonts w:asciiTheme="majorHAnsi" w:hAnsiTheme="majorHAnsi" w:cstheme="majorHAnsi"/>
                  <w:bCs/>
                  <w:color w:val="000000" w:themeColor="text1"/>
                  <w:sz w:val="20"/>
                </w:rPr>
                <w:delText xml:space="preserve"> et responsabilité en matière de santé S1</w:delText>
              </w:r>
            </w:del>
          </w:p>
        </w:tc>
      </w:tr>
      <w:tr w:rsidR="007A4AFC" w:rsidRPr="007A4AFC" w:rsidDel="00744A71" w14:paraId="31EB4ADE" w14:textId="77777777" w:rsidTr="00920793">
        <w:trPr>
          <w:del w:id="15876" w:author="Dr Mamadou SANOGO" w:date="2023-10-25T17:57:00Z"/>
        </w:trPr>
        <w:tc>
          <w:tcPr>
            <w:tcW w:w="858" w:type="pct"/>
            <w:vAlign w:val="center"/>
          </w:tcPr>
          <w:p w14:paraId="650F42EF" w14:textId="6E7FE941" w:rsidR="00E77573" w:rsidRPr="007A4AFC" w:rsidDel="00744A71" w:rsidRDefault="00E77573">
            <w:pPr>
              <w:pStyle w:val="Titre"/>
              <w:tabs>
                <w:tab w:val="num" w:pos="-4820"/>
              </w:tabs>
              <w:spacing w:line="276" w:lineRule="auto"/>
              <w:jc w:val="both"/>
              <w:rPr>
                <w:del w:id="15877" w:author="Dr Mamadou SANOGO" w:date="2023-10-25T17:57:00Z"/>
                <w:rFonts w:asciiTheme="majorHAnsi" w:hAnsiTheme="majorHAnsi" w:cstheme="majorHAnsi"/>
                <w:bCs/>
                <w:color w:val="000000" w:themeColor="text1"/>
                <w:sz w:val="20"/>
              </w:rPr>
              <w:pPrChange w:id="15878" w:author="Dr Mamadou SANOGO" w:date="2023-10-25T17:57:00Z">
                <w:pPr>
                  <w:spacing w:line="240" w:lineRule="auto"/>
                </w:pPr>
              </w:pPrChange>
            </w:pPr>
            <w:del w:id="15879" w:author="Dr Mamadou SANOGO" w:date="2023-10-25T17:57:00Z">
              <w:r w:rsidRPr="007A4AFC" w:rsidDel="00744A71">
                <w:rPr>
                  <w:rFonts w:asciiTheme="majorHAnsi" w:hAnsiTheme="majorHAnsi" w:cstheme="majorHAnsi"/>
                  <w:bCs/>
                  <w:color w:val="000000" w:themeColor="text1"/>
                  <w:sz w:val="20"/>
                </w:rPr>
                <w:delText xml:space="preserve">Baba DIALLO, Epidémiologiste </w:delText>
              </w:r>
            </w:del>
          </w:p>
        </w:tc>
        <w:tc>
          <w:tcPr>
            <w:tcW w:w="714" w:type="pct"/>
            <w:vAlign w:val="center"/>
          </w:tcPr>
          <w:p w14:paraId="1587AF28" w14:textId="5A4EC4EA" w:rsidR="00E77573" w:rsidRPr="007A4AFC" w:rsidDel="00744A71" w:rsidRDefault="00E77573">
            <w:pPr>
              <w:pStyle w:val="Titre"/>
              <w:tabs>
                <w:tab w:val="num" w:pos="-4820"/>
              </w:tabs>
              <w:spacing w:line="276" w:lineRule="auto"/>
              <w:jc w:val="both"/>
              <w:rPr>
                <w:del w:id="15880" w:author="Dr Mamadou SANOGO" w:date="2023-10-25T17:57:00Z"/>
                <w:rFonts w:asciiTheme="majorHAnsi" w:hAnsiTheme="majorHAnsi" w:cstheme="majorHAnsi"/>
                <w:bCs/>
                <w:color w:val="000000" w:themeColor="text1"/>
                <w:sz w:val="20"/>
              </w:rPr>
              <w:pPrChange w:id="15881" w:author="Dr Mamadou SANOGO" w:date="2023-10-25T17:57:00Z">
                <w:pPr>
                  <w:spacing w:line="240" w:lineRule="auto"/>
                </w:pPr>
              </w:pPrChange>
            </w:pPr>
            <w:del w:id="15882" w:author="Dr Mamadou SANOGO" w:date="2023-10-25T17:57:00Z">
              <w:r w:rsidRPr="007A4AFC" w:rsidDel="00744A71">
                <w:rPr>
                  <w:rFonts w:asciiTheme="majorHAnsi" w:hAnsiTheme="majorHAnsi" w:cstheme="majorHAnsi"/>
                  <w:bCs/>
                  <w:color w:val="000000" w:themeColor="text1"/>
                  <w:sz w:val="20"/>
                </w:rPr>
                <w:delText>CHU-CNOS</w:delText>
              </w:r>
            </w:del>
          </w:p>
        </w:tc>
        <w:tc>
          <w:tcPr>
            <w:tcW w:w="714" w:type="pct"/>
            <w:vAlign w:val="center"/>
          </w:tcPr>
          <w:p w14:paraId="11574D54" w14:textId="63EE5037" w:rsidR="00E77573" w:rsidRPr="007A4AFC" w:rsidDel="00744A71" w:rsidRDefault="00E77573">
            <w:pPr>
              <w:pStyle w:val="Titre"/>
              <w:tabs>
                <w:tab w:val="num" w:pos="-4820"/>
              </w:tabs>
              <w:spacing w:line="276" w:lineRule="auto"/>
              <w:jc w:val="both"/>
              <w:rPr>
                <w:del w:id="15883" w:author="Dr Mamadou SANOGO" w:date="2023-10-25T17:57:00Z"/>
                <w:rFonts w:asciiTheme="majorHAnsi" w:hAnsiTheme="majorHAnsi" w:cstheme="majorHAnsi"/>
                <w:bCs/>
                <w:color w:val="000000" w:themeColor="text1"/>
                <w:sz w:val="20"/>
              </w:rPr>
              <w:pPrChange w:id="15884" w:author="Dr Mamadou SANOGO" w:date="2023-10-25T17:57:00Z">
                <w:pPr>
                  <w:tabs>
                    <w:tab w:val="num" w:pos="1494"/>
                  </w:tabs>
                  <w:spacing w:line="240" w:lineRule="auto"/>
                </w:pPr>
              </w:pPrChange>
            </w:pPr>
            <w:del w:id="15885" w:author="Dr Mamadou SANOGO" w:date="2023-10-25T17:57:00Z">
              <w:r w:rsidRPr="007A4AFC" w:rsidDel="00744A71">
                <w:rPr>
                  <w:rFonts w:asciiTheme="majorHAnsi" w:hAnsiTheme="majorHAnsi" w:cstheme="majorHAnsi"/>
                  <w:bCs/>
                  <w:color w:val="000000" w:themeColor="text1"/>
                  <w:sz w:val="20"/>
                </w:rPr>
                <w:delText>Doctorat</w:delText>
              </w:r>
            </w:del>
          </w:p>
          <w:p w14:paraId="38521F4F" w14:textId="7491B402" w:rsidR="00E77573" w:rsidRPr="007A4AFC" w:rsidDel="00744A71" w:rsidRDefault="00E77573">
            <w:pPr>
              <w:pStyle w:val="Titre"/>
              <w:tabs>
                <w:tab w:val="num" w:pos="-4820"/>
              </w:tabs>
              <w:spacing w:line="276" w:lineRule="auto"/>
              <w:jc w:val="both"/>
              <w:rPr>
                <w:del w:id="15886" w:author="Dr Mamadou SANOGO" w:date="2023-10-25T17:57:00Z"/>
                <w:rFonts w:asciiTheme="majorHAnsi" w:hAnsiTheme="majorHAnsi" w:cstheme="majorHAnsi"/>
                <w:bCs/>
                <w:color w:val="000000" w:themeColor="text1"/>
                <w:sz w:val="20"/>
              </w:rPr>
              <w:pPrChange w:id="15887" w:author="Dr Mamadou SANOGO" w:date="2023-10-25T17:57:00Z">
                <w:pPr>
                  <w:tabs>
                    <w:tab w:val="num" w:pos="1494"/>
                  </w:tabs>
                  <w:spacing w:line="240" w:lineRule="auto"/>
                </w:pPr>
              </w:pPrChange>
            </w:pPr>
            <w:del w:id="15888" w:author="Dr Mamadou SANOGO" w:date="2023-10-25T17:57:00Z">
              <w:r w:rsidRPr="007A4AFC" w:rsidDel="00744A71">
                <w:rPr>
                  <w:rFonts w:asciiTheme="majorHAnsi" w:hAnsiTheme="majorHAnsi" w:cstheme="majorHAnsi"/>
                  <w:bCs/>
                  <w:color w:val="000000" w:themeColor="text1"/>
                  <w:sz w:val="20"/>
                </w:rPr>
                <w:delText>(</w:delText>
              </w:r>
              <w:r w:rsidR="00920793" w:rsidRPr="007A4AFC" w:rsidDel="00744A71">
                <w:rPr>
                  <w:rFonts w:asciiTheme="majorHAnsi" w:hAnsiTheme="majorHAnsi" w:cstheme="majorHAnsi"/>
                  <w:bCs/>
                  <w:color w:val="000000" w:themeColor="text1"/>
                  <w:sz w:val="20"/>
                </w:rPr>
                <w:delText>Épidémiologie</w:delText>
              </w:r>
              <w:r w:rsidRPr="007A4AFC" w:rsidDel="00744A71">
                <w:rPr>
                  <w:rFonts w:asciiTheme="majorHAnsi" w:hAnsiTheme="majorHAnsi" w:cstheme="majorHAnsi"/>
                  <w:bCs/>
                  <w:color w:val="000000" w:themeColor="text1"/>
                  <w:sz w:val="20"/>
                </w:rPr>
                <w:delText>)</w:delText>
              </w:r>
            </w:del>
          </w:p>
        </w:tc>
        <w:tc>
          <w:tcPr>
            <w:tcW w:w="381" w:type="pct"/>
            <w:vAlign w:val="center"/>
          </w:tcPr>
          <w:p w14:paraId="4187EB26" w14:textId="351489B1" w:rsidR="00E77573" w:rsidRPr="007A4AFC" w:rsidDel="00744A71" w:rsidRDefault="00E77573">
            <w:pPr>
              <w:pStyle w:val="Titre"/>
              <w:tabs>
                <w:tab w:val="num" w:pos="-4820"/>
              </w:tabs>
              <w:spacing w:line="276" w:lineRule="auto"/>
              <w:jc w:val="both"/>
              <w:rPr>
                <w:del w:id="15889" w:author="Dr Mamadou SANOGO" w:date="2023-10-25T17:57:00Z"/>
                <w:rFonts w:asciiTheme="majorHAnsi" w:hAnsiTheme="majorHAnsi" w:cstheme="majorHAnsi"/>
                <w:bCs/>
                <w:color w:val="000000" w:themeColor="text1"/>
                <w:sz w:val="20"/>
              </w:rPr>
              <w:pPrChange w:id="15890" w:author="Dr Mamadou SANOGO" w:date="2023-10-25T17:57:00Z">
                <w:pPr>
                  <w:spacing w:line="240" w:lineRule="auto"/>
                </w:pPr>
              </w:pPrChange>
            </w:pPr>
            <w:del w:id="15891" w:author="Dr Mamadou SANOGO" w:date="2023-10-25T17:57:00Z">
              <w:r w:rsidRPr="007A4AFC" w:rsidDel="00744A71">
                <w:rPr>
                  <w:rFonts w:asciiTheme="majorHAnsi" w:hAnsiTheme="majorHAnsi" w:cstheme="majorHAnsi"/>
                  <w:bCs/>
                  <w:color w:val="000000" w:themeColor="text1"/>
                  <w:sz w:val="20"/>
                </w:rPr>
                <w:delText>FTE</w:delText>
              </w:r>
              <w:r w:rsidR="00920793" w:rsidRPr="007A4AFC" w:rsidDel="00744A71">
                <w:rPr>
                  <w:rFonts w:asciiTheme="majorHAnsi" w:hAnsiTheme="majorHAnsi" w:cstheme="majorHAnsi"/>
                  <w:bCs/>
                  <w:color w:val="000000" w:themeColor="text1"/>
                  <w:sz w:val="20"/>
                </w:rPr>
                <w:delText>2301 ;</w:delText>
              </w:r>
            </w:del>
          </w:p>
          <w:p w14:paraId="1654D54B" w14:textId="710FC0DA" w:rsidR="00E77573" w:rsidRPr="007A4AFC" w:rsidDel="00744A71" w:rsidRDefault="00E77573">
            <w:pPr>
              <w:pStyle w:val="Titre"/>
              <w:tabs>
                <w:tab w:val="num" w:pos="-4820"/>
              </w:tabs>
              <w:spacing w:line="276" w:lineRule="auto"/>
              <w:jc w:val="both"/>
              <w:rPr>
                <w:del w:id="15892" w:author="Dr Mamadou SANOGO" w:date="2023-10-25T17:57:00Z"/>
                <w:rFonts w:asciiTheme="majorHAnsi" w:hAnsiTheme="majorHAnsi" w:cstheme="majorHAnsi"/>
                <w:bCs/>
                <w:color w:val="000000" w:themeColor="text1"/>
                <w:sz w:val="20"/>
              </w:rPr>
              <w:pPrChange w:id="15893" w:author="Dr Mamadou SANOGO" w:date="2023-10-25T17:57:00Z">
                <w:pPr>
                  <w:spacing w:line="240" w:lineRule="auto"/>
                </w:pPr>
              </w:pPrChange>
            </w:pPr>
            <w:del w:id="15894" w:author="Dr Mamadou SANOGO" w:date="2023-10-25T17:57:00Z">
              <w:r w:rsidRPr="007A4AFC" w:rsidDel="00744A71">
                <w:rPr>
                  <w:rFonts w:asciiTheme="majorHAnsi" w:hAnsiTheme="majorHAnsi" w:cstheme="majorHAnsi"/>
                  <w:bCs/>
                  <w:color w:val="000000" w:themeColor="text1"/>
                  <w:sz w:val="20"/>
                </w:rPr>
                <w:delText>TEE</w:delText>
              </w:r>
              <w:r w:rsidR="00920793" w:rsidRPr="007A4AFC" w:rsidDel="00744A71">
                <w:rPr>
                  <w:rFonts w:asciiTheme="majorHAnsi" w:hAnsiTheme="majorHAnsi" w:cstheme="majorHAnsi"/>
                  <w:bCs/>
                  <w:color w:val="000000" w:themeColor="text1"/>
                  <w:sz w:val="20"/>
                </w:rPr>
                <w:delText>2303 ;</w:delText>
              </w:r>
            </w:del>
          </w:p>
          <w:p w14:paraId="4F875278" w14:textId="66B4AB13" w:rsidR="00E77573" w:rsidRPr="007A4AFC" w:rsidDel="00744A71" w:rsidRDefault="00E77573">
            <w:pPr>
              <w:pStyle w:val="Titre"/>
              <w:tabs>
                <w:tab w:val="num" w:pos="-4820"/>
              </w:tabs>
              <w:spacing w:line="276" w:lineRule="auto"/>
              <w:jc w:val="both"/>
              <w:rPr>
                <w:del w:id="15895" w:author="Dr Mamadou SANOGO" w:date="2023-10-25T17:57:00Z"/>
                <w:rFonts w:asciiTheme="majorHAnsi" w:hAnsiTheme="majorHAnsi" w:cstheme="majorHAnsi"/>
                <w:bCs/>
                <w:color w:val="000000" w:themeColor="text1"/>
                <w:sz w:val="20"/>
              </w:rPr>
              <w:pPrChange w:id="15896" w:author="Dr Mamadou SANOGO" w:date="2023-10-25T17:57:00Z">
                <w:pPr>
                  <w:spacing w:line="240" w:lineRule="auto"/>
                </w:pPr>
              </w:pPrChange>
            </w:pPr>
            <w:del w:id="15897"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1573B697" w14:textId="630E2D67" w:rsidR="00E77573" w:rsidRPr="007A4AFC" w:rsidDel="00744A71" w:rsidRDefault="00E77573">
            <w:pPr>
              <w:pStyle w:val="Titre"/>
              <w:tabs>
                <w:tab w:val="num" w:pos="-4820"/>
              </w:tabs>
              <w:spacing w:line="276" w:lineRule="auto"/>
              <w:jc w:val="both"/>
              <w:rPr>
                <w:del w:id="15898" w:author="Dr Mamadou SANOGO" w:date="2023-10-25T17:57:00Z"/>
                <w:rFonts w:asciiTheme="majorHAnsi" w:hAnsiTheme="majorHAnsi"/>
                <w:color w:val="000000" w:themeColor="text1"/>
                <w:sz w:val="20"/>
              </w:rPr>
              <w:pPrChange w:id="15899" w:author="Dr Mamadou SANOGO" w:date="2023-10-25T17:57:00Z">
                <w:pPr>
                  <w:spacing w:line="240" w:lineRule="auto"/>
                  <w:jc w:val="center"/>
                </w:pPr>
              </w:pPrChange>
            </w:pPr>
            <w:del w:id="15900"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13306F0A" w14:textId="0419167B" w:rsidR="00E77573" w:rsidRPr="007A4AFC" w:rsidDel="00744A71" w:rsidRDefault="00E77573">
            <w:pPr>
              <w:pStyle w:val="Titre"/>
              <w:tabs>
                <w:tab w:val="num" w:pos="-4820"/>
              </w:tabs>
              <w:spacing w:line="276" w:lineRule="auto"/>
              <w:jc w:val="both"/>
              <w:rPr>
                <w:del w:id="15901" w:author="Dr Mamadou SANOGO" w:date="2023-10-25T17:57:00Z"/>
                <w:rFonts w:asciiTheme="majorHAnsi" w:hAnsiTheme="majorHAnsi" w:cstheme="majorHAnsi"/>
                <w:bCs/>
                <w:color w:val="000000" w:themeColor="text1"/>
                <w:sz w:val="20"/>
              </w:rPr>
              <w:pPrChange w:id="15902" w:author="Dr Mamadou SANOGO" w:date="2023-10-25T17:57:00Z">
                <w:pPr>
                  <w:spacing w:line="240" w:lineRule="auto"/>
                </w:pPr>
              </w:pPrChange>
            </w:pPr>
            <w:del w:id="15903" w:author="Dr Mamadou SANOGO" w:date="2023-10-25T17:57:00Z">
              <w:r w:rsidRPr="007A4AFC" w:rsidDel="00744A71">
                <w:rPr>
                  <w:rFonts w:asciiTheme="majorHAnsi" w:hAnsiTheme="majorHAnsi" w:cstheme="majorHAnsi"/>
                  <w:bCs/>
                  <w:color w:val="000000" w:themeColor="text1"/>
                  <w:sz w:val="20"/>
                </w:rPr>
                <w:delText>Conditions d'exercice et tâches de l’épidémiologiste S3 ;</w:delText>
              </w:r>
            </w:del>
          </w:p>
          <w:p w14:paraId="44207E3E" w14:textId="3B6A160D" w:rsidR="00E77573" w:rsidRPr="007A4AFC" w:rsidDel="00744A71" w:rsidRDefault="00E77573">
            <w:pPr>
              <w:pStyle w:val="Titre"/>
              <w:tabs>
                <w:tab w:val="num" w:pos="-4820"/>
              </w:tabs>
              <w:spacing w:line="276" w:lineRule="auto"/>
              <w:jc w:val="both"/>
              <w:rPr>
                <w:del w:id="15904" w:author="Dr Mamadou SANOGO" w:date="2023-10-25T17:57:00Z"/>
                <w:rFonts w:asciiTheme="majorHAnsi" w:hAnsiTheme="majorHAnsi" w:cstheme="majorHAnsi"/>
                <w:bCs/>
                <w:color w:val="000000" w:themeColor="text1"/>
                <w:sz w:val="20"/>
              </w:rPr>
              <w:pPrChange w:id="15905" w:author="Dr Mamadou SANOGO" w:date="2023-10-25T17:57:00Z">
                <w:pPr>
                  <w:spacing w:line="240" w:lineRule="auto"/>
                </w:pPr>
              </w:pPrChange>
            </w:pPr>
            <w:del w:id="15906" w:author="Dr Mamadou SANOGO" w:date="2023-10-25T17:57:00Z">
              <w:r w:rsidRPr="007A4AFC" w:rsidDel="00744A71">
                <w:rPr>
                  <w:rFonts w:asciiTheme="majorHAnsi" w:hAnsiTheme="majorHAnsi" w:cstheme="majorHAnsi"/>
                  <w:bCs/>
                  <w:color w:val="000000" w:themeColor="text1"/>
                  <w:sz w:val="20"/>
                </w:rPr>
                <w:delText>Législation, habiletés et comportements nécessaires à l'exercice de la fonction d’épidémiologiste S3 ;</w:delText>
              </w:r>
            </w:del>
          </w:p>
          <w:p w14:paraId="2D97DF6D" w14:textId="01CA2537" w:rsidR="00E77573" w:rsidRPr="007A4AFC" w:rsidDel="00744A71" w:rsidRDefault="00E77573">
            <w:pPr>
              <w:pStyle w:val="Titre"/>
              <w:tabs>
                <w:tab w:val="num" w:pos="-4820"/>
              </w:tabs>
              <w:spacing w:line="276" w:lineRule="auto"/>
              <w:jc w:val="both"/>
              <w:rPr>
                <w:del w:id="15907" w:author="Dr Mamadou SANOGO" w:date="2023-10-25T17:57:00Z"/>
                <w:rFonts w:asciiTheme="majorHAnsi" w:hAnsiTheme="majorHAnsi" w:cstheme="majorHAnsi"/>
                <w:bCs/>
                <w:color w:val="000000" w:themeColor="text1"/>
                <w:sz w:val="20"/>
              </w:rPr>
              <w:pPrChange w:id="15908" w:author="Dr Mamadou SANOGO" w:date="2023-10-25T17:57:00Z">
                <w:pPr>
                  <w:spacing w:line="240" w:lineRule="auto"/>
                </w:pPr>
              </w:pPrChange>
            </w:pPr>
            <w:del w:id="15909" w:author="Dr Mamadou SANOGO" w:date="2023-10-25T17:57:00Z">
              <w:r w:rsidRPr="007A4AFC" w:rsidDel="00744A71">
                <w:rPr>
                  <w:rFonts w:asciiTheme="majorHAnsi" w:hAnsiTheme="majorHAnsi" w:cstheme="majorHAnsi"/>
                  <w:bCs/>
                  <w:color w:val="000000" w:themeColor="text1"/>
                  <w:sz w:val="20"/>
                </w:rPr>
                <w:delText>Types d’études en épidémiologie S3 ;</w:delText>
              </w:r>
            </w:del>
          </w:p>
          <w:p w14:paraId="36631657" w14:textId="4F0EE297" w:rsidR="00E77573" w:rsidRPr="007A4AFC" w:rsidDel="00744A71" w:rsidRDefault="00E77573">
            <w:pPr>
              <w:pStyle w:val="Titre"/>
              <w:tabs>
                <w:tab w:val="num" w:pos="-4820"/>
              </w:tabs>
              <w:spacing w:line="276" w:lineRule="auto"/>
              <w:jc w:val="both"/>
              <w:rPr>
                <w:del w:id="15910" w:author="Dr Mamadou SANOGO" w:date="2023-10-25T17:57:00Z"/>
                <w:rFonts w:asciiTheme="majorHAnsi" w:hAnsiTheme="majorHAnsi" w:cstheme="majorHAnsi"/>
                <w:bCs/>
                <w:color w:val="000000" w:themeColor="text1"/>
                <w:sz w:val="20"/>
              </w:rPr>
              <w:pPrChange w:id="15911" w:author="Dr Mamadou SANOGO" w:date="2023-10-25T17:57:00Z">
                <w:pPr>
                  <w:spacing w:line="240" w:lineRule="auto"/>
                </w:pPr>
              </w:pPrChange>
            </w:pPr>
            <w:del w:id="15912" w:author="Dr Mamadou SANOGO" w:date="2023-10-25T17:57:00Z">
              <w:r w:rsidRPr="007A4AFC" w:rsidDel="00744A71">
                <w:rPr>
                  <w:rFonts w:asciiTheme="majorHAnsi" w:hAnsiTheme="majorHAnsi" w:cstheme="majorHAnsi"/>
                  <w:bCs/>
                  <w:color w:val="000000" w:themeColor="text1"/>
                  <w:sz w:val="20"/>
                </w:rPr>
                <w:delText xml:space="preserve">Essais cliniques S3 ; </w:delText>
              </w:r>
            </w:del>
          </w:p>
          <w:p w14:paraId="125CD4DC" w14:textId="6890A3C2" w:rsidR="00E77573" w:rsidRPr="007A4AFC" w:rsidDel="00744A71" w:rsidRDefault="00E77573">
            <w:pPr>
              <w:pStyle w:val="Titre"/>
              <w:tabs>
                <w:tab w:val="num" w:pos="-4820"/>
              </w:tabs>
              <w:spacing w:line="276" w:lineRule="auto"/>
              <w:jc w:val="both"/>
              <w:rPr>
                <w:del w:id="15913" w:author="Dr Mamadou SANOGO" w:date="2023-10-25T17:57:00Z"/>
                <w:rFonts w:asciiTheme="majorHAnsi" w:hAnsiTheme="majorHAnsi" w:cstheme="majorHAnsi"/>
                <w:bCs/>
                <w:color w:val="000000" w:themeColor="text1"/>
                <w:sz w:val="20"/>
              </w:rPr>
              <w:pPrChange w:id="15914" w:author="Dr Mamadou SANOGO" w:date="2023-10-25T17:57:00Z">
                <w:pPr>
                  <w:spacing w:line="240" w:lineRule="auto"/>
                </w:pPr>
              </w:pPrChange>
            </w:pPr>
            <w:del w:id="15915" w:author="Dr Mamadou SANOGO" w:date="2023-10-25T17:57:00Z">
              <w:r w:rsidRPr="007A4AFC" w:rsidDel="00744A71">
                <w:rPr>
                  <w:rFonts w:asciiTheme="majorHAnsi" w:hAnsiTheme="majorHAnsi" w:cstheme="majorHAnsi"/>
                  <w:bCs/>
                  <w:color w:val="000000" w:themeColor="text1"/>
                  <w:sz w:val="20"/>
                </w:rPr>
                <w:delText>Investigation d’une épidémie S3 </w:delText>
              </w:r>
            </w:del>
          </w:p>
        </w:tc>
      </w:tr>
      <w:tr w:rsidR="007A4AFC" w:rsidRPr="007A4AFC" w:rsidDel="00744A71" w14:paraId="2AA3F613" w14:textId="77777777" w:rsidTr="00920793">
        <w:trPr>
          <w:del w:id="15916" w:author="Dr Mamadou SANOGO" w:date="2023-10-25T17:57:00Z"/>
        </w:trPr>
        <w:tc>
          <w:tcPr>
            <w:tcW w:w="858" w:type="pct"/>
            <w:vAlign w:val="center"/>
          </w:tcPr>
          <w:p w14:paraId="630B3BC0" w14:textId="5FBF10F5" w:rsidR="00E77573" w:rsidRPr="007A4AFC" w:rsidDel="00744A71" w:rsidRDefault="00E77573">
            <w:pPr>
              <w:pStyle w:val="Titre"/>
              <w:tabs>
                <w:tab w:val="num" w:pos="-4820"/>
              </w:tabs>
              <w:spacing w:line="276" w:lineRule="auto"/>
              <w:jc w:val="both"/>
              <w:rPr>
                <w:del w:id="15917" w:author="Dr Mamadou SANOGO" w:date="2023-10-25T17:57:00Z"/>
                <w:rFonts w:asciiTheme="majorHAnsi" w:hAnsiTheme="majorHAnsi" w:cstheme="majorHAnsi"/>
                <w:bCs/>
                <w:color w:val="000000" w:themeColor="text1"/>
                <w:sz w:val="20"/>
              </w:rPr>
              <w:pPrChange w:id="15918" w:author="Dr Mamadou SANOGO" w:date="2023-10-25T17:57:00Z">
                <w:pPr>
                  <w:spacing w:line="240" w:lineRule="auto"/>
                </w:pPr>
              </w:pPrChange>
            </w:pPr>
            <w:del w:id="15919" w:author="Dr Mamadou SANOGO" w:date="2023-10-25T17:57:00Z">
              <w:r w:rsidRPr="007A4AFC" w:rsidDel="00744A71">
                <w:rPr>
                  <w:rFonts w:asciiTheme="majorHAnsi" w:hAnsiTheme="majorHAnsi" w:cstheme="majorHAnsi"/>
                  <w:bCs/>
                  <w:color w:val="000000" w:themeColor="text1"/>
                  <w:sz w:val="20"/>
                </w:rPr>
                <w:delText>Issiaka DEMBELE,</w:delText>
              </w:r>
            </w:del>
          </w:p>
          <w:p w14:paraId="410010C3" w14:textId="0115DFDC" w:rsidR="00E77573" w:rsidRPr="007A4AFC" w:rsidDel="00744A71" w:rsidRDefault="00E77573">
            <w:pPr>
              <w:pStyle w:val="Titre"/>
              <w:tabs>
                <w:tab w:val="num" w:pos="-4820"/>
              </w:tabs>
              <w:spacing w:line="276" w:lineRule="auto"/>
              <w:jc w:val="both"/>
              <w:rPr>
                <w:del w:id="15920" w:author="Dr Mamadou SANOGO" w:date="2023-10-25T17:57:00Z"/>
                <w:rFonts w:asciiTheme="majorHAnsi" w:hAnsiTheme="majorHAnsi" w:cstheme="majorHAnsi"/>
                <w:bCs/>
                <w:color w:val="000000" w:themeColor="text1"/>
                <w:sz w:val="20"/>
              </w:rPr>
              <w:pPrChange w:id="15921" w:author="Dr Mamadou SANOGO" w:date="2023-10-25T17:57:00Z">
                <w:pPr>
                  <w:spacing w:line="240" w:lineRule="auto"/>
                </w:pPr>
              </w:pPrChange>
            </w:pPr>
            <w:del w:id="15922" w:author="Dr Mamadou SANOGO" w:date="2023-10-25T17:57:00Z">
              <w:r w:rsidRPr="007A4AFC" w:rsidDel="00744A71">
                <w:rPr>
                  <w:rFonts w:asciiTheme="majorHAnsi" w:hAnsiTheme="majorHAnsi" w:cstheme="majorHAnsi"/>
                  <w:bCs/>
                  <w:color w:val="000000" w:themeColor="text1"/>
                  <w:sz w:val="20"/>
                </w:rPr>
                <w:delText>Santé publiciste, Gestionnaire de base de données</w:delText>
              </w:r>
            </w:del>
          </w:p>
        </w:tc>
        <w:tc>
          <w:tcPr>
            <w:tcW w:w="714" w:type="pct"/>
            <w:vAlign w:val="center"/>
          </w:tcPr>
          <w:p w14:paraId="3A8FE4C7" w14:textId="1F9FD65D" w:rsidR="00E77573" w:rsidRPr="007A4AFC" w:rsidDel="00744A71" w:rsidRDefault="00E77573">
            <w:pPr>
              <w:pStyle w:val="Titre"/>
              <w:tabs>
                <w:tab w:val="num" w:pos="-4820"/>
              </w:tabs>
              <w:spacing w:line="276" w:lineRule="auto"/>
              <w:jc w:val="both"/>
              <w:rPr>
                <w:del w:id="15923" w:author="Dr Mamadou SANOGO" w:date="2023-10-25T17:57:00Z"/>
                <w:rFonts w:asciiTheme="majorHAnsi" w:hAnsiTheme="majorHAnsi" w:cstheme="majorHAnsi"/>
                <w:bCs/>
                <w:color w:val="000000" w:themeColor="text1"/>
                <w:sz w:val="20"/>
              </w:rPr>
              <w:pPrChange w:id="15924" w:author="Dr Mamadou SANOGO" w:date="2023-10-25T17:57:00Z">
                <w:pPr>
                  <w:spacing w:line="240" w:lineRule="auto"/>
                </w:pPr>
              </w:pPrChange>
            </w:pPr>
            <w:del w:id="15925" w:author="Dr Mamadou SANOGO" w:date="2023-10-25T17:57:00Z">
              <w:r w:rsidRPr="007A4AFC" w:rsidDel="00744A71">
                <w:rPr>
                  <w:rFonts w:asciiTheme="majorHAnsi" w:hAnsiTheme="majorHAnsi" w:cstheme="majorHAnsi"/>
                  <w:bCs/>
                  <w:color w:val="000000" w:themeColor="text1"/>
                  <w:sz w:val="20"/>
                </w:rPr>
                <w:delText>DRS</w:delText>
              </w:r>
            </w:del>
          </w:p>
        </w:tc>
        <w:tc>
          <w:tcPr>
            <w:tcW w:w="714" w:type="pct"/>
            <w:vAlign w:val="center"/>
          </w:tcPr>
          <w:p w14:paraId="3D487B43" w14:textId="6A97F4CC" w:rsidR="00E77573" w:rsidRPr="007A4AFC" w:rsidDel="00744A71" w:rsidRDefault="00E77573">
            <w:pPr>
              <w:pStyle w:val="Titre"/>
              <w:tabs>
                <w:tab w:val="num" w:pos="-4820"/>
              </w:tabs>
              <w:spacing w:line="276" w:lineRule="auto"/>
              <w:jc w:val="both"/>
              <w:rPr>
                <w:del w:id="15926" w:author="Dr Mamadou SANOGO" w:date="2023-10-25T17:57:00Z"/>
                <w:rFonts w:asciiTheme="majorHAnsi" w:hAnsiTheme="majorHAnsi" w:cstheme="majorHAnsi"/>
                <w:bCs/>
                <w:color w:val="000000" w:themeColor="text1"/>
                <w:sz w:val="20"/>
              </w:rPr>
              <w:pPrChange w:id="15927" w:author="Dr Mamadou SANOGO" w:date="2023-10-25T17:57:00Z">
                <w:pPr>
                  <w:tabs>
                    <w:tab w:val="num" w:pos="1494"/>
                  </w:tabs>
                  <w:spacing w:line="240" w:lineRule="auto"/>
                </w:pPr>
              </w:pPrChange>
            </w:pPr>
            <w:del w:id="15928" w:author="Dr Mamadou SANOGO" w:date="2023-10-25T17:57:00Z">
              <w:r w:rsidRPr="007A4AFC" w:rsidDel="00744A71">
                <w:rPr>
                  <w:rFonts w:asciiTheme="majorHAnsi" w:hAnsiTheme="majorHAnsi" w:cstheme="majorHAnsi"/>
                  <w:bCs/>
                  <w:color w:val="000000" w:themeColor="text1"/>
                  <w:sz w:val="20"/>
                </w:rPr>
                <w:delText>Master</w:delText>
              </w:r>
            </w:del>
          </w:p>
          <w:p w14:paraId="20AD926F" w14:textId="5D8732AF" w:rsidR="00E77573" w:rsidRPr="007A4AFC" w:rsidDel="00744A71" w:rsidRDefault="00E77573">
            <w:pPr>
              <w:pStyle w:val="Titre"/>
              <w:tabs>
                <w:tab w:val="num" w:pos="-4820"/>
              </w:tabs>
              <w:spacing w:line="276" w:lineRule="auto"/>
              <w:jc w:val="both"/>
              <w:rPr>
                <w:del w:id="15929" w:author="Dr Mamadou SANOGO" w:date="2023-10-25T17:57:00Z"/>
                <w:rFonts w:asciiTheme="majorHAnsi" w:hAnsiTheme="majorHAnsi" w:cstheme="majorHAnsi"/>
                <w:bCs/>
                <w:color w:val="000000" w:themeColor="text1"/>
                <w:sz w:val="20"/>
              </w:rPr>
              <w:pPrChange w:id="15930" w:author="Dr Mamadou SANOGO" w:date="2023-10-25T17:57:00Z">
                <w:pPr>
                  <w:tabs>
                    <w:tab w:val="num" w:pos="1494"/>
                  </w:tabs>
                  <w:spacing w:line="240" w:lineRule="auto"/>
                </w:pPr>
              </w:pPrChange>
            </w:pPr>
            <w:del w:id="15931"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3DD75EAD" w14:textId="51C961D6" w:rsidR="00E77573" w:rsidRPr="007A4AFC" w:rsidDel="00744A71" w:rsidRDefault="00E77573">
            <w:pPr>
              <w:pStyle w:val="Titre"/>
              <w:tabs>
                <w:tab w:val="num" w:pos="-4820"/>
              </w:tabs>
              <w:spacing w:line="276" w:lineRule="auto"/>
              <w:jc w:val="both"/>
              <w:rPr>
                <w:del w:id="15932" w:author="Dr Mamadou SANOGO" w:date="2023-10-25T17:57:00Z"/>
                <w:rFonts w:asciiTheme="majorHAnsi" w:hAnsiTheme="majorHAnsi" w:cstheme="majorHAnsi"/>
                <w:bCs/>
                <w:color w:val="000000" w:themeColor="text1"/>
                <w:sz w:val="20"/>
              </w:rPr>
              <w:pPrChange w:id="15933" w:author="Dr Mamadou SANOGO" w:date="2023-10-25T17:57:00Z">
                <w:pPr>
                  <w:spacing w:line="240" w:lineRule="auto"/>
                </w:pPr>
              </w:pPrChange>
            </w:pPr>
            <w:del w:id="15934" w:author="Dr Mamadou SANOGO" w:date="2023-10-25T17:57:00Z">
              <w:r w:rsidRPr="007A4AFC" w:rsidDel="00744A71">
                <w:rPr>
                  <w:rFonts w:asciiTheme="majorHAnsi" w:hAnsiTheme="majorHAnsi" w:cstheme="majorHAnsi"/>
                  <w:bCs/>
                  <w:color w:val="000000" w:themeColor="text1"/>
                  <w:sz w:val="20"/>
                </w:rPr>
                <w:delText>QME2302;</w:delText>
              </w:r>
            </w:del>
          </w:p>
          <w:p w14:paraId="2EB88F90" w14:textId="673BF75E" w:rsidR="00E77573" w:rsidRPr="007A4AFC" w:rsidDel="00744A71" w:rsidRDefault="00E77573">
            <w:pPr>
              <w:pStyle w:val="Titre"/>
              <w:tabs>
                <w:tab w:val="num" w:pos="-4820"/>
              </w:tabs>
              <w:spacing w:line="276" w:lineRule="auto"/>
              <w:jc w:val="both"/>
              <w:rPr>
                <w:del w:id="15935" w:author="Dr Mamadou SANOGO" w:date="2023-10-25T17:57:00Z"/>
                <w:rFonts w:asciiTheme="majorHAnsi" w:hAnsiTheme="majorHAnsi" w:cstheme="majorHAnsi"/>
                <w:bCs/>
                <w:color w:val="000000" w:themeColor="text1"/>
                <w:sz w:val="20"/>
              </w:rPr>
              <w:pPrChange w:id="15936" w:author="Dr Mamadou SANOGO" w:date="2023-10-25T17:57:00Z">
                <w:pPr>
                  <w:spacing w:line="240" w:lineRule="auto"/>
                </w:pPr>
              </w:pPrChange>
            </w:pPr>
            <w:del w:id="15937" w:author="Dr Mamadou SANOGO" w:date="2023-10-25T17:57:00Z">
              <w:r w:rsidRPr="007A4AFC" w:rsidDel="00744A71">
                <w:rPr>
                  <w:rFonts w:asciiTheme="majorHAnsi" w:hAnsiTheme="majorHAnsi" w:cstheme="majorHAnsi"/>
                  <w:bCs/>
                  <w:color w:val="000000" w:themeColor="text1"/>
                  <w:sz w:val="20"/>
                </w:rPr>
                <w:delText>GDE2306</w:delText>
              </w:r>
            </w:del>
          </w:p>
        </w:tc>
        <w:tc>
          <w:tcPr>
            <w:tcW w:w="429" w:type="pct"/>
            <w:vAlign w:val="center"/>
          </w:tcPr>
          <w:p w14:paraId="79686186" w14:textId="15493F82" w:rsidR="00E77573" w:rsidRPr="007A4AFC" w:rsidDel="00744A71" w:rsidRDefault="00E77573">
            <w:pPr>
              <w:pStyle w:val="Titre"/>
              <w:tabs>
                <w:tab w:val="num" w:pos="-4820"/>
              </w:tabs>
              <w:spacing w:line="276" w:lineRule="auto"/>
              <w:jc w:val="both"/>
              <w:rPr>
                <w:del w:id="15938" w:author="Dr Mamadou SANOGO" w:date="2023-10-25T17:57:00Z"/>
                <w:rFonts w:asciiTheme="majorHAnsi" w:hAnsiTheme="majorHAnsi"/>
                <w:color w:val="000000" w:themeColor="text1"/>
                <w:sz w:val="20"/>
              </w:rPr>
              <w:pPrChange w:id="15939" w:author="Dr Mamadou SANOGO" w:date="2023-10-25T17:57:00Z">
                <w:pPr>
                  <w:spacing w:line="240" w:lineRule="auto"/>
                  <w:jc w:val="center"/>
                </w:pPr>
              </w:pPrChange>
            </w:pPr>
            <w:del w:id="15940"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34724632" w14:textId="0A24B2E0" w:rsidR="00E77573" w:rsidRPr="007A4AFC" w:rsidDel="00744A71" w:rsidRDefault="00E77573">
            <w:pPr>
              <w:pStyle w:val="Titre"/>
              <w:tabs>
                <w:tab w:val="num" w:pos="-4820"/>
              </w:tabs>
              <w:spacing w:line="276" w:lineRule="auto"/>
              <w:jc w:val="both"/>
              <w:rPr>
                <w:del w:id="15941" w:author="Dr Mamadou SANOGO" w:date="2023-10-25T17:57:00Z"/>
                <w:rFonts w:asciiTheme="majorHAnsi" w:hAnsiTheme="majorHAnsi" w:cstheme="majorHAnsi"/>
                <w:bCs/>
                <w:color w:val="000000" w:themeColor="text1"/>
                <w:sz w:val="20"/>
              </w:rPr>
              <w:pPrChange w:id="15942" w:author="Dr Mamadou SANOGO" w:date="2023-10-25T17:57:00Z">
                <w:pPr>
                  <w:spacing w:line="240" w:lineRule="auto"/>
                </w:pPr>
              </w:pPrChange>
            </w:pPr>
            <w:del w:id="15943" w:author="Dr Mamadou SANOGO" w:date="2023-10-25T17:57:00Z">
              <w:r w:rsidRPr="007A4AFC" w:rsidDel="00744A71">
                <w:rPr>
                  <w:rFonts w:asciiTheme="majorHAnsi" w:hAnsiTheme="majorHAnsi" w:cstheme="majorHAnsi"/>
                  <w:bCs/>
                  <w:color w:val="000000" w:themeColor="text1"/>
                  <w:sz w:val="20"/>
                </w:rPr>
                <w:delText>Notions de précision S3 ;</w:delText>
              </w:r>
            </w:del>
          </w:p>
          <w:p w14:paraId="1EFBB107" w14:textId="37397CC1" w:rsidR="00E77573" w:rsidRPr="007A4AFC" w:rsidDel="00744A71" w:rsidRDefault="00E77573">
            <w:pPr>
              <w:pStyle w:val="Titre"/>
              <w:tabs>
                <w:tab w:val="num" w:pos="-4820"/>
              </w:tabs>
              <w:spacing w:line="276" w:lineRule="auto"/>
              <w:jc w:val="both"/>
              <w:rPr>
                <w:del w:id="15944" w:author="Dr Mamadou SANOGO" w:date="2023-10-25T17:57:00Z"/>
                <w:rFonts w:asciiTheme="majorHAnsi" w:hAnsiTheme="majorHAnsi" w:cstheme="majorHAnsi"/>
                <w:bCs/>
                <w:color w:val="000000" w:themeColor="text1"/>
                <w:sz w:val="20"/>
              </w:rPr>
              <w:pPrChange w:id="15945" w:author="Dr Mamadou SANOGO" w:date="2023-10-25T17:57:00Z">
                <w:pPr>
                  <w:spacing w:line="240" w:lineRule="auto"/>
                </w:pPr>
              </w:pPrChange>
            </w:pPr>
            <w:del w:id="15946" w:author="Dr Mamadou SANOGO" w:date="2023-10-25T17:57:00Z">
              <w:r w:rsidRPr="007A4AFC" w:rsidDel="00744A71">
                <w:rPr>
                  <w:rFonts w:asciiTheme="majorHAnsi" w:hAnsiTheme="majorHAnsi" w:cstheme="majorHAnsi"/>
                  <w:bCs/>
                  <w:color w:val="000000" w:themeColor="text1"/>
                  <w:sz w:val="20"/>
                </w:rPr>
                <w:delText>Notions de validité et de biais S3 ;</w:delText>
              </w:r>
            </w:del>
          </w:p>
          <w:p w14:paraId="38C30A3F" w14:textId="272EE0C6" w:rsidR="00E77573" w:rsidRPr="007A4AFC" w:rsidDel="00744A71" w:rsidRDefault="00920793">
            <w:pPr>
              <w:pStyle w:val="Titre"/>
              <w:tabs>
                <w:tab w:val="num" w:pos="-4820"/>
              </w:tabs>
              <w:spacing w:line="276" w:lineRule="auto"/>
              <w:jc w:val="both"/>
              <w:rPr>
                <w:del w:id="15947" w:author="Dr Mamadou SANOGO" w:date="2023-10-25T17:57:00Z"/>
                <w:rFonts w:asciiTheme="majorHAnsi" w:hAnsiTheme="majorHAnsi" w:cstheme="majorHAnsi"/>
                <w:bCs/>
                <w:color w:val="000000" w:themeColor="text1"/>
                <w:sz w:val="20"/>
              </w:rPr>
              <w:pPrChange w:id="15948" w:author="Dr Mamadou SANOGO" w:date="2023-10-25T17:57:00Z">
                <w:pPr>
                  <w:spacing w:line="240" w:lineRule="auto"/>
                </w:pPr>
              </w:pPrChange>
            </w:pPr>
            <w:del w:id="15949" w:author="Dr Mamadou SANOGO" w:date="2023-10-25T17:57:00Z">
              <w:r w:rsidRPr="007A4AFC" w:rsidDel="00744A71">
                <w:rPr>
                  <w:rFonts w:asciiTheme="majorHAnsi" w:hAnsiTheme="majorHAnsi" w:cstheme="majorHAnsi"/>
                  <w:bCs/>
                  <w:color w:val="000000" w:themeColor="text1"/>
                  <w:sz w:val="20"/>
                </w:rPr>
                <w:delText>Élaboration</w:delText>
              </w:r>
              <w:r w:rsidR="00E77573" w:rsidRPr="007A4AFC" w:rsidDel="00744A71">
                <w:rPr>
                  <w:rFonts w:asciiTheme="majorHAnsi" w:hAnsiTheme="majorHAnsi" w:cstheme="majorHAnsi"/>
                  <w:bCs/>
                  <w:color w:val="000000" w:themeColor="text1"/>
                  <w:sz w:val="20"/>
                </w:rPr>
                <w:delText xml:space="preserve"> de formulaires (masques) de saisie des données d’enquêtes épidémiologiques S3 ;</w:delText>
              </w:r>
            </w:del>
          </w:p>
          <w:p w14:paraId="2D6CEF46" w14:textId="475D95B0" w:rsidR="00E77573" w:rsidRPr="007A4AFC" w:rsidDel="00744A71" w:rsidRDefault="00E77573">
            <w:pPr>
              <w:pStyle w:val="Titre"/>
              <w:tabs>
                <w:tab w:val="num" w:pos="-4820"/>
              </w:tabs>
              <w:spacing w:line="276" w:lineRule="auto"/>
              <w:jc w:val="both"/>
              <w:rPr>
                <w:del w:id="15950" w:author="Dr Mamadou SANOGO" w:date="2023-10-25T17:57:00Z"/>
                <w:rFonts w:asciiTheme="majorHAnsi" w:hAnsiTheme="majorHAnsi" w:cstheme="majorHAnsi"/>
                <w:bCs/>
                <w:color w:val="000000" w:themeColor="text1"/>
                <w:sz w:val="20"/>
              </w:rPr>
              <w:pPrChange w:id="15951" w:author="Dr Mamadou SANOGO" w:date="2023-10-25T17:57:00Z">
                <w:pPr>
                  <w:spacing w:line="240" w:lineRule="auto"/>
                </w:pPr>
              </w:pPrChange>
            </w:pPr>
            <w:del w:id="15952" w:author="Dr Mamadou SANOGO" w:date="2023-10-25T17:57:00Z">
              <w:r w:rsidRPr="007A4AFC" w:rsidDel="00744A71">
                <w:rPr>
                  <w:rFonts w:asciiTheme="majorHAnsi" w:hAnsiTheme="majorHAnsi" w:cstheme="majorHAnsi"/>
                  <w:bCs/>
                  <w:color w:val="000000" w:themeColor="text1"/>
                  <w:sz w:val="20"/>
                </w:rPr>
                <w:delText>Saisie des données dans les logiciels de gestion de données S3 ;</w:delText>
              </w:r>
            </w:del>
          </w:p>
          <w:p w14:paraId="472428D8" w14:textId="3E8BA928" w:rsidR="00E77573" w:rsidRPr="007A4AFC" w:rsidDel="00744A71" w:rsidRDefault="00E77573">
            <w:pPr>
              <w:pStyle w:val="Titre"/>
              <w:tabs>
                <w:tab w:val="num" w:pos="-4820"/>
              </w:tabs>
              <w:spacing w:line="276" w:lineRule="auto"/>
              <w:jc w:val="both"/>
              <w:rPr>
                <w:del w:id="15953" w:author="Dr Mamadou SANOGO" w:date="2023-10-25T17:57:00Z"/>
                <w:rFonts w:asciiTheme="majorHAnsi" w:hAnsiTheme="majorHAnsi" w:cstheme="majorHAnsi"/>
                <w:bCs/>
                <w:color w:val="000000" w:themeColor="text1"/>
                <w:sz w:val="20"/>
              </w:rPr>
              <w:pPrChange w:id="15954" w:author="Dr Mamadou SANOGO" w:date="2023-10-25T17:57:00Z">
                <w:pPr>
                  <w:spacing w:line="240" w:lineRule="auto"/>
                </w:pPr>
              </w:pPrChange>
            </w:pPr>
            <w:del w:id="15955" w:author="Dr Mamadou SANOGO" w:date="2023-10-25T17:57:00Z">
              <w:r w:rsidRPr="007A4AFC" w:rsidDel="00744A71">
                <w:rPr>
                  <w:rFonts w:asciiTheme="majorHAnsi" w:hAnsiTheme="majorHAnsi" w:cstheme="majorHAnsi"/>
                  <w:bCs/>
                  <w:color w:val="000000" w:themeColor="text1"/>
                  <w:sz w:val="20"/>
                </w:rPr>
                <w:delText>Elaboration de programme d’analyse de données d’enquêtes épidémiologiques (analyse descriptive, bivariée et multivariée) S3</w:delText>
              </w:r>
            </w:del>
          </w:p>
        </w:tc>
      </w:tr>
      <w:tr w:rsidR="007A4AFC" w:rsidRPr="007A4AFC" w:rsidDel="00744A71" w14:paraId="6F23FF0E" w14:textId="77777777" w:rsidTr="00920793">
        <w:trPr>
          <w:del w:id="15956" w:author="Dr Mamadou SANOGO" w:date="2023-10-25T17:57:00Z"/>
        </w:trPr>
        <w:tc>
          <w:tcPr>
            <w:tcW w:w="858" w:type="pct"/>
            <w:vAlign w:val="center"/>
          </w:tcPr>
          <w:p w14:paraId="17AFD221" w14:textId="36519190" w:rsidR="00E77573" w:rsidRPr="007A4AFC" w:rsidDel="00744A71" w:rsidRDefault="00E77573">
            <w:pPr>
              <w:pStyle w:val="Titre"/>
              <w:tabs>
                <w:tab w:val="num" w:pos="-4820"/>
              </w:tabs>
              <w:spacing w:line="276" w:lineRule="auto"/>
              <w:jc w:val="both"/>
              <w:rPr>
                <w:del w:id="15957" w:author="Dr Mamadou SANOGO" w:date="2023-10-25T17:57:00Z"/>
                <w:rFonts w:asciiTheme="majorHAnsi" w:hAnsiTheme="majorHAnsi" w:cstheme="majorHAnsi"/>
                <w:bCs/>
                <w:color w:val="000000" w:themeColor="text1"/>
                <w:sz w:val="20"/>
              </w:rPr>
              <w:pPrChange w:id="15958" w:author="Dr Mamadou SANOGO" w:date="2023-10-25T17:57:00Z">
                <w:pPr>
                  <w:spacing w:line="240" w:lineRule="auto"/>
                </w:pPr>
              </w:pPrChange>
            </w:pPr>
            <w:del w:id="15959" w:author="Dr Mamadou SANOGO" w:date="2023-10-25T17:57:00Z">
              <w:r w:rsidRPr="007A4AFC" w:rsidDel="00744A71">
                <w:rPr>
                  <w:rFonts w:asciiTheme="majorHAnsi" w:hAnsiTheme="majorHAnsi" w:cstheme="majorHAnsi"/>
                  <w:bCs/>
                  <w:color w:val="000000" w:themeColor="text1"/>
                  <w:sz w:val="20"/>
                </w:rPr>
                <w:delText>Aliou KAMISSOKO,</w:delText>
              </w:r>
            </w:del>
          </w:p>
          <w:p w14:paraId="4F1D0318" w14:textId="21146C6D" w:rsidR="00E77573" w:rsidRPr="007A4AFC" w:rsidDel="00744A71" w:rsidRDefault="00E77573">
            <w:pPr>
              <w:pStyle w:val="Titre"/>
              <w:tabs>
                <w:tab w:val="num" w:pos="-4820"/>
              </w:tabs>
              <w:spacing w:line="276" w:lineRule="auto"/>
              <w:jc w:val="both"/>
              <w:rPr>
                <w:del w:id="15960" w:author="Dr Mamadou SANOGO" w:date="2023-10-25T17:57:00Z"/>
                <w:rFonts w:asciiTheme="majorHAnsi" w:hAnsiTheme="majorHAnsi" w:cstheme="majorHAnsi"/>
                <w:bCs/>
                <w:color w:val="000000" w:themeColor="text1"/>
                <w:sz w:val="20"/>
              </w:rPr>
              <w:pPrChange w:id="15961" w:author="Dr Mamadou SANOGO" w:date="2023-10-25T17:57:00Z">
                <w:pPr>
                  <w:spacing w:line="240" w:lineRule="auto"/>
                </w:pPr>
              </w:pPrChange>
            </w:pPr>
            <w:del w:id="15962" w:author="Dr Mamadou SANOGO" w:date="2023-10-25T17:57:00Z">
              <w:r w:rsidRPr="007A4AFC" w:rsidDel="00744A71">
                <w:rPr>
                  <w:rFonts w:asciiTheme="majorHAnsi" w:hAnsiTheme="majorHAnsi" w:cstheme="majorHAnsi"/>
                  <w:bCs/>
                  <w:color w:val="000000" w:themeColor="text1"/>
                  <w:sz w:val="20"/>
                </w:rPr>
                <w:delText>Santé publiciste, Responsable projet</w:delText>
              </w:r>
            </w:del>
          </w:p>
        </w:tc>
        <w:tc>
          <w:tcPr>
            <w:tcW w:w="714" w:type="pct"/>
            <w:vAlign w:val="center"/>
          </w:tcPr>
          <w:p w14:paraId="270C9805" w14:textId="689F0E91" w:rsidR="00E77573" w:rsidRPr="007A4AFC" w:rsidDel="00744A71" w:rsidRDefault="00E77573">
            <w:pPr>
              <w:pStyle w:val="Titre"/>
              <w:tabs>
                <w:tab w:val="num" w:pos="-4820"/>
              </w:tabs>
              <w:spacing w:line="276" w:lineRule="auto"/>
              <w:jc w:val="both"/>
              <w:rPr>
                <w:del w:id="15963" w:author="Dr Mamadou SANOGO" w:date="2023-10-25T17:57:00Z"/>
                <w:rFonts w:asciiTheme="majorHAnsi" w:hAnsiTheme="majorHAnsi" w:cstheme="majorHAnsi"/>
                <w:bCs/>
                <w:color w:val="000000" w:themeColor="text1"/>
                <w:sz w:val="20"/>
              </w:rPr>
              <w:pPrChange w:id="15964" w:author="Dr Mamadou SANOGO" w:date="2023-10-25T17:57:00Z">
                <w:pPr>
                  <w:spacing w:line="240" w:lineRule="auto"/>
                </w:pPr>
              </w:pPrChange>
            </w:pPr>
            <w:del w:id="15965" w:author="Dr Mamadou SANOGO" w:date="2023-10-25T17:57:00Z">
              <w:r w:rsidRPr="007A4AFC" w:rsidDel="00744A71">
                <w:rPr>
                  <w:rFonts w:asciiTheme="majorHAnsi" w:hAnsiTheme="majorHAnsi" w:cstheme="majorHAnsi"/>
                  <w:bCs/>
                  <w:color w:val="000000" w:themeColor="text1"/>
                  <w:sz w:val="20"/>
                </w:rPr>
                <w:delText>ARCAD Santé plus</w:delText>
              </w:r>
            </w:del>
          </w:p>
        </w:tc>
        <w:tc>
          <w:tcPr>
            <w:tcW w:w="714" w:type="pct"/>
            <w:vAlign w:val="center"/>
          </w:tcPr>
          <w:p w14:paraId="2930CBAA" w14:textId="205B7389" w:rsidR="00E77573" w:rsidRPr="007A4AFC" w:rsidDel="00744A71" w:rsidRDefault="00E77573">
            <w:pPr>
              <w:pStyle w:val="Titre"/>
              <w:tabs>
                <w:tab w:val="num" w:pos="-4820"/>
              </w:tabs>
              <w:spacing w:line="276" w:lineRule="auto"/>
              <w:jc w:val="both"/>
              <w:rPr>
                <w:del w:id="15966" w:author="Dr Mamadou SANOGO" w:date="2023-10-25T17:57:00Z"/>
                <w:rFonts w:asciiTheme="majorHAnsi" w:hAnsiTheme="majorHAnsi" w:cstheme="majorHAnsi"/>
                <w:bCs/>
                <w:color w:val="000000" w:themeColor="text1"/>
                <w:sz w:val="20"/>
              </w:rPr>
              <w:pPrChange w:id="15967" w:author="Dr Mamadou SANOGO" w:date="2023-10-25T17:57:00Z">
                <w:pPr>
                  <w:spacing w:line="240" w:lineRule="auto"/>
                </w:pPr>
              </w:pPrChange>
            </w:pPr>
            <w:del w:id="15968" w:author="Dr Mamadou SANOGO" w:date="2023-10-25T17:57:00Z">
              <w:r w:rsidRPr="007A4AFC" w:rsidDel="00744A71">
                <w:rPr>
                  <w:rFonts w:asciiTheme="majorHAnsi" w:hAnsiTheme="majorHAnsi" w:cstheme="majorHAnsi"/>
                  <w:bCs/>
                  <w:color w:val="000000" w:themeColor="text1"/>
                  <w:sz w:val="20"/>
                </w:rPr>
                <w:delText>Master</w:delText>
              </w:r>
            </w:del>
          </w:p>
          <w:p w14:paraId="5001F60C" w14:textId="2192CF0A" w:rsidR="00E77573" w:rsidRPr="007A4AFC" w:rsidDel="00744A71" w:rsidRDefault="00E77573">
            <w:pPr>
              <w:pStyle w:val="Titre"/>
              <w:tabs>
                <w:tab w:val="num" w:pos="-4820"/>
              </w:tabs>
              <w:spacing w:line="276" w:lineRule="auto"/>
              <w:jc w:val="both"/>
              <w:rPr>
                <w:del w:id="15969" w:author="Dr Mamadou SANOGO" w:date="2023-10-25T17:57:00Z"/>
                <w:rFonts w:asciiTheme="majorHAnsi" w:hAnsiTheme="majorHAnsi" w:cstheme="majorHAnsi"/>
                <w:bCs/>
                <w:color w:val="000000" w:themeColor="text1"/>
                <w:sz w:val="20"/>
              </w:rPr>
              <w:pPrChange w:id="15970" w:author="Dr Mamadou SANOGO" w:date="2023-10-25T17:57:00Z">
                <w:pPr>
                  <w:spacing w:line="240" w:lineRule="auto"/>
                </w:pPr>
              </w:pPrChange>
            </w:pPr>
            <w:del w:id="15971"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76491A86" w14:textId="3BEB85F2" w:rsidR="00E77573" w:rsidRPr="007A4AFC" w:rsidDel="00744A71" w:rsidRDefault="00E77573">
            <w:pPr>
              <w:pStyle w:val="Titre"/>
              <w:tabs>
                <w:tab w:val="num" w:pos="-4820"/>
              </w:tabs>
              <w:spacing w:line="276" w:lineRule="auto"/>
              <w:jc w:val="both"/>
              <w:rPr>
                <w:del w:id="15972" w:author="Dr Mamadou SANOGO" w:date="2023-10-25T17:57:00Z"/>
                <w:rFonts w:asciiTheme="majorHAnsi" w:hAnsiTheme="majorHAnsi" w:cstheme="majorHAnsi"/>
                <w:bCs/>
                <w:color w:val="000000" w:themeColor="text1"/>
                <w:sz w:val="20"/>
              </w:rPr>
              <w:pPrChange w:id="15973" w:author="Dr Mamadou SANOGO" w:date="2023-10-25T17:57:00Z">
                <w:pPr>
                  <w:spacing w:line="240" w:lineRule="auto"/>
                </w:pPr>
              </w:pPrChange>
            </w:pPr>
            <w:del w:id="15974"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6D8B83A8" w14:textId="6F06ECCD" w:rsidR="00E77573" w:rsidRPr="007A4AFC" w:rsidDel="00744A71" w:rsidRDefault="00E77573">
            <w:pPr>
              <w:pStyle w:val="Titre"/>
              <w:tabs>
                <w:tab w:val="num" w:pos="-4820"/>
              </w:tabs>
              <w:spacing w:line="276" w:lineRule="auto"/>
              <w:jc w:val="both"/>
              <w:rPr>
                <w:del w:id="15975" w:author="Dr Mamadou SANOGO" w:date="2023-10-25T17:57:00Z"/>
                <w:rFonts w:asciiTheme="majorHAnsi" w:hAnsiTheme="majorHAnsi"/>
                <w:i w:val="0"/>
                <w:color w:val="000000" w:themeColor="text1"/>
                <w:sz w:val="20"/>
                <w:rPrChange w:id="15976" w:author="Dr Mamadou SANOGO" w:date="2023-10-25T18:15:00Z">
                  <w:rPr>
                    <w:del w:id="15977" w:author="Dr Mamadou SANOGO" w:date="2023-10-25T17:57:00Z"/>
                    <w:rFonts w:asciiTheme="majorHAnsi" w:hAnsiTheme="majorHAnsi"/>
                    <w:i/>
                    <w:color w:val="000000" w:themeColor="text1"/>
                    <w:sz w:val="20"/>
                    <w:szCs w:val="20"/>
                  </w:rPr>
                </w:rPrChange>
              </w:rPr>
              <w:pPrChange w:id="15978" w:author="Dr Mamadou SANOGO" w:date="2023-10-25T17:57:00Z">
                <w:pPr>
                  <w:spacing w:line="240" w:lineRule="auto"/>
                  <w:jc w:val="center"/>
                </w:pPr>
              </w:pPrChange>
            </w:pPr>
            <w:del w:id="15979" w:author="Dr Mamadou SANOGO" w:date="2023-10-25T17:57:00Z">
              <w:r w:rsidRPr="007A4AFC" w:rsidDel="00744A71">
                <w:rPr>
                  <w:rFonts w:asciiTheme="majorHAnsi" w:hAnsiTheme="majorHAnsi"/>
                  <w:color w:val="000000" w:themeColor="text1"/>
                  <w:sz w:val="20"/>
                </w:rPr>
                <w:delText>60</w:delText>
              </w:r>
            </w:del>
          </w:p>
        </w:tc>
        <w:tc>
          <w:tcPr>
            <w:tcW w:w="1904" w:type="pct"/>
            <w:vAlign w:val="center"/>
          </w:tcPr>
          <w:p w14:paraId="1C46C356" w14:textId="4F581865" w:rsidR="00E77573" w:rsidRPr="007A4AFC" w:rsidDel="00744A71" w:rsidRDefault="00E77573">
            <w:pPr>
              <w:pStyle w:val="Titre"/>
              <w:tabs>
                <w:tab w:val="num" w:pos="-4820"/>
              </w:tabs>
              <w:spacing w:line="276" w:lineRule="auto"/>
              <w:jc w:val="both"/>
              <w:rPr>
                <w:del w:id="15980" w:author="Dr Mamadou SANOGO" w:date="2023-10-25T17:57:00Z"/>
                <w:rFonts w:asciiTheme="majorHAnsi" w:hAnsiTheme="majorHAnsi" w:cstheme="majorHAnsi"/>
                <w:bCs/>
                <w:color w:val="000000" w:themeColor="text1"/>
                <w:sz w:val="20"/>
              </w:rPr>
              <w:pPrChange w:id="15981" w:author="Dr Mamadou SANOGO" w:date="2023-10-25T17:57:00Z">
                <w:pPr>
                  <w:spacing w:line="240" w:lineRule="auto"/>
                </w:pPr>
              </w:pPrChange>
            </w:pPr>
            <w:del w:id="15982" w:author="Dr Mamadou SANOGO" w:date="2023-10-25T17:57:00Z">
              <w:r w:rsidRPr="007A4AFC" w:rsidDel="00744A71">
                <w:rPr>
                  <w:rFonts w:asciiTheme="majorHAnsi" w:hAnsiTheme="majorHAnsi" w:cstheme="majorHAnsi"/>
                  <w:bCs/>
                  <w:color w:val="000000" w:themeColor="text1"/>
                  <w:sz w:val="20"/>
                </w:rPr>
                <w:delText>Système de surveillance épidémiologique S3 ;</w:delText>
              </w:r>
            </w:del>
          </w:p>
          <w:p w14:paraId="61C08518" w14:textId="7D60EB87" w:rsidR="00E77573" w:rsidRPr="007A4AFC" w:rsidDel="00744A71" w:rsidRDefault="00920793">
            <w:pPr>
              <w:pStyle w:val="Titre"/>
              <w:tabs>
                <w:tab w:val="num" w:pos="-4820"/>
              </w:tabs>
              <w:spacing w:line="276" w:lineRule="auto"/>
              <w:jc w:val="both"/>
              <w:rPr>
                <w:del w:id="15983" w:author="Dr Mamadou SANOGO" w:date="2023-10-25T17:57:00Z"/>
                <w:rFonts w:asciiTheme="majorHAnsi" w:hAnsiTheme="majorHAnsi" w:cstheme="majorHAnsi"/>
                <w:bCs/>
                <w:color w:val="000000" w:themeColor="text1"/>
                <w:sz w:val="20"/>
              </w:rPr>
              <w:pPrChange w:id="15984" w:author="Dr Mamadou SANOGO" w:date="2023-10-25T17:57:00Z">
                <w:pPr>
                  <w:spacing w:line="240" w:lineRule="auto"/>
                </w:pPr>
              </w:pPrChange>
            </w:pPr>
            <w:del w:id="15985" w:author="Dr Mamadou SANOGO" w:date="2023-10-25T17:57:00Z">
              <w:r w:rsidRPr="007A4AFC" w:rsidDel="00744A71">
                <w:rPr>
                  <w:rFonts w:asciiTheme="majorHAnsi" w:hAnsiTheme="majorHAnsi" w:cstheme="majorHAnsi"/>
                  <w:bCs/>
                  <w:color w:val="000000" w:themeColor="text1"/>
                  <w:sz w:val="20"/>
                </w:rPr>
                <w:delText>Épidémies</w:delText>
              </w:r>
              <w:r w:rsidR="00E77573" w:rsidRPr="007A4AFC" w:rsidDel="00744A71">
                <w:rPr>
                  <w:rFonts w:asciiTheme="majorHAnsi" w:hAnsiTheme="majorHAnsi" w:cstheme="majorHAnsi"/>
                  <w:bCs/>
                  <w:color w:val="000000" w:themeColor="text1"/>
                  <w:sz w:val="20"/>
                </w:rPr>
                <w:delText xml:space="preserve"> et catastrophes S3 ;</w:delText>
              </w:r>
            </w:del>
          </w:p>
          <w:p w14:paraId="31BED52B" w14:textId="362C4F89" w:rsidR="00E77573" w:rsidRPr="007A4AFC" w:rsidDel="00744A71" w:rsidRDefault="00E77573">
            <w:pPr>
              <w:pStyle w:val="Titre"/>
              <w:tabs>
                <w:tab w:val="num" w:pos="-4820"/>
              </w:tabs>
              <w:spacing w:line="276" w:lineRule="auto"/>
              <w:jc w:val="both"/>
              <w:rPr>
                <w:del w:id="15986" w:author="Dr Mamadou SANOGO" w:date="2023-10-25T17:57:00Z"/>
                <w:rFonts w:asciiTheme="majorHAnsi" w:hAnsiTheme="majorHAnsi" w:cstheme="majorHAnsi"/>
                <w:bCs/>
                <w:color w:val="000000" w:themeColor="text1"/>
                <w:sz w:val="20"/>
              </w:rPr>
              <w:pPrChange w:id="15987" w:author="Dr Mamadou SANOGO" w:date="2023-10-25T17:57:00Z">
                <w:pPr>
                  <w:spacing w:line="240" w:lineRule="auto"/>
                </w:pPr>
              </w:pPrChange>
            </w:pPr>
            <w:del w:id="15988" w:author="Dr Mamadou SANOGO" w:date="2023-10-25T17:57:00Z">
              <w:r w:rsidRPr="007A4AFC" w:rsidDel="00744A71">
                <w:rPr>
                  <w:rFonts w:asciiTheme="majorHAnsi" w:hAnsiTheme="majorHAnsi" w:cstheme="majorHAnsi"/>
                  <w:bCs/>
                  <w:color w:val="000000" w:themeColor="text1"/>
                  <w:sz w:val="20"/>
                </w:rPr>
                <w:delText>Evaluation d’un test de dépistage S3</w:delText>
              </w:r>
            </w:del>
          </w:p>
        </w:tc>
      </w:tr>
      <w:tr w:rsidR="007A4AFC" w:rsidRPr="007A4AFC" w:rsidDel="00744A71" w14:paraId="52FCB937" w14:textId="77777777" w:rsidTr="00920793">
        <w:trPr>
          <w:del w:id="15989" w:author="Dr Mamadou SANOGO" w:date="2023-10-25T17:57:00Z"/>
        </w:trPr>
        <w:tc>
          <w:tcPr>
            <w:tcW w:w="858" w:type="pct"/>
            <w:vAlign w:val="center"/>
          </w:tcPr>
          <w:p w14:paraId="2850DF75" w14:textId="2E96E896" w:rsidR="00E77573" w:rsidRPr="007A4AFC" w:rsidDel="00744A71" w:rsidRDefault="00E77573">
            <w:pPr>
              <w:pStyle w:val="Titre"/>
              <w:tabs>
                <w:tab w:val="num" w:pos="-4820"/>
              </w:tabs>
              <w:spacing w:line="276" w:lineRule="auto"/>
              <w:jc w:val="both"/>
              <w:rPr>
                <w:del w:id="15990" w:author="Dr Mamadou SANOGO" w:date="2023-10-25T17:57:00Z"/>
                <w:rFonts w:asciiTheme="majorHAnsi" w:hAnsiTheme="majorHAnsi" w:cstheme="majorHAnsi"/>
                <w:bCs/>
                <w:color w:val="000000" w:themeColor="text1"/>
                <w:sz w:val="20"/>
              </w:rPr>
              <w:pPrChange w:id="15991" w:author="Dr Mamadou SANOGO" w:date="2023-10-25T17:57:00Z">
                <w:pPr>
                  <w:spacing w:line="240" w:lineRule="auto"/>
                </w:pPr>
              </w:pPrChange>
            </w:pPr>
            <w:del w:id="15992" w:author="Dr Mamadou SANOGO" w:date="2023-10-25T17:57:00Z">
              <w:r w:rsidRPr="007A4AFC" w:rsidDel="00744A71">
                <w:rPr>
                  <w:rFonts w:asciiTheme="majorHAnsi" w:hAnsiTheme="majorHAnsi" w:cstheme="majorHAnsi"/>
                  <w:bCs/>
                  <w:color w:val="000000" w:themeColor="text1"/>
                  <w:sz w:val="20"/>
                </w:rPr>
                <w:delText>Idrissa PEROU,</w:delText>
              </w:r>
            </w:del>
          </w:p>
          <w:p w14:paraId="4199650B" w14:textId="46F26B2D" w:rsidR="00E77573" w:rsidRPr="007A4AFC" w:rsidDel="00744A71" w:rsidRDefault="00E77573">
            <w:pPr>
              <w:pStyle w:val="Titre"/>
              <w:tabs>
                <w:tab w:val="num" w:pos="-4820"/>
              </w:tabs>
              <w:spacing w:line="276" w:lineRule="auto"/>
              <w:jc w:val="both"/>
              <w:rPr>
                <w:del w:id="15993" w:author="Dr Mamadou SANOGO" w:date="2023-10-25T17:57:00Z"/>
                <w:rFonts w:asciiTheme="majorHAnsi" w:hAnsiTheme="majorHAnsi" w:cstheme="majorHAnsi"/>
                <w:bCs/>
                <w:color w:val="000000" w:themeColor="text1"/>
                <w:sz w:val="20"/>
              </w:rPr>
              <w:pPrChange w:id="15994" w:author="Dr Mamadou SANOGO" w:date="2023-10-25T17:57:00Z">
                <w:pPr>
                  <w:spacing w:line="240" w:lineRule="auto"/>
                </w:pPr>
              </w:pPrChange>
            </w:pPr>
            <w:del w:id="15995" w:author="Dr Mamadou SANOGO" w:date="2023-10-25T17:57:00Z">
              <w:r w:rsidRPr="007A4AFC" w:rsidDel="00744A71">
                <w:rPr>
                  <w:rFonts w:asciiTheme="majorHAnsi" w:hAnsiTheme="majorHAnsi" w:cstheme="majorHAnsi"/>
                  <w:bCs/>
                  <w:color w:val="000000" w:themeColor="text1"/>
                  <w:sz w:val="20"/>
                </w:rPr>
                <w:delText xml:space="preserve">Programmeur  </w:delText>
              </w:r>
            </w:del>
          </w:p>
        </w:tc>
        <w:tc>
          <w:tcPr>
            <w:tcW w:w="714" w:type="pct"/>
            <w:vAlign w:val="center"/>
          </w:tcPr>
          <w:p w14:paraId="34C63EA9" w14:textId="5E4AA4C3" w:rsidR="00E77573" w:rsidRPr="007A4AFC" w:rsidDel="00744A71" w:rsidRDefault="00E77573">
            <w:pPr>
              <w:pStyle w:val="Titre"/>
              <w:tabs>
                <w:tab w:val="num" w:pos="-4820"/>
              </w:tabs>
              <w:spacing w:line="276" w:lineRule="auto"/>
              <w:jc w:val="both"/>
              <w:rPr>
                <w:del w:id="15996" w:author="Dr Mamadou SANOGO" w:date="2023-10-25T17:57:00Z"/>
                <w:rFonts w:asciiTheme="majorHAnsi" w:hAnsiTheme="majorHAnsi" w:cstheme="majorHAnsi"/>
                <w:bCs/>
                <w:color w:val="000000" w:themeColor="text1"/>
                <w:sz w:val="20"/>
              </w:rPr>
              <w:pPrChange w:id="15997" w:author="Dr Mamadou SANOGO" w:date="2023-10-25T17:57:00Z">
                <w:pPr>
                  <w:spacing w:line="240" w:lineRule="auto"/>
                </w:pPr>
              </w:pPrChange>
            </w:pPr>
            <w:del w:id="15998" w:author="Dr Mamadou SANOGO" w:date="2023-10-25T17:57:00Z">
              <w:r w:rsidRPr="007A4AFC" w:rsidDel="00744A71">
                <w:rPr>
                  <w:rFonts w:asciiTheme="majorHAnsi" w:hAnsiTheme="majorHAnsi" w:cstheme="majorHAnsi"/>
                  <w:bCs/>
                  <w:color w:val="000000" w:themeColor="text1"/>
                  <w:sz w:val="20"/>
                </w:rPr>
                <w:delText>Direction nationale de la douane</w:delText>
              </w:r>
            </w:del>
          </w:p>
        </w:tc>
        <w:tc>
          <w:tcPr>
            <w:tcW w:w="714" w:type="pct"/>
            <w:vAlign w:val="center"/>
          </w:tcPr>
          <w:p w14:paraId="345EAB84" w14:textId="37687748" w:rsidR="00E77573" w:rsidRPr="007A4AFC" w:rsidDel="00744A71" w:rsidRDefault="00E77573">
            <w:pPr>
              <w:pStyle w:val="Titre"/>
              <w:tabs>
                <w:tab w:val="num" w:pos="-4820"/>
              </w:tabs>
              <w:spacing w:line="276" w:lineRule="auto"/>
              <w:jc w:val="both"/>
              <w:rPr>
                <w:del w:id="15999" w:author="Dr Mamadou SANOGO" w:date="2023-10-25T17:57:00Z"/>
                <w:rFonts w:asciiTheme="majorHAnsi" w:hAnsiTheme="majorHAnsi" w:cstheme="majorHAnsi"/>
                <w:bCs/>
                <w:color w:val="000000" w:themeColor="text1"/>
                <w:sz w:val="20"/>
              </w:rPr>
              <w:pPrChange w:id="16000" w:author="Dr Mamadou SANOGO" w:date="2023-10-25T17:57:00Z">
                <w:pPr>
                  <w:spacing w:line="240" w:lineRule="auto"/>
                </w:pPr>
              </w:pPrChange>
            </w:pPr>
            <w:del w:id="16001" w:author="Dr Mamadou SANOGO" w:date="2023-10-25T17:57:00Z">
              <w:r w:rsidRPr="007A4AFC" w:rsidDel="00744A71">
                <w:rPr>
                  <w:rFonts w:asciiTheme="majorHAnsi" w:hAnsiTheme="majorHAnsi" w:cstheme="majorHAnsi"/>
                  <w:bCs/>
                  <w:color w:val="000000" w:themeColor="text1"/>
                  <w:sz w:val="20"/>
                </w:rPr>
                <w:delText>Master</w:delText>
              </w:r>
            </w:del>
          </w:p>
          <w:p w14:paraId="2EE6C3CA" w14:textId="5CCAC61A" w:rsidR="00E77573" w:rsidRPr="007A4AFC" w:rsidDel="00744A71" w:rsidRDefault="00E77573">
            <w:pPr>
              <w:pStyle w:val="Titre"/>
              <w:tabs>
                <w:tab w:val="num" w:pos="-4820"/>
              </w:tabs>
              <w:spacing w:line="276" w:lineRule="auto"/>
              <w:jc w:val="both"/>
              <w:rPr>
                <w:del w:id="16002" w:author="Dr Mamadou SANOGO" w:date="2023-10-25T17:57:00Z"/>
                <w:rFonts w:asciiTheme="majorHAnsi" w:hAnsiTheme="majorHAnsi" w:cstheme="majorHAnsi"/>
                <w:bCs/>
                <w:color w:val="000000" w:themeColor="text1"/>
                <w:sz w:val="20"/>
              </w:rPr>
              <w:pPrChange w:id="16003" w:author="Dr Mamadou SANOGO" w:date="2023-10-25T17:57:00Z">
                <w:pPr>
                  <w:spacing w:line="240" w:lineRule="auto"/>
                </w:pPr>
              </w:pPrChange>
            </w:pPr>
            <w:del w:id="16004" w:author="Dr Mamadou SANOGO" w:date="2023-10-25T17:57:00Z">
              <w:r w:rsidRPr="007A4AFC" w:rsidDel="00744A71">
                <w:rPr>
                  <w:rFonts w:asciiTheme="majorHAnsi" w:hAnsiTheme="majorHAnsi" w:cstheme="majorHAnsi"/>
                  <w:bCs/>
                  <w:color w:val="000000" w:themeColor="text1"/>
                  <w:sz w:val="20"/>
                </w:rPr>
                <w:delText>(Informatique)</w:delText>
              </w:r>
            </w:del>
          </w:p>
        </w:tc>
        <w:tc>
          <w:tcPr>
            <w:tcW w:w="381" w:type="pct"/>
            <w:vAlign w:val="center"/>
          </w:tcPr>
          <w:p w14:paraId="65F1F83E" w14:textId="3A402946" w:rsidR="00E77573" w:rsidRPr="007A4AFC" w:rsidDel="00744A71" w:rsidRDefault="00E77573">
            <w:pPr>
              <w:pStyle w:val="Titre"/>
              <w:tabs>
                <w:tab w:val="num" w:pos="-4820"/>
              </w:tabs>
              <w:spacing w:line="276" w:lineRule="auto"/>
              <w:jc w:val="both"/>
              <w:rPr>
                <w:del w:id="16005" w:author="Dr Mamadou SANOGO" w:date="2023-10-25T17:57:00Z"/>
                <w:rFonts w:asciiTheme="majorHAnsi" w:hAnsiTheme="majorHAnsi" w:cstheme="majorHAnsi"/>
                <w:bCs/>
                <w:color w:val="000000" w:themeColor="text1"/>
                <w:sz w:val="20"/>
              </w:rPr>
              <w:pPrChange w:id="16006" w:author="Dr Mamadou SANOGO" w:date="2023-10-25T17:57:00Z">
                <w:pPr>
                  <w:spacing w:line="240" w:lineRule="auto"/>
                </w:pPr>
              </w:pPrChange>
            </w:pPr>
            <w:del w:id="16007" w:author="Dr Mamadou SANOGO" w:date="2023-10-25T17:57:00Z">
              <w:r w:rsidRPr="007A4AFC" w:rsidDel="00744A71">
                <w:rPr>
                  <w:rFonts w:asciiTheme="majorHAnsi" w:hAnsiTheme="majorHAnsi" w:cstheme="majorHAnsi"/>
                  <w:bCs/>
                  <w:color w:val="000000" w:themeColor="text1"/>
                  <w:sz w:val="20"/>
                </w:rPr>
                <w:delText>INF2204</w:delText>
              </w:r>
            </w:del>
          </w:p>
        </w:tc>
        <w:tc>
          <w:tcPr>
            <w:tcW w:w="429" w:type="pct"/>
            <w:vAlign w:val="center"/>
          </w:tcPr>
          <w:p w14:paraId="0ECD56E4" w14:textId="1863944C" w:rsidR="00E77573" w:rsidRPr="007A4AFC" w:rsidDel="00744A71" w:rsidRDefault="00E77573">
            <w:pPr>
              <w:pStyle w:val="Titre"/>
              <w:tabs>
                <w:tab w:val="num" w:pos="-4820"/>
              </w:tabs>
              <w:spacing w:line="276" w:lineRule="auto"/>
              <w:jc w:val="both"/>
              <w:rPr>
                <w:del w:id="16008" w:author="Dr Mamadou SANOGO" w:date="2023-10-25T17:57:00Z"/>
                <w:rFonts w:asciiTheme="majorHAnsi" w:hAnsiTheme="majorHAnsi"/>
                <w:color w:val="000000" w:themeColor="text1"/>
                <w:sz w:val="20"/>
              </w:rPr>
              <w:pPrChange w:id="16009" w:author="Dr Mamadou SANOGO" w:date="2023-10-25T17:57:00Z">
                <w:pPr>
                  <w:spacing w:line="240" w:lineRule="auto"/>
                  <w:jc w:val="center"/>
                </w:pPr>
              </w:pPrChange>
            </w:pPr>
            <w:del w:id="16010"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768B1FAC" w14:textId="1DD2DF7A" w:rsidR="00E77573" w:rsidRPr="007A4AFC" w:rsidDel="00744A71" w:rsidRDefault="00E77573">
            <w:pPr>
              <w:pStyle w:val="Titre"/>
              <w:tabs>
                <w:tab w:val="num" w:pos="-4820"/>
              </w:tabs>
              <w:spacing w:line="276" w:lineRule="auto"/>
              <w:jc w:val="both"/>
              <w:rPr>
                <w:del w:id="16011" w:author="Dr Mamadou SANOGO" w:date="2023-10-25T17:57:00Z"/>
                <w:rFonts w:asciiTheme="majorHAnsi" w:hAnsiTheme="majorHAnsi" w:cstheme="majorHAnsi"/>
                <w:bCs/>
                <w:color w:val="000000" w:themeColor="text1"/>
                <w:sz w:val="20"/>
                <w:lang w:val="en-US"/>
              </w:rPr>
              <w:pPrChange w:id="16012" w:author="Dr Mamadou SANOGO" w:date="2023-10-25T17:57:00Z">
                <w:pPr>
                  <w:spacing w:line="240" w:lineRule="auto"/>
                </w:pPr>
              </w:pPrChange>
            </w:pPr>
            <w:del w:id="16013" w:author="Dr Mamadou SANOGO" w:date="2023-10-25T17:57:00Z">
              <w:r w:rsidRPr="007A4AFC" w:rsidDel="00744A71">
                <w:rPr>
                  <w:rFonts w:asciiTheme="majorHAnsi" w:hAnsiTheme="majorHAnsi" w:cstheme="majorHAnsi"/>
                  <w:bCs/>
                  <w:color w:val="000000" w:themeColor="text1"/>
                  <w:sz w:val="20"/>
                  <w:lang w:val="en-US"/>
                </w:rPr>
                <w:delText>MS Project S2 ;</w:delText>
              </w:r>
            </w:del>
          </w:p>
          <w:p w14:paraId="524B0830" w14:textId="5EFED54B" w:rsidR="00E77573" w:rsidRPr="007A4AFC" w:rsidDel="00744A71" w:rsidRDefault="00E77573">
            <w:pPr>
              <w:pStyle w:val="Titre"/>
              <w:tabs>
                <w:tab w:val="num" w:pos="-4820"/>
              </w:tabs>
              <w:spacing w:line="276" w:lineRule="auto"/>
              <w:jc w:val="both"/>
              <w:rPr>
                <w:del w:id="16014" w:author="Dr Mamadou SANOGO" w:date="2023-10-25T17:57:00Z"/>
                <w:rFonts w:asciiTheme="majorHAnsi" w:hAnsiTheme="majorHAnsi" w:cstheme="majorHAnsi"/>
                <w:bCs/>
                <w:color w:val="000000" w:themeColor="text1"/>
                <w:sz w:val="20"/>
                <w:lang w:val="en-US"/>
              </w:rPr>
              <w:pPrChange w:id="16015" w:author="Dr Mamadou SANOGO" w:date="2023-10-25T17:57:00Z">
                <w:pPr>
                  <w:spacing w:line="240" w:lineRule="auto"/>
                </w:pPr>
              </w:pPrChange>
            </w:pPr>
            <w:del w:id="16016" w:author="Dr Mamadou SANOGO" w:date="2023-10-25T17:57:00Z">
              <w:r w:rsidRPr="007A4AFC" w:rsidDel="00744A71">
                <w:rPr>
                  <w:rFonts w:asciiTheme="majorHAnsi" w:hAnsiTheme="majorHAnsi" w:cstheme="majorHAnsi"/>
                  <w:bCs/>
                  <w:color w:val="000000" w:themeColor="text1"/>
                  <w:sz w:val="20"/>
                  <w:lang w:val="en-US"/>
                </w:rPr>
                <w:delText>SPSS ou Epi Info S</w:delText>
              </w:r>
              <w:r w:rsidR="00920793" w:rsidRPr="007A4AFC" w:rsidDel="00744A71">
                <w:rPr>
                  <w:rFonts w:asciiTheme="majorHAnsi" w:hAnsiTheme="majorHAnsi" w:cstheme="majorHAnsi"/>
                  <w:bCs/>
                  <w:color w:val="000000" w:themeColor="text1"/>
                  <w:sz w:val="20"/>
                  <w:lang w:val="en-US"/>
                </w:rPr>
                <w:delText>2 ;</w:delText>
              </w:r>
            </w:del>
          </w:p>
          <w:p w14:paraId="2385F946" w14:textId="2F78DD26" w:rsidR="00E77573" w:rsidRPr="007A4AFC" w:rsidDel="00744A71" w:rsidRDefault="00E77573">
            <w:pPr>
              <w:pStyle w:val="Titre"/>
              <w:tabs>
                <w:tab w:val="num" w:pos="-4820"/>
              </w:tabs>
              <w:spacing w:line="276" w:lineRule="auto"/>
              <w:jc w:val="both"/>
              <w:rPr>
                <w:del w:id="16017" w:author="Dr Mamadou SANOGO" w:date="2023-10-25T17:57:00Z"/>
                <w:rFonts w:asciiTheme="majorHAnsi" w:hAnsiTheme="majorHAnsi" w:cstheme="majorHAnsi"/>
                <w:bCs/>
                <w:color w:val="000000" w:themeColor="text1"/>
                <w:sz w:val="20"/>
              </w:rPr>
              <w:pPrChange w:id="16018" w:author="Dr Mamadou SANOGO" w:date="2023-10-25T17:57:00Z">
                <w:pPr>
                  <w:spacing w:line="240" w:lineRule="auto"/>
                </w:pPr>
              </w:pPrChange>
            </w:pPr>
            <w:del w:id="16019" w:author="Dr Mamadou SANOGO" w:date="2023-10-25T17:57:00Z">
              <w:r w:rsidRPr="007A4AFC" w:rsidDel="00744A71">
                <w:rPr>
                  <w:rFonts w:asciiTheme="majorHAnsi" w:hAnsiTheme="majorHAnsi" w:cstheme="majorHAnsi"/>
                  <w:bCs/>
                  <w:color w:val="000000" w:themeColor="text1"/>
                  <w:sz w:val="20"/>
                </w:rPr>
                <w:delText>ACCESS S2</w:delText>
              </w:r>
            </w:del>
          </w:p>
        </w:tc>
      </w:tr>
    </w:tbl>
    <w:p w14:paraId="799611DF" w14:textId="15D78C83" w:rsidR="00E77573" w:rsidRPr="007A4AFC" w:rsidDel="00744A71" w:rsidRDefault="00E77573">
      <w:pPr>
        <w:pStyle w:val="Titre"/>
        <w:tabs>
          <w:tab w:val="num" w:pos="-4820"/>
        </w:tabs>
        <w:spacing w:line="276" w:lineRule="auto"/>
        <w:jc w:val="both"/>
        <w:rPr>
          <w:del w:id="16020" w:author="Dr Mamadou SANOGO" w:date="2023-10-25T17:57:00Z"/>
          <w:rFonts w:asciiTheme="minorHAnsi" w:hAnsiTheme="minorHAnsi"/>
          <w:b w:val="0"/>
          <w:bCs/>
          <w:color w:val="000000" w:themeColor="text1"/>
          <w:sz w:val="12"/>
          <w:rPrChange w:id="16021" w:author="Dr Mamadou SANOGO" w:date="2023-10-25T18:15:00Z">
            <w:rPr>
              <w:del w:id="16022" w:author="Dr Mamadou SANOGO" w:date="2023-10-25T17:57:00Z"/>
              <w:rFonts w:asciiTheme="minorHAnsi" w:hAnsiTheme="minorHAnsi"/>
              <w:b w:val="0"/>
              <w:bCs/>
              <w:color w:val="FF0000"/>
              <w:sz w:val="12"/>
            </w:rPr>
          </w:rPrChange>
        </w:rPr>
        <w:pPrChange w:id="16023" w:author="Dr Mamadou SANOGO" w:date="2023-10-25T17:57:00Z">
          <w:pPr>
            <w:pStyle w:val="Titre"/>
            <w:tabs>
              <w:tab w:val="num" w:pos="1494"/>
            </w:tabs>
            <w:spacing w:line="276" w:lineRule="auto"/>
            <w:jc w:val="both"/>
          </w:pPr>
        </w:pPrChange>
      </w:pPr>
    </w:p>
    <w:tbl>
      <w:tblPr>
        <w:tblW w:w="1438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48"/>
        <w:gridCol w:w="5736"/>
      </w:tblGrid>
      <w:tr w:rsidR="007A4AFC" w:rsidRPr="007A4AFC" w:rsidDel="00744A71" w14:paraId="445A5A02" w14:textId="77777777" w:rsidTr="00E77573">
        <w:trPr>
          <w:cantSplit/>
          <w:trHeight w:val="20"/>
          <w:del w:id="16024" w:author="Dr Mamadou SANOGO" w:date="2023-10-25T17:57:00Z"/>
        </w:trPr>
        <w:tc>
          <w:tcPr>
            <w:tcW w:w="14384" w:type="dxa"/>
            <w:gridSpan w:val="2"/>
          </w:tcPr>
          <w:p w14:paraId="203D3A41" w14:textId="0160CFB1" w:rsidR="00E77573" w:rsidRPr="007A4AFC" w:rsidDel="00744A71" w:rsidRDefault="00E77573">
            <w:pPr>
              <w:pStyle w:val="Titre"/>
              <w:tabs>
                <w:tab w:val="num" w:pos="-4820"/>
              </w:tabs>
              <w:spacing w:line="276" w:lineRule="auto"/>
              <w:jc w:val="both"/>
              <w:rPr>
                <w:del w:id="16025" w:author="Dr Mamadou SANOGO" w:date="2023-10-25T17:57:00Z"/>
                <w:rFonts w:asciiTheme="minorHAnsi" w:hAnsiTheme="minorHAnsi"/>
                <w:color w:val="000000" w:themeColor="text1"/>
                <w:sz w:val="20"/>
              </w:rPr>
              <w:pPrChange w:id="16026" w:author="Dr Mamadou SANOGO" w:date="2023-10-25T17:57:00Z">
                <w:pPr>
                  <w:pStyle w:val="Titre"/>
                  <w:spacing w:line="276" w:lineRule="auto"/>
                </w:pPr>
              </w:pPrChange>
            </w:pPr>
            <w:del w:id="16027" w:author="Dr Mamadou SANOGO" w:date="2023-10-25T17:57:00Z">
              <w:r w:rsidRPr="007A4AFC" w:rsidDel="00744A71">
                <w:rPr>
                  <w:rFonts w:asciiTheme="minorHAnsi" w:hAnsiTheme="minorHAnsi"/>
                  <w:color w:val="000000" w:themeColor="text1"/>
                  <w:sz w:val="20"/>
                </w:rPr>
                <w:delText>Volume total des enseignements dispensés par des professionnels, hors encadrement des stages et des projets tutorés</w:delText>
              </w:r>
            </w:del>
          </w:p>
        </w:tc>
      </w:tr>
      <w:tr w:rsidR="007A4AFC" w:rsidRPr="007A4AFC" w:rsidDel="00744A71" w14:paraId="593BCF33" w14:textId="77777777" w:rsidTr="00E77573">
        <w:trPr>
          <w:trHeight w:val="20"/>
          <w:del w:id="16028" w:author="Dr Mamadou SANOGO" w:date="2023-10-25T17:57:00Z"/>
        </w:trPr>
        <w:tc>
          <w:tcPr>
            <w:tcW w:w="8648" w:type="dxa"/>
            <w:vAlign w:val="center"/>
          </w:tcPr>
          <w:p w14:paraId="11661515" w14:textId="40BB6C2E" w:rsidR="00E77573" w:rsidRPr="007A4AFC" w:rsidDel="00744A71" w:rsidRDefault="00E77573">
            <w:pPr>
              <w:pStyle w:val="Titre"/>
              <w:tabs>
                <w:tab w:val="num" w:pos="-4820"/>
              </w:tabs>
              <w:spacing w:line="276" w:lineRule="auto"/>
              <w:jc w:val="both"/>
              <w:rPr>
                <w:del w:id="16029" w:author="Dr Mamadou SANOGO" w:date="2023-10-25T17:57:00Z"/>
                <w:rFonts w:asciiTheme="minorHAnsi" w:hAnsiTheme="minorHAnsi"/>
                <w:b w:val="0"/>
                <w:bCs/>
                <w:color w:val="000000" w:themeColor="text1"/>
                <w:sz w:val="20"/>
              </w:rPr>
              <w:pPrChange w:id="16030" w:author="Dr Mamadou SANOGO" w:date="2023-10-25T17:57:00Z">
                <w:pPr>
                  <w:pStyle w:val="Titre"/>
                  <w:spacing w:line="276" w:lineRule="auto"/>
                  <w:jc w:val="left"/>
                </w:pPr>
              </w:pPrChange>
            </w:pPr>
            <w:del w:id="16031" w:author="Dr Mamadou SANOGO" w:date="2023-10-25T17:57:00Z">
              <w:r w:rsidRPr="007A4AFC" w:rsidDel="00744A71">
                <w:rPr>
                  <w:rFonts w:asciiTheme="minorHAnsi" w:hAnsiTheme="minorHAnsi"/>
                  <w:bCs/>
                  <w:i w:val="0"/>
                  <w:color w:val="000000" w:themeColor="text1"/>
                  <w:sz w:val="20"/>
                </w:rPr>
                <w:delText>En heures (par étudiant dans la maquette)</w:delText>
              </w:r>
            </w:del>
          </w:p>
        </w:tc>
        <w:tc>
          <w:tcPr>
            <w:tcW w:w="5736" w:type="dxa"/>
            <w:vAlign w:val="center"/>
          </w:tcPr>
          <w:p w14:paraId="14437BE8" w14:textId="0965087D" w:rsidR="00E77573" w:rsidRPr="007A4AFC" w:rsidDel="00744A71" w:rsidRDefault="00E77573">
            <w:pPr>
              <w:pStyle w:val="Titre"/>
              <w:tabs>
                <w:tab w:val="num" w:pos="-4820"/>
              </w:tabs>
              <w:spacing w:line="276" w:lineRule="auto"/>
              <w:jc w:val="both"/>
              <w:rPr>
                <w:del w:id="16032" w:author="Dr Mamadou SANOGO" w:date="2023-10-25T17:57:00Z"/>
                <w:rFonts w:asciiTheme="minorHAnsi" w:hAnsiTheme="minorHAnsi"/>
                <w:bCs/>
                <w:color w:val="000000" w:themeColor="text1"/>
                <w:sz w:val="20"/>
              </w:rPr>
              <w:pPrChange w:id="16033" w:author="Dr Mamadou SANOGO" w:date="2023-10-25T17:57:00Z">
                <w:pPr>
                  <w:pStyle w:val="Titre"/>
                  <w:spacing w:line="276" w:lineRule="auto"/>
                  <w:jc w:val="left"/>
                </w:pPr>
              </w:pPrChange>
            </w:pPr>
            <w:del w:id="16034" w:author="Dr Mamadou SANOGO" w:date="2023-10-25T17:57:00Z">
              <w:r w:rsidRPr="007A4AFC" w:rsidDel="00744A71">
                <w:rPr>
                  <w:rFonts w:asciiTheme="minorHAnsi" w:hAnsiTheme="minorHAnsi"/>
                  <w:bCs/>
                  <w:color w:val="000000" w:themeColor="text1"/>
                  <w:sz w:val="20"/>
                </w:rPr>
                <w:delText>1760 heures</w:delText>
              </w:r>
            </w:del>
          </w:p>
        </w:tc>
      </w:tr>
      <w:tr w:rsidR="007A4AFC" w:rsidRPr="007A4AFC" w:rsidDel="00744A71" w14:paraId="6688B483" w14:textId="77777777" w:rsidTr="00E77573">
        <w:trPr>
          <w:trHeight w:val="20"/>
          <w:del w:id="16035" w:author="Dr Mamadou SANOGO" w:date="2023-10-25T17:57:00Z"/>
        </w:trPr>
        <w:tc>
          <w:tcPr>
            <w:tcW w:w="8648" w:type="dxa"/>
            <w:vAlign w:val="center"/>
          </w:tcPr>
          <w:p w14:paraId="07B44874" w14:textId="2FE45898" w:rsidR="00E77573" w:rsidRPr="007A4AFC" w:rsidDel="00744A71" w:rsidRDefault="00E77573">
            <w:pPr>
              <w:pStyle w:val="Titre"/>
              <w:tabs>
                <w:tab w:val="num" w:pos="-4820"/>
              </w:tabs>
              <w:spacing w:line="276" w:lineRule="auto"/>
              <w:jc w:val="both"/>
              <w:rPr>
                <w:del w:id="16036" w:author="Dr Mamadou SANOGO" w:date="2023-10-25T17:57:00Z"/>
                <w:rFonts w:asciiTheme="minorHAnsi" w:hAnsiTheme="minorHAnsi"/>
                <w:b w:val="0"/>
                <w:bCs/>
                <w:color w:val="000000" w:themeColor="text1"/>
                <w:sz w:val="20"/>
              </w:rPr>
              <w:pPrChange w:id="16037" w:author="Dr Mamadou SANOGO" w:date="2023-10-25T17:57:00Z">
                <w:pPr>
                  <w:pStyle w:val="Titre"/>
                  <w:spacing w:line="276" w:lineRule="auto"/>
                  <w:jc w:val="left"/>
                </w:pPr>
              </w:pPrChange>
            </w:pPr>
            <w:del w:id="16038" w:author="Dr Mamadou SANOGO" w:date="2023-10-25T17:57:00Z">
              <w:r w:rsidRPr="007A4AFC" w:rsidDel="00744A71">
                <w:rPr>
                  <w:rFonts w:asciiTheme="minorHAnsi" w:hAnsiTheme="minorHAnsi"/>
                  <w:bCs/>
                  <w:i w:val="0"/>
                  <w:color w:val="000000" w:themeColor="text1"/>
                  <w:sz w:val="20"/>
                </w:rPr>
                <w:delText>En pourcentage du volume total des heures d'enseignement</w:delText>
              </w:r>
            </w:del>
          </w:p>
        </w:tc>
        <w:tc>
          <w:tcPr>
            <w:tcW w:w="5736" w:type="dxa"/>
            <w:vAlign w:val="center"/>
          </w:tcPr>
          <w:p w14:paraId="2A4C3B12" w14:textId="544CD604" w:rsidR="00E77573" w:rsidRPr="007A4AFC" w:rsidDel="00744A71" w:rsidRDefault="00E77573">
            <w:pPr>
              <w:pStyle w:val="Titre"/>
              <w:tabs>
                <w:tab w:val="num" w:pos="-4820"/>
              </w:tabs>
              <w:spacing w:line="276" w:lineRule="auto"/>
              <w:jc w:val="both"/>
              <w:rPr>
                <w:del w:id="16039" w:author="Dr Mamadou SANOGO" w:date="2023-10-25T17:57:00Z"/>
                <w:rFonts w:asciiTheme="minorHAnsi" w:hAnsiTheme="minorHAnsi"/>
                <w:bCs/>
                <w:color w:val="000000" w:themeColor="text1"/>
                <w:sz w:val="20"/>
              </w:rPr>
              <w:pPrChange w:id="16040" w:author="Dr Mamadou SANOGO" w:date="2023-10-25T17:57:00Z">
                <w:pPr>
                  <w:pStyle w:val="Titre"/>
                  <w:spacing w:line="276" w:lineRule="auto"/>
                  <w:jc w:val="left"/>
                </w:pPr>
              </w:pPrChange>
            </w:pPr>
            <w:del w:id="16041" w:author="Dr Mamadou SANOGO" w:date="2023-10-25T17:57:00Z">
              <w:r w:rsidRPr="007A4AFC" w:rsidDel="00744A71">
                <w:rPr>
                  <w:rFonts w:asciiTheme="minorHAnsi" w:hAnsiTheme="minorHAnsi"/>
                  <w:bCs/>
                  <w:color w:val="000000" w:themeColor="text1"/>
                  <w:sz w:val="20"/>
                </w:rPr>
                <w:delText>0,488 soit 48,8%</w:delText>
              </w:r>
            </w:del>
          </w:p>
        </w:tc>
      </w:tr>
    </w:tbl>
    <w:p w14:paraId="44F75138" w14:textId="04DA1F57" w:rsidR="00D429B0" w:rsidRPr="007A4AFC" w:rsidDel="00744A71" w:rsidRDefault="00D429B0">
      <w:pPr>
        <w:pStyle w:val="Titre"/>
        <w:tabs>
          <w:tab w:val="num" w:pos="-4820"/>
        </w:tabs>
        <w:spacing w:line="276" w:lineRule="auto"/>
        <w:jc w:val="both"/>
        <w:rPr>
          <w:del w:id="16042" w:author="Dr Mamadou SANOGO" w:date="2023-10-25T17:57:00Z"/>
          <w:color w:val="000000" w:themeColor="text1"/>
          <w:sz w:val="28"/>
          <w:szCs w:val="28"/>
          <w:rPrChange w:id="16043" w:author="Dr Mamadou SANOGO" w:date="2023-10-25T18:15:00Z">
            <w:rPr>
              <w:del w:id="16044" w:author="Dr Mamadou SANOGO" w:date="2023-10-25T17:57:00Z"/>
              <w:color w:val="000000"/>
              <w:sz w:val="28"/>
              <w:szCs w:val="28"/>
            </w:rPr>
          </w:rPrChange>
        </w:rPr>
        <w:pPrChange w:id="16045" w:author="Dr Mamadou SANOGO" w:date="2023-10-25T17:57:00Z">
          <w:pPr>
            <w:pStyle w:val="Paragraphedeliste"/>
            <w:widowControl w:val="0"/>
            <w:autoSpaceDE w:val="0"/>
            <w:autoSpaceDN w:val="0"/>
            <w:adjustRightInd w:val="0"/>
            <w:spacing w:line="240" w:lineRule="auto"/>
            <w:ind w:right="9"/>
          </w:pPr>
        </w:pPrChange>
      </w:pPr>
    </w:p>
    <w:p w14:paraId="79ADF6A7" w14:textId="3EF10999" w:rsidR="00EF6DE3" w:rsidRPr="00EF6DE3" w:rsidRDefault="00EF6DE3" w:rsidP="00EF6DE3">
      <w:pPr>
        <w:pStyle w:val="Titre"/>
        <w:tabs>
          <w:tab w:val="num" w:pos="-4820"/>
        </w:tabs>
        <w:spacing w:line="276" w:lineRule="auto"/>
        <w:jc w:val="both"/>
        <w:rPr>
          <w:del w:id="16046" w:author="Dr Mamadou SANOGO" w:date="2023-10-25T17:57:00Z"/>
          <w:rFonts w:eastAsiaTheme="minorHAnsi"/>
          <w:b w:val="0"/>
          <w:color w:val="000000" w:themeColor="text1"/>
          <w:lang w:eastAsia="en-US"/>
          <w:rPrChange w:id="16047" w:author="Dr Mamadou SANOGO" w:date="2023-10-25T18:15:00Z">
            <w:rPr>
              <w:del w:id="16048" w:author="Dr Mamadou SANOGO" w:date="2023-10-25T17:57:00Z"/>
              <w:rFonts w:eastAsiaTheme="minorHAnsi" w:cs="Times New Roman"/>
              <w:color w:val="auto"/>
              <w:lang w:eastAsia="en-US"/>
            </w:rPr>
          </w:rPrChange>
        </w:rPr>
        <w:sectPr w:rsidR="00EF6DE3" w:rsidRPr="00EF6DE3" w:rsidSect="00EF6DE3">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08"/>
          <w:titlePg/>
          <w:docGrid w:linePitch="360"/>
          <w:sectPrChange w:id="16049" w:author="Dr Mamadou SANOGO" w:date="2023-10-27T13:57:00Z">
            <w:sectPr w:rsidR="00EF6DE3" w:rsidRPr="00EF6DE3" w:rsidSect="00EF6DE3">
              <w:pgMar w:top="1417" w:right="1417" w:bottom="1417" w:left="1417" w:header="708" w:footer="708" w:gutter="0"/>
              <w:titlePg w:val="0"/>
            </w:sectPr>
          </w:sectPrChange>
        </w:sectPr>
        <w:pPrChange w:id="16050" w:author="Dr Mamadou SANOGO" w:date="2023-10-25T17:57:00Z">
          <w:pPr>
            <w:pStyle w:val="Titre1"/>
            <w:spacing w:before="0"/>
            <w:jc w:val="center"/>
          </w:pPr>
        </w:pPrChange>
      </w:pPr>
      <w:bookmarkStart w:id="16051" w:name="_Toc95981777"/>
    </w:p>
    <w:p w14:paraId="71E07B04" w14:textId="0ACE885C" w:rsidR="00DD78EF" w:rsidRPr="007A4AFC" w:rsidDel="00744A71" w:rsidRDefault="00D66280">
      <w:pPr>
        <w:pStyle w:val="Titre"/>
        <w:tabs>
          <w:tab w:val="num" w:pos="-4820"/>
        </w:tabs>
        <w:spacing w:line="276" w:lineRule="auto"/>
        <w:jc w:val="both"/>
        <w:rPr>
          <w:del w:id="16052" w:author="Dr Mamadou SANOGO" w:date="2023-10-25T17:57:00Z"/>
          <w:rFonts w:eastAsiaTheme="minorHAnsi"/>
          <w:b w:val="0"/>
          <w:color w:val="000000" w:themeColor="text1"/>
          <w:lang w:eastAsia="en-US"/>
          <w:rPrChange w:id="16053" w:author="Dr Mamadou SANOGO" w:date="2023-10-25T18:15:00Z">
            <w:rPr>
              <w:del w:id="16054" w:author="Dr Mamadou SANOGO" w:date="2023-10-25T17:57:00Z"/>
              <w:rFonts w:eastAsiaTheme="minorHAnsi" w:cs="Times New Roman"/>
              <w:color w:val="auto"/>
              <w:lang w:eastAsia="en-US"/>
            </w:rPr>
          </w:rPrChange>
        </w:rPr>
        <w:pPrChange w:id="16055" w:author="Dr Mamadou SANOGO" w:date="2023-10-25T17:57:00Z">
          <w:pPr>
            <w:pStyle w:val="Titre1"/>
            <w:spacing w:before="0"/>
            <w:jc w:val="center"/>
          </w:pPr>
        </w:pPrChange>
      </w:pPr>
      <w:bookmarkStart w:id="16056" w:name="_Toc145944542"/>
      <w:del w:id="16057" w:author="Dr Mamadou SANOGO" w:date="2023-10-25T17:57:00Z">
        <w:r w:rsidRPr="007A4AFC" w:rsidDel="00744A71">
          <w:rPr>
            <w:rFonts w:eastAsiaTheme="minorHAnsi"/>
            <w:b w:val="0"/>
            <w:color w:val="000000" w:themeColor="text1"/>
            <w:sz w:val="28"/>
            <w:lang w:eastAsia="en-US"/>
            <w:rPrChange w:id="16058" w:author="Dr Mamadou SANOGO" w:date="2023-10-25T18:15:00Z">
              <w:rPr>
                <w:rFonts w:eastAsiaTheme="minorHAnsi"/>
                <w:b/>
                <w:color w:val="2E74B5" w:themeColor="accent1" w:themeShade="BF"/>
                <w:lang w:eastAsia="en-US"/>
              </w:rPr>
            </w:rPrChange>
          </w:rPr>
          <w:delText>Annexe 1</w:delText>
        </w:r>
        <w:r w:rsidR="000163AB" w:rsidRPr="007A4AFC" w:rsidDel="00744A71">
          <w:rPr>
            <w:rFonts w:eastAsiaTheme="minorHAnsi"/>
            <w:b w:val="0"/>
            <w:color w:val="000000" w:themeColor="text1"/>
            <w:sz w:val="28"/>
            <w:lang w:eastAsia="en-US"/>
            <w:rPrChange w:id="16059" w:author="Dr Mamadou SANOGO" w:date="2023-10-25T18:15:00Z">
              <w:rPr>
                <w:rFonts w:eastAsiaTheme="minorHAnsi"/>
                <w:b/>
                <w:color w:val="2E74B5" w:themeColor="accent1" w:themeShade="BF"/>
                <w:lang w:eastAsia="en-US"/>
              </w:rPr>
            </w:rPrChange>
          </w:rPr>
          <w:delText>4</w:delText>
        </w:r>
        <w:r w:rsidRPr="007A4AFC" w:rsidDel="00744A71">
          <w:rPr>
            <w:rFonts w:eastAsiaTheme="minorHAnsi"/>
            <w:b w:val="0"/>
            <w:color w:val="000000" w:themeColor="text1"/>
            <w:sz w:val="28"/>
            <w:lang w:eastAsia="en-US"/>
            <w:rPrChange w:id="16060" w:author="Dr Mamadou SANOGO" w:date="2023-10-25T18:15:00Z">
              <w:rPr>
                <w:rFonts w:eastAsiaTheme="minorHAnsi"/>
                <w:b/>
                <w:color w:val="2E74B5" w:themeColor="accent1" w:themeShade="BF"/>
                <w:lang w:eastAsia="en-US"/>
              </w:rPr>
            </w:rPrChange>
          </w:rPr>
          <w:delText xml:space="preserve"> : </w:delText>
        </w:r>
        <w:r w:rsidR="00DD78EF" w:rsidRPr="007A4AFC" w:rsidDel="00744A71">
          <w:rPr>
            <w:rFonts w:eastAsiaTheme="minorHAnsi"/>
            <w:b w:val="0"/>
            <w:color w:val="000000" w:themeColor="text1"/>
            <w:sz w:val="28"/>
            <w:lang w:eastAsia="en-US"/>
            <w:rPrChange w:id="16061" w:author="Dr Mamadou SANOGO" w:date="2023-10-25T18:15:00Z">
              <w:rPr>
                <w:rFonts w:eastAsiaTheme="minorHAnsi"/>
                <w:b/>
                <w:color w:val="2E74B5" w:themeColor="accent1" w:themeShade="BF"/>
                <w:lang w:eastAsia="en-US"/>
              </w:rPr>
            </w:rPrChange>
          </w:rPr>
          <w:delText>Infrastructure et équipements :</w:delText>
        </w:r>
        <w:bookmarkEnd w:id="16051"/>
        <w:bookmarkEnd w:id="16056"/>
      </w:del>
    </w:p>
    <w:p w14:paraId="4BDC44AF" w14:textId="3051EBB8" w:rsidR="00DD78EF" w:rsidRPr="007A4AFC" w:rsidDel="00744A71" w:rsidRDefault="00DD78EF">
      <w:pPr>
        <w:pStyle w:val="Titre"/>
        <w:tabs>
          <w:tab w:val="num" w:pos="-4820"/>
        </w:tabs>
        <w:spacing w:line="276" w:lineRule="auto"/>
        <w:jc w:val="both"/>
        <w:rPr>
          <w:del w:id="16062" w:author="Dr Mamadou SANOGO" w:date="2023-10-25T17:57:00Z"/>
          <w:rFonts w:ascii="Roboto Condensed" w:eastAsia="Calibri" w:hAnsi="Roboto Condensed"/>
          <w:b w:val="0"/>
          <w:color w:val="000000" w:themeColor="text1"/>
          <w:szCs w:val="24"/>
          <w:u w:val="single"/>
          <w:lang w:eastAsia="en-US"/>
          <w:rPrChange w:id="16063" w:author="Dr Mamadou SANOGO" w:date="2023-10-25T18:15:00Z">
            <w:rPr>
              <w:del w:id="16064" w:author="Dr Mamadou SANOGO" w:date="2023-10-25T17:57:00Z"/>
              <w:rFonts w:ascii="Roboto Condensed" w:eastAsia="Calibri" w:hAnsi="Roboto Condensed"/>
              <w:b/>
              <w:szCs w:val="24"/>
              <w:u w:val="single"/>
              <w:lang w:eastAsia="en-US"/>
            </w:rPr>
          </w:rPrChange>
        </w:rPr>
        <w:pPrChange w:id="16065" w:author="Dr Mamadou SANOGO" w:date="2023-10-25T17:57:00Z">
          <w:pPr>
            <w:spacing w:line="240" w:lineRule="auto"/>
            <w:ind w:left="1080"/>
            <w:contextualSpacing/>
          </w:pPr>
        </w:pPrChange>
      </w:pPr>
    </w:p>
    <w:p w14:paraId="00B341B5" w14:textId="0DDD71D1" w:rsidR="00DD78EF" w:rsidRPr="007A4AFC" w:rsidDel="00744A71" w:rsidRDefault="00DD78EF">
      <w:pPr>
        <w:pStyle w:val="Titre"/>
        <w:tabs>
          <w:tab w:val="num" w:pos="-4820"/>
        </w:tabs>
        <w:spacing w:line="276" w:lineRule="auto"/>
        <w:jc w:val="both"/>
        <w:rPr>
          <w:del w:id="16066" w:author="Dr Mamadou SANOGO" w:date="2023-10-25T17:57:00Z"/>
          <w:b w:val="0"/>
          <w:color w:val="000000" w:themeColor="text1"/>
          <w:sz w:val="24"/>
          <w:szCs w:val="24"/>
          <w:rPrChange w:id="16067" w:author="Dr Mamadou SANOGO" w:date="2023-10-25T18:15:00Z">
            <w:rPr>
              <w:del w:id="16068" w:author="Dr Mamadou SANOGO" w:date="2023-10-25T17:57:00Z"/>
              <w:rFonts w:cs="Times New Roman"/>
              <w:color w:val="auto"/>
              <w:sz w:val="24"/>
              <w:szCs w:val="24"/>
            </w:rPr>
          </w:rPrChange>
        </w:rPr>
        <w:pPrChange w:id="16069" w:author="Dr Mamadou SANOGO" w:date="2023-10-25T17:57:00Z">
          <w:pPr>
            <w:pStyle w:val="Titre2"/>
            <w:numPr>
              <w:ilvl w:val="1"/>
              <w:numId w:val="22"/>
            </w:numPr>
            <w:ind w:left="720" w:hanging="360"/>
          </w:pPr>
        </w:pPrChange>
      </w:pPr>
      <w:bookmarkStart w:id="16070" w:name="_Toc95981778"/>
      <w:bookmarkStart w:id="16071" w:name="_Toc145944543"/>
      <w:del w:id="16072" w:author="Dr Mamadou SANOGO" w:date="2023-10-25T17:57:00Z">
        <w:r w:rsidRPr="007A4AFC" w:rsidDel="00744A71">
          <w:rPr>
            <w:b w:val="0"/>
            <w:color w:val="000000" w:themeColor="text1"/>
            <w:szCs w:val="24"/>
            <w:rPrChange w:id="16073" w:author="Dr Mamadou SANOGO" w:date="2023-10-25T18:15:00Z">
              <w:rPr>
                <w:b/>
                <w:color w:val="000000" w:themeColor="text1"/>
                <w:szCs w:val="24"/>
              </w:rPr>
            </w:rPrChange>
          </w:rPr>
          <w:delText>Infrastructures : Salles et Bureaux :</w:delText>
        </w:r>
        <w:bookmarkEnd w:id="16070"/>
        <w:bookmarkEnd w:id="16071"/>
        <w:r w:rsidRPr="007A4AFC" w:rsidDel="00744A71">
          <w:rPr>
            <w:b w:val="0"/>
            <w:color w:val="000000" w:themeColor="text1"/>
            <w:szCs w:val="24"/>
            <w:rPrChange w:id="16074" w:author="Dr Mamadou SANOGO" w:date="2023-10-25T18:15:00Z">
              <w:rPr>
                <w:b/>
                <w:color w:val="000000" w:themeColor="text1"/>
                <w:szCs w:val="24"/>
              </w:rPr>
            </w:rPrChange>
          </w:rPr>
          <w:delText xml:space="preserve"> </w:delText>
        </w:r>
      </w:del>
    </w:p>
    <w:tbl>
      <w:tblPr>
        <w:tblStyle w:val="Grilledutableau2"/>
        <w:tblW w:w="4978" w:type="pct"/>
        <w:tblInd w:w="421" w:type="dxa"/>
        <w:tblLook w:val="04A0" w:firstRow="1" w:lastRow="0" w:firstColumn="1" w:lastColumn="0" w:noHBand="0" w:noVBand="1"/>
      </w:tblPr>
      <w:tblGrid>
        <w:gridCol w:w="713"/>
        <w:gridCol w:w="6225"/>
        <w:gridCol w:w="1141"/>
        <w:gridCol w:w="1276"/>
      </w:tblGrid>
      <w:tr w:rsidR="007A4AFC" w:rsidRPr="007A4AFC" w:rsidDel="00744A71" w14:paraId="2581EF64" w14:textId="77777777" w:rsidTr="005E531F">
        <w:trPr>
          <w:del w:id="16075" w:author="Dr Mamadou SANOGO" w:date="2023-10-25T17:57:00Z"/>
        </w:trPr>
        <w:tc>
          <w:tcPr>
            <w:tcW w:w="381" w:type="pct"/>
          </w:tcPr>
          <w:p w14:paraId="77EC6D3B" w14:textId="33E30B68" w:rsidR="005E531F" w:rsidRPr="007A4AFC" w:rsidDel="00744A71" w:rsidRDefault="005E531F">
            <w:pPr>
              <w:pStyle w:val="Titre"/>
              <w:tabs>
                <w:tab w:val="num" w:pos="-4820"/>
              </w:tabs>
              <w:spacing w:line="276" w:lineRule="auto"/>
              <w:jc w:val="both"/>
              <w:rPr>
                <w:del w:id="16076" w:author="Dr Mamadou SANOGO" w:date="2023-10-25T17:57:00Z"/>
                <w:rFonts w:asciiTheme="majorHAnsi" w:hAnsiTheme="majorHAnsi" w:cstheme="majorHAnsi"/>
                <w:b w:val="0"/>
                <w:color w:val="000000" w:themeColor="text1"/>
                <w:szCs w:val="24"/>
                <w:rPrChange w:id="16077" w:author="Dr Mamadou SANOGO" w:date="2023-10-25T18:15:00Z">
                  <w:rPr>
                    <w:del w:id="16078" w:author="Dr Mamadou SANOGO" w:date="2023-10-25T17:57:00Z"/>
                    <w:rFonts w:asciiTheme="majorHAnsi" w:hAnsiTheme="majorHAnsi" w:cstheme="majorHAnsi"/>
                    <w:b/>
                    <w:szCs w:val="24"/>
                  </w:rPr>
                </w:rPrChange>
              </w:rPr>
              <w:pPrChange w:id="16079" w:author="Dr Mamadou SANOGO" w:date="2023-10-25T17:57:00Z">
                <w:pPr>
                  <w:spacing w:line="240" w:lineRule="auto"/>
                </w:pPr>
              </w:pPrChange>
            </w:pPr>
            <w:del w:id="16080" w:author="Dr Mamadou SANOGO" w:date="2023-10-25T17:57:00Z">
              <w:r w:rsidRPr="007A4AFC" w:rsidDel="00744A71">
                <w:rPr>
                  <w:rFonts w:asciiTheme="majorHAnsi" w:hAnsiTheme="majorHAnsi" w:cstheme="majorHAnsi"/>
                  <w:b w:val="0"/>
                  <w:color w:val="000000" w:themeColor="text1"/>
                  <w:szCs w:val="24"/>
                  <w:rPrChange w:id="16081" w:author="Dr Mamadou SANOGO" w:date="2023-10-25T18:15:00Z">
                    <w:rPr>
                      <w:rFonts w:asciiTheme="majorHAnsi" w:hAnsiTheme="majorHAnsi" w:cstheme="majorHAnsi"/>
                      <w:b/>
                      <w:szCs w:val="24"/>
                    </w:rPr>
                  </w:rPrChange>
                </w:rPr>
                <w:delText>N°</w:delText>
              </w:r>
            </w:del>
          </w:p>
        </w:tc>
        <w:tc>
          <w:tcPr>
            <w:tcW w:w="3327" w:type="pct"/>
          </w:tcPr>
          <w:p w14:paraId="44275E48" w14:textId="3C6FD14A" w:rsidR="005E531F" w:rsidRPr="007A4AFC" w:rsidDel="00744A71" w:rsidRDefault="005E531F">
            <w:pPr>
              <w:pStyle w:val="Titre"/>
              <w:tabs>
                <w:tab w:val="num" w:pos="-4820"/>
              </w:tabs>
              <w:spacing w:line="276" w:lineRule="auto"/>
              <w:jc w:val="both"/>
              <w:rPr>
                <w:del w:id="16082" w:author="Dr Mamadou SANOGO" w:date="2023-10-25T17:57:00Z"/>
                <w:rFonts w:asciiTheme="majorHAnsi" w:hAnsiTheme="majorHAnsi" w:cstheme="majorHAnsi"/>
                <w:b w:val="0"/>
                <w:color w:val="000000" w:themeColor="text1"/>
                <w:szCs w:val="24"/>
                <w:rPrChange w:id="16083" w:author="Dr Mamadou SANOGO" w:date="2023-10-25T18:15:00Z">
                  <w:rPr>
                    <w:del w:id="16084" w:author="Dr Mamadou SANOGO" w:date="2023-10-25T17:57:00Z"/>
                    <w:rFonts w:asciiTheme="majorHAnsi" w:hAnsiTheme="majorHAnsi" w:cstheme="majorHAnsi"/>
                    <w:b/>
                    <w:szCs w:val="24"/>
                  </w:rPr>
                </w:rPrChange>
              </w:rPr>
              <w:pPrChange w:id="16085" w:author="Dr Mamadou SANOGO" w:date="2023-10-25T17:57:00Z">
                <w:pPr>
                  <w:spacing w:line="240" w:lineRule="auto"/>
                </w:pPr>
              </w:pPrChange>
            </w:pPr>
            <w:del w:id="16086" w:author="Dr Mamadou SANOGO" w:date="2023-10-25T17:57:00Z">
              <w:r w:rsidRPr="007A4AFC" w:rsidDel="00744A71">
                <w:rPr>
                  <w:rFonts w:asciiTheme="majorHAnsi" w:hAnsiTheme="majorHAnsi" w:cstheme="majorHAnsi"/>
                  <w:b w:val="0"/>
                  <w:color w:val="000000" w:themeColor="text1"/>
                  <w:szCs w:val="24"/>
                  <w:rPrChange w:id="16087" w:author="Dr Mamadou SANOGO" w:date="2023-10-25T18:15:00Z">
                    <w:rPr>
                      <w:rFonts w:asciiTheme="majorHAnsi" w:hAnsiTheme="majorHAnsi" w:cstheme="majorHAnsi"/>
                      <w:b/>
                      <w:szCs w:val="24"/>
                    </w:rPr>
                  </w:rPrChange>
                </w:rPr>
                <w:delText>Infrastructures</w:delText>
              </w:r>
            </w:del>
          </w:p>
        </w:tc>
        <w:tc>
          <w:tcPr>
            <w:tcW w:w="610" w:type="pct"/>
          </w:tcPr>
          <w:p w14:paraId="3558BA1D" w14:textId="7164AA6F" w:rsidR="005E531F" w:rsidRPr="007A4AFC" w:rsidDel="00744A71" w:rsidRDefault="005E531F">
            <w:pPr>
              <w:pStyle w:val="Titre"/>
              <w:tabs>
                <w:tab w:val="num" w:pos="-4820"/>
              </w:tabs>
              <w:spacing w:line="276" w:lineRule="auto"/>
              <w:jc w:val="both"/>
              <w:rPr>
                <w:del w:id="16088" w:author="Dr Mamadou SANOGO" w:date="2023-10-25T17:57:00Z"/>
                <w:rFonts w:asciiTheme="majorHAnsi" w:hAnsiTheme="majorHAnsi" w:cstheme="majorHAnsi"/>
                <w:b w:val="0"/>
                <w:color w:val="000000" w:themeColor="text1"/>
                <w:szCs w:val="24"/>
                <w:rPrChange w:id="16089" w:author="Dr Mamadou SANOGO" w:date="2023-10-25T18:15:00Z">
                  <w:rPr>
                    <w:del w:id="16090" w:author="Dr Mamadou SANOGO" w:date="2023-10-25T17:57:00Z"/>
                    <w:rFonts w:asciiTheme="majorHAnsi" w:hAnsiTheme="majorHAnsi" w:cstheme="majorHAnsi"/>
                    <w:b/>
                    <w:szCs w:val="24"/>
                  </w:rPr>
                </w:rPrChange>
              </w:rPr>
              <w:pPrChange w:id="16091" w:author="Dr Mamadou SANOGO" w:date="2023-10-25T17:57:00Z">
                <w:pPr>
                  <w:spacing w:line="240" w:lineRule="auto"/>
                  <w:jc w:val="center"/>
                </w:pPr>
              </w:pPrChange>
            </w:pPr>
            <w:del w:id="16092" w:author="Dr Mamadou SANOGO" w:date="2023-10-25T17:57:00Z">
              <w:r w:rsidRPr="007A4AFC" w:rsidDel="00744A71">
                <w:rPr>
                  <w:rFonts w:asciiTheme="majorHAnsi" w:hAnsiTheme="majorHAnsi" w:cstheme="majorHAnsi"/>
                  <w:b w:val="0"/>
                  <w:color w:val="000000" w:themeColor="text1"/>
                  <w:szCs w:val="24"/>
                  <w:rPrChange w:id="16093" w:author="Dr Mamadou SANOGO" w:date="2023-10-25T18:15:00Z">
                    <w:rPr>
                      <w:rFonts w:asciiTheme="majorHAnsi" w:hAnsiTheme="majorHAnsi" w:cstheme="majorHAnsi"/>
                      <w:b/>
                      <w:szCs w:val="24"/>
                    </w:rPr>
                  </w:rPrChange>
                </w:rPr>
                <w:delText>Quantité</w:delText>
              </w:r>
            </w:del>
          </w:p>
        </w:tc>
        <w:tc>
          <w:tcPr>
            <w:tcW w:w="682" w:type="pct"/>
          </w:tcPr>
          <w:p w14:paraId="709D45EA" w14:textId="0B53F72B" w:rsidR="005E531F" w:rsidRPr="007A4AFC" w:rsidDel="00744A71" w:rsidRDefault="005E531F">
            <w:pPr>
              <w:pStyle w:val="Titre"/>
              <w:tabs>
                <w:tab w:val="num" w:pos="-4820"/>
              </w:tabs>
              <w:spacing w:line="276" w:lineRule="auto"/>
              <w:jc w:val="both"/>
              <w:rPr>
                <w:del w:id="16094" w:author="Dr Mamadou SANOGO" w:date="2023-10-25T17:57:00Z"/>
                <w:rFonts w:asciiTheme="majorHAnsi" w:hAnsiTheme="majorHAnsi" w:cstheme="majorHAnsi"/>
                <w:b w:val="0"/>
                <w:color w:val="000000" w:themeColor="text1"/>
                <w:szCs w:val="24"/>
                <w:rPrChange w:id="16095" w:author="Dr Mamadou SANOGO" w:date="2023-10-25T18:15:00Z">
                  <w:rPr>
                    <w:del w:id="16096" w:author="Dr Mamadou SANOGO" w:date="2023-10-25T17:57:00Z"/>
                    <w:rFonts w:asciiTheme="majorHAnsi" w:hAnsiTheme="majorHAnsi" w:cstheme="majorHAnsi"/>
                    <w:b/>
                    <w:szCs w:val="24"/>
                  </w:rPr>
                </w:rPrChange>
              </w:rPr>
              <w:pPrChange w:id="16097" w:author="Dr Mamadou SANOGO" w:date="2023-10-25T17:57:00Z">
                <w:pPr>
                  <w:spacing w:line="240" w:lineRule="auto"/>
                  <w:jc w:val="center"/>
                </w:pPr>
              </w:pPrChange>
            </w:pPr>
            <w:del w:id="16098" w:author="Dr Mamadou SANOGO" w:date="2023-10-25T17:57:00Z">
              <w:r w:rsidRPr="007A4AFC" w:rsidDel="00744A71">
                <w:rPr>
                  <w:rFonts w:asciiTheme="majorHAnsi" w:hAnsiTheme="majorHAnsi" w:cstheme="majorHAnsi"/>
                  <w:b w:val="0"/>
                  <w:color w:val="000000" w:themeColor="text1"/>
                  <w:szCs w:val="24"/>
                  <w:rPrChange w:id="16099" w:author="Dr Mamadou SANOGO" w:date="2023-10-25T18:15:00Z">
                    <w:rPr>
                      <w:rFonts w:asciiTheme="majorHAnsi" w:hAnsiTheme="majorHAnsi" w:cstheme="majorHAnsi"/>
                      <w:b/>
                      <w:szCs w:val="24"/>
                    </w:rPr>
                  </w:rPrChange>
                </w:rPr>
                <w:delText>Etat</w:delText>
              </w:r>
            </w:del>
          </w:p>
        </w:tc>
      </w:tr>
      <w:tr w:rsidR="007A4AFC" w:rsidRPr="007A4AFC" w:rsidDel="00744A71" w14:paraId="04C99517" w14:textId="77777777" w:rsidTr="005E531F">
        <w:trPr>
          <w:del w:id="16100" w:author="Dr Mamadou SANOGO" w:date="2023-10-25T17:57:00Z"/>
        </w:trPr>
        <w:tc>
          <w:tcPr>
            <w:tcW w:w="381" w:type="pct"/>
            <w:vAlign w:val="center"/>
          </w:tcPr>
          <w:p w14:paraId="239DB845" w14:textId="757CFD39" w:rsidR="005E531F" w:rsidRPr="007A4AFC" w:rsidDel="00744A71" w:rsidRDefault="005E531F">
            <w:pPr>
              <w:pStyle w:val="Titre"/>
              <w:tabs>
                <w:tab w:val="num" w:pos="-4820"/>
              </w:tabs>
              <w:spacing w:line="276" w:lineRule="auto"/>
              <w:jc w:val="both"/>
              <w:rPr>
                <w:del w:id="16101" w:author="Dr Mamadou SANOGO" w:date="2023-10-25T17:57:00Z"/>
                <w:rFonts w:asciiTheme="majorHAnsi" w:hAnsiTheme="majorHAnsi" w:cstheme="majorHAnsi"/>
                <w:b w:val="0"/>
                <w:color w:val="000000" w:themeColor="text1"/>
                <w:szCs w:val="24"/>
                <w:rPrChange w:id="16102" w:author="Dr Mamadou SANOGO" w:date="2023-10-25T18:15:00Z">
                  <w:rPr>
                    <w:del w:id="16103" w:author="Dr Mamadou SANOGO" w:date="2023-10-25T17:57:00Z"/>
                    <w:rFonts w:asciiTheme="majorHAnsi" w:hAnsiTheme="majorHAnsi" w:cstheme="majorHAnsi"/>
                    <w:b/>
                    <w:szCs w:val="24"/>
                  </w:rPr>
                </w:rPrChange>
              </w:rPr>
              <w:pPrChange w:id="16104" w:author="Dr Mamadou SANOGO" w:date="2023-10-25T17:57:00Z">
                <w:pPr>
                  <w:numPr>
                    <w:numId w:val="6"/>
                  </w:numPr>
                  <w:spacing w:line="240" w:lineRule="auto"/>
                  <w:ind w:left="720" w:hanging="360"/>
                  <w:contextualSpacing/>
                  <w:jc w:val="center"/>
                </w:pPr>
              </w:pPrChange>
            </w:pPr>
          </w:p>
        </w:tc>
        <w:tc>
          <w:tcPr>
            <w:tcW w:w="3327" w:type="pct"/>
          </w:tcPr>
          <w:p w14:paraId="74B2FA97" w14:textId="6C1472B4" w:rsidR="005E531F" w:rsidRPr="007A4AFC" w:rsidDel="00744A71" w:rsidRDefault="00280DA5">
            <w:pPr>
              <w:pStyle w:val="Titre"/>
              <w:tabs>
                <w:tab w:val="num" w:pos="-4820"/>
              </w:tabs>
              <w:spacing w:line="276" w:lineRule="auto"/>
              <w:jc w:val="both"/>
              <w:rPr>
                <w:del w:id="16105" w:author="Dr Mamadou SANOGO" w:date="2023-10-25T17:57:00Z"/>
                <w:rFonts w:asciiTheme="majorHAnsi" w:hAnsiTheme="majorHAnsi" w:cstheme="majorHAnsi"/>
                <w:color w:val="000000" w:themeColor="text1"/>
                <w:szCs w:val="24"/>
                <w:rPrChange w:id="16106" w:author="Dr Mamadou SANOGO" w:date="2023-10-25T18:15:00Z">
                  <w:rPr>
                    <w:del w:id="16107" w:author="Dr Mamadou SANOGO" w:date="2023-10-25T17:57:00Z"/>
                    <w:rFonts w:asciiTheme="majorHAnsi" w:hAnsiTheme="majorHAnsi" w:cstheme="majorHAnsi"/>
                    <w:szCs w:val="24"/>
                  </w:rPr>
                </w:rPrChange>
              </w:rPr>
              <w:pPrChange w:id="16108" w:author="Dr Mamadou SANOGO" w:date="2023-10-25T17:57:00Z">
                <w:pPr>
                  <w:spacing w:line="240" w:lineRule="auto"/>
                </w:pPr>
              </w:pPrChange>
            </w:pPr>
            <w:del w:id="16109" w:author="Dr Mamadou SANOGO" w:date="2023-10-25T17:57:00Z">
              <w:r w:rsidRPr="007A4AFC" w:rsidDel="00744A71">
                <w:rPr>
                  <w:rFonts w:asciiTheme="majorHAnsi" w:hAnsiTheme="majorHAnsi" w:cstheme="majorHAnsi"/>
                  <w:color w:val="000000" w:themeColor="text1"/>
                  <w:szCs w:val="24"/>
                  <w:rPrChange w:id="16110" w:author="Dr Mamadou SANOGO" w:date="2023-10-25T18:15:00Z">
                    <w:rPr>
                      <w:rFonts w:asciiTheme="majorHAnsi" w:hAnsiTheme="majorHAnsi" w:cstheme="majorHAnsi"/>
                      <w:szCs w:val="24"/>
                    </w:rPr>
                  </w:rPrChange>
                </w:rPr>
                <w:delText xml:space="preserve">Bureau Secrétaire </w:delText>
              </w:r>
            </w:del>
          </w:p>
        </w:tc>
        <w:tc>
          <w:tcPr>
            <w:tcW w:w="610" w:type="pct"/>
            <w:vAlign w:val="center"/>
          </w:tcPr>
          <w:p w14:paraId="114476A8" w14:textId="68863F2B" w:rsidR="005E531F" w:rsidRPr="007A4AFC" w:rsidDel="00744A71" w:rsidRDefault="00280DA5">
            <w:pPr>
              <w:pStyle w:val="Titre"/>
              <w:tabs>
                <w:tab w:val="num" w:pos="-4820"/>
              </w:tabs>
              <w:spacing w:line="276" w:lineRule="auto"/>
              <w:jc w:val="both"/>
              <w:rPr>
                <w:del w:id="16111" w:author="Dr Mamadou SANOGO" w:date="2023-10-25T17:57:00Z"/>
                <w:rFonts w:asciiTheme="majorHAnsi" w:hAnsiTheme="majorHAnsi" w:cstheme="majorHAnsi"/>
                <w:color w:val="000000" w:themeColor="text1"/>
                <w:szCs w:val="24"/>
                <w:rPrChange w:id="16112" w:author="Dr Mamadou SANOGO" w:date="2023-10-25T18:15:00Z">
                  <w:rPr>
                    <w:del w:id="16113" w:author="Dr Mamadou SANOGO" w:date="2023-10-25T17:57:00Z"/>
                    <w:rFonts w:asciiTheme="majorHAnsi" w:hAnsiTheme="majorHAnsi" w:cstheme="majorHAnsi"/>
                    <w:szCs w:val="24"/>
                  </w:rPr>
                </w:rPrChange>
              </w:rPr>
              <w:pPrChange w:id="16114" w:author="Dr Mamadou SANOGO" w:date="2023-10-25T17:57:00Z">
                <w:pPr>
                  <w:spacing w:line="240" w:lineRule="auto"/>
                  <w:jc w:val="center"/>
                </w:pPr>
              </w:pPrChange>
            </w:pPr>
            <w:del w:id="16115" w:author="Dr Mamadou SANOGO" w:date="2023-10-25T17:57:00Z">
              <w:r w:rsidRPr="007A4AFC" w:rsidDel="00744A71">
                <w:rPr>
                  <w:rFonts w:asciiTheme="majorHAnsi" w:hAnsiTheme="majorHAnsi" w:cstheme="majorHAnsi"/>
                  <w:color w:val="000000" w:themeColor="text1"/>
                  <w:szCs w:val="24"/>
                  <w:rPrChange w:id="16116" w:author="Dr Mamadou SANOGO" w:date="2023-10-25T18:15:00Z">
                    <w:rPr>
                      <w:rFonts w:asciiTheme="majorHAnsi" w:hAnsiTheme="majorHAnsi" w:cstheme="majorHAnsi"/>
                      <w:szCs w:val="24"/>
                    </w:rPr>
                  </w:rPrChange>
                </w:rPr>
                <w:delText>1</w:delText>
              </w:r>
            </w:del>
          </w:p>
        </w:tc>
        <w:tc>
          <w:tcPr>
            <w:tcW w:w="682" w:type="pct"/>
          </w:tcPr>
          <w:p w14:paraId="1FA5ACFE" w14:textId="027719A1" w:rsidR="005E531F" w:rsidRPr="007A4AFC" w:rsidDel="00744A71" w:rsidRDefault="00280DA5">
            <w:pPr>
              <w:pStyle w:val="Titre"/>
              <w:tabs>
                <w:tab w:val="num" w:pos="-4820"/>
              </w:tabs>
              <w:spacing w:line="276" w:lineRule="auto"/>
              <w:jc w:val="both"/>
              <w:rPr>
                <w:del w:id="16117" w:author="Dr Mamadou SANOGO" w:date="2023-10-25T17:57:00Z"/>
                <w:rFonts w:asciiTheme="majorHAnsi" w:hAnsiTheme="majorHAnsi" w:cstheme="majorHAnsi"/>
                <w:color w:val="000000" w:themeColor="text1"/>
                <w:szCs w:val="24"/>
                <w:rPrChange w:id="16118" w:author="Dr Mamadou SANOGO" w:date="2023-10-25T18:15:00Z">
                  <w:rPr>
                    <w:del w:id="16119" w:author="Dr Mamadou SANOGO" w:date="2023-10-25T17:57:00Z"/>
                    <w:rFonts w:asciiTheme="majorHAnsi" w:hAnsiTheme="majorHAnsi" w:cstheme="majorHAnsi"/>
                    <w:szCs w:val="24"/>
                  </w:rPr>
                </w:rPrChange>
              </w:rPr>
              <w:pPrChange w:id="16120" w:author="Dr Mamadou SANOGO" w:date="2023-10-25T17:57:00Z">
                <w:pPr>
                  <w:spacing w:line="240" w:lineRule="auto"/>
                  <w:jc w:val="center"/>
                </w:pPr>
              </w:pPrChange>
            </w:pPr>
            <w:del w:id="16121" w:author="Dr Mamadou SANOGO" w:date="2023-10-25T17:57:00Z">
              <w:r w:rsidRPr="007A4AFC" w:rsidDel="00744A71">
                <w:rPr>
                  <w:rFonts w:asciiTheme="majorHAnsi" w:hAnsiTheme="majorHAnsi" w:cstheme="majorHAnsi"/>
                  <w:color w:val="000000" w:themeColor="text1"/>
                  <w:szCs w:val="24"/>
                  <w:rPrChange w:id="16122" w:author="Dr Mamadou SANOGO" w:date="2023-10-25T18:15:00Z">
                    <w:rPr>
                      <w:rFonts w:asciiTheme="majorHAnsi" w:hAnsiTheme="majorHAnsi" w:cstheme="majorHAnsi"/>
                      <w:szCs w:val="24"/>
                    </w:rPr>
                  </w:rPrChange>
                </w:rPr>
                <w:delText>Bon</w:delText>
              </w:r>
            </w:del>
          </w:p>
        </w:tc>
      </w:tr>
      <w:tr w:rsidR="007A4AFC" w:rsidRPr="007A4AFC" w:rsidDel="00744A71" w14:paraId="44694AF4" w14:textId="77777777" w:rsidTr="005E531F">
        <w:trPr>
          <w:del w:id="16123" w:author="Dr Mamadou SANOGO" w:date="2023-10-25T17:57:00Z"/>
        </w:trPr>
        <w:tc>
          <w:tcPr>
            <w:tcW w:w="381" w:type="pct"/>
            <w:vAlign w:val="center"/>
          </w:tcPr>
          <w:p w14:paraId="3DECB146" w14:textId="751DEEE7" w:rsidR="00280DA5" w:rsidRPr="007A4AFC" w:rsidDel="00744A71" w:rsidRDefault="00280DA5">
            <w:pPr>
              <w:pStyle w:val="Titre"/>
              <w:tabs>
                <w:tab w:val="num" w:pos="-4820"/>
              </w:tabs>
              <w:spacing w:line="276" w:lineRule="auto"/>
              <w:jc w:val="both"/>
              <w:rPr>
                <w:del w:id="16124" w:author="Dr Mamadou SANOGO" w:date="2023-10-25T17:57:00Z"/>
                <w:rFonts w:asciiTheme="majorHAnsi" w:hAnsiTheme="majorHAnsi" w:cstheme="majorHAnsi"/>
                <w:b w:val="0"/>
                <w:color w:val="000000" w:themeColor="text1"/>
                <w:szCs w:val="24"/>
                <w:rPrChange w:id="16125" w:author="Dr Mamadou SANOGO" w:date="2023-10-25T18:15:00Z">
                  <w:rPr>
                    <w:del w:id="16126" w:author="Dr Mamadou SANOGO" w:date="2023-10-25T17:57:00Z"/>
                    <w:rFonts w:asciiTheme="majorHAnsi" w:hAnsiTheme="majorHAnsi" w:cstheme="majorHAnsi"/>
                    <w:b/>
                    <w:szCs w:val="24"/>
                  </w:rPr>
                </w:rPrChange>
              </w:rPr>
              <w:pPrChange w:id="16127" w:author="Dr Mamadou SANOGO" w:date="2023-10-25T17:57:00Z">
                <w:pPr>
                  <w:numPr>
                    <w:numId w:val="6"/>
                  </w:numPr>
                  <w:spacing w:line="240" w:lineRule="auto"/>
                  <w:ind w:left="720" w:hanging="360"/>
                  <w:contextualSpacing/>
                  <w:jc w:val="center"/>
                </w:pPr>
              </w:pPrChange>
            </w:pPr>
          </w:p>
        </w:tc>
        <w:tc>
          <w:tcPr>
            <w:tcW w:w="3327" w:type="pct"/>
          </w:tcPr>
          <w:p w14:paraId="3C59A684" w14:textId="2D0EBF37" w:rsidR="00280DA5" w:rsidRPr="007A4AFC" w:rsidDel="00744A71" w:rsidRDefault="00280DA5">
            <w:pPr>
              <w:pStyle w:val="Titre"/>
              <w:tabs>
                <w:tab w:val="num" w:pos="-4820"/>
              </w:tabs>
              <w:spacing w:line="276" w:lineRule="auto"/>
              <w:jc w:val="both"/>
              <w:rPr>
                <w:del w:id="16128" w:author="Dr Mamadou SANOGO" w:date="2023-10-25T17:57:00Z"/>
                <w:rFonts w:asciiTheme="majorHAnsi" w:hAnsiTheme="majorHAnsi" w:cstheme="majorHAnsi"/>
                <w:color w:val="000000" w:themeColor="text1"/>
                <w:szCs w:val="24"/>
                <w:rPrChange w:id="16129" w:author="Dr Mamadou SANOGO" w:date="2023-10-25T18:15:00Z">
                  <w:rPr>
                    <w:del w:id="16130" w:author="Dr Mamadou SANOGO" w:date="2023-10-25T17:57:00Z"/>
                    <w:rFonts w:asciiTheme="majorHAnsi" w:hAnsiTheme="majorHAnsi" w:cstheme="majorHAnsi"/>
                    <w:szCs w:val="24"/>
                  </w:rPr>
                </w:rPrChange>
              </w:rPr>
              <w:pPrChange w:id="16131" w:author="Dr Mamadou SANOGO" w:date="2023-10-25T17:57:00Z">
                <w:pPr>
                  <w:spacing w:line="240" w:lineRule="auto"/>
                </w:pPr>
              </w:pPrChange>
            </w:pPr>
            <w:del w:id="16132" w:author="Dr Mamadou SANOGO" w:date="2023-10-25T17:57:00Z">
              <w:r w:rsidRPr="007A4AFC" w:rsidDel="00744A71">
                <w:rPr>
                  <w:rFonts w:asciiTheme="majorHAnsi" w:hAnsiTheme="majorHAnsi" w:cstheme="majorHAnsi"/>
                  <w:color w:val="000000" w:themeColor="text1"/>
                  <w:szCs w:val="24"/>
                  <w:rPrChange w:id="16133" w:author="Dr Mamadou SANOGO" w:date="2023-10-25T18:15:00Z">
                    <w:rPr>
                      <w:rFonts w:asciiTheme="majorHAnsi" w:hAnsiTheme="majorHAnsi" w:cstheme="majorHAnsi"/>
                      <w:szCs w:val="24"/>
                    </w:rPr>
                  </w:rPrChange>
                </w:rPr>
                <w:delText>Bureau Directeur Général</w:delText>
              </w:r>
            </w:del>
          </w:p>
        </w:tc>
        <w:tc>
          <w:tcPr>
            <w:tcW w:w="610" w:type="pct"/>
            <w:vAlign w:val="center"/>
          </w:tcPr>
          <w:p w14:paraId="5655F8DC" w14:textId="54922198" w:rsidR="00280DA5" w:rsidRPr="007A4AFC" w:rsidDel="00744A71" w:rsidRDefault="00280DA5">
            <w:pPr>
              <w:pStyle w:val="Titre"/>
              <w:tabs>
                <w:tab w:val="num" w:pos="-4820"/>
              </w:tabs>
              <w:spacing w:line="276" w:lineRule="auto"/>
              <w:jc w:val="both"/>
              <w:rPr>
                <w:del w:id="16134" w:author="Dr Mamadou SANOGO" w:date="2023-10-25T17:57:00Z"/>
                <w:rFonts w:asciiTheme="majorHAnsi" w:hAnsiTheme="majorHAnsi" w:cstheme="majorHAnsi"/>
                <w:color w:val="000000" w:themeColor="text1"/>
                <w:szCs w:val="24"/>
                <w:rPrChange w:id="16135" w:author="Dr Mamadou SANOGO" w:date="2023-10-25T18:15:00Z">
                  <w:rPr>
                    <w:del w:id="16136" w:author="Dr Mamadou SANOGO" w:date="2023-10-25T17:57:00Z"/>
                    <w:rFonts w:asciiTheme="majorHAnsi" w:hAnsiTheme="majorHAnsi" w:cstheme="majorHAnsi"/>
                    <w:szCs w:val="24"/>
                  </w:rPr>
                </w:rPrChange>
              </w:rPr>
              <w:pPrChange w:id="16137" w:author="Dr Mamadou SANOGO" w:date="2023-10-25T17:57:00Z">
                <w:pPr>
                  <w:spacing w:line="240" w:lineRule="auto"/>
                  <w:jc w:val="center"/>
                </w:pPr>
              </w:pPrChange>
            </w:pPr>
            <w:del w:id="16138" w:author="Dr Mamadou SANOGO" w:date="2023-10-25T17:57:00Z">
              <w:r w:rsidRPr="007A4AFC" w:rsidDel="00744A71">
                <w:rPr>
                  <w:rFonts w:asciiTheme="majorHAnsi" w:hAnsiTheme="majorHAnsi" w:cstheme="majorHAnsi"/>
                  <w:color w:val="000000" w:themeColor="text1"/>
                  <w:szCs w:val="24"/>
                  <w:rPrChange w:id="16139" w:author="Dr Mamadou SANOGO" w:date="2023-10-25T18:15:00Z">
                    <w:rPr>
                      <w:rFonts w:asciiTheme="majorHAnsi" w:hAnsiTheme="majorHAnsi" w:cstheme="majorHAnsi"/>
                      <w:szCs w:val="24"/>
                    </w:rPr>
                  </w:rPrChange>
                </w:rPr>
                <w:delText>1</w:delText>
              </w:r>
            </w:del>
          </w:p>
        </w:tc>
        <w:tc>
          <w:tcPr>
            <w:tcW w:w="682" w:type="pct"/>
          </w:tcPr>
          <w:p w14:paraId="02DE9774" w14:textId="2A6C86B3" w:rsidR="00280DA5" w:rsidRPr="007A4AFC" w:rsidDel="00744A71" w:rsidRDefault="00280DA5">
            <w:pPr>
              <w:pStyle w:val="Titre"/>
              <w:tabs>
                <w:tab w:val="num" w:pos="-4820"/>
              </w:tabs>
              <w:spacing w:line="276" w:lineRule="auto"/>
              <w:jc w:val="both"/>
              <w:rPr>
                <w:del w:id="16140" w:author="Dr Mamadou SANOGO" w:date="2023-10-25T17:57:00Z"/>
                <w:rFonts w:asciiTheme="majorHAnsi" w:hAnsiTheme="majorHAnsi" w:cstheme="majorHAnsi"/>
                <w:color w:val="000000" w:themeColor="text1"/>
                <w:szCs w:val="24"/>
                <w:rPrChange w:id="16141" w:author="Dr Mamadou SANOGO" w:date="2023-10-25T18:15:00Z">
                  <w:rPr>
                    <w:del w:id="16142" w:author="Dr Mamadou SANOGO" w:date="2023-10-25T17:57:00Z"/>
                    <w:rFonts w:asciiTheme="majorHAnsi" w:hAnsiTheme="majorHAnsi" w:cstheme="majorHAnsi"/>
                    <w:szCs w:val="24"/>
                  </w:rPr>
                </w:rPrChange>
              </w:rPr>
              <w:pPrChange w:id="16143" w:author="Dr Mamadou SANOGO" w:date="2023-10-25T17:57:00Z">
                <w:pPr>
                  <w:spacing w:line="240" w:lineRule="auto"/>
                  <w:jc w:val="center"/>
                </w:pPr>
              </w:pPrChange>
            </w:pPr>
            <w:del w:id="16144" w:author="Dr Mamadou SANOGO" w:date="2023-10-25T17:57:00Z">
              <w:r w:rsidRPr="007A4AFC" w:rsidDel="00744A71">
                <w:rPr>
                  <w:rFonts w:asciiTheme="majorHAnsi" w:hAnsiTheme="majorHAnsi" w:cstheme="majorHAnsi"/>
                  <w:color w:val="000000" w:themeColor="text1"/>
                  <w:szCs w:val="24"/>
                  <w:rPrChange w:id="16145" w:author="Dr Mamadou SANOGO" w:date="2023-10-25T18:15:00Z">
                    <w:rPr>
                      <w:rFonts w:asciiTheme="majorHAnsi" w:hAnsiTheme="majorHAnsi" w:cstheme="majorHAnsi"/>
                      <w:szCs w:val="24"/>
                    </w:rPr>
                  </w:rPrChange>
                </w:rPr>
                <w:delText>Bon</w:delText>
              </w:r>
            </w:del>
          </w:p>
        </w:tc>
      </w:tr>
      <w:tr w:rsidR="007A4AFC" w:rsidRPr="007A4AFC" w:rsidDel="00744A71" w14:paraId="166D43F1" w14:textId="77777777" w:rsidTr="005E531F">
        <w:trPr>
          <w:del w:id="16146" w:author="Dr Mamadou SANOGO" w:date="2023-10-25T17:57:00Z"/>
        </w:trPr>
        <w:tc>
          <w:tcPr>
            <w:tcW w:w="381" w:type="pct"/>
            <w:vAlign w:val="center"/>
          </w:tcPr>
          <w:p w14:paraId="1013BF09" w14:textId="407FD3A5" w:rsidR="00280DA5" w:rsidRPr="007A4AFC" w:rsidDel="00744A71" w:rsidRDefault="00280DA5">
            <w:pPr>
              <w:pStyle w:val="Titre"/>
              <w:tabs>
                <w:tab w:val="num" w:pos="-4820"/>
              </w:tabs>
              <w:spacing w:line="276" w:lineRule="auto"/>
              <w:jc w:val="both"/>
              <w:rPr>
                <w:del w:id="16147" w:author="Dr Mamadou SANOGO" w:date="2023-10-25T17:57:00Z"/>
                <w:rFonts w:asciiTheme="majorHAnsi" w:hAnsiTheme="majorHAnsi" w:cstheme="majorHAnsi"/>
                <w:b w:val="0"/>
                <w:color w:val="000000" w:themeColor="text1"/>
                <w:szCs w:val="24"/>
                <w:rPrChange w:id="16148" w:author="Dr Mamadou SANOGO" w:date="2023-10-25T18:15:00Z">
                  <w:rPr>
                    <w:del w:id="16149" w:author="Dr Mamadou SANOGO" w:date="2023-10-25T17:57:00Z"/>
                    <w:rFonts w:asciiTheme="majorHAnsi" w:hAnsiTheme="majorHAnsi" w:cstheme="majorHAnsi"/>
                    <w:b/>
                    <w:szCs w:val="24"/>
                  </w:rPr>
                </w:rPrChange>
              </w:rPr>
              <w:pPrChange w:id="16150" w:author="Dr Mamadou SANOGO" w:date="2023-10-25T17:57:00Z">
                <w:pPr>
                  <w:numPr>
                    <w:numId w:val="6"/>
                  </w:numPr>
                  <w:spacing w:line="240" w:lineRule="auto"/>
                  <w:ind w:left="720" w:hanging="360"/>
                  <w:contextualSpacing/>
                  <w:jc w:val="center"/>
                </w:pPr>
              </w:pPrChange>
            </w:pPr>
          </w:p>
        </w:tc>
        <w:tc>
          <w:tcPr>
            <w:tcW w:w="3327" w:type="pct"/>
          </w:tcPr>
          <w:p w14:paraId="60946B19" w14:textId="7BA17E02" w:rsidR="00280DA5" w:rsidRPr="007A4AFC" w:rsidDel="00744A71" w:rsidRDefault="00280DA5">
            <w:pPr>
              <w:pStyle w:val="Titre"/>
              <w:tabs>
                <w:tab w:val="num" w:pos="-4820"/>
              </w:tabs>
              <w:spacing w:line="276" w:lineRule="auto"/>
              <w:jc w:val="both"/>
              <w:rPr>
                <w:del w:id="16151" w:author="Dr Mamadou SANOGO" w:date="2023-10-25T17:57:00Z"/>
                <w:rFonts w:asciiTheme="majorHAnsi" w:hAnsiTheme="majorHAnsi" w:cstheme="majorHAnsi"/>
                <w:color w:val="000000" w:themeColor="text1"/>
                <w:szCs w:val="24"/>
                <w:rPrChange w:id="16152" w:author="Dr Mamadou SANOGO" w:date="2023-10-25T18:15:00Z">
                  <w:rPr>
                    <w:del w:id="16153" w:author="Dr Mamadou SANOGO" w:date="2023-10-25T17:57:00Z"/>
                    <w:rFonts w:asciiTheme="majorHAnsi" w:hAnsiTheme="majorHAnsi" w:cstheme="majorHAnsi"/>
                    <w:szCs w:val="24"/>
                  </w:rPr>
                </w:rPrChange>
              </w:rPr>
              <w:pPrChange w:id="16154" w:author="Dr Mamadou SANOGO" w:date="2023-10-25T17:57:00Z">
                <w:pPr>
                  <w:spacing w:line="240" w:lineRule="auto"/>
                </w:pPr>
              </w:pPrChange>
            </w:pPr>
            <w:del w:id="16155" w:author="Dr Mamadou SANOGO" w:date="2023-10-25T17:57:00Z">
              <w:r w:rsidRPr="007A4AFC" w:rsidDel="00744A71">
                <w:rPr>
                  <w:rFonts w:asciiTheme="majorHAnsi" w:hAnsiTheme="majorHAnsi" w:cstheme="majorHAnsi"/>
                  <w:color w:val="000000" w:themeColor="text1"/>
                  <w:szCs w:val="24"/>
                  <w:rPrChange w:id="16156" w:author="Dr Mamadou SANOGO" w:date="2023-10-25T18:15:00Z">
                    <w:rPr>
                      <w:rFonts w:asciiTheme="majorHAnsi" w:hAnsiTheme="majorHAnsi" w:cstheme="majorHAnsi"/>
                      <w:szCs w:val="24"/>
                    </w:rPr>
                  </w:rPrChange>
                </w:rPr>
                <w:delText>Bureau Directeur des Etudes</w:delText>
              </w:r>
            </w:del>
          </w:p>
        </w:tc>
        <w:tc>
          <w:tcPr>
            <w:tcW w:w="610" w:type="pct"/>
            <w:vAlign w:val="center"/>
          </w:tcPr>
          <w:p w14:paraId="38DD8C14" w14:textId="3295A5F3" w:rsidR="00280DA5" w:rsidRPr="007A4AFC" w:rsidDel="00744A71" w:rsidRDefault="00280DA5">
            <w:pPr>
              <w:pStyle w:val="Titre"/>
              <w:tabs>
                <w:tab w:val="num" w:pos="-4820"/>
              </w:tabs>
              <w:spacing w:line="276" w:lineRule="auto"/>
              <w:jc w:val="both"/>
              <w:rPr>
                <w:del w:id="16157" w:author="Dr Mamadou SANOGO" w:date="2023-10-25T17:57:00Z"/>
                <w:rFonts w:asciiTheme="majorHAnsi" w:hAnsiTheme="majorHAnsi" w:cstheme="majorHAnsi"/>
                <w:color w:val="000000" w:themeColor="text1"/>
                <w:szCs w:val="24"/>
                <w:rPrChange w:id="16158" w:author="Dr Mamadou SANOGO" w:date="2023-10-25T18:15:00Z">
                  <w:rPr>
                    <w:del w:id="16159" w:author="Dr Mamadou SANOGO" w:date="2023-10-25T17:57:00Z"/>
                    <w:rFonts w:asciiTheme="majorHAnsi" w:hAnsiTheme="majorHAnsi" w:cstheme="majorHAnsi"/>
                    <w:szCs w:val="24"/>
                  </w:rPr>
                </w:rPrChange>
              </w:rPr>
              <w:pPrChange w:id="16160" w:author="Dr Mamadou SANOGO" w:date="2023-10-25T17:57:00Z">
                <w:pPr>
                  <w:spacing w:line="240" w:lineRule="auto"/>
                  <w:jc w:val="center"/>
                </w:pPr>
              </w:pPrChange>
            </w:pPr>
            <w:del w:id="16161" w:author="Dr Mamadou SANOGO" w:date="2023-10-25T17:57:00Z">
              <w:r w:rsidRPr="007A4AFC" w:rsidDel="00744A71">
                <w:rPr>
                  <w:rFonts w:asciiTheme="majorHAnsi" w:hAnsiTheme="majorHAnsi" w:cstheme="majorHAnsi"/>
                  <w:color w:val="000000" w:themeColor="text1"/>
                  <w:szCs w:val="24"/>
                  <w:rPrChange w:id="16162" w:author="Dr Mamadou SANOGO" w:date="2023-10-25T18:15:00Z">
                    <w:rPr>
                      <w:rFonts w:asciiTheme="majorHAnsi" w:hAnsiTheme="majorHAnsi" w:cstheme="majorHAnsi"/>
                      <w:szCs w:val="24"/>
                    </w:rPr>
                  </w:rPrChange>
                </w:rPr>
                <w:delText>1</w:delText>
              </w:r>
            </w:del>
          </w:p>
        </w:tc>
        <w:tc>
          <w:tcPr>
            <w:tcW w:w="682" w:type="pct"/>
          </w:tcPr>
          <w:p w14:paraId="28A9AF05" w14:textId="18112093" w:rsidR="00280DA5" w:rsidRPr="007A4AFC" w:rsidDel="00744A71" w:rsidRDefault="00280DA5">
            <w:pPr>
              <w:pStyle w:val="Titre"/>
              <w:tabs>
                <w:tab w:val="num" w:pos="-4820"/>
              </w:tabs>
              <w:spacing w:line="276" w:lineRule="auto"/>
              <w:jc w:val="both"/>
              <w:rPr>
                <w:del w:id="16163" w:author="Dr Mamadou SANOGO" w:date="2023-10-25T17:57:00Z"/>
                <w:rFonts w:asciiTheme="majorHAnsi" w:hAnsiTheme="majorHAnsi" w:cstheme="majorHAnsi"/>
                <w:color w:val="000000" w:themeColor="text1"/>
                <w:szCs w:val="24"/>
                <w:rPrChange w:id="16164" w:author="Dr Mamadou SANOGO" w:date="2023-10-25T18:15:00Z">
                  <w:rPr>
                    <w:del w:id="16165" w:author="Dr Mamadou SANOGO" w:date="2023-10-25T17:57:00Z"/>
                    <w:rFonts w:asciiTheme="majorHAnsi" w:hAnsiTheme="majorHAnsi" w:cstheme="majorHAnsi"/>
                    <w:szCs w:val="24"/>
                  </w:rPr>
                </w:rPrChange>
              </w:rPr>
              <w:pPrChange w:id="16166" w:author="Dr Mamadou SANOGO" w:date="2023-10-25T17:57:00Z">
                <w:pPr>
                  <w:spacing w:line="240" w:lineRule="auto"/>
                  <w:jc w:val="center"/>
                </w:pPr>
              </w:pPrChange>
            </w:pPr>
            <w:del w:id="16167" w:author="Dr Mamadou SANOGO" w:date="2023-10-25T17:57:00Z">
              <w:r w:rsidRPr="007A4AFC" w:rsidDel="00744A71">
                <w:rPr>
                  <w:rFonts w:asciiTheme="majorHAnsi" w:hAnsiTheme="majorHAnsi" w:cstheme="majorHAnsi"/>
                  <w:color w:val="000000" w:themeColor="text1"/>
                  <w:szCs w:val="24"/>
                  <w:rPrChange w:id="16168" w:author="Dr Mamadou SANOGO" w:date="2023-10-25T18:15:00Z">
                    <w:rPr>
                      <w:rFonts w:asciiTheme="majorHAnsi" w:hAnsiTheme="majorHAnsi" w:cstheme="majorHAnsi"/>
                      <w:szCs w:val="24"/>
                    </w:rPr>
                  </w:rPrChange>
                </w:rPr>
                <w:delText>Bon</w:delText>
              </w:r>
            </w:del>
          </w:p>
        </w:tc>
      </w:tr>
      <w:tr w:rsidR="007A4AFC" w:rsidRPr="007A4AFC" w:rsidDel="00744A71" w14:paraId="78D42B18" w14:textId="77777777" w:rsidTr="005E531F">
        <w:trPr>
          <w:del w:id="16169" w:author="Dr Mamadou SANOGO" w:date="2023-10-25T17:57:00Z"/>
        </w:trPr>
        <w:tc>
          <w:tcPr>
            <w:tcW w:w="381" w:type="pct"/>
            <w:vAlign w:val="center"/>
          </w:tcPr>
          <w:p w14:paraId="725235C2" w14:textId="0B0F5DAB" w:rsidR="00280DA5" w:rsidRPr="007A4AFC" w:rsidDel="00744A71" w:rsidRDefault="00280DA5">
            <w:pPr>
              <w:pStyle w:val="Titre"/>
              <w:tabs>
                <w:tab w:val="num" w:pos="-4820"/>
              </w:tabs>
              <w:spacing w:line="276" w:lineRule="auto"/>
              <w:jc w:val="both"/>
              <w:rPr>
                <w:del w:id="16170" w:author="Dr Mamadou SANOGO" w:date="2023-10-25T17:57:00Z"/>
                <w:rFonts w:asciiTheme="majorHAnsi" w:hAnsiTheme="majorHAnsi" w:cstheme="majorHAnsi"/>
                <w:b w:val="0"/>
                <w:color w:val="000000" w:themeColor="text1"/>
                <w:szCs w:val="24"/>
                <w:rPrChange w:id="16171" w:author="Dr Mamadou SANOGO" w:date="2023-10-25T18:15:00Z">
                  <w:rPr>
                    <w:del w:id="16172" w:author="Dr Mamadou SANOGO" w:date="2023-10-25T17:57:00Z"/>
                    <w:rFonts w:asciiTheme="majorHAnsi" w:hAnsiTheme="majorHAnsi" w:cstheme="majorHAnsi"/>
                    <w:b/>
                    <w:szCs w:val="24"/>
                  </w:rPr>
                </w:rPrChange>
              </w:rPr>
              <w:pPrChange w:id="16173" w:author="Dr Mamadou SANOGO" w:date="2023-10-25T17:57:00Z">
                <w:pPr>
                  <w:numPr>
                    <w:numId w:val="6"/>
                  </w:numPr>
                  <w:spacing w:line="240" w:lineRule="auto"/>
                  <w:ind w:left="720" w:hanging="360"/>
                  <w:contextualSpacing/>
                  <w:jc w:val="center"/>
                </w:pPr>
              </w:pPrChange>
            </w:pPr>
          </w:p>
        </w:tc>
        <w:tc>
          <w:tcPr>
            <w:tcW w:w="3327" w:type="pct"/>
          </w:tcPr>
          <w:p w14:paraId="56E539C1" w14:textId="13B8D8A2" w:rsidR="00280DA5" w:rsidRPr="007A4AFC" w:rsidDel="00744A71" w:rsidRDefault="00280DA5">
            <w:pPr>
              <w:pStyle w:val="Titre"/>
              <w:tabs>
                <w:tab w:val="num" w:pos="-4820"/>
              </w:tabs>
              <w:spacing w:line="276" w:lineRule="auto"/>
              <w:jc w:val="both"/>
              <w:rPr>
                <w:del w:id="16174" w:author="Dr Mamadou SANOGO" w:date="2023-10-25T17:57:00Z"/>
                <w:rFonts w:asciiTheme="majorHAnsi" w:hAnsiTheme="majorHAnsi" w:cstheme="majorHAnsi"/>
                <w:color w:val="000000" w:themeColor="text1"/>
                <w:szCs w:val="24"/>
                <w:rPrChange w:id="16175" w:author="Dr Mamadou SANOGO" w:date="2023-10-25T18:15:00Z">
                  <w:rPr>
                    <w:del w:id="16176" w:author="Dr Mamadou SANOGO" w:date="2023-10-25T17:57:00Z"/>
                    <w:rFonts w:asciiTheme="majorHAnsi" w:hAnsiTheme="majorHAnsi" w:cstheme="majorHAnsi"/>
                    <w:szCs w:val="24"/>
                  </w:rPr>
                </w:rPrChange>
              </w:rPr>
              <w:pPrChange w:id="16177" w:author="Dr Mamadou SANOGO" w:date="2023-10-25T17:57:00Z">
                <w:pPr>
                  <w:spacing w:line="240" w:lineRule="auto"/>
                </w:pPr>
              </w:pPrChange>
            </w:pPr>
            <w:del w:id="16178" w:author="Dr Mamadou SANOGO" w:date="2023-10-25T17:57:00Z">
              <w:r w:rsidRPr="007A4AFC" w:rsidDel="00744A71">
                <w:rPr>
                  <w:rFonts w:asciiTheme="majorHAnsi" w:hAnsiTheme="majorHAnsi" w:cstheme="majorHAnsi"/>
                  <w:color w:val="000000" w:themeColor="text1"/>
                  <w:szCs w:val="24"/>
                  <w:rPrChange w:id="16179" w:author="Dr Mamadou SANOGO" w:date="2023-10-25T18:15:00Z">
                    <w:rPr>
                      <w:rFonts w:asciiTheme="majorHAnsi" w:hAnsiTheme="majorHAnsi" w:cstheme="majorHAnsi"/>
                      <w:szCs w:val="24"/>
                    </w:rPr>
                  </w:rPrChange>
                </w:rPr>
                <w:delText>Bureau Comptabilité</w:delText>
              </w:r>
            </w:del>
          </w:p>
        </w:tc>
        <w:tc>
          <w:tcPr>
            <w:tcW w:w="610" w:type="pct"/>
            <w:vAlign w:val="center"/>
          </w:tcPr>
          <w:p w14:paraId="32E578B5" w14:textId="133A6FCA" w:rsidR="00280DA5" w:rsidRPr="007A4AFC" w:rsidDel="00744A71" w:rsidRDefault="00280DA5">
            <w:pPr>
              <w:pStyle w:val="Titre"/>
              <w:tabs>
                <w:tab w:val="num" w:pos="-4820"/>
              </w:tabs>
              <w:spacing w:line="276" w:lineRule="auto"/>
              <w:jc w:val="both"/>
              <w:rPr>
                <w:del w:id="16180" w:author="Dr Mamadou SANOGO" w:date="2023-10-25T17:57:00Z"/>
                <w:rFonts w:asciiTheme="majorHAnsi" w:hAnsiTheme="majorHAnsi" w:cstheme="majorHAnsi"/>
                <w:color w:val="000000" w:themeColor="text1"/>
                <w:szCs w:val="24"/>
                <w:rPrChange w:id="16181" w:author="Dr Mamadou SANOGO" w:date="2023-10-25T18:15:00Z">
                  <w:rPr>
                    <w:del w:id="16182" w:author="Dr Mamadou SANOGO" w:date="2023-10-25T17:57:00Z"/>
                    <w:rFonts w:asciiTheme="majorHAnsi" w:hAnsiTheme="majorHAnsi" w:cstheme="majorHAnsi"/>
                    <w:szCs w:val="24"/>
                  </w:rPr>
                </w:rPrChange>
              </w:rPr>
              <w:pPrChange w:id="16183" w:author="Dr Mamadou SANOGO" w:date="2023-10-25T17:57:00Z">
                <w:pPr>
                  <w:spacing w:line="240" w:lineRule="auto"/>
                  <w:jc w:val="center"/>
                </w:pPr>
              </w:pPrChange>
            </w:pPr>
            <w:del w:id="16184" w:author="Dr Mamadou SANOGO" w:date="2023-10-25T17:57:00Z">
              <w:r w:rsidRPr="007A4AFC" w:rsidDel="00744A71">
                <w:rPr>
                  <w:rFonts w:asciiTheme="majorHAnsi" w:hAnsiTheme="majorHAnsi" w:cstheme="majorHAnsi"/>
                  <w:color w:val="000000" w:themeColor="text1"/>
                  <w:szCs w:val="24"/>
                  <w:rPrChange w:id="16185" w:author="Dr Mamadou SANOGO" w:date="2023-10-25T18:15:00Z">
                    <w:rPr>
                      <w:rFonts w:asciiTheme="majorHAnsi" w:hAnsiTheme="majorHAnsi" w:cstheme="majorHAnsi"/>
                      <w:szCs w:val="24"/>
                    </w:rPr>
                  </w:rPrChange>
                </w:rPr>
                <w:delText>1</w:delText>
              </w:r>
            </w:del>
          </w:p>
        </w:tc>
        <w:tc>
          <w:tcPr>
            <w:tcW w:w="682" w:type="pct"/>
          </w:tcPr>
          <w:p w14:paraId="332C74E7" w14:textId="6ACF6D2D" w:rsidR="00280DA5" w:rsidRPr="007A4AFC" w:rsidDel="00744A71" w:rsidRDefault="00280DA5">
            <w:pPr>
              <w:pStyle w:val="Titre"/>
              <w:tabs>
                <w:tab w:val="num" w:pos="-4820"/>
              </w:tabs>
              <w:spacing w:line="276" w:lineRule="auto"/>
              <w:jc w:val="both"/>
              <w:rPr>
                <w:del w:id="16186" w:author="Dr Mamadou SANOGO" w:date="2023-10-25T17:57:00Z"/>
                <w:rFonts w:asciiTheme="majorHAnsi" w:hAnsiTheme="majorHAnsi" w:cstheme="majorHAnsi"/>
                <w:color w:val="000000" w:themeColor="text1"/>
                <w:szCs w:val="24"/>
                <w:rPrChange w:id="16187" w:author="Dr Mamadou SANOGO" w:date="2023-10-25T18:15:00Z">
                  <w:rPr>
                    <w:del w:id="16188" w:author="Dr Mamadou SANOGO" w:date="2023-10-25T17:57:00Z"/>
                    <w:rFonts w:asciiTheme="majorHAnsi" w:hAnsiTheme="majorHAnsi" w:cstheme="majorHAnsi"/>
                    <w:szCs w:val="24"/>
                  </w:rPr>
                </w:rPrChange>
              </w:rPr>
              <w:pPrChange w:id="16189" w:author="Dr Mamadou SANOGO" w:date="2023-10-25T17:57:00Z">
                <w:pPr>
                  <w:spacing w:line="240" w:lineRule="auto"/>
                  <w:jc w:val="center"/>
                </w:pPr>
              </w:pPrChange>
            </w:pPr>
            <w:del w:id="16190" w:author="Dr Mamadou SANOGO" w:date="2023-10-25T17:57:00Z">
              <w:r w:rsidRPr="007A4AFC" w:rsidDel="00744A71">
                <w:rPr>
                  <w:rFonts w:asciiTheme="majorHAnsi" w:hAnsiTheme="majorHAnsi" w:cstheme="majorHAnsi"/>
                  <w:color w:val="000000" w:themeColor="text1"/>
                  <w:szCs w:val="24"/>
                  <w:rPrChange w:id="16191" w:author="Dr Mamadou SANOGO" w:date="2023-10-25T18:15:00Z">
                    <w:rPr>
                      <w:rFonts w:asciiTheme="majorHAnsi" w:hAnsiTheme="majorHAnsi" w:cstheme="majorHAnsi"/>
                      <w:szCs w:val="24"/>
                    </w:rPr>
                  </w:rPrChange>
                </w:rPr>
                <w:delText>Bon</w:delText>
              </w:r>
            </w:del>
          </w:p>
        </w:tc>
      </w:tr>
      <w:tr w:rsidR="007A4AFC" w:rsidRPr="007A4AFC" w:rsidDel="00744A71" w14:paraId="7E8640E9" w14:textId="77777777" w:rsidTr="005E531F">
        <w:trPr>
          <w:del w:id="16192" w:author="Dr Mamadou SANOGO" w:date="2023-10-25T17:57:00Z"/>
        </w:trPr>
        <w:tc>
          <w:tcPr>
            <w:tcW w:w="381" w:type="pct"/>
            <w:vAlign w:val="center"/>
          </w:tcPr>
          <w:p w14:paraId="4B93D1BB" w14:textId="2E5401F6" w:rsidR="00280DA5" w:rsidRPr="007A4AFC" w:rsidDel="00744A71" w:rsidRDefault="00280DA5">
            <w:pPr>
              <w:pStyle w:val="Titre"/>
              <w:tabs>
                <w:tab w:val="num" w:pos="-4820"/>
              </w:tabs>
              <w:spacing w:line="276" w:lineRule="auto"/>
              <w:jc w:val="both"/>
              <w:rPr>
                <w:del w:id="16193" w:author="Dr Mamadou SANOGO" w:date="2023-10-25T17:57:00Z"/>
                <w:rFonts w:asciiTheme="majorHAnsi" w:hAnsiTheme="majorHAnsi" w:cstheme="majorHAnsi"/>
                <w:b w:val="0"/>
                <w:color w:val="000000" w:themeColor="text1"/>
                <w:szCs w:val="24"/>
                <w:rPrChange w:id="16194" w:author="Dr Mamadou SANOGO" w:date="2023-10-25T18:15:00Z">
                  <w:rPr>
                    <w:del w:id="16195" w:author="Dr Mamadou SANOGO" w:date="2023-10-25T17:57:00Z"/>
                    <w:rFonts w:asciiTheme="majorHAnsi" w:hAnsiTheme="majorHAnsi" w:cstheme="majorHAnsi"/>
                    <w:b/>
                    <w:szCs w:val="24"/>
                  </w:rPr>
                </w:rPrChange>
              </w:rPr>
              <w:pPrChange w:id="16196" w:author="Dr Mamadou SANOGO" w:date="2023-10-25T17:57:00Z">
                <w:pPr>
                  <w:numPr>
                    <w:numId w:val="6"/>
                  </w:numPr>
                  <w:spacing w:line="240" w:lineRule="auto"/>
                  <w:ind w:left="720" w:hanging="360"/>
                  <w:contextualSpacing/>
                  <w:jc w:val="center"/>
                </w:pPr>
              </w:pPrChange>
            </w:pPr>
          </w:p>
        </w:tc>
        <w:tc>
          <w:tcPr>
            <w:tcW w:w="3327" w:type="pct"/>
          </w:tcPr>
          <w:p w14:paraId="00E1DC49" w14:textId="7D4891BB" w:rsidR="00280DA5" w:rsidRPr="007A4AFC" w:rsidDel="00744A71" w:rsidRDefault="00280DA5">
            <w:pPr>
              <w:pStyle w:val="Titre"/>
              <w:tabs>
                <w:tab w:val="num" w:pos="-4820"/>
              </w:tabs>
              <w:spacing w:line="276" w:lineRule="auto"/>
              <w:jc w:val="both"/>
              <w:rPr>
                <w:del w:id="16197" w:author="Dr Mamadou SANOGO" w:date="2023-10-25T17:57:00Z"/>
                <w:rFonts w:asciiTheme="majorHAnsi" w:hAnsiTheme="majorHAnsi" w:cstheme="majorHAnsi"/>
                <w:color w:val="000000" w:themeColor="text1"/>
                <w:szCs w:val="24"/>
                <w:rPrChange w:id="16198" w:author="Dr Mamadou SANOGO" w:date="2023-10-25T18:15:00Z">
                  <w:rPr>
                    <w:del w:id="16199" w:author="Dr Mamadou SANOGO" w:date="2023-10-25T17:57:00Z"/>
                    <w:rFonts w:asciiTheme="majorHAnsi" w:hAnsiTheme="majorHAnsi" w:cstheme="majorHAnsi"/>
                    <w:szCs w:val="24"/>
                  </w:rPr>
                </w:rPrChange>
              </w:rPr>
              <w:pPrChange w:id="16200" w:author="Dr Mamadou SANOGO" w:date="2023-10-25T17:57:00Z">
                <w:pPr>
                  <w:spacing w:line="240" w:lineRule="auto"/>
                </w:pPr>
              </w:pPrChange>
            </w:pPr>
            <w:del w:id="16201" w:author="Dr Mamadou SANOGO" w:date="2023-10-25T17:57:00Z">
              <w:r w:rsidRPr="007A4AFC" w:rsidDel="00744A71">
                <w:rPr>
                  <w:rFonts w:asciiTheme="majorHAnsi" w:hAnsiTheme="majorHAnsi" w:cstheme="majorHAnsi"/>
                  <w:color w:val="000000" w:themeColor="text1"/>
                  <w:szCs w:val="24"/>
                  <w:rPrChange w:id="16202" w:author="Dr Mamadou SANOGO" w:date="2023-10-25T18:15:00Z">
                    <w:rPr>
                      <w:rFonts w:asciiTheme="majorHAnsi" w:hAnsiTheme="majorHAnsi" w:cstheme="majorHAnsi"/>
                      <w:szCs w:val="24"/>
                    </w:rPr>
                  </w:rPrChange>
                </w:rPr>
                <w:delText>Bureau Surveillant</w:delText>
              </w:r>
            </w:del>
          </w:p>
        </w:tc>
        <w:tc>
          <w:tcPr>
            <w:tcW w:w="610" w:type="pct"/>
            <w:vAlign w:val="center"/>
          </w:tcPr>
          <w:p w14:paraId="73CC9ED4" w14:textId="2D4655AC" w:rsidR="00280DA5" w:rsidRPr="007A4AFC" w:rsidDel="00744A71" w:rsidRDefault="00280DA5">
            <w:pPr>
              <w:pStyle w:val="Titre"/>
              <w:tabs>
                <w:tab w:val="num" w:pos="-4820"/>
              </w:tabs>
              <w:spacing w:line="276" w:lineRule="auto"/>
              <w:jc w:val="both"/>
              <w:rPr>
                <w:del w:id="16203" w:author="Dr Mamadou SANOGO" w:date="2023-10-25T17:57:00Z"/>
                <w:rFonts w:asciiTheme="majorHAnsi" w:hAnsiTheme="majorHAnsi" w:cstheme="majorHAnsi"/>
                <w:color w:val="000000" w:themeColor="text1"/>
                <w:szCs w:val="24"/>
                <w:rPrChange w:id="16204" w:author="Dr Mamadou SANOGO" w:date="2023-10-25T18:15:00Z">
                  <w:rPr>
                    <w:del w:id="16205" w:author="Dr Mamadou SANOGO" w:date="2023-10-25T17:57:00Z"/>
                    <w:rFonts w:asciiTheme="majorHAnsi" w:hAnsiTheme="majorHAnsi" w:cstheme="majorHAnsi"/>
                    <w:szCs w:val="24"/>
                  </w:rPr>
                </w:rPrChange>
              </w:rPr>
              <w:pPrChange w:id="16206" w:author="Dr Mamadou SANOGO" w:date="2023-10-25T17:57:00Z">
                <w:pPr>
                  <w:spacing w:line="240" w:lineRule="auto"/>
                  <w:jc w:val="center"/>
                </w:pPr>
              </w:pPrChange>
            </w:pPr>
            <w:del w:id="16207" w:author="Dr Mamadou SANOGO" w:date="2023-10-25T17:57:00Z">
              <w:r w:rsidRPr="007A4AFC" w:rsidDel="00744A71">
                <w:rPr>
                  <w:rFonts w:asciiTheme="majorHAnsi" w:hAnsiTheme="majorHAnsi" w:cstheme="majorHAnsi"/>
                  <w:color w:val="000000" w:themeColor="text1"/>
                  <w:szCs w:val="24"/>
                  <w:rPrChange w:id="16208" w:author="Dr Mamadou SANOGO" w:date="2023-10-25T18:15:00Z">
                    <w:rPr>
                      <w:rFonts w:asciiTheme="majorHAnsi" w:hAnsiTheme="majorHAnsi" w:cstheme="majorHAnsi"/>
                      <w:szCs w:val="24"/>
                    </w:rPr>
                  </w:rPrChange>
                </w:rPr>
                <w:delText>1</w:delText>
              </w:r>
            </w:del>
          </w:p>
        </w:tc>
        <w:tc>
          <w:tcPr>
            <w:tcW w:w="682" w:type="pct"/>
          </w:tcPr>
          <w:p w14:paraId="0EC05FA4" w14:textId="144BE7D3" w:rsidR="00280DA5" w:rsidRPr="007A4AFC" w:rsidDel="00744A71" w:rsidRDefault="00280DA5">
            <w:pPr>
              <w:pStyle w:val="Titre"/>
              <w:tabs>
                <w:tab w:val="num" w:pos="-4820"/>
              </w:tabs>
              <w:spacing w:line="276" w:lineRule="auto"/>
              <w:jc w:val="both"/>
              <w:rPr>
                <w:del w:id="16209" w:author="Dr Mamadou SANOGO" w:date="2023-10-25T17:57:00Z"/>
                <w:rFonts w:asciiTheme="majorHAnsi" w:hAnsiTheme="majorHAnsi" w:cstheme="majorHAnsi"/>
                <w:color w:val="000000" w:themeColor="text1"/>
                <w:szCs w:val="24"/>
                <w:rPrChange w:id="16210" w:author="Dr Mamadou SANOGO" w:date="2023-10-25T18:15:00Z">
                  <w:rPr>
                    <w:del w:id="16211" w:author="Dr Mamadou SANOGO" w:date="2023-10-25T17:57:00Z"/>
                    <w:rFonts w:asciiTheme="majorHAnsi" w:hAnsiTheme="majorHAnsi" w:cstheme="majorHAnsi"/>
                    <w:szCs w:val="24"/>
                  </w:rPr>
                </w:rPrChange>
              </w:rPr>
              <w:pPrChange w:id="16212" w:author="Dr Mamadou SANOGO" w:date="2023-10-25T17:57:00Z">
                <w:pPr>
                  <w:spacing w:line="240" w:lineRule="auto"/>
                  <w:jc w:val="center"/>
                </w:pPr>
              </w:pPrChange>
            </w:pPr>
            <w:del w:id="16213" w:author="Dr Mamadou SANOGO" w:date="2023-10-25T17:57:00Z">
              <w:r w:rsidRPr="007A4AFC" w:rsidDel="00744A71">
                <w:rPr>
                  <w:rFonts w:asciiTheme="majorHAnsi" w:hAnsiTheme="majorHAnsi" w:cstheme="majorHAnsi"/>
                  <w:color w:val="000000" w:themeColor="text1"/>
                  <w:szCs w:val="24"/>
                  <w:rPrChange w:id="16214" w:author="Dr Mamadou SANOGO" w:date="2023-10-25T18:15:00Z">
                    <w:rPr>
                      <w:rFonts w:asciiTheme="majorHAnsi" w:hAnsiTheme="majorHAnsi" w:cstheme="majorHAnsi"/>
                      <w:szCs w:val="24"/>
                    </w:rPr>
                  </w:rPrChange>
                </w:rPr>
                <w:delText>Bon</w:delText>
              </w:r>
            </w:del>
          </w:p>
        </w:tc>
      </w:tr>
      <w:tr w:rsidR="007A4AFC" w:rsidRPr="007A4AFC" w:rsidDel="00744A71" w14:paraId="7F751AF5" w14:textId="77777777" w:rsidTr="005E531F">
        <w:trPr>
          <w:del w:id="16215" w:author="Dr Mamadou SANOGO" w:date="2023-10-25T17:57:00Z"/>
        </w:trPr>
        <w:tc>
          <w:tcPr>
            <w:tcW w:w="381" w:type="pct"/>
            <w:vAlign w:val="center"/>
          </w:tcPr>
          <w:p w14:paraId="7C77D0FA" w14:textId="60BA29D0" w:rsidR="00280DA5" w:rsidRPr="007A4AFC" w:rsidDel="00744A71" w:rsidRDefault="00280DA5">
            <w:pPr>
              <w:pStyle w:val="Titre"/>
              <w:tabs>
                <w:tab w:val="num" w:pos="-4820"/>
              </w:tabs>
              <w:spacing w:line="276" w:lineRule="auto"/>
              <w:jc w:val="both"/>
              <w:rPr>
                <w:del w:id="16216" w:author="Dr Mamadou SANOGO" w:date="2023-10-25T17:57:00Z"/>
                <w:rFonts w:asciiTheme="majorHAnsi" w:hAnsiTheme="majorHAnsi" w:cstheme="majorHAnsi"/>
                <w:b w:val="0"/>
                <w:color w:val="000000" w:themeColor="text1"/>
                <w:szCs w:val="24"/>
                <w:rPrChange w:id="16217" w:author="Dr Mamadou SANOGO" w:date="2023-10-25T18:15:00Z">
                  <w:rPr>
                    <w:del w:id="16218" w:author="Dr Mamadou SANOGO" w:date="2023-10-25T17:57:00Z"/>
                    <w:rFonts w:asciiTheme="majorHAnsi" w:hAnsiTheme="majorHAnsi" w:cstheme="majorHAnsi"/>
                    <w:b/>
                    <w:szCs w:val="24"/>
                  </w:rPr>
                </w:rPrChange>
              </w:rPr>
              <w:pPrChange w:id="16219" w:author="Dr Mamadou SANOGO" w:date="2023-10-25T17:57:00Z">
                <w:pPr>
                  <w:numPr>
                    <w:numId w:val="6"/>
                  </w:numPr>
                  <w:spacing w:line="240" w:lineRule="auto"/>
                  <w:ind w:left="720" w:hanging="360"/>
                  <w:contextualSpacing/>
                  <w:jc w:val="center"/>
                </w:pPr>
              </w:pPrChange>
            </w:pPr>
          </w:p>
        </w:tc>
        <w:tc>
          <w:tcPr>
            <w:tcW w:w="3327" w:type="pct"/>
          </w:tcPr>
          <w:p w14:paraId="1B98F7D1" w14:textId="7FDF19B4" w:rsidR="00280DA5" w:rsidRPr="007A4AFC" w:rsidDel="00744A71" w:rsidRDefault="00280DA5">
            <w:pPr>
              <w:pStyle w:val="Titre"/>
              <w:tabs>
                <w:tab w:val="num" w:pos="-4820"/>
              </w:tabs>
              <w:spacing w:line="276" w:lineRule="auto"/>
              <w:jc w:val="both"/>
              <w:rPr>
                <w:del w:id="16220" w:author="Dr Mamadou SANOGO" w:date="2023-10-25T17:57:00Z"/>
                <w:rFonts w:asciiTheme="majorHAnsi" w:hAnsiTheme="majorHAnsi" w:cstheme="majorHAnsi"/>
                <w:color w:val="000000" w:themeColor="text1"/>
                <w:szCs w:val="24"/>
                <w:rPrChange w:id="16221" w:author="Dr Mamadou SANOGO" w:date="2023-10-25T18:15:00Z">
                  <w:rPr>
                    <w:del w:id="16222" w:author="Dr Mamadou SANOGO" w:date="2023-10-25T17:57:00Z"/>
                    <w:rFonts w:asciiTheme="majorHAnsi" w:hAnsiTheme="majorHAnsi" w:cstheme="majorHAnsi"/>
                    <w:szCs w:val="24"/>
                  </w:rPr>
                </w:rPrChange>
              </w:rPr>
              <w:pPrChange w:id="16223" w:author="Dr Mamadou SANOGO" w:date="2023-10-25T17:57:00Z">
                <w:pPr>
                  <w:spacing w:line="240" w:lineRule="auto"/>
                </w:pPr>
              </w:pPrChange>
            </w:pPr>
            <w:del w:id="16224" w:author="Dr Mamadou SANOGO" w:date="2023-10-25T17:57:00Z">
              <w:r w:rsidRPr="007A4AFC" w:rsidDel="00744A71">
                <w:rPr>
                  <w:rFonts w:asciiTheme="majorHAnsi" w:hAnsiTheme="majorHAnsi" w:cstheme="majorHAnsi"/>
                  <w:color w:val="000000" w:themeColor="text1"/>
                  <w:szCs w:val="24"/>
                  <w:rPrChange w:id="16225" w:author="Dr Mamadou SANOGO" w:date="2023-10-25T18:15:00Z">
                    <w:rPr>
                      <w:rFonts w:asciiTheme="majorHAnsi" w:hAnsiTheme="majorHAnsi" w:cstheme="majorHAnsi"/>
                      <w:szCs w:val="24"/>
                    </w:rPr>
                  </w:rPrChange>
                </w:rPr>
                <w:delText>Bureaux Moniteurs</w:delText>
              </w:r>
            </w:del>
          </w:p>
        </w:tc>
        <w:tc>
          <w:tcPr>
            <w:tcW w:w="610" w:type="pct"/>
            <w:vAlign w:val="center"/>
          </w:tcPr>
          <w:p w14:paraId="5667BD1B" w14:textId="28058893" w:rsidR="00280DA5" w:rsidRPr="007A4AFC" w:rsidDel="00744A71" w:rsidRDefault="00280DA5">
            <w:pPr>
              <w:pStyle w:val="Titre"/>
              <w:tabs>
                <w:tab w:val="num" w:pos="-4820"/>
              </w:tabs>
              <w:spacing w:line="276" w:lineRule="auto"/>
              <w:jc w:val="both"/>
              <w:rPr>
                <w:del w:id="16226" w:author="Dr Mamadou SANOGO" w:date="2023-10-25T17:57:00Z"/>
                <w:rFonts w:asciiTheme="majorHAnsi" w:hAnsiTheme="majorHAnsi" w:cstheme="majorHAnsi"/>
                <w:color w:val="000000" w:themeColor="text1"/>
                <w:szCs w:val="24"/>
                <w:rPrChange w:id="16227" w:author="Dr Mamadou SANOGO" w:date="2023-10-25T18:15:00Z">
                  <w:rPr>
                    <w:del w:id="16228" w:author="Dr Mamadou SANOGO" w:date="2023-10-25T17:57:00Z"/>
                    <w:rFonts w:asciiTheme="majorHAnsi" w:hAnsiTheme="majorHAnsi" w:cstheme="majorHAnsi"/>
                    <w:szCs w:val="24"/>
                  </w:rPr>
                </w:rPrChange>
              </w:rPr>
              <w:pPrChange w:id="16229" w:author="Dr Mamadou SANOGO" w:date="2023-10-25T17:57:00Z">
                <w:pPr>
                  <w:spacing w:line="240" w:lineRule="auto"/>
                  <w:jc w:val="center"/>
                </w:pPr>
              </w:pPrChange>
            </w:pPr>
            <w:del w:id="16230" w:author="Dr Mamadou SANOGO" w:date="2023-10-25T17:57:00Z">
              <w:r w:rsidRPr="007A4AFC" w:rsidDel="00744A71">
                <w:rPr>
                  <w:rFonts w:asciiTheme="majorHAnsi" w:hAnsiTheme="majorHAnsi" w:cstheme="majorHAnsi"/>
                  <w:color w:val="000000" w:themeColor="text1"/>
                  <w:szCs w:val="24"/>
                  <w:rPrChange w:id="16231" w:author="Dr Mamadou SANOGO" w:date="2023-10-25T18:15:00Z">
                    <w:rPr>
                      <w:rFonts w:asciiTheme="majorHAnsi" w:hAnsiTheme="majorHAnsi" w:cstheme="majorHAnsi"/>
                      <w:szCs w:val="24"/>
                    </w:rPr>
                  </w:rPrChange>
                </w:rPr>
                <w:delText>3</w:delText>
              </w:r>
            </w:del>
          </w:p>
        </w:tc>
        <w:tc>
          <w:tcPr>
            <w:tcW w:w="682" w:type="pct"/>
          </w:tcPr>
          <w:p w14:paraId="7BFB10A2" w14:textId="1AAEA650" w:rsidR="00280DA5" w:rsidRPr="007A4AFC" w:rsidDel="00744A71" w:rsidRDefault="00280DA5">
            <w:pPr>
              <w:pStyle w:val="Titre"/>
              <w:tabs>
                <w:tab w:val="num" w:pos="-4820"/>
              </w:tabs>
              <w:spacing w:line="276" w:lineRule="auto"/>
              <w:jc w:val="both"/>
              <w:rPr>
                <w:del w:id="16232" w:author="Dr Mamadou SANOGO" w:date="2023-10-25T17:57:00Z"/>
                <w:rFonts w:asciiTheme="majorHAnsi" w:hAnsiTheme="majorHAnsi" w:cstheme="majorHAnsi"/>
                <w:color w:val="000000" w:themeColor="text1"/>
                <w:szCs w:val="24"/>
                <w:rPrChange w:id="16233" w:author="Dr Mamadou SANOGO" w:date="2023-10-25T18:15:00Z">
                  <w:rPr>
                    <w:del w:id="16234" w:author="Dr Mamadou SANOGO" w:date="2023-10-25T17:57:00Z"/>
                    <w:rFonts w:asciiTheme="majorHAnsi" w:hAnsiTheme="majorHAnsi" w:cstheme="majorHAnsi"/>
                    <w:szCs w:val="24"/>
                  </w:rPr>
                </w:rPrChange>
              </w:rPr>
              <w:pPrChange w:id="16235" w:author="Dr Mamadou SANOGO" w:date="2023-10-25T17:57:00Z">
                <w:pPr>
                  <w:spacing w:line="240" w:lineRule="auto"/>
                  <w:jc w:val="center"/>
                </w:pPr>
              </w:pPrChange>
            </w:pPr>
            <w:del w:id="16236" w:author="Dr Mamadou SANOGO" w:date="2023-10-25T17:57:00Z">
              <w:r w:rsidRPr="007A4AFC" w:rsidDel="00744A71">
                <w:rPr>
                  <w:rFonts w:asciiTheme="majorHAnsi" w:hAnsiTheme="majorHAnsi" w:cstheme="majorHAnsi"/>
                  <w:color w:val="000000" w:themeColor="text1"/>
                  <w:szCs w:val="24"/>
                  <w:rPrChange w:id="16237" w:author="Dr Mamadou SANOGO" w:date="2023-10-25T18:15:00Z">
                    <w:rPr>
                      <w:rFonts w:asciiTheme="majorHAnsi" w:hAnsiTheme="majorHAnsi" w:cstheme="majorHAnsi"/>
                      <w:szCs w:val="24"/>
                    </w:rPr>
                  </w:rPrChange>
                </w:rPr>
                <w:delText>Bon</w:delText>
              </w:r>
            </w:del>
          </w:p>
        </w:tc>
      </w:tr>
      <w:tr w:rsidR="007A4AFC" w:rsidRPr="007A4AFC" w:rsidDel="00744A71" w14:paraId="4A9833FF" w14:textId="77777777" w:rsidTr="005E531F">
        <w:trPr>
          <w:del w:id="16238" w:author="Dr Mamadou SANOGO" w:date="2023-10-25T17:57:00Z"/>
        </w:trPr>
        <w:tc>
          <w:tcPr>
            <w:tcW w:w="381" w:type="pct"/>
            <w:vAlign w:val="center"/>
          </w:tcPr>
          <w:p w14:paraId="6215758E" w14:textId="5F9F0F7C" w:rsidR="00280DA5" w:rsidRPr="007A4AFC" w:rsidDel="00744A71" w:rsidRDefault="00280DA5">
            <w:pPr>
              <w:pStyle w:val="Titre"/>
              <w:tabs>
                <w:tab w:val="num" w:pos="-4820"/>
              </w:tabs>
              <w:spacing w:line="276" w:lineRule="auto"/>
              <w:jc w:val="both"/>
              <w:rPr>
                <w:del w:id="16239" w:author="Dr Mamadou SANOGO" w:date="2023-10-25T17:57:00Z"/>
                <w:rFonts w:asciiTheme="majorHAnsi" w:hAnsiTheme="majorHAnsi" w:cstheme="majorHAnsi"/>
                <w:b w:val="0"/>
                <w:color w:val="000000" w:themeColor="text1"/>
                <w:szCs w:val="24"/>
                <w:rPrChange w:id="16240" w:author="Dr Mamadou SANOGO" w:date="2023-10-25T18:15:00Z">
                  <w:rPr>
                    <w:del w:id="16241" w:author="Dr Mamadou SANOGO" w:date="2023-10-25T17:57:00Z"/>
                    <w:rFonts w:asciiTheme="majorHAnsi" w:hAnsiTheme="majorHAnsi" w:cstheme="majorHAnsi"/>
                    <w:b/>
                    <w:szCs w:val="24"/>
                  </w:rPr>
                </w:rPrChange>
              </w:rPr>
              <w:pPrChange w:id="16242" w:author="Dr Mamadou SANOGO" w:date="2023-10-25T17:57:00Z">
                <w:pPr>
                  <w:numPr>
                    <w:numId w:val="6"/>
                  </w:numPr>
                  <w:spacing w:line="240" w:lineRule="auto"/>
                  <w:ind w:left="720" w:hanging="360"/>
                  <w:contextualSpacing/>
                  <w:jc w:val="center"/>
                </w:pPr>
              </w:pPrChange>
            </w:pPr>
          </w:p>
        </w:tc>
        <w:tc>
          <w:tcPr>
            <w:tcW w:w="3327" w:type="pct"/>
          </w:tcPr>
          <w:p w14:paraId="6C4BACB0" w14:textId="57E59975" w:rsidR="00280DA5" w:rsidRPr="007A4AFC" w:rsidDel="00744A71" w:rsidRDefault="00280DA5">
            <w:pPr>
              <w:pStyle w:val="Titre"/>
              <w:tabs>
                <w:tab w:val="num" w:pos="-4820"/>
              </w:tabs>
              <w:spacing w:line="276" w:lineRule="auto"/>
              <w:jc w:val="both"/>
              <w:rPr>
                <w:del w:id="16243" w:author="Dr Mamadou SANOGO" w:date="2023-10-25T17:57:00Z"/>
                <w:rFonts w:asciiTheme="majorHAnsi" w:hAnsiTheme="majorHAnsi" w:cstheme="majorHAnsi"/>
                <w:color w:val="000000" w:themeColor="text1"/>
                <w:szCs w:val="24"/>
                <w:rPrChange w:id="16244" w:author="Dr Mamadou SANOGO" w:date="2023-10-25T18:15:00Z">
                  <w:rPr>
                    <w:del w:id="16245" w:author="Dr Mamadou SANOGO" w:date="2023-10-25T17:57:00Z"/>
                    <w:rFonts w:asciiTheme="majorHAnsi" w:hAnsiTheme="majorHAnsi" w:cstheme="majorHAnsi"/>
                    <w:szCs w:val="24"/>
                  </w:rPr>
                </w:rPrChange>
              </w:rPr>
              <w:pPrChange w:id="16246" w:author="Dr Mamadou SANOGO" w:date="2023-10-25T17:57:00Z">
                <w:pPr>
                  <w:spacing w:line="240" w:lineRule="auto"/>
                </w:pPr>
              </w:pPrChange>
            </w:pPr>
            <w:del w:id="16247" w:author="Dr Mamadou SANOGO" w:date="2023-10-25T17:57:00Z">
              <w:r w:rsidRPr="007A4AFC" w:rsidDel="00744A71">
                <w:rPr>
                  <w:rFonts w:asciiTheme="majorHAnsi" w:hAnsiTheme="majorHAnsi" w:cstheme="majorHAnsi"/>
                  <w:color w:val="000000" w:themeColor="text1"/>
                  <w:szCs w:val="24"/>
                  <w:rPrChange w:id="16248" w:author="Dr Mamadou SANOGO" w:date="2023-10-25T18:15:00Z">
                    <w:rPr>
                      <w:rFonts w:asciiTheme="majorHAnsi" w:hAnsiTheme="majorHAnsi" w:cstheme="majorHAnsi"/>
                      <w:szCs w:val="24"/>
                    </w:rPr>
                  </w:rPrChange>
                </w:rPr>
                <w:delText>Bureau Professeurs</w:delText>
              </w:r>
            </w:del>
          </w:p>
        </w:tc>
        <w:tc>
          <w:tcPr>
            <w:tcW w:w="610" w:type="pct"/>
            <w:vAlign w:val="center"/>
          </w:tcPr>
          <w:p w14:paraId="2E2CCF8E" w14:textId="245CB778" w:rsidR="00280DA5" w:rsidRPr="007A4AFC" w:rsidDel="00744A71" w:rsidRDefault="00280DA5">
            <w:pPr>
              <w:pStyle w:val="Titre"/>
              <w:tabs>
                <w:tab w:val="num" w:pos="-4820"/>
              </w:tabs>
              <w:spacing w:line="276" w:lineRule="auto"/>
              <w:jc w:val="both"/>
              <w:rPr>
                <w:del w:id="16249" w:author="Dr Mamadou SANOGO" w:date="2023-10-25T17:57:00Z"/>
                <w:rFonts w:asciiTheme="majorHAnsi" w:hAnsiTheme="majorHAnsi" w:cstheme="majorHAnsi"/>
                <w:color w:val="000000" w:themeColor="text1"/>
                <w:szCs w:val="24"/>
                <w:rPrChange w:id="16250" w:author="Dr Mamadou SANOGO" w:date="2023-10-25T18:15:00Z">
                  <w:rPr>
                    <w:del w:id="16251" w:author="Dr Mamadou SANOGO" w:date="2023-10-25T17:57:00Z"/>
                    <w:rFonts w:asciiTheme="majorHAnsi" w:hAnsiTheme="majorHAnsi" w:cstheme="majorHAnsi"/>
                    <w:szCs w:val="24"/>
                  </w:rPr>
                </w:rPrChange>
              </w:rPr>
              <w:pPrChange w:id="16252" w:author="Dr Mamadou SANOGO" w:date="2023-10-25T17:57:00Z">
                <w:pPr>
                  <w:spacing w:line="240" w:lineRule="auto"/>
                  <w:jc w:val="center"/>
                </w:pPr>
              </w:pPrChange>
            </w:pPr>
            <w:del w:id="16253" w:author="Dr Mamadou SANOGO" w:date="2023-10-25T17:57:00Z">
              <w:r w:rsidRPr="007A4AFC" w:rsidDel="00744A71">
                <w:rPr>
                  <w:rFonts w:asciiTheme="majorHAnsi" w:hAnsiTheme="majorHAnsi" w:cstheme="majorHAnsi"/>
                  <w:color w:val="000000" w:themeColor="text1"/>
                  <w:szCs w:val="24"/>
                  <w:rPrChange w:id="16254" w:author="Dr Mamadou SANOGO" w:date="2023-10-25T18:15:00Z">
                    <w:rPr>
                      <w:rFonts w:asciiTheme="majorHAnsi" w:hAnsiTheme="majorHAnsi" w:cstheme="majorHAnsi"/>
                      <w:szCs w:val="24"/>
                    </w:rPr>
                  </w:rPrChange>
                </w:rPr>
                <w:delText>1</w:delText>
              </w:r>
            </w:del>
          </w:p>
        </w:tc>
        <w:tc>
          <w:tcPr>
            <w:tcW w:w="682" w:type="pct"/>
          </w:tcPr>
          <w:p w14:paraId="2449B7DE" w14:textId="100F586F" w:rsidR="00280DA5" w:rsidRPr="007A4AFC" w:rsidDel="00744A71" w:rsidRDefault="00280DA5">
            <w:pPr>
              <w:pStyle w:val="Titre"/>
              <w:tabs>
                <w:tab w:val="num" w:pos="-4820"/>
              </w:tabs>
              <w:spacing w:line="276" w:lineRule="auto"/>
              <w:jc w:val="both"/>
              <w:rPr>
                <w:del w:id="16255" w:author="Dr Mamadou SANOGO" w:date="2023-10-25T17:57:00Z"/>
                <w:rFonts w:asciiTheme="majorHAnsi" w:hAnsiTheme="majorHAnsi" w:cstheme="majorHAnsi"/>
                <w:color w:val="000000" w:themeColor="text1"/>
                <w:szCs w:val="24"/>
                <w:rPrChange w:id="16256" w:author="Dr Mamadou SANOGO" w:date="2023-10-25T18:15:00Z">
                  <w:rPr>
                    <w:del w:id="16257" w:author="Dr Mamadou SANOGO" w:date="2023-10-25T17:57:00Z"/>
                    <w:rFonts w:asciiTheme="majorHAnsi" w:hAnsiTheme="majorHAnsi" w:cstheme="majorHAnsi"/>
                    <w:szCs w:val="24"/>
                  </w:rPr>
                </w:rPrChange>
              </w:rPr>
              <w:pPrChange w:id="16258" w:author="Dr Mamadou SANOGO" w:date="2023-10-25T17:57:00Z">
                <w:pPr>
                  <w:spacing w:line="240" w:lineRule="auto"/>
                  <w:jc w:val="center"/>
                </w:pPr>
              </w:pPrChange>
            </w:pPr>
            <w:del w:id="16259" w:author="Dr Mamadou SANOGO" w:date="2023-10-25T17:57:00Z">
              <w:r w:rsidRPr="007A4AFC" w:rsidDel="00744A71">
                <w:rPr>
                  <w:rFonts w:asciiTheme="majorHAnsi" w:hAnsiTheme="majorHAnsi" w:cstheme="majorHAnsi"/>
                  <w:color w:val="000000" w:themeColor="text1"/>
                  <w:szCs w:val="24"/>
                  <w:rPrChange w:id="16260" w:author="Dr Mamadou SANOGO" w:date="2023-10-25T18:15:00Z">
                    <w:rPr>
                      <w:rFonts w:asciiTheme="majorHAnsi" w:hAnsiTheme="majorHAnsi" w:cstheme="majorHAnsi"/>
                      <w:szCs w:val="24"/>
                    </w:rPr>
                  </w:rPrChange>
                </w:rPr>
                <w:delText>Bon</w:delText>
              </w:r>
            </w:del>
          </w:p>
        </w:tc>
      </w:tr>
      <w:tr w:rsidR="007A4AFC" w:rsidRPr="007A4AFC" w:rsidDel="00744A71" w14:paraId="4C0F9561" w14:textId="77777777" w:rsidTr="005E531F">
        <w:trPr>
          <w:del w:id="16261" w:author="Dr Mamadou SANOGO" w:date="2023-10-25T17:57:00Z"/>
        </w:trPr>
        <w:tc>
          <w:tcPr>
            <w:tcW w:w="381" w:type="pct"/>
            <w:vAlign w:val="center"/>
          </w:tcPr>
          <w:p w14:paraId="4A3D5B61" w14:textId="673C05BB" w:rsidR="00280DA5" w:rsidRPr="007A4AFC" w:rsidDel="00744A71" w:rsidRDefault="00280DA5">
            <w:pPr>
              <w:pStyle w:val="Titre"/>
              <w:tabs>
                <w:tab w:val="num" w:pos="-4820"/>
              </w:tabs>
              <w:spacing w:line="276" w:lineRule="auto"/>
              <w:jc w:val="both"/>
              <w:rPr>
                <w:del w:id="16262" w:author="Dr Mamadou SANOGO" w:date="2023-10-25T17:57:00Z"/>
                <w:rFonts w:asciiTheme="majorHAnsi" w:hAnsiTheme="majorHAnsi" w:cstheme="majorHAnsi"/>
                <w:b w:val="0"/>
                <w:color w:val="000000" w:themeColor="text1"/>
                <w:szCs w:val="24"/>
                <w:rPrChange w:id="16263" w:author="Dr Mamadou SANOGO" w:date="2023-10-25T18:15:00Z">
                  <w:rPr>
                    <w:del w:id="16264" w:author="Dr Mamadou SANOGO" w:date="2023-10-25T17:57:00Z"/>
                    <w:rFonts w:asciiTheme="majorHAnsi" w:hAnsiTheme="majorHAnsi" w:cstheme="majorHAnsi"/>
                    <w:b/>
                    <w:szCs w:val="24"/>
                  </w:rPr>
                </w:rPrChange>
              </w:rPr>
              <w:pPrChange w:id="16265" w:author="Dr Mamadou SANOGO" w:date="2023-10-25T17:57:00Z">
                <w:pPr>
                  <w:numPr>
                    <w:numId w:val="6"/>
                  </w:numPr>
                  <w:spacing w:line="240" w:lineRule="auto"/>
                  <w:ind w:left="720" w:hanging="360"/>
                  <w:contextualSpacing/>
                  <w:jc w:val="center"/>
                </w:pPr>
              </w:pPrChange>
            </w:pPr>
          </w:p>
        </w:tc>
        <w:tc>
          <w:tcPr>
            <w:tcW w:w="3327" w:type="pct"/>
          </w:tcPr>
          <w:p w14:paraId="2EE77021" w14:textId="57307AAE" w:rsidR="00280DA5" w:rsidRPr="007A4AFC" w:rsidDel="00744A71" w:rsidRDefault="00280DA5">
            <w:pPr>
              <w:pStyle w:val="Titre"/>
              <w:tabs>
                <w:tab w:val="num" w:pos="-4820"/>
              </w:tabs>
              <w:spacing w:line="276" w:lineRule="auto"/>
              <w:jc w:val="both"/>
              <w:rPr>
                <w:del w:id="16266" w:author="Dr Mamadou SANOGO" w:date="2023-10-25T17:57:00Z"/>
                <w:rFonts w:asciiTheme="majorHAnsi" w:hAnsiTheme="majorHAnsi" w:cstheme="majorHAnsi"/>
                <w:color w:val="000000" w:themeColor="text1"/>
                <w:szCs w:val="24"/>
                <w:rPrChange w:id="16267" w:author="Dr Mamadou SANOGO" w:date="2023-10-25T18:15:00Z">
                  <w:rPr>
                    <w:del w:id="16268" w:author="Dr Mamadou SANOGO" w:date="2023-10-25T17:57:00Z"/>
                    <w:rFonts w:asciiTheme="majorHAnsi" w:hAnsiTheme="majorHAnsi" w:cstheme="majorHAnsi"/>
                    <w:szCs w:val="24"/>
                  </w:rPr>
                </w:rPrChange>
              </w:rPr>
              <w:pPrChange w:id="16269" w:author="Dr Mamadou SANOGO" w:date="2023-10-25T17:57:00Z">
                <w:pPr>
                  <w:spacing w:line="240" w:lineRule="auto"/>
                </w:pPr>
              </w:pPrChange>
            </w:pPr>
            <w:del w:id="16270" w:author="Dr Mamadou SANOGO" w:date="2023-10-25T17:57:00Z">
              <w:r w:rsidRPr="007A4AFC" w:rsidDel="00744A71">
                <w:rPr>
                  <w:rFonts w:asciiTheme="majorHAnsi" w:hAnsiTheme="majorHAnsi" w:cstheme="majorHAnsi"/>
                  <w:color w:val="000000" w:themeColor="text1"/>
                  <w:szCs w:val="24"/>
                  <w:rPrChange w:id="16271" w:author="Dr Mamadou SANOGO" w:date="2023-10-25T18:15:00Z">
                    <w:rPr>
                      <w:rFonts w:asciiTheme="majorHAnsi" w:hAnsiTheme="majorHAnsi" w:cstheme="majorHAnsi"/>
                      <w:szCs w:val="24"/>
                    </w:rPr>
                  </w:rPrChange>
                </w:rPr>
                <w:delText>Bu</w:delText>
              </w:r>
              <w:r w:rsidR="00124956" w:rsidRPr="007A4AFC" w:rsidDel="00744A71">
                <w:rPr>
                  <w:rFonts w:asciiTheme="majorHAnsi" w:hAnsiTheme="majorHAnsi" w:cstheme="majorHAnsi"/>
                  <w:color w:val="000000" w:themeColor="text1"/>
                  <w:szCs w:val="24"/>
                  <w:rPrChange w:id="16272" w:author="Dr Mamadou SANOGO" w:date="2023-10-25T18:15:00Z">
                    <w:rPr>
                      <w:rFonts w:asciiTheme="majorHAnsi" w:hAnsiTheme="majorHAnsi" w:cstheme="majorHAnsi"/>
                      <w:szCs w:val="24"/>
                    </w:rPr>
                  </w:rPrChange>
                </w:rPr>
                <w:delText>reau Hygiène, assainissement, et sécurité</w:delText>
              </w:r>
            </w:del>
          </w:p>
        </w:tc>
        <w:tc>
          <w:tcPr>
            <w:tcW w:w="610" w:type="pct"/>
            <w:vAlign w:val="center"/>
          </w:tcPr>
          <w:p w14:paraId="7FC57E4C" w14:textId="06B32E2E" w:rsidR="00280DA5" w:rsidRPr="007A4AFC" w:rsidDel="00744A71" w:rsidRDefault="00124956">
            <w:pPr>
              <w:pStyle w:val="Titre"/>
              <w:tabs>
                <w:tab w:val="num" w:pos="-4820"/>
              </w:tabs>
              <w:spacing w:line="276" w:lineRule="auto"/>
              <w:jc w:val="both"/>
              <w:rPr>
                <w:del w:id="16273" w:author="Dr Mamadou SANOGO" w:date="2023-10-25T17:57:00Z"/>
                <w:rFonts w:asciiTheme="majorHAnsi" w:hAnsiTheme="majorHAnsi" w:cstheme="majorHAnsi"/>
                <w:color w:val="000000" w:themeColor="text1"/>
                <w:szCs w:val="24"/>
                <w:rPrChange w:id="16274" w:author="Dr Mamadou SANOGO" w:date="2023-10-25T18:15:00Z">
                  <w:rPr>
                    <w:del w:id="16275" w:author="Dr Mamadou SANOGO" w:date="2023-10-25T17:57:00Z"/>
                    <w:rFonts w:asciiTheme="majorHAnsi" w:hAnsiTheme="majorHAnsi" w:cstheme="majorHAnsi"/>
                    <w:szCs w:val="24"/>
                  </w:rPr>
                </w:rPrChange>
              </w:rPr>
              <w:pPrChange w:id="16276" w:author="Dr Mamadou SANOGO" w:date="2023-10-25T17:57:00Z">
                <w:pPr>
                  <w:spacing w:line="240" w:lineRule="auto"/>
                  <w:jc w:val="center"/>
                </w:pPr>
              </w:pPrChange>
            </w:pPr>
            <w:del w:id="16277" w:author="Dr Mamadou SANOGO" w:date="2023-10-25T17:57:00Z">
              <w:r w:rsidRPr="007A4AFC" w:rsidDel="00744A71">
                <w:rPr>
                  <w:rFonts w:asciiTheme="majorHAnsi" w:hAnsiTheme="majorHAnsi" w:cstheme="majorHAnsi"/>
                  <w:color w:val="000000" w:themeColor="text1"/>
                  <w:szCs w:val="24"/>
                  <w:rPrChange w:id="16278" w:author="Dr Mamadou SANOGO" w:date="2023-10-25T18:15:00Z">
                    <w:rPr>
                      <w:rFonts w:asciiTheme="majorHAnsi" w:hAnsiTheme="majorHAnsi" w:cstheme="majorHAnsi"/>
                      <w:szCs w:val="24"/>
                    </w:rPr>
                  </w:rPrChange>
                </w:rPr>
                <w:delText>1</w:delText>
              </w:r>
            </w:del>
          </w:p>
        </w:tc>
        <w:tc>
          <w:tcPr>
            <w:tcW w:w="682" w:type="pct"/>
          </w:tcPr>
          <w:p w14:paraId="43D4DEAA" w14:textId="37A69644" w:rsidR="00280DA5" w:rsidRPr="007A4AFC" w:rsidDel="00744A71" w:rsidRDefault="00280DA5">
            <w:pPr>
              <w:pStyle w:val="Titre"/>
              <w:tabs>
                <w:tab w:val="num" w:pos="-4820"/>
              </w:tabs>
              <w:spacing w:line="276" w:lineRule="auto"/>
              <w:jc w:val="both"/>
              <w:rPr>
                <w:del w:id="16279" w:author="Dr Mamadou SANOGO" w:date="2023-10-25T17:57:00Z"/>
                <w:rFonts w:asciiTheme="majorHAnsi" w:hAnsiTheme="majorHAnsi" w:cstheme="majorHAnsi"/>
                <w:color w:val="000000" w:themeColor="text1"/>
                <w:szCs w:val="24"/>
                <w:rPrChange w:id="16280" w:author="Dr Mamadou SANOGO" w:date="2023-10-25T18:15:00Z">
                  <w:rPr>
                    <w:del w:id="16281" w:author="Dr Mamadou SANOGO" w:date="2023-10-25T17:57:00Z"/>
                    <w:rFonts w:asciiTheme="majorHAnsi" w:hAnsiTheme="majorHAnsi" w:cstheme="majorHAnsi"/>
                    <w:szCs w:val="24"/>
                  </w:rPr>
                </w:rPrChange>
              </w:rPr>
              <w:pPrChange w:id="16282" w:author="Dr Mamadou SANOGO" w:date="2023-10-25T17:57:00Z">
                <w:pPr>
                  <w:spacing w:line="240" w:lineRule="auto"/>
                  <w:jc w:val="center"/>
                </w:pPr>
              </w:pPrChange>
            </w:pPr>
            <w:del w:id="16283" w:author="Dr Mamadou SANOGO" w:date="2023-10-25T17:57:00Z">
              <w:r w:rsidRPr="007A4AFC" w:rsidDel="00744A71">
                <w:rPr>
                  <w:rFonts w:asciiTheme="majorHAnsi" w:hAnsiTheme="majorHAnsi" w:cstheme="majorHAnsi"/>
                  <w:color w:val="000000" w:themeColor="text1"/>
                  <w:szCs w:val="24"/>
                  <w:rPrChange w:id="16284" w:author="Dr Mamadou SANOGO" w:date="2023-10-25T18:15:00Z">
                    <w:rPr>
                      <w:rFonts w:asciiTheme="majorHAnsi" w:hAnsiTheme="majorHAnsi" w:cstheme="majorHAnsi"/>
                      <w:szCs w:val="24"/>
                    </w:rPr>
                  </w:rPrChange>
                </w:rPr>
                <w:delText>Bon</w:delText>
              </w:r>
            </w:del>
          </w:p>
        </w:tc>
      </w:tr>
      <w:tr w:rsidR="007A4AFC" w:rsidRPr="007A4AFC" w:rsidDel="00744A71" w14:paraId="0CE2789E" w14:textId="77777777" w:rsidTr="005E531F">
        <w:trPr>
          <w:del w:id="16285" w:author="Dr Mamadou SANOGO" w:date="2023-10-25T17:57:00Z"/>
        </w:trPr>
        <w:tc>
          <w:tcPr>
            <w:tcW w:w="381" w:type="pct"/>
          </w:tcPr>
          <w:p w14:paraId="328DF0CB" w14:textId="745E26FF" w:rsidR="00280DA5" w:rsidRPr="007A4AFC" w:rsidDel="00744A71" w:rsidRDefault="00280DA5">
            <w:pPr>
              <w:pStyle w:val="Titre"/>
              <w:tabs>
                <w:tab w:val="num" w:pos="-4820"/>
              </w:tabs>
              <w:spacing w:line="276" w:lineRule="auto"/>
              <w:jc w:val="both"/>
              <w:rPr>
                <w:del w:id="16286" w:author="Dr Mamadou SANOGO" w:date="2023-10-25T17:57:00Z"/>
                <w:rFonts w:asciiTheme="majorHAnsi" w:hAnsiTheme="majorHAnsi" w:cstheme="majorHAnsi"/>
                <w:b w:val="0"/>
                <w:color w:val="000000" w:themeColor="text1"/>
                <w:szCs w:val="24"/>
                <w:rPrChange w:id="16287" w:author="Dr Mamadou SANOGO" w:date="2023-10-25T18:15:00Z">
                  <w:rPr>
                    <w:del w:id="16288" w:author="Dr Mamadou SANOGO" w:date="2023-10-25T17:57:00Z"/>
                    <w:rFonts w:asciiTheme="majorHAnsi" w:hAnsiTheme="majorHAnsi" w:cstheme="majorHAnsi"/>
                    <w:b/>
                    <w:szCs w:val="24"/>
                  </w:rPr>
                </w:rPrChange>
              </w:rPr>
              <w:pPrChange w:id="16289" w:author="Dr Mamadou SANOGO" w:date="2023-10-25T17:57:00Z">
                <w:pPr>
                  <w:numPr>
                    <w:numId w:val="6"/>
                  </w:numPr>
                  <w:spacing w:line="240" w:lineRule="auto"/>
                  <w:ind w:left="720" w:hanging="360"/>
                  <w:contextualSpacing/>
                </w:pPr>
              </w:pPrChange>
            </w:pPr>
          </w:p>
        </w:tc>
        <w:tc>
          <w:tcPr>
            <w:tcW w:w="3327" w:type="pct"/>
          </w:tcPr>
          <w:p w14:paraId="0A5B7D4E" w14:textId="4E8C5775" w:rsidR="00280DA5" w:rsidRPr="007A4AFC" w:rsidDel="00744A71" w:rsidRDefault="00124956">
            <w:pPr>
              <w:pStyle w:val="Titre"/>
              <w:tabs>
                <w:tab w:val="num" w:pos="-4820"/>
              </w:tabs>
              <w:spacing w:line="276" w:lineRule="auto"/>
              <w:jc w:val="both"/>
              <w:rPr>
                <w:del w:id="16290" w:author="Dr Mamadou SANOGO" w:date="2023-10-25T17:57:00Z"/>
                <w:rFonts w:asciiTheme="majorHAnsi" w:hAnsiTheme="majorHAnsi" w:cstheme="majorHAnsi"/>
                <w:color w:val="000000" w:themeColor="text1"/>
                <w:szCs w:val="24"/>
                <w:rPrChange w:id="16291" w:author="Dr Mamadou SANOGO" w:date="2023-10-25T18:15:00Z">
                  <w:rPr>
                    <w:del w:id="16292" w:author="Dr Mamadou SANOGO" w:date="2023-10-25T17:57:00Z"/>
                    <w:rFonts w:asciiTheme="majorHAnsi" w:hAnsiTheme="majorHAnsi" w:cstheme="majorHAnsi"/>
                    <w:szCs w:val="24"/>
                  </w:rPr>
                </w:rPrChange>
              </w:rPr>
              <w:pPrChange w:id="16293" w:author="Dr Mamadou SANOGO" w:date="2023-10-25T17:57:00Z">
                <w:pPr>
                  <w:spacing w:line="240" w:lineRule="auto"/>
                </w:pPr>
              </w:pPrChange>
            </w:pPr>
            <w:del w:id="16294" w:author="Dr Mamadou SANOGO" w:date="2023-10-25T17:57:00Z">
              <w:r w:rsidRPr="007A4AFC" w:rsidDel="00744A71">
                <w:rPr>
                  <w:rFonts w:asciiTheme="majorHAnsi" w:hAnsiTheme="majorHAnsi" w:cstheme="majorHAnsi"/>
                  <w:color w:val="000000" w:themeColor="text1"/>
                  <w:szCs w:val="24"/>
                  <w:rPrChange w:id="16295" w:author="Dr Mamadou SANOGO" w:date="2023-10-25T18:15:00Z">
                    <w:rPr>
                      <w:rFonts w:asciiTheme="majorHAnsi" w:hAnsiTheme="majorHAnsi" w:cstheme="majorHAnsi"/>
                      <w:szCs w:val="24"/>
                    </w:rPr>
                  </w:rPrChange>
                </w:rPr>
                <w:delText>Bureau Qualité de la formation</w:delText>
              </w:r>
            </w:del>
          </w:p>
        </w:tc>
        <w:tc>
          <w:tcPr>
            <w:tcW w:w="610" w:type="pct"/>
            <w:vAlign w:val="center"/>
          </w:tcPr>
          <w:p w14:paraId="72E2DFD7" w14:textId="2BA1AD8B" w:rsidR="00280DA5" w:rsidRPr="007A4AFC" w:rsidDel="00744A71" w:rsidRDefault="00124956">
            <w:pPr>
              <w:pStyle w:val="Titre"/>
              <w:tabs>
                <w:tab w:val="num" w:pos="-4820"/>
              </w:tabs>
              <w:spacing w:line="276" w:lineRule="auto"/>
              <w:jc w:val="both"/>
              <w:rPr>
                <w:del w:id="16296" w:author="Dr Mamadou SANOGO" w:date="2023-10-25T17:57:00Z"/>
                <w:rFonts w:asciiTheme="majorHAnsi" w:hAnsiTheme="majorHAnsi" w:cstheme="majorHAnsi"/>
                <w:color w:val="000000" w:themeColor="text1"/>
                <w:szCs w:val="24"/>
                <w:rPrChange w:id="16297" w:author="Dr Mamadou SANOGO" w:date="2023-10-25T18:15:00Z">
                  <w:rPr>
                    <w:del w:id="16298" w:author="Dr Mamadou SANOGO" w:date="2023-10-25T17:57:00Z"/>
                    <w:rFonts w:asciiTheme="majorHAnsi" w:hAnsiTheme="majorHAnsi" w:cstheme="majorHAnsi"/>
                    <w:szCs w:val="24"/>
                  </w:rPr>
                </w:rPrChange>
              </w:rPr>
              <w:pPrChange w:id="16299" w:author="Dr Mamadou SANOGO" w:date="2023-10-25T17:57:00Z">
                <w:pPr>
                  <w:spacing w:line="240" w:lineRule="auto"/>
                  <w:jc w:val="center"/>
                </w:pPr>
              </w:pPrChange>
            </w:pPr>
            <w:del w:id="16300" w:author="Dr Mamadou SANOGO" w:date="2023-10-25T17:57:00Z">
              <w:r w:rsidRPr="007A4AFC" w:rsidDel="00744A71">
                <w:rPr>
                  <w:rFonts w:asciiTheme="majorHAnsi" w:hAnsiTheme="majorHAnsi" w:cstheme="majorHAnsi"/>
                  <w:color w:val="000000" w:themeColor="text1"/>
                  <w:szCs w:val="24"/>
                  <w:rPrChange w:id="16301" w:author="Dr Mamadou SANOGO" w:date="2023-10-25T18:15:00Z">
                    <w:rPr>
                      <w:rFonts w:asciiTheme="majorHAnsi" w:hAnsiTheme="majorHAnsi" w:cstheme="majorHAnsi"/>
                      <w:szCs w:val="24"/>
                    </w:rPr>
                  </w:rPrChange>
                </w:rPr>
                <w:delText>1</w:delText>
              </w:r>
            </w:del>
          </w:p>
        </w:tc>
        <w:tc>
          <w:tcPr>
            <w:tcW w:w="682" w:type="pct"/>
          </w:tcPr>
          <w:p w14:paraId="32DAA63B" w14:textId="26CB4BD0" w:rsidR="00280DA5" w:rsidRPr="007A4AFC" w:rsidDel="00744A71" w:rsidRDefault="00280DA5">
            <w:pPr>
              <w:pStyle w:val="Titre"/>
              <w:tabs>
                <w:tab w:val="num" w:pos="-4820"/>
              </w:tabs>
              <w:spacing w:line="276" w:lineRule="auto"/>
              <w:jc w:val="both"/>
              <w:rPr>
                <w:del w:id="16302" w:author="Dr Mamadou SANOGO" w:date="2023-10-25T17:57:00Z"/>
                <w:rFonts w:asciiTheme="majorHAnsi" w:hAnsiTheme="majorHAnsi" w:cstheme="majorHAnsi"/>
                <w:color w:val="000000" w:themeColor="text1"/>
                <w:szCs w:val="24"/>
                <w:rPrChange w:id="16303" w:author="Dr Mamadou SANOGO" w:date="2023-10-25T18:15:00Z">
                  <w:rPr>
                    <w:del w:id="16304" w:author="Dr Mamadou SANOGO" w:date="2023-10-25T17:57:00Z"/>
                    <w:rFonts w:asciiTheme="majorHAnsi" w:hAnsiTheme="majorHAnsi" w:cstheme="majorHAnsi"/>
                    <w:szCs w:val="24"/>
                  </w:rPr>
                </w:rPrChange>
              </w:rPr>
              <w:pPrChange w:id="16305" w:author="Dr Mamadou SANOGO" w:date="2023-10-25T17:57:00Z">
                <w:pPr>
                  <w:spacing w:line="240" w:lineRule="auto"/>
                  <w:jc w:val="center"/>
                </w:pPr>
              </w:pPrChange>
            </w:pPr>
            <w:del w:id="16306" w:author="Dr Mamadou SANOGO" w:date="2023-10-25T17:57:00Z">
              <w:r w:rsidRPr="007A4AFC" w:rsidDel="00744A71">
                <w:rPr>
                  <w:rFonts w:asciiTheme="majorHAnsi" w:hAnsiTheme="majorHAnsi" w:cstheme="majorHAnsi"/>
                  <w:color w:val="000000" w:themeColor="text1"/>
                  <w:szCs w:val="24"/>
                  <w:rPrChange w:id="16307" w:author="Dr Mamadou SANOGO" w:date="2023-10-25T18:15:00Z">
                    <w:rPr>
                      <w:rFonts w:asciiTheme="majorHAnsi" w:hAnsiTheme="majorHAnsi" w:cstheme="majorHAnsi"/>
                      <w:szCs w:val="24"/>
                    </w:rPr>
                  </w:rPrChange>
                </w:rPr>
                <w:delText>Bon</w:delText>
              </w:r>
            </w:del>
          </w:p>
        </w:tc>
      </w:tr>
      <w:tr w:rsidR="007A4AFC" w:rsidRPr="007A4AFC" w:rsidDel="00744A71" w14:paraId="6739F8B9" w14:textId="77777777" w:rsidTr="005E531F">
        <w:trPr>
          <w:del w:id="16308" w:author="Dr Mamadou SANOGO" w:date="2023-10-25T17:57:00Z"/>
        </w:trPr>
        <w:tc>
          <w:tcPr>
            <w:tcW w:w="381" w:type="pct"/>
          </w:tcPr>
          <w:p w14:paraId="5BE526BA" w14:textId="031CFD5F" w:rsidR="00E57056" w:rsidRPr="007A4AFC" w:rsidDel="00744A71" w:rsidRDefault="00E57056">
            <w:pPr>
              <w:pStyle w:val="Titre"/>
              <w:tabs>
                <w:tab w:val="num" w:pos="-4820"/>
              </w:tabs>
              <w:spacing w:line="276" w:lineRule="auto"/>
              <w:jc w:val="both"/>
              <w:rPr>
                <w:del w:id="16309" w:author="Dr Mamadou SANOGO" w:date="2023-10-25T17:57:00Z"/>
                <w:rFonts w:asciiTheme="majorHAnsi" w:hAnsiTheme="majorHAnsi" w:cstheme="majorHAnsi"/>
                <w:b w:val="0"/>
                <w:color w:val="000000" w:themeColor="text1"/>
                <w:szCs w:val="24"/>
                <w:rPrChange w:id="16310" w:author="Dr Mamadou SANOGO" w:date="2023-10-25T18:15:00Z">
                  <w:rPr>
                    <w:del w:id="16311" w:author="Dr Mamadou SANOGO" w:date="2023-10-25T17:57:00Z"/>
                    <w:rFonts w:asciiTheme="majorHAnsi" w:hAnsiTheme="majorHAnsi" w:cstheme="majorHAnsi"/>
                    <w:b/>
                    <w:szCs w:val="24"/>
                  </w:rPr>
                </w:rPrChange>
              </w:rPr>
              <w:pPrChange w:id="16312" w:author="Dr Mamadou SANOGO" w:date="2023-10-25T17:57:00Z">
                <w:pPr>
                  <w:numPr>
                    <w:numId w:val="6"/>
                  </w:numPr>
                  <w:spacing w:line="240" w:lineRule="auto"/>
                  <w:ind w:left="720" w:hanging="360"/>
                  <w:contextualSpacing/>
                </w:pPr>
              </w:pPrChange>
            </w:pPr>
          </w:p>
        </w:tc>
        <w:tc>
          <w:tcPr>
            <w:tcW w:w="3327" w:type="pct"/>
          </w:tcPr>
          <w:p w14:paraId="010B9906" w14:textId="0E37FCA4" w:rsidR="00E57056" w:rsidRPr="007A4AFC" w:rsidDel="00744A71" w:rsidRDefault="00E57056">
            <w:pPr>
              <w:pStyle w:val="Titre"/>
              <w:tabs>
                <w:tab w:val="num" w:pos="-4820"/>
              </w:tabs>
              <w:spacing w:line="276" w:lineRule="auto"/>
              <w:jc w:val="both"/>
              <w:rPr>
                <w:del w:id="16313" w:author="Dr Mamadou SANOGO" w:date="2023-10-25T17:57:00Z"/>
                <w:rFonts w:asciiTheme="majorHAnsi" w:hAnsiTheme="majorHAnsi" w:cstheme="majorHAnsi"/>
                <w:color w:val="000000" w:themeColor="text1"/>
                <w:szCs w:val="24"/>
                <w:rPrChange w:id="16314" w:author="Dr Mamadou SANOGO" w:date="2023-10-25T18:15:00Z">
                  <w:rPr>
                    <w:del w:id="16315" w:author="Dr Mamadou SANOGO" w:date="2023-10-25T17:57:00Z"/>
                    <w:rFonts w:asciiTheme="majorHAnsi" w:hAnsiTheme="majorHAnsi" w:cstheme="majorHAnsi"/>
                    <w:szCs w:val="24"/>
                  </w:rPr>
                </w:rPrChange>
              </w:rPr>
              <w:pPrChange w:id="16316" w:author="Dr Mamadou SANOGO" w:date="2023-10-25T17:57:00Z">
                <w:pPr>
                  <w:spacing w:line="240" w:lineRule="auto"/>
                </w:pPr>
              </w:pPrChange>
            </w:pPr>
            <w:del w:id="16317" w:author="Dr Mamadou SANOGO" w:date="2023-10-25T17:57:00Z">
              <w:r w:rsidRPr="007A4AFC" w:rsidDel="00744A71">
                <w:rPr>
                  <w:rFonts w:asciiTheme="majorHAnsi" w:hAnsiTheme="majorHAnsi" w:cstheme="majorHAnsi"/>
                  <w:color w:val="000000" w:themeColor="text1"/>
                  <w:szCs w:val="24"/>
                  <w:rPrChange w:id="16318" w:author="Dr Mamadou SANOGO" w:date="2023-10-25T18:15:00Z">
                    <w:rPr>
                      <w:rFonts w:asciiTheme="majorHAnsi" w:hAnsiTheme="majorHAnsi" w:cstheme="majorHAnsi"/>
                      <w:szCs w:val="24"/>
                    </w:rPr>
                  </w:rPrChange>
                </w:rPr>
                <w:delText>Bureau Orientation, Stage, et Insertion professionnelle</w:delText>
              </w:r>
            </w:del>
          </w:p>
        </w:tc>
        <w:tc>
          <w:tcPr>
            <w:tcW w:w="610" w:type="pct"/>
            <w:vAlign w:val="center"/>
          </w:tcPr>
          <w:p w14:paraId="34FA1A6D" w14:textId="03C24EAD" w:rsidR="00E57056" w:rsidRPr="007A4AFC" w:rsidDel="00744A71" w:rsidRDefault="00E57056">
            <w:pPr>
              <w:pStyle w:val="Titre"/>
              <w:tabs>
                <w:tab w:val="num" w:pos="-4820"/>
              </w:tabs>
              <w:spacing w:line="276" w:lineRule="auto"/>
              <w:jc w:val="both"/>
              <w:rPr>
                <w:del w:id="16319" w:author="Dr Mamadou SANOGO" w:date="2023-10-25T17:57:00Z"/>
                <w:rFonts w:asciiTheme="majorHAnsi" w:hAnsiTheme="majorHAnsi" w:cstheme="majorHAnsi"/>
                <w:color w:val="000000" w:themeColor="text1"/>
                <w:szCs w:val="24"/>
                <w:rPrChange w:id="16320" w:author="Dr Mamadou SANOGO" w:date="2023-10-25T18:15:00Z">
                  <w:rPr>
                    <w:del w:id="16321" w:author="Dr Mamadou SANOGO" w:date="2023-10-25T17:57:00Z"/>
                    <w:rFonts w:asciiTheme="majorHAnsi" w:hAnsiTheme="majorHAnsi" w:cstheme="majorHAnsi"/>
                    <w:szCs w:val="24"/>
                  </w:rPr>
                </w:rPrChange>
              </w:rPr>
              <w:pPrChange w:id="16322" w:author="Dr Mamadou SANOGO" w:date="2023-10-25T17:57:00Z">
                <w:pPr>
                  <w:spacing w:line="240" w:lineRule="auto"/>
                  <w:jc w:val="center"/>
                </w:pPr>
              </w:pPrChange>
            </w:pPr>
            <w:del w:id="16323" w:author="Dr Mamadou SANOGO" w:date="2023-10-25T17:57:00Z">
              <w:r w:rsidRPr="007A4AFC" w:rsidDel="00744A71">
                <w:rPr>
                  <w:rFonts w:asciiTheme="majorHAnsi" w:hAnsiTheme="majorHAnsi" w:cstheme="majorHAnsi"/>
                  <w:color w:val="000000" w:themeColor="text1"/>
                  <w:szCs w:val="24"/>
                  <w:rPrChange w:id="16324" w:author="Dr Mamadou SANOGO" w:date="2023-10-25T18:15:00Z">
                    <w:rPr>
                      <w:rFonts w:asciiTheme="majorHAnsi" w:hAnsiTheme="majorHAnsi" w:cstheme="majorHAnsi"/>
                      <w:szCs w:val="24"/>
                    </w:rPr>
                  </w:rPrChange>
                </w:rPr>
                <w:delText>1</w:delText>
              </w:r>
            </w:del>
          </w:p>
        </w:tc>
        <w:tc>
          <w:tcPr>
            <w:tcW w:w="682" w:type="pct"/>
          </w:tcPr>
          <w:p w14:paraId="79D4979E" w14:textId="4AD1C93D" w:rsidR="00E57056" w:rsidRPr="007A4AFC" w:rsidDel="00744A71" w:rsidRDefault="00E57056">
            <w:pPr>
              <w:pStyle w:val="Titre"/>
              <w:tabs>
                <w:tab w:val="num" w:pos="-4820"/>
              </w:tabs>
              <w:spacing w:line="276" w:lineRule="auto"/>
              <w:jc w:val="both"/>
              <w:rPr>
                <w:del w:id="16325" w:author="Dr Mamadou SANOGO" w:date="2023-10-25T17:57:00Z"/>
                <w:rFonts w:asciiTheme="majorHAnsi" w:hAnsiTheme="majorHAnsi" w:cstheme="majorHAnsi"/>
                <w:color w:val="000000" w:themeColor="text1"/>
                <w:szCs w:val="24"/>
                <w:rPrChange w:id="16326" w:author="Dr Mamadou SANOGO" w:date="2023-10-25T18:15:00Z">
                  <w:rPr>
                    <w:del w:id="16327" w:author="Dr Mamadou SANOGO" w:date="2023-10-25T17:57:00Z"/>
                    <w:rFonts w:asciiTheme="majorHAnsi" w:hAnsiTheme="majorHAnsi" w:cstheme="majorHAnsi"/>
                    <w:szCs w:val="24"/>
                  </w:rPr>
                </w:rPrChange>
              </w:rPr>
              <w:pPrChange w:id="16328" w:author="Dr Mamadou SANOGO" w:date="2023-10-25T17:57:00Z">
                <w:pPr>
                  <w:spacing w:line="240" w:lineRule="auto"/>
                  <w:jc w:val="center"/>
                </w:pPr>
              </w:pPrChange>
            </w:pPr>
            <w:del w:id="16329" w:author="Dr Mamadou SANOGO" w:date="2023-10-25T17:57:00Z">
              <w:r w:rsidRPr="007A4AFC" w:rsidDel="00744A71">
                <w:rPr>
                  <w:rFonts w:asciiTheme="majorHAnsi" w:hAnsiTheme="majorHAnsi" w:cstheme="majorHAnsi"/>
                  <w:color w:val="000000" w:themeColor="text1"/>
                  <w:szCs w:val="24"/>
                  <w:rPrChange w:id="16330" w:author="Dr Mamadou SANOGO" w:date="2023-10-25T18:15:00Z">
                    <w:rPr>
                      <w:rFonts w:asciiTheme="majorHAnsi" w:hAnsiTheme="majorHAnsi" w:cstheme="majorHAnsi"/>
                      <w:szCs w:val="24"/>
                    </w:rPr>
                  </w:rPrChange>
                </w:rPr>
                <w:delText>Bon</w:delText>
              </w:r>
            </w:del>
          </w:p>
        </w:tc>
      </w:tr>
      <w:tr w:rsidR="007A4AFC" w:rsidRPr="007A4AFC" w:rsidDel="00744A71" w14:paraId="3607BB4E" w14:textId="77777777" w:rsidTr="005E531F">
        <w:trPr>
          <w:del w:id="16331" w:author="Dr Mamadou SANOGO" w:date="2023-10-25T17:57:00Z"/>
        </w:trPr>
        <w:tc>
          <w:tcPr>
            <w:tcW w:w="381" w:type="pct"/>
          </w:tcPr>
          <w:p w14:paraId="5955E1BC" w14:textId="4A86E371" w:rsidR="00E57056" w:rsidRPr="007A4AFC" w:rsidDel="00744A71" w:rsidRDefault="00E57056">
            <w:pPr>
              <w:pStyle w:val="Titre"/>
              <w:tabs>
                <w:tab w:val="num" w:pos="-4820"/>
              </w:tabs>
              <w:spacing w:line="276" w:lineRule="auto"/>
              <w:jc w:val="both"/>
              <w:rPr>
                <w:del w:id="16332" w:author="Dr Mamadou SANOGO" w:date="2023-10-25T17:57:00Z"/>
                <w:rFonts w:asciiTheme="majorHAnsi" w:hAnsiTheme="majorHAnsi" w:cstheme="majorHAnsi"/>
                <w:b w:val="0"/>
                <w:color w:val="000000" w:themeColor="text1"/>
                <w:szCs w:val="24"/>
                <w:rPrChange w:id="16333" w:author="Dr Mamadou SANOGO" w:date="2023-10-25T18:15:00Z">
                  <w:rPr>
                    <w:del w:id="16334" w:author="Dr Mamadou SANOGO" w:date="2023-10-25T17:57:00Z"/>
                    <w:rFonts w:asciiTheme="majorHAnsi" w:hAnsiTheme="majorHAnsi" w:cstheme="majorHAnsi"/>
                    <w:b/>
                    <w:szCs w:val="24"/>
                  </w:rPr>
                </w:rPrChange>
              </w:rPr>
              <w:pPrChange w:id="16335" w:author="Dr Mamadou SANOGO" w:date="2023-10-25T17:57:00Z">
                <w:pPr>
                  <w:numPr>
                    <w:numId w:val="6"/>
                  </w:numPr>
                  <w:spacing w:line="240" w:lineRule="auto"/>
                  <w:ind w:left="720" w:hanging="360"/>
                  <w:contextualSpacing/>
                </w:pPr>
              </w:pPrChange>
            </w:pPr>
          </w:p>
        </w:tc>
        <w:tc>
          <w:tcPr>
            <w:tcW w:w="3327" w:type="pct"/>
          </w:tcPr>
          <w:p w14:paraId="4EC1C695" w14:textId="587D507F" w:rsidR="00E57056" w:rsidRPr="007A4AFC" w:rsidDel="00744A71" w:rsidRDefault="00E57056">
            <w:pPr>
              <w:pStyle w:val="Titre"/>
              <w:tabs>
                <w:tab w:val="num" w:pos="-4820"/>
              </w:tabs>
              <w:spacing w:line="276" w:lineRule="auto"/>
              <w:jc w:val="both"/>
              <w:rPr>
                <w:del w:id="16336" w:author="Dr Mamadou SANOGO" w:date="2023-10-25T17:57:00Z"/>
                <w:rFonts w:asciiTheme="majorHAnsi" w:hAnsiTheme="majorHAnsi" w:cstheme="majorHAnsi"/>
                <w:color w:val="000000" w:themeColor="text1"/>
                <w:szCs w:val="24"/>
                <w:rPrChange w:id="16337" w:author="Dr Mamadou SANOGO" w:date="2023-10-25T18:15:00Z">
                  <w:rPr>
                    <w:del w:id="16338" w:author="Dr Mamadou SANOGO" w:date="2023-10-25T17:57:00Z"/>
                    <w:rFonts w:asciiTheme="majorHAnsi" w:hAnsiTheme="majorHAnsi" w:cstheme="majorHAnsi"/>
                    <w:szCs w:val="24"/>
                  </w:rPr>
                </w:rPrChange>
              </w:rPr>
              <w:pPrChange w:id="16339" w:author="Dr Mamadou SANOGO" w:date="2023-10-25T17:57:00Z">
                <w:pPr>
                  <w:spacing w:line="240" w:lineRule="auto"/>
                </w:pPr>
              </w:pPrChange>
            </w:pPr>
            <w:del w:id="16340" w:author="Dr Mamadou SANOGO" w:date="2023-10-25T17:57:00Z">
              <w:r w:rsidRPr="007A4AFC" w:rsidDel="00744A71">
                <w:rPr>
                  <w:rFonts w:asciiTheme="majorHAnsi" w:hAnsiTheme="majorHAnsi" w:cstheme="majorHAnsi"/>
                  <w:color w:val="000000" w:themeColor="text1"/>
                  <w:szCs w:val="24"/>
                  <w:rPrChange w:id="16341" w:author="Dr Mamadou SANOGO" w:date="2023-10-25T18:15:00Z">
                    <w:rPr>
                      <w:rFonts w:asciiTheme="majorHAnsi" w:hAnsiTheme="majorHAnsi" w:cstheme="majorHAnsi"/>
                      <w:szCs w:val="24"/>
                    </w:rPr>
                  </w:rPrChange>
                </w:rPr>
                <w:delText>Salle Informatique et Innovation</w:delText>
              </w:r>
            </w:del>
          </w:p>
        </w:tc>
        <w:tc>
          <w:tcPr>
            <w:tcW w:w="610" w:type="pct"/>
            <w:vAlign w:val="center"/>
          </w:tcPr>
          <w:p w14:paraId="7AEC216F" w14:textId="62A8F293" w:rsidR="00E57056" w:rsidRPr="007A4AFC" w:rsidDel="00744A71" w:rsidRDefault="00E57056">
            <w:pPr>
              <w:pStyle w:val="Titre"/>
              <w:tabs>
                <w:tab w:val="num" w:pos="-4820"/>
              </w:tabs>
              <w:spacing w:line="276" w:lineRule="auto"/>
              <w:jc w:val="both"/>
              <w:rPr>
                <w:del w:id="16342" w:author="Dr Mamadou SANOGO" w:date="2023-10-25T17:57:00Z"/>
                <w:rFonts w:asciiTheme="majorHAnsi" w:hAnsiTheme="majorHAnsi" w:cstheme="majorHAnsi"/>
                <w:color w:val="000000" w:themeColor="text1"/>
                <w:szCs w:val="24"/>
                <w:rPrChange w:id="16343" w:author="Dr Mamadou SANOGO" w:date="2023-10-25T18:15:00Z">
                  <w:rPr>
                    <w:del w:id="16344" w:author="Dr Mamadou SANOGO" w:date="2023-10-25T17:57:00Z"/>
                    <w:rFonts w:asciiTheme="majorHAnsi" w:hAnsiTheme="majorHAnsi" w:cstheme="majorHAnsi"/>
                    <w:szCs w:val="24"/>
                  </w:rPr>
                </w:rPrChange>
              </w:rPr>
              <w:pPrChange w:id="16345" w:author="Dr Mamadou SANOGO" w:date="2023-10-25T17:57:00Z">
                <w:pPr>
                  <w:spacing w:line="240" w:lineRule="auto"/>
                  <w:jc w:val="center"/>
                </w:pPr>
              </w:pPrChange>
            </w:pPr>
            <w:del w:id="16346" w:author="Dr Mamadou SANOGO" w:date="2023-10-25T17:57:00Z">
              <w:r w:rsidRPr="007A4AFC" w:rsidDel="00744A71">
                <w:rPr>
                  <w:rFonts w:asciiTheme="majorHAnsi" w:hAnsiTheme="majorHAnsi" w:cstheme="majorHAnsi"/>
                  <w:color w:val="000000" w:themeColor="text1"/>
                  <w:szCs w:val="24"/>
                  <w:rPrChange w:id="16347" w:author="Dr Mamadou SANOGO" w:date="2023-10-25T18:15:00Z">
                    <w:rPr>
                      <w:rFonts w:asciiTheme="majorHAnsi" w:hAnsiTheme="majorHAnsi" w:cstheme="majorHAnsi"/>
                      <w:szCs w:val="24"/>
                    </w:rPr>
                  </w:rPrChange>
                </w:rPr>
                <w:delText>1</w:delText>
              </w:r>
            </w:del>
          </w:p>
        </w:tc>
        <w:tc>
          <w:tcPr>
            <w:tcW w:w="682" w:type="pct"/>
          </w:tcPr>
          <w:p w14:paraId="4FCBA153" w14:textId="6360DC3A" w:rsidR="00E57056" w:rsidRPr="007A4AFC" w:rsidDel="00744A71" w:rsidRDefault="00E57056">
            <w:pPr>
              <w:pStyle w:val="Titre"/>
              <w:tabs>
                <w:tab w:val="num" w:pos="-4820"/>
              </w:tabs>
              <w:spacing w:line="276" w:lineRule="auto"/>
              <w:jc w:val="both"/>
              <w:rPr>
                <w:del w:id="16348" w:author="Dr Mamadou SANOGO" w:date="2023-10-25T17:57:00Z"/>
                <w:rFonts w:asciiTheme="majorHAnsi" w:hAnsiTheme="majorHAnsi" w:cstheme="majorHAnsi"/>
                <w:color w:val="000000" w:themeColor="text1"/>
                <w:szCs w:val="24"/>
                <w:rPrChange w:id="16349" w:author="Dr Mamadou SANOGO" w:date="2023-10-25T18:15:00Z">
                  <w:rPr>
                    <w:del w:id="16350" w:author="Dr Mamadou SANOGO" w:date="2023-10-25T17:57:00Z"/>
                    <w:rFonts w:asciiTheme="majorHAnsi" w:hAnsiTheme="majorHAnsi" w:cstheme="majorHAnsi"/>
                    <w:szCs w:val="24"/>
                  </w:rPr>
                </w:rPrChange>
              </w:rPr>
              <w:pPrChange w:id="16351" w:author="Dr Mamadou SANOGO" w:date="2023-10-25T17:57:00Z">
                <w:pPr>
                  <w:spacing w:line="240" w:lineRule="auto"/>
                  <w:jc w:val="center"/>
                </w:pPr>
              </w:pPrChange>
            </w:pPr>
            <w:del w:id="16352" w:author="Dr Mamadou SANOGO" w:date="2023-10-25T17:57:00Z">
              <w:r w:rsidRPr="007A4AFC" w:rsidDel="00744A71">
                <w:rPr>
                  <w:rFonts w:asciiTheme="majorHAnsi" w:hAnsiTheme="majorHAnsi" w:cstheme="majorHAnsi"/>
                  <w:color w:val="000000" w:themeColor="text1"/>
                  <w:szCs w:val="24"/>
                  <w:rPrChange w:id="16353" w:author="Dr Mamadou SANOGO" w:date="2023-10-25T18:15:00Z">
                    <w:rPr>
                      <w:rFonts w:asciiTheme="majorHAnsi" w:hAnsiTheme="majorHAnsi" w:cstheme="majorHAnsi"/>
                      <w:szCs w:val="24"/>
                    </w:rPr>
                  </w:rPrChange>
                </w:rPr>
                <w:delText>Bon</w:delText>
              </w:r>
            </w:del>
          </w:p>
        </w:tc>
      </w:tr>
      <w:tr w:rsidR="007A4AFC" w:rsidRPr="007A4AFC" w:rsidDel="00744A71" w14:paraId="61A980F7" w14:textId="77777777" w:rsidTr="005E531F">
        <w:trPr>
          <w:del w:id="16354" w:author="Dr Mamadou SANOGO" w:date="2023-10-25T17:57:00Z"/>
        </w:trPr>
        <w:tc>
          <w:tcPr>
            <w:tcW w:w="381" w:type="pct"/>
          </w:tcPr>
          <w:p w14:paraId="469D8E6D" w14:textId="56D72230" w:rsidR="00E57056" w:rsidRPr="007A4AFC" w:rsidDel="00744A71" w:rsidRDefault="00E57056">
            <w:pPr>
              <w:pStyle w:val="Titre"/>
              <w:tabs>
                <w:tab w:val="num" w:pos="-4820"/>
              </w:tabs>
              <w:spacing w:line="276" w:lineRule="auto"/>
              <w:jc w:val="both"/>
              <w:rPr>
                <w:del w:id="16355" w:author="Dr Mamadou SANOGO" w:date="2023-10-25T17:57:00Z"/>
                <w:rFonts w:asciiTheme="majorHAnsi" w:hAnsiTheme="majorHAnsi" w:cstheme="majorHAnsi"/>
                <w:b w:val="0"/>
                <w:color w:val="000000" w:themeColor="text1"/>
                <w:szCs w:val="24"/>
                <w:rPrChange w:id="16356" w:author="Dr Mamadou SANOGO" w:date="2023-10-25T18:15:00Z">
                  <w:rPr>
                    <w:del w:id="16357" w:author="Dr Mamadou SANOGO" w:date="2023-10-25T17:57:00Z"/>
                    <w:rFonts w:asciiTheme="majorHAnsi" w:hAnsiTheme="majorHAnsi" w:cstheme="majorHAnsi"/>
                    <w:b/>
                    <w:szCs w:val="24"/>
                  </w:rPr>
                </w:rPrChange>
              </w:rPr>
              <w:pPrChange w:id="16358" w:author="Dr Mamadou SANOGO" w:date="2023-10-25T17:57:00Z">
                <w:pPr>
                  <w:numPr>
                    <w:numId w:val="6"/>
                  </w:numPr>
                  <w:spacing w:line="240" w:lineRule="auto"/>
                  <w:ind w:left="720" w:hanging="360"/>
                  <w:contextualSpacing/>
                </w:pPr>
              </w:pPrChange>
            </w:pPr>
          </w:p>
        </w:tc>
        <w:tc>
          <w:tcPr>
            <w:tcW w:w="3327" w:type="pct"/>
          </w:tcPr>
          <w:p w14:paraId="256DBD45" w14:textId="4E218E27" w:rsidR="00E57056" w:rsidRPr="007A4AFC" w:rsidDel="00744A71" w:rsidRDefault="00E57056">
            <w:pPr>
              <w:pStyle w:val="Titre"/>
              <w:tabs>
                <w:tab w:val="num" w:pos="-4820"/>
              </w:tabs>
              <w:spacing w:line="276" w:lineRule="auto"/>
              <w:jc w:val="both"/>
              <w:rPr>
                <w:del w:id="16359" w:author="Dr Mamadou SANOGO" w:date="2023-10-25T17:57:00Z"/>
                <w:rFonts w:asciiTheme="majorHAnsi" w:hAnsiTheme="majorHAnsi" w:cstheme="majorHAnsi"/>
                <w:color w:val="000000" w:themeColor="text1"/>
                <w:szCs w:val="24"/>
                <w:rPrChange w:id="16360" w:author="Dr Mamadou SANOGO" w:date="2023-10-25T18:15:00Z">
                  <w:rPr>
                    <w:del w:id="16361" w:author="Dr Mamadou SANOGO" w:date="2023-10-25T17:57:00Z"/>
                    <w:rFonts w:asciiTheme="majorHAnsi" w:hAnsiTheme="majorHAnsi" w:cstheme="majorHAnsi"/>
                    <w:szCs w:val="24"/>
                  </w:rPr>
                </w:rPrChange>
              </w:rPr>
              <w:pPrChange w:id="16362" w:author="Dr Mamadou SANOGO" w:date="2023-10-25T17:57:00Z">
                <w:pPr>
                  <w:spacing w:line="240" w:lineRule="auto"/>
                </w:pPr>
              </w:pPrChange>
            </w:pPr>
            <w:del w:id="16363" w:author="Dr Mamadou SANOGO" w:date="2023-10-25T17:57:00Z">
              <w:r w:rsidRPr="007A4AFC" w:rsidDel="00744A71">
                <w:rPr>
                  <w:rFonts w:asciiTheme="majorHAnsi" w:hAnsiTheme="majorHAnsi" w:cstheme="majorHAnsi"/>
                  <w:color w:val="000000" w:themeColor="text1"/>
                  <w:szCs w:val="24"/>
                  <w:rPrChange w:id="16364" w:author="Dr Mamadou SANOGO" w:date="2023-10-25T18:15:00Z">
                    <w:rPr>
                      <w:rFonts w:asciiTheme="majorHAnsi" w:hAnsiTheme="majorHAnsi" w:cstheme="majorHAnsi"/>
                      <w:szCs w:val="24"/>
                    </w:rPr>
                  </w:rPrChange>
                </w:rPr>
                <w:delText xml:space="preserve">Salle de conférence </w:delText>
              </w:r>
            </w:del>
          </w:p>
        </w:tc>
        <w:tc>
          <w:tcPr>
            <w:tcW w:w="610" w:type="pct"/>
            <w:vAlign w:val="center"/>
          </w:tcPr>
          <w:p w14:paraId="7E02D974" w14:textId="4641941B" w:rsidR="00E57056" w:rsidRPr="007A4AFC" w:rsidDel="00744A71" w:rsidRDefault="00E57056">
            <w:pPr>
              <w:pStyle w:val="Titre"/>
              <w:tabs>
                <w:tab w:val="num" w:pos="-4820"/>
              </w:tabs>
              <w:spacing w:line="276" w:lineRule="auto"/>
              <w:jc w:val="both"/>
              <w:rPr>
                <w:del w:id="16365" w:author="Dr Mamadou SANOGO" w:date="2023-10-25T17:57:00Z"/>
                <w:rFonts w:asciiTheme="majorHAnsi" w:hAnsiTheme="majorHAnsi" w:cstheme="majorHAnsi"/>
                <w:color w:val="000000" w:themeColor="text1"/>
                <w:szCs w:val="24"/>
                <w:rPrChange w:id="16366" w:author="Dr Mamadou SANOGO" w:date="2023-10-25T18:15:00Z">
                  <w:rPr>
                    <w:del w:id="16367" w:author="Dr Mamadou SANOGO" w:date="2023-10-25T17:57:00Z"/>
                    <w:rFonts w:asciiTheme="majorHAnsi" w:hAnsiTheme="majorHAnsi" w:cstheme="majorHAnsi"/>
                    <w:szCs w:val="24"/>
                  </w:rPr>
                </w:rPrChange>
              </w:rPr>
              <w:pPrChange w:id="16368" w:author="Dr Mamadou SANOGO" w:date="2023-10-25T17:57:00Z">
                <w:pPr>
                  <w:spacing w:line="240" w:lineRule="auto"/>
                  <w:jc w:val="center"/>
                </w:pPr>
              </w:pPrChange>
            </w:pPr>
            <w:del w:id="16369" w:author="Dr Mamadou SANOGO" w:date="2023-10-25T17:57:00Z">
              <w:r w:rsidRPr="007A4AFC" w:rsidDel="00744A71">
                <w:rPr>
                  <w:rFonts w:asciiTheme="majorHAnsi" w:hAnsiTheme="majorHAnsi" w:cstheme="majorHAnsi"/>
                  <w:color w:val="000000" w:themeColor="text1"/>
                  <w:szCs w:val="24"/>
                  <w:rPrChange w:id="16370" w:author="Dr Mamadou SANOGO" w:date="2023-10-25T18:15:00Z">
                    <w:rPr>
                      <w:rFonts w:asciiTheme="majorHAnsi" w:hAnsiTheme="majorHAnsi" w:cstheme="majorHAnsi"/>
                      <w:szCs w:val="24"/>
                    </w:rPr>
                  </w:rPrChange>
                </w:rPr>
                <w:delText>1</w:delText>
              </w:r>
            </w:del>
          </w:p>
        </w:tc>
        <w:tc>
          <w:tcPr>
            <w:tcW w:w="682" w:type="pct"/>
          </w:tcPr>
          <w:p w14:paraId="4E5D2BBA" w14:textId="742FFE25" w:rsidR="00E57056" w:rsidRPr="007A4AFC" w:rsidDel="00744A71" w:rsidRDefault="00E57056">
            <w:pPr>
              <w:pStyle w:val="Titre"/>
              <w:tabs>
                <w:tab w:val="num" w:pos="-4820"/>
              </w:tabs>
              <w:spacing w:line="276" w:lineRule="auto"/>
              <w:jc w:val="both"/>
              <w:rPr>
                <w:del w:id="16371" w:author="Dr Mamadou SANOGO" w:date="2023-10-25T17:57:00Z"/>
                <w:rFonts w:asciiTheme="majorHAnsi" w:hAnsiTheme="majorHAnsi" w:cstheme="majorHAnsi"/>
                <w:color w:val="000000" w:themeColor="text1"/>
                <w:szCs w:val="24"/>
                <w:rPrChange w:id="16372" w:author="Dr Mamadou SANOGO" w:date="2023-10-25T18:15:00Z">
                  <w:rPr>
                    <w:del w:id="16373" w:author="Dr Mamadou SANOGO" w:date="2023-10-25T17:57:00Z"/>
                    <w:rFonts w:asciiTheme="majorHAnsi" w:hAnsiTheme="majorHAnsi" w:cstheme="majorHAnsi"/>
                    <w:szCs w:val="24"/>
                  </w:rPr>
                </w:rPrChange>
              </w:rPr>
              <w:pPrChange w:id="16374" w:author="Dr Mamadou SANOGO" w:date="2023-10-25T17:57:00Z">
                <w:pPr>
                  <w:spacing w:line="240" w:lineRule="auto"/>
                  <w:jc w:val="center"/>
                </w:pPr>
              </w:pPrChange>
            </w:pPr>
            <w:del w:id="16375" w:author="Dr Mamadou SANOGO" w:date="2023-10-25T17:57:00Z">
              <w:r w:rsidRPr="007A4AFC" w:rsidDel="00744A71">
                <w:rPr>
                  <w:rFonts w:asciiTheme="majorHAnsi" w:hAnsiTheme="majorHAnsi" w:cstheme="majorHAnsi"/>
                  <w:color w:val="000000" w:themeColor="text1"/>
                  <w:szCs w:val="24"/>
                  <w:rPrChange w:id="16376" w:author="Dr Mamadou SANOGO" w:date="2023-10-25T18:15:00Z">
                    <w:rPr>
                      <w:rFonts w:asciiTheme="majorHAnsi" w:hAnsiTheme="majorHAnsi" w:cstheme="majorHAnsi"/>
                      <w:szCs w:val="24"/>
                    </w:rPr>
                  </w:rPrChange>
                </w:rPr>
                <w:delText>Bon</w:delText>
              </w:r>
            </w:del>
          </w:p>
        </w:tc>
      </w:tr>
      <w:tr w:rsidR="007A4AFC" w:rsidRPr="007A4AFC" w:rsidDel="00744A71" w14:paraId="3EC57792" w14:textId="77777777" w:rsidTr="005E531F">
        <w:trPr>
          <w:del w:id="16377" w:author="Dr Mamadou SANOGO" w:date="2023-10-25T17:57:00Z"/>
        </w:trPr>
        <w:tc>
          <w:tcPr>
            <w:tcW w:w="381" w:type="pct"/>
          </w:tcPr>
          <w:p w14:paraId="30526C90" w14:textId="580F62D9" w:rsidR="00E57056" w:rsidRPr="007A4AFC" w:rsidDel="00744A71" w:rsidRDefault="00E57056">
            <w:pPr>
              <w:pStyle w:val="Titre"/>
              <w:tabs>
                <w:tab w:val="num" w:pos="-4820"/>
              </w:tabs>
              <w:spacing w:line="276" w:lineRule="auto"/>
              <w:jc w:val="both"/>
              <w:rPr>
                <w:del w:id="16378" w:author="Dr Mamadou SANOGO" w:date="2023-10-25T17:57:00Z"/>
                <w:rFonts w:asciiTheme="majorHAnsi" w:hAnsiTheme="majorHAnsi" w:cstheme="majorHAnsi"/>
                <w:b w:val="0"/>
                <w:color w:val="000000" w:themeColor="text1"/>
                <w:szCs w:val="24"/>
                <w:rPrChange w:id="16379" w:author="Dr Mamadou SANOGO" w:date="2023-10-25T18:15:00Z">
                  <w:rPr>
                    <w:del w:id="16380" w:author="Dr Mamadou SANOGO" w:date="2023-10-25T17:57:00Z"/>
                    <w:rFonts w:asciiTheme="majorHAnsi" w:hAnsiTheme="majorHAnsi" w:cstheme="majorHAnsi"/>
                    <w:b/>
                    <w:szCs w:val="24"/>
                  </w:rPr>
                </w:rPrChange>
              </w:rPr>
              <w:pPrChange w:id="16381" w:author="Dr Mamadou SANOGO" w:date="2023-10-25T17:57:00Z">
                <w:pPr>
                  <w:numPr>
                    <w:numId w:val="6"/>
                  </w:numPr>
                  <w:spacing w:line="240" w:lineRule="auto"/>
                  <w:ind w:left="720" w:hanging="360"/>
                  <w:contextualSpacing/>
                </w:pPr>
              </w:pPrChange>
            </w:pPr>
          </w:p>
        </w:tc>
        <w:tc>
          <w:tcPr>
            <w:tcW w:w="3327" w:type="pct"/>
          </w:tcPr>
          <w:p w14:paraId="651B96AB" w14:textId="551D637B" w:rsidR="00E57056" w:rsidRPr="007A4AFC" w:rsidDel="00744A71" w:rsidRDefault="00E57056">
            <w:pPr>
              <w:pStyle w:val="Titre"/>
              <w:tabs>
                <w:tab w:val="num" w:pos="-4820"/>
              </w:tabs>
              <w:spacing w:line="276" w:lineRule="auto"/>
              <w:jc w:val="both"/>
              <w:rPr>
                <w:del w:id="16382" w:author="Dr Mamadou SANOGO" w:date="2023-10-25T17:57:00Z"/>
                <w:rFonts w:asciiTheme="majorHAnsi" w:hAnsiTheme="majorHAnsi" w:cstheme="majorHAnsi"/>
                <w:color w:val="000000" w:themeColor="text1"/>
                <w:szCs w:val="24"/>
                <w:rPrChange w:id="16383" w:author="Dr Mamadou SANOGO" w:date="2023-10-25T18:15:00Z">
                  <w:rPr>
                    <w:del w:id="16384" w:author="Dr Mamadou SANOGO" w:date="2023-10-25T17:57:00Z"/>
                    <w:rFonts w:asciiTheme="majorHAnsi" w:hAnsiTheme="majorHAnsi" w:cstheme="majorHAnsi"/>
                    <w:szCs w:val="24"/>
                  </w:rPr>
                </w:rPrChange>
              </w:rPr>
              <w:pPrChange w:id="16385" w:author="Dr Mamadou SANOGO" w:date="2023-10-25T17:57:00Z">
                <w:pPr>
                  <w:spacing w:line="240" w:lineRule="auto"/>
                </w:pPr>
              </w:pPrChange>
            </w:pPr>
            <w:del w:id="16386" w:author="Dr Mamadou SANOGO" w:date="2023-10-25T17:57:00Z">
              <w:r w:rsidRPr="007A4AFC" w:rsidDel="00744A71">
                <w:rPr>
                  <w:rFonts w:asciiTheme="majorHAnsi" w:hAnsiTheme="majorHAnsi" w:cstheme="majorHAnsi"/>
                  <w:color w:val="000000" w:themeColor="text1"/>
                  <w:szCs w:val="24"/>
                  <w:rPrChange w:id="16387" w:author="Dr Mamadou SANOGO" w:date="2023-10-25T18:15:00Z">
                    <w:rPr>
                      <w:rFonts w:asciiTheme="majorHAnsi" w:hAnsiTheme="majorHAnsi" w:cstheme="majorHAnsi"/>
                      <w:szCs w:val="24"/>
                    </w:rPr>
                  </w:rPrChange>
                </w:rPr>
                <w:delText>Salles de classe</w:delText>
              </w:r>
            </w:del>
          </w:p>
        </w:tc>
        <w:tc>
          <w:tcPr>
            <w:tcW w:w="610" w:type="pct"/>
            <w:vAlign w:val="center"/>
          </w:tcPr>
          <w:p w14:paraId="6E700D76" w14:textId="7FFE2AD4" w:rsidR="00E57056" w:rsidRPr="007A4AFC" w:rsidDel="00744A71" w:rsidRDefault="00E57056">
            <w:pPr>
              <w:pStyle w:val="Titre"/>
              <w:tabs>
                <w:tab w:val="num" w:pos="-4820"/>
              </w:tabs>
              <w:spacing w:line="276" w:lineRule="auto"/>
              <w:jc w:val="both"/>
              <w:rPr>
                <w:del w:id="16388" w:author="Dr Mamadou SANOGO" w:date="2023-10-25T17:57:00Z"/>
                <w:rFonts w:asciiTheme="majorHAnsi" w:hAnsiTheme="majorHAnsi" w:cstheme="majorHAnsi"/>
                <w:color w:val="000000" w:themeColor="text1"/>
                <w:szCs w:val="24"/>
                <w:rPrChange w:id="16389" w:author="Dr Mamadou SANOGO" w:date="2023-10-25T18:15:00Z">
                  <w:rPr>
                    <w:del w:id="16390" w:author="Dr Mamadou SANOGO" w:date="2023-10-25T17:57:00Z"/>
                    <w:rFonts w:asciiTheme="majorHAnsi" w:hAnsiTheme="majorHAnsi" w:cstheme="majorHAnsi"/>
                    <w:szCs w:val="24"/>
                  </w:rPr>
                </w:rPrChange>
              </w:rPr>
              <w:pPrChange w:id="16391" w:author="Dr Mamadou SANOGO" w:date="2023-10-25T17:57:00Z">
                <w:pPr>
                  <w:spacing w:line="240" w:lineRule="auto"/>
                  <w:jc w:val="center"/>
                </w:pPr>
              </w:pPrChange>
            </w:pPr>
            <w:del w:id="16392" w:author="Dr Mamadou SANOGO" w:date="2023-10-25T17:57:00Z">
              <w:r w:rsidRPr="007A4AFC" w:rsidDel="00744A71">
                <w:rPr>
                  <w:rFonts w:asciiTheme="majorHAnsi" w:hAnsiTheme="majorHAnsi" w:cstheme="majorHAnsi"/>
                  <w:color w:val="000000" w:themeColor="text1"/>
                  <w:szCs w:val="24"/>
                  <w:rPrChange w:id="16393" w:author="Dr Mamadou SANOGO" w:date="2023-10-25T18:15:00Z">
                    <w:rPr>
                      <w:rFonts w:asciiTheme="majorHAnsi" w:hAnsiTheme="majorHAnsi" w:cstheme="majorHAnsi"/>
                      <w:szCs w:val="24"/>
                    </w:rPr>
                  </w:rPrChange>
                </w:rPr>
                <w:delText>11</w:delText>
              </w:r>
            </w:del>
          </w:p>
        </w:tc>
        <w:tc>
          <w:tcPr>
            <w:tcW w:w="682" w:type="pct"/>
          </w:tcPr>
          <w:p w14:paraId="5BC164EC" w14:textId="17111926" w:rsidR="00E57056" w:rsidRPr="007A4AFC" w:rsidDel="00744A71" w:rsidRDefault="00E57056">
            <w:pPr>
              <w:pStyle w:val="Titre"/>
              <w:tabs>
                <w:tab w:val="num" w:pos="-4820"/>
              </w:tabs>
              <w:spacing w:line="276" w:lineRule="auto"/>
              <w:jc w:val="both"/>
              <w:rPr>
                <w:del w:id="16394" w:author="Dr Mamadou SANOGO" w:date="2023-10-25T17:57:00Z"/>
                <w:rFonts w:asciiTheme="majorHAnsi" w:hAnsiTheme="majorHAnsi" w:cstheme="majorHAnsi"/>
                <w:color w:val="000000" w:themeColor="text1"/>
                <w:szCs w:val="24"/>
                <w:rPrChange w:id="16395" w:author="Dr Mamadou SANOGO" w:date="2023-10-25T18:15:00Z">
                  <w:rPr>
                    <w:del w:id="16396" w:author="Dr Mamadou SANOGO" w:date="2023-10-25T17:57:00Z"/>
                    <w:rFonts w:asciiTheme="majorHAnsi" w:hAnsiTheme="majorHAnsi" w:cstheme="majorHAnsi"/>
                    <w:szCs w:val="24"/>
                  </w:rPr>
                </w:rPrChange>
              </w:rPr>
              <w:pPrChange w:id="16397" w:author="Dr Mamadou SANOGO" w:date="2023-10-25T17:57:00Z">
                <w:pPr>
                  <w:spacing w:line="240" w:lineRule="auto"/>
                  <w:jc w:val="center"/>
                </w:pPr>
              </w:pPrChange>
            </w:pPr>
            <w:del w:id="16398" w:author="Dr Mamadou SANOGO" w:date="2023-10-25T17:57:00Z">
              <w:r w:rsidRPr="007A4AFC" w:rsidDel="00744A71">
                <w:rPr>
                  <w:rFonts w:asciiTheme="majorHAnsi" w:hAnsiTheme="majorHAnsi" w:cstheme="majorHAnsi"/>
                  <w:color w:val="000000" w:themeColor="text1"/>
                  <w:szCs w:val="24"/>
                  <w:rPrChange w:id="16399" w:author="Dr Mamadou SANOGO" w:date="2023-10-25T18:15:00Z">
                    <w:rPr>
                      <w:rFonts w:asciiTheme="majorHAnsi" w:hAnsiTheme="majorHAnsi" w:cstheme="majorHAnsi"/>
                      <w:szCs w:val="24"/>
                    </w:rPr>
                  </w:rPrChange>
                </w:rPr>
                <w:delText>Bon</w:delText>
              </w:r>
            </w:del>
          </w:p>
        </w:tc>
      </w:tr>
      <w:tr w:rsidR="007A4AFC" w:rsidRPr="007A4AFC" w:rsidDel="00744A71" w14:paraId="3888EED6" w14:textId="77777777" w:rsidTr="005E531F">
        <w:trPr>
          <w:del w:id="16400" w:author="Dr Mamadou SANOGO" w:date="2023-10-25T17:57:00Z"/>
        </w:trPr>
        <w:tc>
          <w:tcPr>
            <w:tcW w:w="381" w:type="pct"/>
          </w:tcPr>
          <w:p w14:paraId="380A16B7" w14:textId="0F8343E0" w:rsidR="00E57056" w:rsidRPr="007A4AFC" w:rsidDel="00744A71" w:rsidRDefault="00E57056">
            <w:pPr>
              <w:pStyle w:val="Titre"/>
              <w:tabs>
                <w:tab w:val="num" w:pos="-4820"/>
              </w:tabs>
              <w:spacing w:line="276" w:lineRule="auto"/>
              <w:jc w:val="both"/>
              <w:rPr>
                <w:del w:id="16401" w:author="Dr Mamadou SANOGO" w:date="2023-10-25T17:57:00Z"/>
                <w:rFonts w:asciiTheme="majorHAnsi" w:hAnsiTheme="majorHAnsi" w:cstheme="majorHAnsi"/>
                <w:b w:val="0"/>
                <w:color w:val="000000" w:themeColor="text1"/>
                <w:szCs w:val="24"/>
                <w:rPrChange w:id="16402" w:author="Dr Mamadou SANOGO" w:date="2023-10-25T18:15:00Z">
                  <w:rPr>
                    <w:del w:id="16403" w:author="Dr Mamadou SANOGO" w:date="2023-10-25T17:57:00Z"/>
                    <w:rFonts w:asciiTheme="majorHAnsi" w:hAnsiTheme="majorHAnsi" w:cstheme="majorHAnsi"/>
                    <w:b/>
                    <w:szCs w:val="24"/>
                  </w:rPr>
                </w:rPrChange>
              </w:rPr>
              <w:pPrChange w:id="16404" w:author="Dr Mamadou SANOGO" w:date="2023-10-25T17:57:00Z">
                <w:pPr>
                  <w:numPr>
                    <w:numId w:val="6"/>
                  </w:numPr>
                  <w:spacing w:line="240" w:lineRule="auto"/>
                  <w:ind w:left="720" w:hanging="360"/>
                  <w:contextualSpacing/>
                </w:pPr>
              </w:pPrChange>
            </w:pPr>
          </w:p>
        </w:tc>
        <w:tc>
          <w:tcPr>
            <w:tcW w:w="3327" w:type="pct"/>
          </w:tcPr>
          <w:p w14:paraId="76163901" w14:textId="6AF9FE9E" w:rsidR="00E57056" w:rsidRPr="007A4AFC" w:rsidDel="00744A71" w:rsidRDefault="00E57056">
            <w:pPr>
              <w:pStyle w:val="Titre"/>
              <w:tabs>
                <w:tab w:val="num" w:pos="-4820"/>
              </w:tabs>
              <w:spacing w:line="276" w:lineRule="auto"/>
              <w:jc w:val="both"/>
              <w:rPr>
                <w:del w:id="16405" w:author="Dr Mamadou SANOGO" w:date="2023-10-25T17:57:00Z"/>
                <w:rFonts w:asciiTheme="majorHAnsi" w:hAnsiTheme="majorHAnsi" w:cstheme="majorHAnsi"/>
                <w:color w:val="000000" w:themeColor="text1"/>
                <w:szCs w:val="24"/>
                <w:rPrChange w:id="16406" w:author="Dr Mamadou SANOGO" w:date="2023-10-25T18:15:00Z">
                  <w:rPr>
                    <w:del w:id="16407" w:author="Dr Mamadou SANOGO" w:date="2023-10-25T17:57:00Z"/>
                    <w:rFonts w:asciiTheme="majorHAnsi" w:hAnsiTheme="majorHAnsi" w:cstheme="majorHAnsi"/>
                    <w:szCs w:val="24"/>
                  </w:rPr>
                </w:rPrChange>
              </w:rPr>
              <w:pPrChange w:id="16408" w:author="Dr Mamadou SANOGO" w:date="2023-10-25T17:57:00Z">
                <w:pPr>
                  <w:spacing w:line="240" w:lineRule="auto"/>
                </w:pPr>
              </w:pPrChange>
            </w:pPr>
            <w:del w:id="16409" w:author="Dr Mamadou SANOGO" w:date="2023-10-25T17:57:00Z">
              <w:r w:rsidRPr="007A4AFC" w:rsidDel="00744A71">
                <w:rPr>
                  <w:rFonts w:asciiTheme="majorHAnsi" w:hAnsiTheme="majorHAnsi" w:cstheme="majorHAnsi"/>
                  <w:color w:val="000000" w:themeColor="text1"/>
                  <w:szCs w:val="24"/>
                  <w:rPrChange w:id="16410" w:author="Dr Mamadou SANOGO" w:date="2023-10-25T18:15:00Z">
                    <w:rPr>
                      <w:rFonts w:asciiTheme="majorHAnsi" w:hAnsiTheme="majorHAnsi" w:cstheme="majorHAnsi"/>
                      <w:szCs w:val="24"/>
                    </w:rPr>
                  </w:rPrChange>
                </w:rPr>
                <w:delText>Salle d’archivage</w:delText>
              </w:r>
            </w:del>
          </w:p>
        </w:tc>
        <w:tc>
          <w:tcPr>
            <w:tcW w:w="610" w:type="pct"/>
            <w:vAlign w:val="center"/>
          </w:tcPr>
          <w:p w14:paraId="4D95C2FD" w14:textId="77722974" w:rsidR="00E57056" w:rsidRPr="007A4AFC" w:rsidDel="00744A71" w:rsidRDefault="00E57056">
            <w:pPr>
              <w:pStyle w:val="Titre"/>
              <w:tabs>
                <w:tab w:val="num" w:pos="-4820"/>
              </w:tabs>
              <w:spacing w:line="276" w:lineRule="auto"/>
              <w:jc w:val="both"/>
              <w:rPr>
                <w:del w:id="16411" w:author="Dr Mamadou SANOGO" w:date="2023-10-25T17:57:00Z"/>
                <w:rFonts w:asciiTheme="majorHAnsi" w:hAnsiTheme="majorHAnsi" w:cstheme="majorHAnsi"/>
                <w:color w:val="000000" w:themeColor="text1"/>
                <w:szCs w:val="24"/>
                <w:rPrChange w:id="16412" w:author="Dr Mamadou SANOGO" w:date="2023-10-25T18:15:00Z">
                  <w:rPr>
                    <w:del w:id="16413" w:author="Dr Mamadou SANOGO" w:date="2023-10-25T17:57:00Z"/>
                    <w:rFonts w:asciiTheme="majorHAnsi" w:hAnsiTheme="majorHAnsi" w:cstheme="majorHAnsi"/>
                    <w:szCs w:val="24"/>
                  </w:rPr>
                </w:rPrChange>
              </w:rPr>
              <w:pPrChange w:id="16414" w:author="Dr Mamadou SANOGO" w:date="2023-10-25T17:57:00Z">
                <w:pPr>
                  <w:spacing w:line="240" w:lineRule="auto"/>
                  <w:jc w:val="center"/>
                </w:pPr>
              </w:pPrChange>
            </w:pPr>
            <w:del w:id="16415" w:author="Dr Mamadou SANOGO" w:date="2023-10-25T17:57:00Z">
              <w:r w:rsidRPr="007A4AFC" w:rsidDel="00744A71">
                <w:rPr>
                  <w:rFonts w:asciiTheme="majorHAnsi" w:hAnsiTheme="majorHAnsi" w:cstheme="majorHAnsi"/>
                  <w:color w:val="000000" w:themeColor="text1"/>
                  <w:szCs w:val="24"/>
                  <w:rPrChange w:id="16416" w:author="Dr Mamadou SANOGO" w:date="2023-10-25T18:15:00Z">
                    <w:rPr>
                      <w:rFonts w:asciiTheme="majorHAnsi" w:hAnsiTheme="majorHAnsi" w:cstheme="majorHAnsi"/>
                      <w:szCs w:val="24"/>
                    </w:rPr>
                  </w:rPrChange>
                </w:rPr>
                <w:delText>1</w:delText>
              </w:r>
            </w:del>
          </w:p>
        </w:tc>
        <w:tc>
          <w:tcPr>
            <w:tcW w:w="682" w:type="pct"/>
          </w:tcPr>
          <w:p w14:paraId="056645D8" w14:textId="1F43708B" w:rsidR="00E57056" w:rsidRPr="007A4AFC" w:rsidDel="00744A71" w:rsidRDefault="00E57056">
            <w:pPr>
              <w:pStyle w:val="Titre"/>
              <w:tabs>
                <w:tab w:val="num" w:pos="-4820"/>
              </w:tabs>
              <w:spacing w:line="276" w:lineRule="auto"/>
              <w:jc w:val="both"/>
              <w:rPr>
                <w:del w:id="16417" w:author="Dr Mamadou SANOGO" w:date="2023-10-25T17:57:00Z"/>
                <w:rFonts w:asciiTheme="majorHAnsi" w:hAnsiTheme="majorHAnsi" w:cstheme="majorHAnsi"/>
                <w:color w:val="000000" w:themeColor="text1"/>
                <w:szCs w:val="24"/>
                <w:rPrChange w:id="16418" w:author="Dr Mamadou SANOGO" w:date="2023-10-25T18:15:00Z">
                  <w:rPr>
                    <w:del w:id="16419" w:author="Dr Mamadou SANOGO" w:date="2023-10-25T17:57:00Z"/>
                    <w:rFonts w:asciiTheme="majorHAnsi" w:hAnsiTheme="majorHAnsi" w:cstheme="majorHAnsi"/>
                    <w:szCs w:val="24"/>
                  </w:rPr>
                </w:rPrChange>
              </w:rPr>
              <w:pPrChange w:id="16420" w:author="Dr Mamadou SANOGO" w:date="2023-10-25T17:57:00Z">
                <w:pPr>
                  <w:spacing w:line="240" w:lineRule="auto"/>
                  <w:jc w:val="center"/>
                </w:pPr>
              </w:pPrChange>
            </w:pPr>
            <w:del w:id="16421" w:author="Dr Mamadou SANOGO" w:date="2023-10-25T17:57:00Z">
              <w:r w:rsidRPr="007A4AFC" w:rsidDel="00744A71">
                <w:rPr>
                  <w:rFonts w:asciiTheme="majorHAnsi" w:hAnsiTheme="majorHAnsi" w:cstheme="majorHAnsi"/>
                  <w:color w:val="000000" w:themeColor="text1"/>
                  <w:szCs w:val="24"/>
                  <w:rPrChange w:id="16422" w:author="Dr Mamadou SANOGO" w:date="2023-10-25T18:15:00Z">
                    <w:rPr>
                      <w:rFonts w:asciiTheme="majorHAnsi" w:hAnsiTheme="majorHAnsi" w:cstheme="majorHAnsi"/>
                      <w:szCs w:val="24"/>
                    </w:rPr>
                  </w:rPrChange>
                </w:rPr>
                <w:delText>Bon</w:delText>
              </w:r>
            </w:del>
          </w:p>
        </w:tc>
      </w:tr>
      <w:tr w:rsidR="007A4AFC" w:rsidRPr="007A4AFC" w:rsidDel="00744A71" w14:paraId="783F5690" w14:textId="77777777" w:rsidTr="005E531F">
        <w:trPr>
          <w:del w:id="16423" w:author="Dr Mamadou SANOGO" w:date="2023-10-25T17:57:00Z"/>
        </w:trPr>
        <w:tc>
          <w:tcPr>
            <w:tcW w:w="381" w:type="pct"/>
          </w:tcPr>
          <w:p w14:paraId="069DE673" w14:textId="58BEFE17" w:rsidR="00E57056" w:rsidRPr="007A4AFC" w:rsidDel="00744A71" w:rsidRDefault="00E57056">
            <w:pPr>
              <w:pStyle w:val="Titre"/>
              <w:tabs>
                <w:tab w:val="num" w:pos="-4820"/>
              </w:tabs>
              <w:spacing w:line="276" w:lineRule="auto"/>
              <w:jc w:val="both"/>
              <w:rPr>
                <w:del w:id="16424" w:author="Dr Mamadou SANOGO" w:date="2023-10-25T17:57:00Z"/>
                <w:rFonts w:asciiTheme="majorHAnsi" w:hAnsiTheme="majorHAnsi" w:cstheme="majorHAnsi"/>
                <w:b w:val="0"/>
                <w:color w:val="000000" w:themeColor="text1"/>
                <w:szCs w:val="24"/>
                <w:rPrChange w:id="16425" w:author="Dr Mamadou SANOGO" w:date="2023-10-25T18:15:00Z">
                  <w:rPr>
                    <w:del w:id="16426" w:author="Dr Mamadou SANOGO" w:date="2023-10-25T17:57:00Z"/>
                    <w:rFonts w:asciiTheme="majorHAnsi" w:hAnsiTheme="majorHAnsi" w:cstheme="majorHAnsi"/>
                    <w:b/>
                    <w:szCs w:val="24"/>
                  </w:rPr>
                </w:rPrChange>
              </w:rPr>
              <w:pPrChange w:id="16427" w:author="Dr Mamadou SANOGO" w:date="2023-10-25T17:57:00Z">
                <w:pPr>
                  <w:numPr>
                    <w:numId w:val="6"/>
                  </w:numPr>
                  <w:spacing w:line="240" w:lineRule="auto"/>
                  <w:ind w:left="720" w:hanging="360"/>
                  <w:contextualSpacing/>
                </w:pPr>
              </w:pPrChange>
            </w:pPr>
          </w:p>
        </w:tc>
        <w:tc>
          <w:tcPr>
            <w:tcW w:w="3327" w:type="pct"/>
          </w:tcPr>
          <w:p w14:paraId="729E8F62" w14:textId="0DF9CBDF" w:rsidR="00E57056" w:rsidRPr="007A4AFC" w:rsidDel="00744A71" w:rsidRDefault="00E57056">
            <w:pPr>
              <w:pStyle w:val="Titre"/>
              <w:tabs>
                <w:tab w:val="num" w:pos="-4820"/>
              </w:tabs>
              <w:spacing w:line="276" w:lineRule="auto"/>
              <w:jc w:val="both"/>
              <w:rPr>
                <w:del w:id="16428" w:author="Dr Mamadou SANOGO" w:date="2023-10-25T17:57:00Z"/>
                <w:rFonts w:asciiTheme="majorHAnsi" w:hAnsiTheme="majorHAnsi" w:cstheme="majorHAnsi"/>
                <w:color w:val="000000" w:themeColor="text1"/>
                <w:szCs w:val="24"/>
                <w:rPrChange w:id="16429" w:author="Dr Mamadou SANOGO" w:date="2023-10-25T18:15:00Z">
                  <w:rPr>
                    <w:del w:id="16430" w:author="Dr Mamadou SANOGO" w:date="2023-10-25T17:57:00Z"/>
                    <w:rFonts w:asciiTheme="majorHAnsi" w:hAnsiTheme="majorHAnsi" w:cstheme="majorHAnsi"/>
                    <w:szCs w:val="24"/>
                  </w:rPr>
                </w:rPrChange>
              </w:rPr>
              <w:pPrChange w:id="16431" w:author="Dr Mamadou SANOGO" w:date="2023-10-25T17:57:00Z">
                <w:pPr>
                  <w:spacing w:line="240" w:lineRule="auto"/>
                </w:pPr>
              </w:pPrChange>
            </w:pPr>
            <w:del w:id="16432" w:author="Dr Mamadou SANOGO" w:date="2023-10-25T17:57:00Z">
              <w:r w:rsidRPr="007A4AFC" w:rsidDel="00744A71">
                <w:rPr>
                  <w:rFonts w:asciiTheme="majorHAnsi" w:hAnsiTheme="majorHAnsi" w:cstheme="majorHAnsi"/>
                  <w:color w:val="000000" w:themeColor="text1"/>
                  <w:szCs w:val="24"/>
                  <w:rPrChange w:id="16433" w:author="Dr Mamadou SANOGO" w:date="2023-10-25T18:15:00Z">
                    <w:rPr>
                      <w:rFonts w:asciiTheme="majorHAnsi" w:hAnsiTheme="majorHAnsi" w:cstheme="majorHAnsi"/>
                      <w:szCs w:val="24"/>
                    </w:rPr>
                  </w:rPrChange>
                </w:rPr>
                <w:delText>Magasin</w:delText>
              </w:r>
            </w:del>
          </w:p>
        </w:tc>
        <w:tc>
          <w:tcPr>
            <w:tcW w:w="610" w:type="pct"/>
            <w:vAlign w:val="center"/>
          </w:tcPr>
          <w:p w14:paraId="47EF98FD" w14:textId="2E8CFC7A" w:rsidR="00E57056" w:rsidRPr="007A4AFC" w:rsidDel="00744A71" w:rsidRDefault="00E57056">
            <w:pPr>
              <w:pStyle w:val="Titre"/>
              <w:tabs>
                <w:tab w:val="num" w:pos="-4820"/>
              </w:tabs>
              <w:spacing w:line="276" w:lineRule="auto"/>
              <w:jc w:val="both"/>
              <w:rPr>
                <w:del w:id="16434" w:author="Dr Mamadou SANOGO" w:date="2023-10-25T17:57:00Z"/>
                <w:rFonts w:asciiTheme="majorHAnsi" w:hAnsiTheme="majorHAnsi" w:cstheme="majorHAnsi"/>
                <w:color w:val="000000" w:themeColor="text1"/>
                <w:szCs w:val="24"/>
                <w:rPrChange w:id="16435" w:author="Dr Mamadou SANOGO" w:date="2023-10-25T18:15:00Z">
                  <w:rPr>
                    <w:del w:id="16436" w:author="Dr Mamadou SANOGO" w:date="2023-10-25T17:57:00Z"/>
                    <w:rFonts w:asciiTheme="majorHAnsi" w:hAnsiTheme="majorHAnsi" w:cstheme="majorHAnsi"/>
                    <w:szCs w:val="24"/>
                  </w:rPr>
                </w:rPrChange>
              </w:rPr>
              <w:pPrChange w:id="16437" w:author="Dr Mamadou SANOGO" w:date="2023-10-25T17:57:00Z">
                <w:pPr>
                  <w:spacing w:line="240" w:lineRule="auto"/>
                  <w:jc w:val="center"/>
                </w:pPr>
              </w:pPrChange>
            </w:pPr>
            <w:del w:id="16438" w:author="Dr Mamadou SANOGO" w:date="2023-10-25T17:57:00Z">
              <w:r w:rsidRPr="007A4AFC" w:rsidDel="00744A71">
                <w:rPr>
                  <w:rFonts w:asciiTheme="majorHAnsi" w:hAnsiTheme="majorHAnsi" w:cstheme="majorHAnsi"/>
                  <w:color w:val="000000" w:themeColor="text1"/>
                  <w:szCs w:val="24"/>
                  <w:rPrChange w:id="16439" w:author="Dr Mamadou SANOGO" w:date="2023-10-25T18:15:00Z">
                    <w:rPr>
                      <w:rFonts w:asciiTheme="majorHAnsi" w:hAnsiTheme="majorHAnsi" w:cstheme="majorHAnsi"/>
                      <w:szCs w:val="24"/>
                    </w:rPr>
                  </w:rPrChange>
                </w:rPr>
                <w:delText>1</w:delText>
              </w:r>
            </w:del>
          </w:p>
        </w:tc>
        <w:tc>
          <w:tcPr>
            <w:tcW w:w="682" w:type="pct"/>
          </w:tcPr>
          <w:p w14:paraId="4DCCFB73" w14:textId="398E3F31" w:rsidR="00E57056" w:rsidRPr="007A4AFC" w:rsidDel="00744A71" w:rsidRDefault="00E57056">
            <w:pPr>
              <w:pStyle w:val="Titre"/>
              <w:tabs>
                <w:tab w:val="num" w:pos="-4820"/>
              </w:tabs>
              <w:spacing w:line="276" w:lineRule="auto"/>
              <w:jc w:val="both"/>
              <w:rPr>
                <w:del w:id="16440" w:author="Dr Mamadou SANOGO" w:date="2023-10-25T17:57:00Z"/>
                <w:rFonts w:asciiTheme="majorHAnsi" w:hAnsiTheme="majorHAnsi" w:cstheme="majorHAnsi"/>
                <w:color w:val="000000" w:themeColor="text1"/>
                <w:szCs w:val="24"/>
                <w:rPrChange w:id="16441" w:author="Dr Mamadou SANOGO" w:date="2023-10-25T18:15:00Z">
                  <w:rPr>
                    <w:del w:id="16442" w:author="Dr Mamadou SANOGO" w:date="2023-10-25T17:57:00Z"/>
                    <w:rFonts w:asciiTheme="majorHAnsi" w:hAnsiTheme="majorHAnsi" w:cstheme="majorHAnsi"/>
                    <w:szCs w:val="24"/>
                  </w:rPr>
                </w:rPrChange>
              </w:rPr>
              <w:pPrChange w:id="16443" w:author="Dr Mamadou SANOGO" w:date="2023-10-25T17:57:00Z">
                <w:pPr>
                  <w:spacing w:line="240" w:lineRule="auto"/>
                  <w:jc w:val="center"/>
                </w:pPr>
              </w:pPrChange>
            </w:pPr>
            <w:del w:id="16444" w:author="Dr Mamadou SANOGO" w:date="2023-10-25T17:57:00Z">
              <w:r w:rsidRPr="007A4AFC" w:rsidDel="00744A71">
                <w:rPr>
                  <w:rFonts w:asciiTheme="majorHAnsi" w:hAnsiTheme="majorHAnsi" w:cstheme="majorHAnsi"/>
                  <w:color w:val="000000" w:themeColor="text1"/>
                  <w:szCs w:val="24"/>
                  <w:rPrChange w:id="16445" w:author="Dr Mamadou SANOGO" w:date="2023-10-25T18:15:00Z">
                    <w:rPr>
                      <w:rFonts w:asciiTheme="majorHAnsi" w:hAnsiTheme="majorHAnsi" w:cstheme="majorHAnsi"/>
                      <w:szCs w:val="24"/>
                    </w:rPr>
                  </w:rPrChange>
                </w:rPr>
                <w:delText>Bon</w:delText>
              </w:r>
            </w:del>
          </w:p>
        </w:tc>
      </w:tr>
      <w:tr w:rsidR="007A4AFC" w:rsidRPr="007A4AFC" w:rsidDel="00744A71" w14:paraId="30E8D5D0" w14:textId="77777777" w:rsidTr="005E531F">
        <w:trPr>
          <w:del w:id="16446" w:author="Dr Mamadou SANOGO" w:date="2023-10-25T17:57:00Z"/>
        </w:trPr>
        <w:tc>
          <w:tcPr>
            <w:tcW w:w="381" w:type="pct"/>
          </w:tcPr>
          <w:p w14:paraId="2B3E184E" w14:textId="23DA4CF2" w:rsidR="00E57056" w:rsidRPr="007A4AFC" w:rsidDel="00744A71" w:rsidRDefault="00E57056">
            <w:pPr>
              <w:pStyle w:val="Titre"/>
              <w:tabs>
                <w:tab w:val="num" w:pos="-4820"/>
              </w:tabs>
              <w:spacing w:line="276" w:lineRule="auto"/>
              <w:jc w:val="both"/>
              <w:rPr>
                <w:del w:id="16447" w:author="Dr Mamadou SANOGO" w:date="2023-10-25T17:57:00Z"/>
                <w:rFonts w:asciiTheme="majorHAnsi" w:hAnsiTheme="majorHAnsi" w:cstheme="majorHAnsi"/>
                <w:b w:val="0"/>
                <w:color w:val="000000" w:themeColor="text1"/>
                <w:szCs w:val="24"/>
                <w:rPrChange w:id="16448" w:author="Dr Mamadou SANOGO" w:date="2023-10-25T18:15:00Z">
                  <w:rPr>
                    <w:del w:id="16449" w:author="Dr Mamadou SANOGO" w:date="2023-10-25T17:57:00Z"/>
                    <w:rFonts w:asciiTheme="majorHAnsi" w:hAnsiTheme="majorHAnsi" w:cstheme="majorHAnsi"/>
                    <w:b/>
                    <w:szCs w:val="24"/>
                  </w:rPr>
                </w:rPrChange>
              </w:rPr>
              <w:pPrChange w:id="16450" w:author="Dr Mamadou SANOGO" w:date="2023-10-25T17:57:00Z">
                <w:pPr>
                  <w:numPr>
                    <w:numId w:val="6"/>
                  </w:numPr>
                  <w:spacing w:line="240" w:lineRule="auto"/>
                  <w:ind w:left="720" w:hanging="360"/>
                  <w:contextualSpacing/>
                </w:pPr>
              </w:pPrChange>
            </w:pPr>
          </w:p>
        </w:tc>
        <w:tc>
          <w:tcPr>
            <w:tcW w:w="3327" w:type="pct"/>
          </w:tcPr>
          <w:p w14:paraId="08373597" w14:textId="48BA4AD7" w:rsidR="00E57056" w:rsidRPr="007A4AFC" w:rsidDel="00744A71" w:rsidRDefault="00E57056">
            <w:pPr>
              <w:pStyle w:val="Titre"/>
              <w:tabs>
                <w:tab w:val="num" w:pos="-4820"/>
              </w:tabs>
              <w:spacing w:line="276" w:lineRule="auto"/>
              <w:jc w:val="both"/>
              <w:rPr>
                <w:del w:id="16451" w:author="Dr Mamadou SANOGO" w:date="2023-10-25T17:57:00Z"/>
                <w:rFonts w:asciiTheme="majorHAnsi" w:hAnsiTheme="majorHAnsi" w:cstheme="majorHAnsi"/>
                <w:color w:val="000000" w:themeColor="text1"/>
                <w:szCs w:val="24"/>
                <w:rPrChange w:id="16452" w:author="Dr Mamadou SANOGO" w:date="2023-10-25T18:15:00Z">
                  <w:rPr>
                    <w:del w:id="16453" w:author="Dr Mamadou SANOGO" w:date="2023-10-25T17:57:00Z"/>
                    <w:rFonts w:asciiTheme="majorHAnsi" w:hAnsiTheme="majorHAnsi" w:cstheme="majorHAnsi"/>
                    <w:szCs w:val="24"/>
                  </w:rPr>
                </w:rPrChange>
              </w:rPr>
              <w:pPrChange w:id="16454" w:author="Dr Mamadou SANOGO" w:date="2023-10-25T17:57:00Z">
                <w:pPr>
                  <w:spacing w:line="240" w:lineRule="auto"/>
                </w:pPr>
              </w:pPrChange>
            </w:pPr>
            <w:del w:id="16455" w:author="Dr Mamadou SANOGO" w:date="2023-10-25T17:57:00Z">
              <w:r w:rsidRPr="007A4AFC" w:rsidDel="00744A71">
                <w:rPr>
                  <w:rFonts w:asciiTheme="majorHAnsi" w:hAnsiTheme="majorHAnsi" w:cstheme="majorHAnsi"/>
                  <w:color w:val="000000" w:themeColor="text1"/>
                  <w:szCs w:val="24"/>
                  <w:rPrChange w:id="16456" w:author="Dr Mamadou SANOGO" w:date="2023-10-25T18:15:00Z">
                    <w:rPr>
                      <w:rFonts w:asciiTheme="majorHAnsi" w:hAnsiTheme="majorHAnsi" w:cstheme="majorHAnsi"/>
                      <w:szCs w:val="24"/>
                    </w:rPr>
                  </w:rPrChange>
                </w:rPr>
                <w:delText>Infirmerie</w:delText>
              </w:r>
            </w:del>
          </w:p>
        </w:tc>
        <w:tc>
          <w:tcPr>
            <w:tcW w:w="610" w:type="pct"/>
            <w:vAlign w:val="center"/>
          </w:tcPr>
          <w:p w14:paraId="490F9FBF" w14:textId="03CE5EA9" w:rsidR="00E57056" w:rsidRPr="007A4AFC" w:rsidDel="00744A71" w:rsidRDefault="00E57056">
            <w:pPr>
              <w:pStyle w:val="Titre"/>
              <w:tabs>
                <w:tab w:val="num" w:pos="-4820"/>
              </w:tabs>
              <w:spacing w:line="276" w:lineRule="auto"/>
              <w:jc w:val="both"/>
              <w:rPr>
                <w:del w:id="16457" w:author="Dr Mamadou SANOGO" w:date="2023-10-25T17:57:00Z"/>
                <w:rFonts w:asciiTheme="majorHAnsi" w:hAnsiTheme="majorHAnsi" w:cstheme="majorHAnsi"/>
                <w:color w:val="000000" w:themeColor="text1"/>
                <w:szCs w:val="24"/>
                <w:rPrChange w:id="16458" w:author="Dr Mamadou SANOGO" w:date="2023-10-25T18:15:00Z">
                  <w:rPr>
                    <w:del w:id="16459" w:author="Dr Mamadou SANOGO" w:date="2023-10-25T17:57:00Z"/>
                    <w:rFonts w:asciiTheme="majorHAnsi" w:hAnsiTheme="majorHAnsi" w:cstheme="majorHAnsi"/>
                    <w:szCs w:val="24"/>
                  </w:rPr>
                </w:rPrChange>
              </w:rPr>
              <w:pPrChange w:id="16460" w:author="Dr Mamadou SANOGO" w:date="2023-10-25T17:57:00Z">
                <w:pPr>
                  <w:spacing w:line="240" w:lineRule="auto"/>
                  <w:jc w:val="center"/>
                </w:pPr>
              </w:pPrChange>
            </w:pPr>
            <w:del w:id="16461" w:author="Dr Mamadou SANOGO" w:date="2023-10-25T17:57:00Z">
              <w:r w:rsidRPr="007A4AFC" w:rsidDel="00744A71">
                <w:rPr>
                  <w:rFonts w:asciiTheme="majorHAnsi" w:hAnsiTheme="majorHAnsi" w:cstheme="majorHAnsi"/>
                  <w:color w:val="000000" w:themeColor="text1"/>
                  <w:szCs w:val="24"/>
                  <w:rPrChange w:id="16462" w:author="Dr Mamadou SANOGO" w:date="2023-10-25T18:15:00Z">
                    <w:rPr>
                      <w:rFonts w:asciiTheme="majorHAnsi" w:hAnsiTheme="majorHAnsi" w:cstheme="majorHAnsi"/>
                      <w:szCs w:val="24"/>
                    </w:rPr>
                  </w:rPrChange>
                </w:rPr>
                <w:delText>1</w:delText>
              </w:r>
            </w:del>
          </w:p>
        </w:tc>
        <w:tc>
          <w:tcPr>
            <w:tcW w:w="682" w:type="pct"/>
          </w:tcPr>
          <w:p w14:paraId="77703D92" w14:textId="15A10C16" w:rsidR="00E57056" w:rsidRPr="007A4AFC" w:rsidDel="00744A71" w:rsidRDefault="00E57056">
            <w:pPr>
              <w:pStyle w:val="Titre"/>
              <w:tabs>
                <w:tab w:val="num" w:pos="-4820"/>
              </w:tabs>
              <w:spacing w:line="276" w:lineRule="auto"/>
              <w:jc w:val="both"/>
              <w:rPr>
                <w:del w:id="16463" w:author="Dr Mamadou SANOGO" w:date="2023-10-25T17:57:00Z"/>
                <w:rFonts w:asciiTheme="majorHAnsi" w:hAnsiTheme="majorHAnsi" w:cstheme="majorHAnsi"/>
                <w:color w:val="000000" w:themeColor="text1"/>
                <w:szCs w:val="24"/>
                <w:rPrChange w:id="16464" w:author="Dr Mamadou SANOGO" w:date="2023-10-25T18:15:00Z">
                  <w:rPr>
                    <w:del w:id="16465" w:author="Dr Mamadou SANOGO" w:date="2023-10-25T17:57:00Z"/>
                    <w:rFonts w:asciiTheme="majorHAnsi" w:hAnsiTheme="majorHAnsi" w:cstheme="majorHAnsi"/>
                    <w:szCs w:val="24"/>
                  </w:rPr>
                </w:rPrChange>
              </w:rPr>
              <w:pPrChange w:id="16466" w:author="Dr Mamadou SANOGO" w:date="2023-10-25T17:57:00Z">
                <w:pPr>
                  <w:spacing w:line="240" w:lineRule="auto"/>
                  <w:jc w:val="center"/>
                </w:pPr>
              </w:pPrChange>
            </w:pPr>
            <w:del w:id="16467" w:author="Dr Mamadou SANOGO" w:date="2023-10-25T17:57:00Z">
              <w:r w:rsidRPr="007A4AFC" w:rsidDel="00744A71">
                <w:rPr>
                  <w:rFonts w:asciiTheme="majorHAnsi" w:hAnsiTheme="majorHAnsi" w:cstheme="majorHAnsi"/>
                  <w:color w:val="000000" w:themeColor="text1"/>
                  <w:szCs w:val="24"/>
                  <w:rPrChange w:id="16468" w:author="Dr Mamadou SANOGO" w:date="2023-10-25T18:15:00Z">
                    <w:rPr>
                      <w:rFonts w:asciiTheme="majorHAnsi" w:hAnsiTheme="majorHAnsi" w:cstheme="majorHAnsi"/>
                      <w:szCs w:val="24"/>
                    </w:rPr>
                  </w:rPrChange>
                </w:rPr>
                <w:delText>Bon</w:delText>
              </w:r>
            </w:del>
          </w:p>
        </w:tc>
      </w:tr>
      <w:tr w:rsidR="007A4AFC" w:rsidRPr="007A4AFC" w:rsidDel="00744A71" w14:paraId="6F5F5E02" w14:textId="77777777" w:rsidTr="005E531F">
        <w:trPr>
          <w:del w:id="16469" w:author="Dr Mamadou SANOGO" w:date="2023-10-25T17:57:00Z"/>
        </w:trPr>
        <w:tc>
          <w:tcPr>
            <w:tcW w:w="381" w:type="pct"/>
          </w:tcPr>
          <w:p w14:paraId="563CCDFB" w14:textId="25AC558B" w:rsidR="00E57056" w:rsidRPr="007A4AFC" w:rsidDel="00744A71" w:rsidRDefault="00E57056">
            <w:pPr>
              <w:pStyle w:val="Titre"/>
              <w:tabs>
                <w:tab w:val="num" w:pos="-4820"/>
              </w:tabs>
              <w:spacing w:line="276" w:lineRule="auto"/>
              <w:jc w:val="both"/>
              <w:rPr>
                <w:del w:id="16470" w:author="Dr Mamadou SANOGO" w:date="2023-10-25T17:57:00Z"/>
                <w:rFonts w:asciiTheme="majorHAnsi" w:hAnsiTheme="majorHAnsi" w:cstheme="majorHAnsi"/>
                <w:b w:val="0"/>
                <w:color w:val="000000" w:themeColor="text1"/>
                <w:szCs w:val="24"/>
                <w:rPrChange w:id="16471" w:author="Dr Mamadou SANOGO" w:date="2023-10-25T18:15:00Z">
                  <w:rPr>
                    <w:del w:id="16472" w:author="Dr Mamadou SANOGO" w:date="2023-10-25T17:57:00Z"/>
                    <w:rFonts w:asciiTheme="majorHAnsi" w:hAnsiTheme="majorHAnsi" w:cstheme="majorHAnsi"/>
                    <w:b/>
                    <w:szCs w:val="24"/>
                  </w:rPr>
                </w:rPrChange>
              </w:rPr>
              <w:pPrChange w:id="16473" w:author="Dr Mamadou SANOGO" w:date="2023-10-25T17:57:00Z">
                <w:pPr>
                  <w:numPr>
                    <w:numId w:val="6"/>
                  </w:numPr>
                  <w:spacing w:line="240" w:lineRule="auto"/>
                  <w:ind w:left="720" w:hanging="360"/>
                  <w:contextualSpacing/>
                </w:pPr>
              </w:pPrChange>
            </w:pPr>
          </w:p>
        </w:tc>
        <w:tc>
          <w:tcPr>
            <w:tcW w:w="3327" w:type="pct"/>
          </w:tcPr>
          <w:p w14:paraId="75B6EC7F" w14:textId="2CCA0F7D" w:rsidR="00E57056" w:rsidRPr="007A4AFC" w:rsidDel="00744A71" w:rsidRDefault="00E57056">
            <w:pPr>
              <w:pStyle w:val="Titre"/>
              <w:tabs>
                <w:tab w:val="num" w:pos="-4820"/>
              </w:tabs>
              <w:spacing w:line="276" w:lineRule="auto"/>
              <w:jc w:val="both"/>
              <w:rPr>
                <w:del w:id="16474" w:author="Dr Mamadou SANOGO" w:date="2023-10-25T17:57:00Z"/>
                <w:rFonts w:asciiTheme="majorHAnsi" w:hAnsiTheme="majorHAnsi" w:cstheme="majorHAnsi"/>
                <w:color w:val="000000" w:themeColor="text1"/>
                <w:szCs w:val="24"/>
                <w:rPrChange w:id="16475" w:author="Dr Mamadou SANOGO" w:date="2023-10-25T18:15:00Z">
                  <w:rPr>
                    <w:del w:id="16476" w:author="Dr Mamadou SANOGO" w:date="2023-10-25T17:57:00Z"/>
                    <w:rFonts w:asciiTheme="majorHAnsi" w:hAnsiTheme="majorHAnsi" w:cstheme="majorHAnsi"/>
                    <w:szCs w:val="24"/>
                  </w:rPr>
                </w:rPrChange>
              </w:rPr>
              <w:pPrChange w:id="16477" w:author="Dr Mamadou SANOGO" w:date="2023-10-25T17:57:00Z">
                <w:pPr>
                  <w:spacing w:line="240" w:lineRule="auto"/>
                </w:pPr>
              </w:pPrChange>
            </w:pPr>
            <w:del w:id="16478" w:author="Dr Mamadou SANOGO" w:date="2023-10-25T17:57:00Z">
              <w:r w:rsidRPr="007A4AFC" w:rsidDel="00744A71">
                <w:rPr>
                  <w:rFonts w:asciiTheme="majorHAnsi" w:hAnsiTheme="majorHAnsi" w:cstheme="majorHAnsi"/>
                  <w:color w:val="000000" w:themeColor="text1"/>
                  <w:szCs w:val="24"/>
                  <w:rPrChange w:id="16479" w:author="Dr Mamadou SANOGO" w:date="2023-10-25T18:15:00Z">
                    <w:rPr>
                      <w:rFonts w:asciiTheme="majorHAnsi" w:hAnsiTheme="majorHAnsi" w:cstheme="majorHAnsi"/>
                      <w:szCs w:val="24"/>
                    </w:rPr>
                  </w:rPrChange>
                </w:rPr>
                <w:delText xml:space="preserve">Cantine </w:delText>
              </w:r>
            </w:del>
          </w:p>
        </w:tc>
        <w:tc>
          <w:tcPr>
            <w:tcW w:w="610" w:type="pct"/>
            <w:vAlign w:val="center"/>
          </w:tcPr>
          <w:p w14:paraId="059BCDEF" w14:textId="2D975A3C" w:rsidR="00E57056" w:rsidRPr="007A4AFC" w:rsidDel="00744A71" w:rsidRDefault="00E57056">
            <w:pPr>
              <w:pStyle w:val="Titre"/>
              <w:tabs>
                <w:tab w:val="num" w:pos="-4820"/>
              </w:tabs>
              <w:spacing w:line="276" w:lineRule="auto"/>
              <w:jc w:val="both"/>
              <w:rPr>
                <w:del w:id="16480" w:author="Dr Mamadou SANOGO" w:date="2023-10-25T17:57:00Z"/>
                <w:rFonts w:asciiTheme="majorHAnsi" w:hAnsiTheme="majorHAnsi" w:cstheme="majorHAnsi"/>
                <w:color w:val="000000" w:themeColor="text1"/>
                <w:szCs w:val="24"/>
                <w:rPrChange w:id="16481" w:author="Dr Mamadou SANOGO" w:date="2023-10-25T18:15:00Z">
                  <w:rPr>
                    <w:del w:id="16482" w:author="Dr Mamadou SANOGO" w:date="2023-10-25T17:57:00Z"/>
                    <w:rFonts w:asciiTheme="majorHAnsi" w:hAnsiTheme="majorHAnsi" w:cstheme="majorHAnsi"/>
                    <w:szCs w:val="24"/>
                  </w:rPr>
                </w:rPrChange>
              </w:rPr>
              <w:pPrChange w:id="16483" w:author="Dr Mamadou SANOGO" w:date="2023-10-25T17:57:00Z">
                <w:pPr>
                  <w:spacing w:line="240" w:lineRule="auto"/>
                  <w:jc w:val="center"/>
                </w:pPr>
              </w:pPrChange>
            </w:pPr>
            <w:del w:id="16484" w:author="Dr Mamadou SANOGO" w:date="2023-10-25T17:57:00Z">
              <w:r w:rsidRPr="007A4AFC" w:rsidDel="00744A71">
                <w:rPr>
                  <w:rFonts w:asciiTheme="majorHAnsi" w:hAnsiTheme="majorHAnsi" w:cstheme="majorHAnsi"/>
                  <w:color w:val="000000" w:themeColor="text1"/>
                  <w:szCs w:val="24"/>
                  <w:rPrChange w:id="16485" w:author="Dr Mamadou SANOGO" w:date="2023-10-25T18:15:00Z">
                    <w:rPr>
                      <w:rFonts w:asciiTheme="majorHAnsi" w:hAnsiTheme="majorHAnsi" w:cstheme="majorHAnsi"/>
                      <w:szCs w:val="24"/>
                    </w:rPr>
                  </w:rPrChange>
                </w:rPr>
                <w:delText>1</w:delText>
              </w:r>
            </w:del>
          </w:p>
        </w:tc>
        <w:tc>
          <w:tcPr>
            <w:tcW w:w="682" w:type="pct"/>
          </w:tcPr>
          <w:p w14:paraId="4537FECC" w14:textId="5DADD640" w:rsidR="00E57056" w:rsidRPr="007A4AFC" w:rsidDel="00744A71" w:rsidRDefault="00E57056">
            <w:pPr>
              <w:pStyle w:val="Titre"/>
              <w:tabs>
                <w:tab w:val="num" w:pos="-4820"/>
              </w:tabs>
              <w:spacing w:line="276" w:lineRule="auto"/>
              <w:jc w:val="both"/>
              <w:rPr>
                <w:del w:id="16486" w:author="Dr Mamadou SANOGO" w:date="2023-10-25T17:57:00Z"/>
                <w:rFonts w:asciiTheme="majorHAnsi" w:hAnsiTheme="majorHAnsi" w:cstheme="majorHAnsi"/>
                <w:color w:val="000000" w:themeColor="text1"/>
                <w:szCs w:val="24"/>
                <w:rPrChange w:id="16487" w:author="Dr Mamadou SANOGO" w:date="2023-10-25T18:15:00Z">
                  <w:rPr>
                    <w:del w:id="16488" w:author="Dr Mamadou SANOGO" w:date="2023-10-25T17:57:00Z"/>
                    <w:rFonts w:asciiTheme="majorHAnsi" w:hAnsiTheme="majorHAnsi" w:cstheme="majorHAnsi"/>
                    <w:szCs w:val="24"/>
                  </w:rPr>
                </w:rPrChange>
              </w:rPr>
              <w:pPrChange w:id="16489" w:author="Dr Mamadou SANOGO" w:date="2023-10-25T17:57:00Z">
                <w:pPr>
                  <w:spacing w:line="240" w:lineRule="auto"/>
                  <w:jc w:val="center"/>
                </w:pPr>
              </w:pPrChange>
            </w:pPr>
            <w:del w:id="16490" w:author="Dr Mamadou SANOGO" w:date="2023-10-25T17:57:00Z">
              <w:r w:rsidRPr="007A4AFC" w:rsidDel="00744A71">
                <w:rPr>
                  <w:rFonts w:asciiTheme="majorHAnsi" w:hAnsiTheme="majorHAnsi" w:cstheme="majorHAnsi"/>
                  <w:color w:val="000000" w:themeColor="text1"/>
                  <w:szCs w:val="24"/>
                  <w:rPrChange w:id="16491" w:author="Dr Mamadou SANOGO" w:date="2023-10-25T18:15:00Z">
                    <w:rPr>
                      <w:rFonts w:asciiTheme="majorHAnsi" w:hAnsiTheme="majorHAnsi" w:cstheme="majorHAnsi"/>
                      <w:szCs w:val="24"/>
                    </w:rPr>
                  </w:rPrChange>
                </w:rPr>
                <w:delText>Bon</w:delText>
              </w:r>
            </w:del>
          </w:p>
        </w:tc>
      </w:tr>
      <w:tr w:rsidR="00E57056" w:rsidRPr="007A4AFC" w:rsidDel="00744A71" w14:paraId="300AAEE3" w14:textId="7B3A9824" w:rsidTr="005E531F">
        <w:trPr>
          <w:del w:id="16492" w:author="Dr Mamadou SANOGO" w:date="2023-10-25T17:57:00Z"/>
        </w:trPr>
        <w:tc>
          <w:tcPr>
            <w:tcW w:w="381" w:type="pct"/>
          </w:tcPr>
          <w:p w14:paraId="407D6081" w14:textId="56DCC6FD" w:rsidR="00E57056" w:rsidRPr="007A4AFC" w:rsidDel="00744A71" w:rsidRDefault="00E57056">
            <w:pPr>
              <w:pStyle w:val="Titre"/>
              <w:tabs>
                <w:tab w:val="num" w:pos="-4820"/>
              </w:tabs>
              <w:spacing w:line="276" w:lineRule="auto"/>
              <w:jc w:val="both"/>
              <w:rPr>
                <w:del w:id="16493" w:author="Dr Mamadou SANOGO" w:date="2023-10-25T17:57:00Z"/>
                <w:rFonts w:asciiTheme="majorHAnsi" w:hAnsiTheme="majorHAnsi" w:cstheme="majorHAnsi"/>
                <w:b w:val="0"/>
                <w:color w:val="000000" w:themeColor="text1"/>
                <w:szCs w:val="24"/>
                <w:rPrChange w:id="16494" w:author="Dr Mamadou SANOGO" w:date="2023-10-25T18:15:00Z">
                  <w:rPr>
                    <w:del w:id="16495" w:author="Dr Mamadou SANOGO" w:date="2023-10-25T17:57:00Z"/>
                    <w:rFonts w:asciiTheme="majorHAnsi" w:hAnsiTheme="majorHAnsi" w:cstheme="majorHAnsi"/>
                    <w:b/>
                    <w:szCs w:val="24"/>
                  </w:rPr>
                </w:rPrChange>
              </w:rPr>
              <w:pPrChange w:id="16496" w:author="Dr Mamadou SANOGO" w:date="2023-10-25T17:57:00Z">
                <w:pPr>
                  <w:numPr>
                    <w:numId w:val="6"/>
                  </w:numPr>
                  <w:spacing w:line="240" w:lineRule="auto"/>
                  <w:ind w:left="720" w:hanging="360"/>
                  <w:contextualSpacing/>
                </w:pPr>
              </w:pPrChange>
            </w:pPr>
          </w:p>
        </w:tc>
        <w:tc>
          <w:tcPr>
            <w:tcW w:w="3327" w:type="pct"/>
          </w:tcPr>
          <w:p w14:paraId="24EC1E24" w14:textId="74EEB7EE" w:rsidR="00E57056" w:rsidRPr="007A4AFC" w:rsidDel="00744A71" w:rsidRDefault="00E57056">
            <w:pPr>
              <w:pStyle w:val="Titre"/>
              <w:tabs>
                <w:tab w:val="num" w:pos="-4820"/>
              </w:tabs>
              <w:spacing w:line="276" w:lineRule="auto"/>
              <w:jc w:val="both"/>
              <w:rPr>
                <w:del w:id="16497" w:author="Dr Mamadou SANOGO" w:date="2023-10-25T17:57:00Z"/>
                <w:rFonts w:asciiTheme="majorHAnsi" w:hAnsiTheme="majorHAnsi" w:cstheme="majorHAnsi"/>
                <w:color w:val="000000" w:themeColor="text1"/>
                <w:szCs w:val="24"/>
                <w:rPrChange w:id="16498" w:author="Dr Mamadou SANOGO" w:date="2023-10-25T18:15:00Z">
                  <w:rPr>
                    <w:del w:id="16499" w:author="Dr Mamadou SANOGO" w:date="2023-10-25T17:57:00Z"/>
                    <w:rFonts w:asciiTheme="majorHAnsi" w:hAnsiTheme="majorHAnsi" w:cstheme="majorHAnsi"/>
                    <w:szCs w:val="24"/>
                  </w:rPr>
                </w:rPrChange>
              </w:rPr>
              <w:pPrChange w:id="16500" w:author="Dr Mamadou SANOGO" w:date="2023-10-25T17:57:00Z">
                <w:pPr>
                  <w:spacing w:line="240" w:lineRule="auto"/>
                </w:pPr>
              </w:pPrChange>
            </w:pPr>
            <w:del w:id="16501" w:author="Dr Mamadou SANOGO" w:date="2023-10-25T17:57:00Z">
              <w:r w:rsidRPr="007A4AFC" w:rsidDel="00744A71">
                <w:rPr>
                  <w:rFonts w:asciiTheme="majorHAnsi" w:hAnsiTheme="majorHAnsi" w:cstheme="majorHAnsi"/>
                  <w:color w:val="000000" w:themeColor="text1"/>
                  <w:szCs w:val="24"/>
                  <w:rPrChange w:id="16502" w:author="Dr Mamadou SANOGO" w:date="2023-10-25T18:15:00Z">
                    <w:rPr>
                      <w:rFonts w:asciiTheme="majorHAnsi" w:hAnsiTheme="majorHAnsi" w:cstheme="majorHAnsi"/>
                      <w:szCs w:val="24"/>
                    </w:rPr>
                  </w:rPrChange>
                </w:rPr>
                <w:delText xml:space="preserve">Espace récréatif </w:delText>
              </w:r>
            </w:del>
          </w:p>
        </w:tc>
        <w:tc>
          <w:tcPr>
            <w:tcW w:w="610" w:type="pct"/>
            <w:vAlign w:val="center"/>
          </w:tcPr>
          <w:p w14:paraId="114D066D" w14:textId="4AD239EB" w:rsidR="00E57056" w:rsidRPr="007A4AFC" w:rsidDel="00744A71" w:rsidRDefault="00E57056">
            <w:pPr>
              <w:pStyle w:val="Titre"/>
              <w:tabs>
                <w:tab w:val="num" w:pos="-4820"/>
              </w:tabs>
              <w:spacing w:line="276" w:lineRule="auto"/>
              <w:jc w:val="both"/>
              <w:rPr>
                <w:del w:id="16503" w:author="Dr Mamadou SANOGO" w:date="2023-10-25T17:57:00Z"/>
                <w:rFonts w:asciiTheme="majorHAnsi" w:hAnsiTheme="majorHAnsi" w:cstheme="majorHAnsi"/>
                <w:color w:val="000000" w:themeColor="text1"/>
                <w:szCs w:val="24"/>
                <w:rPrChange w:id="16504" w:author="Dr Mamadou SANOGO" w:date="2023-10-25T18:15:00Z">
                  <w:rPr>
                    <w:del w:id="16505" w:author="Dr Mamadou SANOGO" w:date="2023-10-25T17:57:00Z"/>
                    <w:rFonts w:asciiTheme="majorHAnsi" w:hAnsiTheme="majorHAnsi" w:cstheme="majorHAnsi"/>
                    <w:szCs w:val="24"/>
                  </w:rPr>
                </w:rPrChange>
              </w:rPr>
              <w:pPrChange w:id="16506" w:author="Dr Mamadou SANOGO" w:date="2023-10-25T17:57:00Z">
                <w:pPr>
                  <w:spacing w:line="240" w:lineRule="auto"/>
                  <w:jc w:val="center"/>
                </w:pPr>
              </w:pPrChange>
            </w:pPr>
            <w:del w:id="16507" w:author="Dr Mamadou SANOGO" w:date="2023-10-25T17:57:00Z">
              <w:r w:rsidRPr="007A4AFC" w:rsidDel="00744A71">
                <w:rPr>
                  <w:rFonts w:asciiTheme="majorHAnsi" w:hAnsiTheme="majorHAnsi" w:cstheme="majorHAnsi"/>
                  <w:color w:val="000000" w:themeColor="text1"/>
                  <w:szCs w:val="24"/>
                  <w:rPrChange w:id="16508" w:author="Dr Mamadou SANOGO" w:date="2023-10-25T18:15:00Z">
                    <w:rPr>
                      <w:rFonts w:asciiTheme="majorHAnsi" w:hAnsiTheme="majorHAnsi" w:cstheme="majorHAnsi"/>
                      <w:szCs w:val="24"/>
                    </w:rPr>
                  </w:rPrChange>
                </w:rPr>
                <w:delText>1</w:delText>
              </w:r>
            </w:del>
          </w:p>
        </w:tc>
        <w:tc>
          <w:tcPr>
            <w:tcW w:w="682" w:type="pct"/>
          </w:tcPr>
          <w:p w14:paraId="52FC31AD" w14:textId="185475DF" w:rsidR="00E57056" w:rsidRPr="007A4AFC" w:rsidDel="00744A71" w:rsidRDefault="00E57056">
            <w:pPr>
              <w:pStyle w:val="Titre"/>
              <w:tabs>
                <w:tab w:val="num" w:pos="-4820"/>
              </w:tabs>
              <w:spacing w:line="276" w:lineRule="auto"/>
              <w:jc w:val="both"/>
              <w:rPr>
                <w:del w:id="16509" w:author="Dr Mamadou SANOGO" w:date="2023-10-25T17:57:00Z"/>
                <w:rFonts w:asciiTheme="majorHAnsi" w:hAnsiTheme="majorHAnsi" w:cstheme="majorHAnsi"/>
                <w:color w:val="000000" w:themeColor="text1"/>
                <w:szCs w:val="24"/>
                <w:rPrChange w:id="16510" w:author="Dr Mamadou SANOGO" w:date="2023-10-25T18:15:00Z">
                  <w:rPr>
                    <w:del w:id="16511" w:author="Dr Mamadou SANOGO" w:date="2023-10-25T17:57:00Z"/>
                    <w:rFonts w:asciiTheme="majorHAnsi" w:hAnsiTheme="majorHAnsi" w:cstheme="majorHAnsi"/>
                    <w:szCs w:val="24"/>
                  </w:rPr>
                </w:rPrChange>
              </w:rPr>
              <w:pPrChange w:id="16512" w:author="Dr Mamadou SANOGO" w:date="2023-10-25T17:57:00Z">
                <w:pPr>
                  <w:spacing w:line="240" w:lineRule="auto"/>
                  <w:jc w:val="center"/>
                </w:pPr>
              </w:pPrChange>
            </w:pPr>
            <w:del w:id="16513" w:author="Dr Mamadou SANOGO" w:date="2023-10-25T17:57:00Z">
              <w:r w:rsidRPr="007A4AFC" w:rsidDel="00744A71">
                <w:rPr>
                  <w:rFonts w:asciiTheme="majorHAnsi" w:hAnsiTheme="majorHAnsi" w:cstheme="majorHAnsi"/>
                  <w:color w:val="000000" w:themeColor="text1"/>
                  <w:szCs w:val="24"/>
                  <w:rPrChange w:id="16514" w:author="Dr Mamadou SANOGO" w:date="2023-10-25T18:15:00Z">
                    <w:rPr>
                      <w:rFonts w:asciiTheme="majorHAnsi" w:hAnsiTheme="majorHAnsi" w:cstheme="majorHAnsi"/>
                      <w:szCs w:val="24"/>
                    </w:rPr>
                  </w:rPrChange>
                </w:rPr>
                <w:delText>Bon</w:delText>
              </w:r>
            </w:del>
          </w:p>
        </w:tc>
      </w:tr>
    </w:tbl>
    <w:p w14:paraId="4429FC6A" w14:textId="11EB9CC2" w:rsidR="00DD78EF" w:rsidRPr="007A4AFC" w:rsidDel="00744A71" w:rsidRDefault="00DD78EF">
      <w:pPr>
        <w:pStyle w:val="Titre"/>
        <w:tabs>
          <w:tab w:val="num" w:pos="-4820"/>
        </w:tabs>
        <w:spacing w:line="276" w:lineRule="auto"/>
        <w:jc w:val="both"/>
        <w:rPr>
          <w:del w:id="16515" w:author="Dr Mamadou SANOGO" w:date="2023-10-25T17:57:00Z"/>
          <w:rFonts w:asciiTheme="majorHAnsi" w:eastAsia="Calibri" w:hAnsiTheme="majorHAnsi" w:cstheme="majorHAnsi"/>
          <w:color w:val="000000" w:themeColor="text1"/>
          <w:szCs w:val="24"/>
          <w:lang w:eastAsia="en-US"/>
          <w:rPrChange w:id="16516" w:author="Dr Mamadou SANOGO" w:date="2023-10-25T18:15:00Z">
            <w:rPr>
              <w:del w:id="16517" w:author="Dr Mamadou SANOGO" w:date="2023-10-25T17:57:00Z"/>
              <w:rFonts w:asciiTheme="majorHAnsi" w:eastAsia="Calibri" w:hAnsiTheme="majorHAnsi" w:cstheme="majorHAnsi"/>
              <w:szCs w:val="24"/>
              <w:lang w:eastAsia="en-US"/>
            </w:rPr>
          </w:rPrChange>
        </w:rPr>
        <w:pPrChange w:id="16518" w:author="Dr Mamadou SANOGO" w:date="2023-10-25T17:57:00Z">
          <w:pPr>
            <w:spacing w:line="240" w:lineRule="auto"/>
            <w:ind w:left="360"/>
          </w:pPr>
        </w:pPrChange>
      </w:pPr>
    </w:p>
    <w:p w14:paraId="19C54F2B" w14:textId="266271B9" w:rsidR="00DD78EF" w:rsidRPr="007A4AFC" w:rsidDel="00744A71" w:rsidRDefault="00DD78EF">
      <w:pPr>
        <w:pStyle w:val="Titre"/>
        <w:tabs>
          <w:tab w:val="num" w:pos="-4820"/>
        </w:tabs>
        <w:spacing w:line="276" w:lineRule="auto"/>
        <w:jc w:val="both"/>
        <w:rPr>
          <w:del w:id="16519" w:author="Dr Mamadou SANOGO" w:date="2023-10-25T17:57:00Z"/>
          <w:b w:val="0"/>
          <w:color w:val="000000" w:themeColor="text1"/>
          <w:sz w:val="24"/>
          <w:szCs w:val="24"/>
          <w:rPrChange w:id="16520" w:author="Dr Mamadou SANOGO" w:date="2023-10-25T18:15:00Z">
            <w:rPr>
              <w:del w:id="16521" w:author="Dr Mamadou SANOGO" w:date="2023-10-25T17:57:00Z"/>
              <w:rFonts w:cs="Times New Roman"/>
              <w:color w:val="auto"/>
              <w:sz w:val="24"/>
              <w:szCs w:val="24"/>
            </w:rPr>
          </w:rPrChange>
        </w:rPr>
        <w:pPrChange w:id="16522" w:author="Dr Mamadou SANOGO" w:date="2023-10-25T17:57:00Z">
          <w:pPr>
            <w:pStyle w:val="Titre2"/>
            <w:numPr>
              <w:ilvl w:val="1"/>
              <w:numId w:val="22"/>
            </w:numPr>
            <w:ind w:left="720" w:hanging="360"/>
          </w:pPr>
        </w:pPrChange>
      </w:pPr>
      <w:bookmarkStart w:id="16523" w:name="_Toc95981779"/>
      <w:bookmarkStart w:id="16524" w:name="_Toc145944544"/>
      <w:del w:id="16525" w:author="Dr Mamadou SANOGO" w:date="2023-10-25T17:57:00Z">
        <w:r w:rsidRPr="007A4AFC" w:rsidDel="00744A71">
          <w:rPr>
            <w:b w:val="0"/>
            <w:color w:val="000000" w:themeColor="text1"/>
            <w:szCs w:val="24"/>
            <w:rPrChange w:id="16526" w:author="Dr Mamadou SANOGO" w:date="2023-10-25T18:15:00Z">
              <w:rPr>
                <w:b/>
                <w:color w:val="000000" w:themeColor="text1"/>
                <w:szCs w:val="24"/>
              </w:rPr>
            </w:rPrChange>
          </w:rPr>
          <w:delText>Matériel / Équipements :</w:delText>
        </w:r>
        <w:bookmarkEnd w:id="16523"/>
        <w:bookmarkEnd w:id="16524"/>
        <w:r w:rsidRPr="007A4AFC" w:rsidDel="00744A71">
          <w:rPr>
            <w:b w:val="0"/>
            <w:color w:val="000000" w:themeColor="text1"/>
            <w:szCs w:val="24"/>
            <w:rPrChange w:id="16527" w:author="Dr Mamadou SANOGO" w:date="2023-10-25T18:15:00Z">
              <w:rPr>
                <w:b/>
                <w:color w:val="000000" w:themeColor="text1"/>
                <w:szCs w:val="24"/>
              </w:rPr>
            </w:rPrChange>
          </w:rPr>
          <w:delText xml:space="preserve"> </w:delText>
        </w:r>
      </w:del>
    </w:p>
    <w:p w14:paraId="417AE43C" w14:textId="29B19003" w:rsidR="00DD78EF" w:rsidRPr="007A4AFC" w:rsidDel="00744A71" w:rsidRDefault="00DD78EF">
      <w:pPr>
        <w:pStyle w:val="Titre"/>
        <w:tabs>
          <w:tab w:val="num" w:pos="-4820"/>
        </w:tabs>
        <w:spacing w:line="276" w:lineRule="auto"/>
        <w:jc w:val="both"/>
        <w:rPr>
          <w:del w:id="16528" w:author="Dr Mamadou SANOGO" w:date="2023-10-25T17:57:00Z"/>
          <w:rFonts w:asciiTheme="majorHAnsi" w:eastAsia="Calibri" w:hAnsiTheme="majorHAnsi" w:cstheme="majorHAnsi"/>
          <w:color w:val="000000" w:themeColor="text1"/>
          <w:lang w:eastAsia="en-US"/>
          <w:rPrChange w:id="16529" w:author="Dr Mamadou SANOGO" w:date="2023-10-25T18:15:00Z">
            <w:rPr>
              <w:del w:id="16530" w:author="Dr Mamadou SANOGO" w:date="2023-10-25T17:57:00Z"/>
              <w:rFonts w:asciiTheme="majorHAnsi" w:eastAsia="Calibri" w:hAnsiTheme="majorHAnsi" w:cstheme="majorHAnsi"/>
              <w:lang w:eastAsia="en-US"/>
            </w:rPr>
          </w:rPrChange>
        </w:rPr>
        <w:pPrChange w:id="16531" w:author="Dr Mamadou SANOGO" w:date="2023-10-25T17:57:00Z">
          <w:pPr>
            <w:spacing w:line="240" w:lineRule="auto"/>
          </w:pPr>
        </w:pPrChange>
      </w:pPr>
    </w:p>
    <w:tbl>
      <w:tblPr>
        <w:tblStyle w:val="Grilledutableau2"/>
        <w:tblW w:w="5011" w:type="pct"/>
        <w:tblInd w:w="360" w:type="dxa"/>
        <w:tblLook w:val="04A0" w:firstRow="1" w:lastRow="0" w:firstColumn="1" w:lastColumn="0" w:noHBand="0" w:noVBand="1"/>
      </w:tblPr>
      <w:tblGrid>
        <w:gridCol w:w="911"/>
        <w:gridCol w:w="6142"/>
        <w:gridCol w:w="1070"/>
        <w:gridCol w:w="1294"/>
      </w:tblGrid>
      <w:tr w:rsidR="007A4AFC" w:rsidRPr="007A4AFC" w:rsidDel="00744A71" w14:paraId="38A65D93" w14:textId="77777777" w:rsidTr="002E5E0D">
        <w:trPr>
          <w:del w:id="16532" w:author="Dr Mamadou SANOGO" w:date="2023-10-25T17:57:00Z"/>
        </w:trPr>
        <w:tc>
          <w:tcPr>
            <w:tcW w:w="484" w:type="pct"/>
          </w:tcPr>
          <w:p w14:paraId="2292B3CE" w14:textId="2B8B8DB2" w:rsidR="005E531F" w:rsidRPr="007A4AFC" w:rsidDel="00744A71" w:rsidRDefault="005E531F">
            <w:pPr>
              <w:pStyle w:val="Titre"/>
              <w:tabs>
                <w:tab w:val="num" w:pos="-4820"/>
              </w:tabs>
              <w:spacing w:line="276" w:lineRule="auto"/>
              <w:jc w:val="both"/>
              <w:rPr>
                <w:del w:id="16533" w:author="Dr Mamadou SANOGO" w:date="2023-10-25T17:57:00Z"/>
                <w:rFonts w:asciiTheme="majorHAnsi" w:hAnsiTheme="majorHAnsi" w:cstheme="majorHAnsi"/>
                <w:b w:val="0"/>
                <w:color w:val="000000" w:themeColor="text1"/>
                <w:szCs w:val="24"/>
                <w:rPrChange w:id="16534" w:author="Dr Mamadou SANOGO" w:date="2023-10-25T18:15:00Z">
                  <w:rPr>
                    <w:del w:id="16535" w:author="Dr Mamadou SANOGO" w:date="2023-10-25T17:57:00Z"/>
                    <w:rFonts w:asciiTheme="majorHAnsi" w:hAnsiTheme="majorHAnsi" w:cstheme="majorHAnsi"/>
                    <w:b/>
                    <w:szCs w:val="24"/>
                  </w:rPr>
                </w:rPrChange>
              </w:rPr>
              <w:pPrChange w:id="16536" w:author="Dr Mamadou SANOGO" w:date="2023-10-25T17:57:00Z">
                <w:pPr>
                  <w:spacing w:line="240" w:lineRule="auto"/>
                </w:pPr>
              </w:pPrChange>
            </w:pPr>
            <w:del w:id="16537" w:author="Dr Mamadou SANOGO" w:date="2023-10-25T17:57:00Z">
              <w:r w:rsidRPr="007A4AFC" w:rsidDel="00744A71">
                <w:rPr>
                  <w:rFonts w:asciiTheme="majorHAnsi" w:hAnsiTheme="majorHAnsi" w:cstheme="majorHAnsi"/>
                  <w:b w:val="0"/>
                  <w:color w:val="000000" w:themeColor="text1"/>
                  <w:szCs w:val="24"/>
                  <w:rPrChange w:id="16538" w:author="Dr Mamadou SANOGO" w:date="2023-10-25T18:15:00Z">
                    <w:rPr>
                      <w:rFonts w:asciiTheme="majorHAnsi" w:hAnsiTheme="majorHAnsi" w:cstheme="majorHAnsi"/>
                      <w:b/>
                      <w:szCs w:val="24"/>
                    </w:rPr>
                  </w:rPrChange>
                </w:rPr>
                <w:delText>N°</w:delText>
              </w:r>
            </w:del>
          </w:p>
        </w:tc>
        <w:tc>
          <w:tcPr>
            <w:tcW w:w="3261" w:type="pct"/>
          </w:tcPr>
          <w:p w14:paraId="7108AFCA" w14:textId="3EC8C388" w:rsidR="005E531F" w:rsidRPr="007A4AFC" w:rsidDel="00744A71" w:rsidRDefault="005E531F">
            <w:pPr>
              <w:pStyle w:val="Titre"/>
              <w:tabs>
                <w:tab w:val="num" w:pos="-4820"/>
              </w:tabs>
              <w:spacing w:line="276" w:lineRule="auto"/>
              <w:jc w:val="both"/>
              <w:rPr>
                <w:del w:id="16539" w:author="Dr Mamadou SANOGO" w:date="2023-10-25T17:57:00Z"/>
                <w:rFonts w:asciiTheme="majorHAnsi" w:hAnsiTheme="majorHAnsi" w:cstheme="majorHAnsi"/>
                <w:b w:val="0"/>
                <w:color w:val="000000" w:themeColor="text1"/>
                <w:szCs w:val="24"/>
                <w:rPrChange w:id="16540" w:author="Dr Mamadou SANOGO" w:date="2023-10-25T18:15:00Z">
                  <w:rPr>
                    <w:del w:id="16541" w:author="Dr Mamadou SANOGO" w:date="2023-10-25T17:57:00Z"/>
                    <w:rFonts w:asciiTheme="majorHAnsi" w:hAnsiTheme="majorHAnsi" w:cstheme="majorHAnsi"/>
                    <w:b/>
                    <w:szCs w:val="24"/>
                  </w:rPr>
                </w:rPrChange>
              </w:rPr>
              <w:pPrChange w:id="16542" w:author="Dr Mamadou SANOGO" w:date="2023-10-25T17:57:00Z">
                <w:pPr>
                  <w:spacing w:line="240" w:lineRule="auto"/>
                </w:pPr>
              </w:pPrChange>
            </w:pPr>
            <w:del w:id="16543" w:author="Dr Mamadou SANOGO" w:date="2023-10-25T17:57:00Z">
              <w:r w:rsidRPr="007A4AFC" w:rsidDel="00744A71">
                <w:rPr>
                  <w:rFonts w:asciiTheme="majorHAnsi" w:hAnsiTheme="majorHAnsi" w:cstheme="majorHAnsi"/>
                  <w:b w:val="0"/>
                  <w:color w:val="000000" w:themeColor="text1"/>
                  <w:szCs w:val="24"/>
                  <w:rPrChange w:id="16544" w:author="Dr Mamadou SANOGO" w:date="2023-10-25T18:15:00Z">
                    <w:rPr>
                      <w:rFonts w:asciiTheme="majorHAnsi" w:hAnsiTheme="majorHAnsi" w:cstheme="majorHAnsi"/>
                      <w:b/>
                      <w:szCs w:val="24"/>
                    </w:rPr>
                  </w:rPrChange>
                </w:rPr>
                <w:delText>Équipements</w:delText>
              </w:r>
            </w:del>
          </w:p>
        </w:tc>
        <w:tc>
          <w:tcPr>
            <w:tcW w:w="568" w:type="pct"/>
            <w:vAlign w:val="center"/>
          </w:tcPr>
          <w:p w14:paraId="754CBCEF" w14:textId="6318C85D" w:rsidR="005E531F" w:rsidRPr="007A4AFC" w:rsidDel="00744A71" w:rsidRDefault="005E531F">
            <w:pPr>
              <w:pStyle w:val="Titre"/>
              <w:tabs>
                <w:tab w:val="num" w:pos="-4820"/>
              </w:tabs>
              <w:spacing w:line="276" w:lineRule="auto"/>
              <w:jc w:val="both"/>
              <w:rPr>
                <w:del w:id="16545" w:author="Dr Mamadou SANOGO" w:date="2023-10-25T17:57:00Z"/>
                <w:rFonts w:asciiTheme="majorHAnsi" w:hAnsiTheme="majorHAnsi" w:cstheme="majorHAnsi"/>
                <w:b w:val="0"/>
                <w:color w:val="000000" w:themeColor="text1"/>
                <w:szCs w:val="24"/>
                <w:rPrChange w:id="16546" w:author="Dr Mamadou SANOGO" w:date="2023-10-25T18:15:00Z">
                  <w:rPr>
                    <w:del w:id="16547" w:author="Dr Mamadou SANOGO" w:date="2023-10-25T17:57:00Z"/>
                    <w:rFonts w:asciiTheme="majorHAnsi" w:hAnsiTheme="majorHAnsi" w:cstheme="majorHAnsi"/>
                    <w:b/>
                    <w:szCs w:val="24"/>
                  </w:rPr>
                </w:rPrChange>
              </w:rPr>
              <w:pPrChange w:id="16548" w:author="Dr Mamadou SANOGO" w:date="2023-10-25T17:57:00Z">
                <w:pPr>
                  <w:spacing w:line="240" w:lineRule="auto"/>
                  <w:jc w:val="center"/>
                </w:pPr>
              </w:pPrChange>
            </w:pPr>
            <w:del w:id="16549" w:author="Dr Mamadou SANOGO" w:date="2023-10-25T17:57:00Z">
              <w:r w:rsidRPr="007A4AFC" w:rsidDel="00744A71">
                <w:rPr>
                  <w:rFonts w:asciiTheme="majorHAnsi" w:hAnsiTheme="majorHAnsi" w:cstheme="majorHAnsi"/>
                  <w:b w:val="0"/>
                  <w:color w:val="000000" w:themeColor="text1"/>
                  <w:szCs w:val="24"/>
                  <w:rPrChange w:id="16550" w:author="Dr Mamadou SANOGO" w:date="2023-10-25T18:15:00Z">
                    <w:rPr>
                      <w:rFonts w:asciiTheme="majorHAnsi" w:hAnsiTheme="majorHAnsi" w:cstheme="majorHAnsi"/>
                      <w:b/>
                      <w:szCs w:val="24"/>
                    </w:rPr>
                  </w:rPrChange>
                </w:rPr>
                <w:delText>Quantité</w:delText>
              </w:r>
            </w:del>
          </w:p>
        </w:tc>
        <w:tc>
          <w:tcPr>
            <w:tcW w:w="687" w:type="pct"/>
          </w:tcPr>
          <w:p w14:paraId="3AEFB5B8" w14:textId="404E733C" w:rsidR="005E531F" w:rsidRPr="007A4AFC" w:rsidDel="00744A71" w:rsidRDefault="005E531F">
            <w:pPr>
              <w:pStyle w:val="Titre"/>
              <w:tabs>
                <w:tab w:val="num" w:pos="-4820"/>
              </w:tabs>
              <w:spacing w:line="276" w:lineRule="auto"/>
              <w:jc w:val="both"/>
              <w:rPr>
                <w:del w:id="16551" w:author="Dr Mamadou SANOGO" w:date="2023-10-25T17:57:00Z"/>
                <w:rFonts w:asciiTheme="majorHAnsi" w:hAnsiTheme="majorHAnsi" w:cstheme="majorHAnsi"/>
                <w:b w:val="0"/>
                <w:color w:val="000000" w:themeColor="text1"/>
                <w:szCs w:val="24"/>
                <w:rPrChange w:id="16552" w:author="Dr Mamadou SANOGO" w:date="2023-10-25T18:15:00Z">
                  <w:rPr>
                    <w:del w:id="16553" w:author="Dr Mamadou SANOGO" w:date="2023-10-25T17:57:00Z"/>
                    <w:rFonts w:asciiTheme="majorHAnsi" w:hAnsiTheme="majorHAnsi" w:cstheme="majorHAnsi"/>
                    <w:b/>
                    <w:szCs w:val="24"/>
                  </w:rPr>
                </w:rPrChange>
              </w:rPr>
              <w:pPrChange w:id="16554" w:author="Dr Mamadou SANOGO" w:date="2023-10-25T17:57:00Z">
                <w:pPr>
                  <w:spacing w:line="240" w:lineRule="auto"/>
                  <w:jc w:val="center"/>
                </w:pPr>
              </w:pPrChange>
            </w:pPr>
            <w:del w:id="16555" w:author="Dr Mamadou SANOGO" w:date="2023-10-25T17:57:00Z">
              <w:r w:rsidRPr="007A4AFC" w:rsidDel="00744A71">
                <w:rPr>
                  <w:rFonts w:asciiTheme="majorHAnsi" w:hAnsiTheme="majorHAnsi" w:cstheme="majorHAnsi"/>
                  <w:b w:val="0"/>
                  <w:color w:val="000000" w:themeColor="text1"/>
                  <w:szCs w:val="24"/>
                  <w:rPrChange w:id="16556" w:author="Dr Mamadou SANOGO" w:date="2023-10-25T18:15:00Z">
                    <w:rPr>
                      <w:rFonts w:asciiTheme="majorHAnsi" w:hAnsiTheme="majorHAnsi" w:cstheme="majorHAnsi"/>
                      <w:b/>
                      <w:szCs w:val="24"/>
                    </w:rPr>
                  </w:rPrChange>
                </w:rPr>
                <w:delText>Etat</w:delText>
              </w:r>
            </w:del>
          </w:p>
        </w:tc>
      </w:tr>
      <w:tr w:rsidR="007A4AFC" w:rsidRPr="007A4AFC" w:rsidDel="00744A71" w14:paraId="6160AB24" w14:textId="77777777" w:rsidTr="002E5E0D">
        <w:trPr>
          <w:del w:id="16557" w:author="Dr Mamadou SANOGO" w:date="2023-10-25T17:57:00Z"/>
        </w:trPr>
        <w:tc>
          <w:tcPr>
            <w:tcW w:w="484" w:type="pct"/>
          </w:tcPr>
          <w:p w14:paraId="3D8276CF" w14:textId="679CEC71" w:rsidR="005E531F" w:rsidRPr="007A4AFC" w:rsidDel="00744A71" w:rsidRDefault="005E531F">
            <w:pPr>
              <w:pStyle w:val="Titre"/>
              <w:tabs>
                <w:tab w:val="num" w:pos="-4820"/>
              </w:tabs>
              <w:spacing w:line="276" w:lineRule="auto"/>
              <w:jc w:val="both"/>
              <w:rPr>
                <w:del w:id="16558" w:author="Dr Mamadou SANOGO" w:date="2023-10-25T17:57:00Z"/>
                <w:rFonts w:asciiTheme="majorHAnsi" w:hAnsiTheme="majorHAnsi" w:cstheme="majorHAnsi"/>
                <w:b w:val="0"/>
                <w:color w:val="000000" w:themeColor="text1"/>
                <w:szCs w:val="24"/>
                <w:rPrChange w:id="16559" w:author="Dr Mamadou SANOGO" w:date="2023-10-25T18:15:00Z">
                  <w:rPr>
                    <w:del w:id="16560" w:author="Dr Mamadou SANOGO" w:date="2023-10-25T17:57:00Z"/>
                    <w:rFonts w:asciiTheme="majorHAnsi" w:hAnsiTheme="majorHAnsi" w:cstheme="majorHAnsi"/>
                    <w:b/>
                    <w:szCs w:val="24"/>
                  </w:rPr>
                </w:rPrChange>
              </w:rPr>
              <w:pPrChange w:id="16561" w:author="Dr Mamadou SANOGO" w:date="2023-10-25T17:57:00Z">
                <w:pPr>
                  <w:numPr>
                    <w:numId w:val="7"/>
                  </w:numPr>
                  <w:spacing w:line="240" w:lineRule="auto"/>
                  <w:ind w:left="720" w:hanging="360"/>
                  <w:contextualSpacing/>
                </w:pPr>
              </w:pPrChange>
            </w:pPr>
          </w:p>
        </w:tc>
        <w:tc>
          <w:tcPr>
            <w:tcW w:w="3261" w:type="pct"/>
          </w:tcPr>
          <w:p w14:paraId="5114BF5C" w14:textId="2D12E31C" w:rsidR="005E531F" w:rsidRPr="007A4AFC" w:rsidDel="00744A71" w:rsidRDefault="002E5E0D">
            <w:pPr>
              <w:pStyle w:val="Titre"/>
              <w:tabs>
                <w:tab w:val="num" w:pos="-4820"/>
              </w:tabs>
              <w:spacing w:line="276" w:lineRule="auto"/>
              <w:jc w:val="both"/>
              <w:rPr>
                <w:del w:id="16562" w:author="Dr Mamadou SANOGO" w:date="2023-10-25T17:57:00Z"/>
                <w:rFonts w:asciiTheme="majorHAnsi" w:hAnsiTheme="majorHAnsi" w:cstheme="majorHAnsi"/>
                <w:color w:val="000000" w:themeColor="text1"/>
                <w:szCs w:val="24"/>
                <w:rPrChange w:id="16563" w:author="Dr Mamadou SANOGO" w:date="2023-10-25T18:15:00Z">
                  <w:rPr>
                    <w:del w:id="16564" w:author="Dr Mamadou SANOGO" w:date="2023-10-25T17:57:00Z"/>
                    <w:rFonts w:asciiTheme="majorHAnsi" w:hAnsiTheme="majorHAnsi" w:cstheme="majorHAnsi"/>
                    <w:szCs w:val="24"/>
                  </w:rPr>
                </w:rPrChange>
              </w:rPr>
              <w:pPrChange w:id="16565" w:author="Dr Mamadou SANOGO" w:date="2023-10-25T17:57:00Z">
                <w:pPr>
                  <w:spacing w:line="240" w:lineRule="auto"/>
                </w:pPr>
              </w:pPrChange>
            </w:pPr>
            <w:del w:id="16566" w:author="Dr Mamadou SANOGO" w:date="2023-10-25T17:57:00Z">
              <w:r w:rsidRPr="007A4AFC" w:rsidDel="00744A71">
                <w:rPr>
                  <w:rFonts w:asciiTheme="majorHAnsi" w:hAnsiTheme="majorHAnsi" w:cstheme="majorHAnsi"/>
                  <w:color w:val="000000" w:themeColor="text1"/>
                  <w:szCs w:val="24"/>
                  <w:rPrChange w:id="16567" w:author="Dr Mamadou SANOGO" w:date="2023-10-25T18:15:00Z">
                    <w:rPr>
                      <w:rFonts w:asciiTheme="majorHAnsi" w:hAnsiTheme="majorHAnsi" w:cstheme="majorHAnsi"/>
                      <w:szCs w:val="24"/>
                    </w:rPr>
                  </w:rPrChange>
                </w:rPr>
                <w:delText xml:space="preserve">Ordinateurs </w:delText>
              </w:r>
            </w:del>
          </w:p>
        </w:tc>
        <w:tc>
          <w:tcPr>
            <w:tcW w:w="568" w:type="pct"/>
            <w:vAlign w:val="center"/>
          </w:tcPr>
          <w:p w14:paraId="23FE164C" w14:textId="2652EB3A" w:rsidR="005E531F" w:rsidRPr="007A4AFC" w:rsidDel="00744A71" w:rsidRDefault="002E5E0D">
            <w:pPr>
              <w:pStyle w:val="Titre"/>
              <w:tabs>
                <w:tab w:val="num" w:pos="-4820"/>
              </w:tabs>
              <w:spacing w:line="276" w:lineRule="auto"/>
              <w:jc w:val="both"/>
              <w:rPr>
                <w:del w:id="16568" w:author="Dr Mamadou SANOGO" w:date="2023-10-25T17:57:00Z"/>
                <w:rFonts w:asciiTheme="majorHAnsi" w:hAnsiTheme="majorHAnsi" w:cstheme="majorHAnsi"/>
                <w:color w:val="000000" w:themeColor="text1"/>
                <w:szCs w:val="24"/>
                <w:rPrChange w:id="16569" w:author="Dr Mamadou SANOGO" w:date="2023-10-25T18:15:00Z">
                  <w:rPr>
                    <w:del w:id="16570" w:author="Dr Mamadou SANOGO" w:date="2023-10-25T17:57:00Z"/>
                    <w:rFonts w:asciiTheme="majorHAnsi" w:hAnsiTheme="majorHAnsi" w:cstheme="majorHAnsi"/>
                    <w:szCs w:val="24"/>
                  </w:rPr>
                </w:rPrChange>
              </w:rPr>
              <w:pPrChange w:id="16571" w:author="Dr Mamadou SANOGO" w:date="2023-10-25T17:57:00Z">
                <w:pPr>
                  <w:spacing w:line="240" w:lineRule="auto"/>
                  <w:jc w:val="center"/>
                </w:pPr>
              </w:pPrChange>
            </w:pPr>
            <w:del w:id="16572" w:author="Dr Mamadou SANOGO" w:date="2023-10-25T17:57:00Z">
              <w:r w:rsidRPr="007A4AFC" w:rsidDel="00744A71">
                <w:rPr>
                  <w:rFonts w:asciiTheme="majorHAnsi" w:hAnsiTheme="majorHAnsi" w:cstheme="majorHAnsi"/>
                  <w:color w:val="000000" w:themeColor="text1"/>
                  <w:szCs w:val="24"/>
                  <w:rPrChange w:id="16573" w:author="Dr Mamadou SANOGO" w:date="2023-10-25T18:15:00Z">
                    <w:rPr>
                      <w:rFonts w:asciiTheme="majorHAnsi" w:hAnsiTheme="majorHAnsi" w:cstheme="majorHAnsi"/>
                      <w:szCs w:val="24"/>
                    </w:rPr>
                  </w:rPrChange>
                </w:rPr>
                <w:delText>15</w:delText>
              </w:r>
            </w:del>
          </w:p>
        </w:tc>
        <w:tc>
          <w:tcPr>
            <w:tcW w:w="687" w:type="pct"/>
          </w:tcPr>
          <w:p w14:paraId="41BA4F7F" w14:textId="44B7283E" w:rsidR="005E531F" w:rsidRPr="007A4AFC" w:rsidDel="00744A71" w:rsidRDefault="002E5E0D">
            <w:pPr>
              <w:pStyle w:val="Titre"/>
              <w:tabs>
                <w:tab w:val="num" w:pos="-4820"/>
              </w:tabs>
              <w:spacing w:line="276" w:lineRule="auto"/>
              <w:jc w:val="both"/>
              <w:rPr>
                <w:del w:id="16574" w:author="Dr Mamadou SANOGO" w:date="2023-10-25T17:57:00Z"/>
                <w:rFonts w:asciiTheme="majorHAnsi" w:hAnsiTheme="majorHAnsi" w:cstheme="majorHAnsi"/>
                <w:color w:val="000000" w:themeColor="text1"/>
                <w:szCs w:val="24"/>
                <w:rPrChange w:id="16575" w:author="Dr Mamadou SANOGO" w:date="2023-10-25T18:15:00Z">
                  <w:rPr>
                    <w:del w:id="16576" w:author="Dr Mamadou SANOGO" w:date="2023-10-25T17:57:00Z"/>
                    <w:rFonts w:asciiTheme="majorHAnsi" w:hAnsiTheme="majorHAnsi" w:cstheme="majorHAnsi"/>
                    <w:szCs w:val="24"/>
                  </w:rPr>
                </w:rPrChange>
              </w:rPr>
              <w:pPrChange w:id="16577" w:author="Dr Mamadou SANOGO" w:date="2023-10-25T17:57:00Z">
                <w:pPr>
                  <w:spacing w:line="240" w:lineRule="auto"/>
                  <w:jc w:val="center"/>
                </w:pPr>
              </w:pPrChange>
            </w:pPr>
            <w:del w:id="16578" w:author="Dr Mamadou SANOGO" w:date="2023-10-25T17:57:00Z">
              <w:r w:rsidRPr="007A4AFC" w:rsidDel="00744A71">
                <w:rPr>
                  <w:rFonts w:asciiTheme="majorHAnsi" w:hAnsiTheme="majorHAnsi" w:cstheme="majorHAnsi"/>
                  <w:color w:val="000000" w:themeColor="text1"/>
                  <w:szCs w:val="24"/>
                  <w:rPrChange w:id="16579" w:author="Dr Mamadou SANOGO" w:date="2023-10-25T18:15:00Z">
                    <w:rPr>
                      <w:rFonts w:asciiTheme="majorHAnsi" w:hAnsiTheme="majorHAnsi" w:cstheme="majorHAnsi"/>
                      <w:szCs w:val="24"/>
                    </w:rPr>
                  </w:rPrChange>
                </w:rPr>
                <w:delText>Bon</w:delText>
              </w:r>
            </w:del>
          </w:p>
        </w:tc>
      </w:tr>
      <w:tr w:rsidR="007A4AFC" w:rsidRPr="007A4AFC" w:rsidDel="00744A71" w14:paraId="54925CA4" w14:textId="77777777" w:rsidTr="002E5E0D">
        <w:trPr>
          <w:del w:id="16580" w:author="Dr Mamadou SANOGO" w:date="2023-10-25T17:57:00Z"/>
        </w:trPr>
        <w:tc>
          <w:tcPr>
            <w:tcW w:w="484" w:type="pct"/>
          </w:tcPr>
          <w:p w14:paraId="4CC07315" w14:textId="41AE881E" w:rsidR="002E5E0D" w:rsidRPr="007A4AFC" w:rsidDel="00744A71" w:rsidRDefault="002E5E0D">
            <w:pPr>
              <w:pStyle w:val="Titre"/>
              <w:tabs>
                <w:tab w:val="num" w:pos="-4820"/>
              </w:tabs>
              <w:spacing w:line="276" w:lineRule="auto"/>
              <w:jc w:val="both"/>
              <w:rPr>
                <w:del w:id="16581" w:author="Dr Mamadou SANOGO" w:date="2023-10-25T17:57:00Z"/>
                <w:rFonts w:asciiTheme="majorHAnsi" w:hAnsiTheme="majorHAnsi" w:cstheme="majorHAnsi"/>
                <w:b w:val="0"/>
                <w:color w:val="000000" w:themeColor="text1"/>
                <w:szCs w:val="24"/>
                <w:rPrChange w:id="16582" w:author="Dr Mamadou SANOGO" w:date="2023-10-25T18:15:00Z">
                  <w:rPr>
                    <w:del w:id="16583" w:author="Dr Mamadou SANOGO" w:date="2023-10-25T17:57:00Z"/>
                    <w:rFonts w:asciiTheme="majorHAnsi" w:hAnsiTheme="majorHAnsi" w:cstheme="majorHAnsi"/>
                    <w:b/>
                    <w:szCs w:val="24"/>
                  </w:rPr>
                </w:rPrChange>
              </w:rPr>
              <w:pPrChange w:id="16584" w:author="Dr Mamadou SANOGO" w:date="2023-10-25T17:57:00Z">
                <w:pPr>
                  <w:numPr>
                    <w:numId w:val="7"/>
                  </w:numPr>
                  <w:spacing w:line="240" w:lineRule="auto"/>
                  <w:ind w:left="720" w:hanging="360"/>
                  <w:contextualSpacing/>
                </w:pPr>
              </w:pPrChange>
            </w:pPr>
          </w:p>
        </w:tc>
        <w:tc>
          <w:tcPr>
            <w:tcW w:w="3261" w:type="pct"/>
          </w:tcPr>
          <w:p w14:paraId="0E0BBE4E" w14:textId="697AF2DF" w:rsidR="002E5E0D" w:rsidRPr="007A4AFC" w:rsidDel="00744A71" w:rsidRDefault="002E5E0D">
            <w:pPr>
              <w:pStyle w:val="Titre"/>
              <w:tabs>
                <w:tab w:val="num" w:pos="-4820"/>
              </w:tabs>
              <w:spacing w:line="276" w:lineRule="auto"/>
              <w:jc w:val="both"/>
              <w:rPr>
                <w:del w:id="16585" w:author="Dr Mamadou SANOGO" w:date="2023-10-25T17:57:00Z"/>
                <w:rFonts w:asciiTheme="majorHAnsi" w:hAnsiTheme="majorHAnsi" w:cstheme="majorHAnsi"/>
                <w:color w:val="000000" w:themeColor="text1"/>
                <w:szCs w:val="24"/>
                <w:rPrChange w:id="16586" w:author="Dr Mamadou SANOGO" w:date="2023-10-25T18:15:00Z">
                  <w:rPr>
                    <w:del w:id="16587" w:author="Dr Mamadou SANOGO" w:date="2023-10-25T17:57:00Z"/>
                    <w:rFonts w:asciiTheme="majorHAnsi" w:hAnsiTheme="majorHAnsi" w:cstheme="majorHAnsi"/>
                    <w:szCs w:val="24"/>
                  </w:rPr>
                </w:rPrChange>
              </w:rPr>
              <w:pPrChange w:id="16588" w:author="Dr Mamadou SANOGO" w:date="2023-10-25T17:57:00Z">
                <w:pPr>
                  <w:spacing w:line="240" w:lineRule="auto"/>
                </w:pPr>
              </w:pPrChange>
            </w:pPr>
            <w:del w:id="16589" w:author="Dr Mamadou SANOGO" w:date="2023-10-25T17:57:00Z">
              <w:r w:rsidRPr="007A4AFC" w:rsidDel="00744A71">
                <w:rPr>
                  <w:rFonts w:asciiTheme="majorHAnsi" w:hAnsiTheme="majorHAnsi" w:cstheme="majorHAnsi"/>
                  <w:color w:val="000000" w:themeColor="text1"/>
                  <w:szCs w:val="24"/>
                  <w:rPrChange w:id="16590" w:author="Dr Mamadou SANOGO" w:date="2023-10-25T18:15:00Z">
                    <w:rPr>
                      <w:rFonts w:asciiTheme="majorHAnsi" w:hAnsiTheme="majorHAnsi" w:cstheme="majorHAnsi"/>
                      <w:szCs w:val="24"/>
                    </w:rPr>
                  </w:rPrChange>
                </w:rPr>
                <w:delText>Vidéoprojecteurs</w:delText>
              </w:r>
            </w:del>
          </w:p>
        </w:tc>
        <w:tc>
          <w:tcPr>
            <w:tcW w:w="568" w:type="pct"/>
            <w:vAlign w:val="center"/>
          </w:tcPr>
          <w:p w14:paraId="7390695C" w14:textId="0011F2AB" w:rsidR="002E5E0D" w:rsidRPr="007A4AFC" w:rsidDel="00744A71" w:rsidRDefault="002E5E0D">
            <w:pPr>
              <w:pStyle w:val="Titre"/>
              <w:tabs>
                <w:tab w:val="num" w:pos="-4820"/>
              </w:tabs>
              <w:spacing w:line="276" w:lineRule="auto"/>
              <w:jc w:val="both"/>
              <w:rPr>
                <w:del w:id="16591" w:author="Dr Mamadou SANOGO" w:date="2023-10-25T17:57:00Z"/>
                <w:rFonts w:asciiTheme="majorHAnsi" w:hAnsiTheme="majorHAnsi" w:cstheme="majorHAnsi"/>
                <w:color w:val="000000" w:themeColor="text1"/>
                <w:szCs w:val="24"/>
                <w:rPrChange w:id="16592" w:author="Dr Mamadou SANOGO" w:date="2023-10-25T18:15:00Z">
                  <w:rPr>
                    <w:del w:id="16593" w:author="Dr Mamadou SANOGO" w:date="2023-10-25T17:57:00Z"/>
                    <w:rFonts w:asciiTheme="majorHAnsi" w:hAnsiTheme="majorHAnsi" w:cstheme="majorHAnsi"/>
                    <w:szCs w:val="24"/>
                  </w:rPr>
                </w:rPrChange>
              </w:rPr>
              <w:pPrChange w:id="16594" w:author="Dr Mamadou SANOGO" w:date="2023-10-25T17:57:00Z">
                <w:pPr>
                  <w:spacing w:line="240" w:lineRule="auto"/>
                  <w:jc w:val="center"/>
                </w:pPr>
              </w:pPrChange>
            </w:pPr>
            <w:del w:id="16595" w:author="Dr Mamadou SANOGO" w:date="2023-10-25T17:57:00Z">
              <w:r w:rsidRPr="007A4AFC" w:rsidDel="00744A71">
                <w:rPr>
                  <w:rFonts w:asciiTheme="majorHAnsi" w:hAnsiTheme="majorHAnsi" w:cstheme="majorHAnsi"/>
                  <w:color w:val="000000" w:themeColor="text1"/>
                  <w:szCs w:val="24"/>
                  <w:rPrChange w:id="16596" w:author="Dr Mamadou SANOGO" w:date="2023-10-25T18:15:00Z">
                    <w:rPr>
                      <w:rFonts w:asciiTheme="majorHAnsi" w:hAnsiTheme="majorHAnsi" w:cstheme="majorHAnsi"/>
                      <w:szCs w:val="24"/>
                    </w:rPr>
                  </w:rPrChange>
                </w:rPr>
                <w:delText>5</w:delText>
              </w:r>
            </w:del>
          </w:p>
        </w:tc>
        <w:tc>
          <w:tcPr>
            <w:tcW w:w="687" w:type="pct"/>
          </w:tcPr>
          <w:p w14:paraId="4BB39661" w14:textId="0584785A" w:rsidR="002E5E0D" w:rsidRPr="007A4AFC" w:rsidDel="00744A71" w:rsidRDefault="002E5E0D">
            <w:pPr>
              <w:pStyle w:val="Titre"/>
              <w:tabs>
                <w:tab w:val="num" w:pos="-4820"/>
              </w:tabs>
              <w:spacing w:line="276" w:lineRule="auto"/>
              <w:jc w:val="both"/>
              <w:rPr>
                <w:del w:id="16597" w:author="Dr Mamadou SANOGO" w:date="2023-10-25T17:57:00Z"/>
                <w:rFonts w:asciiTheme="majorHAnsi" w:hAnsiTheme="majorHAnsi" w:cstheme="majorHAnsi"/>
                <w:color w:val="000000" w:themeColor="text1"/>
                <w:szCs w:val="24"/>
                <w:rPrChange w:id="16598" w:author="Dr Mamadou SANOGO" w:date="2023-10-25T18:15:00Z">
                  <w:rPr>
                    <w:del w:id="16599" w:author="Dr Mamadou SANOGO" w:date="2023-10-25T17:57:00Z"/>
                    <w:rFonts w:asciiTheme="majorHAnsi" w:hAnsiTheme="majorHAnsi" w:cstheme="majorHAnsi"/>
                    <w:szCs w:val="24"/>
                  </w:rPr>
                </w:rPrChange>
              </w:rPr>
              <w:pPrChange w:id="16600" w:author="Dr Mamadou SANOGO" w:date="2023-10-25T17:57:00Z">
                <w:pPr>
                  <w:spacing w:line="240" w:lineRule="auto"/>
                  <w:jc w:val="center"/>
                </w:pPr>
              </w:pPrChange>
            </w:pPr>
            <w:del w:id="16601" w:author="Dr Mamadou SANOGO" w:date="2023-10-25T17:57:00Z">
              <w:r w:rsidRPr="007A4AFC" w:rsidDel="00744A71">
                <w:rPr>
                  <w:rFonts w:asciiTheme="majorHAnsi" w:hAnsiTheme="majorHAnsi" w:cstheme="majorHAnsi"/>
                  <w:color w:val="000000" w:themeColor="text1"/>
                  <w:szCs w:val="24"/>
                  <w:rPrChange w:id="16602" w:author="Dr Mamadou SANOGO" w:date="2023-10-25T18:15:00Z">
                    <w:rPr>
                      <w:rFonts w:asciiTheme="majorHAnsi" w:hAnsiTheme="majorHAnsi" w:cstheme="majorHAnsi"/>
                      <w:szCs w:val="24"/>
                    </w:rPr>
                  </w:rPrChange>
                </w:rPr>
                <w:delText xml:space="preserve">Bon </w:delText>
              </w:r>
            </w:del>
          </w:p>
        </w:tc>
      </w:tr>
      <w:tr w:rsidR="007A4AFC" w:rsidRPr="007A4AFC" w:rsidDel="00744A71" w14:paraId="0DF8F43F" w14:textId="77777777" w:rsidTr="002E5E0D">
        <w:trPr>
          <w:del w:id="16603" w:author="Dr Mamadou SANOGO" w:date="2023-10-25T17:57:00Z"/>
        </w:trPr>
        <w:tc>
          <w:tcPr>
            <w:tcW w:w="484" w:type="pct"/>
          </w:tcPr>
          <w:p w14:paraId="1CDFB5D8" w14:textId="0111A8FF" w:rsidR="002E5E0D" w:rsidRPr="007A4AFC" w:rsidDel="00744A71" w:rsidRDefault="002E5E0D">
            <w:pPr>
              <w:pStyle w:val="Titre"/>
              <w:tabs>
                <w:tab w:val="num" w:pos="-4820"/>
              </w:tabs>
              <w:spacing w:line="276" w:lineRule="auto"/>
              <w:jc w:val="both"/>
              <w:rPr>
                <w:del w:id="16604" w:author="Dr Mamadou SANOGO" w:date="2023-10-25T17:57:00Z"/>
                <w:rFonts w:asciiTheme="majorHAnsi" w:hAnsiTheme="majorHAnsi" w:cstheme="majorHAnsi"/>
                <w:b w:val="0"/>
                <w:color w:val="000000" w:themeColor="text1"/>
                <w:szCs w:val="24"/>
                <w:rPrChange w:id="16605" w:author="Dr Mamadou SANOGO" w:date="2023-10-25T18:15:00Z">
                  <w:rPr>
                    <w:del w:id="16606" w:author="Dr Mamadou SANOGO" w:date="2023-10-25T17:57:00Z"/>
                    <w:rFonts w:asciiTheme="majorHAnsi" w:hAnsiTheme="majorHAnsi" w:cstheme="majorHAnsi"/>
                    <w:b/>
                    <w:szCs w:val="24"/>
                  </w:rPr>
                </w:rPrChange>
              </w:rPr>
              <w:pPrChange w:id="16607" w:author="Dr Mamadou SANOGO" w:date="2023-10-25T17:57:00Z">
                <w:pPr>
                  <w:numPr>
                    <w:numId w:val="7"/>
                  </w:numPr>
                  <w:spacing w:line="240" w:lineRule="auto"/>
                  <w:ind w:left="720" w:hanging="360"/>
                  <w:contextualSpacing/>
                </w:pPr>
              </w:pPrChange>
            </w:pPr>
          </w:p>
        </w:tc>
        <w:tc>
          <w:tcPr>
            <w:tcW w:w="3261" w:type="pct"/>
          </w:tcPr>
          <w:p w14:paraId="4D4FEB72" w14:textId="41FD820C" w:rsidR="002E5E0D" w:rsidRPr="007A4AFC" w:rsidDel="00744A71" w:rsidRDefault="002E5E0D">
            <w:pPr>
              <w:pStyle w:val="Titre"/>
              <w:tabs>
                <w:tab w:val="num" w:pos="-4820"/>
              </w:tabs>
              <w:spacing w:line="276" w:lineRule="auto"/>
              <w:jc w:val="both"/>
              <w:rPr>
                <w:del w:id="16608" w:author="Dr Mamadou SANOGO" w:date="2023-10-25T17:57:00Z"/>
                <w:rFonts w:asciiTheme="majorHAnsi" w:hAnsiTheme="majorHAnsi" w:cstheme="majorHAnsi"/>
                <w:color w:val="000000" w:themeColor="text1"/>
                <w:szCs w:val="24"/>
                <w:rPrChange w:id="16609" w:author="Dr Mamadou SANOGO" w:date="2023-10-25T18:15:00Z">
                  <w:rPr>
                    <w:del w:id="16610" w:author="Dr Mamadou SANOGO" w:date="2023-10-25T17:57:00Z"/>
                    <w:rFonts w:asciiTheme="majorHAnsi" w:hAnsiTheme="majorHAnsi" w:cstheme="majorHAnsi"/>
                    <w:szCs w:val="24"/>
                  </w:rPr>
                </w:rPrChange>
              </w:rPr>
              <w:pPrChange w:id="16611" w:author="Dr Mamadou SANOGO" w:date="2023-10-25T17:57:00Z">
                <w:pPr>
                  <w:spacing w:line="240" w:lineRule="auto"/>
                </w:pPr>
              </w:pPrChange>
            </w:pPr>
            <w:del w:id="16612" w:author="Dr Mamadou SANOGO" w:date="2023-10-25T17:57:00Z">
              <w:r w:rsidRPr="007A4AFC" w:rsidDel="00744A71">
                <w:rPr>
                  <w:rFonts w:asciiTheme="majorHAnsi" w:hAnsiTheme="majorHAnsi" w:cstheme="majorHAnsi"/>
                  <w:color w:val="000000" w:themeColor="text1"/>
                  <w:szCs w:val="24"/>
                  <w:rPrChange w:id="16613" w:author="Dr Mamadou SANOGO" w:date="2023-10-25T18:15:00Z">
                    <w:rPr>
                      <w:rFonts w:asciiTheme="majorHAnsi" w:hAnsiTheme="majorHAnsi" w:cstheme="majorHAnsi"/>
                      <w:szCs w:val="24"/>
                    </w:rPr>
                  </w:rPrChange>
                </w:rPr>
                <w:delText>Camera</w:delText>
              </w:r>
            </w:del>
          </w:p>
        </w:tc>
        <w:tc>
          <w:tcPr>
            <w:tcW w:w="568" w:type="pct"/>
            <w:vAlign w:val="center"/>
          </w:tcPr>
          <w:p w14:paraId="0E08554D" w14:textId="11CF5496" w:rsidR="002E5E0D" w:rsidRPr="007A4AFC" w:rsidDel="00744A71" w:rsidRDefault="002E5E0D">
            <w:pPr>
              <w:pStyle w:val="Titre"/>
              <w:tabs>
                <w:tab w:val="num" w:pos="-4820"/>
              </w:tabs>
              <w:spacing w:line="276" w:lineRule="auto"/>
              <w:jc w:val="both"/>
              <w:rPr>
                <w:del w:id="16614" w:author="Dr Mamadou SANOGO" w:date="2023-10-25T17:57:00Z"/>
                <w:rFonts w:asciiTheme="majorHAnsi" w:hAnsiTheme="majorHAnsi" w:cstheme="majorHAnsi"/>
                <w:color w:val="000000" w:themeColor="text1"/>
                <w:szCs w:val="24"/>
                <w:rPrChange w:id="16615" w:author="Dr Mamadou SANOGO" w:date="2023-10-25T18:15:00Z">
                  <w:rPr>
                    <w:del w:id="16616" w:author="Dr Mamadou SANOGO" w:date="2023-10-25T17:57:00Z"/>
                    <w:rFonts w:asciiTheme="majorHAnsi" w:hAnsiTheme="majorHAnsi" w:cstheme="majorHAnsi"/>
                    <w:szCs w:val="24"/>
                  </w:rPr>
                </w:rPrChange>
              </w:rPr>
              <w:pPrChange w:id="16617" w:author="Dr Mamadou SANOGO" w:date="2023-10-25T17:57:00Z">
                <w:pPr>
                  <w:spacing w:line="240" w:lineRule="auto"/>
                  <w:jc w:val="center"/>
                </w:pPr>
              </w:pPrChange>
            </w:pPr>
            <w:del w:id="16618" w:author="Dr Mamadou SANOGO" w:date="2023-10-25T17:57:00Z">
              <w:r w:rsidRPr="007A4AFC" w:rsidDel="00744A71">
                <w:rPr>
                  <w:rFonts w:asciiTheme="majorHAnsi" w:hAnsiTheme="majorHAnsi" w:cstheme="majorHAnsi"/>
                  <w:color w:val="000000" w:themeColor="text1"/>
                  <w:szCs w:val="24"/>
                  <w:rPrChange w:id="16619" w:author="Dr Mamadou SANOGO" w:date="2023-10-25T18:15:00Z">
                    <w:rPr>
                      <w:rFonts w:asciiTheme="majorHAnsi" w:hAnsiTheme="majorHAnsi" w:cstheme="majorHAnsi"/>
                      <w:szCs w:val="24"/>
                    </w:rPr>
                  </w:rPrChange>
                </w:rPr>
                <w:delText>1</w:delText>
              </w:r>
            </w:del>
          </w:p>
        </w:tc>
        <w:tc>
          <w:tcPr>
            <w:tcW w:w="687" w:type="pct"/>
          </w:tcPr>
          <w:p w14:paraId="72430727" w14:textId="67BC510A" w:rsidR="002E5E0D" w:rsidRPr="007A4AFC" w:rsidDel="00744A71" w:rsidRDefault="002E5E0D">
            <w:pPr>
              <w:pStyle w:val="Titre"/>
              <w:tabs>
                <w:tab w:val="num" w:pos="-4820"/>
              </w:tabs>
              <w:spacing w:line="276" w:lineRule="auto"/>
              <w:jc w:val="both"/>
              <w:rPr>
                <w:del w:id="16620" w:author="Dr Mamadou SANOGO" w:date="2023-10-25T17:57:00Z"/>
                <w:rFonts w:asciiTheme="majorHAnsi" w:hAnsiTheme="majorHAnsi" w:cstheme="majorHAnsi"/>
                <w:color w:val="000000" w:themeColor="text1"/>
                <w:szCs w:val="24"/>
                <w:rPrChange w:id="16621" w:author="Dr Mamadou SANOGO" w:date="2023-10-25T18:15:00Z">
                  <w:rPr>
                    <w:del w:id="16622" w:author="Dr Mamadou SANOGO" w:date="2023-10-25T17:57:00Z"/>
                    <w:rFonts w:asciiTheme="majorHAnsi" w:hAnsiTheme="majorHAnsi" w:cstheme="majorHAnsi"/>
                    <w:szCs w:val="24"/>
                  </w:rPr>
                </w:rPrChange>
              </w:rPr>
              <w:pPrChange w:id="16623" w:author="Dr Mamadou SANOGO" w:date="2023-10-25T17:57:00Z">
                <w:pPr>
                  <w:spacing w:line="240" w:lineRule="auto"/>
                  <w:jc w:val="center"/>
                </w:pPr>
              </w:pPrChange>
            </w:pPr>
            <w:del w:id="16624" w:author="Dr Mamadou SANOGO" w:date="2023-10-25T17:57:00Z">
              <w:r w:rsidRPr="007A4AFC" w:rsidDel="00744A71">
                <w:rPr>
                  <w:rFonts w:asciiTheme="majorHAnsi" w:hAnsiTheme="majorHAnsi" w:cstheme="majorHAnsi"/>
                  <w:color w:val="000000" w:themeColor="text1"/>
                  <w:szCs w:val="24"/>
                  <w:rPrChange w:id="16625" w:author="Dr Mamadou SANOGO" w:date="2023-10-25T18:15:00Z">
                    <w:rPr>
                      <w:rFonts w:asciiTheme="majorHAnsi" w:hAnsiTheme="majorHAnsi" w:cstheme="majorHAnsi"/>
                      <w:szCs w:val="24"/>
                    </w:rPr>
                  </w:rPrChange>
                </w:rPr>
                <w:delText xml:space="preserve">Bon </w:delText>
              </w:r>
            </w:del>
          </w:p>
        </w:tc>
      </w:tr>
      <w:tr w:rsidR="007A4AFC" w:rsidRPr="007A4AFC" w:rsidDel="00744A71" w14:paraId="22BEC13F" w14:textId="77777777" w:rsidTr="002E5E0D">
        <w:trPr>
          <w:del w:id="16626" w:author="Dr Mamadou SANOGO" w:date="2023-10-25T17:57:00Z"/>
        </w:trPr>
        <w:tc>
          <w:tcPr>
            <w:tcW w:w="484" w:type="pct"/>
          </w:tcPr>
          <w:p w14:paraId="2179DCA2" w14:textId="7F2A6877" w:rsidR="002E5E0D" w:rsidRPr="007A4AFC" w:rsidDel="00744A71" w:rsidRDefault="002E5E0D">
            <w:pPr>
              <w:pStyle w:val="Titre"/>
              <w:tabs>
                <w:tab w:val="num" w:pos="-4820"/>
              </w:tabs>
              <w:spacing w:line="276" w:lineRule="auto"/>
              <w:jc w:val="both"/>
              <w:rPr>
                <w:del w:id="16627" w:author="Dr Mamadou SANOGO" w:date="2023-10-25T17:57:00Z"/>
                <w:rFonts w:asciiTheme="majorHAnsi" w:hAnsiTheme="majorHAnsi" w:cstheme="majorHAnsi"/>
                <w:b w:val="0"/>
                <w:color w:val="000000" w:themeColor="text1"/>
                <w:szCs w:val="24"/>
                <w:rPrChange w:id="16628" w:author="Dr Mamadou SANOGO" w:date="2023-10-25T18:15:00Z">
                  <w:rPr>
                    <w:del w:id="16629" w:author="Dr Mamadou SANOGO" w:date="2023-10-25T17:57:00Z"/>
                    <w:rFonts w:asciiTheme="majorHAnsi" w:hAnsiTheme="majorHAnsi" w:cstheme="majorHAnsi"/>
                    <w:b/>
                    <w:szCs w:val="24"/>
                  </w:rPr>
                </w:rPrChange>
              </w:rPr>
              <w:pPrChange w:id="16630" w:author="Dr Mamadou SANOGO" w:date="2023-10-25T17:57:00Z">
                <w:pPr>
                  <w:numPr>
                    <w:numId w:val="7"/>
                  </w:numPr>
                  <w:spacing w:line="240" w:lineRule="auto"/>
                  <w:ind w:left="720" w:hanging="360"/>
                  <w:contextualSpacing/>
                </w:pPr>
              </w:pPrChange>
            </w:pPr>
          </w:p>
        </w:tc>
        <w:tc>
          <w:tcPr>
            <w:tcW w:w="3261" w:type="pct"/>
          </w:tcPr>
          <w:p w14:paraId="5B11FE01" w14:textId="452E1DA9" w:rsidR="002E5E0D" w:rsidRPr="007A4AFC" w:rsidDel="00744A71" w:rsidRDefault="002E5E0D">
            <w:pPr>
              <w:pStyle w:val="Titre"/>
              <w:tabs>
                <w:tab w:val="num" w:pos="-4820"/>
              </w:tabs>
              <w:spacing w:line="276" w:lineRule="auto"/>
              <w:jc w:val="both"/>
              <w:rPr>
                <w:del w:id="16631" w:author="Dr Mamadou SANOGO" w:date="2023-10-25T17:57:00Z"/>
                <w:rFonts w:asciiTheme="majorHAnsi" w:hAnsiTheme="majorHAnsi" w:cstheme="majorHAnsi"/>
                <w:color w:val="000000" w:themeColor="text1"/>
                <w:szCs w:val="24"/>
                <w:rPrChange w:id="16632" w:author="Dr Mamadou SANOGO" w:date="2023-10-25T18:15:00Z">
                  <w:rPr>
                    <w:del w:id="16633" w:author="Dr Mamadou SANOGO" w:date="2023-10-25T17:57:00Z"/>
                    <w:rFonts w:asciiTheme="majorHAnsi" w:hAnsiTheme="majorHAnsi" w:cstheme="majorHAnsi"/>
                    <w:szCs w:val="24"/>
                  </w:rPr>
                </w:rPrChange>
              </w:rPr>
              <w:pPrChange w:id="16634" w:author="Dr Mamadou SANOGO" w:date="2023-10-25T17:57:00Z">
                <w:pPr>
                  <w:spacing w:line="240" w:lineRule="auto"/>
                </w:pPr>
              </w:pPrChange>
            </w:pPr>
            <w:del w:id="16635" w:author="Dr Mamadou SANOGO" w:date="2023-10-25T17:57:00Z">
              <w:r w:rsidRPr="007A4AFC" w:rsidDel="00744A71">
                <w:rPr>
                  <w:rFonts w:asciiTheme="majorHAnsi" w:hAnsiTheme="majorHAnsi" w:cstheme="majorHAnsi"/>
                  <w:color w:val="000000" w:themeColor="text1"/>
                  <w:szCs w:val="24"/>
                  <w:rPrChange w:id="16636" w:author="Dr Mamadou SANOGO" w:date="2023-10-25T18:15:00Z">
                    <w:rPr>
                      <w:rFonts w:asciiTheme="majorHAnsi" w:hAnsiTheme="majorHAnsi" w:cstheme="majorHAnsi"/>
                      <w:szCs w:val="24"/>
                    </w:rPr>
                  </w:rPrChange>
                </w:rPr>
                <w:delText>Téléviseurs</w:delText>
              </w:r>
            </w:del>
          </w:p>
        </w:tc>
        <w:tc>
          <w:tcPr>
            <w:tcW w:w="568" w:type="pct"/>
            <w:vAlign w:val="center"/>
          </w:tcPr>
          <w:p w14:paraId="5C4A4D52" w14:textId="23A17D90" w:rsidR="002E5E0D" w:rsidRPr="007A4AFC" w:rsidDel="00744A71" w:rsidRDefault="002E5E0D">
            <w:pPr>
              <w:pStyle w:val="Titre"/>
              <w:tabs>
                <w:tab w:val="num" w:pos="-4820"/>
              </w:tabs>
              <w:spacing w:line="276" w:lineRule="auto"/>
              <w:jc w:val="both"/>
              <w:rPr>
                <w:del w:id="16637" w:author="Dr Mamadou SANOGO" w:date="2023-10-25T17:57:00Z"/>
                <w:rFonts w:asciiTheme="majorHAnsi" w:hAnsiTheme="majorHAnsi" w:cstheme="majorHAnsi"/>
                <w:color w:val="000000" w:themeColor="text1"/>
                <w:szCs w:val="24"/>
                <w:rPrChange w:id="16638" w:author="Dr Mamadou SANOGO" w:date="2023-10-25T18:15:00Z">
                  <w:rPr>
                    <w:del w:id="16639" w:author="Dr Mamadou SANOGO" w:date="2023-10-25T17:57:00Z"/>
                    <w:rFonts w:asciiTheme="majorHAnsi" w:hAnsiTheme="majorHAnsi" w:cstheme="majorHAnsi"/>
                    <w:szCs w:val="24"/>
                  </w:rPr>
                </w:rPrChange>
              </w:rPr>
              <w:pPrChange w:id="16640" w:author="Dr Mamadou SANOGO" w:date="2023-10-25T17:57:00Z">
                <w:pPr>
                  <w:spacing w:line="240" w:lineRule="auto"/>
                  <w:jc w:val="center"/>
                </w:pPr>
              </w:pPrChange>
            </w:pPr>
            <w:del w:id="16641" w:author="Dr Mamadou SANOGO" w:date="2023-10-25T17:57:00Z">
              <w:r w:rsidRPr="007A4AFC" w:rsidDel="00744A71">
                <w:rPr>
                  <w:rFonts w:asciiTheme="majorHAnsi" w:hAnsiTheme="majorHAnsi" w:cstheme="majorHAnsi"/>
                  <w:color w:val="000000" w:themeColor="text1"/>
                  <w:szCs w:val="24"/>
                  <w:rPrChange w:id="16642" w:author="Dr Mamadou SANOGO" w:date="2023-10-25T18:15:00Z">
                    <w:rPr>
                      <w:rFonts w:asciiTheme="majorHAnsi" w:hAnsiTheme="majorHAnsi" w:cstheme="majorHAnsi"/>
                      <w:szCs w:val="24"/>
                    </w:rPr>
                  </w:rPrChange>
                </w:rPr>
                <w:delText>6</w:delText>
              </w:r>
            </w:del>
          </w:p>
        </w:tc>
        <w:tc>
          <w:tcPr>
            <w:tcW w:w="687" w:type="pct"/>
          </w:tcPr>
          <w:p w14:paraId="2870299A" w14:textId="07B233B7" w:rsidR="002E5E0D" w:rsidRPr="007A4AFC" w:rsidDel="00744A71" w:rsidRDefault="002E5E0D">
            <w:pPr>
              <w:pStyle w:val="Titre"/>
              <w:tabs>
                <w:tab w:val="num" w:pos="-4820"/>
              </w:tabs>
              <w:spacing w:line="276" w:lineRule="auto"/>
              <w:jc w:val="both"/>
              <w:rPr>
                <w:del w:id="16643" w:author="Dr Mamadou SANOGO" w:date="2023-10-25T17:57:00Z"/>
                <w:rFonts w:asciiTheme="majorHAnsi" w:hAnsiTheme="majorHAnsi" w:cstheme="majorHAnsi"/>
                <w:color w:val="000000" w:themeColor="text1"/>
                <w:szCs w:val="24"/>
                <w:rPrChange w:id="16644" w:author="Dr Mamadou SANOGO" w:date="2023-10-25T18:15:00Z">
                  <w:rPr>
                    <w:del w:id="16645" w:author="Dr Mamadou SANOGO" w:date="2023-10-25T17:57:00Z"/>
                    <w:rFonts w:asciiTheme="majorHAnsi" w:hAnsiTheme="majorHAnsi" w:cstheme="majorHAnsi"/>
                    <w:szCs w:val="24"/>
                  </w:rPr>
                </w:rPrChange>
              </w:rPr>
              <w:pPrChange w:id="16646" w:author="Dr Mamadou SANOGO" w:date="2023-10-25T17:57:00Z">
                <w:pPr>
                  <w:spacing w:line="240" w:lineRule="auto"/>
                  <w:jc w:val="center"/>
                </w:pPr>
              </w:pPrChange>
            </w:pPr>
            <w:del w:id="16647" w:author="Dr Mamadou SANOGO" w:date="2023-10-25T17:57:00Z">
              <w:r w:rsidRPr="007A4AFC" w:rsidDel="00744A71">
                <w:rPr>
                  <w:rFonts w:asciiTheme="majorHAnsi" w:hAnsiTheme="majorHAnsi" w:cstheme="majorHAnsi"/>
                  <w:color w:val="000000" w:themeColor="text1"/>
                  <w:szCs w:val="24"/>
                  <w:rPrChange w:id="16648" w:author="Dr Mamadou SANOGO" w:date="2023-10-25T18:15:00Z">
                    <w:rPr>
                      <w:rFonts w:asciiTheme="majorHAnsi" w:hAnsiTheme="majorHAnsi" w:cstheme="majorHAnsi"/>
                      <w:szCs w:val="24"/>
                    </w:rPr>
                  </w:rPrChange>
                </w:rPr>
                <w:delText xml:space="preserve">Bon </w:delText>
              </w:r>
            </w:del>
          </w:p>
        </w:tc>
      </w:tr>
      <w:tr w:rsidR="007A4AFC" w:rsidRPr="007A4AFC" w:rsidDel="00744A71" w14:paraId="0B0855BF" w14:textId="77777777" w:rsidTr="002E5E0D">
        <w:trPr>
          <w:del w:id="16649" w:author="Dr Mamadou SANOGO" w:date="2023-10-25T17:57:00Z"/>
        </w:trPr>
        <w:tc>
          <w:tcPr>
            <w:tcW w:w="484" w:type="pct"/>
          </w:tcPr>
          <w:p w14:paraId="0273BAF9" w14:textId="16E6E00C" w:rsidR="009128F6" w:rsidRPr="007A4AFC" w:rsidDel="00744A71" w:rsidRDefault="009128F6">
            <w:pPr>
              <w:pStyle w:val="Titre"/>
              <w:tabs>
                <w:tab w:val="num" w:pos="-4820"/>
              </w:tabs>
              <w:spacing w:line="276" w:lineRule="auto"/>
              <w:jc w:val="both"/>
              <w:rPr>
                <w:del w:id="16650" w:author="Dr Mamadou SANOGO" w:date="2023-10-25T17:57:00Z"/>
                <w:rFonts w:asciiTheme="majorHAnsi" w:hAnsiTheme="majorHAnsi" w:cstheme="majorHAnsi"/>
                <w:b w:val="0"/>
                <w:color w:val="000000" w:themeColor="text1"/>
                <w:szCs w:val="24"/>
                <w:rPrChange w:id="16651" w:author="Dr Mamadou SANOGO" w:date="2023-10-25T18:15:00Z">
                  <w:rPr>
                    <w:del w:id="16652" w:author="Dr Mamadou SANOGO" w:date="2023-10-25T17:57:00Z"/>
                    <w:rFonts w:asciiTheme="majorHAnsi" w:hAnsiTheme="majorHAnsi" w:cstheme="majorHAnsi"/>
                    <w:b/>
                    <w:szCs w:val="24"/>
                  </w:rPr>
                </w:rPrChange>
              </w:rPr>
              <w:pPrChange w:id="16653" w:author="Dr Mamadou SANOGO" w:date="2023-10-25T17:57:00Z">
                <w:pPr>
                  <w:numPr>
                    <w:numId w:val="7"/>
                  </w:numPr>
                  <w:spacing w:line="240" w:lineRule="auto"/>
                  <w:ind w:left="720" w:hanging="360"/>
                  <w:contextualSpacing/>
                </w:pPr>
              </w:pPrChange>
            </w:pPr>
          </w:p>
        </w:tc>
        <w:tc>
          <w:tcPr>
            <w:tcW w:w="3261" w:type="pct"/>
          </w:tcPr>
          <w:p w14:paraId="2CD8A5E5" w14:textId="2607B9DF" w:rsidR="009128F6" w:rsidRPr="007A4AFC" w:rsidDel="00744A71" w:rsidRDefault="009128F6">
            <w:pPr>
              <w:pStyle w:val="Titre"/>
              <w:tabs>
                <w:tab w:val="num" w:pos="-4820"/>
              </w:tabs>
              <w:spacing w:line="276" w:lineRule="auto"/>
              <w:jc w:val="both"/>
              <w:rPr>
                <w:del w:id="16654" w:author="Dr Mamadou SANOGO" w:date="2023-10-25T17:57:00Z"/>
                <w:rFonts w:asciiTheme="majorHAnsi" w:hAnsiTheme="majorHAnsi" w:cstheme="majorHAnsi"/>
                <w:color w:val="000000" w:themeColor="text1"/>
                <w:szCs w:val="24"/>
                <w:rPrChange w:id="16655" w:author="Dr Mamadou SANOGO" w:date="2023-10-25T18:15:00Z">
                  <w:rPr>
                    <w:del w:id="16656" w:author="Dr Mamadou SANOGO" w:date="2023-10-25T17:57:00Z"/>
                    <w:rFonts w:asciiTheme="majorHAnsi" w:hAnsiTheme="majorHAnsi" w:cstheme="majorHAnsi"/>
                    <w:szCs w:val="24"/>
                  </w:rPr>
                </w:rPrChange>
              </w:rPr>
              <w:pPrChange w:id="16657" w:author="Dr Mamadou SANOGO" w:date="2023-10-25T17:57:00Z">
                <w:pPr>
                  <w:spacing w:line="240" w:lineRule="auto"/>
                </w:pPr>
              </w:pPrChange>
            </w:pPr>
            <w:del w:id="16658" w:author="Dr Mamadou SANOGO" w:date="2023-10-25T17:57:00Z">
              <w:r w:rsidRPr="007A4AFC" w:rsidDel="00744A71">
                <w:rPr>
                  <w:rFonts w:asciiTheme="majorHAnsi" w:hAnsiTheme="majorHAnsi" w:cstheme="majorHAnsi"/>
                  <w:color w:val="000000" w:themeColor="text1"/>
                  <w:szCs w:val="24"/>
                  <w:rPrChange w:id="16659" w:author="Dr Mamadou SANOGO" w:date="2023-10-25T18:15:00Z">
                    <w:rPr>
                      <w:rFonts w:asciiTheme="majorHAnsi" w:hAnsiTheme="majorHAnsi" w:cstheme="majorHAnsi"/>
                      <w:szCs w:val="24"/>
                    </w:rPr>
                  </w:rPrChange>
                </w:rPr>
                <w:delText>Haut-parleurs</w:delText>
              </w:r>
            </w:del>
          </w:p>
        </w:tc>
        <w:tc>
          <w:tcPr>
            <w:tcW w:w="568" w:type="pct"/>
            <w:vAlign w:val="center"/>
          </w:tcPr>
          <w:p w14:paraId="0E6107F5" w14:textId="6D3E2E72" w:rsidR="009128F6" w:rsidRPr="007A4AFC" w:rsidDel="00744A71" w:rsidRDefault="009128F6">
            <w:pPr>
              <w:pStyle w:val="Titre"/>
              <w:tabs>
                <w:tab w:val="num" w:pos="-4820"/>
              </w:tabs>
              <w:spacing w:line="276" w:lineRule="auto"/>
              <w:jc w:val="both"/>
              <w:rPr>
                <w:del w:id="16660" w:author="Dr Mamadou SANOGO" w:date="2023-10-25T17:57:00Z"/>
                <w:rFonts w:asciiTheme="majorHAnsi" w:hAnsiTheme="majorHAnsi" w:cstheme="majorHAnsi"/>
                <w:color w:val="000000" w:themeColor="text1"/>
                <w:szCs w:val="24"/>
                <w:rPrChange w:id="16661" w:author="Dr Mamadou SANOGO" w:date="2023-10-25T18:15:00Z">
                  <w:rPr>
                    <w:del w:id="16662" w:author="Dr Mamadou SANOGO" w:date="2023-10-25T17:57:00Z"/>
                    <w:rFonts w:asciiTheme="majorHAnsi" w:hAnsiTheme="majorHAnsi" w:cstheme="majorHAnsi"/>
                    <w:szCs w:val="24"/>
                  </w:rPr>
                </w:rPrChange>
              </w:rPr>
              <w:pPrChange w:id="16663" w:author="Dr Mamadou SANOGO" w:date="2023-10-25T17:57:00Z">
                <w:pPr>
                  <w:spacing w:line="240" w:lineRule="auto"/>
                  <w:jc w:val="center"/>
                </w:pPr>
              </w:pPrChange>
            </w:pPr>
            <w:del w:id="16664" w:author="Dr Mamadou SANOGO" w:date="2023-10-25T17:57:00Z">
              <w:r w:rsidRPr="007A4AFC" w:rsidDel="00744A71">
                <w:rPr>
                  <w:rFonts w:asciiTheme="majorHAnsi" w:hAnsiTheme="majorHAnsi" w:cstheme="majorHAnsi"/>
                  <w:color w:val="000000" w:themeColor="text1"/>
                  <w:szCs w:val="24"/>
                  <w:rPrChange w:id="16665" w:author="Dr Mamadou SANOGO" w:date="2023-10-25T18:15:00Z">
                    <w:rPr>
                      <w:rFonts w:asciiTheme="majorHAnsi" w:hAnsiTheme="majorHAnsi" w:cstheme="majorHAnsi"/>
                      <w:szCs w:val="24"/>
                    </w:rPr>
                  </w:rPrChange>
                </w:rPr>
                <w:delText>2</w:delText>
              </w:r>
            </w:del>
          </w:p>
        </w:tc>
        <w:tc>
          <w:tcPr>
            <w:tcW w:w="687" w:type="pct"/>
          </w:tcPr>
          <w:p w14:paraId="3B7AEA3E" w14:textId="6A68B00B" w:rsidR="009128F6" w:rsidRPr="007A4AFC" w:rsidDel="00744A71" w:rsidRDefault="009128F6">
            <w:pPr>
              <w:pStyle w:val="Titre"/>
              <w:tabs>
                <w:tab w:val="num" w:pos="-4820"/>
              </w:tabs>
              <w:spacing w:line="276" w:lineRule="auto"/>
              <w:jc w:val="both"/>
              <w:rPr>
                <w:del w:id="16666" w:author="Dr Mamadou SANOGO" w:date="2023-10-25T17:57:00Z"/>
                <w:rFonts w:asciiTheme="majorHAnsi" w:hAnsiTheme="majorHAnsi" w:cstheme="majorHAnsi"/>
                <w:color w:val="000000" w:themeColor="text1"/>
                <w:szCs w:val="24"/>
                <w:rPrChange w:id="16667" w:author="Dr Mamadou SANOGO" w:date="2023-10-25T18:15:00Z">
                  <w:rPr>
                    <w:del w:id="16668" w:author="Dr Mamadou SANOGO" w:date="2023-10-25T17:57:00Z"/>
                    <w:rFonts w:asciiTheme="majorHAnsi" w:hAnsiTheme="majorHAnsi" w:cstheme="majorHAnsi"/>
                    <w:szCs w:val="24"/>
                  </w:rPr>
                </w:rPrChange>
              </w:rPr>
              <w:pPrChange w:id="16669" w:author="Dr Mamadou SANOGO" w:date="2023-10-25T17:57:00Z">
                <w:pPr>
                  <w:spacing w:line="240" w:lineRule="auto"/>
                  <w:jc w:val="center"/>
                </w:pPr>
              </w:pPrChange>
            </w:pPr>
            <w:del w:id="16670" w:author="Dr Mamadou SANOGO" w:date="2023-10-25T17:57:00Z">
              <w:r w:rsidRPr="007A4AFC" w:rsidDel="00744A71">
                <w:rPr>
                  <w:rFonts w:asciiTheme="majorHAnsi" w:hAnsiTheme="majorHAnsi" w:cstheme="majorHAnsi"/>
                  <w:color w:val="000000" w:themeColor="text1"/>
                  <w:szCs w:val="24"/>
                  <w:rPrChange w:id="16671" w:author="Dr Mamadou SANOGO" w:date="2023-10-25T18:15:00Z">
                    <w:rPr>
                      <w:rFonts w:asciiTheme="majorHAnsi" w:hAnsiTheme="majorHAnsi" w:cstheme="majorHAnsi"/>
                      <w:szCs w:val="24"/>
                    </w:rPr>
                  </w:rPrChange>
                </w:rPr>
                <w:delText>Bon</w:delText>
              </w:r>
            </w:del>
          </w:p>
        </w:tc>
      </w:tr>
      <w:tr w:rsidR="007A4AFC" w:rsidRPr="007A4AFC" w:rsidDel="00744A71" w14:paraId="59CE3B47" w14:textId="77777777" w:rsidTr="002E5E0D">
        <w:trPr>
          <w:del w:id="16672" w:author="Dr Mamadou SANOGO" w:date="2023-10-25T17:57:00Z"/>
        </w:trPr>
        <w:tc>
          <w:tcPr>
            <w:tcW w:w="484" w:type="pct"/>
          </w:tcPr>
          <w:p w14:paraId="72E75B50" w14:textId="41B71980" w:rsidR="002E5E0D" w:rsidRPr="007A4AFC" w:rsidDel="00744A71" w:rsidRDefault="002E5E0D">
            <w:pPr>
              <w:pStyle w:val="Titre"/>
              <w:tabs>
                <w:tab w:val="num" w:pos="-4820"/>
              </w:tabs>
              <w:spacing w:line="276" w:lineRule="auto"/>
              <w:jc w:val="both"/>
              <w:rPr>
                <w:del w:id="16673" w:author="Dr Mamadou SANOGO" w:date="2023-10-25T17:57:00Z"/>
                <w:rFonts w:asciiTheme="majorHAnsi" w:hAnsiTheme="majorHAnsi" w:cstheme="majorHAnsi"/>
                <w:b w:val="0"/>
                <w:color w:val="000000" w:themeColor="text1"/>
                <w:szCs w:val="24"/>
                <w:rPrChange w:id="16674" w:author="Dr Mamadou SANOGO" w:date="2023-10-25T18:15:00Z">
                  <w:rPr>
                    <w:del w:id="16675" w:author="Dr Mamadou SANOGO" w:date="2023-10-25T17:57:00Z"/>
                    <w:rFonts w:asciiTheme="majorHAnsi" w:hAnsiTheme="majorHAnsi" w:cstheme="majorHAnsi"/>
                    <w:b/>
                    <w:szCs w:val="24"/>
                  </w:rPr>
                </w:rPrChange>
              </w:rPr>
              <w:pPrChange w:id="16676" w:author="Dr Mamadou SANOGO" w:date="2023-10-25T17:57:00Z">
                <w:pPr>
                  <w:numPr>
                    <w:numId w:val="7"/>
                  </w:numPr>
                  <w:spacing w:line="240" w:lineRule="auto"/>
                  <w:ind w:left="720" w:hanging="360"/>
                  <w:contextualSpacing/>
                </w:pPr>
              </w:pPrChange>
            </w:pPr>
          </w:p>
        </w:tc>
        <w:tc>
          <w:tcPr>
            <w:tcW w:w="3261" w:type="pct"/>
          </w:tcPr>
          <w:p w14:paraId="30A6FDE1" w14:textId="26662A49" w:rsidR="002E5E0D" w:rsidRPr="007A4AFC" w:rsidDel="00744A71" w:rsidRDefault="002E5E0D">
            <w:pPr>
              <w:pStyle w:val="Titre"/>
              <w:tabs>
                <w:tab w:val="num" w:pos="-4820"/>
              </w:tabs>
              <w:spacing w:line="276" w:lineRule="auto"/>
              <w:jc w:val="both"/>
              <w:rPr>
                <w:del w:id="16677" w:author="Dr Mamadou SANOGO" w:date="2023-10-25T17:57:00Z"/>
                <w:rFonts w:asciiTheme="majorHAnsi" w:hAnsiTheme="majorHAnsi" w:cstheme="majorHAnsi"/>
                <w:color w:val="000000" w:themeColor="text1"/>
                <w:szCs w:val="24"/>
                <w:rPrChange w:id="16678" w:author="Dr Mamadou SANOGO" w:date="2023-10-25T18:15:00Z">
                  <w:rPr>
                    <w:del w:id="16679" w:author="Dr Mamadou SANOGO" w:date="2023-10-25T17:57:00Z"/>
                    <w:rFonts w:asciiTheme="majorHAnsi" w:hAnsiTheme="majorHAnsi" w:cstheme="majorHAnsi"/>
                    <w:szCs w:val="24"/>
                  </w:rPr>
                </w:rPrChange>
              </w:rPr>
              <w:pPrChange w:id="16680" w:author="Dr Mamadou SANOGO" w:date="2023-10-25T17:57:00Z">
                <w:pPr>
                  <w:spacing w:line="240" w:lineRule="auto"/>
                </w:pPr>
              </w:pPrChange>
            </w:pPr>
            <w:del w:id="16681" w:author="Dr Mamadou SANOGO" w:date="2023-10-25T17:57:00Z">
              <w:r w:rsidRPr="007A4AFC" w:rsidDel="00744A71">
                <w:rPr>
                  <w:rFonts w:asciiTheme="majorHAnsi" w:hAnsiTheme="majorHAnsi" w:cstheme="majorHAnsi"/>
                  <w:color w:val="000000" w:themeColor="text1"/>
                  <w:szCs w:val="24"/>
                  <w:rPrChange w:id="16682" w:author="Dr Mamadou SANOGO" w:date="2023-10-25T18:15:00Z">
                    <w:rPr>
                      <w:rFonts w:asciiTheme="majorHAnsi" w:hAnsiTheme="majorHAnsi" w:cstheme="majorHAnsi"/>
                      <w:szCs w:val="24"/>
                    </w:rPr>
                  </w:rPrChange>
                </w:rPr>
                <w:delText>Imprimantes multifonction</w:delText>
              </w:r>
            </w:del>
          </w:p>
        </w:tc>
        <w:tc>
          <w:tcPr>
            <w:tcW w:w="568" w:type="pct"/>
            <w:vAlign w:val="center"/>
          </w:tcPr>
          <w:p w14:paraId="11667749" w14:textId="607BBF0E" w:rsidR="002E5E0D" w:rsidRPr="007A4AFC" w:rsidDel="00744A71" w:rsidRDefault="002E5E0D">
            <w:pPr>
              <w:pStyle w:val="Titre"/>
              <w:tabs>
                <w:tab w:val="num" w:pos="-4820"/>
              </w:tabs>
              <w:spacing w:line="276" w:lineRule="auto"/>
              <w:jc w:val="both"/>
              <w:rPr>
                <w:del w:id="16683" w:author="Dr Mamadou SANOGO" w:date="2023-10-25T17:57:00Z"/>
                <w:rFonts w:asciiTheme="majorHAnsi" w:hAnsiTheme="majorHAnsi" w:cstheme="majorHAnsi"/>
                <w:color w:val="000000" w:themeColor="text1"/>
                <w:szCs w:val="24"/>
                <w:rPrChange w:id="16684" w:author="Dr Mamadou SANOGO" w:date="2023-10-25T18:15:00Z">
                  <w:rPr>
                    <w:del w:id="16685" w:author="Dr Mamadou SANOGO" w:date="2023-10-25T17:57:00Z"/>
                    <w:rFonts w:asciiTheme="majorHAnsi" w:hAnsiTheme="majorHAnsi" w:cstheme="majorHAnsi"/>
                    <w:szCs w:val="24"/>
                  </w:rPr>
                </w:rPrChange>
              </w:rPr>
              <w:pPrChange w:id="16686" w:author="Dr Mamadou SANOGO" w:date="2023-10-25T17:57:00Z">
                <w:pPr>
                  <w:spacing w:line="240" w:lineRule="auto"/>
                  <w:jc w:val="center"/>
                </w:pPr>
              </w:pPrChange>
            </w:pPr>
            <w:del w:id="16687" w:author="Dr Mamadou SANOGO" w:date="2023-10-25T17:57:00Z">
              <w:r w:rsidRPr="007A4AFC" w:rsidDel="00744A71">
                <w:rPr>
                  <w:rFonts w:asciiTheme="majorHAnsi" w:hAnsiTheme="majorHAnsi" w:cstheme="majorHAnsi"/>
                  <w:color w:val="000000" w:themeColor="text1"/>
                  <w:szCs w:val="24"/>
                  <w:rPrChange w:id="16688" w:author="Dr Mamadou SANOGO" w:date="2023-10-25T18:15:00Z">
                    <w:rPr>
                      <w:rFonts w:asciiTheme="majorHAnsi" w:hAnsiTheme="majorHAnsi" w:cstheme="majorHAnsi"/>
                      <w:szCs w:val="24"/>
                    </w:rPr>
                  </w:rPrChange>
                </w:rPr>
                <w:delText>2</w:delText>
              </w:r>
            </w:del>
          </w:p>
        </w:tc>
        <w:tc>
          <w:tcPr>
            <w:tcW w:w="687" w:type="pct"/>
          </w:tcPr>
          <w:p w14:paraId="7122E18B" w14:textId="46C18ABE" w:rsidR="002E5E0D" w:rsidRPr="007A4AFC" w:rsidDel="00744A71" w:rsidRDefault="002E5E0D">
            <w:pPr>
              <w:pStyle w:val="Titre"/>
              <w:tabs>
                <w:tab w:val="num" w:pos="-4820"/>
              </w:tabs>
              <w:spacing w:line="276" w:lineRule="auto"/>
              <w:jc w:val="both"/>
              <w:rPr>
                <w:del w:id="16689" w:author="Dr Mamadou SANOGO" w:date="2023-10-25T17:57:00Z"/>
                <w:rFonts w:asciiTheme="majorHAnsi" w:hAnsiTheme="majorHAnsi" w:cstheme="majorHAnsi"/>
                <w:color w:val="000000" w:themeColor="text1"/>
                <w:szCs w:val="24"/>
                <w:rPrChange w:id="16690" w:author="Dr Mamadou SANOGO" w:date="2023-10-25T18:15:00Z">
                  <w:rPr>
                    <w:del w:id="16691" w:author="Dr Mamadou SANOGO" w:date="2023-10-25T17:57:00Z"/>
                    <w:rFonts w:asciiTheme="majorHAnsi" w:hAnsiTheme="majorHAnsi" w:cstheme="majorHAnsi"/>
                    <w:szCs w:val="24"/>
                  </w:rPr>
                </w:rPrChange>
              </w:rPr>
              <w:pPrChange w:id="16692" w:author="Dr Mamadou SANOGO" w:date="2023-10-25T17:57:00Z">
                <w:pPr>
                  <w:spacing w:line="240" w:lineRule="auto"/>
                  <w:jc w:val="center"/>
                </w:pPr>
              </w:pPrChange>
            </w:pPr>
            <w:del w:id="16693" w:author="Dr Mamadou SANOGO" w:date="2023-10-25T17:57:00Z">
              <w:r w:rsidRPr="007A4AFC" w:rsidDel="00744A71">
                <w:rPr>
                  <w:rFonts w:asciiTheme="majorHAnsi" w:hAnsiTheme="majorHAnsi" w:cstheme="majorHAnsi"/>
                  <w:color w:val="000000" w:themeColor="text1"/>
                  <w:szCs w:val="24"/>
                  <w:rPrChange w:id="16694" w:author="Dr Mamadou SANOGO" w:date="2023-10-25T18:15:00Z">
                    <w:rPr>
                      <w:rFonts w:asciiTheme="majorHAnsi" w:hAnsiTheme="majorHAnsi" w:cstheme="majorHAnsi"/>
                      <w:szCs w:val="24"/>
                    </w:rPr>
                  </w:rPrChange>
                </w:rPr>
                <w:delText xml:space="preserve">Bon </w:delText>
              </w:r>
            </w:del>
          </w:p>
        </w:tc>
      </w:tr>
      <w:tr w:rsidR="007A4AFC" w:rsidRPr="007A4AFC" w:rsidDel="00744A71" w14:paraId="57C50A27" w14:textId="77777777" w:rsidTr="002E5E0D">
        <w:trPr>
          <w:del w:id="16695" w:author="Dr Mamadou SANOGO" w:date="2023-10-25T17:57:00Z"/>
        </w:trPr>
        <w:tc>
          <w:tcPr>
            <w:tcW w:w="484" w:type="pct"/>
          </w:tcPr>
          <w:p w14:paraId="0C1BDBE4" w14:textId="02313417" w:rsidR="002E5E0D" w:rsidRPr="007A4AFC" w:rsidDel="00744A71" w:rsidRDefault="002E5E0D">
            <w:pPr>
              <w:pStyle w:val="Titre"/>
              <w:tabs>
                <w:tab w:val="num" w:pos="-4820"/>
              </w:tabs>
              <w:spacing w:line="276" w:lineRule="auto"/>
              <w:jc w:val="both"/>
              <w:rPr>
                <w:del w:id="16696" w:author="Dr Mamadou SANOGO" w:date="2023-10-25T17:57:00Z"/>
                <w:rFonts w:asciiTheme="majorHAnsi" w:hAnsiTheme="majorHAnsi" w:cstheme="majorHAnsi"/>
                <w:b w:val="0"/>
                <w:color w:val="000000" w:themeColor="text1"/>
                <w:szCs w:val="24"/>
                <w:rPrChange w:id="16697" w:author="Dr Mamadou SANOGO" w:date="2023-10-25T18:15:00Z">
                  <w:rPr>
                    <w:del w:id="16698" w:author="Dr Mamadou SANOGO" w:date="2023-10-25T17:57:00Z"/>
                    <w:rFonts w:asciiTheme="majorHAnsi" w:hAnsiTheme="majorHAnsi" w:cstheme="majorHAnsi"/>
                    <w:b/>
                    <w:szCs w:val="24"/>
                  </w:rPr>
                </w:rPrChange>
              </w:rPr>
              <w:pPrChange w:id="16699" w:author="Dr Mamadou SANOGO" w:date="2023-10-25T17:57:00Z">
                <w:pPr>
                  <w:numPr>
                    <w:numId w:val="7"/>
                  </w:numPr>
                  <w:spacing w:line="240" w:lineRule="auto"/>
                  <w:ind w:left="720" w:hanging="360"/>
                  <w:contextualSpacing/>
                </w:pPr>
              </w:pPrChange>
            </w:pPr>
          </w:p>
        </w:tc>
        <w:tc>
          <w:tcPr>
            <w:tcW w:w="3261" w:type="pct"/>
          </w:tcPr>
          <w:p w14:paraId="23CF7792" w14:textId="2E1ADBB8" w:rsidR="002E5E0D" w:rsidRPr="007A4AFC" w:rsidDel="00744A71" w:rsidRDefault="002E5E0D">
            <w:pPr>
              <w:pStyle w:val="Titre"/>
              <w:tabs>
                <w:tab w:val="num" w:pos="-4820"/>
              </w:tabs>
              <w:spacing w:line="276" w:lineRule="auto"/>
              <w:jc w:val="both"/>
              <w:rPr>
                <w:del w:id="16700" w:author="Dr Mamadou SANOGO" w:date="2023-10-25T17:57:00Z"/>
                <w:rFonts w:asciiTheme="majorHAnsi" w:hAnsiTheme="majorHAnsi" w:cstheme="majorHAnsi"/>
                <w:color w:val="000000" w:themeColor="text1"/>
                <w:szCs w:val="24"/>
                <w:rPrChange w:id="16701" w:author="Dr Mamadou SANOGO" w:date="2023-10-25T18:15:00Z">
                  <w:rPr>
                    <w:del w:id="16702" w:author="Dr Mamadou SANOGO" w:date="2023-10-25T17:57:00Z"/>
                    <w:rFonts w:asciiTheme="majorHAnsi" w:hAnsiTheme="majorHAnsi" w:cstheme="majorHAnsi"/>
                    <w:szCs w:val="24"/>
                  </w:rPr>
                </w:rPrChange>
              </w:rPr>
              <w:pPrChange w:id="16703" w:author="Dr Mamadou SANOGO" w:date="2023-10-25T17:57:00Z">
                <w:pPr>
                  <w:spacing w:line="240" w:lineRule="auto"/>
                </w:pPr>
              </w:pPrChange>
            </w:pPr>
            <w:del w:id="16704" w:author="Dr Mamadou SANOGO" w:date="2023-10-25T17:57:00Z">
              <w:r w:rsidRPr="007A4AFC" w:rsidDel="00744A71">
                <w:rPr>
                  <w:rFonts w:asciiTheme="majorHAnsi" w:hAnsiTheme="majorHAnsi" w:cstheme="majorHAnsi"/>
                  <w:color w:val="000000" w:themeColor="text1"/>
                  <w:szCs w:val="24"/>
                  <w:rPrChange w:id="16705" w:author="Dr Mamadou SANOGO" w:date="2023-10-25T18:15:00Z">
                    <w:rPr>
                      <w:rFonts w:asciiTheme="majorHAnsi" w:hAnsiTheme="majorHAnsi" w:cstheme="majorHAnsi"/>
                      <w:szCs w:val="24"/>
                    </w:rPr>
                  </w:rPrChange>
                </w:rPr>
                <w:delText>Bureaux complets</w:delText>
              </w:r>
            </w:del>
          </w:p>
        </w:tc>
        <w:tc>
          <w:tcPr>
            <w:tcW w:w="568" w:type="pct"/>
            <w:vAlign w:val="center"/>
          </w:tcPr>
          <w:p w14:paraId="692AE94A" w14:textId="60C0A6FE" w:rsidR="002E5E0D" w:rsidRPr="007A4AFC" w:rsidDel="00744A71" w:rsidRDefault="002E5E0D">
            <w:pPr>
              <w:pStyle w:val="Titre"/>
              <w:tabs>
                <w:tab w:val="num" w:pos="-4820"/>
              </w:tabs>
              <w:spacing w:line="276" w:lineRule="auto"/>
              <w:jc w:val="both"/>
              <w:rPr>
                <w:del w:id="16706" w:author="Dr Mamadou SANOGO" w:date="2023-10-25T17:57:00Z"/>
                <w:rFonts w:asciiTheme="majorHAnsi" w:hAnsiTheme="majorHAnsi" w:cstheme="majorHAnsi"/>
                <w:color w:val="000000" w:themeColor="text1"/>
                <w:szCs w:val="24"/>
                <w:rPrChange w:id="16707" w:author="Dr Mamadou SANOGO" w:date="2023-10-25T18:15:00Z">
                  <w:rPr>
                    <w:del w:id="16708" w:author="Dr Mamadou SANOGO" w:date="2023-10-25T17:57:00Z"/>
                    <w:rFonts w:asciiTheme="majorHAnsi" w:hAnsiTheme="majorHAnsi" w:cstheme="majorHAnsi"/>
                    <w:szCs w:val="24"/>
                  </w:rPr>
                </w:rPrChange>
              </w:rPr>
              <w:pPrChange w:id="16709" w:author="Dr Mamadou SANOGO" w:date="2023-10-25T17:57:00Z">
                <w:pPr>
                  <w:spacing w:line="240" w:lineRule="auto"/>
                  <w:jc w:val="center"/>
                </w:pPr>
              </w:pPrChange>
            </w:pPr>
            <w:del w:id="16710" w:author="Dr Mamadou SANOGO" w:date="2023-10-25T17:57:00Z">
              <w:r w:rsidRPr="007A4AFC" w:rsidDel="00744A71">
                <w:rPr>
                  <w:rFonts w:asciiTheme="majorHAnsi" w:hAnsiTheme="majorHAnsi" w:cstheme="majorHAnsi"/>
                  <w:color w:val="000000" w:themeColor="text1"/>
                  <w:szCs w:val="24"/>
                  <w:rPrChange w:id="16711" w:author="Dr Mamadou SANOGO" w:date="2023-10-25T18:15:00Z">
                    <w:rPr>
                      <w:rFonts w:asciiTheme="majorHAnsi" w:hAnsiTheme="majorHAnsi" w:cstheme="majorHAnsi"/>
                      <w:szCs w:val="24"/>
                    </w:rPr>
                  </w:rPrChange>
                </w:rPr>
                <w:delText>11</w:delText>
              </w:r>
            </w:del>
          </w:p>
        </w:tc>
        <w:tc>
          <w:tcPr>
            <w:tcW w:w="687" w:type="pct"/>
          </w:tcPr>
          <w:p w14:paraId="6D97A6B9" w14:textId="180277DD" w:rsidR="002E5E0D" w:rsidRPr="007A4AFC" w:rsidDel="00744A71" w:rsidRDefault="002E5E0D">
            <w:pPr>
              <w:pStyle w:val="Titre"/>
              <w:tabs>
                <w:tab w:val="num" w:pos="-4820"/>
              </w:tabs>
              <w:spacing w:line="276" w:lineRule="auto"/>
              <w:jc w:val="both"/>
              <w:rPr>
                <w:del w:id="16712" w:author="Dr Mamadou SANOGO" w:date="2023-10-25T17:57:00Z"/>
                <w:rFonts w:asciiTheme="majorHAnsi" w:hAnsiTheme="majorHAnsi" w:cstheme="majorHAnsi"/>
                <w:color w:val="000000" w:themeColor="text1"/>
                <w:szCs w:val="24"/>
                <w:rPrChange w:id="16713" w:author="Dr Mamadou SANOGO" w:date="2023-10-25T18:15:00Z">
                  <w:rPr>
                    <w:del w:id="16714" w:author="Dr Mamadou SANOGO" w:date="2023-10-25T17:57:00Z"/>
                    <w:rFonts w:asciiTheme="majorHAnsi" w:hAnsiTheme="majorHAnsi" w:cstheme="majorHAnsi"/>
                    <w:szCs w:val="24"/>
                  </w:rPr>
                </w:rPrChange>
              </w:rPr>
              <w:pPrChange w:id="16715" w:author="Dr Mamadou SANOGO" w:date="2023-10-25T17:57:00Z">
                <w:pPr>
                  <w:spacing w:line="240" w:lineRule="auto"/>
                  <w:jc w:val="center"/>
                </w:pPr>
              </w:pPrChange>
            </w:pPr>
            <w:del w:id="16716" w:author="Dr Mamadou SANOGO" w:date="2023-10-25T17:57:00Z">
              <w:r w:rsidRPr="007A4AFC" w:rsidDel="00744A71">
                <w:rPr>
                  <w:rFonts w:asciiTheme="majorHAnsi" w:hAnsiTheme="majorHAnsi" w:cstheme="majorHAnsi"/>
                  <w:color w:val="000000" w:themeColor="text1"/>
                  <w:szCs w:val="24"/>
                  <w:rPrChange w:id="16717" w:author="Dr Mamadou SANOGO" w:date="2023-10-25T18:15:00Z">
                    <w:rPr>
                      <w:rFonts w:asciiTheme="majorHAnsi" w:hAnsiTheme="majorHAnsi" w:cstheme="majorHAnsi"/>
                      <w:szCs w:val="24"/>
                    </w:rPr>
                  </w:rPrChange>
                </w:rPr>
                <w:delText xml:space="preserve">Bon </w:delText>
              </w:r>
            </w:del>
          </w:p>
        </w:tc>
      </w:tr>
      <w:tr w:rsidR="007A4AFC" w:rsidRPr="007A4AFC" w:rsidDel="00744A71" w14:paraId="3D236192" w14:textId="77777777" w:rsidTr="002E5E0D">
        <w:trPr>
          <w:del w:id="16718" w:author="Dr Mamadou SANOGO" w:date="2023-10-25T17:57:00Z"/>
        </w:trPr>
        <w:tc>
          <w:tcPr>
            <w:tcW w:w="484" w:type="pct"/>
          </w:tcPr>
          <w:p w14:paraId="19C039E8" w14:textId="3EE40C63" w:rsidR="002E5E0D" w:rsidRPr="007A4AFC" w:rsidDel="00744A71" w:rsidRDefault="002E5E0D">
            <w:pPr>
              <w:pStyle w:val="Titre"/>
              <w:tabs>
                <w:tab w:val="num" w:pos="-4820"/>
              </w:tabs>
              <w:spacing w:line="276" w:lineRule="auto"/>
              <w:jc w:val="both"/>
              <w:rPr>
                <w:del w:id="16719" w:author="Dr Mamadou SANOGO" w:date="2023-10-25T17:57:00Z"/>
                <w:rFonts w:asciiTheme="majorHAnsi" w:hAnsiTheme="majorHAnsi" w:cstheme="majorHAnsi"/>
                <w:b w:val="0"/>
                <w:color w:val="000000" w:themeColor="text1"/>
                <w:szCs w:val="24"/>
                <w:rPrChange w:id="16720" w:author="Dr Mamadou SANOGO" w:date="2023-10-25T18:15:00Z">
                  <w:rPr>
                    <w:del w:id="16721" w:author="Dr Mamadou SANOGO" w:date="2023-10-25T17:57:00Z"/>
                    <w:rFonts w:asciiTheme="majorHAnsi" w:hAnsiTheme="majorHAnsi" w:cstheme="majorHAnsi"/>
                    <w:b/>
                    <w:szCs w:val="24"/>
                  </w:rPr>
                </w:rPrChange>
              </w:rPr>
              <w:pPrChange w:id="16722" w:author="Dr Mamadou SANOGO" w:date="2023-10-25T17:57:00Z">
                <w:pPr>
                  <w:numPr>
                    <w:numId w:val="7"/>
                  </w:numPr>
                  <w:spacing w:line="240" w:lineRule="auto"/>
                  <w:ind w:left="720" w:hanging="360"/>
                  <w:contextualSpacing/>
                </w:pPr>
              </w:pPrChange>
            </w:pPr>
          </w:p>
        </w:tc>
        <w:tc>
          <w:tcPr>
            <w:tcW w:w="3261" w:type="pct"/>
          </w:tcPr>
          <w:p w14:paraId="7E7A2EED" w14:textId="43C71C5E" w:rsidR="002E5E0D" w:rsidRPr="007A4AFC" w:rsidDel="00744A71" w:rsidRDefault="002E5E0D">
            <w:pPr>
              <w:pStyle w:val="Titre"/>
              <w:tabs>
                <w:tab w:val="num" w:pos="-4820"/>
              </w:tabs>
              <w:spacing w:line="276" w:lineRule="auto"/>
              <w:jc w:val="both"/>
              <w:rPr>
                <w:del w:id="16723" w:author="Dr Mamadou SANOGO" w:date="2023-10-25T17:57:00Z"/>
                <w:rFonts w:asciiTheme="majorHAnsi" w:hAnsiTheme="majorHAnsi" w:cstheme="majorHAnsi"/>
                <w:color w:val="000000" w:themeColor="text1"/>
                <w:szCs w:val="24"/>
                <w:rPrChange w:id="16724" w:author="Dr Mamadou SANOGO" w:date="2023-10-25T18:15:00Z">
                  <w:rPr>
                    <w:del w:id="16725" w:author="Dr Mamadou SANOGO" w:date="2023-10-25T17:57:00Z"/>
                    <w:rFonts w:asciiTheme="majorHAnsi" w:hAnsiTheme="majorHAnsi" w:cstheme="majorHAnsi"/>
                    <w:szCs w:val="24"/>
                  </w:rPr>
                </w:rPrChange>
              </w:rPr>
              <w:pPrChange w:id="16726" w:author="Dr Mamadou SANOGO" w:date="2023-10-25T17:57:00Z">
                <w:pPr>
                  <w:spacing w:line="240" w:lineRule="auto"/>
                </w:pPr>
              </w:pPrChange>
            </w:pPr>
            <w:del w:id="16727" w:author="Dr Mamadou SANOGO" w:date="2023-10-25T17:57:00Z">
              <w:r w:rsidRPr="007A4AFC" w:rsidDel="00744A71">
                <w:rPr>
                  <w:rFonts w:asciiTheme="majorHAnsi" w:hAnsiTheme="majorHAnsi" w:cstheme="majorHAnsi"/>
                  <w:color w:val="000000" w:themeColor="text1"/>
                  <w:szCs w:val="24"/>
                  <w:rPrChange w:id="16728" w:author="Dr Mamadou SANOGO" w:date="2023-10-25T18:15:00Z">
                    <w:rPr>
                      <w:rFonts w:asciiTheme="majorHAnsi" w:hAnsiTheme="majorHAnsi" w:cstheme="majorHAnsi"/>
                      <w:szCs w:val="24"/>
                    </w:rPr>
                  </w:rPrChange>
                </w:rPr>
                <w:delText xml:space="preserve">Tables-bancs </w:delText>
              </w:r>
            </w:del>
          </w:p>
        </w:tc>
        <w:tc>
          <w:tcPr>
            <w:tcW w:w="568" w:type="pct"/>
            <w:vAlign w:val="center"/>
          </w:tcPr>
          <w:p w14:paraId="30673C66" w14:textId="0EFAC4A3" w:rsidR="002E5E0D" w:rsidRPr="007A4AFC" w:rsidDel="00744A71" w:rsidRDefault="002E5E0D">
            <w:pPr>
              <w:pStyle w:val="Titre"/>
              <w:tabs>
                <w:tab w:val="num" w:pos="-4820"/>
              </w:tabs>
              <w:spacing w:line="276" w:lineRule="auto"/>
              <w:jc w:val="both"/>
              <w:rPr>
                <w:del w:id="16729" w:author="Dr Mamadou SANOGO" w:date="2023-10-25T17:57:00Z"/>
                <w:rFonts w:asciiTheme="majorHAnsi" w:hAnsiTheme="majorHAnsi" w:cstheme="majorHAnsi"/>
                <w:color w:val="000000" w:themeColor="text1"/>
                <w:szCs w:val="24"/>
                <w:rPrChange w:id="16730" w:author="Dr Mamadou SANOGO" w:date="2023-10-25T18:15:00Z">
                  <w:rPr>
                    <w:del w:id="16731" w:author="Dr Mamadou SANOGO" w:date="2023-10-25T17:57:00Z"/>
                    <w:rFonts w:asciiTheme="majorHAnsi" w:hAnsiTheme="majorHAnsi" w:cstheme="majorHAnsi"/>
                    <w:szCs w:val="24"/>
                  </w:rPr>
                </w:rPrChange>
              </w:rPr>
              <w:pPrChange w:id="16732" w:author="Dr Mamadou SANOGO" w:date="2023-10-25T17:57:00Z">
                <w:pPr>
                  <w:spacing w:line="240" w:lineRule="auto"/>
                  <w:jc w:val="center"/>
                </w:pPr>
              </w:pPrChange>
            </w:pPr>
            <w:del w:id="16733" w:author="Dr Mamadou SANOGO" w:date="2023-10-25T17:57:00Z">
              <w:r w:rsidRPr="007A4AFC" w:rsidDel="00744A71">
                <w:rPr>
                  <w:rFonts w:asciiTheme="majorHAnsi" w:hAnsiTheme="majorHAnsi" w:cstheme="majorHAnsi"/>
                  <w:color w:val="000000" w:themeColor="text1"/>
                  <w:szCs w:val="24"/>
                  <w:rPrChange w:id="16734" w:author="Dr Mamadou SANOGO" w:date="2023-10-25T18:15:00Z">
                    <w:rPr>
                      <w:rFonts w:asciiTheme="majorHAnsi" w:hAnsiTheme="majorHAnsi" w:cstheme="majorHAnsi"/>
                      <w:szCs w:val="24"/>
                    </w:rPr>
                  </w:rPrChange>
                </w:rPr>
                <w:delText>80</w:delText>
              </w:r>
            </w:del>
          </w:p>
        </w:tc>
        <w:tc>
          <w:tcPr>
            <w:tcW w:w="687" w:type="pct"/>
          </w:tcPr>
          <w:p w14:paraId="5D879523" w14:textId="1C40D8DF" w:rsidR="002E5E0D" w:rsidRPr="007A4AFC" w:rsidDel="00744A71" w:rsidRDefault="002E5E0D">
            <w:pPr>
              <w:pStyle w:val="Titre"/>
              <w:tabs>
                <w:tab w:val="num" w:pos="-4820"/>
              </w:tabs>
              <w:spacing w:line="276" w:lineRule="auto"/>
              <w:jc w:val="both"/>
              <w:rPr>
                <w:del w:id="16735" w:author="Dr Mamadou SANOGO" w:date="2023-10-25T17:57:00Z"/>
                <w:rFonts w:asciiTheme="majorHAnsi" w:hAnsiTheme="majorHAnsi" w:cstheme="majorHAnsi"/>
                <w:color w:val="000000" w:themeColor="text1"/>
                <w:szCs w:val="24"/>
                <w:rPrChange w:id="16736" w:author="Dr Mamadou SANOGO" w:date="2023-10-25T18:15:00Z">
                  <w:rPr>
                    <w:del w:id="16737" w:author="Dr Mamadou SANOGO" w:date="2023-10-25T17:57:00Z"/>
                    <w:rFonts w:asciiTheme="majorHAnsi" w:hAnsiTheme="majorHAnsi" w:cstheme="majorHAnsi"/>
                    <w:szCs w:val="24"/>
                  </w:rPr>
                </w:rPrChange>
              </w:rPr>
              <w:pPrChange w:id="16738" w:author="Dr Mamadou SANOGO" w:date="2023-10-25T17:57:00Z">
                <w:pPr>
                  <w:spacing w:line="240" w:lineRule="auto"/>
                  <w:jc w:val="center"/>
                </w:pPr>
              </w:pPrChange>
            </w:pPr>
            <w:del w:id="16739" w:author="Dr Mamadou SANOGO" w:date="2023-10-25T17:57:00Z">
              <w:r w:rsidRPr="007A4AFC" w:rsidDel="00744A71">
                <w:rPr>
                  <w:rFonts w:asciiTheme="majorHAnsi" w:hAnsiTheme="majorHAnsi" w:cstheme="majorHAnsi"/>
                  <w:color w:val="000000" w:themeColor="text1"/>
                  <w:szCs w:val="24"/>
                  <w:rPrChange w:id="16740" w:author="Dr Mamadou SANOGO" w:date="2023-10-25T18:15:00Z">
                    <w:rPr>
                      <w:rFonts w:asciiTheme="majorHAnsi" w:hAnsiTheme="majorHAnsi" w:cstheme="majorHAnsi"/>
                      <w:szCs w:val="24"/>
                    </w:rPr>
                  </w:rPrChange>
                </w:rPr>
                <w:delText xml:space="preserve">Bon </w:delText>
              </w:r>
            </w:del>
          </w:p>
        </w:tc>
      </w:tr>
      <w:tr w:rsidR="007A4AFC" w:rsidRPr="007A4AFC" w:rsidDel="00744A71" w14:paraId="1162EAFE" w14:textId="77777777" w:rsidTr="002E5E0D">
        <w:trPr>
          <w:del w:id="16741" w:author="Dr Mamadou SANOGO" w:date="2023-10-25T17:57:00Z"/>
        </w:trPr>
        <w:tc>
          <w:tcPr>
            <w:tcW w:w="484" w:type="pct"/>
          </w:tcPr>
          <w:p w14:paraId="1D15A124" w14:textId="0C11AFED" w:rsidR="002E5E0D" w:rsidRPr="007A4AFC" w:rsidDel="00744A71" w:rsidRDefault="002E5E0D">
            <w:pPr>
              <w:pStyle w:val="Titre"/>
              <w:tabs>
                <w:tab w:val="num" w:pos="-4820"/>
              </w:tabs>
              <w:spacing w:line="276" w:lineRule="auto"/>
              <w:jc w:val="both"/>
              <w:rPr>
                <w:del w:id="16742" w:author="Dr Mamadou SANOGO" w:date="2023-10-25T17:57:00Z"/>
                <w:rFonts w:asciiTheme="majorHAnsi" w:hAnsiTheme="majorHAnsi" w:cstheme="majorHAnsi"/>
                <w:b w:val="0"/>
                <w:color w:val="000000" w:themeColor="text1"/>
                <w:szCs w:val="24"/>
                <w:rPrChange w:id="16743" w:author="Dr Mamadou SANOGO" w:date="2023-10-25T18:15:00Z">
                  <w:rPr>
                    <w:del w:id="16744" w:author="Dr Mamadou SANOGO" w:date="2023-10-25T17:57:00Z"/>
                    <w:rFonts w:asciiTheme="majorHAnsi" w:hAnsiTheme="majorHAnsi" w:cstheme="majorHAnsi"/>
                    <w:b/>
                    <w:szCs w:val="24"/>
                  </w:rPr>
                </w:rPrChange>
              </w:rPr>
              <w:pPrChange w:id="16745" w:author="Dr Mamadou SANOGO" w:date="2023-10-25T17:57:00Z">
                <w:pPr>
                  <w:numPr>
                    <w:numId w:val="7"/>
                  </w:numPr>
                  <w:spacing w:line="240" w:lineRule="auto"/>
                  <w:ind w:left="720" w:hanging="360"/>
                  <w:contextualSpacing/>
                </w:pPr>
              </w:pPrChange>
            </w:pPr>
          </w:p>
        </w:tc>
        <w:tc>
          <w:tcPr>
            <w:tcW w:w="3261" w:type="pct"/>
          </w:tcPr>
          <w:p w14:paraId="61D3B6AC" w14:textId="3F5E9E9F" w:rsidR="002E5E0D" w:rsidRPr="007A4AFC" w:rsidDel="00744A71" w:rsidRDefault="002E5E0D">
            <w:pPr>
              <w:pStyle w:val="Titre"/>
              <w:tabs>
                <w:tab w:val="num" w:pos="-4820"/>
              </w:tabs>
              <w:spacing w:line="276" w:lineRule="auto"/>
              <w:jc w:val="both"/>
              <w:rPr>
                <w:del w:id="16746" w:author="Dr Mamadou SANOGO" w:date="2023-10-25T17:57:00Z"/>
                <w:rFonts w:asciiTheme="majorHAnsi" w:hAnsiTheme="majorHAnsi" w:cstheme="majorHAnsi"/>
                <w:color w:val="000000" w:themeColor="text1"/>
                <w:szCs w:val="24"/>
                <w:rPrChange w:id="16747" w:author="Dr Mamadou SANOGO" w:date="2023-10-25T18:15:00Z">
                  <w:rPr>
                    <w:del w:id="16748" w:author="Dr Mamadou SANOGO" w:date="2023-10-25T17:57:00Z"/>
                    <w:rFonts w:asciiTheme="majorHAnsi" w:hAnsiTheme="majorHAnsi" w:cstheme="majorHAnsi"/>
                    <w:szCs w:val="24"/>
                  </w:rPr>
                </w:rPrChange>
              </w:rPr>
              <w:pPrChange w:id="16749" w:author="Dr Mamadou SANOGO" w:date="2023-10-25T17:57:00Z">
                <w:pPr>
                  <w:spacing w:line="240" w:lineRule="auto"/>
                </w:pPr>
              </w:pPrChange>
            </w:pPr>
            <w:del w:id="16750" w:author="Dr Mamadou SANOGO" w:date="2023-10-25T17:57:00Z">
              <w:r w:rsidRPr="007A4AFC" w:rsidDel="00744A71">
                <w:rPr>
                  <w:rFonts w:asciiTheme="majorHAnsi" w:hAnsiTheme="majorHAnsi" w:cstheme="majorHAnsi"/>
                  <w:color w:val="000000" w:themeColor="text1"/>
                  <w:szCs w:val="24"/>
                  <w:rPrChange w:id="16751" w:author="Dr Mamadou SANOGO" w:date="2023-10-25T18:15:00Z">
                    <w:rPr>
                      <w:rFonts w:asciiTheme="majorHAnsi" w:hAnsiTheme="majorHAnsi" w:cstheme="majorHAnsi"/>
                      <w:szCs w:val="24"/>
                    </w:rPr>
                  </w:rPrChange>
                </w:rPr>
                <w:delText xml:space="preserve">Groupe électrogène </w:delText>
              </w:r>
            </w:del>
          </w:p>
        </w:tc>
        <w:tc>
          <w:tcPr>
            <w:tcW w:w="568" w:type="pct"/>
            <w:vAlign w:val="center"/>
          </w:tcPr>
          <w:p w14:paraId="1213C119" w14:textId="691FF514" w:rsidR="002E5E0D" w:rsidRPr="007A4AFC" w:rsidDel="00744A71" w:rsidRDefault="002E5E0D">
            <w:pPr>
              <w:pStyle w:val="Titre"/>
              <w:tabs>
                <w:tab w:val="num" w:pos="-4820"/>
              </w:tabs>
              <w:spacing w:line="276" w:lineRule="auto"/>
              <w:jc w:val="both"/>
              <w:rPr>
                <w:del w:id="16752" w:author="Dr Mamadou SANOGO" w:date="2023-10-25T17:57:00Z"/>
                <w:rFonts w:asciiTheme="majorHAnsi" w:hAnsiTheme="majorHAnsi" w:cstheme="majorHAnsi"/>
                <w:color w:val="000000" w:themeColor="text1"/>
                <w:szCs w:val="24"/>
                <w:rPrChange w:id="16753" w:author="Dr Mamadou SANOGO" w:date="2023-10-25T18:15:00Z">
                  <w:rPr>
                    <w:del w:id="16754" w:author="Dr Mamadou SANOGO" w:date="2023-10-25T17:57:00Z"/>
                    <w:rFonts w:asciiTheme="majorHAnsi" w:hAnsiTheme="majorHAnsi" w:cstheme="majorHAnsi"/>
                    <w:szCs w:val="24"/>
                  </w:rPr>
                </w:rPrChange>
              </w:rPr>
              <w:pPrChange w:id="16755" w:author="Dr Mamadou SANOGO" w:date="2023-10-25T17:57:00Z">
                <w:pPr>
                  <w:spacing w:line="240" w:lineRule="auto"/>
                  <w:jc w:val="center"/>
                </w:pPr>
              </w:pPrChange>
            </w:pPr>
            <w:del w:id="16756" w:author="Dr Mamadou SANOGO" w:date="2023-10-25T17:57:00Z">
              <w:r w:rsidRPr="007A4AFC" w:rsidDel="00744A71">
                <w:rPr>
                  <w:rFonts w:asciiTheme="majorHAnsi" w:hAnsiTheme="majorHAnsi" w:cstheme="majorHAnsi"/>
                  <w:color w:val="000000" w:themeColor="text1"/>
                  <w:szCs w:val="24"/>
                  <w:rPrChange w:id="16757" w:author="Dr Mamadou SANOGO" w:date="2023-10-25T18:15:00Z">
                    <w:rPr>
                      <w:rFonts w:asciiTheme="majorHAnsi" w:hAnsiTheme="majorHAnsi" w:cstheme="majorHAnsi"/>
                      <w:szCs w:val="24"/>
                    </w:rPr>
                  </w:rPrChange>
                </w:rPr>
                <w:delText>1</w:delText>
              </w:r>
            </w:del>
          </w:p>
        </w:tc>
        <w:tc>
          <w:tcPr>
            <w:tcW w:w="687" w:type="pct"/>
          </w:tcPr>
          <w:p w14:paraId="56B0AC1D" w14:textId="3984F283" w:rsidR="002E5E0D" w:rsidRPr="007A4AFC" w:rsidDel="00744A71" w:rsidRDefault="002E5E0D">
            <w:pPr>
              <w:pStyle w:val="Titre"/>
              <w:tabs>
                <w:tab w:val="num" w:pos="-4820"/>
              </w:tabs>
              <w:spacing w:line="276" w:lineRule="auto"/>
              <w:jc w:val="both"/>
              <w:rPr>
                <w:del w:id="16758" w:author="Dr Mamadou SANOGO" w:date="2023-10-25T17:57:00Z"/>
                <w:rFonts w:asciiTheme="majorHAnsi" w:hAnsiTheme="majorHAnsi" w:cstheme="majorHAnsi"/>
                <w:color w:val="000000" w:themeColor="text1"/>
                <w:szCs w:val="24"/>
                <w:rPrChange w:id="16759" w:author="Dr Mamadou SANOGO" w:date="2023-10-25T18:15:00Z">
                  <w:rPr>
                    <w:del w:id="16760" w:author="Dr Mamadou SANOGO" w:date="2023-10-25T17:57:00Z"/>
                    <w:rFonts w:asciiTheme="majorHAnsi" w:hAnsiTheme="majorHAnsi" w:cstheme="majorHAnsi"/>
                    <w:szCs w:val="24"/>
                  </w:rPr>
                </w:rPrChange>
              </w:rPr>
              <w:pPrChange w:id="16761" w:author="Dr Mamadou SANOGO" w:date="2023-10-25T17:57:00Z">
                <w:pPr>
                  <w:spacing w:line="240" w:lineRule="auto"/>
                  <w:jc w:val="center"/>
                </w:pPr>
              </w:pPrChange>
            </w:pPr>
            <w:del w:id="16762" w:author="Dr Mamadou SANOGO" w:date="2023-10-25T17:57:00Z">
              <w:r w:rsidRPr="007A4AFC" w:rsidDel="00744A71">
                <w:rPr>
                  <w:rFonts w:asciiTheme="majorHAnsi" w:hAnsiTheme="majorHAnsi" w:cstheme="majorHAnsi"/>
                  <w:color w:val="000000" w:themeColor="text1"/>
                  <w:szCs w:val="24"/>
                  <w:rPrChange w:id="16763" w:author="Dr Mamadou SANOGO" w:date="2023-10-25T18:15:00Z">
                    <w:rPr>
                      <w:rFonts w:asciiTheme="majorHAnsi" w:hAnsiTheme="majorHAnsi" w:cstheme="majorHAnsi"/>
                      <w:szCs w:val="24"/>
                    </w:rPr>
                  </w:rPrChange>
                </w:rPr>
                <w:delText xml:space="preserve">Bon </w:delText>
              </w:r>
            </w:del>
          </w:p>
        </w:tc>
      </w:tr>
      <w:tr w:rsidR="007A4AFC" w:rsidRPr="007A4AFC" w:rsidDel="00744A71" w14:paraId="1ADDDAA8" w14:textId="77777777" w:rsidTr="002E5E0D">
        <w:trPr>
          <w:del w:id="16764" w:author="Dr Mamadou SANOGO" w:date="2023-10-25T17:57:00Z"/>
        </w:trPr>
        <w:tc>
          <w:tcPr>
            <w:tcW w:w="484" w:type="pct"/>
          </w:tcPr>
          <w:p w14:paraId="29F290FF" w14:textId="25CAC38D" w:rsidR="002E5E0D" w:rsidRPr="007A4AFC" w:rsidDel="00744A71" w:rsidRDefault="002E5E0D">
            <w:pPr>
              <w:pStyle w:val="Titre"/>
              <w:tabs>
                <w:tab w:val="num" w:pos="-4820"/>
              </w:tabs>
              <w:spacing w:line="276" w:lineRule="auto"/>
              <w:jc w:val="both"/>
              <w:rPr>
                <w:del w:id="16765" w:author="Dr Mamadou SANOGO" w:date="2023-10-25T17:57:00Z"/>
                <w:rFonts w:asciiTheme="majorHAnsi" w:hAnsiTheme="majorHAnsi" w:cstheme="majorHAnsi"/>
                <w:b w:val="0"/>
                <w:color w:val="000000" w:themeColor="text1"/>
                <w:szCs w:val="24"/>
                <w:rPrChange w:id="16766" w:author="Dr Mamadou SANOGO" w:date="2023-10-25T18:15:00Z">
                  <w:rPr>
                    <w:del w:id="16767" w:author="Dr Mamadou SANOGO" w:date="2023-10-25T17:57:00Z"/>
                    <w:rFonts w:asciiTheme="majorHAnsi" w:hAnsiTheme="majorHAnsi" w:cstheme="majorHAnsi"/>
                    <w:b/>
                    <w:szCs w:val="24"/>
                  </w:rPr>
                </w:rPrChange>
              </w:rPr>
              <w:pPrChange w:id="16768" w:author="Dr Mamadou SANOGO" w:date="2023-10-25T17:57:00Z">
                <w:pPr>
                  <w:numPr>
                    <w:numId w:val="7"/>
                  </w:numPr>
                  <w:spacing w:line="240" w:lineRule="auto"/>
                  <w:ind w:left="720" w:hanging="360"/>
                  <w:contextualSpacing/>
                </w:pPr>
              </w:pPrChange>
            </w:pPr>
          </w:p>
        </w:tc>
        <w:tc>
          <w:tcPr>
            <w:tcW w:w="3261" w:type="pct"/>
          </w:tcPr>
          <w:p w14:paraId="59B162B9" w14:textId="577B3F0B" w:rsidR="002E5E0D" w:rsidRPr="007A4AFC" w:rsidDel="00744A71" w:rsidRDefault="002E5E0D">
            <w:pPr>
              <w:pStyle w:val="Titre"/>
              <w:tabs>
                <w:tab w:val="num" w:pos="-4820"/>
              </w:tabs>
              <w:spacing w:line="276" w:lineRule="auto"/>
              <w:jc w:val="both"/>
              <w:rPr>
                <w:del w:id="16769" w:author="Dr Mamadou SANOGO" w:date="2023-10-25T17:57:00Z"/>
                <w:rFonts w:asciiTheme="majorHAnsi" w:hAnsiTheme="majorHAnsi" w:cstheme="majorHAnsi"/>
                <w:color w:val="000000" w:themeColor="text1"/>
                <w:szCs w:val="24"/>
                <w:rPrChange w:id="16770" w:author="Dr Mamadou SANOGO" w:date="2023-10-25T18:15:00Z">
                  <w:rPr>
                    <w:del w:id="16771" w:author="Dr Mamadou SANOGO" w:date="2023-10-25T17:57:00Z"/>
                    <w:rFonts w:asciiTheme="majorHAnsi" w:hAnsiTheme="majorHAnsi" w:cstheme="majorHAnsi"/>
                    <w:szCs w:val="24"/>
                  </w:rPr>
                </w:rPrChange>
              </w:rPr>
              <w:pPrChange w:id="16772" w:author="Dr Mamadou SANOGO" w:date="2023-10-25T17:57:00Z">
                <w:pPr>
                  <w:spacing w:line="240" w:lineRule="auto"/>
                </w:pPr>
              </w:pPrChange>
            </w:pPr>
            <w:del w:id="16773" w:author="Dr Mamadou SANOGO" w:date="2023-10-25T17:57:00Z">
              <w:r w:rsidRPr="007A4AFC" w:rsidDel="00744A71">
                <w:rPr>
                  <w:rFonts w:asciiTheme="majorHAnsi" w:hAnsiTheme="majorHAnsi" w:cstheme="majorHAnsi"/>
                  <w:color w:val="000000" w:themeColor="text1"/>
                  <w:szCs w:val="24"/>
                  <w:rPrChange w:id="16774" w:author="Dr Mamadou SANOGO" w:date="2023-10-25T18:15:00Z">
                    <w:rPr>
                      <w:rFonts w:asciiTheme="majorHAnsi" w:hAnsiTheme="majorHAnsi" w:cstheme="majorHAnsi"/>
                      <w:szCs w:val="24"/>
                    </w:rPr>
                  </w:rPrChange>
                </w:rPr>
                <w:delText xml:space="preserve">Extincteurs </w:delText>
              </w:r>
            </w:del>
          </w:p>
        </w:tc>
        <w:tc>
          <w:tcPr>
            <w:tcW w:w="568" w:type="pct"/>
            <w:vAlign w:val="center"/>
          </w:tcPr>
          <w:p w14:paraId="0525361E" w14:textId="454A7523" w:rsidR="002E5E0D" w:rsidRPr="007A4AFC" w:rsidDel="00744A71" w:rsidRDefault="002E5E0D">
            <w:pPr>
              <w:pStyle w:val="Titre"/>
              <w:tabs>
                <w:tab w:val="num" w:pos="-4820"/>
              </w:tabs>
              <w:spacing w:line="276" w:lineRule="auto"/>
              <w:jc w:val="both"/>
              <w:rPr>
                <w:del w:id="16775" w:author="Dr Mamadou SANOGO" w:date="2023-10-25T17:57:00Z"/>
                <w:rFonts w:asciiTheme="majorHAnsi" w:hAnsiTheme="majorHAnsi" w:cstheme="majorHAnsi"/>
                <w:color w:val="000000" w:themeColor="text1"/>
                <w:szCs w:val="24"/>
                <w:rPrChange w:id="16776" w:author="Dr Mamadou SANOGO" w:date="2023-10-25T18:15:00Z">
                  <w:rPr>
                    <w:del w:id="16777" w:author="Dr Mamadou SANOGO" w:date="2023-10-25T17:57:00Z"/>
                    <w:rFonts w:asciiTheme="majorHAnsi" w:hAnsiTheme="majorHAnsi" w:cstheme="majorHAnsi"/>
                    <w:szCs w:val="24"/>
                  </w:rPr>
                </w:rPrChange>
              </w:rPr>
              <w:pPrChange w:id="16778" w:author="Dr Mamadou SANOGO" w:date="2023-10-25T17:57:00Z">
                <w:pPr>
                  <w:spacing w:line="240" w:lineRule="auto"/>
                  <w:jc w:val="center"/>
                </w:pPr>
              </w:pPrChange>
            </w:pPr>
            <w:del w:id="16779" w:author="Dr Mamadou SANOGO" w:date="2023-10-25T17:57:00Z">
              <w:r w:rsidRPr="007A4AFC" w:rsidDel="00744A71">
                <w:rPr>
                  <w:rFonts w:asciiTheme="majorHAnsi" w:hAnsiTheme="majorHAnsi" w:cstheme="majorHAnsi"/>
                  <w:color w:val="000000" w:themeColor="text1"/>
                  <w:szCs w:val="24"/>
                  <w:rPrChange w:id="16780" w:author="Dr Mamadou SANOGO" w:date="2023-10-25T18:15:00Z">
                    <w:rPr>
                      <w:rFonts w:asciiTheme="majorHAnsi" w:hAnsiTheme="majorHAnsi" w:cstheme="majorHAnsi"/>
                      <w:szCs w:val="24"/>
                    </w:rPr>
                  </w:rPrChange>
                </w:rPr>
                <w:delText>5</w:delText>
              </w:r>
            </w:del>
          </w:p>
        </w:tc>
        <w:tc>
          <w:tcPr>
            <w:tcW w:w="687" w:type="pct"/>
          </w:tcPr>
          <w:p w14:paraId="551700E7" w14:textId="4BC266C2" w:rsidR="002E5E0D" w:rsidRPr="007A4AFC" w:rsidDel="00744A71" w:rsidRDefault="002E5E0D">
            <w:pPr>
              <w:pStyle w:val="Titre"/>
              <w:tabs>
                <w:tab w:val="num" w:pos="-4820"/>
              </w:tabs>
              <w:spacing w:line="276" w:lineRule="auto"/>
              <w:jc w:val="both"/>
              <w:rPr>
                <w:del w:id="16781" w:author="Dr Mamadou SANOGO" w:date="2023-10-25T17:57:00Z"/>
                <w:rFonts w:asciiTheme="majorHAnsi" w:hAnsiTheme="majorHAnsi" w:cstheme="majorHAnsi"/>
                <w:color w:val="000000" w:themeColor="text1"/>
                <w:szCs w:val="24"/>
                <w:rPrChange w:id="16782" w:author="Dr Mamadou SANOGO" w:date="2023-10-25T18:15:00Z">
                  <w:rPr>
                    <w:del w:id="16783" w:author="Dr Mamadou SANOGO" w:date="2023-10-25T17:57:00Z"/>
                    <w:rFonts w:asciiTheme="majorHAnsi" w:hAnsiTheme="majorHAnsi" w:cstheme="majorHAnsi"/>
                    <w:szCs w:val="24"/>
                  </w:rPr>
                </w:rPrChange>
              </w:rPr>
              <w:pPrChange w:id="16784" w:author="Dr Mamadou SANOGO" w:date="2023-10-25T17:57:00Z">
                <w:pPr>
                  <w:spacing w:line="240" w:lineRule="auto"/>
                  <w:jc w:val="center"/>
                </w:pPr>
              </w:pPrChange>
            </w:pPr>
            <w:del w:id="16785" w:author="Dr Mamadou SANOGO" w:date="2023-10-25T17:57:00Z">
              <w:r w:rsidRPr="007A4AFC" w:rsidDel="00744A71">
                <w:rPr>
                  <w:rFonts w:asciiTheme="majorHAnsi" w:hAnsiTheme="majorHAnsi" w:cstheme="majorHAnsi"/>
                  <w:color w:val="000000" w:themeColor="text1"/>
                  <w:szCs w:val="24"/>
                  <w:rPrChange w:id="16786" w:author="Dr Mamadou SANOGO" w:date="2023-10-25T18:15:00Z">
                    <w:rPr>
                      <w:rFonts w:asciiTheme="majorHAnsi" w:hAnsiTheme="majorHAnsi" w:cstheme="majorHAnsi"/>
                      <w:szCs w:val="24"/>
                    </w:rPr>
                  </w:rPrChange>
                </w:rPr>
                <w:delText xml:space="preserve">Bon </w:delText>
              </w:r>
            </w:del>
          </w:p>
        </w:tc>
      </w:tr>
      <w:tr w:rsidR="007A4AFC" w:rsidRPr="007A4AFC" w:rsidDel="00744A71" w14:paraId="4C1A2457" w14:textId="77777777" w:rsidTr="002E5E0D">
        <w:trPr>
          <w:del w:id="16787" w:author="Dr Mamadou SANOGO" w:date="2023-10-25T17:57:00Z"/>
        </w:trPr>
        <w:tc>
          <w:tcPr>
            <w:tcW w:w="484" w:type="pct"/>
          </w:tcPr>
          <w:p w14:paraId="4982D411" w14:textId="4BE75722" w:rsidR="002E5E0D" w:rsidRPr="007A4AFC" w:rsidDel="00744A71" w:rsidRDefault="002E5E0D">
            <w:pPr>
              <w:pStyle w:val="Titre"/>
              <w:tabs>
                <w:tab w:val="num" w:pos="-4820"/>
              </w:tabs>
              <w:spacing w:line="276" w:lineRule="auto"/>
              <w:jc w:val="both"/>
              <w:rPr>
                <w:del w:id="16788" w:author="Dr Mamadou SANOGO" w:date="2023-10-25T17:57:00Z"/>
                <w:rFonts w:asciiTheme="majorHAnsi" w:hAnsiTheme="majorHAnsi" w:cstheme="majorHAnsi"/>
                <w:b w:val="0"/>
                <w:color w:val="000000" w:themeColor="text1"/>
                <w:szCs w:val="24"/>
                <w:rPrChange w:id="16789" w:author="Dr Mamadou SANOGO" w:date="2023-10-25T18:15:00Z">
                  <w:rPr>
                    <w:del w:id="16790" w:author="Dr Mamadou SANOGO" w:date="2023-10-25T17:57:00Z"/>
                    <w:rFonts w:asciiTheme="majorHAnsi" w:hAnsiTheme="majorHAnsi" w:cstheme="majorHAnsi"/>
                    <w:b/>
                    <w:szCs w:val="24"/>
                  </w:rPr>
                </w:rPrChange>
              </w:rPr>
              <w:pPrChange w:id="16791" w:author="Dr Mamadou SANOGO" w:date="2023-10-25T17:57:00Z">
                <w:pPr>
                  <w:numPr>
                    <w:numId w:val="7"/>
                  </w:numPr>
                  <w:spacing w:line="240" w:lineRule="auto"/>
                  <w:ind w:left="720" w:hanging="360"/>
                  <w:contextualSpacing/>
                </w:pPr>
              </w:pPrChange>
            </w:pPr>
          </w:p>
        </w:tc>
        <w:tc>
          <w:tcPr>
            <w:tcW w:w="3261" w:type="pct"/>
          </w:tcPr>
          <w:p w14:paraId="3B0E6585" w14:textId="692F4DC7" w:rsidR="002E5E0D" w:rsidRPr="007A4AFC" w:rsidDel="00744A71" w:rsidRDefault="002E5E0D">
            <w:pPr>
              <w:pStyle w:val="Titre"/>
              <w:tabs>
                <w:tab w:val="num" w:pos="-4820"/>
              </w:tabs>
              <w:spacing w:line="276" w:lineRule="auto"/>
              <w:jc w:val="both"/>
              <w:rPr>
                <w:del w:id="16792" w:author="Dr Mamadou SANOGO" w:date="2023-10-25T17:57:00Z"/>
                <w:rFonts w:asciiTheme="majorHAnsi" w:hAnsiTheme="majorHAnsi" w:cstheme="majorHAnsi"/>
                <w:color w:val="000000" w:themeColor="text1"/>
                <w:szCs w:val="24"/>
                <w:rPrChange w:id="16793" w:author="Dr Mamadou SANOGO" w:date="2023-10-25T18:15:00Z">
                  <w:rPr>
                    <w:del w:id="16794" w:author="Dr Mamadou SANOGO" w:date="2023-10-25T17:57:00Z"/>
                    <w:rFonts w:asciiTheme="majorHAnsi" w:hAnsiTheme="majorHAnsi" w:cstheme="majorHAnsi"/>
                    <w:szCs w:val="24"/>
                  </w:rPr>
                </w:rPrChange>
              </w:rPr>
              <w:pPrChange w:id="16795" w:author="Dr Mamadou SANOGO" w:date="2023-10-25T17:57:00Z">
                <w:pPr>
                  <w:spacing w:line="240" w:lineRule="auto"/>
                </w:pPr>
              </w:pPrChange>
            </w:pPr>
            <w:del w:id="16796" w:author="Dr Mamadou SANOGO" w:date="2023-10-25T17:57:00Z">
              <w:r w:rsidRPr="007A4AFC" w:rsidDel="00744A71">
                <w:rPr>
                  <w:rFonts w:asciiTheme="majorHAnsi" w:hAnsiTheme="majorHAnsi" w:cstheme="majorHAnsi"/>
                  <w:color w:val="000000" w:themeColor="text1"/>
                  <w:szCs w:val="24"/>
                  <w:rPrChange w:id="16797" w:author="Dr Mamadou SANOGO" w:date="2023-10-25T18:15:00Z">
                    <w:rPr>
                      <w:rFonts w:asciiTheme="majorHAnsi" w:hAnsiTheme="majorHAnsi" w:cstheme="majorHAnsi"/>
                      <w:szCs w:val="24"/>
                    </w:rPr>
                  </w:rPrChange>
                </w:rPr>
                <w:delText>Fontaines d’eau</w:delText>
              </w:r>
            </w:del>
          </w:p>
        </w:tc>
        <w:tc>
          <w:tcPr>
            <w:tcW w:w="568" w:type="pct"/>
            <w:vAlign w:val="center"/>
          </w:tcPr>
          <w:p w14:paraId="325974E3" w14:textId="48B16600" w:rsidR="002E5E0D" w:rsidRPr="007A4AFC" w:rsidDel="00744A71" w:rsidRDefault="002E5E0D">
            <w:pPr>
              <w:pStyle w:val="Titre"/>
              <w:tabs>
                <w:tab w:val="num" w:pos="-4820"/>
              </w:tabs>
              <w:spacing w:line="276" w:lineRule="auto"/>
              <w:jc w:val="both"/>
              <w:rPr>
                <w:del w:id="16798" w:author="Dr Mamadou SANOGO" w:date="2023-10-25T17:57:00Z"/>
                <w:rFonts w:asciiTheme="majorHAnsi" w:hAnsiTheme="majorHAnsi" w:cstheme="majorHAnsi"/>
                <w:color w:val="000000" w:themeColor="text1"/>
                <w:szCs w:val="24"/>
                <w:rPrChange w:id="16799" w:author="Dr Mamadou SANOGO" w:date="2023-10-25T18:15:00Z">
                  <w:rPr>
                    <w:del w:id="16800" w:author="Dr Mamadou SANOGO" w:date="2023-10-25T17:57:00Z"/>
                    <w:rFonts w:asciiTheme="majorHAnsi" w:hAnsiTheme="majorHAnsi" w:cstheme="majorHAnsi"/>
                    <w:szCs w:val="24"/>
                  </w:rPr>
                </w:rPrChange>
              </w:rPr>
              <w:pPrChange w:id="16801" w:author="Dr Mamadou SANOGO" w:date="2023-10-25T17:57:00Z">
                <w:pPr>
                  <w:spacing w:line="240" w:lineRule="auto"/>
                  <w:jc w:val="center"/>
                </w:pPr>
              </w:pPrChange>
            </w:pPr>
            <w:del w:id="16802" w:author="Dr Mamadou SANOGO" w:date="2023-10-25T17:57:00Z">
              <w:r w:rsidRPr="007A4AFC" w:rsidDel="00744A71">
                <w:rPr>
                  <w:rFonts w:asciiTheme="majorHAnsi" w:hAnsiTheme="majorHAnsi" w:cstheme="majorHAnsi"/>
                  <w:color w:val="000000" w:themeColor="text1"/>
                  <w:szCs w:val="24"/>
                  <w:rPrChange w:id="16803" w:author="Dr Mamadou SANOGO" w:date="2023-10-25T18:15:00Z">
                    <w:rPr>
                      <w:rFonts w:asciiTheme="majorHAnsi" w:hAnsiTheme="majorHAnsi" w:cstheme="majorHAnsi"/>
                      <w:szCs w:val="24"/>
                    </w:rPr>
                  </w:rPrChange>
                </w:rPr>
                <w:delText>3</w:delText>
              </w:r>
            </w:del>
          </w:p>
        </w:tc>
        <w:tc>
          <w:tcPr>
            <w:tcW w:w="687" w:type="pct"/>
          </w:tcPr>
          <w:p w14:paraId="536B84C4" w14:textId="7C547865" w:rsidR="002E5E0D" w:rsidRPr="007A4AFC" w:rsidDel="00744A71" w:rsidRDefault="002E5E0D">
            <w:pPr>
              <w:pStyle w:val="Titre"/>
              <w:tabs>
                <w:tab w:val="num" w:pos="-4820"/>
              </w:tabs>
              <w:spacing w:line="276" w:lineRule="auto"/>
              <w:jc w:val="both"/>
              <w:rPr>
                <w:del w:id="16804" w:author="Dr Mamadou SANOGO" w:date="2023-10-25T17:57:00Z"/>
                <w:rFonts w:asciiTheme="majorHAnsi" w:hAnsiTheme="majorHAnsi" w:cstheme="majorHAnsi"/>
                <w:color w:val="000000" w:themeColor="text1"/>
                <w:szCs w:val="24"/>
                <w:rPrChange w:id="16805" w:author="Dr Mamadou SANOGO" w:date="2023-10-25T18:15:00Z">
                  <w:rPr>
                    <w:del w:id="16806" w:author="Dr Mamadou SANOGO" w:date="2023-10-25T17:57:00Z"/>
                    <w:rFonts w:asciiTheme="majorHAnsi" w:hAnsiTheme="majorHAnsi" w:cstheme="majorHAnsi"/>
                    <w:szCs w:val="24"/>
                  </w:rPr>
                </w:rPrChange>
              </w:rPr>
              <w:pPrChange w:id="16807" w:author="Dr Mamadou SANOGO" w:date="2023-10-25T17:57:00Z">
                <w:pPr>
                  <w:spacing w:line="240" w:lineRule="auto"/>
                  <w:jc w:val="center"/>
                </w:pPr>
              </w:pPrChange>
            </w:pPr>
            <w:del w:id="16808" w:author="Dr Mamadou SANOGO" w:date="2023-10-25T17:57:00Z">
              <w:r w:rsidRPr="007A4AFC" w:rsidDel="00744A71">
                <w:rPr>
                  <w:rFonts w:asciiTheme="majorHAnsi" w:hAnsiTheme="majorHAnsi" w:cstheme="majorHAnsi"/>
                  <w:color w:val="000000" w:themeColor="text1"/>
                  <w:szCs w:val="24"/>
                  <w:rPrChange w:id="16809" w:author="Dr Mamadou SANOGO" w:date="2023-10-25T18:15:00Z">
                    <w:rPr>
                      <w:rFonts w:asciiTheme="majorHAnsi" w:hAnsiTheme="majorHAnsi" w:cstheme="majorHAnsi"/>
                      <w:szCs w:val="24"/>
                    </w:rPr>
                  </w:rPrChange>
                </w:rPr>
                <w:delText xml:space="preserve">Bon </w:delText>
              </w:r>
            </w:del>
          </w:p>
        </w:tc>
      </w:tr>
      <w:tr w:rsidR="007A4AFC" w:rsidRPr="007A4AFC" w:rsidDel="00744A71" w14:paraId="21F0F81F" w14:textId="77777777" w:rsidTr="002E5E0D">
        <w:trPr>
          <w:del w:id="16810" w:author="Dr Mamadou SANOGO" w:date="2023-10-25T17:57:00Z"/>
        </w:trPr>
        <w:tc>
          <w:tcPr>
            <w:tcW w:w="484" w:type="pct"/>
          </w:tcPr>
          <w:p w14:paraId="0BB1A184" w14:textId="2457F533" w:rsidR="002E5E0D" w:rsidRPr="007A4AFC" w:rsidDel="00744A71" w:rsidRDefault="002E5E0D">
            <w:pPr>
              <w:pStyle w:val="Titre"/>
              <w:tabs>
                <w:tab w:val="num" w:pos="-4820"/>
              </w:tabs>
              <w:spacing w:line="276" w:lineRule="auto"/>
              <w:jc w:val="both"/>
              <w:rPr>
                <w:del w:id="16811" w:author="Dr Mamadou SANOGO" w:date="2023-10-25T17:57:00Z"/>
                <w:rFonts w:asciiTheme="majorHAnsi" w:hAnsiTheme="majorHAnsi" w:cstheme="majorHAnsi"/>
                <w:b w:val="0"/>
                <w:color w:val="000000" w:themeColor="text1"/>
                <w:szCs w:val="24"/>
                <w:rPrChange w:id="16812" w:author="Dr Mamadou SANOGO" w:date="2023-10-25T18:15:00Z">
                  <w:rPr>
                    <w:del w:id="16813" w:author="Dr Mamadou SANOGO" w:date="2023-10-25T17:57:00Z"/>
                    <w:rFonts w:asciiTheme="majorHAnsi" w:hAnsiTheme="majorHAnsi" w:cstheme="majorHAnsi"/>
                    <w:b/>
                    <w:szCs w:val="24"/>
                  </w:rPr>
                </w:rPrChange>
              </w:rPr>
              <w:pPrChange w:id="16814" w:author="Dr Mamadou SANOGO" w:date="2023-10-25T17:57:00Z">
                <w:pPr>
                  <w:numPr>
                    <w:numId w:val="7"/>
                  </w:numPr>
                  <w:spacing w:line="240" w:lineRule="auto"/>
                  <w:ind w:left="720" w:hanging="360"/>
                  <w:contextualSpacing/>
                </w:pPr>
              </w:pPrChange>
            </w:pPr>
          </w:p>
        </w:tc>
        <w:tc>
          <w:tcPr>
            <w:tcW w:w="3261" w:type="pct"/>
          </w:tcPr>
          <w:p w14:paraId="388DFDD3" w14:textId="03D4A820" w:rsidR="002E5E0D" w:rsidRPr="007A4AFC" w:rsidDel="00744A71" w:rsidRDefault="009128F6">
            <w:pPr>
              <w:pStyle w:val="Titre"/>
              <w:tabs>
                <w:tab w:val="num" w:pos="-4820"/>
              </w:tabs>
              <w:spacing w:line="276" w:lineRule="auto"/>
              <w:jc w:val="both"/>
              <w:rPr>
                <w:del w:id="16815" w:author="Dr Mamadou SANOGO" w:date="2023-10-25T17:57:00Z"/>
                <w:rFonts w:asciiTheme="majorHAnsi" w:hAnsiTheme="majorHAnsi" w:cstheme="majorHAnsi"/>
                <w:color w:val="000000" w:themeColor="text1"/>
                <w:szCs w:val="24"/>
                <w:rPrChange w:id="16816" w:author="Dr Mamadou SANOGO" w:date="2023-10-25T18:15:00Z">
                  <w:rPr>
                    <w:del w:id="16817" w:author="Dr Mamadou SANOGO" w:date="2023-10-25T17:57:00Z"/>
                    <w:rFonts w:asciiTheme="majorHAnsi" w:hAnsiTheme="majorHAnsi" w:cstheme="majorHAnsi"/>
                    <w:szCs w:val="24"/>
                  </w:rPr>
                </w:rPrChange>
              </w:rPr>
              <w:pPrChange w:id="16818" w:author="Dr Mamadou SANOGO" w:date="2023-10-25T17:57:00Z">
                <w:pPr>
                  <w:spacing w:line="240" w:lineRule="auto"/>
                </w:pPr>
              </w:pPrChange>
            </w:pPr>
            <w:del w:id="16819" w:author="Dr Mamadou SANOGO" w:date="2023-10-25T17:57:00Z">
              <w:r w:rsidRPr="007A4AFC" w:rsidDel="00744A71">
                <w:rPr>
                  <w:rFonts w:asciiTheme="majorHAnsi" w:hAnsiTheme="majorHAnsi" w:cstheme="majorHAnsi"/>
                  <w:color w:val="000000" w:themeColor="text1"/>
                  <w:szCs w:val="24"/>
                  <w:rPrChange w:id="16820" w:author="Dr Mamadou SANOGO" w:date="2023-10-25T18:15:00Z">
                    <w:rPr>
                      <w:rFonts w:asciiTheme="majorHAnsi" w:hAnsiTheme="majorHAnsi" w:cstheme="majorHAnsi"/>
                      <w:szCs w:val="24"/>
                    </w:rPr>
                  </w:rPrChange>
                </w:rPr>
                <w:delText>Bus scolaire</w:delText>
              </w:r>
            </w:del>
          </w:p>
        </w:tc>
        <w:tc>
          <w:tcPr>
            <w:tcW w:w="568" w:type="pct"/>
            <w:vAlign w:val="center"/>
          </w:tcPr>
          <w:p w14:paraId="3A4F5C52" w14:textId="61181B34" w:rsidR="002E5E0D" w:rsidRPr="007A4AFC" w:rsidDel="00744A71" w:rsidRDefault="009128F6">
            <w:pPr>
              <w:pStyle w:val="Titre"/>
              <w:tabs>
                <w:tab w:val="num" w:pos="-4820"/>
              </w:tabs>
              <w:spacing w:line="276" w:lineRule="auto"/>
              <w:jc w:val="both"/>
              <w:rPr>
                <w:del w:id="16821" w:author="Dr Mamadou SANOGO" w:date="2023-10-25T17:57:00Z"/>
                <w:rFonts w:asciiTheme="majorHAnsi" w:hAnsiTheme="majorHAnsi" w:cstheme="majorHAnsi"/>
                <w:color w:val="000000" w:themeColor="text1"/>
                <w:szCs w:val="24"/>
                <w:rPrChange w:id="16822" w:author="Dr Mamadou SANOGO" w:date="2023-10-25T18:15:00Z">
                  <w:rPr>
                    <w:del w:id="16823" w:author="Dr Mamadou SANOGO" w:date="2023-10-25T17:57:00Z"/>
                    <w:rFonts w:asciiTheme="majorHAnsi" w:hAnsiTheme="majorHAnsi" w:cstheme="majorHAnsi"/>
                    <w:szCs w:val="24"/>
                  </w:rPr>
                </w:rPrChange>
              </w:rPr>
              <w:pPrChange w:id="16824" w:author="Dr Mamadou SANOGO" w:date="2023-10-25T17:57:00Z">
                <w:pPr>
                  <w:spacing w:line="240" w:lineRule="auto"/>
                  <w:jc w:val="center"/>
                </w:pPr>
              </w:pPrChange>
            </w:pPr>
            <w:del w:id="16825" w:author="Dr Mamadou SANOGO" w:date="2023-10-25T17:57:00Z">
              <w:r w:rsidRPr="007A4AFC" w:rsidDel="00744A71">
                <w:rPr>
                  <w:rFonts w:asciiTheme="majorHAnsi" w:hAnsiTheme="majorHAnsi" w:cstheme="majorHAnsi"/>
                  <w:color w:val="000000" w:themeColor="text1"/>
                  <w:szCs w:val="24"/>
                  <w:rPrChange w:id="16826" w:author="Dr Mamadou SANOGO" w:date="2023-10-25T18:15:00Z">
                    <w:rPr>
                      <w:rFonts w:asciiTheme="majorHAnsi" w:hAnsiTheme="majorHAnsi" w:cstheme="majorHAnsi"/>
                      <w:szCs w:val="24"/>
                    </w:rPr>
                  </w:rPrChange>
                </w:rPr>
                <w:delText>1</w:delText>
              </w:r>
            </w:del>
          </w:p>
        </w:tc>
        <w:tc>
          <w:tcPr>
            <w:tcW w:w="687" w:type="pct"/>
          </w:tcPr>
          <w:p w14:paraId="1A2CCB7F" w14:textId="339F67C6" w:rsidR="002E5E0D" w:rsidRPr="007A4AFC" w:rsidDel="00744A71" w:rsidRDefault="002E5E0D">
            <w:pPr>
              <w:pStyle w:val="Titre"/>
              <w:tabs>
                <w:tab w:val="num" w:pos="-4820"/>
              </w:tabs>
              <w:spacing w:line="276" w:lineRule="auto"/>
              <w:jc w:val="both"/>
              <w:rPr>
                <w:del w:id="16827" w:author="Dr Mamadou SANOGO" w:date="2023-10-25T17:57:00Z"/>
                <w:rFonts w:asciiTheme="majorHAnsi" w:hAnsiTheme="majorHAnsi" w:cstheme="majorHAnsi"/>
                <w:color w:val="000000" w:themeColor="text1"/>
                <w:szCs w:val="24"/>
                <w:rPrChange w:id="16828" w:author="Dr Mamadou SANOGO" w:date="2023-10-25T18:15:00Z">
                  <w:rPr>
                    <w:del w:id="16829" w:author="Dr Mamadou SANOGO" w:date="2023-10-25T17:57:00Z"/>
                    <w:rFonts w:asciiTheme="majorHAnsi" w:hAnsiTheme="majorHAnsi" w:cstheme="majorHAnsi"/>
                    <w:szCs w:val="24"/>
                  </w:rPr>
                </w:rPrChange>
              </w:rPr>
              <w:pPrChange w:id="16830" w:author="Dr Mamadou SANOGO" w:date="2023-10-25T17:57:00Z">
                <w:pPr>
                  <w:spacing w:line="240" w:lineRule="auto"/>
                  <w:jc w:val="center"/>
                </w:pPr>
              </w:pPrChange>
            </w:pPr>
            <w:del w:id="16831" w:author="Dr Mamadou SANOGO" w:date="2023-10-25T17:57:00Z">
              <w:r w:rsidRPr="007A4AFC" w:rsidDel="00744A71">
                <w:rPr>
                  <w:rFonts w:asciiTheme="majorHAnsi" w:hAnsiTheme="majorHAnsi" w:cstheme="majorHAnsi"/>
                  <w:color w:val="000000" w:themeColor="text1"/>
                  <w:szCs w:val="24"/>
                  <w:rPrChange w:id="16832" w:author="Dr Mamadou SANOGO" w:date="2023-10-25T18:15:00Z">
                    <w:rPr>
                      <w:rFonts w:asciiTheme="majorHAnsi" w:hAnsiTheme="majorHAnsi" w:cstheme="majorHAnsi"/>
                      <w:szCs w:val="24"/>
                    </w:rPr>
                  </w:rPrChange>
                </w:rPr>
                <w:delText xml:space="preserve">Bon </w:delText>
              </w:r>
            </w:del>
          </w:p>
        </w:tc>
      </w:tr>
      <w:tr w:rsidR="007A4AFC" w:rsidRPr="007A4AFC" w:rsidDel="00744A71" w14:paraId="346B80EC" w14:textId="77777777" w:rsidTr="002E5E0D">
        <w:trPr>
          <w:del w:id="16833" w:author="Dr Mamadou SANOGO" w:date="2023-10-25T17:57:00Z"/>
        </w:trPr>
        <w:tc>
          <w:tcPr>
            <w:tcW w:w="484" w:type="pct"/>
          </w:tcPr>
          <w:p w14:paraId="5E37E10B" w14:textId="565D2BF7" w:rsidR="002E5E0D" w:rsidRPr="007A4AFC" w:rsidDel="00744A71" w:rsidRDefault="002E5E0D">
            <w:pPr>
              <w:pStyle w:val="Titre"/>
              <w:tabs>
                <w:tab w:val="num" w:pos="-4820"/>
              </w:tabs>
              <w:spacing w:line="276" w:lineRule="auto"/>
              <w:jc w:val="both"/>
              <w:rPr>
                <w:del w:id="16834" w:author="Dr Mamadou SANOGO" w:date="2023-10-25T17:57:00Z"/>
                <w:rFonts w:asciiTheme="majorHAnsi" w:hAnsiTheme="majorHAnsi" w:cstheme="majorHAnsi"/>
                <w:b w:val="0"/>
                <w:color w:val="000000" w:themeColor="text1"/>
                <w:szCs w:val="24"/>
                <w:rPrChange w:id="16835" w:author="Dr Mamadou SANOGO" w:date="2023-10-25T18:15:00Z">
                  <w:rPr>
                    <w:del w:id="16836" w:author="Dr Mamadou SANOGO" w:date="2023-10-25T17:57:00Z"/>
                    <w:rFonts w:asciiTheme="majorHAnsi" w:hAnsiTheme="majorHAnsi" w:cstheme="majorHAnsi"/>
                    <w:b/>
                    <w:szCs w:val="24"/>
                  </w:rPr>
                </w:rPrChange>
              </w:rPr>
              <w:pPrChange w:id="16837" w:author="Dr Mamadou SANOGO" w:date="2023-10-25T17:57:00Z">
                <w:pPr>
                  <w:numPr>
                    <w:numId w:val="7"/>
                  </w:numPr>
                  <w:spacing w:line="240" w:lineRule="auto"/>
                  <w:ind w:left="720" w:hanging="360"/>
                  <w:contextualSpacing/>
                </w:pPr>
              </w:pPrChange>
            </w:pPr>
          </w:p>
        </w:tc>
        <w:tc>
          <w:tcPr>
            <w:tcW w:w="3261" w:type="pct"/>
          </w:tcPr>
          <w:p w14:paraId="20C13A11" w14:textId="12CDDDDD" w:rsidR="002E5E0D" w:rsidRPr="007A4AFC" w:rsidDel="00744A71" w:rsidRDefault="009128F6">
            <w:pPr>
              <w:pStyle w:val="Titre"/>
              <w:tabs>
                <w:tab w:val="num" w:pos="-4820"/>
              </w:tabs>
              <w:spacing w:line="276" w:lineRule="auto"/>
              <w:jc w:val="both"/>
              <w:rPr>
                <w:del w:id="16838" w:author="Dr Mamadou SANOGO" w:date="2023-10-25T17:57:00Z"/>
                <w:rFonts w:asciiTheme="majorHAnsi" w:hAnsiTheme="majorHAnsi" w:cstheme="majorHAnsi"/>
                <w:color w:val="000000" w:themeColor="text1"/>
                <w:szCs w:val="24"/>
                <w:rPrChange w:id="16839" w:author="Dr Mamadou SANOGO" w:date="2023-10-25T18:15:00Z">
                  <w:rPr>
                    <w:del w:id="16840" w:author="Dr Mamadou SANOGO" w:date="2023-10-25T17:57:00Z"/>
                    <w:rFonts w:asciiTheme="majorHAnsi" w:hAnsiTheme="majorHAnsi" w:cstheme="majorHAnsi"/>
                    <w:szCs w:val="24"/>
                  </w:rPr>
                </w:rPrChange>
              </w:rPr>
              <w:pPrChange w:id="16841" w:author="Dr Mamadou SANOGO" w:date="2023-10-25T17:57:00Z">
                <w:pPr>
                  <w:spacing w:line="240" w:lineRule="auto"/>
                </w:pPr>
              </w:pPrChange>
            </w:pPr>
            <w:del w:id="16842" w:author="Dr Mamadou SANOGO" w:date="2023-10-25T17:57:00Z">
              <w:r w:rsidRPr="007A4AFC" w:rsidDel="00744A71">
                <w:rPr>
                  <w:rFonts w:asciiTheme="majorHAnsi" w:hAnsiTheme="majorHAnsi" w:cstheme="majorHAnsi"/>
                  <w:color w:val="000000" w:themeColor="text1"/>
                  <w:szCs w:val="24"/>
                  <w:rPrChange w:id="16843" w:author="Dr Mamadou SANOGO" w:date="2023-10-25T18:15:00Z">
                    <w:rPr>
                      <w:rFonts w:asciiTheme="majorHAnsi" w:hAnsiTheme="majorHAnsi" w:cstheme="majorHAnsi"/>
                      <w:szCs w:val="24"/>
                    </w:rPr>
                  </w:rPrChange>
                </w:rPr>
                <w:delText>Routeur internet</w:delText>
              </w:r>
            </w:del>
          </w:p>
        </w:tc>
        <w:tc>
          <w:tcPr>
            <w:tcW w:w="568" w:type="pct"/>
            <w:vAlign w:val="center"/>
          </w:tcPr>
          <w:p w14:paraId="2FDD6B34" w14:textId="6EAB4DF4" w:rsidR="002E5E0D" w:rsidRPr="007A4AFC" w:rsidDel="00744A71" w:rsidRDefault="009128F6">
            <w:pPr>
              <w:pStyle w:val="Titre"/>
              <w:tabs>
                <w:tab w:val="num" w:pos="-4820"/>
              </w:tabs>
              <w:spacing w:line="276" w:lineRule="auto"/>
              <w:jc w:val="both"/>
              <w:rPr>
                <w:del w:id="16844" w:author="Dr Mamadou SANOGO" w:date="2023-10-25T17:57:00Z"/>
                <w:rFonts w:asciiTheme="majorHAnsi" w:hAnsiTheme="majorHAnsi" w:cstheme="majorHAnsi"/>
                <w:color w:val="000000" w:themeColor="text1"/>
                <w:szCs w:val="24"/>
                <w:rPrChange w:id="16845" w:author="Dr Mamadou SANOGO" w:date="2023-10-25T18:15:00Z">
                  <w:rPr>
                    <w:del w:id="16846" w:author="Dr Mamadou SANOGO" w:date="2023-10-25T17:57:00Z"/>
                    <w:rFonts w:asciiTheme="majorHAnsi" w:hAnsiTheme="majorHAnsi" w:cstheme="majorHAnsi"/>
                    <w:szCs w:val="24"/>
                  </w:rPr>
                </w:rPrChange>
              </w:rPr>
              <w:pPrChange w:id="16847" w:author="Dr Mamadou SANOGO" w:date="2023-10-25T17:57:00Z">
                <w:pPr>
                  <w:spacing w:line="240" w:lineRule="auto"/>
                  <w:jc w:val="center"/>
                </w:pPr>
              </w:pPrChange>
            </w:pPr>
            <w:del w:id="16848" w:author="Dr Mamadou SANOGO" w:date="2023-10-25T17:57:00Z">
              <w:r w:rsidRPr="007A4AFC" w:rsidDel="00744A71">
                <w:rPr>
                  <w:rFonts w:asciiTheme="majorHAnsi" w:hAnsiTheme="majorHAnsi" w:cstheme="majorHAnsi"/>
                  <w:color w:val="000000" w:themeColor="text1"/>
                  <w:szCs w:val="24"/>
                  <w:rPrChange w:id="16849" w:author="Dr Mamadou SANOGO" w:date="2023-10-25T18:15:00Z">
                    <w:rPr>
                      <w:rFonts w:asciiTheme="majorHAnsi" w:hAnsiTheme="majorHAnsi" w:cstheme="majorHAnsi"/>
                      <w:szCs w:val="24"/>
                    </w:rPr>
                  </w:rPrChange>
                </w:rPr>
                <w:delText>1</w:delText>
              </w:r>
            </w:del>
          </w:p>
        </w:tc>
        <w:tc>
          <w:tcPr>
            <w:tcW w:w="687" w:type="pct"/>
          </w:tcPr>
          <w:p w14:paraId="5C66793D" w14:textId="22FEA239" w:rsidR="002E5E0D" w:rsidRPr="007A4AFC" w:rsidDel="00744A71" w:rsidRDefault="009128F6">
            <w:pPr>
              <w:pStyle w:val="Titre"/>
              <w:tabs>
                <w:tab w:val="num" w:pos="-4820"/>
              </w:tabs>
              <w:spacing w:line="276" w:lineRule="auto"/>
              <w:jc w:val="both"/>
              <w:rPr>
                <w:del w:id="16850" w:author="Dr Mamadou SANOGO" w:date="2023-10-25T17:57:00Z"/>
                <w:rFonts w:asciiTheme="majorHAnsi" w:hAnsiTheme="majorHAnsi" w:cstheme="majorHAnsi"/>
                <w:color w:val="000000" w:themeColor="text1"/>
                <w:szCs w:val="24"/>
                <w:rPrChange w:id="16851" w:author="Dr Mamadou SANOGO" w:date="2023-10-25T18:15:00Z">
                  <w:rPr>
                    <w:del w:id="16852" w:author="Dr Mamadou SANOGO" w:date="2023-10-25T17:57:00Z"/>
                    <w:rFonts w:asciiTheme="majorHAnsi" w:hAnsiTheme="majorHAnsi" w:cstheme="majorHAnsi"/>
                    <w:szCs w:val="24"/>
                  </w:rPr>
                </w:rPrChange>
              </w:rPr>
              <w:pPrChange w:id="16853" w:author="Dr Mamadou SANOGO" w:date="2023-10-25T17:57:00Z">
                <w:pPr>
                  <w:spacing w:line="240" w:lineRule="auto"/>
                  <w:jc w:val="center"/>
                </w:pPr>
              </w:pPrChange>
            </w:pPr>
            <w:del w:id="16854" w:author="Dr Mamadou SANOGO" w:date="2023-10-25T17:57:00Z">
              <w:r w:rsidRPr="007A4AFC" w:rsidDel="00744A71">
                <w:rPr>
                  <w:rFonts w:asciiTheme="majorHAnsi" w:hAnsiTheme="majorHAnsi" w:cstheme="majorHAnsi"/>
                  <w:color w:val="000000" w:themeColor="text1"/>
                  <w:szCs w:val="24"/>
                  <w:rPrChange w:id="16855" w:author="Dr Mamadou SANOGO" w:date="2023-10-25T18:15:00Z">
                    <w:rPr>
                      <w:rFonts w:asciiTheme="majorHAnsi" w:hAnsiTheme="majorHAnsi" w:cstheme="majorHAnsi"/>
                      <w:szCs w:val="24"/>
                    </w:rPr>
                  </w:rPrChange>
                </w:rPr>
                <w:delText>Bon</w:delText>
              </w:r>
            </w:del>
          </w:p>
        </w:tc>
      </w:tr>
      <w:tr w:rsidR="007A4AFC" w:rsidRPr="007A4AFC" w:rsidDel="00744A71" w14:paraId="1B3DB866" w14:textId="77777777" w:rsidTr="002E5E0D">
        <w:trPr>
          <w:del w:id="16856" w:author="Dr Mamadou SANOGO" w:date="2023-10-25T17:57:00Z"/>
        </w:trPr>
        <w:tc>
          <w:tcPr>
            <w:tcW w:w="484" w:type="pct"/>
          </w:tcPr>
          <w:p w14:paraId="21ABBFE3" w14:textId="71B41025" w:rsidR="002E5E0D" w:rsidRPr="007A4AFC" w:rsidDel="00744A71" w:rsidRDefault="002E5E0D">
            <w:pPr>
              <w:pStyle w:val="Titre"/>
              <w:tabs>
                <w:tab w:val="num" w:pos="-4820"/>
              </w:tabs>
              <w:spacing w:line="276" w:lineRule="auto"/>
              <w:jc w:val="both"/>
              <w:rPr>
                <w:del w:id="16857" w:author="Dr Mamadou SANOGO" w:date="2023-10-25T17:57:00Z"/>
                <w:rFonts w:asciiTheme="majorHAnsi" w:hAnsiTheme="majorHAnsi" w:cstheme="majorHAnsi"/>
                <w:b w:val="0"/>
                <w:color w:val="000000" w:themeColor="text1"/>
                <w:szCs w:val="24"/>
                <w:rPrChange w:id="16858" w:author="Dr Mamadou SANOGO" w:date="2023-10-25T18:15:00Z">
                  <w:rPr>
                    <w:del w:id="16859" w:author="Dr Mamadou SANOGO" w:date="2023-10-25T17:57:00Z"/>
                    <w:rFonts w:asciiTheme="majorHAnsi" w:hAnsiTheme="majorHAnsi" w:cstheme="majorHAnsi"/>
                    <w:b/>
                    <w:szCs w:val="24"/>
                  </w:rPr>
                </w:rPrChange>
              </w:rPr>
              <w:pPrChange w:id="16860" w:author="Dr Mamadou SANOGO" w:date="2023-10-25T17:57:00Z">
                <w:pPr>
                  <w:numPr>
                    <w:numId w:val="7"/>
                  </w:numPr>
                  <w:spacing w:line="240" w:lineRule="auto"/>
                  <w:ind w:left="720" w:hanging="360"/>
                  <w:contextualSpacing/>
                </w:pPr>
              </w:pPrChange>
            </w:pPr>
          </w:p>
        </w:tc>
        <w:tc>
          <w:tcPr>
            <w:tcW w:w="3261" w:type="pct"/>
          </w:tcPr>
          <w:p w14:paraId="54ED1F83" w14:textId="555615E6" w:rsidR="002E5E0D" w:rsidRPr="007A4AFC" w:rsidDel="00744A71" w:rsidRDefault="009128F6">
            <w:pPr>
              <w:pStyle w:val="Titre"/>
              <w:tabs>
                <w:tab w:val="num" w:pos="-4820"/>
              </w:tabs>
              <w:spacing w:line="276" w:lineRule="auto"/>
              <w:jc w:val="both"/>
              <w:rPr>
                <w:del w:id="16861" w:author="Dr Mamadou SANOGO" w:date="2023-10-25T17:57:00Z"/>
                <w:rFonts w:asciiTheme="majorHAnsi" w:hAnsiTheme="majorHAnsi" w:cstheme="majorHAnsi"/>
                <w:color w:val="000000" w:themeColor="text1"/>
                <w:szCs w:val="24"/>
                <w:rPrChange w:id="16862" w:author="Dr Mamadou SANOGO" w:date="2023-10-25T18:15:00Z">
                  <w:rPr>
                    <w:del w:id="16863" w:author="Dr Mamadou SANOGO" w:date="2023-10-25T17:57:00Z"/>
                    <w:rFonts w:asciiTheme="majorHAnsi" w:hAnsiTheme="majorHAnsi" w:cstheme="majorHAnsi"/>
                    <w:szCs w:val="24"/>
                  </w:rPr>
                </w:rPrChange>
              </w:rPr>
              <w:pPrChange w:id="16864" w:author="Dr Mamadou SANOGO" w:date="2023-10-25T17:57:00Z">
                <w:pPr>
                  <w:spacing w:line="240" w:lineRule="auto"/>
                </w:pPr>
              </w:pPrChange>
            </w:pPr>
            <w:del w:id="16865" w:author="Dr Mamadou SANOGO" w:date="2023-10-25T17:57:00Z">
              <w:r w:rsidRPr="007A4AFC" w:rsidDel="00744A71">
                <w:rPr>
                  <w:rFonts w:asciiTheme="majorHAnsi" w:hAnsiTheme="majorHAnsi" w:cstheme="majorHAnsi"/>
                  <w:color w:val="000000" w:themeColor="text1"/>
                  <w:szCs w:val="24"/>
                  <w:rPrChange w:id="16866" w:author="Dr Mamadou SANOGO" w:date="2023-10-25T18:15:00Z">
                    <w:rPr>
                      <w:rFonts w:asciiTheme="majorHAnsi" w:hAnsiTheme="majorHAnsi" w:cstheme="majorHAnsi"/>
                      <w:szCs w:val="24"/>
                    </w:rPr>
                  </w:rPrChange>
                </w:rPr>
                <w:delText>Tableaux d’affichage</w:delText>
              </w:r>
            </w:del>
          </w:p>
        </w:tc>
        <w:tc>
          <w:tcPr>
            <w:tcW w:w="568" w:type="pct"/>
            <w:vAlign w:val="center"/>
          </w:tcPr>
          <w:p w14:paraId="27DEB956" w14:textId="3E2CD30A" w:rsidR="002E5E0D" w:rsidRPr="007A4AFC" w:rsidDel="00744A71" w:rsidRDefault="009128F6">
            <w:pPr>
              <w:pStyle w:val="Titre"/>
              <w:tabs>
                <w:tab w:val="num" w:pos="-4820"/>
              </w:tabs>
              <w:spacing w:line="276" w:lineRule="auto"/>
              <w:jc w:val="both"/>
              <w:rPr>
                <w:del w:id="16867" w:author="Dr Mamadou SANOGO" w:date="2023-10-25T17:57:00Z"/>
                <w:rFonts w:asciiTheme="majorHAnsi" w:hAnsiTheme="majorHAnsi" w:cstheme="majorHAnsi"/>
                <w:color w:val="000000" w:themeColor="text1"/>
                <w:szCs w:val="24"/>
                <w:rPrChange w:id="16868" w:author="Dr Mamadou SANOGO" w:date="2023-10-25T18:15:00Z">
                  <w:rPr>
                    <w:del w:id="16869" w:author="Dr Mamadou SANOGO" w:date="2023-10-25T17:57:00Z"/>
                    <w:rFonts w:asciiTheme="majorHAnsi" w:hAnsiTheme="majorHAnsi" w:cstheme="majorHAnsi"/>
                    <w:szCs w:val="24"/>
                  </w:rPr>
                </w:rPrChange>
              </w:rPr>
              <w:pPrChange w:id="16870" w:author="Dr Mamadou SANOGO" w:date="2023-10-25T17:57:00Z">
                <w:pPr>
                  <w:spacing w:line="240" w:lineRule="auto"/>
                  <w:jc w:val="center"/>
                </w:pPr>
              </w:pPrChange>
            </w:pPr>
            <w:del w:id="16871" w:author="Dr Mamadou SANOGO" w:date="2023-10-25T17:57:00Z">
              <w:r w:rsidRPr="007A4AFC" w:rsidDel="00744A71">
                <w:rPr>
                  <w:rFonts w:asciiTheme="majorHAnsi" w:hAnsiTheme="majorHAnsi" w:cstheme="majorHAnsi"/>
                  <w:color w:val="000000" w:themeColor="text1"/>
                  <w:szCs w:val="24"/>
                  <w:rPrChange w:id="16872" w:author="Dr Mamadou SANOGO" w:date="2023-10-25T18:15:00Z">
                    <w:rPr>
                      <w:rFonts w:asciiTheme="majorHAnsi" w:hAnsiTheme="majorHAnsi" w:cstheme="majorHAnsi"/>
                      <w:szCs w:val="24"/>
                    </w:rPr>
                  </w:rPrChange>
                </w:rPr>
                <w:delText>3</w:delText>
              </w:r>
            </w:del>
          </w:p>
        </w:tc>
        <w:tc>
          <w:tcPr>
            <w:tcW w:w="687" w:type="pct"/>
          </w:tcPr>
          <w:p w14:paraId="2678DC6E" w14:textId="6686D37F" w:rsidR="002E5E0D" w:rsidRPr="007A4AFC" w:rsidDel="00744A71" w:rsidRDefault="009128F6">
            <w:pPr>
              <w:pStyle w:val="Titre"/>
              <w:tabs>
                <w:tab w:val="num" w:pos="-4820"/>
              </w:tabs>
              <w:spacing w:line="276" w:lineRule="auto"/>
              <w:jc w:val="both"/>
              <w:rPr>
                <w:del w:id="16873" w:author="Dr Mamadou SANOGO" w:date="2023-10-25T17:57:00Z"/>
                <w:rFonts w:asciiTheme="majorHAnsi" w:hAnsiTheme="majorHAnsi" w:cstheme="majorHAnsi"/>
                <w:color w:val="000000" w:themeColor="text1"/>
                <w:szCs w:val="24"/>
                <w:rPrChange w:id="16874" w:author="Dr Mamadou SANOGO" w:date="2023-10-25T18:15:00Z">
                  <w:rPr>
                    <w:del w:id="16875" w:author="Dr Mamadou SANOGO" w:date="2023-10-25T17:57:00Z"/>
                    <w:rFonts w:asciiTheme="majorHAnsi" w:hAnsiTheme="majorHAnsi" w:cstheme="majorHAnsi"/>
                    <w:szCs w:val="24"/>
                  </w:rPr>
                </w:rPrChange>
              </w:rPr>
              <w:pPrChange w:id="16876" w:author="Dr Mamadou SANOGO" w:date="2023-10-25T17:57:00Z">
                <w:pPr>
                  <w:spacing w:line="240" w:lineRule="auto"/>
                  <w:jc w:val="center"/>
                </w:pPr>
              </w:pPrChange>
            </w:pPr>
            <w:del w:id="16877" w:author="Dr Mamadou SANOGO" w:date="2023-10-25T17:57:00Z">
              <w:r w:rsidRPr="007A4AFC" w:rsidDel="00744A71">
                <w:rPr>
                  <w:rFonts w:asciiTheme="majorHAnsi" w:hAnsiTheme="majorHAnsi" w:cstheme="majorHAnsi"/>
                  <w:color w:val="000000" w:themeColor="text1"/>
                  <w:szCs w:val="24"/>
                  <w:rPrChange w:id="16878" w:author="Dr Mamadou SANOGO" w:date="2023-10-25T18:15:00Z">
                    <w:rPr>
                      <w:rFonts w:asciiTheme="majorHAnsi" w:hAnsiTheme="majorHAnsi" w:cstheme="majorHAnsi"/>
                      <w:szCs w:val="24"/>
                    </w:rPr>
                  </w:rPrChange>
                </w:rPr>
                <w:delText>Bon</w:delText>
              </w:r>
            </w:del>
          </w:p>
        </w:tc>
      </w:tr>
      <w:tr w:rsidR="007A4AFC" w:rsidRPr="007A4AFC" w:rsidDel="00744A71" w14:paraId="29D7F2A7" w14:textId="77777777" w:rsidTr="002E5E0D">
        <w:trPr>
          <w:del w:id="16879" w:author="Dr Mamadou SANOGO" w:date="2023-10-25T17:57:00Z"/>
        </w:trPr>
        <w:tc>
          <w:tcPr>
            <w:tcW w:w="484" w:type="pct"/>
          </w:tcPr>
          <w:p w14:paraId="7FCD8B1E" w14:textId="2CE0162B" w:rsidR="009128F6" w:rsidRPr="007A4AFC" w:rsidDel="00744A71" w:rsidRDefault="009128F6">
            <w:pPr>
              <w:pStyle w:val="Titre"/>
              <w:tabs>
                <w:tab w:val="num" w:pos="-4820"/>
              </w:tabs>
              <w:spacing w:line="276" w:lineRule="auto"/>
              <w:jc w:val="both"/>
              <w:rPr>
                <w:del w:id="16880" w:author="Dr Mamadou SANOGO" w:date="2023-10-25T17:57:00Z"/>
                <w:rFonts w:asciiTheme="majorHAnsi" w:hAnsiTheme="majorHAnsi" w:cstheme="majorHAnsi"/>
                <w:b w:val="0"/>
                <w:color w:val="000000" w:themeColor="text1"/>
                <w:szCs w:val="24"/>
                <w:rPrChange w:id="16881" w:author="Dr Mamadou SANOGO" w:date="2023-10-25T18:15:00Z">
                  <w:rPr>
                    <w:del w:id="16882" w:author="Dr Mamadou SANOGO" w:date="2023-10-25T17:57:00Z"/>
                    <w:rFonts w:asciiTheme="majorHAnsi" w:hAnsiTheme="majorHAnsi" w:cstheme="majorHAnsi"/>
                    <w:b/>
                    <w:szCs w:val="24"/>
                  </w:rPr>
                </w:rPrChange>
              </w:rPr>
              <w:pPrChange w:id="16883" w:author="Dr Mamadou SANOGO" w:date="2023-10-25T17:57:00Z">
                <w:pPr>
                  <w:numPr>
                    <w:numId w:val="7"/>
                  </w:numPr>
                  <w:spacing w:line="240" w:lineRule="auto"/>
                  <w:ind w:left="720" w:hanging="360"/>
                  <w:contextualSpacing/>
                </w:pPr>
              </w:pPrChange>
            </w:pPr>
          </w:p>
        </w:tc>
        <w:tc>
          <w:tcPr>
            <w:tcW w:w="3261" w:type="pct"/>
          </w:tcPr>
          <w:p w14:paraId="0B5EF364" w14:textId="61CE83EE" w:rsidR="009128F6" w:rsidRPr="007A4AFC" w:rsidDel="00744A71" w:rsidRDefault="009128F6">
            <w:pPr>
              <w:pStyle w:val="Titre"/>
              <w:tabs>
                <w:tab w:val="num" w:pos="-4820"/>
              </w:tabs>
              <w:spacing w:line="276" w:lineRule="auto"/>
              <w:jc w:val="both"/>
              <w:rPr>
                <w:del w:id="16884" w:author="Dr Mamadou SANOGO" w:date="2023-10-25T17:57:00Z"/>
                <w:rFonts w:asciiTheme="majorHAnsi" w:hAnsiTheme="majorHAnsi" w:cstheme="majorHAnsi"/>
                <w:color w:val="000000" w:themeColor="text1"/>
                <w:szCs w:val="24"/>
                <w:rPrChange w:id="16885" w:author="Dr Mamadou SANOGO" w:date="2023-10-25T18:15:00Z">
                  <w:rPr>
                    <w:del w:id="16886" w:author="Dr Mamadou SANOGO" w:date="2023-10-25T17:57:00Z"/>
                    <w:rFonts w:asciiTheme="majorHAnsi" w:hAnsiTheme="majorHAnsi" w:cstheme="majorHAnsi"/>
                    <w:szCs w:val="24"/>
                  </w:rPr>
                </w:rPrChange>
              </w:rPr>
              <w:pPrChange w:id="16887" w:author="Dr Mamadou SANOGO" w:date="2023-10-25T17:57:00Z">
                <w:pPr>
                  <w:spacing w:line="240" w:lineRule="auto"/>
                </w:pPr>
              </w:pPrChange>
            </w:pPr>
            <w:del w:id="16888" w:author="Dr Mamadou SANOGO" w:date="2023-10-25T17:57:00Z">
              <w:r w:rsidRPr="007A4AFC" w:rsidDel="00744A71">
                <w:rPr>
                  <w:rFonts w:asciiTheme="majorHAnsi" w:hAnsiTheme="majorHAnsi" w:cstheme="majorHAnsi"/>
                  <w:color w:val="000000" w:themeColor="text1"/>
                  <w:szCs w:val="24"/>
                  <w:rPrChange w:id="16889" w:author="Dr Mamadou SANOGO" w:date="2023-10-25T18:15:00Z">
                    <w:rPr>
                      <w:rFonts w:asciiTheme="majorHAnsi" w:hAnsiTheme="majorHAnsi" w:cstheme="majorHAnsi"/>
                      <w:szCs w:val="24"/>
                    </w:rPr>
                  </w:rPrChange>
                </w:rPr>
                <w:delText>Réfrigérateur</w:delText>
              </w:r>
            </w:del>
          </w:p>
        </w:tc>
        <w:tc>
          <w:tcPr>
            <w:tcW w:w="568" w:type="pct"/>
            <w:vAlign w:val="center"/>
          </w:tcPr>
          <w:p w14:paraId="54ABEF9C" w14:textId="2F823B42" w:rsidR="009128F6" w:rsidRPr="007A4AFC" w:rsidDel="00744A71" w:rsidRDefault="009128F6">
            <w:pPr>
              <w:pStyle w:val="Titre"/>
              <w:tabs>
                <w:tab w:val="num" w:pos="-4820"/>
              </w:tabs>
              <w:spacing w:line="276" w:lineRule="auto"/>
              <w:jc w:val="both"/>
              <w:rPr>
                <w:del w:id="16890" w:author="Dr Mamadou SANOGO" w:date="2023-10-25T17:57:00Z"/>
                <w:rFonts w:asciiTheme="majorHAnsi" w:hAnsiTheme="majorHAnsi" w:cstheme="majorHAnsi"/>
                <w:color w:val="000000" w:themeColor="text1"/>
                <w:szCs w:val="24"/>
                <w:rPrChange w:id="16891" w:author="Dr Mamadou SANOGO" w:date="2023-10-25T18:15:00Z">
                  <w:rPr>
                    <w:del w:id="16892" w:author="Dr Mamadou SANOGO" w:date="2023-10-25T17:57:00Z"/>
                    <w:rFonts w:asciiTheme="majorHAnsi" w:hAnsiTheme="majorHAnsi" w:cstheme="majorHAnsi"/>
                    <w:szCs w:val="24"/>
                  </w:rPr>
                </w:rPrChange>
              </w:rPr>
              <w:pPrChange w:id="16893" w:author="Dr Mamadou SANOGO" w:date="2023-10-25T17:57:00Z">
                <w:pPr>
                  <w:spacing w:line="240" w:lineRule="auto"/>
                  <w:jc w:val="center"/>
                </w:pPr>
              </w:pPrChange>
            </w:pPr>
            <w:del w:id="16894" w:author="Dr Mamadou SANOGO" w:date="2023-10-25T17:57:00Z">
              <w:r w:rsidRPr="007A4AFC" w:rsidDel="00744A71">
                <w:rPr>
                  <w:rFonts w:asciiTheme="majorHAnsi" w:hAnsiTheme="majorHAnsi" w:cstheme="majorHAnsi"/>
                  <w:color w:val="000000" w:themeColor="text1"/>
                  <w:szCs w:val="24"/>
                  <w:rPrChange w:id="16895" w:author="Dr Mamadou SANOGO" w:date="2023-10-25T18:15:00Z">
                    <w:rPr>
                      <w:rFonts w:asciiTheme="majorHAnsi" w:hAnsiTheme="majorHAnsi" w:cstheme="majorHAnsi"/>
                      <w:szCs w:val="24"/>
                    </w:rPr>
                  </w:rPrChange>
                </w:rPr>
                <w:delText>1</w:delText>
              </w:r>
            </w:del>
          </w:p>
        </w:tc>
        <w:tc>
          <w:tcPr>
            <w:tcW w:w="687" w:type="pct"/>
          </w:tcPr>
          <w:p w14:paraId="63141AEC" w14:textId="45BA343C" w:rsidR="009128F6" w:rsidRPr="007A4AFC" w:rsidDel="00744A71" w:rsidRDefault="009128F6">
            <w:pPr>
              <w:pStyle w:val="Titre"/>
              <w:tabs>
                <w:tab w:val="num" w:pos="-4820"/>
              </w:tabs>
              <w:spacing w:line="276" w:lineRule="auto"/>
              <w:jc w:val="both"/>
              <w:rPr>
                <w:del w:id="16896" w:author="Dr Mamadou SANOGO" w:date="2023-10-25T17:57:00Z"/>
                <w:rFonts w:asciiTheme="majorHAnsi" w:hAnsiTheme="majorHAnsi" w:cstheme="majorHAnsi"/>
                <w:color w:val="000000" w:themeColor="text1"/>
                <w:szCs w:val="24"/>
                <w:rPrChange w:id="16897" w:author="Dr Mamadou SANOGO" w:date="2023-10-25T18:15:00Z">
                  <w:rPr>
                    <w:del w:id="16898" w:author="Dr Mamadou SANOGO" w:date="2023-10-25T17:57:00Z"/>
                    <w:rFonts w:asciiTheme="majorHAnsi" w:hAnsiTheme="majorHAnsi" w:cstheme="majorHAnsi"/>
                    <w:szCs w:val="24"/>
                  </w:rPr>
                </w:rPrChange>
              </w:rPr>
              <w:pPrChange w:id="16899" w:author="Dr Mamadou SANOGO" w:date="2023-10-25T17:57:00Z">
                <w:pPr>
                  <w:spacing w:line="240" w:lineRule="auto"/>
                  <w:jc w:val="center"/>
                </w:pPr>
              </w:pPrChange>
            </w:pPr>
            <w:del w:id="16900" w:author="Dr Mamadou SANOGO" w:date="2023-10-25T17:57:00Z">
              <w:r w:rsidRPr="007A4AFC" w:rsidDel="00744A71">
                <w:rPr>
                  <w:rFonts w:asciiTheme="majorHAnsi" w:hAnsiTheme="majorHAnsi" w:cstheme="majorHAnsi"/>
                  <w:color w:val="000000" w:themeColor="text1"/>
                  <w:szCs w:val="24"/>
                  <w:rPrChange w:id="16901" w:author="Dr Mamadou SANOGO" w:date="2023-10-25T18:15:00Z">
                    <w:rPr>
                      <w:rFonts w:asciiTheme="majorHAnsi" w:hAnsiTheme="majorHAnsi" w:cstheme="majorHAnsi"/>
                      <w:szCs w:val="24"/>
                    </w:rPr>
                  </w:rPrChange>
                </w:rPr>
                <w:delText>Bon</w:delText>
              </w:r>
            </w:del>
          </w:p>
        </w:tc>
      </w:tr>
    </w:tbl>
    <w:p w14:paraId="697E94EE" w14:textId="0702735E" w:rsidR="00B34252" w:rsidRPr="007A4AFC" w:rsidDel="00744A71" w:rsidRDefault="00B34252">
      <w:pPr>
        <w:pStyle w:val="Titre"/>
        <w:tabs>
          <w:tab w:val="num" w:pos="-4820"/>
        </w:tabs>
        <w:spacing w:line="276" w:lineRule="auto"/>
        <w:jc w:val="both"/>
        <w:rPr>
          <w:del w:id="16902" w:author="Dr Mamadou SANOGO" w:date="2023-10-25T17:57:00Z"/>
          <w:rFonts w:asciiTheme="majorHAnsi" w:hAnsiTheme="majorHAnsi" w:cstheme="majorHAnsi"/>
          <w:color w:val="000000" w:themeColor="text1"/>
          <w:sz w:val="28"/>
          <w:szCs w:val="28"/>
          <w:rPrChange w:id="16903" w:author="Dr Mamadou SANOGO" w:date="2023-10-25T18:15:00Z">
            <w:rPr>
              <w:del w:id="16904" w:author="Dr Mamadou SANOGO" w:date="2023-10-25T17:57:00Z"/>
            </w:rPr>
          </w:rPrChange>
        </w:rPr>
        <w:pPrChange w:id="16905" w:author="Dr Mamadou SANOGO" w:date="2023-10-25T17:57:00Z">
          <w:pPr>
            <w:pStyle w:val="Paragraphedeliste"/>
            <w:widowControl w:val="0"/>
            <w:autoSpaceDE w:val="0"/>
            <w:autoSpaceDN w:val="0"/>
            <w:adjustRightInd w:val="0"/>
            <w:spacing w:line="240" w:lineRule="auto"/>
            <w:ind w:right="9"/>
          </w:pPr>
        </w:pPrChange>
      </w:pPr>
    </w:p>
    <w:p w14:paraId="6F4C74AB" w14:textId="04108A09" w:rsidR="00B34252" w:rsidRPr="007A4AFC" w:rsidDel="00166699" w:rsidRDefault="00B34252">
      <w:pPr>
        <w:pStyle w:val="Titre"/>
        <w:tabs>
          <w:tab w:val="num" w:pos="-4820"/>
        </w:tabs>
        <w:spacing w:line="276" w:lineRule="auto"/>
        <w:jc w:val="both"/>
        <w:rPr>
          <w:del w:id="16906" w:author="Dr Mamadou SANOGO" w:date="2023-10-25T17:56:00Z"/>
          <w:color w:val="000000" w:themeColor="text1"/>
          <w:sz w:val="28"/>
          <w:szCs w:val="28"/>
          <w:rPrChange w:id="16907" w:author="Dr Mamadou SANOGO" w:date="2023-10-25T18:15:00Z">
            <w:rPr>
              <w:del w:id="16908" w:author="Dr Mamadou SANOGO" w:date="2023-10-25T17:56:00Z"/>
              <w:color w:val="000000"/>
              <w:sz w:val="28"/>
              <w:szCs w:val="28"/>
            </w:rPr>
          </w:rPrChange>
        </w:rPr>
        <w:pPrChange w:id="16909" w:author="Dr Mamadou SANOGO" w:date="2023-10-25T17:57:00Z">
          <w:pPr>
            <w:spacing w:line="240" w:lineRule="auto"/>
          </w:pPr>
        </w:pPrChange>
      </w:pPr>
      <w:del w:id="16910" w:author="Dr Mamadou SANOGO" w:date="2023-10-25T17:57:00Z">
        <w:r w:rsidRPr="007A4AFC" w:rsidDel="00744A71">
          <w:rPr>
            <w:color w:val="000000" w:themeColor="text1"/>
            <w:sz w:val="28"/>
            <w:szCs w:val="28"/>
            <w:rPrChange w:id="16911" w:author="Dr Mamadou SANOGO" w:date="2023-10-25T18:15:00Z">
              <w:rPr>
                <w:color w:val="000000"/>
                <w:sz w:val="28"/>
                <w:szCs w:val="28"/>
              </w:rPr>
            </w:rPrChange>
          </w:rPr>
          <w:br w:type="page"/>
        </w:r>
      </w:del>
    </w:p>
    <w:p w14:paraId="0EB2E145" w14:textId="354EE5B0" w:rsidR="0032620E" w:rsidRPr="007A4AFC" w:rsidDel="00166699" w:rsidRDefault="0032620E">
      <w:pPr>
        <w:pStyle w:val="Titre"/>
        <w:tabs>
          <w:tab w:val="num" w:pos="-4820"/>
        </w:tabs>
        <w:spacing w:line="276" w:lineRule="auto"/>
        <w:jc w:val="both"/>
        <w:rPr>
          <w:del w:id="16912" w:author="Dr Mamadou SANOGO" w:date="2023-10-25T17:56:00Z"/>
          <w:rFonts w:eastAsiaTheme="minorHAnsi"/>
          <w:b w:val="0"/>
          <w:color w:val="000000" w:themeColor="text1"/>
          <w:lang w:eastAsia="en-US"/>
          <w:rPrChange w:id="16913" w:author="Dr Mamadou SANOGO" w:date="2023-10-25T18:15:00Z">
            <w:rPr>
              <w:del w:id="16914" w:author="Dr Mamadou SANOGO" w:date="2023-10-25T17:56:00Z"/>
              <w:rFonts w:eastAsiaTheme="minorHAnsi" w:cs="Times New Roman"/>
              <w:color w:val="auto"/>
              <w:lang w:eastAsia="en-US"/>
            </w:rPr>
          </w:rPrChange>
        </w:rPr>
        <w:pPrChange w:id="16915" w:author="Dr Mamadou SANOGO" w:date="2023-10-25T17:57:00Z">
          <w:pPr>
            <w:pStyle w:val="Titre1"/>
            <w:spacing w:before="0"/>
            <w:jc w:val="center"/>
          </w:pPr>
        </w:pPrChange>
      </w:pPr>
      <w:bookmarkStart w:id="16916" w:name="_Toc145944545"/>
      <w:del w:id="16917" w:author="Dr Mamadou SANOGO" w:date="2023-10-25T17:56:00Z">
        <w:r w:rsidRPr="007A4AFC" w:rsidDel="00166699">
          <w:rPr>
            <w:rFonts w:eastAsiaTheme="minorHAnsi"/>
            <w:b w:val="0"/>
            <w:color w:val="000000" w:themeColor="text1"/>
            <w:sz w:val="28"/>
            <w:lang w:eastAsia="en-US"/>
            <w:rPrChange w:id="16918" w:author="Dr Mamadou SANOGO" w:date="2023-10-25T18:15:00Z">
              <w:rPr>
                <w:rFonts w:eastAsiaTheme="minorHAnsi"/>
                <w:b/>
                <w:color w:val="2E74B5" w:themeColor="accent1" w:themeShade="BF"/>
                <w:lang w:eastAsia="en-US"/>
              </w:rPr>
            </w:rPrChange>
          </w:rPr>
          <w:delText>Annexe 1</w:delText>
        </w:r>
        <w:r w:rsidR="000163AB" w:rsidRPr="007A4AFC" w:rsidDel="00166699">
          <w:rPr>
            <w:rFonts w:eastAsiaTheme="minorHAnsi"/>
            <w:b w:val="0"/>
            <w:color w:val="000000" w:themeColor="text1"/>
            <w:sz w:val="28"/>
            <w:lang w:eastAsia="en-US"/>
            <w:rPrChange w:id="16919" w:author="Dr Mamadou SANOGO" w:date="2023-10-25T18:15:00Z">
              <w:rPr>
                <w:rFonts w:eastAsiaTheme="minorHAnsi"/>
                <w:b/>
                <w:color w:val="2E74B5" w:themeColor="accent1" w:themeShade="BF"/>
                <w:lang w:eastAsia="en-US"/>
              </w:rPr>
            </w:rPrChange>
          </w:rPr>
          <w:delText>5</w:delText>
        </w:r>
        <w:r w:rsidRPr="007A4AFC" w:rsidDel="00166699">
          <w:rPr>
            <w:rFonts w:eastAsiaTheme="minorHAnsi"/>
            <w:b w:val="0"/>
            <w:color w:val="000000" w:themeColor="text1"/>
            <w:sz w:val="28"/>
            <w:lang w:eastAsia="en-US"/>
            <w:rPrChange w:id="16920" w:author="Dr Mamadou SANOGO" w:date="2023-10-25T18:15:00Z">
              <w:rPr>
                <w:rFonts w:eastAsiaTheme="minorHAnsi"/>
                <w:b/>
                <w:color w:val="2E74B5" w:themeColor="accent1" w:themeShade="BF"/>
                <w:lang w:eastAsia="en-US"/>
              </w:rPr>
            </w:rPrChange>
          </w:rPr>
          <w:delText> : Composition du jury de soutenance</w:delText>
        </w:r>
        <w:bookmarkEnd w:id="16916"/>
        <w:r w:rsidRPr="007A4AFC" w:rsidDel="00166699">
          <w:rPr>
            <w:rFonts w:eastAsiaTheme="minorHAnsi"/>
            <w:b w:val="0"/>
            <w:color w:val="000000" w:themeColor="text1"/>
            <w:sz w:val="28"/>
            <w:lang w:eastAsia="en-US"/>
            <w:rPrChange w:id="16921" w:author="Dr Mamadou SANOGO" w:date="2023-10-25T18:15:00Z">
              <w:rPr>
                <w:rFonts w:eastAsiaTheme="minorHAnsi"/>
                <w:b/>
                <w:color w:val="2E74B5" w:themeColor="accent1" w:themeShade="BF"/>
                <w:lang w:eastAsia="en-US"/>
              </w:rPr>
            </w:rPrChange>
          </w:rPr>
          <w:delText xml:space="preserve"> </w:delText>
        </w:r>
      </w:del>
    </w:p>
    <w:p w14:paraId="57C56E95" w14:textId="51FD4705" w:rsidR="0032620E" w:rsidRPr="007A4AFC" w:rsidDel="00166699" w:rsidRDefault="0032620E">
      <w:pPr>
        <w:pStyle w:val="Titre"/>
        <w:tabs>
          <w:tab w:val="num" w:pos="-4820"/>
        </w:tabs>
        <w:spacing w:line="276" w:lineRule="auto"/>
        <w:jc w:val="both"/>
        <w:rPr>
          <w:del w:id="16922" w:author="Dr Mamadou SANOGO" w:date="2023-10-25T17:56:00Z"/>
          <w:color w:val="000000" w:themeColor="text1"/>
          <w:szCs w:val="24"/>
          <w:lang w:val="fr-ML"/>
          <w:rPrChange w:id="16923" w:author="Dr Mamadou SANOGO" w:date="2023-10-25T18:15:00Z">
            <w:rPr>
              <w:del w:id="16924" w:author="Dr Mamadou SANOGO" w:date="2023-10-25T17:56:00Z"/>
              <w:color w:val="000000"/>
              <w:szCs w:val="24"/>
              <w:lang w:val="fr-ML"/>
            </w:rPr>
          </w:rPrChange>
        </w:rPr>
        <w:pPrChange w:id="16925" w:author="Dr Mamadou SANOGO" w:date="2023-10-25T17:57:00Z">
          <w:pPr>
            <w:widowControl w:val="0"/>
            <w:autoSpaceDE w:val="0"/>
            <w:autoSpaceDN w:val="0"/>
            <w:adjustRightInd w:val="0"/>
            <w:spacing w:line="240" w:lineRule="auto"/>
            <w:ind w:left="116" w:right="-36"/>
          </w:pPr>
        </w:pPrChange>
      </w:pPr>
      <w:del w:id="16926" w:author="Dr Mamadou SANOGO" w:date="2023-10-25T17:56:00Z">
        <w:r w:rsidRPr="007A4AFC" w:rsidDel="00166699">
          <w:rPr>
            <w:b w:val="0"/>
            <w:bCs/>
            <w:color w:val="000000" w:themeColor="text1"/>
            <w:spacing w:val="1"/>
            <w:szCs w:val="24"/>
            <w:lang w:val="fr-ML"/>
            <w:rPrChange w:id="16927" w:author="Dr Mamadou SANOGO" w:date="2023-10-25T18:15:00Z">
              <w:rPr>
                <w:b/>
                <w:bCs/>
                <w:color w:val="030303"/>
                <w:spacing w:val="1"/>
                <w:szCs w:val="24"/>
                <w:lang w:val="fr-ML"/>
              </w:rPr>
            </w:rPrChange>
          </w:rPr>
          <w:delText>1</w:delText>
        </w:r>
        <w:r w:rsidRPr="007A4AFC" w:rsidDel="00166699">
          <w:rPr>
            <w:b w:val="0"/>
            <w:bCs/>
            <w:color w:val="000000" w:themeColor="text1"/>
            <w:szCs w:val="24"/>
            <w:lang w:val="fr-ML"/>
            <w:rPrChange w:id="16928" w:author="Dr Mamadou SANOGO" w:date="2023-10-25T18:15:00Z">
              <w:rPr>
                <w:b/>
                <w:bCs/>
                <w:color w:val="030303"/>
                <w:szCs w:val="24"/>
                <w:lang w:val="fr-ML"/>
              </w:rPr>
            </w:rPrChange>
          </w:rPr>
          <w:delText xml:space="preserve">. </w:delText>
        </w:r>
        <w:r w:rsidRPr="007A4AFC" w:rsidDel="00166699">
          <w:rPr>
            <w:b w:val="0"/>
            <w:bCs/>
            <w:color w:val="000000" w:themeColor="text1"/>
            <w:spacing w:val="-1"/>
            <w:szCs w:val="24"/>
            <w:lang w:val="fr-ML"/>
            <w:rPrChange w:id="16929" w:author="Dr Mamadou SANOGO" w:date="2023-10-25T18:15:00Z">
              <w:rPr>
                <w:b/>
                <w:bCs/>
                <w:color w:val="030303"/>
                <w:spacing w:val="-1"/>
                <w:szCs w:val="24"/>
                <w:lang w:val="fr-ML"/>
              </w:rPr>
            </w:rPrChange>
          </w:rPr>
          <w:delText>C</w:delText>
        </w:r>
        <w:r w:rsidRPr="007A4AFC" w:rsidDel="00166699">
          <w:rPr>
            <w:b w:val="0"/>
            <w:bCs/>
            <w:color w:val="000000" w:themeColor="text1"/>
            <w:spacing w:val="1"/>
            <w:szCs w:val="24"/>
            <w:lang w:val="fr-ML"/>
            <w:rPrChange w:id="16930"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6931"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6932"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6933" w:author="Dr Mamadou SANOGO" w:date="2023-10-25T18:15:00Z">
              <w:rPr>
                <w:b/>
                <w:bCs/>
                <w:color w:val="030303"/>
                <w:spacing w:val="1"/>
                <w:szCs w:val="24"/>
                <w:lang w:val="fr-ML"/>
              </w:rPr>
            </w:rPrChange>
          </w:rPr>
          <w:delText>os</w:delText>
        </w:r>
        <w:r w:rsidRPr="007A4AFC" w:rsidDel="00166699">
          <w:rPr>
            <w:b w:val="0"/>
            <w:bCs/>
            <w:color w:val="000000" w:themeColor="text1"/>
            <w:spacing w:val="-1"/>
            <w:szCs w:val="24"/>
            <w:lang w:val="fr-ML"/>
            <w:rPrChange w:id="16934"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6935" w:author="Dr Mamadou SANOGO" w:date="2023-10-25T18:15:00Z">
              <w:rPr>
                <w:b/>
                <w:bCs/>
                <w:color w:val="030303"/>
                <w:szCs w:val="24"/>
                <w:lang w:val="fr-ML"/>
              </w:rPr>
            </w:rPrChange>
          </w:rPr>
          <w:delText>t</w:delText>
        </w:r>
        <w:r w:rsidRPr="007A4AFC" w:rsidDel="00166699">
          <w:rPr>
            <w:b w:val="0"/>
            <w:bCs/>
            <w:color w:val="000000" w:themeColor="text1"/>
            <w:spacing w:val="-1"/>
            <w:szCs w:val="24"/>
            <w:lang w:val="fr-ML"/>
            <w:rPrChange w:id="16936"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6937"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6938" w:author="Dr Mamadou SANOGO" w:date="2023-10-25T18:15:00Z">
              <w:rPr>
                <w:b/>
                <w:bCs/>
                <w:color w:val="030303"/>
                <w:szCs w:val="24"/>
                <w:lang w:val="fr-ML"/>
              </w:rPr>
            </w:rPrChange>
          </w:rPr>
          <w:delText>n</w:delText>
        </w:r>
        <w:r w:rsidRPr="007A4AFC" w:rsidDel="00166699">
          <w:rPr>
            <w:b w:val="0"/>
            <w:bCs/>
            <w:color w:val="000000" w:themeColor="text1"/>
            <w:spacing w:val="15"/>
            <w:szCs w:val="24"/>
            <w:lang w:val="fr-ML"/>
            <w:rPrChange w:id="16939" w:author="Dr Mamadou SANOGO" w:date="2023-10-25T18:15:00Z">
              <w:rPr>
                <w:b/>
                <w:bCs/>
                <w:color w:val="030303"/>
                <w:spacing w:val="15"/>
                <w:szCs w:val="24"/>
                <w:lang w:val="fr-ML"/>
              </w:rPr>
            </w:rPrChange>
          </w:rPr>
          <w:delText xml:space="preserve"> </w:delText>
        </w:r>
        <w:r w:rsidRPr="007A4AFC" w:rsidDel="00166699">
          <w:rPr>
            <w:b w:val="0"/>
            <w:bCs/>
            <w:color w:val="000000" w:themeColor="text1"/>
            <w:szCs w:val="24"/>
            <w:lang w:val="fr-ML"/>
            <w:rPrChange w:id="16940" w:author="Dr Mamadou SANOGO" w:date="2023-10-25T18:15:00Z">
              <w:rPr>
                <w:b/>
                <w:bCs/>
                <w:color w:val="030303"/>
                <w:szCs w:val="24"/>
                <w:lang w:val="fr-ML"/>
              </w:rPr>
            </w:rPrChange>
          </w:rPr>
          <w:delText>du</w:delText>
        </w:r>
        <w:r w:rsidRPr="007A4AFC" w:rsidDel="00166699">
          <w:rPr>
            <w:b w:val="0"/>
            <w:bCs/>
            <w:color w:val="000000" w:themeColor="text1"/>
            <w:spacing w:val="-10"/>
            <w:szCs w:val="24"/>
            <w:lang w:val="fr-ML"/>
            <w:rPrChange w:id="16941" w:author="Dr Mamadou SANOGO" w:date="2023-10-25T18:15:00Z">
              <w:rPr>
                <w:b/>
                <w:bCs/>
                <w:color w:val="030303"/>
                <w:spacing w:val="-10"/>
                <w:szCs w:val="24"/>
                <w:lang w:val="fr-ML"/>
              </w:rPr>
            </w:rPrChange>
          </w:rPr>
          <w:delText xml:space="preserve"> </w:delText>
        </w:r>
        <w:r w:rsidRPr="007A4AFC" w:rsidDel="00166699">
          <w:rPr>
            <w:b w:val="0"/>
            <w:bCs/>
            <w:color w:val="000000" w:themeColor="text1"/>
            <w:spacing w:val="-2"/>
            <w:szCs w:val="24"/>
            <w:lang w:val="fr-ML"/>
            <w:rPrChange w:id="16942" w:author="Dr Mamadou SANOGO" w:date="2023-10-25T18:15:00Z">
              <w:rPr>
                <w:b/>
                <w:bCs/>
                <w:color w:val="030303"/>
                <w:spacing w:val="-2"/>
                <w:szCs w:val="24"/>
                <w:lang w:val="fr-ML"/>
              </w:rPr>
            </w:rPrChange>
          </w:rPr>
          <w:delText>j</w:delText>
        </w:r>
        <w:r w:rsidRPr="007A4AFC" w:rsidDel="00166699">
          <w:rPr>
            <w:b w:val="0"/>
            <w:bCs/>
            <w:color w:val="000000" w:themeColor="text1"/>
            <w:szCs w:val="24"/>
            <w:lang w:val="fr-ML"/>
            <w:rPrChange w:id="16943" w:author="Dr Mamadou SANOGO" w:date="2023-10-25T18:15:00Z">
              <w:rPr>
                <w:b/>
                <w:bCs/>
                <w:color w:val="030303"/>
                <w:szCs w:val="24"/>
                <w:lang w:val="fr-ML"/>
              </w:rPr>
            </w:rPrChange>
          </w:rPr>
          <w:delText>ury</w:delText>
        </w:r>
      </w:del>
    </w:p>
    <w:p w14:paraId="4C301DF9" w14:textId="0E04D06D" w:rsidR="0032620E" w:rsidRPr="007A4AFC" w:rsidDel="00166699" w:rsidRDefault="0032620E">
      <w:pPr>
        <w:pStyle w:val="Titre"/>
        <w:tabs>
          <w:tab w:val="num" w:pos="-4820"/>
        </w:tabs>
        <w:spacing w:line="276" w:lineRule="auto"/>
        <w:jc w:val="both"/>
        <w:rPr>
          <w:del w:id="16944" w:author="Dr Mamadou SANOGO" w:date="2023-10-25T17:56:00Z"/>
          <w:color w:val="000000" w:themeColor="text1"/>
          <w:szCs w:val="24"/>
          <w:lang w:val="fr-ML"/>
          <w:rPrChange w:id="16945" w:author="Dr Mamadou SANOGO" w:date="2023-10-25T18:15:00Z">
            <w:rPr>
              <w:del w:id="16946" w:author="Dr Mamadou SANOGO" w:date="2023-10-25T17:56:00Z"/>
              <w:color w:val="000000"/>
              <w:szCs w:val="24"/>
              <w:lang w:val="fr-ML"/>
            </w:rPr>
          </w:rPrChange>
        </w:rPr>
        <w:pPrChange w:id="16947" w:author="Dr Mamadou SANOGO" w:date="2023-10-25T17:57:00Z">
          <w:pPr>
            <w:widowControl w:val="0"/>
            <w:autoSpaceDE w:val="0"/>
            <w:autoSpaceDN w:val="0"/>
            <w:adjustRightInd w:val="0"/>
            <w:spacing w:line="240" w:lineRule="auto"/>
            <w:ind w:left="400" w:right="-36"/>
          </w:pPr>
        </w:pPrChange>
      </w:pPr>
      <w:del w:id="16948" w:author="Dr Mamadou SANOGO" w:date="2023-10-25T17:56:00Z">
        <w:r w:rsidRPr="007A4AFC" w:rsidDel="00166699">
          <w:rPr>
            <w:color w:val="000000" w:themeColor="text1"/>
            <w:spacing w:val="-3"/>
            <w:szCs w:val="24"/>
            <w:lang w:val="fr-ML"/>
            <w:rPrChange w:id="16949" w:author="Dr Mamadou SANOGO" w:date="2023-10-25T18:15:00Z">
              <w:rPr>
                <w:color w:val="000000"/>
                <w:spacing w:val="-3"/>
                <w:szCs w:val="24"/>
                <w:lang w:val="fr-ML"/>
              </w:rPr>
            </w:rPrChange>
          </w:rPr>
          <w:delText>L</w:delText>
        </w:r>
        <w:r w:rsidRPr="007A4AFC" w:rsidDel="00166699">
          <w:rPr>
            <w:color w:val="000000" w:themeColor="text1"/>
            <w:szCs w:val="24"/>
            <w:lang w:val="fr-ML"/>
            <w:rPrChange w:id="16950" w:author="Dr Mamadou SANOGO" w:date="2023-10-25T18:15:00Z">
              <w:rPr>
                <w:color w:val="000000"/>
                <w:szCs w:val="24"/>
                <w:lang w:val="fr-ML"/>
              </w:rPr>
            </w:rPrChange>
          </w:rPr>
          <w:delText>e</w:delText>
        </w:r>
        <w:r w:rsidRPr="007A4AFC" w:rsidDel="00166699">
          <w:rPr>
            <w:color w:val="000000" w:themeColor="text1"/>
            <w:spacing w:val="-1"/>
            <w:szCs w:val="24"/>
            <w:lang w:val="fr-ML"/>
            <w:rPrChange w:id="1695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6952" w:author="Dr Mamadou SANOGO" w:date="2023-10-25T18:15:00Z">
              <w:rPr>
                <w:color w:val="000000"/>
                <w:szCs w:val="24"/>
                <w:lang w:val="fr-ML"/>
              </w:rPr>
            </w:rPrChange>
          </w:rPr>
          <w:delText>j</w:delText>
        </w:r>
        <w:r w:rsidRPr="007A4AFC" w:rsidDel="00166699">
          <w:rPr>
            <w:color w:val="000000" w:themeColor="text1"/>
            <w:spacing w:val="3"/>
            <w:szCs w:val="24"/>
            <w:lang w:val="fr-ML"/>
            <w:rPrChange w:id="16953" w:author="Dr Mamadou SANOGO" w:date="2023-10-25T18:15:00Z">
              <w:rPr>
                <w:color w:val="000000"/>
                <w:spacing w:val="3"/>
                <w:szCs w:val="24"/>
                <w:lang w:val="fr-ML"/>
              </w:rPr>
            </w:rPrChange>
          </w:rPr>
          <w:delText>u</w:delText>
        </w:r>
        <w:r w:rsidRPr="007A4AFC" w:rsidDel="00166699">
          <w:rPr>
            <w:color w:val="000000" w:themeColor="text1"/>
            <w:spacing w:val="4"/>
            <w:szCs w:val="24"/>
            <w:lang w:val="fr-ML"/>
            <w:rPrChange w:id="16954" w:author="Dr Mamadou SANOGO" w:date="2023-10-25T18:15:00Z">
              <w:rPr>
                <w:color w:val="000000"/>
                <w:spacing w:val="4"/>
                <w:szCs w:val="24"/>
                <w:lang w:val="fr-ML"/>
              </w:rPr>
            </w:rPrChange>
          </w:rPr>
          <w:delText>r</w:delText>
        </w:r>
        <w:r w:rsidRPr="007A4AFC" w:rsidDel="00166699">
          <w:rPr>
            <w:color w:val="000000" w:themeColor="text1"/>
            <w:szCs w:val="24"/>
            <w:lang w:val="fr-ML"/>
            <w:rPrChange w:id="16955" w:author="Dr Mamadou SANOGO" w:date="2023-10-25T18:15:00Z">
              <w:rPr>
                <w:color w:val="000000"/>
                <w:szCs w:val="24"/>
                <w:lang w:val="fr-ML"/>
              </w:rPr>
            </w:rPrChange>
          </w:rPr>
          <w:delText>y</w:delText>
        </w:r>
        <w:r w:rsidRPr="007A4AFC" w:rsidDel="00166699">
          <w:rPr>
            <w:color w:val="000000" w:themeColor="text1"/>
            <w:spacing w:val="-5"/>
            <w:szCs w:val="24"/>
            <w:lang w:val="fr-ML"/>
            <w:rPrChange w:id="16956"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6957" w:author="Dr Mamadou SANOGO" w:date="2023-10-25T18:15:00Z">
              <w:rPr>
                <w:color w:val="000000"/>
                <w:szCs w:val="24"/>
                <w:lang w:val="fr-ML"/>
              </w:rPr>
            </w:rPrChange>
          </w:rPr>
          <w:delText>se</w:delText>
        </w:r>
        <w:r w:rsidRPr="007A4AFC" w:rsidDel="00166699">
          <w:rPr>
            <w:color w:val="000000" w:themeColor="text1"/>
            <w:spacing w:val="-1"/>
            <w:szCs w:val="24"/>
            <w:lang w:val="fr-ML"/>
            <w:rPrChange w:id="16958"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6959" w:author="Dr Mamadou SANOGO" w:date="2023-10-25T18:15:00Z">
              <w:rPr>
                <w:color w:val="000000"/>
                <w:szCs w:val="24"/>
                <w:lang w:val="fr-ML"/>
              </w:rPr>
            </w:rPrChange>
          </w:rPr>
          <w:delText>ompose</w:delText>
        </w:r>
        <w:r w:rsidRPr="007A4AFC" w:rsidDel="00166699">
          <w:rPr>
            <w:color w:val="000000" w:themeColor="text1"/>
            <w:spacing w:val="-1"/>
            <w:szCs w:val="24"/>
            <w:lang w:val="fr-ML"/>
            <w:rPrChange w:id="16960"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6961" w:author="Dr Mamadou SANOGO" w:date="2023-10-25T18:15:00Z">
              <w:rPr>
                <w:color w:val="000000"/>
                <w:spacing w:val="2"/>
                <w:szCs w:val="24"/>
                <w:lang w:val="fr-ML"/>
              </w:rPr>
            </w:rPrChange>
          </w:rPr>
          <w:delText>d</w:delText>
        </w:r>
        <w:r w:rsidRPr="007A4AFC" w:rsidDel="00166699">
          <w:rPr>
            <w:color w:val="000000" w:themeColor="text1"/>
            <w:szCs w:val="24"/>
            <w:lang w:val="fr-ML"/>
            <w:rPrChange w:id="16962" w:author="Dr Mamadou SANOGO" w:date="2023-10-25T18:15:00Z">
              <w:rPr>
                <w:color w:val="000000"/>
                <w:szCs w:val="24"/>
                <w:lang w:val="fr-ML"/>
              </w:rPr>
            </w:rPrChange>
          </w:rPr>
          <w:delText>e</w:delText>
        </w:r>
        <w:r w:rsidRPr="007A4AFC" w:rsidDel="00166699">
          <w:rPr>
            <w:color w:val="000000" w:themeColor="text1"/>
            <w:spacing w:val="-1"/>
            <w:szCs w:val="24"/>
            <w:lang w:val="fr-ML"/>
            <w:rPrChange w:id="1696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6964" w:author="Dr Mamadou SANOGO" w:date="2023-10-25T18:15:00Z">
              <w:rPr>
                <w:color w:val="000000"/>
                <w:szCs w:val="24"/>
                <w:lang w:val="fr-ML"/>
              </w:rPr>
            </w:rPrChange>
          </w:rPr>
          <w:delText>4</w:delText>
        </w:r>
        <w:r w:rsidRPr="007A4AFC" w:rsidDel="00166699">
          <w:rPr>
            <w:color w:val="000000" w:themeColor="text1"/>
            <w:spacing w:val="2"/>
            <w:szCs w:val="24"/>
            <w:lang w:val="fr-ML"/>
            <w:rPrChange w:id="16965"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6966" w:author="Dr Mamadou SANOGO" w:date="2023-10-25T18:15:00Z">
              <w:rPr>
                <w:color w:val="000000"/>
                <w:szCs w:val="24"/>
                <w:lang w:val="fr-ML"/>
              </w:rPr>
            </w:rPrChange>
          </w:rPr>
          <w:delText>à</w:delText>
        </w:r>
        <w:r w:rsidRPr="007A4AFC" w:rsidDel="00166699">
          <w:rPr>
            <w:color w:val="000000" w:themeColor="text1"/>
            <w:spacing w:val="-1"/>
            <w:szCs w:val="24"/>
            <w:lang w:val="fr-ML"/>
            <w:rPrChange w:id="1696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6968" w:author="Dr Mamadou SANOGO" w:date="2023-10-25T18:15:00Z">
              <w:rPr>
                <w:color w:val="000000"/>
                <w:szCs w:val="24"/>
                <w:lang w:val="fr-ML"/>
              </w:rPr>
            </w:rPrChange>
          </w:rPr>
          <w:delText>8 memb</w:delText>
        </w:r>
        <w:r w:rsidRPr="007A4AFC" w:rsidDel="00166699">
          <w:rPr>
            <w:color w:val="000000" w:themeColor="text1"/>
            <w:spacing w:val="-1"/>
            <w:szCs w:val="24"/>
            <w:lang w:val="fr-ML"/>
            <w:rPrChange w:id="16969" w:author="Dr Mamadou SANOGO" w:date="2023-10-25T18:15:00Z">
              <w:rPr>
                <w:color w:val="000000"/>
                <w:spacing w:val="-1"/>
                <w:szCs w:val="24"/>
                <w:lang w:val="fr-ML"/>
              </w:rPr>
            </w:rPrChange>
          </w:rPr>
          <w:delText>re</w:delText>
        </w:r>
        <w:r w:rsidRPr="007A4AFC" w:rsidDel="00166699">
          <w:rPr>
            <w:color w:val="000000" w:themeColor="text1"/>
            <w:szCs w:val="24"/>
            <w:lang w:val="fr-ML"/>
            <w:rPrChange w:id="1697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6971" w:author="Dr Mamadou SANOGO" w:date="2023-10-25T18:15:00Z">
              <w:rPr>
                <w:color w:val="000000"/>
                <w:spacing w:val="-1"/>
                <w:szCs w:val="24"/>
                <w:lang w:val="fr-ML"/>
              </w:rPr>
            </w:rPrChange>
          </w:rPr>
          <w:delText>e</w:delText>
        </w:r>
        <w:r w:rsidRPr="007A4AFC" w:rsidDel="00166699">
          <w:rPr>
            <w:color w:val="000000" w:themeColor="text1"/>
            <w:szCs w:val="24"/>
            <w:lang w:val="fr-ML"/>
            <w:rPrChange w:id="16972" w:author="Dr Mamadou SANOGO" w:date="2023-10-25T18:15:00Z">
              <w:rPr>
                <w:color w:val="000000"/>
                <w:szCs w:val="24"/>
                <w:lang w:val="fr-ML"/>
              </w:rPr>
            </w:rPrChange>
          </w:rPr>
          <w:delText>t p</w:delText>
        </w:r>
        <w:r w:rsidRPr="007A4AFC" w:rsidDel="00166699">
          <w:rPr>
            <w:color w:val="000000" w:themeColor="text1"/>
            <w:spacing w:val="1"/>
            <w:szCs w:val="24"/>
            <w:lang w:val="fr-ML"/>
            <w:rPrChange w:id="16973" w:author="Dr Mamadou SANOGO" w:date="2023-10-25T18:15:00Z">
              <w:rPr>
                <w:color w:val="000000"/>
                <w:spacing w:val="1"/>
                <w:szCs w:val="24"/>
                <w:lang w:val="fr-ML"/>
              </w:rPr>
            </w:rPrChange>
          </w:rPr>
          <w:delText>l</w:delText>
        </w:r>
        <w:r w:rsidRPr="007A4AFC" w:rsidDel="00166699">
          <w:rPr>
            <w:color w:val="000000" w:themeColor="text1"/>
            <w:szCs w:val="24"/>
            <w:lang w:val="fr-ML"/>
            <w:rPrChange w:id="16974" w:author="Dr Mamadou SANOGO" w:date="2023-10-25T18:15:00Z">
              <w:rPr>
                <w:color w:val="000000"/>
                <w:szCs w:val="24"/>
                <w:lang w:val="fr-ML"/>
              </w:rPr>
            </w:rPrChange>
          </w:rPr>
          <w:delText>us p</w:delText>
        </w:r>
        <w:r w:rsidRPr="007A4AFC" w:rsidDel="00166699">
          <w:rPr>
            <w:color w:val="000000" w:themeColor="text1"/>
            <w:spacing w:val="2"/>
            <w:szCs w:val="24"/>
            <w:lang w:val="fr-ML"/>
            <w:rPrChange w:id="16975" w:author="Dr Mamadou SANOGO" w:date="2023-10-25T18:15:00Z">
              <w:rPr>
                <w:color w:val="000000"/>
                <w:spacing w:val="2"/>
                <w:szCs w:val="24"/>
                <w:lang w:val="fr-ML"/>
              </w:rPr>
            </w:rPrChange>
          </w:rPr>
          <w:delText>r</w:delText>
        </w:r>
        <w:r w:rsidRPr="007A4AFC" w:rsidDel="00166699">
          <w:rPr>
            <w:color w:val="000000" w:themeColor="text1"/>
            <w:spacing w:val="-1"/>
            <w:szCs w:val="24"/>
            <w:lang w:val="fr-ML"/>
            <w:rPrChange w:id="16976" w:author="Dr Mamadou SANOGO" w:date="2023-10-25T18:15:00Z">
              <w:rPr>
                <w:color w:val="000000"/>
                <w:spacing w:val="-1"/>
                <w:szCs w:val="24"/>
                <w:lang w:val="fr-ML"/>
              </w:rPr>
            </w:rPrChange>
          </w:rPr>
          <w:delText>é</w:delText>
        </w:r>
        <w:r w:rsidRPr="007A4AFC" w:rsidDel="00166699">
          <w:rPr>
            <w:color w:val="000000" w:themeColor="text1"/>
            <w:spacing w:val="1"/>
            <w:szCs w:val="24"/>
            <w:lang w:val="fr-ML"/>
            <w:rPrChange w:id="16977" w:author="Dr Mamadou SANOGO" w:date="2023-10-25T18:15:00Z">
              <w:rPr>
                <w:color w:val="000000"/>
                <w:spacing w:val="1"/>
                <w:szCs w:val="24"/>
                <w:lang w:val="fr-ML"/>
              </w:rPr>
            </w:rPrChange>
          </w:rPr>
          <w:delText>c</w:delText>
        </w:r>
        <w:r w:rsidRPr="007A4AFC" w:rsidDel="00166699">
          <w:rPr>
            <w:color w:val="000000" w:themeColor="text1"/>
            <w:szCs w:val="24"/>
            <w:lang w:val="fr-ML"/>
            <w:rPrChange w:id="16978" w:author="Dr Mamadou SANOGO" w:date="2023-10-25T18:15:00Z">
              <w:rPr>
                <w:color w:val="000000"/>
                <w:szCs w:val="24"/>
                <w:lang w:val="fr-ML"/>
              </w:rPr>
            </w:rPrChange>
          </w:rPr>
          <w:delText>isém</w:delText>
        </w:r>
        <w:r w:rsidRPr="007A4AFC" w:rsidDel="00166699">
          <w:rPr>
            <w:color w:val="000000" w:themeColor="text1"/>
            <w:spacing w:val="-1"/>
            <w:szCs w:val="24"/>
            <w:lang w:val="fr-ML"/>
            <w:rPrChange w:id="16979" w:author="Dr Mamadou SANOGO" w:date="2023-10-25T18:15:00Z">
              <w:rPr>
                <w:color w:val="000000"/>
                <w:spacing w:val="-1"/>
                <w:szCs w:val="24"/>
                <w:lang w:val="fr-ML"/>
              </w:rPr>
            </w:rPrChange>
          </w:rPr>
          <w:delText>e</w:delText>
        </w:r>
        <w:r w:rsidRPr="007A4AFC" w:rsidDel="00166699">
          <w:rPr>
            <w:color w:val="000000" w:themeColor="text1"/>
            <w:szCs w:val="24"/>
            <w:lang w:val="fr-ML"/>
            <w:rPrChange w:id="16980" w:author="Dr Mamadou SANOGO" w:date="2023-10-25T18:15:00Z">
              <w:rPr>
                <w:color w:val="000000"/>
                <w:szCs w:val="24"/>
                <w:lang w:val="fr-ML"/>
              </w:rPr>
            </w:rPrChange>
          </w:rPr>
          <w:delText>nt :</w:delText>
        </w:r>
      </w:del>
    </w:p>
    <w:p w14:paraId="6CFABD1C" w14:textId="0537A956" w:rsidR="0032620E" w:rsidRPr="007A4AFC" w:rsidDel="00166699" w:rsidRDefault="0032620E">
      <w:pPr>
        <w:pStyle w:val="Titre"/>
        <w:tabs>
          <w:tab w:val="num" w:pos="-4820"/>
        </w:tabs>
        <w:spacing w:line="276" w:lineRule="auto"/>
        <w:jc w:val="both"/>
        <w:rPr>
          <w:del w:id="16981" w:author="Dr Mamadou SANOGO" w:date="2023-10-25T17:56:00Z"/>
          <w:color w:val="000000" w:themeColor="text1"/>
          <w:szCs w:val="24"/>
          <w:lang w:val="fr-ML"/>
          <w:rPrChange w:id="16982" w:author="Dr Mamadou SANOGO" w:date="2023-10-25T18:15:00Z">
            <w:rPr>
              <w:del w:id="16983" w:author="Dr Mamadou SANOGO" w:date="2023-10-25T17:56:00Z"/>
              <w:color w:val="000000"/>
              <w:szCs w:val="24"/>
              <w:lang w:val="fr-ML"/>
            </w:rPr>
          </w:rPrChange>
        </w:rPr>
        <w:pPrChange w:id="16984" w:author="Dr Mamadou SANOGO" w:date="2023-10-25T17:57:00Z">
          <w:pPr>
            <w:widowControl w:val="0"/>
            <w:numPr>
              <w:numId w:val="9"/>
            </w:numPr>
            <w:autoSpaceDE w:val="0"/>
            <w:autoSpaceDN w:val="0"/>
            <w:adjustRightInd w:val="0"/>
            <w:spacing w:line="240" w:lineRule="auto"/>
            <w:ind w:left="904" w:right="-36" w:hanging="360"/>
          </w:pPr>
        </w:pPrChange>
      </w:pPr>
      <w:del w:id="16985" w:author="Dr Mamadou SANOGO" w:date="2023-10-25T17:56:00Z">
        <w:r w:rsidRPr="007A4AFC" w:rsidDel="00166699">
          <w:rPr>
            <w:color w:val="000000" w:themeColor="text1"/>
            <w:szCs w:val="24"/>
            <w:lang w:val="fr-ML"/>
            <w:rPrChange w:id="16986" w:author="Dr Mamadou SANOGO" w:date="2023-10-25T18:15:00Z">
              <w:rPr>
                <w:color w:val="000000"/>
                <w:szCs w:val="24"/>
                <w:lang w:val="fr-ML"/>
              </w:rPr>
            </w:rPrChange>
          </w:rPr>
          <w:delText>d'un président ;</w:delText>
        </w:r>
      </w:del>
    </w:p>
    <w:p w14:paraId="6A35CB56" w14:textId="3CD49FAD" w:rsidR="0032620E" w:rsidRPr="007A4AFC" w:rsidDel="00166699" w:rsidRDefault="0032620E">
      <w:pPr>
        <w:pStyle w:val="Titre"/>
        <w:tabs>
          <w:tab w:val="num" w:pos="-4820"/>
        </w:tabs>
        <w:spacing w:line="276" w:lineRule="auto"/>
        <w:jc w:val="both"/>
        <w:rPr>
          <w:del w:id="16987" w:author="Dr Mamadou SANOGO" w:date="2023-10-25T17:56:00Z"/>
          <w:color w:val="000000" w:themeColor="text1"/>
          <w:szCs w:val="24"/>
          <w:lang w:val="fr-ML"/>
          <w:rPrChange w:id="16988" w:author="Dr Mamadou SANOGO" w:date="2023-10-25T18:15:00Z">
            <w:rPr>
              <w:del w:id="16989" w:author="Dr Mamadou SANOGO" w:date="2023-10-25T17:56:00Z"/>
              <w:color w:val="000000"/>
              <w:szCs w:val="24"/>
              <w:lang w:val="fr-ML"/>
            </w:rPr>
          </w:rPrChange>
        </w:rPr>
        <w:pPrChange w:id="16990" w:author="Dr Mamadou SANOGO" w:date="2023-10-25T17:57:00Z">
          <w:pPr>
            <w:widowControl w:val="0"/>
            <w:numPr>
              <w:numId w:val="9"/>
            </w:numPr>
            <w:autoSpaceDE w:val="0"/>
            <w:autoSpaceDN w:val="0"/>
            <w:adjustRightInd w:val="0"/>
            <w:spacing w:line="240" w:lineRule="auto"/>
            <w:ind w:left="904" w:right="-36" w:hanging="360"/>
          </w:pPr>
        </w:pPrChange>
      </w:pPr>
      <w:del w:id="16991" w:author="Dr Mamadou SANOGO" w:date="2023-10-25T17:56:00Z">
        <w:r w:rsidRPr="007A4AFC" w:rsidDel="00166699">
          <w:rPr>
            <w:color w:val="000000" w:themeColor="text1"/>
            <w:szCs w:val="24"/>
            <w:lang w:val="fr-ML"/>
            <w:rPrChange w:id="16992" w:author="Dr Mamadou SANOGO" w:date="2023-10-25T18:15:00Z">
              <w:rPr>
                <w:color w:val="000000"/>
                <w:szCs w:val="24"/>
                <w:lang w:val="fr-ML"/>
              </w:rPr>
            </w:rPrChange>
          </w:rPr>
          <w:delText>du directeur du mémoire ou rapport ;</w:delText>
        </w:r>
      </w:del>
    </w:p>
    <w:p w14:paraId="2CC69F4D" w14:textId="186D85AC" w:rsidR="0032620E" w:rsidRPr="007A4AFC" w:rsidDel="00166699" w:rsidRDefault="0032620E">
      <w:pPr>
        <w:pStyle w:val="Titre"/>
        <w:tabs>
          <w:tab w:val="num" w:pos="-4820"/>
        </w:tabs>
        <w:spacing w:line="276" w:lineRule="auto"/>
        <w:jc w:val="both"/>
        <w:rPr>
          <w:del w:id="16993" w:author="Dr Mamadou SANOGO" w:date="2023-10-25T17:56:00Z"/>
          <w:color w:val="000000" w:themeColor="text1"/>
          <w:szCs w:val="24"/>
          <w:lang w:val="fr-ML"/>
          <w:rPrChange w:id="16994" w:author="Dr Mamadou SANOGO" w:date="2023-10-25T18:15:00Z">
            <w:rPr>
              <w:del w:id="16995" w:author="Dr Mamadou SANOGO" w:date="2023-10-25T17:56:00Z"/>
              <w:color w:val="000000"/>
              <w:szCs w:val="24"/>
              <w:lang w:val="fr-ML"/>
            </w:rPr>
          </w:rPrChange>
        </w:rPr>
        <w:pPrChange w:id="16996" w:author="Dr Mamadou SANOGO" w:date="2023-10-25T17:57:00Z">
          <w:pPr>
            <w:widowControl w:val="0"/>
            <w:numPr>
              <w:numId w:val="9"/>
            </w:numPr>
            <w:autoSpaceDE w:val="0"/>
            <w:autoSpaceDN w:val="0"/>
            <w:adjustRightInd w:val="0"/>
            <w:spacing w:line="240" w:lineRule="auto"/>
            <w:ind w:left="904" w:right="-36" w:hanging="360"/>
          </w:pPr>
        </w:pPrChange>
      </w:pPr>
      <w:del w:id="16997" w:author="Dr Mamadou SANOGO" w:date="2023-10-25T17:56:00Z">
        <w:r w:rsidRPr="007A4AFC" w:rsidDel="00166699">
          <w:rPr>
            <w:color w:val="000000" w:themeColor="text1"/>
            <w:szCs w:val="24"/>
            <w:lang w:val="fr-ML"/>
            <w:rPrChange w:id="16998" w:author="Dr Mamadou SANOGO" w:date="2023-10-25T18:15:00Z">
              <w:rPr>
                <w:color w:val="000000"/>
                <w:szCs w:val="24"/>
                <w:lang w:val="fr-ML"/>
              </w:rPr>
            </w:rPrChange>
          </w:rPr>
          <w:delText>éventuellement, du co-directeur de mémoire/rapport ou directeur de cotutelle ;</w:delText>
        </w:r>
      </w:del>
    </w:p>
    <w:p w14:paraId="7938E2F8" w14:textId="71D47699" w:rsidR="0032620E" w:rsidRPr="007A4AFC" w:rsidDel="00166699" w:rsidRDefault="0032620E">
      <w:pPr>
        <w:pStyle w:val="Titre"/>
        <w:tabs>
          <w:tab w:val="num" w:pos="-4820"/>
        </w:tabs>
        <w:spacing w:line="276" w:lineRule="auto"/>
        <w:jc w:val="both"/>
        <w:rPr>
          <w:del w:id="16999" w:author="Dr Mamadou SANOGO" w:date="2023-10-25T17:56:00Z"/>
          <w:color w:val="000000" w:themeColor="text1"/>
          <w:szCs w:val="24"/>
          <w:lang w:val="fr-ML"/>
          <w:rPrChange w:id="17000" w:author="Dr Mamadou SANOGO" w:date="2023-10-25T18:15:00Z">
            <w:rPr>
              <w:del w:id="17001" w:author="Dr Mamadou SANOGO" w:date="2023-10-25T17:56:00Z"/>
              <w:color w:val="000000"/>
              <w:szCs w:val="24"/>
              <w:lang w:val="fr-ML"/>
            </w:rPr>
          </w:rPrChange>
        </w:rPr>
        <w:pPrChange w:id="17002" w:author="Dr Mamadou SANOGO" w:date="2023-10-25T17:57:00Z">
          <w:pPr>
            <w:widowControl w:val="0"/>
            <w:numPr>
              <w:numId w:val="9"/>
            </w:numPr>
            <w:autoSpaceDE w:val="0"/>
            <w:autoSpaceDN w:val="0"/>
            <w:adjustRightInd w:val="0"/>
            <w:spacing w:line="240" w:lineRule="auto"/>
            <w:ind w:left="904" w:right="-36" w:hanging="360"/>
          </w:pPr>
        </w:pPrChange>
      </w:pPr>
      <w:del w:id="17003" w:author="Dr Mamadou SANOGO" w:date="2023-10-25T17:56:00Z">
        <w:r w:rsidRPr="007A4AFC" w:rsidDel="00166699">
          <w:rPr>
            <w:color w:val="000000" w:themeColor="text1"/>
            <w:szCs w:val="24"/>
            <w:lang w:val="fr-ML"/>
            <w:rPrChange w:id="17004" w:author="Dr Mamadou SANOGO" w:date="2023-10-25T18:15:00Z">
              <w:rPr>
                <w:color w:val="000000"/>
                <w:szCs w:val="24"/>
                <w:lang w:val="fr-ML"/>
              </w:rPr>
            </w:rPrChange>
          </w:rPr>
          <w:delText>de membres examinateurs dont les rapporteurs.</w:delText>
        </w:r>
      </w:del>
    </w:p>
    <w:p w14:paraId="3AB7766C" w14:textId="0D16D515" w:rsidR="0032620E" w:rsidRPr="007A4AFC" w:rsidDel="00166699" w:rsidRDefault="0032620E">
      <w:pPr>
        <w:pStyle w:val="Titre"/>
        <w:tabs>
          <w:tab w:val="num" w:pos="-4820"/>
        </w:tabs>
        <w:spacing w:line="276" w:lineRule="auto"/>
        <w:jc w:val="both"/>
        <w:rPr>
          <w:del w:id="17005" w:author="Dr Mamadou SANOGO" w:date="2023-10-25T17:56:00Z"/>
          <w:color w:val="000000" w:themeColor="text1"/>
          <w:szCs w:val="24"/>
          <w:lang w:val="fr-ML"/>
          <w:rPrChange w:id="17006" w:author="Dr Mamadou SANOGO" w:date="2023-10-25T18:15:00Z">
            <w:rPr>
              <w:del w:id="17007" w:author="Dr Mamadou SANOGO" w:date="2023-10-25T17:56:00Z"/>
              <w:color w:val="000000"/>
              <w:szCs w:val="24"/>
              <w:lang w:val="fr-ML"/>
            </w:rPr>
          </w:rPrChange>
        </w:rPr>
        <w:pPrChange w:id="17008" w:author="Dr Mamadou SANOGO" w:date="2023-10-25T17:57:00Z">
          <w:pPr>
            <w:widowControl w:val="0"/>
            <w:autoSpaceDE w:val="0"/>
            <w:autoSpaceDN w:val="0"/>
            <w:adjustRightInd w:val="0"/>
            <w:spacing w:line="240" w:lineRule="auto"/>
            <w:ind w:left="116" w:right="-36"/>
          </w:pPr>
        </w:pPrChange>
      </w:pPr>
      <w:del w:id="17009" w:author="Dr Mamadou SANOGO" w:date="2023-10-25T17:56:00Z">
        <w:r w:rsidRPr="007A4AFC" w:rsidDel="00166699">
          <w:rPr>
            <w:b w:val="0"/>
            <w:bCs/>
            <w:color w:val="000000" w:themeColor="text1"/>
            <w:spacing w:val="1"/>
            <w:szCs w:val="24"/>
            <w:lang w:val="fr-ML"/>
            <w:rPrChange w:id="17010" w:author="Dr Mamadou SANOGO" w:date="2023-10-25T18:15:00Z">
              <w:rPr>
                <w:b/>
                <w:bCs/>
                <w:color w:val="000000"/>
                <w:spacing w:val="1"/>
                <w:szCs w:val="24"/>
                <w:lang w:val="fr-ML"/>
              </w:rPr>
            </w:rPrChange>
          </w:rPr>
          <w:delText>2</w:delText>
        </w:r>
        <w:r w:rsidRPr="007A4AFC" w:rsidDel="00166699">
          <w:rPr>
            <w:b w:val="0"/>
            <w:bCs/>
            <w:color w:val="000000" w:themeColor="text1"/>
            <w:szCs w:val="24"/>
            <w:lang w:val="fr-ML"/>
            <w:rPrChange w:id="17011" w:author="Dr Mamadou SANOGO" w:date="2023-10-25T18:15:00Z">
              <w:rPr>
                <w:b/>
                <w:bCs/>
                <w:color w:val="000000"/>
                <w:szCs w:val="24"/>
                <w:lang w:val="fr-ML"/>
              </w:rPr>
            </w:rPrChange>
          </w:rPr>
          <w:delText>.</w:delText>
        </w:r>
        <w:r w:rsidRPr="007A4AFC" w:rsidDel="00166699">
          <w:rPr>
            <w:b w:val="0"/>
            <w:bCs/>
            <w:color w:val="000000" w:themeColor="text1"/>
            <w:spacing w:val="69"/>
            <w:szCs w:val="24"/>
            <w:lang w:val="fr-ML"/>
            <w:rPrChange w:id="17012" w:author="Dr Mamadou SANOGO" w:date="2023-10-25T18:15:00Z">
              <w:rPr>
                <w:b/>
                <w:bCs/>
                <w:color w:val="000000"/>
                <w:spacing w:val="69"/>
                <w:szCs w:val="24"/>
                <w:lang w:val="fr-ML"/>
              </w:rPr>
            </w:rPrChange>
          </w:rPr>
          <w:delText xml:space="preserve"> </w:delText>
        </w:r>
        <w:r w:rsidRPr="007A4AFC" w:rsidDel="00166699">
          <w:rPr>
            <w:b w:val="0"/>
            <w:bCs/>
            <w:color w:val="000000" w:themeColor="text1"/>
            <w:spacing w:val="-1"/>
            <w:szCs w:val="24"/>
            <w:lang w:val="fr-ML"/>
            <w:rPrChange w:id="17013" w:author="Dr Mamadou SANOGO" w:date="2023-10-25T18:15:00Z">
              <w:rPr>
                <w:b/>
                <w:bCs/>
                <w:color w:val="030303"/>
                <w:spacing w:val="-1"/>
                <w:szCs w:val="24"/>
                <w:lang w:val="fr-ML"/>
              </w:rPr>
            </w:rPrChange>
          </w:rPr>
          <w:delText>R</w:delText>
        </w:r>
        <w:r w:rsidRPr="007A4AFC" w:rsidDel="00166699">
          <w:rPr>
            <w:b w:val="0"/>
            <w:bCs/>
            <w:color w:val="000000" w:themeColor="text1"/>
            <w:szCs w:val="24"/>
            <w:lang w:val="fr-ML"/>
            <w:rPrChange w:id="17014" w:author="Dr Mamadou SANOGO" w:date="2023-10-25T18:15:00Z">
              <w:rPr>
                <w:b/>
                <w:bCs/>
                <w:color w:val="030303"/>
                <w:szCs w:val="24"/>
                <w:lang w:val="fr-ML"/>
              </w:rPr>
            </w:rPrChange>
          </w:rPr>
          <w:delText>è</w:delText>
        </w:r>
        <w:r w:rsidRPr="007A4AFC" w:rsidDel="00166699">
          <w:rPr>
            <w:b w:val="0"/>
            <w:bCs/>
            <w:color w:val="000000" w:themeColor="text1"/>
            <w:spacing w:val="1"/>
            <w:szCs w:val="24"/>
            <w:lang w:val="fr-ML"/>
            <w:rPrChange w:id="17015" w:author="Dr Mamadou SANOGO" w:date="2023-10-25T18:15:00Z">
              <w:rPr>
                <w:b/>
                <w:bCs/>
                <w:color w:val="030303"/>
                <w:spacing w:val="1"/>
                <w:szCs w:val="24"/>
                <w:lang w:val="fr-ML"/>
              </w:rPr>
            </w:rPrChange>
          </w:rPr>
          <w:delText>g</w:delText>
        </w:r>
        <w:r w:rsidRPr="007A4AFC" w:rsidDel="00166699">
          <w:rPr>
            <w:b w:val="0"/>
            <w:bCs/>
            <w:color w:val="000000" w:themeColor="text1"/>
            <w:spacing w:val="-1"/>
            <w:szCs w:val="24"/>
            <w:lang w:val="fr-ML"/>
            <w:rPrChange w:id="17016" w:author="Dr Mamadou SANOGO" w:date="2023-10-25T18:15:00Z">
              <w:rPr>
                <w:b/>
                <w:bCs/>
                <w:color w:val="030303"/>
                <w:spacing w:val="-1"/>
                <w:szCs w:val="24"/>
                <w:lang w:val="fr-ML"/>
              </w:rPr>
            </w:rPrChange>
          </w:rPr>
          <w:delText>l</w:delText>
        </w:r>
        <w:r w:rsidRPr="007A4AFC" w:rsidDel="00166699">
          <w:rPr>
            <w:b w:val="0"/>
            <w:bCs/>
            <w:color w:val="000000" w:themeColor="text1"/>
            <w:szCs w:val="24"/>
            <w:lang w:val="fr-ML"/>
            <w:rPrChange w:id="17017" w:author="Dr Mamadou SANOGO" w:date="2023-10-25T18:15:00Z">
              <w:rPr>
                <w:b/>
                <w:bCs/>
                <w:color w:val="030303"/>
                <w:szCs w:val="24"/>
                <w:lang w:val="fr-ML"/>
              </w:rPr>
            </w:rPrChange>
          </w:rPr>
          <w:delText>es</w:delText>
        </w:r>
        <w:r w:rsidRPr="007A4AFC" w:rsidDel="00166699">
          <w:rPr>
            <w:b w:val="0"/>
            <w:bCs/>
            <w:color w:val="000000" w:themeColor="text1"/>
            <w:spacing w:val="10"/>
            <w:szCs w:val="24"/>
            <w:lang w:val="fr-ML"/>
            <w:rPrChange w:id="17018" w:author="Dr Mamadou SANOGO" w:date="2023-10-25T18:15:00Z">
              <w:rPr>
                <w:b/>
                <w:bCs/>
                <w:color w:val="030303"/>
                <w:spacing w:val="10"/>
                <w:szCs w:val="24"/>
                <w:lang w:val="fr-ML"/>
              </w:rPr>
            </w:rPrChange>
          </w:rPr>
          <w:delText xml:space="preserve"> </w:delText>
        </w:r>
        <w:r w:rsidRPr="007A4AFC" w:rsidDel="00166699">
          <w:rPr>
            <w:b w:val="0"/>
            <w:bCs/>
            <w:color w:val="000000" w:themeColor="text1"/>
            <w:szCs w:val="24"/>
            <w:lang w:val="fr-ML"/>
            <w:rPrChange w:id="17019" w:author="Dr Mamadou SANOGO" w:date="2023-10-25T18:15:00Z">
              <w:rPr>
                <w:b/>
                <w:bCs/>
                <w:color w:val="030303"/>
                <w:szCs w:val="24"/>
                <w:lang w:val="fr-ML"/>
              </w:rPr>
            </w:rPrChange>
          </w:rPr>
          <w:delText xml:space="preserve">de </w:delText>
        </w:r>
        <w:r w:rsidRPr="007A4AFC" w:rsidDel="00166699">
          <w:rPr>
            <w:b w:val="0"/>
            <w:bCs/>
            <w:color w:val="000000" w:themeColor="text1"/>
            <w:spacing w:val="-3"/>
            <w:szCs w:val="24"/>
            <w:lang w:val="fr-ML"/>
            <w:rPrChange w:id="17020" w:author="Dr Mamadou SANOGO" w:date="2023-10-25T18:15:00Z">
              <w:rPr>
                <w:b/>
                <w:bCs/>
                <w:color w:val="030303"/>
                <w:spacing w:val="-3"/>
                <w:szCs w:val="24"/>
                <w:lang w:val="fr-ML"/>
              </w:rPr>
            </w:rPrChange>
          </w:rPr>
          <w:delText>c</w:delText>
        </w:r>
        <w:r w:rsidRPr="007A4AFC" w:rsidDel="00166699">
          <w:rPr>
            <w:b w:val="0"/>
            <w:bCs/>
            <w:color w:val="000000" w:themeColor="text1"/>
            <w:spacing w:val="1"/>
            <w:szCs w:val="24"/>
            <w:lang w:val="fr-ML"/>
            <w:rPrChange w:id="17021"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7022"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7023"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7024" w:author="Dr Mamadou SANOGO" w:date="2023-10-25T18:15:00Z">
              <w:rPr>
                <w:b/>
                <w:bCs/>
                <w:color w:val="030303"/>
                <w:spacing w:val="1"/>
                <w:szCs w:val="24"/>
                <w:lang w:val="fr-ML"/>
              </w:rPr>
            </w:rPrChange>
          </w:rPr>
          <w:delText>osi</w:delText>
        </w:r>
        <w:r w:rsidRPr="007A4AFC" w:rsidDel="00166699">
          <w:rPr>
            <w:b w:val="0"/>
            <w:bCs/>
            <w:color w:val="000000" w:themeColor="text1"/>
            <w:spacing w:val="-2"/>
            <w:szCs w:val="24"/>
            <w:lang w:val="fr-ML"/>
            <w:rPrChange w:id="17025" w:author="Dr Mamadou SANOGO" w:date="2023-10-25T18:15:00Z">
              <w:rPr>
                <w:b/>
                <w:bCs/>
                <w:color w:val="030303"/>
                <w:spacing w:val="-2"/>
                <w:szCs w:val="24"/>
                <w:lang w:val="fr-ML"/>
              </w:rPr>
            </w:rPrChange>
          </w:rPr>
          <w:delText>t</w:delText>
        </w:r>
        <w:r w:rsidRPr="007A4AFC" w:rsidDel="00166699">
          <w:rPr>
            <w:b w:val="0"/>
            <w:bCs/>
            <w:color w:val="000000" w:themeColor="text1"/>
            <w:spacing w:val="-1"/>
            <w:szCs w:val="24"/>
            <w:lang w:val="fr-ML"/>
            <w:rPrChange w:id="17026"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7027"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7028" w:author="Dr Mamadou SANOGO" w:date="2023-10-25T18:15:00Z">
              <w:rPr>
                <w:b/>
                <w:bCs/>
                <w:color w:val="030303"/>
                <w:szCs w:val="24"/>
                <w:lang w:val="fr-ML"/>
              </w:rPr>
            </w:rPrChange>
          </w:rPr>
          <w:delText>n</w:delText>
        </w:r>
        <w:r w:rsidRPr="007A4AFC" w:rsidDel="00166699">
          <w:rPr>
            <w:b w:val="0"/>
            <w:bCs/>
            <w:color w:val="000000" w:themeColor="text1"/>
            <w:spacing w:val="30"/>
            <w:szCs w:val="24"/>
            <w:lang w:val="fr-ML"/>
            <w:rPrChange w:id="17029" w:author="Dr Mamadou SANOGO" w:date="2023-10-25T18:15:00Z">
              <w:rPr>
                <w:b/>
                <w:bCs/>
                <w:color w:val="030303"/>
                <w:spacing w:val="30"/>
                <w:szCs w:val="24"/>
                <w:lang w:val="fr-ML"/>
              </w:rPr>
            </w:rPrChange>
          </w:rPr>
          <w:delText xml:space="preserve"> </w:delText>
        </w:r>
        <w:r w:rsidRPr="007A4AFC" w:rsidDel="00166699">
          <w:rPr>
            <w:b w:val="0"/>
            <w:bCs/>
            <w:color w:val="000000" w:themeColor="text1"/>
            <w:szCs w:val="24"/>
            <w:lang w:val="fr-ML"/>
            <w:rPrChange w:id="17030" w:author="Dr Mamadou SANOGO" w:date="2023-10-25T18:15:00Z">
              <w:rPr>
                <w:b/>
                <w:bCs/>
                <w:color w:val="030303"/>
                <w:szCs w:val="24"/>
                <w:lang w:val="fr-ML"/>
              </w:rPr>
            </w:rPrChange>
          </w:rPr>
          <w:delText>du</w:delText>
        </w:r>
        <w:r w:rsidRPr="007A4AFC" w:rsidDel="00166699">
          <w:rPr>
            <w:b w:val="0"/>
            <w:bCs/>
            <w:color w:val="000000" w:themeColor="text1"/>
            <w:spacing w:val="2"/>
            <w:szCs w:val="24"/>
            <w:lang w:val="fr-ML"/>
            <w:rPrChange w:id="17031" w:author="Dr Mamadou SANOGO" w:date="2023-10-25T18:15:00Z">
              <w:rPr>
                <w:b/>
                <w:bCs/>
                <w:color w:val="030303"/>
                <w:spacing w:val="2"/>
                <w:szCs w:val="24"/>
                <w:lang w:val="fr-ML"/>
              </w:rPr>
            </w:rPrChange>
          </w:rPr>
          <w:delText xml:space="preserve"> </w:delText>
        </w:r>
        <w:r w:rsidRPr="007A4AFC" w:rsidDel="00166699">
          <w:rPr>
            <w:b w:val="0"/>
            <w:bCs/>
            <w:color w:val="000000" w:themeColor="text1"/>
            <w:szCs w:val="24"/>
            <w:lang w:val="fr-ML"/>
            <w:rPrChange w:id="17032" w:author="Dr Mamadou SANOGO" w:date="2023-10-25T18:15:00Z">
              <w:rPr>
                <w:b/>
                <w:bCs/>
                <w:color w:val="030303"/>
                <w:szCs w:val="24"/>
                <w:lang w:val="fr-ML"/>
              </w:rPr>
            </w:rPrChange>
          </w:rPr>
          <w:delText>ju</w:delText>
        </w:r>
        <w:r w:rsidRPr="007A4AFC" w:rsidDel="00166699">
          <w:rPr>
            <w:b w:val="0"/>
            <w:bCs/>
            <w:color w:val="000000" w:themeColor="text1"/>
            <w:spacing w:val="-2"/>
            <w:szCs w:val="24"/>
            <w:lang w:val="fr-ML"/>
            <w:rPrChange w:id="17033" w:author="Dr Mamadou SANOGO" w:date="2023-10-25T18:15:00Z">
              <w:rPr>
                <w:b/>
                <w:bCs/>
                <w:color w:val="030303"/>
                <w:spacing w:val="-2"/>
                <w:szCs w:val="24"/>
                <w:lang w:val="fr-ML"/>
              </w:rPr>
            </w:rPrChange>
          </w:rPr>
          <w:delText>r</w:delText>
        </w:r>
        <w:r w:rsidRPr="007A4AFC" w:rsidDel="00166699">
          <w:rPr>
            <w:b w:val="0"/>
            <w:bCs/>
            <w:color w:val="000000" w:themeColor="text1"/>
            <w:szCs w:val="24"/>
            <w:lang w:val="fr-ML"/>
            <w:rPrChange w:id="17034" w:author="Dr Mamadou SANOGO" w:date="2023-10-25T18:15:00Z">
              <w:rPr>
                <w:b/>
                <w:bCs/>
                <w:color w:val="030303"/>
                <w:szCs w:val="24"/>
                <w:lang w:val="fr-ML"/>
              </w:rPr>
            </w:rPrChange>
          </w:rPr>
          <w:delText>y</w:delText>
        </w:r>
      </w:del>
    </w:p>
    <w:p w14:paraId="2B46D637" w14:textId="4ACFDC89" w:rsidR="0032620E" w:rsidRPr="007A4AFC" w:rsidDel="00166699" w:rsidRDefault="0032620E">
      <w:pPr>
        <w:pStyle w:val="Titre"/>
        <w:tabs>
          <w:tab w:val="num" w:pos="-4820"/>
        </w:tabs>
        <w:spacing w:line="276" w:lineRule="auto"/>
        <w:jc w:val="both"/>
        <w:rPr>
          <w:del w:id="17035" w:author="Dr Mamadou SANOGO" w:date="2023-10-25T17:56:00Z"/>
          <w:color w:val="000000" w:themeColor="text1"/>
          <w:szCs w:val="24"/>
          <w:lang w:val="fr-ML"/>
          <w:rPrChange w:id="17036" w:author="Dr Mamadou SANOGO" w:date="2023-10-25T18:15:00Z">
            <w:rPr>
              <w:del w:id="17037" w:author="Dr Mamadou SANOGO" w:date="2023-10-25T17:56:00Z"/>
              <w:color w:val="000000"/>
              <w:szCs w:val="24"/>
              <w:lang w:val="fr-ML"/>
            </w:rPr>
          </w:rPrChange>
        </w:rPr>
        <w:pPrChange w:id="17038" w:author="Dr Mamadou SANOGO" w:date="2023-10-25T17:57:00Z">
          <w:pPr>
            <w:widowControl w:val="0"/>
            <w:autoSpaceDE w:val="0"/>
            <w:autoSpaceDN w:val="0"/>
            <w:adjustRightInd w:val="0"/>
            <w:spacing w:line="240" w:lineRule="auto"/>
            <w:ind w:left="400" w:right="-36"/>
          </w:pPr>
        </w:pPrChange>
      </w:pPr>
      <w:del w:id="17039" w:author="Dr Mamadou SANOGO" w:date="2023-10-25T17:56:00Z">
        <w:r w:rsidRPr="007A4AFC" w:rsidDel="00166699">
          <w:rPr>
            <w:color w:val="000000" w:themeColor="text1"/>
            <w:szCs w:val="24"/>
            <w:lang w:val="fr-ML"/>
            <w:rPrChange w:id="17040" w:author="Dr Mamadou SANOGO" w:date="2023-10-25T18:15:00Z">
              <w:rPr>
                <w:color w:val="000000"/>
                <w:szCs w:val="24"/>
                <w:lang w:val="fr-ML"/>
              </w:rPr>
            </w:rPrChange>
          </w:rPr>
          <w:delText>Qu</w:delText>
        </w:r>
        <w:r w:rsidRPr="007A4AFC" w:rsidDel="00166699">
          <w:rPr>
            <w:color w:val="000000" w:themeColor="text1"/>
            <w:spacing w:val="-1"/>
            <w:szCs w:val="24"/>
            <w:lang w:val="fr-ML"/>
            <w:rPrChange w:id="17041" w:author="Dr Mamadou SANOGO" w:date="2023-10-25T18:15:00Z">
              <w:rPr>
                <w:color w:val="000000"/>
                <w:spacing w:val="-1"/>
                <w:szCs w:val="24"/>
                <w:lang w:val="fr-ML"/>
              </w:rPr>
            </w:rPrChange>
          </w:rPr>
          <w:delText>e</w:delText>
        </w:r>
        <w:r w:rsidRPr="007A4AFC" w:rsidDel="00166699">
          <w:rPr>
            <w:color w:val="000000" w:themeColor="text1"/>
            <w:szCs w:val="24"/>
            <w:lang w:val="fr-ML"/>
            <w:rPrChange w:id="17042" w:author="Dr Mamadou SANOGO" w:date="2023-10-25T18:15:00Z">
              <w:rPr>
                <w:color w:val="000000"/>
                <w:szCs w:val="24"/>
                <w:lang w:val="fr-ML"/>
              </w:rPr>
            </w:rPrChange>
          </w:rPr>
          <w:delText xml:space="preserve">lques </w:delText>
        </w:r>
        <w:r w:rsidRPr="007A4AFC" w:rsidDel="00166699">
          <w:rPr>
            <w:color w:val="000000" w:themeColor="text1"/>
            <w:spacing w:val="-1"/>
            <w:szCs w:val="24"/>
            <w:lang w:val="fr-ML"/>
            <w:rPrChange w:id="17043"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7044" w:author="Dr Mamadou SANOGO" w:date="2023-10-25T18:15:00Z">
              <w:rPr>
                <w:color w:val="000000"/>
                <w:spacing w:val="1"/>
                <w:szCs w:val="24"/>
                <w:lang w:val="fr-ML"/>
              </w:rPr>
            </w:rPrChange>
          </w:rPr>
          <w:delText>è</w:delText>
        </w:r>
        <w:r w:rsidRPr="007A4AFC" w:rsidDel="00166699">
          <w:rPr>
            <w:color w:val="000000" w:themeColor="text1"/>
            <w:spacing w:val="-2"/>
            <w:szCs w:val="24"/>
            <w:lang w:val="fr-ML"/>
            <w:rPrChange w:id="17045" w:author="Dr Mamadou SANOGO" w:date="2023-10-25T18:15:00Z">
              <w:rPr>
                <w:color w:val="000000"/>
                <w:spacing w:val="-2"/>
                <w:szCs w:val="24"/>
                <w:lang w:val="fr-ML"/>
              </w:rPr>
            </w:rPrChange>
          </w:rPr>
          <w:delText>g</w:delText>
        </w:r>
        <w:r w:rsidRPr="007A4AFC" w:rsidDel="00166699">
          <w:rPr>
            <w:color w:val="000000" w:themeColor="text1"/>
            <w:spacing w:val="3"/>
            <w:szCs w:val="24"/>
            <w:lang w:val="fr-ML"/>
            <w:rPrChange w:id="17046"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7047" w:author="Dr Mamadou SANOGO" w:date="2023-10-25T18:15:00Z">
              <w:rPr>
                <w:color w:val="000000"/>
                <w:spacing w:val="-1"/>
                <w:szCs w:val="24"/>
                <w:lang w:val="fr-ML"/>
              </w:rPr>
            </w:rPrChange>
          </w:rPr>
          <w:delText>e</w:delText>
        </w:r>
        <w:r w:rsidRPr="007A4AFC" w:rsidDel="00166699">
          <w:rPr>
            <w:color w:val="000000" w:themeColor="text1"/>
            <w:szCs w:val="24"/>
            <w:lang w:val="fr-ML"/>
            <w:rPrChange w:id="17048"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7049" w:author="Dr Mamadou SANOGO" w:date="2023-10-25T18:15:00Z">
              <w:rPr>
                <w:color w:val="000000"/>
                <w:spacing w:val="-1"/>
                <w:szCs w:val="24"/>
                <w:lang w:val="fr-ML"/>
              </w:rPr>
            </w:rPrChange>
          </w:rPr>
          <w:delText>e</w:delText>
        </w:r>
        <w:r w:rsidRPr="007A4AFC" w:rsidDel="00166699">
          <w:rPr>
            <w:color w:val="000000" w:themeColor="text1"/>
            <w:szCs w:val="24"/>
            <w:lang w:val="fr-ML"/>
            <w:rPrChange w:id="17050"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7051" w:author="Dr Mamadou SANOGO" w:date="2023-10-25T18:15:00Z">
              <w:rPr>
                <w:color w:val="000000"/>
                <w:spacing w:val="-1"/>
                <w:szCs w:val="24"/>
                <w:lang w:val="fr-ML"/>
              </w:rPr>
            </w:rPrChange>
          </w:rPr>
          <w:delText>r</w:delText>
        </w:r>
        <w:r w:rsidRPr="007A4AFC" w:rsidDel="00166699">
          <w:rPr>
            <w:color w:val="000000" w:themeColor="text1"/>
            <w:szCs w:val="24"/>
            <w:lang w:val="fr-ML"/>
            <w:rPrChange w:id="17052" w:author="Dr Mamadou SANOGO" w:date="2023-10-25T18:15:00Z">
              <w:rPr>
                <w:color w:val="000000"/>
                <w:szCs w:val="24"/>
                <w:lang w:val="fr-ML"/>
              </w:rPr>
            </w:rPrChange>
          </w:rPr>
          <w:delText>e</w:delText>
        </w:r>
        <w:r w:rsidRPr="007A4AFC" w:rsidDel="00166699">
          <w:rPr>
            <w:color w:val="000000" w:themeColor="text1"/>
            <w:spacing w:val="-1"/>
            <w:szCs w:val="24"/>
            <w:lang w:val="fr-ML"/>
            <w:rPrChange w:id="1705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054" w:author="Dr Mamadou SANOGO" w:date="2023-10-25T18:15:00Z">
              <w:rPr>
                <w:color w:val="000000"/>
                <w:szCs w:val="24"/>
                <w:lang w:val="fr-ML"/>
              </w:rPr>
            </w:rPrChange>
          </w:rPr>
          <w:delText>suivies d</w:delText>
        </w:r>
        <w:r w:rsidRPr="007A4AFC" w:rsidDel="00166699">
          <w:rPr>
            <w:color w:val="000000" w:themeColor="text1"/>
            <w:spacing w:val="-1"/>
            <w:szCs w:val="24"/>
            <w:lang w:val="fr-ML"/>
            <w:rPrChange w:id="17055" w:author="Dr Mamadou SANOGO" w:date="2023-10-25T18:15:00Z">
              <w:rPr>
                <w:color w:val="000000"/>
                <w:spacing w:val="-1"/>
                <w:szCs w:val="24"/>
                <w:lang w:val="fr-ML"/>
              </w:rPr>
            </w:rPrChange>
          </w:rPr>
          <w:delText>a</w:delText>
        </w:r>
        <w:r w:rsidRPr="007A4AFC" w:rsidDel="00166699">
          <w:rPr>
            <w:color w:val="000000" w:themeColor="text1"/>
            <w:szCs w:val="24"/>
            <w:lang w:val="fr-ML"/>
            <w:rPrChange w:id="17056" w:author="Dr Mamadou SANOGO" w:date="2023-10-25T18:15:00Z">
              <w:rPr>
                <w:color w:val="000000"/>
                <w:szCs w:val="24"/>
                <w:lang w:val="fr-ML"/>
              </w:rPr>
            </w:rPrChange>
          </w:rPr>
          <w:delText>ns la</w:delText>
        </w:r>
        <w:r w:rsidRPr="007A4AFC" w:rsidDel="00166699">
          <w:rPr>
            <w:color w:val="000000" w:themeColor="text1"/>
            <w:spacing w:val="-1"/>
            <w:szCs w:val="24"/>
            <w:lang w:val="fr-ML"/>
            <w:rPrChange w:id="1705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058" w:author="Dr Mamadou SANOGO" w:date="2023-10-25T18:15:00Z">
              <w:rPr>
                <w:color w:val="000000"/>
                <w:szCs w:val="24"/>
                <w:lang w:val="fr-ML"/>
              </w:rPr>
            </w:rPrChange>
          </w:rPr>
          <w:delText>mes</w:delText>
        </w:r>
        <w:r w:rsidRPr="007A4AFC" w:rsidDel="00166699">
          <w:rPr>
            <w:color w:val="000000" w:themeColor="text1"/>
            <w:spacing w:val="2"/>
            <w:szCs w:val="24"/>
            <w:lang w:val="fr-ML"/>
            <w:rPrChange w:id="17059" w:author="Dr Mamadou SANOGO" w:date="2023-10-25T18:15:00Z">
              <w:rPr>
                <w:color w:val="000000"/>
                <w:spacing w:val="2"/>
                <w:szCs w:val="24"/>
                <w:lang w:val="fr-ML"/>
              </w:rPr>
            </w:rPrChange>
          </w:rPr>
          <w:delText>u</w:delText>
        </w:r>
        <w:r w:rsidRPr="007A4AFC" w:rsidDel="00166699">
          <w:rPr>
            <w:color w:val="000000" w:themeColor="text1"/>
            <w:szCs w:val="24"/>
            <w:lang w:val="fr-ML"/>
            <w:rPrChange w:id="17060" w:author="Dr Mamadou SANOGO" w:date="2023-10-25T18:15:00Z">
              <w:rPr>
                <w:color w:val="000000"/>
                <w:szCs w:val="24"/>
                <w:lang w:val="fr-ML"/>
              </w:rPr>
            </w:rPrChange>
          </w:rPr>
          <w:delText>re</w:delText>
        </w:r>
        <w:r w:rsidRPr="007A4AFC" w:rsidDel="00166699">
          <w:rPr>
            <w:color w:val="000000" w:themeColor="text1"/>
            <w:spacing w:val="-2"/>
            <w:szCs w:val="24"/>
            <w:lang w:val="fr-ML"/>
            <w:rPrChange w:id="1706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7062" w:author="Dr Mamadou SANOGO" w:date="2023-10-25T18:15:00Z">
              <w:rPr>
                <w:color w:val="000000"/>
                <w:szCs w:val="24"/>
                <w:lang w:val="fr-ML"/>
              </w:rPr>
            </w:rPrChange>
          </w:rPr>
          <w:delText>du poss</w:delText>
        </w:r>
        <w:r w:rsidRPr="007A4AFC" w:rsidDel="00166699">
          <w:rPr>
            <w:color w:val="000000" w:themeColor="text1"/>
            <w:spacing w:val="1"/>
            <w:szCs w:val="24"/>
            <w:lang w:val="fr-ML"/>
            <w:rPrChange w:id="17063" w:author="Dr Mamadou SANOGO" w:date="2023-10-25T18:15:00Z">
              <w:rPr>
                <w:color w:val="000000"/>
                <w:spacing w:val="1"/>
                <w:szCs w:val="24"/>
                <w:lang w:val="fr-ML"/>
              </w:rPr>
            </w:rPrChange>
          </w:rPr>
          <w:delText>i</w:delText>
        </w:r>
        <w:r w:rsidRPr="007A4AFC" w:rsidDel="00166699">
          <w:rPr>
            <w:color w:val="000000" w:themeColor="text1"/>
            <w:szCs w:val="24"/>
            <w:lang w:val="fr-ML"/>
            <w:rPrChange w:id="17064" w:author="Dr Mamadou SANOGO" w:date="2023-10-25T18:15:00Z">
              <w:rPr>
                <w:color w:val="000000"/>
                <w:szCs w:val="24"/>
                <w:lang w:val="fr-ML"/>
              </w:rPr>
            </w:rPrChange>
          </w:rPr>
          <w:delText>ble pour</w:delText>
        </w:r>
        <w:r w:rsidRPr="007A4AFC" w:rsidDel="00166699">
          <w:rPr>
            <w:color w:val="000000" w:themeColor="text1"/>
            <w:spacing w:val="-1"/>
            <w:szCs w:val="24"/>
            <w:lang w:val="fr-ML"/>
            <w:rPrChange w:id="17065"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7066" w:author="Dr Mamadou SANOGO" w:date="2023-10-25T18:15:00Z">
              <w:rPr>
                <w:color w:val="000000"/>
                <w:szCs w:val="24"/>
                <w:lang w:val="fr-ML"/>
              </w:rPr>
            </w:rPrChange>
          </w:rPr>
          <w:delText>om</w:delText>
        </w:r>
        <w:r w:rsidRPr="007A4AFC" w:rsidDel="00166699">
          <w:rPr>
            <w:color w:val="000000" w:themeColor="text1"/>
            <w:spacing w:val="3"/>
            <w:szCs w:val="24"/>
            <w:lang w:val="fr-ML"/>
            <w:rPrChange w:id="17067" w:author="Dr Mamadou SANOGO" w:date="2023-10-25T18:15:00Z">
              <w:rPr>
                <w:color w:val="000000"/>
                <w:spacing w:val="3"/>
                <w:szCs w:val="24"/>
                <w:lang w:val="fr-ML"/>
              </w:rPr>
            </w:rPrChange>
          </w:rPr>
          <w:delText>p</w:delText>
        </w:r>
        <w:r w:rsidRPr="007A4AFC" w:rsidDel="00166699">
          <w:rPr>
            <w:color w:val="000000" w:themeColor="text1"/>
            <w:szCs w:val="24"/>
            <w:lang w:val="fr-ML"/>
            <w:rPrChange w:id="17068" w:author="Dr Mamadou SANOGO" w:date="2023-10-25T18:15:00Z">
              <w:rPr>
                <w:color w:val="000000"/>
                <w:szCs w:val="24"/>
                <w:lang w:val="fr-ML"/>
              </w:rPr>
            </w:rPrChange>
          </w:rPr>
          <w:delText>os</w:delText>
        </w:r>
        <w:r w:rsidRPr="007A4AFC" w:rsidDel="00166699">
          <w:rPr>
            <w:color w:val="000000" w:themeColor="text1"/>
            <w:spacing w:val="-1"/>
            <w:szCs w:val="24"/>
            <w:lang w:val="fr-ML"/>
            <w:rPrChange w:id="17069" w:author="Dr Mamadou SANOGO" w:date="2023-10-25T18:15:00Z">
              <w:rPr>
                <w:color w:val="000000"/>
                <w:spacing w:val="-1"/>
                <w:szCs w:val="24"/>
                <w:lang w:val="fr-ML"/>
              </w:rPr>
            </w:rPrChange>
          </w:rPr>
          <w:delText>e</w:delText>
        </w:r>
        <w:r w:rsidRPr="007A4AFC" w:rsidDel="00166699">
          <w:rPr>
            <w:color w:val="000000" w:themeColor="text1"/>
            <w:szCs w:val="24"/>
            <w:lang w:val="fr-ML"/>
            <w:rPrChange w:id="17070" w:author="Dr Mamadou SANOGO" w:date="2023-10-25T18:15:00Z">
              <w:rPr>
                <w:color w:val="000000"/>
                <w:szCs w:val="24"/>
                <w:lang w:val="fr-ML"/>
              </w:rPr>
            </w:rPrChange>
          </w:rPr>
          <w:delText>r le</w:delText>
        </w:r>
        <w:r w:rsidRPr="007A4AFC" w:rsidDel="00166699">
          <w:rPr>
            <w:color w:val="000000" w:themeColor="text1"/>
            <w:spacing w:val="-1"/>
            <w:szCs w:val="24"/>
            <w:lang w:val="fr-ML"/>
            <w:rPrChange w:id="1707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072" w:author="Dr Mamadou SANOGO" w:date="2023-10-25T18:15:00Z">
              <w:rPr>
                <w:color w:val="000000"/>
                <w:szCs w:val="24"/>
                <w:lang w:val="fr-ML"/>
              </w:rPr>
            </w:rPrChange>
          </w:rPr>
          <w:delText>ju</w:delText>
        </w:r>
        <w:r w:rsidRPr="007A4AFC" w:rsidDel="00166699">
          <w:rPr>
            <w:color w:val="000000" w:themeColor="text1"/>
            <w:spacing w:val="4"/>
            <w:szCs w:val="24"/>
            <w:lang w:val="fr-ML"/>
            <w:rPrChange w:id="17073" w:author="Dr Mamadou SANOGO" w:date="2023-10-25T18:15:00Z">
              <w:rPr>
                <w:color w:val="000000"/>
                <w:spacing w:val="4"/>
                <w:szCs w:val="24"/>
                <w:lang w:val="fr-ML"/>
              </w:rPr>
            </w:rPrChange>
          </w:rPr>
          <w:delText>r</w:delText>
        </w:r>
        <w:r w:rsidRPr="007A4AFC" w:rsidDel="00166699">
          <w:rPr>
            <w:color w:val="000000" w:themeColor="text1"/>
            <w:szCs w:val="24"/>
            <w:lang w:val="fr-ML"/>
            <w:rPrChange w:id="17074" w:author="Dr Mamadou SANOGO" w:date="2023-10-25T18:15:00Z">
              <w:rPr>
                <w:color w:val="000000"/>
                <w:szCs w:val="24"/>
                <w:lang w:val="fr-ML"/>
              </w:rPr>
            </w:rPrChange>
          </w:rPr>
          <w:delText>y</w:delText>
        </w:r>
        <w:r w:rsidRPr="007A4AFC" w:rsidDel="00166699">
          <w:rPr>
            <w:color w:val="000000" w:themeColor="text1"/>
            <w:spacing w:val="-5"/>
            <w:szCs w:val="24"/>
            <w:lang w:val="fr-ML"/>
            <w:rPrChange w:id="17075"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7076" w:author="Dr Mamadou SANOGO" w:date="2023-10-25T18:15:00Z">
              <w:rPr>
                <w:color w:val="000000"/>
                <w:szCs w:val="24"/>
                <w:lang w:val="fr-ML"/>
              </w:rPr>
            </w:rPrChange>
          </w:rPr>
          <w:delText>:</w:delText>
        </w:r>
      </w:del>
    </w:p>
    <w:p w14:paraId="5794D2AC" w14:textId="3782BAFF" w:rsidR="0032620E" w:rsidRPr="007A4AFC" w:rsidDel="00166699" w:rsidRDefault="0032620E">
      <w:pPr>
        <w:pStyle w:val="Titre"/>
        <w:tabs>
          <w:tab w:val="num" w:pos="-4820"/>
        </w:tabs>
        <w:spacing w:line="276" w:lineRule="auto"/>
        <w:jc w:val="both"/>
        <w:rPr>
          <w:del w:id="17077" w:author="Dr Mamadou SANOGO" w:date="2023-10-25T17:56:00Z"/>
          <w:color w:val="000000" w:themeColor="text1"/>
          <w:szCs w:val="24"/>
          <w:lang w:val="fr-ML"/>
          <w:rPrChange w:id="17078" w:author="Dr Mamadou SANOGO" w:date="2023-10-25T18:15:00Z">
            <w:rPr>
              <w:del w:id="17079" w:author="Dr Mamadou SANOGO" w:date="2023-10-25T17:56:00Z"/>
              <w:color w:val="000000"/>
              <w:szCs w:val="24"/>
              <w:lang w:val="fr-ML"/>
            </w:rPr>
          </w:rPrChange>
        </w:rPr>
        <w:pPrChange w:id="17080" w:author="Dr Mamadou SANOGO" w:date="2023-10-25T17:57:00Z">
          <w:pPr>
            <w:widowControl w:val="0"/>
            <w:numPr>
              <w:numId w:val="10"/>
            </w:numPr>
            <w:autoSpaceDE w:val="0"/>
            <w:autoSpaceDN w:val="0"/>
            <w:adjustRightInd w:val="0"/>
            <w:spacing w:line="240" w:lineRule="auto"/>
            <w:ind w:left="903" w:right="-36" w:hanging="360"/>
          </w:pPr>
        </w:pPrChange>
      </w:pPr>
      <w:del w:id="17081" w:author="Dr Mamadou SANOGO" w:date="2023-10-25T17:56:00Z">
        <w:r w:rsidRPr="007A4AFC" w:rsidDel="00166699">
          <w:rPr>
            <w:color w:val="000000" w:themeColor="text1"/>
            <w:szCs w:val="24"/>
            <w:lang w:val="fr-ML"/>
            <w:rPrChange w:id="17082" w:author="Dr Mamadou SANOGO" w:date="2023-10-25T18:15:00Z">
              <w:rPr>
                <w:color w:val="000000"/>
                <w:szCs w:val="24"/>
                <w:lang w:val="fr-ML"/>
              </w:rPr>
            </w:rPrChange>
          </w:rPr>
          <w:delText>la mo</w:delText>
        </w:r>
        <w:r w:rsidRPr="007A4AFC" w:rsidDel="00166699">
          <w:rPr>
            <w:color w:val="000000" w:themeColor="text1"/>
            <w:spacing w:val="1"/>
            <w:szCs w:val="24"/>
            <w:lang w:val="fr-ML"/>
            <w:rPrChange w:id="17083" w:author="Dr Mamadou SANOGO" w:date="2023-10-25T18:15:00Z">
              <w:rPr>
                <w:color w:val="000000"/>
                <w:spacing w:val="1"/>
                <w:szCs w:val="24"/>
                <w:lang w:val="fr-ML"/>
              </w:rPr>
            </w:rPrChange>
          </w:rPr>
          <w:delText>i</w:delText>
        </w:r>
        <w:r w:rsidRPr="007A4AFC" w:rsidDel="00166699">
          <w:rPr>
            <w:color w:val="000000" w:themeColor="text1"/>
            <w:szCs w:val="24"/>
            <w:lang w:val="fr-ML"/>
            <w:rPrChange w:id="17084" w:author="Dr Mamadou SANOGO" w:date="2023-10-25T18:15:00Z">
              <w:rPr>
                <w:color w:val="000000"/>
                <w:szCs w:val="24"/>
                <w:lang w:val="fr-ML"/>
              </w:rPr>
            </w:rPrChange>
          </w:rPr>
          <w:delText>t</w:delText>
        </w:r>
        <w:r w:rsidRPr="007A4AFC" w:rsidDel="00166699">
          <w:rPr>
            <w:color w:val="000000" w:themeColor="text1"/>
            <w:spacing w:val="1"/>
            <w:szCs w:val="24"/>
            <w:lang w:val="fr-ML"/>
            <w:rPrChange w:id="17085" w:author="Dr Mamadou SANOGO" w:date="2023-10-25T18:15:00Z">
              <w:rPr>
                <w:color w:val="000000"/>
                <w:spacing w:val="1"/>
                <w:szCs w:val="24"/>
                <w:lang w:val="fr-ML"/>
              </w:rPr>
            </w:rPrChange>
          </w:rPr>
          <w:delText>i</w:delText>
        </w:r>
        <w:r w:rsidRPr="007A4AFC" w:rsidDel="00166699">
          <w:rPr>
            <w:color w:val="000000" w:themeColor="text1"/>
            <w:szCs w:val="24"/>
            <w:lang w:val="fr-ML"/>
            <w:rPrChange w:id="17086" w:author="Dr Mamadou SANOGO" w:date="2023-10-25T18:15:00Z">
              <w:rPr>
                <w:color w:val="000000"/>
                <w:szCs w:val="24"/>
                <w:lang w:val="fr-ML"/>
              </w:rPr>
            </w:rPrChange>
          </w:rPr>
          <w:delText>é du ju</w:delText>
        </w:r>
        <w:r w:rsidRPr="007A4AFC" w:rsidDel="00166699">
          <w:rPr>
            <w:color w:val="000000" w:themeColor="text1"/>
            <w:spacing w:val="2"/>
            <w:szCs w:val="24"/>
            <w:lang w:val="fr-ML"/>
            <w:rPrChange w:id="17087" w:author="Dr Mamadou SANOGO" w:date="2023-10-25T18:15:00Z">
              <w:rPr>
                <w:color w:val="000000"/>
                <w:spacing w:val="2"/>
                <w:szCs w:val="24"/>
                <w:lang w:val="fr-ML"/>
              </w:rPr>
            </w:rPrChange>
          </w:rPr>
          <w:delText>r</w:delText>
        </w:r>
        <w:r w:rsidRPr="007A4AFC" w:rsidDel="00166699">
          <w:rPr>
            <w:color w:val="000000" w:themeColor="text1"/>
            <w:szCs w:val="24"/>
            <w:lang w:val="fr-ML"/>
            <w:rPrChange w:id="17088" w:author="Dr Mamadou SANOGO" w:date="2023-10-25T18:15:00Z">
              <w:rPr>
                <w:color w:val="000000"/>
                <w:szCs w:val="24"/>
                <w:lang w:val="fr-ML"/>
              </w:rPr>
            </w:rPrChange>
          </w:rPr>
          <w:delText xml:space="preserve">y </w:delText>
        </w:r>
        <w:r w:rsidRPr="007A4AFC" w:rsidDel="00166699">
          <w:rPr>
            <w:color w:val="000000" w:themeColor="text1"/>
            <w:spacing w:val="-1"/>
            <w:szCs w:val="24"/>
            <w:lang w:val="fr-ML"/>
            <w:rPrChange w:id="17089" w:author="Dr Mamadou SANOGO" w:date="2023-10-25T18:15:00Z">
              <w:rPr>
                <w:color w:val="000000"/>
                <w:spacing w:val="-1"/>
                <w:szCs w:val="24"/>
                <w:lang w:val="fr-ML"/>
              </w:rPr>
            </w:rPrChange>
          </w:rPr>
          <w:delText>a</w:delText>
        </w:r>
        <w:r w:rsidRPr="007A4AFC" w:rsidDel="00166699">
          <w:rPr>
            <w:color w:val="000000" w:themeColor="text1"/>
            <w:szCs w:val="24"/>
            <w:lang w:val="fr-ML"/>
            <w:rPrChange w:id="17090" w:author="Dr Mamadou SANOGO" w:date="2023-10-25T18:15:00Z">
              <w:rPr>
                <w:color w:val="000000"/>
                <w:szCs w:val="24"/>
                <w:lang w:val="fr-ML"/>
              </w:rPr>
            </w:rPrChange>
          </w:rPr>
          <w:delText>u mo</w:delText>
        </w:r>
        <w:r w:rsidRPr="007A4AFC" w:rsidDel="00166699">
          <w:rPr>
            <w:color w:val="000000" w:themeColor="text1"/>
            <w:spacing w:val="1"/>
            <w:szCs w:val="24"/>
            <w:lang w:val="fr-ML"/>
            <w:rPrChange w:id="17091" w:author="Dr Mamadou SANOGO" w:date="2023-10-25T18:15:00Z">
              <w:rPr>
                <w:color w:val="000000"/>
                <w:spacing w:val="1"/>
                <w:szCs w:val="24"/>
                <w:lang w:val="fr-ML"/>
              </w:rPr>
            </w:rPrChange>
          </w:rPr>
          <w:delText>i</w:delText>
        </w:r>
        <w:r w:rsidRPr="007A4AFC" w:rsidDel="00166699">
          <w:rPr>
            <w:color w:val="000000" w:themeColor="text1"/>
            <w:szCs w:val="24"/>
            <w:lang w:val="fr-ML"/>
            <w:rPrChange w:id="17092" w:author="Dr Mamadou SANOGO" w:date="2023-10-25T18:15:00Z">
              <w:rPr>
                <w:color w:val="000000"/>
                <w:szCs w:val="24"/>
                <w:lang w:val="fr-ML"/>
              </w:rPr>
            </w:rPrChange>
          </w:rPr>
          <w:delText xml:space="preserve">ns doit </w:delText>
        </w:r>
        <w:r w:rsidRPr="007A4AFC" w:rsidDel="00166699">
          <w:rPr>
            <w:color w:val="000000" w:themeColor="text1"/>
            <w:spacing w:val="-1"/>
            <w:szCs w:val="24"/>
            <w:lang w:val="fr-ML"/>
            <w:rPrChange w:id="17093" w:author="Dr Mamadou SANOGO" w:date="2023-10-25T18:15:00Z">
              <w:rPr>
                <w:color w:val="000000"/>
                <w:spacing w:val="-1"/>
                <w:szCs w:val="24"/>
                <w:lang w:val="fr-ML"/>
              </w:rPr>
            </w:rPrChange>
          </w:rPr>
          <w:delText>ê</w:delText>
        </w:r>
        <w:r w:rsidRPr="007A4AFC" w:rsidDel="00166699">
          <w:rPr>
            <w:color w:val="000000" w:themeColor="text1"/>
            <w:szCs w:val="24"/>
            <w:lang w:val="fr-ML"/>
            <w:rPrChange w:id="17094" w:author="Dr Mamadou SANOGO" w:date="2023-10-25T18:15:00Z">
              <w:rPr>
                <w:color w:val="000000"/>
                <w:szCs w:val="24"/>
                <w:lang w:val="fr-ML"/>
              </w:rPr>
            </w:rPrChange>
          </w:rPr>
          <w:delText xml:space="preserve">tre </w:delText>
        </w:r>
        <w:r w:rsidRPr="007A4AFC" w:rsidDel="00166699">
          <w:rPr>
            <w:color w:val="000000" w:themeColor="text1"/>
            <w:spacing w:val="-1"/>
            <w:szCs w:val="24"/>
            <w:lang w:val="fr-ML"/>
            <w:rPrChange w:id="17095" w:author="Dr Mamadou SANOGO" w:date="2023-10-25T18:15:00Z">
              <w:rPr>
                <w:color w:val="000000"/>
                <w:spacing w:val="-1"/>
                <w:szCs w:val="24"/>
                <w:lang w:val="fr-ML"/>
              </w:rPr>
            </w:rPrChange>
          </w:rPr>
          <w:delText>c</w:delText>
        </w:r>
        <w:r w:rsidRPr="007A4AFC" w:rsidDel="00166699">
          <w:rPr>
            <w:color w:val="000000" w:themeColor="text1"/>
            <w:szCs w:val="24"/>
            <w:lang w:val="fr-ML"/>
            <w:rPrChange w:id="17096"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7097" w:author="Dr Mamadou SANOGO" w:date="2023-10-25T18:15:00Z">
              <w:rPr>
                <w:color w:val="000000"/>
                <w:spacing w:val="-1"/>
                <w:szCs w:val="24"/>
                <w:lang w:val="fr-ML"/>
              </w:rPr>
            </w:rPrChange>
          </w:rPr>
          <w:delText>é</w:delText>
        </w:r>
        <w:r w:rsidRPr="007A4AFC" w:rsidDel="00166699">
          <w:rPr>
            <w:color w:val="000000" w:themeColor="text1"/>
            <w:szCs w:val="24"/>
            <w:lang w:val="fr-ML"/>
            <w:rPrChange w:id="17098" w:author="Dr Mamadou SANOGO" w:date="2023-10-25T18:15:00Z">
              <w:rPr>
                <w:color w:val="000000"/>
                <w:szCs w:val="24"/>
                <w:lang w:val="fr-ML"/>
              </w:rPr>
            </w:rPrChange>
          </w:rPr>
          <w:delText xml:space="preserve">e de </w:delText>
        </w:r>
        <w:r w:rsidRPr="007A4AFC" w:rsidDel="00166699">
          <w:rPr>
            <w:color w:val="000000" w:themeColor="text1"/>
            <w:spacing w:val="2"/>
            <w:szCs w:val="24"/>
            <w:lang w:val="fr-ML"/>
            <w:rPrChange w:id="17099" w:author="Dr Mamadou SANOGO" w:date="2023-10-25T18:15:00Z">
              <w:rPr>
                <w:color w:val="000000"/>
                <w:spacing w:val="2"/>
                <w:szCs w:val="24"/>
                <w:lang w:val="fr-ML"/>
              </w:rPr>
            </w:rPrChange>
          </w:rPr>
          <w:delText>p</w:delText>
        </w:r>
        <w:r w:rsidRPr="007A4AFC" w:rsidDel="00166699">
          <w:rPr>
            <w:color w:val="000000" w:themeColor="text1"/>
            <w:szCs w:val="24"/>
            <w:lang w:val="fr-ML"/>
            <w:rPrChange w:id="17100" w:author="Dr Mamadou SANOGO" w:date="2023-10-25T18:15:00Z">
              <w:rPr>
                <w:color w:val="000000"/>
                <w:szCs w:val="24"/>
                <w:lang w:val="fr-ML"/>
              </w:rPr>
            </w:rPrChange>
          </w:rPr>
          <w:delText>ro</w:delText>
        </w:r>
        <w:r w:rsidRPr="007A4AFC" w:rsidDel="00166699">
          <w:rPr>
            <w:color w:val="000000" w:themeColor="text1"/>
            <w:spacing w:val="-1"/>
            <w:szCs w:val="24"/>
            <w:lang w:val="fr-ML"/>
            <w:rPrChange w:id="17101" w:author="Dr Mamadou SANOGO" w:date="2023-10-25T18:15:00Z">
              <w:rPr>
                <w:color w:val="000000"/>
                <w:spacing w:val="-1"/>
                <w:szCs w:val="24"/>
                <w:lang w:val="fr-ML"/>
              </w:rPr>
            </w:rPrChange>
          </w:rPr>
          <w:delText>fe</w:delText>
        </w:r>
        <w:r w:rsidRPr="007A4AFC" w:rsidDel="00166699">
          <w:rPr>
            <w:color w:val="000000" w:themeColor="text1"/>
            <w:szCs w:val="24"/>
            <w:lang w:val="fr-ML"/>
            <w:rPrChange w:id="17102" w:author="Dr Mamadou SANOGO" w:date="2023-10-25T18:15:00Z">
              <w:rPr>
                <w:color w:val="000000"/>
                <w:szCs w:val="24"/>
                <w:lang w:val="fr-ML"/>
              </w:rPr>
            </w:rPrChange>
          </w:rPr>
          <w:delText>s</w:delText>
        </w:r>
        <w:r w:rsidRPr="007A4AFC" w:rsidDel="00166699">
          <w:rPr>
            <w:color w:val="000000" w:themeColor="text1"/>
            <w:spacing w:val="3"/>
            <w:szCs w:val="24"/>
            <w:lang w:val="fr-ML"/>
            <w:rPrChange w:id="17103" w:author="Dr Mamadou SANOGO" w:date="2023-10-25T18:15:00Z">
              <w:rPr>
                <w:color w:val="000000"/>
                <w:spacing w:val="3"/>
                <w:szCs w:val="24"/>
                <w:lang w:val="fr-ML"/>
              </w:rPr>
            </w:rPrChange>
          </w:rPr>
          <w:delText>s</w:delText>
        </w:r>
        <w:r w:rsidRPr="007A4AFC" w:rsidDel="00166699">
          <w:rPr>
            <w:color w:val="000000" w:themeColor="text1"/>
            <w:spacing w:val="-1"/>
            <w:szCs w:val="24"/>
            <w:lang w:val="fr-ML"/>
            <w:rPrChange w:id="17104"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7105" w:author="Dr Mamadou SANOGO" w:date="2023-10-25T18:15:00Z">
              <w:rPr>
                <w:color w:val="000000"/>
                <w:szCs w:val="24"/>
                <w:lang w:val="fr-ML"/>
              </w:rPr>
            </w:rPrChange>
          </w:rPr>
          <w:delText>urs (U</w:delText>
        </w:r>
        <w:r w:rsidRPr="007A4AFC" w:rsidDel="00166699">
          <w:rPr>
            <w:color w:val="000000" w:themeColor="text1"/>
            <w:szCs w:val="24"/>
            <w:lang w:val="fr-ML"/>
            <w:rPrChange w:id="17106" w:author="Dr Mamadou SANOGO" w:date="2023-10-25T18:15:00Z">
              <w:rPr>
                <w:color w:val="000000"/>
                <w:szCs w:val="24"/>
                <w:lang w:val="fr-ML"/>
              </w:rPr>
            </w:rPrChange>
          </w:rPr>
          <w:delText xml:space="preserve">n maître </w:delText>
        </w:r>
        <w:r w:rsidRPr="007A4AFC" w:rsidDel="00166699">
          <w:rPr>
            <w:color w:val="000000" w:themeColor="text1"/>
            <w:spacing w:val="2"/>
            <w:szCs w:val="24"/>
            <w:lang w:val="fr-ML"/>
            <w:rPrChange w:id="17107" w:author="Dr Mamadou SANOGO" w:date="2023-10-25T18:15:00Z">
              <w:rPr>
                <w:color w:val="000000"/>
                <w:spacing w:val="2"/>
                <w:szCs w:val="24"/>
                <w:lang w:val="fr-ML"/>
              </w:rPr>
            </w:rPrChange>
          </w:rPr>
          <w:delText>d</w:delText>
        </w:r>
        <w:r w:rsidRPr="007A4AFC" w:rsidDel="00166699">
          <w:rPr>
            <w:color w:val="000000" w:themeColor="text1"/>
            <w:szCs w:val="24"/>
            <w:lang w:val="fr-ML"/>
            <w:rPrChange w:id="17108"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7109" w:author="Dr Mamadou SANOGO" w:date="2023-10-25T18:15:00Z">
              <w:rPr>
                <w:color w:val="000000"/>
                <w:spacing w:val="-1"/>
                <w:szCs w:val="24"/>
                <w:lang w:val="fr-ML"/>
              </w:rPr>
            </w:rPrChange>
          </w:rPr>
          <w:delText>c</w:delText>
        </w:r>
        <w:r w:rsidRPr="007A4AFC" w:rsidDel="00166699">
          <w:rPr>
            <w:color w:val="000000" w:themeColor="text1"/>
            <w:szCs w:val="24"/>
            <w:lang w:val="fr-ML"/>
            <w:rPrChange w:id="17110" w:author="Dr Mamadou SANOGO" w:date="2023-10-25T18:15:00Z">
              <w:rPr>
                <w:color w:val="000000"/>
                <w:szCs w:val="24"/>
                <w:lang w:val="fr-ML"/>
              </w:rPr>
            </w:rPrChange>
          </w:rPr>
          <w:delText>onf</w:delText>
        </w:r>
        <w:r w:rsidRPr="007A4AFC" w:rsidDel="00166699">
          <w:rPr>
            <w:color w:val="000000" w:themeColor="text1"/>
            <w:spacing w:val="-2"/>
            <w:szCs w:val="24"/>
            <w:lang w:val="fr-ML"/>
            <w:rPrChange w:id="17111"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7112"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7113" w:author="Dr Mamadou SANOGO" w:date="2023-10-25T18:15:00Z">
              <w:rPr>
                <w:color w:val="000000"/>
                <w:spacing w:val="-1"/>
                <w:szCs w:val="24"/>
                <w:lang w:val="fr-ML"/>
              </w:rPr>
            </w:rPrChange>
          </w:rPr>
          <w:delText>e</w:delText>
        </w:r>
        <w:r w:rsidRPr="007A4AFC" w:rsidDel="00166699">
          <w:rPr>
            <w:color w:val="000000" w:themeColor="text1"/>
            <w:szCs w:val="24"/>
            <w:lang w:val="fr-ML"/>
            <w:rPrChange w:id="17114" w:author="Dr Mamadou SANOGO" w:date="2023-10-25T18:15:00Z">
              <w:rPr>
                <w:color w:val="000000"/>
                <w:szCs w:val="24"/>
                <w:lang w:val="fr-ML"/>
              </w:rPr>
            </w:rPrChange>
          </w:rPr>
          <w:delText>n</w:delText>
        </w:r>
        <w:r w:rsidRPr="007A4AFC" w:rsidDel="00166699">
          <w:rPr>
            <w:color w:val="000000" w:themeColor="text1"/>
            <w:spacing w:val="1"/>
            <w:szCs w:val="24"/>
            <w:lang w:val="fr-ML"/>
            <w:rPrChange w:id="17115"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7116"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7117" w:author="Dr Mamadou SANOGO" w:date="2023-10-25T18:15:00Z">
              <w:rPr>
                <w:color w:val="000000"/>
                <w:szCs w:val="24"/>
                <w:lang w:val="fr-ML"/>
              </w:rPr>
            </w:rPrChange>
          </w:rPr>
          <w:delText>s</w:delText>
        </w:r>
        <w:r w:rsidRPr="007A4AFC" w:rsidDel="00166699">
          <w:rPr>
            <w:color w:val="000000" w:themeColor="text1"/>
            <w:spacing w:val="1"/>
            <w:szCs w:val="24"/>
            <w:lang w:val="fr-ML"/>
            <w:rPrChange w:id="1711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119" w:author="Dr Mamadou SANOGO" w:date="2023-10-25T18:15:00Z">
              <w:rPr>
                <w:color w:val="000000"/>
                <w:szCs w:val="24"/>
                <w:lang w:val="fr-ML"/>
              </w:rPr>
            </w:rPrChange>
          </w:rPr>
          <w:delText>h</w:delText>
        </w:r>
        <w:r w:rsidRPr="007A4AFC" w:rsidDel="00166699">
          <w:rPr>
            <w:color w:val="000000" w:themeColor="text1"/>
            <w:spacing w:val="-1"/>
            <w:szCs w:val="24"/>
            <w:lang w:val="fr-ML"/>
            <w:rPrChange w:id="17120" w:author="Dr Mamadou SANOGO" w:date="2023-10-25T18:15:00Z">
              <w:rPr>
                <w:color w:val="000000"/>
                <w:spacing w:val="-1"/>
                <w:szCs w:val="24"/>
                <w:lang w:val="fr-ML"/>
              </w:rPr>
            </w:rPrChange>
          </w:rPr>
          <w:delText>a</w:delText>
        </w:r>
        <w:r w:rsidRPr="007A4AFC" w:rsidDel="00166699">
          <w:rPr>
            <w:color w:val="000000" w:themeColor="text1"/>
            <w:szCs w:val="24"/>
            <w:lang w:val="fr-ML"/>
            <w:rPrChange w:id="17121" w:author="Dr Mamadou SANOGO" w:date="2023-10-25T18:15:00Z">
              <w:rPr>
                <w:color w:val="000000"/>
                <w:szCs w:val="24"/>
                <w:lang w:val="fr-ML"/>
              </w:rPr>
            </w:rPrChange>
          </w:rPr>
          <w:delText>b</w:delText>
        </w:r>
        <w:r w:rsidRPr="007A4AFC" w:rsidDel="00166699">
          <w:rPr>
            <w:color w:val="000000" w:themeColor="text1"/>
            <w:spacing w:val="3"/>
            <w:szCs w:val="24"/>
            <w:lang w:val="fr-ML"/>
            <w:rPrChange w:id="17122" w:author="Dr Mamadou SANOGO" w:date="2023-10-25T18:15:00Z">
              <w:rPr>
                <w:color w:val="000000"/>
                <w:spacing w:val="3"/>
                <w:szCs w:val="24"/>
                <w:lang w:val="fr-ML"/>
              </w:rPr>
            </w:rPrChange>
          </w:rPr>
          <w:delText>i</w:delText>
        </w:r>
        <w:r w:rsidRPr="007A4AFC" w:rsidDel="00166699">
          <w:rPr>
            <w:color w:val="000000" w:themeColor="text1"/>
            <w:szCs w:val="24"/>
            <w:lang w:val="fr-ML"/>
            <w:rPrChange w:id="17123" w:author="Dr Mamadou SANOGO" w:date="2023-10-25T18:15:00Z">
              <w:rPr>
                <w:color w:val="000000"/>
                <w:szCs w:val="24"/>
                <w:lang w:val="fr-ML"/>
              </w:rPr>
            </w:rPrChange>
          </w:rPr>
          <w:delText>l</w:delText>
        </w:r>
        <w:r w:rsidRPr="007A4AFC" w:rsidDel="00166699">
          <w:rPr>
            <w:color w:val="000000" w:themeColor="text1"/>
            <w:spacing w:val="1"/>
            <w:szCs w:val="24"/>
            <w:lang w:val="fr-ML"/>
            <w:rPrChange w:id="17124" w:author="Dr Mamadou SANOGO" w:date="2023-10-25T18:15:00Z">
              <w:rPr>
                <w:color w:val="000000"/>
                <w:spacing w:val="1"/>
                <w:szCs w:val="24"/>
                <w:lang w:val="fr-ML"/>
              </w:rPr>
            </w:rPrChange>
          </w:rPr>
          <w:delText>i</w:delText>
        </w:r>
        <w:r w:rsidRPr="007A4AFC" w:rsidDel="00166699">
          <w:rPr>
            <w:color w:val="000000" w:themeColor="text1"/>
            <w:szCs w:val="24"/>
            <w:lang w:val="fr-ML"/>
            <w:rPrChange w:id="17125" w:author="Dr Mamadou SANOGO" w:date="2023-10-25T18:15:00Z">
              <w:rPr>
                <w:color w:val="000000"/>
                <w:szCs w:val="24"/>
                <w:lang w:val="fr-ML"/>
              </w:rPr>
            </w:rPrChange>
          </w:rPr>
          <w:delText>té</w:delText>
        </w:r>
        <w:r w:rsidRPr="007A4AFC" w:rsidDel="00166699">
          <w:rPr>
            <w:color w:val="000000" w:themeColor="text1"/>
            <w:spacing w:val="1"/>
            <w:szCs w:val="24"/>
            <w:lang w:val="fr-ML"/>
            <w:rPrChange w:id="1712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127" w:author="Dr Mamadou SANOGO" w:date="2023-10-25T18:15:00Z">
              <w:rPr>
                <w:color w:val="000000"/>
                <w:szCs w:val="24"/>
                <w:lang w:val="fr-ML"/>
              </w:rPr>
            </w:rPrChange>
          </w:rPr>
          <w:delText>à diri</w:delText>
        </w:r>
        <w:r w:rsidRPr="007A4AFC" w:rsidDel="00166699">
          <w:rPr>
            <w:color w:val="000000" w:themeColor="text1"/>
            <w:spacing w:val="-2"/>
            <w:szCs w:val="24"/>
            <w:lang w:val="fr-ML"/>
            <w:rPrChange w:id="17128" w:author="Dr Mamadou SANOGO" w:date="2023-10-25T18:15:00Z">
              <w:rPr>
                <w:color w:val="000000"/>
                <w:spacing w:val="-2"/>
                <w:szCs w:val="24"/>
                <w:lang w:val="fr-ML"/>
              </w:rPr>
            </w:rPrChange>
          </w:rPr>
          <w:delText>g</w:delText>
        </w:r>
        <w:r w:rsidRPr="007A4AFC" w:rsidDel="00166699">
          <w:rPr>
            <w:color w:val="000000" w:themeColor="text1"/>
            <w:spacing w:val="-1"/>
            <w:szCs w:val="24"/>
            <w:lang w:val="fr-ML"/>
            <w:rPrChange w:id="17129" w:author="Dr Mamadou SANOGO" w:date="2023-10-25T18:15:00Z">
              <w:rPr>
                <w:color w:val="000000"/>
                <w:spacing w:val="-1"/>
                <w:szCs w:val="24"/>
                <w:lang w:val="fr-ML"/>
              </w:rPr>
            </w:rPrChange>
          </w:rPr>
          <w:delText>e</w:delText>
        </w:r>
        <w:r w:rsidRPr="007A4AFC" w:rsidDel="00166699">
          <w:rPr>
            <w:color w:val="000000" w:themeColor="text1"/>
            <w:szCs w:val="24"/>
            <w:lang w:val="fr-ML"/>
            <w:rPrChange w:id="17130"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7131"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7132" w:author="Dr Mamadou SANOGO" w:date="2023-10-25T18:15:00Z">
              <w:rPr>
                <w:color w:val="000000"/>
                <w:spacing w:val="-1"/>
                <w:szCs w:val="24"/>
                <w:lang w:val="fr-ML"/>
              </w:rPr>
            </w:rPrChange>
          </w:rPr>
          <w:delText>e</w:delText>
        </w:r>
        <w:r w:rsidRPr="007A4AFC" w:rsidDel="00166699">
          <w:rPr>
            <w:color w:val="000000" w:themeColor="text1"/>
            <w:szCs w:val="24"/>
            <w:lang w:val="fr-ML"/>
            <w:rPrChange w:id="17133" w:author="Dr Mamadou SANOGO" w:date="2023-10-25T18:15:00Z">
              <w:rPr>
                <w:color w:val="000000"/>
                <w:szCs w:val="24"/>
                <w:lang w:val="fr-ML"/>
              </w:rPr>
            </w:rPrChange>
          </w:rPr>
          <w:delText>s</w:delText>
        </w:r>
        <w:r w:rsidRPr="007A4AFC" w:rsidDel="00166699">
          <w:rPr>
            <w:color w:val="000000" w:themeColor="text1"/>
            <w:spacing w:val="1"/>
            <w:szCs w:val="24"/>
            <w:lang w:val="fr-ML"/>
            <w:rPrChange w:id="1713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135" w:author="Dr Mamadou SANOGO" w:date="2023-10-25T18:15:00Z">
              <w:rPr>
                <w:color w:val="000000"/>
                <w:szCs w:val="24"/>
                <w:lang w:val="fr-ML"/>
              </w:rPr>
            </w:rPrChange>
          </w:rPr>
          <w:delText>re</w:delText>
        </w:r>
        <w:r w:rsidRPr="007A4AFC" w:rsidDel="00166699">
          <w:rPr>
            <w:color w:val="000000" w:themeColor="text1"/>
            <w:spacing w:val="-1"/>
            <w:szCs w:val="24"/>
            <w:lang w:val="fr-ML"/>
            <w:rPrChange w:id="17136" w:author="Dr Mamadou SANOGO" w:date="2023-10-25T18:15:00Z">
              <w:rPr>
                <w:color w:val="000000"/>
                <w:spacing w:val="-1"/>
                <w:szCs w:val="24"/>
                <w:lang w:val="fr-ML"/>
              </w:rPr>
            </w:rPrChange>
          </w:rPr>
          <w:delText>c</w:delText>
        </w:r>
        <w:r w:rsidRPr="007A4AFC" w:rsidDel="00166699">
          <w:rPr>
            <w:color w:val="000000" w:themeColor="text1"/>
            <w:szCs w:val="24"/>
            <w:lang w:val="fr-ML"/>
            <w:rPrChange w:id="17137" w:author="Dr Mamadou SANOGO" w:date="2023-10-25T18:15:00Z">
              <w:rPr>
                <w:color w:val="000000"/>
                <w:szCs w:val="24"/>
                <w:lang w:val="fr-ML"/>
              </w:rPr>
            </w:rPrChange>
          </w:rPr>
          <w:delText>h</w:delText>
        </w:r>
        <w:r w:rsidRPr="007A4AFC" w:rsidDel="00166699">
          <w:rPr>
            <w:color w:val="000000" w:themeColor="text1"/>
            <w:spacing w:val="-1"/>
            <w:szCs w:val="24"/>
            <w:lang w:val="fr-ML"/>
            <w:rPrChange w:id="17138" w:author="Dr Mamadou SANOGO" w:date="2023-10-25T18:15:00Z">
              <w:rPr>
                <w:color w:val="000000"/>
                <w:spacing w:val="-1"/>
                <w:szCs w:val="24"/>
                <w:lang w:val="fr-ML"/>
              </w:rPr>
            </w:rPrChange>
          </w:rPr>
          <w:delText>e</w:delText>
        </w:r>
        <w:r w:rsidRPr="007A4AFC" w:rsidDel="00166699">
          <w:rPr>
            <w:color w:val="000000" w:themeColor="text1"/>
            <w:spacing w:val="1"/>
            <w:szCs w:val="24"/>
            <w:lang w:val="fr-ML"/>
            <w:rPrChange w:id="17139" w:author="Dr Mamadou SANOGO" w:date="2023-10-25T18:15:00Z">
              <w:rPr>
                <w:color w:val="000000"/>
                <w:spacing w:val="1"/>
                <w:szCs w:val="24"/>
                <w:lang w:val="fr-ML"/>
              </w:rPr>
            </w:rPrChange>
          </w:rPr>
          <w:delText>rc</w:delText>
        </w:r>
        <w:r w:rsidRPr="007A4AFC" w:rsidDel="00166699">
          <w:rPr>
            <w:color w:val="000000" w:themeColor="text1"/>
            <w:szCs w:val="24"/>
            <w:lang w:val="fr-ML"/>
            <w:rPrChange w:id="17140" w:author="Dr Mamadou SANOGO" w:date="2023-10-25T18:15:00Z">
              <w:rPr>
                <w:color w:val="000000"/>
                <w:szCs w:val="24"/>
                <w:lang w:val="fr-ML"/>
              </w:rPr>
            </w:rPrChange>
          </w:rPr>
          <w:delText>h</w:delText>
        </w:r>
        <w:r w:rsidRPr="007A4AFC" w:rsidDel="00166699">
          <w:rPr>
            <w:color w:val="000000" w:themeColor="text1"/>
            <w:spacing w:val="-1"/>
            <w:szCs w:val="24"/>
            <w:lang w:val="fr-ML"/>
            <w:rPrChange w:id="17141" w:author="Dr Mamadou SANOGO" w:date="2023-10-25T18:15:00Z">
              <w:rPr>
                <w:color w:val="000000"/>
                <w:spacing w:val="-1"/>
                <w:szCs w:val="24"/>
                <w:lang w:val="fr-ML"/>
              </w:rPr>
            </w:rPrChange>
          </w:rPr>
          <w:delText>e</w:delText>
        </w:r>
        <w:r w:rsidRPr="007A4AFC" w:rsidDel="00166699">
          <w:rPr>
            <w:color w:val="000000" w:themeColor="text1"/>
            <w:szCs w:val="24"/>
            <w:lang w:val="fr-ML"/>
            <w:rPrChange w:id="17142" w:author="Dr Mamadou SANOGO" w:date="2023-10-25T18:15:00Z">
              <w:rPr>
                <w:color w:val="000000"/>
                <w:szCs w:val="24"/>
                <w:lang w:val="fr-ML"/>
              </w:rPr>
            </w:rPrChange>
          </w:rPr>
          <w:delText>s</w:delText>
        </w:r>
        <w:r w:rsidRPr="007A4AFC" w:rsidDel="00166699">
          <w:rPr>
            <w:color w:val="000000" w:themeColor="text1"/>
            <w:spacing w:val="1"/>
            <w:szCs w:val="24"/>
            <w:lang w:val="fr-ML"/>
            <w:rPrChange w:id="17143"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7144" w:author="Dr Mamadou SANOGO" w:date="2023-10-25T18:15:00Z">
              <w:rPr>
                <w:color w:val="000000"/>
                <w:spacing w:val="2"/>
                <w:szCs w:val="24"/>
                <w:lang w:val="fr-ML"/>
              </w:rPr>
            </w:rPrChange>
          </w:rPr>
          <w:delText>n</w:delText>
        </w:r>
        <w:r w:rsidRPr="007A4AFC" w:rsidDel="00166699">
          <w:rPr>
            <w:color w:val="000000" w:themeColor="text1"/>
            <w:spacing w:val="-2"/>
            <w:szCs w:val="24"/>
            <w:lang w:val="fr-ML"/>
            <w:rPrChange w:id="17145"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7146" w:author="Dr Mamadou SANOGO" w:date="2023-10-25T18:15:00Z">
              <w:rPr>
                <w:color w:val="000000"/>
                <w:spacing w:val="-1"/>
                <w:szCs w:val="24"/>
                <w:lang w:val="fr-ML"/>
              </w:rPr>
            </w:rPrChange>
          </w:rPr>
          <w:delText>e</w:delText>
        </w:r>
        <w:r w:rsidRPr="007A4AFC" w:rsidDel="00166699">
          <w:rPr>
            <w:color w:val="000000" w:themeColor="text1"/>
            <w:szCs w:val="24"/>
            <w:lang w:val="fr-ML"/>
            <w:rPrChange w:id="17147" w:author="Dr Mamadou SANOGO" w:date="2023-10-25T18:15:00Z">
              <w:rPr>
                <w:color w:val="000000"/>
                <w:szCs w:val="24"/>
                <w:lang w:val="fr-ML"/>
              </w:rPr>
            </w:rPrChange>
          </w:rPr>
          <w:delText>st</w:delText>
        </w:r>
        <w:r w:rsidRPr="007A4AFC" w:rsidDel="00166699">
          <w:rPr>
            <w:color w:val="000000" w:themeColor="text1"/>
            <w:spacing w:val="2"/>
            <w:szCs w:val="24"/>
            <w:lang w:val="fr-ML"/>
            <w:rPrChange w:id="17148"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7149" w:author="Dr Mamadou SANOGO" w:date="2023-10-25T18:15:00Z">
              <w:rPr>
                <w:color w:val="000000"/>
                <w:szCs w:val="24"/>
                <w:lang w:val="fr-ML"/>
              </w:rPr>
            </w:rPrChange>
          </w:rPr>
          <w:delText>p</w:delText>
        </w:r>
        <w:r w:rsidRPr="007A4AFC" w:rsidDel="00166699">
          <w:rPr>
            <w:color w:val="000000" w:themeColor="text1"/>
            <w:spacing w:val="-1"/>
            <w:szCs w:val="24"/>
            <w:lang w:val="fr-ML"/>
            <w:rPrChange w:id="17150" w:author="Dr Mamadou SANOGO" w:date="2023-10-25T18:15:00Z">
              <w:rPr>
                <w:color w:val="000000"/>
                <w:spacing w:val="-1"/>
                <w:szCs w:val="24"/>
                <w:lang w:val="fr-ML"/>
              </w:rPr>
            </w:rPrChange>
          </w:rPr>
          <w:delText>a</w:delText>
        </w:r>
        <w:r w:rsidRPr="007A4AFC" w:rsidDel="00166699">
          <w:rPr>
            <w:color w:val="000000" w:themeColor="text1"/>
            <w:szCs w:val="24"/>
            <w:lang w:val="fr-ML"/>
            <w:rPrChange w:id="17151" w:author="Dr Mamadou SANOGO" w:date="2023-10-25T18:15:00Z">
              <w:rPr>
                <w:color w:val="000000"/>
                <w:szCs w:val="24"/>
                <w:lang w:val="fr-ML"/>
              </w:rPr>
            </w:rPrChange>
          </w:rPr>
          <w:delText>s</w:delText>
        </w:r>
        <w:r w:rsidRPr="007A4AFC" w:rsidDel="00166699">
          <w:rPr>
            <w:color w:val="000000" w:themeColor="text1"/>
            <w:spacing w:val="1"/>
            <w:szCs w:val="24"/>
            <w:lang w:val="fr-ML"/>
            <w:rPrChange w:id="1715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153" w:author="Dr Mamadou SANOGO" w:date="2023-10-25T18:15:00Z">
              <w:rPr>
                <w:color w:val="000000"/>
                <w:szCs w:val="24"/>
                <w:lang w:val="fr-ML"/>
              </w:rPr>
            </w:rPrChange>
          </w:rPr>
          <w:delText>pris</w:delText>
        </w:r>
        <w:r w:rsidRPr="007A4AFC" w:rsidDel="00166699">
          <w:rPr>
            <w:color w:val="000000" w:themeColor="text1"/>
            <w:spacing w:val="3"/>
            <w:szCs w:val="24"/>
            <w:lang w:val="fr-ML"/>
            <w:rPrChange w:id="17154" w:author="Dr Mamadou SANOGO" w:date="2023-10-25T18:15:00Z">
              <w:rPr>
                <w:color w:val="000000"/>
                <w:spacing w:val="3"/>
                <w:szCs w:val="24"/>
                <w:lang w:val="fr-ML"/>
              </w:rPr>
            </w:rPrChange>
          </w:rPr>
          <w:delText xml:space="preserve"> </w:delText>
        </w:r>
        <w:r w:rsidRPr="007A4AFC" w:rsidDel="00166699">
          <w:rPr>
            <w:color w:val="000000" w:themeColor="text1"/>
            <w:spacing w:val="-1"/>
            <w:szCs w:val="24"/>
            <w:lang w:val="fr-ML"/>
            <w:rPrChange w:id="17155" w:author="Dr Mamadou SANOGO" w:date="2023-10-25T18:15:00Z">
              <w:rPr>
                <w:color w:val="000000"/>
                <w:spacing w:val="-1"/>
                <w:szCs w:val="24"/>
                <w:lang w:val="fr-ML"/>
              </w:rPr>
            </w:rPrChange>
          </w:rPr>
          <w:delText>e</w:delText>
        </w:r>
        <w:r w:rsidRPr="007A4AFC" w:rsidDel="00166699">
          <w:rPr>
            <w:color w:val="000000" w:themeColor="text1"/>
            <w:szCs w:val="24"/>
            <w:lang w:val="fr-ML"/>
            <w:rPrChange w:id="17156" w:author="Dr Mamadou SANOGO" w:date="2023-10-25T18:15:00Z">
              <w:rPr>
                <w:color w:val="000000"/>
                <w:szCs w:val="24"/>
                <w:lang w:val="fr-ML"/>
              </w:rPr>
            </w:rPrChange>
          </w:rPr>
          <w:delText>n</w:delText>
        </w:r>
        <w:r w:rsidRPr="007A4AFC" w:rsidDel="00166699">
          <w:rPr>
            <w:color w:val="000000" w:themeColor="text1"/>
            <w:spacing w:val="1"/>
            <w:szCs w:val="24"/>
            <w:lang w:val="fr-ML"/>
            <w:rPrChange w:id="17157"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7158" w:author="Dr Mamadou SANOGO" w:date="2023-10-25T18:15:00Z">
              <w:rPr>
                <w:color w:val="000000"/>
                <w:spacing w:val="-1"/>
                <w:szCs w:val="24"/>
                <w:lang w:val="fr-ML"/>
              </w:rPr>
            </w:rPrChange>
          </w:rPr>
          <w:delText>c</w:delText>
        </w:r>
        <w:r w:rsidRPr="007A4AFC" w:rsidDel="00166699">
          <w:rPr>
            <w:color w:val="000000" w:themeColor="text1"/>
            <w:szCs w:val="24"/>
            <w:lang w:val="fr-ML"/>
            <w:rPrChange w:id="17159" w:author="Dr Mamadou SANOGO" w:date="2023-10-25T18:15:00Z">
              <w:rPr>
                <w:color w:val="000000"/>
                <w:szCs w:val="24"/>
                <w:lang w:val="fr-ML"/>
              </w:rPr>
            </w:rPrChange>
          </w:rPr>
          <w:delText>omp</w:delText>
        </w:r>
        <w:r w:rsidRPr="007A4AFC" w:rsidDel="00166699">
          <w:rPr>
            <w:color w:val="000000" w:themeColor="text1"/>
            <w:spacing w:val="1"/>
            <w:szCs w:val="24"/>
            <w:lang w:val="fr-ML"/>
            <w:rPrChange w:id="17160" w:author="Dr Mamadou SANOGO" w:date="2023-10-25T18:15:00Z">
              <w:rPr>
                <w:color w:val="000000"/>
                <w:spacing w:val="1"/>
                <w:szCs w:val="24"/>
                <w:lang w:val="fr-ML"/>
              </w:rPr>
            </w:rPrChange>
          </w:rPr>
          <w:delText>t</w:delText>
        </w:r>
        <w:r w:rsidRPr="007A4AFC" w:rsidDel="00166699">
          <w:rPr>
            <w:color w:val="000000" w:themeColor="text1"/>
            <w:szCs w:val="24"/>
            <w:lang w:val="fr-ML"/>
            <w:rPrChange w:id="17161"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7162" w:author="Dr Mamadou SANOGO" w:date="2023-10-25T18:15:00Z">
              <w:rPr>
                <w:color w:val="000000"/>
                <w:spacing w:val="-1"/>
                <w:szCs w:val="24"/>
                <w:lang w:val="fr-ML"/>
              </w:rPr>
            </w:rPrChange>
          </w:rPr>
          <w:delText>c</w:delText>
        </w:r>
        <w:r w:rsidRPr="007A4AFC" w:rsidDel="00166699">
          <w:rPr>
            <w:color w:val="000000" w:themeColor="text1"/>
            <w:szCs w:val="24"/>
            <w:lang w:val="fr-ML"/>
            <w:rPrChange w:id="17163" w:author="Dr Mamadou SANOGO" w:date="2023-10-25T18:15:00Z">
              <w:rPr>
                <w:color w:val="000000"/>
                <w:szCs w:val="24"/>
                <w:lang w:val="fr-ML"/>
              </w:rPr>
            </w:rPrChange>
          </w:rPr>
          <w:delText>om</w:delText>
        </w:r>
        <w:r w:rsidRPr="007A4AFC" w:rsidDel="00166699">
          <w:rPr>
            <w:color w:val="000000" w:themeColor="text1"/>
            <w:spacing w:val="1"/>
            <w:szCs w:val="24"/>
            <w:lang w:val="fr-ML"/>
            <w:rPrChange w:id="17164" w:author="Dr Mamadou SANOGO" w:date="2023-10-25T18:15:00Z">
              <w:rPr>
                <w:color w:val="000000"/>
                <w:spacing w:val="1"/>
                <w:szCs w:val="24"/>
                <w:lang w:val="fr-ML"/>
              </w:rPr>
            </w:rPrChange>
          </w:rPr>
          <w:delText>m</w:delText>
        </w:r>
        <w:r w:rsidRPr="007A4AFC" w:rsidDel="00166699">
          <w:rPr>
            <w:color w:val="000000" w:themeColor="text1"/>
            <w:szCs w:val="24"/>
            <w:lang w:val="fr-ML"/>
            <w:rPrChange w:id="17165" w:author="Dr Mamadou SANOGO" w:date="2023-10-25T18:15:00Z">
              <w:rPr>
                <w:color w:val="000000"/>
                <w:szCs w:val="24"/>
                <w:lang w:val="fr-ML"/>
              </w:rPr>
            </w:rPrChange>
          </w:rPr>
          <w:delText>e</w:delText>
        </w:r>
        <w:r w:rsidRPr="007A4AFC" w:rsidDel="00166699">
          <w:rPr>
            <w:color w:val="000000" w:themeColor="text1"/>
            <w:spacing w:val="18"/>
            <w:szCs w:val="24"/>
            <w:lang w:val="fr-ML"/>
            <w:rPrChange w:id="17166"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7167" w:author="Dr Mamadou SANOGO" w:date="2023-10-25T18:15:00Z">
              <w:rPr>
                <w:color w:val="000000"/>
                <w:szCs w:val="24"/>
                <w:lang w:val="fr-ML"/>
              </w:rPr>
            </w:rPrChange>
          </w:rPr>
          <w:delText>pro</w:delText>
        </w:r>
        <w:r w:rsidRPr="007A4AFC" w:rsidDel="00166699">
          <w:rPr>
            <w:color w:val="000000" w:themeColor="text1"/>
            <w:spacing w:val="1"/>
            <w:szCs w:val="24"/>
            <w:lang w:val="fr-ML"/>
            <w:rPrChange w:id="17168"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7169" w:author="Dr Mamadou SANOGO" w:date="2023-10-25T18:15:00Z">
              <w:rPr>
                <w:color w:val="000000"/>
                <w:spacing w:val="-1"/>
                <w:szCs w:val="24"/>
                <w:lang w:val="fr-ML"/>
              </w:rPr>
            </w:rPrChange>
          </w:rPr>
          <w:delText>e</w:delText>
        </w:r>
        <w:r w:rsidRPr="007A4AFC" w:rsidDel="00166699">
          <w:rPr>
            <w:color w:val="000000" w:themeColor="text1"/>
            <w:szCs w:val="24"/>
            <w:lang w:val="fr-ML"/>
            <w:rPrChange w:id="17170" w:author="Dr Mamadou SANOGO" w:date="2023-10-25T18:15:00Z">
              <w:rPr>
                <w:color w:val="000000"/>
                <w:szCs w:val="24"/>
                <w:lang w:val="fr-ML"/>
              </w:rPr>
            </w:rPrChange>
          </w:rPr>
          <w:delText>sseu</w:delText>
        </w:r>
        <w:r w:rsidRPr="007A4AFC" w:rsidDel="00166699">
          <w:rPr>
            <w:color w:val="000000" w:themeColor="text1"/>
            <w:spacing w:val="-1"/>
            <w:szCs w:val="24"/>
            <w:lang w:val="fr-ML"/>
            <w:rPrChange w:id="17171" w:author="Dr Mamadou SANOGO" w:date="2023-10-25T18:15:00Z">
              <w:rPr>
                <w:color w:val="000000"/>
                <w:spacing w:val="-1"/>
                <w:szCs w:val="24"/>
                <w:lang w:val="fr-ML"/>
              </w:rPr>
            </w:rPrChange>
          </w:rPr>
          <w:delText>r</w:delText>
        </w:r>
        <w:r w:rsidRPr="007A4AFC" w:rsidDel="00166699">
          <w:rPr>
            <w:color w:val="000000" w:themeColor="text1"/>
            <w:szCs w:val="24"/>
            <w:lang w:val="fr-ML"/>
            <w:rPrChange w:id="17172" w:author="Dr Mamadou SANOGO" w:date="2023-10-25T18:15:00Z">
              <w:rPr>
                <w:color w:val="000000"/>
                <w:szCs w:val="24"/>
                <w:lang w:val="fr-ML"/>
              </w:rPr>
            </w:rPrChange>
          </w:rPr>
          <w:delText>)</w:delText>
        </w:r>
        <w:r w:rsidRPr="007A4AFC" w:rsidDel="00166699">
          <w:rPr>
            <w:color w:val="000000" w:themeColor="text1"/>
            <w:spacing w:val="22"/>
            <w:szCs w:val="24"/>
            <w:lang w:val="fr-ML"/>
            <w:rPrChange w:id="17173"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7174" w:author="Dr Mamadou SANOGO" w:date="2023-10-25T18:15:00Z">
              <w:rPr>
                <w:color w:val="000000"/>
                <w:szCs w:val="24"/>
                <w:lang w:val="fr-ML"/>
              </w:rPr>
            </w:rPrChange>
          </w:rPr>
          <w:delText>ou</w:delText>
        </w:r>
        <w:r w:rsidRPr="007A4AFC" w:rsidDel="00166699">
          <w:rPr>
            <w:color w:val="000000" w:themeColor="text1"/>
            <w:spacing w:val="19"/>
            <w:szCs w:val="24"/>
            <w:lang w:val="fr-ML"/>
            <w:rPrChange w:id="17175" w:author="Dr Mamadou SANOGO" w:date="2023-10-25T18:15:00Z">
              <w:rPr>
                <w:color w:val="000000"/>
                <w:spacing w:val="19"/>
                <w:szCs w:val="24"/>
                <w:lang w:val="fr-ML"/>
              </w:rPr>
            </w:rPrChange>
          </w:rPr>
          <w:delText xml:space="preserve"> </w:delText>
        </w:r>
        <w:r w:rsidRPr="007A4AFC" w:rsidDel="00166699">
          <w:rPr>
            <w:color w:val="000000" w:themeColor="text1"/>
            <w:spacing w:val="1"/>
            <w:szCs w:val="24"/>
            <w:lang w:val="fr-ML"/>
            <w:rPrChange w:id="17176" w:author="Dr Mamadou SANOGO" w:date="2023-10-25T18:15:00Z">
              <w:rPr>
                <w:color w:val="000000"/>
                <w:spacing w:val="1"/>
                <w:szCs w:val="24"/>
                <w:lang w:val="fr-ML"/>
              </w:rPr>
            </w:rPrChange>
          </w:rPr>
          <w:delText>a</w:delText>
        </w:r>
        <w:r w:rsidRPr="007A4AFC" w:rsidDel="00166699">
          <w:rPr>
            <w:color w:val="000000" w:themeColor="text1"/>
            <w:szCs w:val="24"/>
            <w:lang w:val="fr-ML"/>
            <w:rPrChange w:id="17177" w:author="Dr Mamadou SANOGO" w:date="2023-10-25T18:15:00Z">
              <w:rPr>
                <w:color w:val="000000"/>
                <w:szCs w:val="24"/>
                <w:lang w:val="fr-ML"/>
              </w:rPr>
            </w:rPrChange>
          </w:rPr>
          <w:delText>ss</w:delText>
        </w:r>
        <w:r w:rsidRPr="007A4AFC" w:rsidDel="00166699">
          <w:rPr>
            <w:color w:val="000000" w:themeColor="text1"/>
            <w:spacing w:val="1"/>
            <w:szCs w:val="24"/>
            <w:lang w:val="fr-ML"/>
            <w:rPrChange w:id="17178" w:author="Dr Mamadou SANOGO" w:date="2023-10-25T18:15:00Z">
              <w:rPr>
                <w:color w:val="000000"/>
                <w:spacing w:val="1"/>
                <w:szCs w:val="24"/>
                <w:lang w:val="fr-ML"/>
              </w:rPr>
            </w:rPrChange>
          </w:rPr>
          <w:delText>i</w:delText>
        </w:r>
        <w:r w:rsidRPr="007A4AFC" w:rsidDel="00166699">
          <w:rPr>
            <w:color w:val="000000" w:themeColor="text1"/>
            <w:szCs w:val="24"/>
            <w:lang w:val="fr-ML"/>
            <w:rPrChange w:id="17179" w:author="Dr Mamadou SANOGO" w:date="2023-10-25T18:15:00Z">
              <w:rPr>
                <w:color w:val="000000"/>
                <w:szCs w:val="24"/>
                <w:lang w:val="fr-ML"/>
              </w:rPr>
            </w:rPrChange>
          </w:rPr>
          <w:delText>m</w:delText>
        </w:r>
        <w:r w:rsidRPr="007A4AFC" w:rsidDel="00166699">
          <w:rPr>
            <w:color w:val="000000" w:themeColor="text1"/>
            <w:spacing w:val="1"/>
            <w:szCs w:val="24"/>
            <w:lang w:val="fr-ML"/>
            <w:rPrChange w:id="17180" w:author="Dr Mamadou SANOGO" w:date="2023-10-25T18:15:00Z">
              <w:rPr>
                <w:color w:val="000000"/>
                <w:spacing w:val="1"/>
                <w:szCs w:val="24"/>
                <w:lang w:val="fr-ML"/>
              </w:rPr>
            </w:rPrChange>
          </w:rPr>
          <w:delText>i</w:delText>
        </w:r>
        <w:r w:rsidRPr="007A4AFC" w:rsidDel="00166699">
          <w:rPr>
            <w:color w:val="000000" w:themeColor="text1"/>
            <w:szCs w:val="24"/>
            <w:lang w:val="fr-ML"/>
            <w:rPrChange w:id="17181" w:author="Dr Mamadou SANOGO" w:date="2023-10-25T18:15:00Z">
              <w:rPr>
                <w:color w:val="000000"/>
                <w:szCs w:val="24"/>
                <w:lang w:val="fr-ML"/>
              </w:rPr>
            </w:rPrChange>
          </w:rPr>
          <w:delText>lés;</w:delText>
        </w:r>
      </w:del>
    </w:p>
    <w:p w14:paraId="0362F066" w14:textId="45AD9C5C" w:rsidR="0032620E" w:rsidRPr="007A4AFC" w:rsidDel="00166699" w:rsidRDefault="0032620E">
      <w:pPr>
        <w:pStyle w:val="Titre"/>
        <w:tabs>
          <w:tab w:val="num" w:pos="-4820"/>
        </w:tabs>
        <w:spacing w:line="276" w:lineRule="auto"/>
        <w:jc w:val="both"/>
        <w:rPr>
          <w:del w:id="17182" w:author="Dr Mamadou SANOGO" w:date="2023-10-25T17:56:00Z"/>
          <w:color w:val="000000" w:themeColor="text1"/>
          <w:szCs w:val="24"/>
          <w:lang w:val="fr-ML"/>
          <w:rPrChange w:id="17183" w:author="Dr Mamadou SANOGO" w:date="2023-10-25T18:15:00Z">
            <w:rPr>
              <w:del w:id="17184" w:author="Dr Mamadou SANOGO" w:date="2023-10-25T17:56:00Z"/>
              <w:color w:val="000000"/>
              <w:szCs w:val="24"/>
              <w:lang w:val="fr-ML"/>
            </w:rPr>
          </w:rPrChange>
        </w:rPr>
        <w:pPrChange w:id="17185" w:author="Dr Mamadou SANOGO" w:date="2023-10-25T17:57:00Z">
          <w:pPr>
            <w:widowControl w:val="0"/>
            <w:numPr>
              <w:numId w:val="10"/>
            </w:numPr>
            <w:autoSpaceDE w:val="0"/>
            <w:autoSpaceDN w:val="0"/>
            <w:adjustRightInd w:val="0"/>
            <w:spacing w:line="240" w:lineRule="auto"/>
            <w:ind w:left="903" w:right="-36" w:hanging="360"/>
          </w:pPr>
        </w:pPrChange>
      </w:pPr>
      <w:del w:id="17186" w:author="Dr Mamadou SANOGO" w:date="2023-10-25T17:56:00Z">
        <w:r w:rsidRPr="007A4AFC" w:rsidDel="00166699">
          <w:rPr>
            <w:color w:val="000000" w:themeColor="text1"/>
            <w:szCs w:val="24"/>
            <w:lang w:val="fr-ML"/>
            <w:rPrChange w:id="17187" w:author="Dr Mamadou SANOGO" w:date="2023-10-25T18:15:00Z">
              <w:rPr>
                <w:color w:val="000000"/>
                <w:szCs w:val="24"/>
                <w:lang w:val="fr-ML"/>
              </w:rPr>
            </w:rPrChange>
          </w:rPr>
          <w:delText>la</w:delText>
        </w:r>
        <w:r w:rsidRPr="007A4AFC" w:rsidDel="00166699">
          <w:rPr>
            <w:color w:val="000000" w:themeColor="text1"/>
            <w:spacing w:val="21"/>
            <w:szCs w:val="24"/>
            <w:lang w:val="fr-ML"/>
            <w:rPrChange w:id="17188"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7189" w:author="Dr Mamadou SANOGO" w:date="2023-10-25T18:15:00Z">
              <w:rPr>
                <w:color w:val="000000"/>
                <w:szCs w:val="24"/>
                <w:lang w:val="fr-ML"/>
              </w:rPr>
            </w:rPrChange>
          </w:rPr>
          <w:delText>mo</w:delText>
        </w:r>
        <w:r w:rsidRPr="007A4AFC" w:rsidDel="00166699">
          <w:rPr>
            <w:color w:val="000000" w:themeColor="text1"/>
            <w:spacing w:val="1"/>
            <w:szCs w:val="24"/>
            <w:lang w:val="fr-ML"/>
            <w:rPrChange w:id="17190" w:author="Dr Mamadou SANOGO" w:date="2023-10-25T18:15:00Z">
              <w:rPr>
                <w:color w:val="000000"/>
                <w:spacing w:val="1"/>
                <w:szCs w:val="24"/>
                <w:lang w:val="fr-ML"/>
              </w:rPr>
            </w:rPrChange>
          </w:rPr>
          <w:delText>i</w:delText>
        </w:r>
        <w:r w:rsidRPr="007A4AFC" w:rsidDel="00166699">
          <w:rPr>
            <w:color w:val="000000" w:themeColor="text1"/>
            <w:szCs w:val="24"/>
            <w:lang w:val="fr-ML"/>
            <w:rPrChange w:id="17191" w:author="Dr Mamadou SANOGO" w:date="2023-10-25T18:15:00Z">
              <w:rPr>
                <w:color w:val="000000"/>
                <w:szCs w:val="24"/>
                <w:lang w:val="fr-ML"/>
              </w:rPr>
            </w:rPrChange>
          </w:rPr>
          <w:delText>t</w:delText>
        </w:r>
        <w:r w:rsidRPr="007A4AFC" w:rsidDel="00166699">
          <w:rPr>
            <w:color w:val="000000" w:themeColor="text1"/>
            <w:spacing w:val="1"/>
            <w:szCs w:val="24"/>
            <w:lang w:val="fr-ML"/>
            <w:rPrChange w:id="17192" w:author="Dr Mamadou SANOGO" w:date="2023-10-25T18:15:00Z">
              <w:rPr>
                <w:color w:val="000000"/>
                <w:spacing w:val="1"/>
                <w:szCs w:val="24"/>
                <w:lang w:val="fr-ML"/>
              </w:rPr>
            </w:rPrChange>
          </w:rPr>
          <w:delText>i</w:delText>
        </w:r>
        <w:r w:rsidRPr="007A4AFC" w:rsidDel="00166699">
          <w:rPr>
            <w:color w:val="000000" w:themeColor="text1"/>
            <w:szCs w:val="24"/>
            <w:lang w:val="fr-ML"/>
            <w:rPrChange w:id="17193" w:author="Dr Mamadou SANOGO" w:date="2023-10-25T18:15:00Z">
              <w:rPr>
                <w:color w:val="000000"/>
                <w:szCs w:val="24"/>
                <w:lang w:val="fr-ML"/>
              </w:rPr>
            </w:rPrChange>
          </w:rPr>
          <w:delText>é</w:delText>
        </w:r>
        <w:r w:rsidRPr="007A4AFC" w:rsidDel="00166699">
          <w:rPr>
            <w:color w:val="000000" w:themeColor="text1"/>
            <w:spacing w:val="20"/>
            <w:szCs w:val="24"/>
            <w:lang w:val="fr-ML"/>
            <w:rPrChange w:id="17194"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7195" w:author="Dr Mamadou SANOGO" w:date="2023-10-25T18:15:00Z">
              <w:rPr>
                <w:color w:val="000000"/>
                <w:szCs w:val="24"/>
                <w:lang w:val="fr-ML"/>
              </w:rPr>
            </w:rPrChange>
          </w:rPr>
          <w:delText>du</w:delText>
        </w:r>
        <w:r w:rsidRPr="007A4AFC" w:rsidDel="00166699">
          <w:rPr>
            <w:color w:val="000000" w:themeColor="text1"/>
            <w:spacing w:val="21"/>
            <w:szCs w:val="24"/>
            <w:lang w:val="fr-ML"/>
            <w:rPrChange w:id="17196"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7197" w:author="Dr Mamadou SANOGO" w:date="2023-10-25T18:15:00Z">
              <w:rPr>
                <w:color w:val="000000"/>
                <w:szCs w:val="24"/>
                <w:lang w:val="fr-ML"/>
              </w:rPr>
            </w:rPrChange>
          </w:rPr>
          <w:delText>ju</w:delText>
        </w:r>
        <w:r w:rsidRPr="007A4AFC" w:rsidDel="00166699">
          <w:rPr>
            <w:color w:val="000000" w:themeColor="text1"/>
            <w:spacing w:val="4"/>
            <w:szCs w:val="24"/>
            <w:lang w:val="fr-ML"/>
            <w:rPrChange w:id="17198" w:author="Dr Mamadou SANOGO" w:date="2023-10-25T18:15:00Z">
              <w:rPr>
                <w:color w:val="000000"/>
                <w:spacing w:val="4"/>
                <w:szCs w:val="24"/>
                <w:lang w:val="fr-ML"/>
              </w:rPr>
            </w:rPrChange>
          </w:rPr>
          <w:delText>r</w:delText>
        </w:r>
        <w:r w:rsidRPr="007A4AFC" w:rsidDel="00166699">
          <w:rPr>
            <w:color w:val="000000" w:themeColor="text1"/>
            <w:szCs w:val="24"/>
            <w:lang w:val="fr-ML"/>
            <w:rPrChange w:id="17199" w:author="Dr Mamadou SANOGO" w:date="2023-10-25T18:15:00Z">
              <w:rPr>
                <w:color w:val="000000"/>
                <w:szCs w:val="24"/>
                <w:lang w:val="fr-ML"/>
              </w:rPr>
            </w:rPrChange>
          </w:rPr>
          <w:delText>y</w:delText>
        </w:r>
        <w:r w:rsidRPr="007A4AFC" w:rsidDel="00166699">
          <w:rPr>
            <w:color w:val="000000" w:themeColor="text1"/>
            <w:spacing w:val="19"/>
            <w:szCs w:val="24"/>
            <w:lang w:val="fr-ML"/>
            <w:rPrChange w:id="17200"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7201" w:author="Dr Mamadou SANOGO" w:date="2023-10-25T18:15:00Z">
              <w:rPr>
                <w:color w:val="000000"/>
                <w:szCs w:val="24"/>
                <w:lang w:val="fr-ML"/>
              </w:rPr>
            </w:rPrChange>
          </w:rPr>
          <w:delText>doit</w:delText>
        </w:r>
        <w:r w:rsidRPr="007A4AFC" w:rsidDel="00166699">
          <w:rPr>
            <w:color w:val="000000" w:themeColor="text1"/>
            <w:spacing w:val="22"/>
            <w:szCs w:val="24"/>
            <w:lang w:val="fr-ML"/>
            <w:rPrChange w:id="17202" w:author="Dr Mamadou SANOGO" w:date="2023-10-25T18:15:00Z">
              <w:rPr>
                <w:color w:val="000000"/>
                <w:spacing w:val="22"/>
                <w:szCs w:val="24"/>
                <w:lang w:val="fr-ML"/>
              </w:rPr>
            </w:rPrChange>
          </w:rPr>
          <w:delText xml:space="preserve"> </w:delText>
        </w:r>
        <w:r w:rsidRPr="007A4AFC" w:rsidDel="00166699">
          <w:rPr>
            <w:color w:val="000000" w:themeColor="text1"/>
            <w:spacing w:val="-1"/>
            <w:szCs w:val="24"/>
            <w:lang w:val="fr-ML"/>
            <w:rPrChange w:id="17203" w:author="Dr Mamadou SANOGO" w:date="2023-10-25T18:15:00Z">
              <w:rPr>
                <w:color w:val="000000"/>
                <w:spacing w:val="-1"/>
                <w:szCs w:val="24"/>
                <w:lang w:val="fr-ML"/>
              </w:rPr>
            </w:rPrChange>
          </w:rPr>
          <w:delText>ê</w:delText>
        </w:r>
        <w:r w:rsidRPr="007A4AFC" w:rsidDel="00166699">
          <w:rPr>
            <w:color w:val="000000" w:themeColor="text1"/>
            <w:szCs w:val="24"/>
            <w:lang w:val="fr-ML"/>
            <w:rPrChange w:id="17204" w:author="Dr Mamadou SANOGO" w:date="2023-10-25T18:15:00Z">
              <w:rPr>
                <w:color w:val="000000"/>
                <w:szCs w:val="24"/>
                <w:lang w:val="fr-ML"/>
              </w:rPr>
            </w:rPrChange>
          </w:rPr>
          <w:delText>t</w:delText>
        </w:r>
        <w:r w:rsidRPr="007A4AFC" w:rsidDel="00166699">
          <w:rPr>
            <w:color w:val="000000" w:themeColor="text1"/>
            <w:spacing w:val="2"/>
            <w:szCs w:val="24"/>
            <w:lang w:val="fr-ML"/>
            <w:rPrChange w:id="17205" w:author="Dr Mamadou SANOGO" w:date="2023-10-25T18:15:00Z">
              <w:rPr>
                <w:color w:val="000000"/>
                <w:spacing w:val="2"/>
                <w:szCs w:val="24"/>
                <w:lang w:val="fr-ML"/>
              </w:rPr>
            </w:rPrChange>
          </w:rPr>
          <w:delText>r</w:delText>
        </w:r>
        <w:r w:rsidRPr="007A4AFC" w:rsidDel="00166699">
          <w:rPr>
            <w:color w:val="000000" w:themeColor="text1"/>
            <w:szCs w:val="24"/>
            <w:lang w:val="fr-ML"/>
            <w:rPrChange w:id="17206" w:author="Dr Mamadou SANOGO" w:date="2023-10-25T18:15:00Z">
              <w:rPr>
                <w:color w:val="000000"/>
                <w:szCs w:val="24"/>
                <w:lang w:val="fr-ML"/>
              </w:rPr>
            </w:rPrChange>
          </w:rPr>
          <w:delText>e</w:delText>
        </w:r>
        <w:r w:rsidRPr="007A4AFC" w:rsidDel="00166699">
          <w:rPr>
            <w:color w:val="000000" w:themeColor="text1"/>
            <w:spacing w:val="20"/>
            <w:szCs w:val="24"/>
            <w:lang w:val="fr-ML"/>
            <w:rPrChange w:id="17207"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7208" w:author="Dr Mamadou SANOGO" w:date="2023-10-25T18:15:00Z">
              <w:rPr>
                <w:color w:val="000000"/>
                <w:spacing w:val="-1"/>
                <w:szCs w:val="24"/>
                <w:lang w:val="fr-ML"/>
              </w:rPr>
            </w:rPrChange>
          </w:rPr>
          <w:delText>c</w:delText>
        </w:r>
        <w:r w:rsidRPr="007A4AFC" w:rsidDel="00166699">
          <w:rPr>
            <w:color w:val="000000" w:themeColor="text1"/>
            <w:szCs w:val="24"/>
            <w:lang w:val="fr-ML"/>
            <w:rPrChange w:id="17209"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7210" w:author="Dr Mamadou SANOGO" w:date="2023-10-25T18:15:00Z">
              <w:rPr>
                <w:color w:val="000000"/>
                <w:spacing w:val="1"/>
                <w:szCs w:val="24"/>
                <w:lang w:val="fr-ML"/>
              </w:rPr>
            </w:rPrChange>
          </w:rPr>
          <w:delText>é</w:delText>
        </w:r>
        <w:r w:rsidRPr="007A4AFC" w:rsidDel="00166699">
          <w:rPr>
            <w:color w:val="000000" w:themeColor="text1"/>
            <w:szCs w:val="24"/>
            <w:lang w:val="fr-ML"/>
            <w:rPrChange w:id="17211" w:author="Dr Mamadou SANOGO" w:date="2023-10-25T18:15:00Z">
              <w:rPr>
                <w:color w:val="000000"/>
                <w:szCs w:val="24"/>
                <w:lang w:val="fr-ML"/>
              </w:rPr>
            </w:rPrChange>
          </w:rPr>
          <w:delText>e</w:delText>
        </w:r>
        <w:r w:rsidRPr="007A4AFC" w:rsidDel="00166699">
          <w:rPr>
            <w:color w:val="000000" w:themeColor="text1"/>
            <w:spacing w:val="20"/>
            <w:szCs w:val="24"/>
            <w:lang w:val="fr-ML"/>
            <w:rPrChange w:id="17212"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7213" w:author="Dr Mamadou SANOGO" w:date="2023-10-25T18:15:00Z">
              <w:rPr>
                <w:color w:val="000000"/>
                <w:spacing w:val="2"/>
                <w:szCs w:val="24"/>
                <w:lang w:val="fr-ML"/>
              </w:rPr>
            </w:rPrChange>
          </w:rPr>
          <w:delText>d</w:delText>
        </w:r>
        <w:r w:rsidRPr="007A4AFC" w:rsidDel="00166699">
          <w:rPr>
            <w:color w:val="000000" w:themeColor="text1"/>
            <w:szCs w:val="24"/>
            <w:lang w:val="fr-ML"/>
            <w:rPrChange w:id="17214" w:author="Dr Mamadou SANOGO" w:date="2023-10-25T18:15:00Z">
              <w:rPr>
                <w:color w:val="000000"/>
                <w:szCs w:val="24"/>
                <w:lang w:val="fr-ML"/>
              </w:rPr>
            </w:rPrChange>
          </w:rPr>
          <w:delText>e</w:delText>
        </w:r>
        <w:r w:rsidRPr="007A4AFC" w:rsidDel="00166699">
          <w:rPr>
            <w:color w:val="000000" w:themeColor="text1"/>
            <w:spacing w:val="20"/>
            <w:szCs w:val="24"/>
            <w:lang w:val="fr-ML"/>
            <w:rPrChange w:id="17215"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7216"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7217" w:author="Dr Mamadou SANOGO" w:date="2023-10-25T18:15:00Z">
              <w:rPr>
                <w:color w:val="000000"/>
                <w:spacing w:val="-1"/>
                <w:szCs w:val="24"/>
                <w:lang w:val="fr-ML"/>
              </w:rPr>
            </w:rPrChange>
          </w:rPr>
          <w:delText>e</w:delText>
        </w:r>
        <w:r w:rsidRPr="007A4AFC" w:rsidDel="00166699">
          <w:rPr>
            <w:color w:val="000000" w:themeColor="text1"/>
            <w:szCs w:val="24"/>
            <w:lang w:val="fr-ML"/>
            <w:rPrChange w:id="17218" w:author="Dr Mamadou SANOGO" w:date="2023-10-25T18:15:00Z">
              <w:rPr>
                <w:color w:val="000000"/>
                <w:szCs w:val="24"/>
                <w:lang w:val="fr-ML"/>
              </w:rPr>
            </w:rPrChange>
          </w:rPr>
          <w:delText>rsonn</w:delText>
        </w:r>
        <w:r w:rsidRPr="007A4AFC" w:rsidDel="00166699">
          <w:rPr>
            <w:color w:val="000000" w:themeColor="text1"/>
            <w:spacing w:val="1"/>
            <w:szCs w:val="24"/>
            <w:lang w:val="fr-ML"/>
            <w:rPrChange w:id="17219" w:author="Dr Mamadou SANOGO" w:date="2023-10-25T18:15:00Z">
              <w:rPr>
                <w:color w:val="000000"/>
                <w:spacing w:val="1"/>
                <w:szCs w:val="24"/>
                <w:lang w:val="fr-ML"/>
              </w:rPr>
            </w:rPrChange>
          </w:rPr>
          <w:delText>a</w:delText>
        </w:r>
        <w:r w:rsidRPr="007A4AFC" w:rsidDel="00166699">
          <w:rPr>
            <w:color w:val="000000" w:themeColor="text1"/>
            <w:szCs w:val="24"/>
            <w:lang w:val="fr-ML"/>
            <w:rPrChange w:id="17220" w:author="Dr Mamadou SANOGO" w:date="2023-10-25T18:15:00Z">
              <w:rPr>
                <w:color w:val="000000"/>
                <w:szCs w:val="24"/>
                <w:lang w:val="fr-ML"/>
              </w:rPr>
            </w:rPrChange>
          </w:rPr>
          <w:delText>l</w:delText>
        </w:r>
        <w:r w:rsidRPr="007A4AFC" w:rsidDel="00166699">
          <w:rPr>
            <w:color w:val="000000" w:themeColor="text1"/>
            <w:spacing w:val="1"/>
            <w:szCs w:val="24"/>
            <w:lang w:val="fr-ML"/>
            <w:rPrChange w:id="17221" w:author="Dr Mamadou SANOGO" w:date="2023-10-25T18:15:00Z">
              <w:rPr>
                <w:color w:val="000000"/>
                <w:spacing w:val="1"/>
                <w:szCs w:val="24"/>
                <w:lang w:val="fr-ML"/>
              </w:rPr>
            </w:rPrChange>
          </w:rPr>
          <w:delText>i</w:delText>
        </w:r>
        <w:r w:rsidRPr="007A4AFC" w:rsidDel="00166699">
          <w:rPr>
            <w:color w:val="000000" w:themeColor="text1"/>
            <w:szCs w:val="24"/>
            <w:lang w:val="fr-ML"/>
            <w:rPrChange w:id="17222" w:author="Dr Mamadou SANOGO" w:date="2023-10-25T18:15:00Z">
              <w:rPr>
                <w:color w:val="000000"/>
                <w:szCs w:val="24"/>
                <w:lang w:val="fr-ML"/>
              </w:rPr>
            </w:rPrChange>
          </w:rPr>
          <w:delText>tés</w:delText>
        </w:r>
        <w:r w:rsidRPr="007A4AFC" w:rsidDel="00166699">
          <w:rPr>
            <w:color w:val="000000" w:themeColor="text1"/>
            <w:spacing w:val="21"/>
            <w:szCs w:val="24"/>
            <w:lang w:val="fr-ML"/>
            <w:rPrChange w:id="17223"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7224"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7225" w:author="Dr Mamadou SANOGO" w:date="2023-10-25T18:15:00Z">
              <w:rPr>
                <w:color w:val="000000"/>
                <w:spacing w:val="2"/>
                <w:szCs w:val="24"/>
                <w:lang w:val="fr-ML"/>
              </w:rPr>
            </w:rPrChange>
          </w:rPr>
          <w:delText>x</w:delText>
        </w:r>
        <w:r w:rsidRPr="007A4AFC" w:rsidDel="00166699">
          <w:rPr>
            <w:color w:val="000000" w:themeColor="text1"/>
            <w:szCs w:val="24"/>
            <w:lang w:val="fr-ML"/>
            <w:rPrChange w:id="17226" w:author="Dr Mamadou SANOGO" w:date="2023-10-25T18:15:00Z">
              <w:rPr>
                <w:color w:val="000000"/>
                <w:szCs w:val="24"/>
                <w:lang w:val="fr-ML"/>
              </w:rPr>
            </w:rPrChange>
          </w:rPr>
          <w:delText>té</w:delText>
        </w:r>
        <w:r w:rsidRPr="007A4AFC" w:rsidDel="00166699">
          <w:rPr>
            <w:color w:val="000000" w:themeColor="text1"/>
            <w:spacing w:val="-1"/>
            <w:szCs w:val="24"/>
            <w:lang w:val="fr-ML"/>
            <w:rPrChange w:id="17227" w:author="Dr Mamadou SANOGO" w:date="2023-10-25T18:15:00Z">
              <w:rPr>
                <w:color w:val="000000"/>
                <w:spacing w:val="-1"/>
                <w:szCs w:val="24"/>
                <w:lang w:val="fr-ML"/>
              </w:rPr>
            </w:rPrChange>
          </w:rPr>
          <w:delText>r</w:delText>
        </w:r>
        <w:r w:rsidRPr="007A4AFC" w:rsidDel="00166699">
          <w:rPr>
            <w:color w:val="000000" w:themeColor="text1"/>
            <w:szCs w:val="24"/>
            <w:lang w:val="fr-ML"/>
            <w:rPrChange w:id="17228" w:author="Dr Mamadou SANOGO" w:date="2023-10-25T18:15:00Z">
              <w:rPr>
                <w:color w:val="000000"/>
                <w:szCs w:val="24"/>
                <w:lang w:val="fr-ML"/>
              </w:rPr>
            </w:rPrChange>
          </w:rPr>
          <w:delText>ieu</w:delText>
        </w:r>
        <w:r w:rsidRPr="007A4AFC" w:rsidDel="00166699">
          <w:rPr>
            <w:color w:val="000000" w:themeColor="text1"/>
            <w:spacing w:val="-1"/>
            <w:szCs w:val="24"/>
            <w:lang w:val="fr-ML"/>
            <w:rPrChange w:id="17229" w:author="Dr Mamadou SANOGO" w:date="2023-10-25T18:15:00Z">
              <w:rPr>
                <w:color w:val="000000"/>
                <w:spacing w:val="-1"/>
                <w:szCs w:val="24"/>
                <w:lang w:val="fr-ML"/>
              </w:rPr>
            </w:rPrChange>
          </w:rPr>
          <w:delText>re</w:delText>
        </w:r>
        <w:r w:rsidRPr="007A4AFC" w:rsidDel="00166699">
          <w:rPr>
            <w:color w:val="000000" w:themeColor="text1"/>
            <w:szCs w:val="24"/>
            <w:lang w:val="fr-ML"/>
            <w:rPrChange w:id="17230" w:author="Dr Mamadou SANOGO" w:date="2023-10-25T18:15:00Z">
              <w:rPr>
                <w:color w:val="000000"/>
                <w:szCs w:val="24"/>
                <w:lang w:val="fr-ML"/>
              </w:rPr>
            </w:rPrChange>
          </w:rPr>
          <w:delText>s</w:delText>
        </w:r>
        <w:r w:rsidRPr="007A4AFC" w:rsidDel="00166699">
          <w:rPr>
            <w:color w:val="000000" w:themeColor="text1"/>
            <w:spacing w:val="24"/>
            <w:szCs w:val="24"/>
            <w:lang w:val="fr-ML"/>
            <w:rPrChange w:id="17231" w:author="Dr Mamadou SANOGO" w:date="2023-10-25T18:15:00Z">
              <w:rPr>
                <w:color w:val="000000"/>
                <w:spacing w:val="24"/>
                <w:szCs w:val="24"/>
                <w:lang w:val="fr-ML"/>
              </w:rPr>
            </w:rPrChange>
          </w:rPr>
          <w:delText xml:space="preserve"> </w:delText>
        </w:r>
        <w:r w:rsidRPr="007A4AFC" w:rsidDel="00166699">
          <w:rPr>
            <w:color w:val="000000" w:themeColor="text1"/>
            <w:szCs w:val="24"/>
            <w:lang w:val="fr-ML"/>
            <w:rPrChange w:id="17232" w:author="Dr Mamadou SANOGO" w:date="2023-10-25T18:15:00Z">
              <w:rPr>
                <w:color w:val="000000"/>
                <w:szCs w:val="24"/>
                <w:lang w:val="fr-ML"/>
              </w:rPr>
            </w:rPrChange>
          </w:rPr>
          <w:delText>à</w:delText>
        </w:r>
        <w:r w:rsidRPr="007A4AFC" w:rsidDel="00166699">
          <w:rPr>
            <w:color w:val="000000" w:themeColor="text1"/>
            <w:spacing w:val="20"/>
            <w:szCs w:val="24"/>
            <w:lang w:val="fr-ML"/>
            <w:rPrChange w:id="17233" w:author="Dr Mamadou SANOGO" w:date="2023-10-25T18:15:00Z">
              <w:rPr>
                <w:color w:val="000000"/>
                <w:spacing w:val="20"/>
                <w:szCs w:val="24"/>
                <w:lang w:val="fr-ML"/>
              </w:rPr>
            </w:rPrChange>
          </w:rPr>
          <w:delText xml:space="preserve"> </w:delText>
        </w:r>
        <w:r w:rsidRPr="007A4AFC" w:rsidDel="00166699">
          <w:rPr>
            <w:color w:val="000000" w:themeColor="text1"/>
            <w:spacing w:val="3"/>
            <w:szCs w:val="24"/>
            <w:lang w:val="fr-ML"/>
            <w:rPrChange w:id="17234" w:author="Dr Mamadou SANOGO" w:date="2023-10-25T18:15:00Z">
              <w:rPr>
                <w:color w:val="000000"/>
                <w:spacing w:val="3"/>
                <w:szCs w:val="24"/>
                <w:lang w:val="fr-ML"/>
              </w:rPr>
            </w:rPrChange>
          </w:rPr>
          <w:delText>l</w:delText>
        </w:r>
        <w:r w:rsidRPr="007A4AFC" w:rsidDel="00166699">
          <w:rPr>
            <w:color w:val="000000" w:themeColor="text1"/>
            <w:spacing w:val="-2"/>
            <w:szCs w:val="24"/>
            <w:lang w:val="fr-ML"/>
            <w:rPrChange w:id="17235" w:author="Dr Mamadou SANOGO" w:date="2023-10-25T18:15:00Z">
              <w:rPr>
                <w:color w:val="000000"/>
                <w:spacing w:val="-2"/>
                <w:szCs w:val="24"/>
                <w:lang w:val="fr-ML"/>
              </w:rPr>
            </w:rPrChange>
          </w:rPr>
          <w:delText>'</w:delText>
        </w:r>
        <w:r w:rsidR="00E77573" w:rsidRPr="007A4AFC" w:rsidDel="00166699">
          <w:rPr>
            <w:color w:val="000000" w:themeColor="text1"/>
            <w:spacing w:val="-2"/>
            <w:szCs w:val="24"/>
            <w:lang w:val="fr-ML"/>
            <w:rPrChange w:id="17236" w:author="Dr Mamadou SANOGO" w:date="2023-10-25T18:15:00Z">
              <w:rPr>
                <w:color w:val="000000"/>
                <w:spacing w:val="-2"/>
                <w:szCs w:val="24"/>
                <w:lang w:val="fr-ML"/>
              </w:rPr>
            </w:rPrChange>
          </w:rPr>
          <w:delText>EPSFé</w:delText>
        </w:r>
      </w:del>
    </w:p>
    <w:p w14:paraId="5CB2502F" w14:textId="70D5C531" w:rsidR="0032620E" w:rsidRPr="007A4AFC" w:rsidDel="00166699" w:rsidRDefault="0032620E">
      <w:pPr>
        <w:pStyle w:val="Titre"/>
        <w:tabs>
          <w:tab w:val="num" w:pos="-4820"/>
        </w:tabs>
        <w:spacing w:line="276" w:lineRule="auto"/>
        <w:jc w:val="both"/>
        <w:rPr>
          <w:del w:id="17237" w:author="Dr Mamadou SANOGO" w:date="2023-10-25T17:56:00Z"/>
          <w:color w:val="000000" w:themeColor="text1"/>
          <w:szCs w:val="24"/>
          <w:lang w:val="fr-ML"/>
          <w:rPrChange w:id="17238" w:author="Dr Mamadou SANOGO" w:date="2023-10-25T18:15:00Z">
            <w:rPr>
              <w:del w:id="17239" w:author="Dr Mamadou SANOGO" w:date="2023-10-25T17:56:00Z"/>
              <w:color w:val="000000"/>
              <w:szCs w:val="24"/>
              <w:lang w:val="fr-ML"/>
            </w:rPr>
          </w:rPrChange>
        </w:rPr>
        <w:pPrChange w:id="17240" w:author="Dr Mamadou SANOGO" w:date="2023-10-25T17:57:00Z">
          <w:pPr>
            <w:widowControl w:val="0"/>
            <w:numPr>
              <w:numId w:val="10"/>
            </w:numPr>
            <w:autoSpaceDE w:val="0"/>
            <w:autoSpaceDN w:val="0"/>
            <w:adjustRightInd w:val="0"/>
            <w:spacing w:line="240" w:lineRule="auto"/>
            <w:ind w:left="903" w:right="-36" w:hanging="360"/>
          </w:pPr>
        </w:pPrChange>
      </w:pPr>
      <w:del w:id="17241" w:author="Dr Mamadou SANOGO" w:date="2023-10-25T17:56:00Z">
        <w:r w:rsidRPr="007A4AFC" w:rsidDel="00166699">
          <w:rPr>
            <w:color w:val="000000" w:themeColor="text1"/>
            <w:szCs w:val="24"/>
            <w:lang w:val="fr-ML"/>
            <w:rPrChange w:id="17242" w:author="Dr Mamadou SANOGO" w:date="2023-10-25T18:15:00Z">
              <w:rPr>
                <w:color w:val="000000"/>
                <w:szCs w:val="24"/>
                <w:lang w:val="fr-ML"/>
              </w:rPr>
            </w:rPrChange>
          </w:rPr>
          <w:delText>le ju</w:delText>
        </w:r>
        <w:r w:rsidRPr="007A4AFC" w:rsidDel="00166699">
          <w:rPr>
            <w:color w:val="000000" w:themeColor="text1"/>
            <w:spacing w:val="1"/>
            <w:szCs w:val="24"/>
            <w:lang w:val="fr-ML"/>
            <w:rPrChange w:id="17243" w:author="Dr Mamadou SANOGO" w:date="2023-10-25T18:15:00Z">
              <w:rPr>
                <w:color w:val="000000"/>
                <w:spacing w:val="1"/>
                <w:szCs w:val="24"/>
                <w:lang w:val="fr-ML"/>
              </w:rPr>
            </w:rPrChange>
          </w:rPr>
          <w:delText>r</w:delText>
        </w:r>
        <w:r w:rsidRPr="007A4AFC" w:rsidDel="00166699">
          <w:rPr>
            <w:color w:val="000000" w:themeColor="text1"/>
            <w:szCs w:val="24"/>
            <w:lang w:val="fr-ML"/>
            <w:rPrChange w:id="17244" w:author="Dr Mamadou SANOGO" w:date="2023-10-25T18:15:00Z">
              <w:rPr>
                <w:color w:val="000000"/>
                <w:szCs w:val="24"/>
                <w:lang w:val="fr-ML"/>
              </w:rPr>
            </w:rPrChange>
          </w:rPr>
          <w:delText>y</w:delText>
        </w:r>
        <w:r w:rsidRPr="007A4AFC" w:rsidDel="00166699">
          <w:rPr>
            <w:color w:val="000000" w:themeColor="text1"/>
            <w:spacing w:val="-5"/>
            <w:szCs w:val="24"/>
            <w:lang w:val="fr-ML"/>
            <w:rPrChange w:id="17245"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7246" w:author="Dr Mamadou SANOGO" w:date="2023-10-25T18:15:00Z">
              <w:rPr>
                <w:color w:val="000000"/>
                <w:szCs w:val="24"/>
                <w:lang w:val="fr-ML"/>
              </w:rPr>
            </w:rPrChange>
          </w:rPr>
          <w:delText>doit</w:delText>
        </w:r>
        <w:r w:rsidRPr="007A4AFC" w:rsidDel="00166699">
          <w:rPr>
            <w:color w:val="000000" w:themeColor="text1"/>
            <w:spacing w:val="1"/>
            <w:szCs w:val="24"/>
            <w:lang w:val="fr-ML"/>
            <w:rPrChange w:id="17247"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7248" w:author="Dr Mamadou SANOGO" w:date="2023-10-25T18:15:00Z">
              <w:rPr>
                <w:color w:val="000000"/>
                <w:spacing w:val="-1"/>
                <w:szCs w:val="24"/>
                <w:lang w:val="fr-ML"/>
              </w:rPr>
            </w:rPrChange>
          </w:rPr>
          <w:delText>ê</w:delText>
        </w:r>
        <w:r w:rsidRPr="007A4AFC" w:rsidDel="00166699">
          <w:rPr>
            <w:color w:val="000000" w:themeColor="text1"/>
            <w:szCs w:val="24"/>
            <w:lang w:val="fr-ML"/>
            <w:rPrChange w:id="17249" w:author="Dr Mamadou SANOGO" w:date="2023-10-25T18:15:00Z">
              <w:rPr>
                <w:color w:val="000000"/>
                <w:szCs w:val="24"/>
                <w:lang w:val="fr-ML"/>
              </w:rPr>
            </w:rPrChange>
          </w:rPr>
          <w:delText>t</w:delText>
        </w:r>
        <w:r w:rsidRPr="007A4AFC" w:rsidDel="00166699">
          <w:rPr>
            <w:color w:val="000000" w:themeColor="text1"/>
            <w:spacing w:val="2"/>
            <w:szCs w:val="24"/>
            <w:lang w:val="fr-ML"/>
            <w:rPrChange w:id="17250" w:author="Dr Mamadou SANOGO" w:date="2023-10-25T18:15:00Z">
              <w:rPr>
                <w:color w:val="000000"/>
                <w:spacing w:val="2"/>
                <w:szCs w:val="24"/>
                <w:lang w:val="fr-ML"/>
              </w:rPr>
            </w:rPrChange>
          </w:rPr>
          <w:delText>r</w:delText>
        </w:r>
        <w:r w:rsidRPr="007A4AFC" w:rsidDel="00166699">
          <w:rPr>
            <w:color w:val="000000" w:themeColor="text1"/>
            <w:szCs w:val="24"/>
            <w:lang w:val="fr-ML"/>
            <w:rPrChange w:id="17251" w:author="Dr Mamadou SANOGO" w:date="2023-10-25T18:15:00Z">
              <w:rPr>
                <w:color w:val="000000"/>
                <w:szCs w:val="24"/>
                <w:lang w:val="fr-ML"/>
              </w:rPr>
            </w:rPrChange>
          </w:rPr>
          <w:delText>e</w:delText>
        </w:r>
        <w:r w:rsidRPr="007A4AFC" w:rsidDel="00166699">
          <w:rPr>
            <w:color w:val="000000" w:themeColor="text1"/>
            <w:spacing w:val="-1"/>
            <w:szCs w:val="24"/>
            <w:lang w:val="fr-ML"/>
            <w:rPrChange w:id="1725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253" w:author="Dr Mamadou SANOGO" w:date="2023-10-25T18:15:00Z">
              <w:rPr>
                <w:color w:val="000000"/>
                <w:szCs w:val="24"/>
                <w:lang w:val="fr-ML"/>
              </w:rPr>
            </w:rPrChange>
          </w:rPr>
          <w:delText>une</w:delText>
        </w:r>
        <w:r w:rsidRPr="007A4AFC" w:rsidDel="00166699">
          <w:rPr>
            <w:color w:val="000000" w:themeColor="text1"/>
            <w:spacing w:val="-1"/>
            <w:szCs w:val="24"/>
            <w:lang w:val="fr-ML"/>
            <w:rPrChange w:id="17254"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7255"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7256" w:author="Dr Mamadou SANOGO" w:date="2023-10-25T18:15:00Z">
              <w:rPr>
                <w:color w:val="000000"/>
                <w:spacing w:val="-1"/>
                <w:szCs w:val="24"/>
                <w:lang w:val="fr-ML"/>
              </w:rPr>
            </w:rPrChange>
          </w:rPr>
          <w:delText>e</w:delText>
        </w:r>
        <w:r w:rsidRPr="007A4AFC" w:rsidDel="00166699">
          <w:rPr>
            <w:color w:val="000000" w:themeColor="text1"/>
            <w:szCs w:val="24"/>
            <w:lang w:val="fr-ML"/>
            <w:rPrChange w:id="17257" w:author="Dr Mamadou SANOGO" w:date="2023-10-25T18:15:00Z">
              <w:rPr>
                <w:color w:val="000000"/>
                <w:szCs w:val="24"/>
                <w:lang w:val="fr-ML"/>
              </w:rPr>
            </w:rPrChange>
          </w:rPr>
          <w:delText>p</w:delText>
        </w:r>
        <w:r w:rsidRPr="007A4AFC" w:rsidDel="00166699">
          <w:rPr>
            <w:color w:val="000000" w:themeColor="text1"/>
            <w:spacing w:val="1"/>
            <w:szCs w:val="24"/>
            <w:lang w:val="fr-ML"/>
            <w:rPrChange w:id="17258" w:author="Dr Mamadou SANOGO" w:date="2023-10-25T18:15:00Z">
              <w:rPr>
                <w:color w:val="000000"/>
                <w:spacing w:val="1"/>
                <w:szCs w:val="24"/>
                <w:lang w:val="fr-ML"/>
              </w:rPr>
            </w:rPrChange>
          </w:rPr>
          <w:delText>ré</w:delText>
        </w:r>
        <w:r w:rsidRPr="007A4AFC" w:rsidDel="00166699">
          <w:rPr>
            <w:color w:val="000000" w:themeColor="text1"/>
            <w:szCs w:val="24"/>
            <w:lang w:val="fr-ML"/>
            <w:rPrChange w:id="17259" w:author="Dr Mamadou SANOGO" w:date="2023-10-25T18:15:00Z">
              <w:rPr>
                <w:color w:val="000000"/>
                <w:szCs w:val="24"/>
                <w:lang w:val="fr-ML"/>
              </w:rPr>
            </w:rPrChange>
          </w:rPr>
          <w:delText>s</w:delText>
        </w:r>
        <w:r w:rsidRPr="007A4AFC" w:rsidDel="00166699">
          <w:rPr>
            <w:color w:val="000000" w:themeColor="text1"/>
            <w:spacing w:val="-1"/>
            <w:szCs w:val="24"/>
            <w:lang w:val="fr-ML"/>
            <w:rPrChange w:id="17260" w:author="Dr Mamadou SANOGO" w:date="2023-10-25T18:15:00Z">
              <w:rPr>
                <w:color w:val="000000"/>
                <w:spacing w:val="-1"/>
                <w:szCs w:val="24"/>
                <w:lang w:val="fr-ML"/>
              </w:rPr>
            </w:rPrChange>
          </w:rPr>
          <w:delText>e</w:delText>
        </w:r>
        <w:r w:rsidRPr="007A4AFC" w:rsidDel="00166699">
          <w:rPr>
            <w:color w:val="000000" w:themeColor="text1"/>
            <w:szCs w:val="24"/>
            <w:lang w:val="fr-ML"/>
            <w:rPrChange w:id="17261" w:author="Dr Mamadou SANOGO" w:date="2023-10-25T18:15:00Z">
              <w:rPr>
                <w:color w:val="000000"/>
                <w:szCs w:val="24"/>
                <w:lang w:val="fr-ML"/>
              </w:rPr>
            </w:rPrChange>
          </w:rPr>
          <w:delText>ntation équil</w:delText>
        </w:r>
        <w:r w:rsidRPr="007A4AFC" w:rsidDel="00166699">
          <w:rPr>
            <w:color w:val="000000" w:themeColor="text1"/>
            <w:spacing w:val="1"/>
            <w:szCs w:val="24"/>
            <w:lang w:val="fr-ML"/>
            <w:rPrChange w:id="17262" w:author="Dr Mamadou SANOGO" w:date="2023-10-25T18:15:00Z">
              <w:rPr>
                <w:color w:val="000000"/>
                <w:spacing w:val="1"/>
                <w:szCs w:val="24"/>
                <w:lang w:val="fr-ML"/>
              </w:rPr>
            </w:rPrChange>
          </w:rPr>
          <w:delText>i</w:delText>
        </w:r>
        <w:r w:rsidRPr="007A4AFC" w:rsidDel="00166699">
          <w:rPr>
            <w:color w:val="000000" w:themeColor="text1"/>
            <w:szCs w:val="24"/>
            <w:lang w:val="fr-ML"/>
            <w:rPrChange w:id="17263" w:author="Dr Mamadou SANOGO" w:date="2023-10-25T18:15:00Z">
              <w:rPr>
                <w:color w:val="000000"/>
                <w:szCs w:val="24"/>
                <w:lang w:val="fr-ML"/>
              </w:rPr>
            </w:rPrChange>
          </w:rPr>
          <w:delText>br</w:delText>
        </w:r>
        <w:r w:rsidRPr="007A4AFC" w:rsidDel="00166699">
          <w:rPr>
            <w:color w:val="000000" w:themeColor="text1"/>
            <w:spacing w:val="-2"/>
            <w:szCs w:val="24"/>
            <w:lang w:val="fr-ML"/>
            <w:rPrChange w:id="17264" w:author="Dr Mamadou SANOGO" w:date="2023-10-25T18:15:00Z">
              <w:rPr>
                <w:color w:val="000000"/>
                <w:spacing w:val="-2"/>
                <w:szCs w:val="24"/>
                <w:lang w:val="fr-ML"/>
              </w:rPr>
            </w:rPrChange>
          </w:rPr>
          <w:delText>é</w:delText>
        </w:r>
        <w:r w:rsidRPr="007A4AFC" w:rsidDel="00166699">
          <w:rPr>
            <w:color w:val="000000" w:themeColor="text1"/>
            <w:szCs w:val="24"/>
            <w:lang w:val="fr-ML"/>
            <w:rPrChange w:id="17265" w:author="Dr Mamadou SANOGO" w:date="2023-10-25T18:15:00Z">
              <w:rPr>
                <w:color w:val="000000"/>
                <w:szCs w:val="24"/>
                <w:lang w:val="fr-ML"/>
              </w:rPr>
            </w:rPrChange>
          </w:rPr>
          <w:delText>e</w:delText>
        </w:r>
        <w:r w:rsidRPr="007A4AFC" w:rsidDel="00166699">
          <w:rPr>
            <w:color w:val="000000" w:themeColor="text1"/>
            <w:spacing w:val="-1"/>
            <w:szCs w:val="24"/>
            <w:lang w:val="fr-ML"/>
            <w:rPrChange w:id="17266"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7267" w:author="Dr Mamadou SANOGO" w:date="2023-10-25T18:15:00Z">
              <w:rPr>
                <w:color w:val="000000"/>
                <w:szCs w:val="24"/>
                <w:lang w:val="fr-ML"/>
              </w:rPr>
            </w:rPrChange>
          </w:rPr>
          <w:delText>nt</w:delText>
        </w:r>
        <w:r w:rsidRPr="007A4AFC" w:rsidDel="00166699">
          <w:rPr>
            <w:color w:val="000000" w:themeColor="text1"/>
            <w:spacing w:val="2"/>
            <w:szCs w:val="24"/>
            <w:lang w:val="fr-ML"/>
            <w:rPrChange w:id="17268" w:author="Dr Mamadou SANOGO" w:date="2023-10-25T18:15:00Z">
              <w:rPr>
                <w:color w:val="000000"/>
                <w:spacing w:val="2"/>
                <w:szCs w:val="24"/>
                <w:lang w:val="fr-ML"/>
              </w:rPr>
            </w:rPrChange>
          </w:rPr>
          <w:delText>r</w:delText>
        </w:r>
        <w:r w:rsidRPr="007A4AFC" w:rsidDel="00166699">
          <w:rPr>
            <w:color w:val="000000" w:themeColor="text1"/>
            <w:szCs w:val="24"/>
            <w:lang w:val="fr-ML"/>
            <w:rPrChange w:id="17269" w:author="Dr Mamadou SANOGO" w:date="2023-10-25T18:15:00Z">
              <w:rPr>
                <w:color w:val="000000"/>
                <w:szCs w:val="24"/>
                <w:lang w:val="fr-ML"/>
              </w:rPr>
            </w:rPrChange>
          </w:rPr>
          <w:delText>e</w:delText>
        </w:r>
        <w:r w:rsidRPr="007A4AFC" w:rsidDel="00166699">
          <w:rPr>
            <w:color w:val="000000" w:themeColor="text1"/>
            <w:spacing w:val="1"/>
            <w:szCs w:val="24"/>
            <w:lang w:val="fr-ML"/>
            <w:rPrChange w:id="1727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271" w:author="Dr Mamadou SANOGO" w:date="2023-10-25T18:15:00Z">
              <w:rPr>
                <w:color w:val="000000"/>
                <w:szCs w:val="24"/>
                <w:lang w:val="fr-ML"/>
              </w:rPr>
            </w:rPrChange>
          </w:rPr>
          <w:delText>f</w:delText>
        </w:r>
        <w:r w:rsidRPr="007A4AFC" w:rsidDel="00166699">
          <w:rPr>
            <w:color w:val="000000" w:themeColor="text1"/>
            <w:spacing w:val="-2"/>
            <w:szCs w:val="24"/>
            <w:lang w:val="fr-ML"/>
            <w:rPrChange w:id="17272" w:author="Dr Mamadou SANOGO" w:date="2023-10-25T18:15:00Z">
              <w:rPr>
                <w:color w:val="000000"/>
                <w:spacing w:val="-2"/>
                <w:szCs w:val="24"/>
                <w:lang w:val="fr-ML"/>
              </w:rPr>
            </w:rPrChange>
          </w:rPr>
          <w:delText>e</w:delText>
        </w:r>
        <w:r w:rsidRPr="007A4AFC" w:rsidDel="00166699">
          <w:rPr>
            <w:color w:val="000000" w:themeColor="text1"/>
            <w:szCs w:val="24"/>
            <w:lang w:val="fr-ML"/>
            <w:rPrChange w:id="17273" w:author="Dr Mamadou SANOGO" w:date="2023-10-25T18:15:00Z">
              <w:rPr>
                <w:color w:val="000000"/>
                <w:szCs w:val="24"/>
                <w:lang w:val="fr-ML"/>
              </w:rPr>
            </w:rPrChange>
          </w:rPr>
          <w:delText>m</w:delText>
        </w:r>
        <w:r w:rsidRPr="007A4AFC" w:rsidDel="00166699">
          <w:rPr>
            <w:color w:val="000000" w:themeColor="text1"/>
            <w:spacing w:val="1"/>
            <w:szCs w:val="24"/>
            <w:lang w:val="fr-ML"/>
            <w:rPrChange w:id="17274" w:author="Dr Mamadou SANOGO" w:date="2023-10-25T18:15:00Z">
              <w:rPr>
                <w:color w:val="000000"/>
                <w:spacing w:val="1"/>
                <w:szCs w:val="24"/>
                <w:lang w:val="fr-ML"/>
              </w:rPr>
            </w:rPrChange>
          </w:rPr>
          <w:delText>m</w:delText>
        </w:r>
        <w:r w:rsidRPr="007A4AFC" w:rsidDel="00166699">
          <w:rPr>
            <w:color w:val="000000" w:themeColor="text1"/>
            <w:spacing w:val="-1"/>
            <w:szCs w:val="24"/>
            <w:lang w:val="fr-ML"/>
            <w:rPrChange w:id="17275" w:author="Dr Mamadou SANOGO" w:date="2023-10-25T18:15:00Z">
              <w:rPr>
                <w:color w:val="000000"/>
                <w:spacing w:val="-1"/>
                <w:szCs w:val="24"/>
                <w:lang w:val="fr-ML"/>
              </w:rPr>
            </w:rPrChange>
          </w:rPr>
          <w:delText>e</w:delText>
        </w:r>
        <w:r w:rsidRPr="007A4AFC" w:rsidDel="00166699">
          <w:rPr>
            <w:color w:val="000000" w:themeColor="text1"/>
            <w:szCs w:val="24"/>
            <w:lang w:val="fr-ML"/>
            <w:rPrChange w:id="17276"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7277" w:author="Dr Mamadou SANOGO" w:date="2023-10-25T18:15:00Z">
              <w:rPr>
                <w:color w:val="000000"/>
                <w:spacing w:val="-1"/>
                <w:szCs w:val="24"/>
                <w:lang w:val="fr-ML"/>
              </w:rPr>
            </w:rPrChange>
          </w:rPr>
          <w:delText>e</w:delText>
        </w:r>
        <w:r w:rsidRPr="007A4AFC" w:rsidDel="00166699">
          <w:rPr>
            <w:color w:val="000000" w:themeColor="text1"/>
            <w:szCs w:val="24"/>
            <w:lang w:val="fr-ML"/>
            <w:rPrChange w:id="17278" w:author="Dr Mamadou SANOGO" w:date="2023-10-25T18:15:00Z">
              <w:rPr>
                <w:color w:val="000000"/>
                <w:szCs w:val="24"/>
                <w:lang w:val="fr-ML"/>
              </w:rPr>
            </w:rPrChange>
          </w:rPr>
          <w:delText>t ho</w:delText>
        </w:r>
        <w:r w:rsidRPr="007A4AFC" w:rsidDel="00166699">
          <w:rPr>
            <w:color w:val="000000" w:themeColor="text1"/>
            <w:spacing w:val="1"/>
            <w:szCs w:val="24"/>
            <w:lang w:val="fr-ML"/>
            <w:rPrChange w:id="17279" w:author="Dr Mamadou SANOGO" w:date="2023-10-25T18:15:00Z">
              <w:rPr>
                <w:color w:val="000000"/>
                <w:spacing w:val="1"/>
                <w:szCs w:val="24"/>
                <w:lang w:val="fr-ML"/>
              </w:rPr>
            </w:rPrChange>
          </w:rPr>
          <w:delText>m</w:delText>
        </w:r>
        <w:r w:rsidRPr="007A4AFC" w:rsidDel="00166699">
          <w:rPr>
            <w:color w:val="000000" w:themeColor="text1"/>
            <w:szCs w:val="24"/>
            <w:lang w:val="fr-ML"/>
            <w:rPrChange w:id="17280" w:author="Dr Mamadou SANOGO" w:date="2023-10-25T18:15:00Z">
              <w:rPr>
                <w:color w:val="000000"/>
                <w:szCs w:val="24"/>
                <w:lang w:val="fr-ML"/>
              </w:rPr>
            </w:rPrChange>
          </w:rPr>
          <w:delText>mes.</w:delText>
        </w:r>
      </w:del>
    </w:p>
    <w:p w14:paraId="0521265A" w14:textId="466F4C3C" w:rsidR="0032620E" w:rsidRPr="007A4AFC" w:rsidDel="00166699" w:rsidRDefault="0032620E">
      <w:pPr>
        <w:pStyle w:val="Titre"/>
        <w:tabs>
          <w:tab w:val="num" w:pos="-4820"/>
        </w:tabs>
        <w:spacing w:line="276" w:lineRule="auto"/>
        <w:jc w:val="both"/>
        <w:rPr>
          <w:del w:id="17281" w:author="Dr Mamadou SANOGO" w:date="2023-10-25T17:56:00Z"/>
          <w:color w:val="000000" w:themeColor="text1"/>
          <w:szCs w:val="24"/>
          <w:lang w:val="fr-ML"/>
          <w:rPrChange w:id="17282" w:author="Dr Mamadou SANOGO" w:date="2023-10-25T18:15:00Z">
            <w:rPr>
              <w:del w:id="17283" w:author="Dr Mamadou SANOGO" w:date="2023-10-25T17:56:00Z"/>
              <w:color w:val="000000"/>
              <w:szCs w:val="24"/>
              <w:lang w:val="fr-ML"/>
            </w:rPr>
          </w:rPrChange>
        </w:rPr>
        <w:pPrChange w:id="17284" w:author="Dr Mamadou SANOGO" w:date="2023-10-25T17:57:00Z">
          <w:pPr>
            <w:widowControl w:val="0"/>
            <w:autoSpaceDE w:val="0"/>
            <w:autoSpaceDN w:val="0"/>
            <w:adjustRightInd w:val="0"/>
            <w:spacing w:line="240" w:lineRule="auto"/>
            <w:ind w:left="116" w:right="-36"/>
          </w:pPr>
        </w:pPrChange>
      </w:pPr>
      <w:del w:id="17285" w:author="Dr Mamadou SANOGO" w:date="2023-10-25T17:56:00Z">
        <w:r w:rsidRPr="007A4AFC" w:rsidDel="00166699">
          <w:rPr>
            <w:b w:val="0"/>
            <w:bCs/>
            <w:color w:val="000000" w:themeColor="text1"/>
            <w:spacing w:val="1"/>
            <w:szCs w:val="24"/>
            <w:lang w:val="fr-ML"/>
            <w:rPrChange w:id="17286" w:author="Dr Mamadou SANOGO" w:date="2023-10-25T18:15:00Z">
              <w:rPr>
                <w:b/>
                <w:bCs/>
                <w:color w:val="030303"/>
                <w:spacing w:val="1"/>
                <w:szCs w:val="24"/>
                <w:lang w:val="fr-ML"/>
              </w:rPr>
            </w:rPrChange>
          </w:rPr>
          <w:delText>3</w:delText>
        </w:r>
        <w:r w:rsidRPr="007A4AFC" w:rsidDel="00166699">
          <w:rPr>
            <w:b w:val="0"/>
            <w:bCs/>
            <w:color w:val="000000" w:themeColor="text1"/>
            <w:szCs w:val="24"/>
            <w:lang w:val="fr-ML"/>
            <w:rPrChange w:id="17287" w:author="Dr Mamadou SANOGO" w:date="2023-10-25T18:15:00Z">
              <w:rPr>
                <w:b/>
                <w:bCs/>
                <w:color w:val="030303"/>
                <w:szCs w:val="24"/>
                <w:lang w:val="fr-ML"/>
              </w:rPr>
            </w:rPrChange>
          </w:rPr>
          <w:delText>.</w:delText>
        </w:r>
        <w:r w:rsidRPr="007A4AFC" w:rsidDel="00166699">
          <w:rPr>
            <w:b w:val="0"/>
            <w:bCs/>
            <w:color w:val="000000" w:themeColor="text1"/>
            <w:spacing w:val="-1"/>
            <w:szCs w:val="24"/>
            <w:lang w:val="fr-ML"/>
            <w:rPrChange w:id="17288"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7289" w:author="Dr Mamadou SANOGO" w:date="2023-10-25T18:15:00Z">
              <w:rPr>
                <w:b/>
                <w:bCs/>
                <w:color w:val="030303"/>
                <w:szCs w:val="24"/>
                <w:lang w:val="fr-ML"/>
              </w:rPr>
            </w:rPrChange>
          </w:rPr>
          <w:delText>Le c</w:delText>
        </w:r>
        <w:r w:rsidRPr="007A4AFC" w:rsidDel="00166699">
          <w:rPr>
            <w:b w:val="0"/>
            <w:bCs/>
            <w:color w:val="000000" w:themeColor="text1"/>
            <w:spacing w:val="-3"/>
            <w:szCs w:val="24"/>
            <w:lang w:val="fr-ML"/>
            <w:rPrChange w:id="17290" w:author="Dr Mamadou SANOGO" w:date="2023-10-25T18:15:00Z">
              <w:rPr>
                <w:b/>
                <w:bCs/>
                <w:color w:val="030303"/>
                <w:spacing w:val="-3"/>
                <w:szCs w:val="24"/>
                <w:lang w:val="fr-ML"/>
              </w:rPr>
            </w:rPrChange>
          </w:rPr>
          <w:delText>h</w:delText>
        </w:r>
        <w:r w:rsidRPr="007A4AFC" w:rsidDel="00166699">
          <w:rPr>
            <w:b w:val="0"/>
            <w:bCs/>
            <w:color w:val="000000" w:themeColor="text1"/>
            <w:spacing w:val="1"/>
            <w:szCs w:val="24"/>
            <w:lang w:val="fr-ML"/>
            <w:rPrChange w:id="17291" w:author="Dr Mamadou SANOGO" w:date="2023-10-25T18:15:00Z">
              <w:rPr>
                <w:b/>
                <w:bCs/>
                <w:color w:val="030303"/>
                <w:spacing w:val="1"/>
                <w:szCs w:val="24"/>
                <w:lang w:val="fr-ML"/>
              </w:rPr>
            </w:rPrChange>
          </w:rPr>
          <w:delText>o</w:delText>
        </w:r>
        <w:r w:rsidRPr="007A4AFC" w:rsidDel="00166699">
          <w:rPr>
            <w:b w:val="0"/>
            <w:bCs/>
            <w:color w:val="000000" w:themeColor="text1"/>
            <w:spacing w:val="-1"/>
            <w:szCs w:val="24"/>
            <w:lang w:val="fr-ML"/>
            <w:rPrChange w:id="17292"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7293" w:author="Dr Mamadou SANOGO" w:date="2023-10-25T18:15:00Z">
              <w:rPr>
                <w:b/>
                <w:bCs/>
                <w:color w:val="030303"/>
                <w:szCs w:val="24"/>
                <w:lang w:val="fr-ML"/>
              </w:rPr>
            </w:rPrChange>
          </w:rPr>
          <w:delText>x</w:delText>
        </w:r>
        <w:r w:rsidRPr="007A4AFC" w:rsidDel="00166699">
          <w:rPr>
            <w:b w:val="0"/>
            <w:bCs/>
            <w:color w:val="000000" w:themeColor="text1"/>
            <w:spacing w:val="1"/>
            <w:szCs w:val="24"/>
            <w:lang w:val="fr-ML"/>
            <w:rPrChange w:id="17294"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7295" w:author="Dr Mamadou SANOGO" w:date="2023-10-25T18:15:00Z">
              <w:rPr>
                <w:b/>
                <w:bCs/>
                <w:color w:val="030303"/>
                <w:szCs w:val="24"/>
                <w:lang w:val="fr-ML"/>
              </w:rPr>
            </w:rPrChange>
          </w:rPr>
          <w:delText>d</w:delText>
        </w:r>
        <w:r w:rsidRPr="007A4AFC" w:rsidDel="00166699">
          <w:rPr>
            <w:b w:val="0"/>
            <w:bCs/>
            <w:color w:val="000000" w:themeColor="text1"/>
            <w:spacing w:val="-3"/>
            <w:szCs w:val="24"/>
            <w:lang w:val="fr-ML"/>
            <w:rPrChange w:id="17296" w:author="Dr Mamadou SANOGO" w:date="2023-10-25T18:15:00Z">
              <w:rPr>
                <w:b/>
                <w:bCs/>
                <w:color w:val="030303"/>
                <w:spacing w:val="-3"/>
                <w:szCs w:val="24"/>
                <w:lang w:val="fr-ML"/>
              </w:rPr>
            </w:rPrChange>
          </w:rPr>
          <w:delText>e</w:delText>
        </w:r>
        <w:r w:rsidRPr="007A4AFC" w:rsidDel="00166699">
          <w:rPr>
            <w:b w:val="0"/>
            <w:bCs/>
            <w:color w:val="000000" w:themeColor="text1"/>
            <w:szCs w:val="24"/>
            <w:lang w:val="fr-ML"/>
            <w:rPrChange w:id="17297" w:author="Dr Mamadou SANOGO" w:date="2023-10-25T18:15:00Z">
              <w:rPr>
                <w:b/>
                <w:bCs/>
                <w:color w:val="030303"/>
                <w:szCs w:val="24"/>
                <w:lang w:val="fr-ML"/>
              </w:rPr>
            </w:rPrChange>
          </w:rPr>
          <w:delText>s</w:delText>
        </w:r>
        <w:r w:rsidRPr="007A4AFC" w:rsidDel="00166699">
          <w:rPr>
            <w:b w:val="0"/>
            <w:bCs/>
            <w:color w:val="000000" w:themeColor="text1"/>
            <w:spacing w:val="1"/>
            <w:szCs w:val="24"/>
            <w:lang w:val="fr-ML"/>
            <w:rPrChange w:id="17298"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7299" w:author="Dr Mamadou SANOGO" w:date="2023-10-25T18:15:00Z">
              <w:rPr>
                <w:b/>
                <w:bCs/>
                <w:color w:val="030303"/>
                <w:szCs w:val="24"/>
                <w:lang w:val="fr-ML"/>
              </w:rPr>
            </w:rPrChange>
          </w:rPr>
          <w:delText>rap</w:delText>
        </w:r>
        <w:r w:rsidRPr="007A4AFC" w:rsidDel="00166699">
          <w:rPr>
            <w:b w:val="0"/>
            <w:bCs/>
            <w:color w:val="000000" w:themeColor="text1"/>
            <w:spacing w:val="-2"/>
            <w:szCs w:val="24"/>
            <w:lang w:val="fr-ML"/>
            <w:rPrChange w:id="17300" w:author="Dr Mamadou SANOGO" w:date="2023-10-25T18:15:00Z">
              <w:rPr>
                <w:b/>
                <w:bCs/>
                <w:color w:val="030303"/>
                <w:spacing w:val="-2"/>
                <w:szCs w:val="24"/>
                <w:lang w:val="fr-ML"/>
              </w:rPr>
            </w:rPrChange>
          </w:rPr>
          <w:delText>p</w:delText>
        </w:r>
        <w:r w:rsidRPr="007A4AFC" w:rsidDel="00166699">
          <w:rPr>
            <w:b w:val="0"/>
            <w:bCs/>
            <w:color w:val="000000" w:themeColor="text1"/>
            <w:spacing w:val="1"/>
            <w:szCs w:val="24"/>
            <w:lang w:val="fr-ML"/>
            <w:rPrChange w:id="17301"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7302" w:author="Dr Mamadou SANOGO" w:date="2023-10-25T18:15:00Z">
              <w:rPr>
                <w:b/>
                <w:bCs/>
                <w:color w:val="030303"/>
                <w:szCs w:val="24"/>
                <w:lang w:val="fr-ML"/>
              </w:rPr>
            </w:rPrChange>
          </w:rPr>
          <w:delText>rte</w:delText>
        </w:r>
        <w:r w:rsidRPr="007A4AFC" w:rsidDel="00166699">
          <w:rPr>
            <w:b w:val="0"/>
            <w:bCs/>
            <w:color w:val="000000" w:themeColor="text1"/>
            <w:spacing w:val="-2"/>
            <w:szCs w:val="24"/>
            <w:lang w:val="fr-ML"/>
            <w:rPrChange w:id="17303" w:author="Dr Mamadou SANOGO" w:date="2023-10-25T18:15:00Z">
              <w:rPr>
                <w:b/>
                <w:bCs/>
                <w:color w:val="030303"/>
                <w:spacing w:val="-2"/>
                <w:szCs w:val="24"/>
                <w:lang w:val="fr-ML"/>
              </w:rPr>
            </w:rPrChange>
          </w:rPr>
          <w:delText>u</w:delText>
        </w:r>
        <w:r w:rsidRPr="007A4AFC" w:rsidDel="00166699">
          <w:rPr>
            <w:b w:val="0"/>
            <w:bCs/>
            <w:color w:val="000000" w:themeColor="text1"/>
            <w:szCs w:val="24"/>
            <w:lang w:val="fr-ML"/>
            <w:rPrChange w:id="17304" w:author="Dr Mamadou SANOGO" w:date="2023-10-25T18:15:00Z">
              <w:rPr>
                <w:b/>
                <w:bCs/>
                <w:color w:val="030303"/>
                <w:szCs w:val="24"/>
                <w:lang w:val="fr-ML"/>
              </w:rPr>
            </w:rPrChange>
          </w:rPr>
          <w:delText>rs</w:delText>
        </w:r>
      </w:del>
    </w:p>
    <w:p w14:paraId="63C90344" w14:textId="71404F85" w:rsidR="0032620E" w:rsidRPr="007A4AFC" w:rsidDel="00166699" w:rsidRDefault="0032620E">
      <w:pPr>
        <w:pStyle w:val="Titre"/>
        <w:tabs>
          <w:tab w:val="num" w:pos="-4820"/>
        </w:tabs>
        <w:spacing w:line="276" w:lineRule="auto"/>
        <w:jc w:val="both"/>
        <w:rPr>
          <w:del w:id="17305" w:author="Dr Mamadou SANOGO" w:date="2023-10-25T17:56:00Z"/>
          <w:color w:val="000000" w:themeColor="text1"/>
          <w:szCs w:val="24"/>
          <w:lang w:val="fr-ML"/>
          <w:rPrChange w:id="17306" w:author="Dr Mamadou SANOGO" w:date="2023-10-25T18:15:00Z">
            <w:rPr>
              <w:del w:id="17307" w:author="Dr Mamadou SANOGO" w:date="2023-10-25T17:56:00Z"/>
              <w:color w:val="000000"/>
              <w:szCs w:val="24"/>
              <w:lang w:val="fr-ML"/>
            </w:rPr>
          </w:rPrChange>
        </w:rPr>
        <w:pPrChange w:id="17308" w:author="Dr Mamadou SANOGO" w:date="2023-10-25T17:57:00Z">
          <w:pPr>
            <w:widowControl w:val="0"/>
            <w:autoSpaceDE w:val="0"/>
            <w:autoSpaceDN w:val="0"/>
            <w:adjustRightInd w:val="0"/>
            <w:spacing w:line="240" w:lineRule="auto"/>
            <w:ind w:left="400" w:right="-36"/>
          </w:pPr>
        </w:pPrChange>
      </w:pPr>
      <w:del w:id="17309" w:author="Dr Mamadou SANOGO" w:date="2023-10-25T17:56:00Z">
        <w:r w:rsidRPr="007A4AFC" w:rsidDel="00166699">
          <w:rPr>
            <w:color w:val="000000" w:themeColor="text1"/>
            <w:spacing w:val="-3"/>
            <w:szCs w:val="24"/>
            <w:lang w:val="fr-ML"/>
            <w:rPrChange w:id="17310" w:author="Dr Mamadou SANOGO" w:date="2023-10-25T18:15:00Z">
              <w:rPr>
                <w:color w:val="000000"/>
                <w:spacing w:val="-3"/>
                <w:szCs w:val="24"/>
                <w:lang w:val="fr-ML"/>
              </w:rPr>
            </w:rPrChange>
          </w:rPr>
          <w:delText>L</w:delText>
        </w:r>
        <w:r w:rsidRPr="007A4AFC" w:rsidDel="00166699">
          <w:rPr>
            <w:color w:val="000000" w:themeColor="text1"/>
            <w:szCs w:val="24"/>
            <w:lang w:val="fr-ML"/>
            <w:rPrChange w:id="17311" w:author="Dr Mamadou SANOGO" w:date="2023-10-25T18:15:00Z">
              <w:rPr>
                <w:color w:val="000000"/>
                <w:szCs w:val="24"/>
                <w:lang w:val="fr-ML"/>
              </w:rPr>
            </w:rPrChange>
          </w:rPr>
          <w:delText>e</w:delText>
        </w:r>
        <w:r w:rsidRPr="007A4AFC" w:rsidDel="00166699">
          <w:rPr>
            <w:color w:val="000000" w:themeColor="text1"/>
            <w:spacing w:val="1"/>
            <w:szCs w:val="24"/>
            <w:lang w:val="fr-ML"/>
            <w:rPrChange w:id="17312"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7313" w:author="Dr Mamadou SANOGO" w:date="2023-10-25T18:15:00Z">
              <w:rPr>
                <w:color w:val="000000"/>
                <w:spacing w:val="-1"/>
                <w:szCs w:val="24"/>
                <w:lang w:val="fr-ML"/>
              </w:rPr>
            </w:rPrChange>
          </w:rPr>
          <w:delText>c</w:delText>
        </w:r>
        <w:r w:rsidRPr="007A4AFC" w:rsidDel="00166699">
          <w:rPr>
            <w:color w:val="000000" w:themeColor="text1"/>
            <w:szCs w:val="24"/>
            <w:lang w:val="fr-ML"/>
            <w:rPrChange w:id="17314" w:author="Dr Mamadou SANOGO" w:date="2023-10-25T18:15:00Z">
              <w:rPr>
                <w:color w:val="000000"/>
                <w:szCs w:val="24"/>
                <w:lang w:val="fr-ML"/>
              </w:rPr>
            </w:rPrChange>
          </w:rPr>
          <w:delText>hoix</w:delText>
        </w:r>
        <w:r w:rsidRPr="007A4AFC" w:rsidDel="00166699">
          <w:rPr>
            <w:color w:val="000000" w:themeColor="text1"/>
            <w:spacing w:val="3"/>
            <w:szCs w:val="24"/>
            <w:lang w:val="fr-ML"/>
            <w:rPrChange w:id="17315"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7316" w:author="Dr Mamadou SANOGO" w:date="2023-10-25T18:15:00Z">
              <w:rPr>
                <w:color w:val="000000"/>
                <w:szCs w:val="24"/>
                <w:lang w:val="fr-ML"/>
              </w:rPr>
            </w:rPrChange>
          </w:rPr>
          <w:delText>d</w:delText>
        </w:r>
        <w:r w:rsidRPr="007A4AFC" w:rsidDel="00166699">
          <w:rPr>
            <w:color w:val="000000" w:themeColor="text1"/>
            <w:spacing w:val="-1"/>
            <w:szCs w:val="24"/>
            <w:lang w:val="fr-ML"/>
            <w:rPrChange w:id="17317" w:author="Dr Mamadou SANOGO" w:date="2023-10-25T18:15:00Z">
              <w:rPr>
                <w:color w:val="000000"/>
                <w:spacing w:val="-1"/>
                <w:szCs w:val="24"/>
                <w:lang w:val="fr-ML"/>
              </w:rPr>
            </w:rPrChange>
          </w:rPr>
          <w:delText>e</w:delText>
        </w:r>
        <w:r w:rsidRPr="007A4AFC" w:rsidDel="00166699">
          <w:rPr>
            <w:color w:val="000000" w:themeColor="text1"/>
            <w:szCs w:val="24"/>
            <w:lang w:val="fr-ML"/>
            <w:rPrChange w:id="17318" w:author="Dr Mamadou SANOGO" w:date="2023-10-25T18:15:00Z">
              <w:rPr>
                <w:color w:val="000000"/>
                <w:szCs w:val="24"/>
                <w:lang w:val="fr-ML"/>
              </w:rPr>
            </w:rPrChange>
          </w:rPr>
          <w:delText>s r</w:delText>
        </w:r>
        <w:r w:rsidRPr="007A4AFC" w:rsidDel="00166699">
          <w:rPr>
            <w:color w:val="000000" w:themeColor="text1"/>
            <w:spacing w:val="-1"/>
            <w:szCs w:val="24"/>
            <w:lang w:val="fr-ML"/>
            <w:rPrChange w:id="17319" w:author="Dr Mamadou SANOGO" w:date="2023-10-25T18:15:00Z">
              <w:rPr>
                <w:color w:val="000000"/>
                <w:spacing w:val="-1"/>
                <w:szCs w:val="24"/>
                <w:lang w:val="fr-ML"/>
              </w:rPr>
            </w:rPrChange>
          </w:rPr>
          <w:delText>a</w:delText>
        </w:r>
        <w:r w:rsidRPr="007A4AFC" w:rsidDel="00166699">
          <w:rPr>
            <w:color w:val="000000" w:themeColor="text1"/>
            <w:szCs w:val="24"/>
            <w:lang w:val="fr-ML"/>
            <w:rPrChange w:id="17320" w:author="Dr Mamadou SANOGO" w:date="2023-10-25T18:15:00Z">
              <w:rPr>
                <w:color w:val="000000"/>
                <w:szCs w:val="24"/>
                <w:lang w:val="fr-ML"/>
              </w:rPr>
            </w:rPrChange>
          </w:rPr>
          <w:delText>pport</w:delText>
        </w:r>
        <w:r w:rsidRPr="007A4AFC" w:rsidDel="00166699">
          <w:rPr>
            <w:color w:val="000000" w:themeColor="text1"/>
            <w:spacing w:val="-1"/>
            <w:szCs w:val="24"/>
            <w:lang w:val="fr-ML"/>
            <w:rPrChange w:id="17321" w:author="Dr Mamadou SANOGO" w:date="2023-10-25T18:15:00Z">
              <w:rPr>
                <w:color w:val="000000"/>
                <w:spacing w:val="-1"/>
                <w:szCs w:val="24"/>
                <w:lang w:val="fr-ML"/>
              </w:rPr>
            </w:rPrChange>
          </w:rPr>
          <w:delText>e</w:delText>
        </w:r>
        <w:r w:rsidRPr="007A4AFC" w:rsidDel="00166699">
          <w:rPr>
            <w:color w:val="000000" w:themeColor="text1"/>
            <w:szCs w:val="24"/>
            <w:lang w:val="fr-ML"/>
            <w:rPrChange w:id="17322" w:author="Dr Mamadou SANOGO" w:date="2023-10-25T18:15:00Z">
              <w:rPr>
                <w:color w:val="000000"/>
                <w:szCs w:val="24"/>
                <w:lang w:val="fr-ML"/>
              </w:rPr>
            </w:rPrChange>
          </w:rPr>
          <w:delText>urs</w:delText>
        </w:r>
        <w:r w:rsidRPr="007A4AFC" w:rsidDel="00166699">
          <w:rPr>
            <w:color w:val="000000" w:themeColor="text1"/>
            <w:spacing w:val="2"/>
            <w:szCs w:val="24"/>
            <w:lang w:val="fr-ML"/>
            <w:rPrChange w:id="1732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7324" w:author="Dr Mamadou SANOGO" w:date="2023-10-25T18:15:00Z">
              <w:rPr>
                <w:color w:val="000000"/>
                <w:szCs w:val="24"/>
                <w:lang w:val="fr-ML"/>
              </w:rPr>
            </w:rPrChange>
          </w:rPr>
          <w:delText>doit</w:delText>
        </w:r>
        <w:r w:rsidRPr="007A4AFC" w:rsidDel="00166699">
          <w:rPr>
            <w:color w:val="000000" w:themeColor="text1"/>
            <w:spacing w:val="1"/>
            <w:szCs w:val="24"/>
            <w:lang w:val="fr-ML"/>
            <w:rPrChange w:id="17325"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7326" w:author="Dr Mamadou SANOGO" w:date="2023-10-25T18:15:00Z">
              <w:rPr>
                <w:color w:val="000000"/>
                <w:spacing w:val="-1"/>
                <w:szCs w:val="24"/>
                <w:lang w:val="fr-ML"/>
              </w:rPr>
            </w:rPrChange>
          </w:rPr>
          <w:delText>ê</w:delText>
        </w:r>
        <w:r w:rsidRPr="007A4AFC" w:rsidDel="00166699">
          <w:rPr>
            <w:color w:val="000000" w:themeColor="text1"/>
            <w:szCs w:val="24"/>
            <w:lang w:val="fr-ML"/>
            <w:rPrChange w:id="17327" w:author="Dr Mamadou SANOGO" w:date="2023-10-25T18:15:00Z">
              <w:rPr>
                <w:color w:val="000000"/>
                <w:szCs w:val="24"/>
                <w:lang w:val="fr-ML"/>
              </w:rPr>
            </w:rPrChange>
          </w:rPr>
          <w:delText>tre</w:delText>
        </w:r>
        <w:r w:rsidRPr="007A4AFC" w:rsidDel="00166699">
          <w:rPr>
            <w:color w:val="000000" w:themeColor="text1"/>
            <w:spacing w:val="-1"/>
            <w:szCs w:val="24"/>
            <w:lang w:val="fr-ML"/>
            <w:rPrChange w:id="17328"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7329" w:author="Dr Mamadou SANOGO" w:date="2023-10-25T18:15:00Z">
              <w:rPr>
                <w:color w:val="000000"/>
                <w:szCs w:val="24"/>
                <w:lang w:val="fr-ML"/>
              </w:rPr>
            </w:rPrChange>
          </w:rPr>
          <w:delText>f</w:delText>
        </w:r>
        <w:r w:rsidRPr="007A4AFC" w:rsidDel="00166699">
          <w:rPr>
            <w:color w:val="000000" w:themeColor="text1"/>
            <w:spacing w:val="1"/>
            <w:szCs w:val="24"/>
            <w:lang w:val="fr-ML"/>
            <w:rPrChange w:id="17330"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7331" w:author="Dr Mamadou SANOGO" w:date="2023-10-25T18:15:00Z">
              <w:rPr>
                <w:color w:val="000000"/>
                <w:spacing w:val="-1"/>
                <w:szCs w:val="24"/>
                <w:lang w:val="fr-ML"/>
              </w:rPr>
            </w:rPrChange>
          </w:rPr>
          <w:delText>ec</w:delText>
        </w:r>
        <w:r w:rsidRPr="007A4AFC" w:rsidDel="00166699">
          <w:rPr>
            <w:color w:val="000000" w:themeColor="text1"/>
            <w:szCs w:val="24"/>
            <w:lang w:val="fr-ML"/>
            <w:rPrChange w:id="17332" w:author="Dr Mamadou SANOGO" w:date="2023-10-25T18:15:00Z">
              <w:rPr>
                <w:color w:val="000000"/>
                <w:szCs w:val="24"/>
                <w:lang w:val="fr-ML"/>
              </w:rPr>
            </w:rPrChange>
          </w:rPr>
          <w:delText xml:space="preserve">tué </w:delText>
        </w:r>
        <w:r w:rsidRPr="007A4AFC" w:rsidDel="00166699">
          <w:rPr>
            <w:color w:val="000000" w:themeColor="text1"/>
            <w:spacing w:val="2"/>
            <w:szCs w:val="24"/>
            <w:lang w:val="fr-ML"/>
            <w:rPrChange w:id="17333" w:author="Dr Mamadou SANOGO" w:date="2023-10-25T18:15:00Z">
              <w:rPr>
                <w:color w:val="000000"/>
                <w:spacing w:val="2"/>
                <w:szCs w:val="24"/>
                <w:lang w:val="fr-ML"/>
              </w:rPr>
            </w:rPrChange>
          </w:rPr>
          <w:delText>s</w:delText>
        </w:r>
        <w:r w:rsidRPr="007A4AFC" w:rsidDel="00166699">
          <w:rPr>
            <w:color w:val="000000" w:themeColor="text1"/>
            <w:spacing w:val="-1"/>
            <w:szCs w:val="24"/>
            <w:lang w:val="fr-ML"/>
            <w:rPrChange w:id="17334" w:author="Dr Mamadou SANOGO" w:date="2023-10-25T18:15:00Z">
              <w:rPr>
                <w:color w:val="000000"/>
                <w:spacing w:val="-1"/>
                <w:szCs w:val="24"/>
                <w:lang w:val="fr-ML"/>
              </w:rPr>
            </w:rPrChange>
          </w:rPr>
          <w:delText>e</w:delText>
        </w:r>
        <w:r w:rsidRPr="007A4AFC" w:rsidDel="00166699">
          <w:rPr>
            <w:color w:val="000000" w:themeColor="text1"/>
            <w:szCs w:val="24"/>
            <w:lang w:val="fr-ML"/>
            <w:rPrChange w:id="17335" w:author="Dr Mamadou SANOGO" w:date="2023-10-25T18:15:00Z">
              <w:rPr>
                <w:color w:val="000000"/>
                <w:szCs w:val="24"/>
                <w:lang w:val="fr-ML"/>
              </w:rPr>
            </w:rPrChange>
          </w:rPr>
          <w:delText xml:space="preserve">lon </w:delText>
        </w:r>
        <w:r w:rsidRPr="007A4AFC" w:rsidDel="00166699">
          <w:rPr>
            <w:color w:val="000000" w:themeColor="text1"/>
            <w:spacing w:val="1"/>
            <w:szCs w:val="24"/>
            <w:lang w:val="fr-ML"/>
            <w:rPrChange w:id="17336" w:author="Dr Mamadou SANOGO" w:date="2023-10-25T18:15:00Z">
              <w:rPr>
                <w:color w:val="000000"/>
                <w:spacing w:val="1"/>
                <w:szCs w:val="24"/>
                <w:lang w:val="fr-ML"/>
              </w:rPr>
            </w:rPrChange>
          </w:rPr>
          <w:delText>le</w:delText>
        </w:r>
        <w:r w:rsidRPr="007A4AFC" w:rsidDel="00166699">
          <w:rPr>
            <w:color w:val="000000" w:themeColor="text1"/>
            <w:szCs w:val="24"/>
            <w:lang w:val="fr-ML"/>
            <w:rPrChange w:id="17337"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7338" w:author="Dr Mamadou SANOGO" w:date="2023-10-25T18:15:00Z">
              <w:rPr>
                <w:color w:val="000000"/>
                <w:spacing w:val="-1"/>
                <w:szCs w:val="24"/>
                <w:lang w:val="fr-ML"/>
              </w:rPr>
            </w:rPrChange>
          </w:rPr>
          <w:delText>c</w:delText>
        </w:r>
        <w:r w:rsidRPr="007A4AFC" w:rsidDel="00166699">
          <w:rPr>
            <w:color w:val="000000" w:themeColor="text1"/>
            <w:szCs w:val="24"/>
            <w:lang w:val="fr-ML"/>
            <w:rPrChange w:id="17339" w:author="Dr Mamadou SANOGO" w:date="2023-10-25T18:15:00Z">
              <w:rPr>
                <w:color w:val="000000"/>
                <w:szCs w:val="24"/>
                <w:lang w:val="fr-ML"/>
              </w:rPr>
            </w:rPrChange>
          </w:rPr>
          <w:delText>rit</w:delText>
        </w:r>
        <w:r w:rsidRPr="007A4AFC" w:rsidDel="00166699">
          <w:rPr>
            <w:color w:val="000000" w:themeColor="text1"/>
            <w:spacing w:val="-1"/>
            <w:szCs w:val="24"/>
            <w:lang w:val="fr-ML"/>
            <w:rPrChange w:id="17340" w:author="Dr Mamadou SANOGO" w:date="2023-10-25T18:15:00Z">
              <w:rPr>
                <w:color w:val="000000"/>
                <w:spacing w:val="-1"/>
                <w:szCs w:val="24"/>
                <w:lang w:val="fr-ML"/>
              </w:rPr>
            </w:rPrChange>
          </w:rPr>
          <w:delText>è</w:delText>
        </w:r>
        <w:r w:rsidRPr="007A4AFC" w:rsidDel="00166699">
          <w:rPr>
            <w:color w:val="000000" w:themeColor="text1"/>
            <w:szCs w:val="24"/>
            <w:lang w:val="fr-ML"/>
            <w:rPrChange w:id="17341" w:author="Dr Mamadou SANOGO" w:date="2023-10-25T18:15:00Z">
              <w:rPr>
                <w:color w:val="000000"/>
                <w:szCs w:val="24"/>
                <w:lang w:val="fr-ML"/>
              </w:rPr>
            </w:rPrChange>
          </w:rPr>
          <w:delText>r</w:delText>
        </w:r>
        <w:r w:rsidRPr="007A4AFC" w:rsidDel="00166699">
          <w:rPr>
            <w:color w:val="000000" w:themeColor="text1"/>
            <w:spacing w:val="-2"/>
            <w:szCs w:val="24"/>
            <w:lang w:val="fr-ML"/>
            <w:rPrChange w:id="17342" w:author="Dr Mamadou SANOGO" w:date="2023-10-25T18:15:00Z">
              <w:rPr>
                <w:color w:val="000000"/>
                <w:spacing w:val="-2"/>
                <w:szCs w:val="24"/>
                <w:lang w:val="fr-ML"/>
              </w:rPr>
            </w:rPrChange>
          </w:rPr>
          <w:delText>e</w:delText>
        </w:r>
        <w:r w:rsidRPr="007A4AFC" w:rsidDel="00166699">
          <w:rPr>
            <w:color w:val="000000" w:themeColor="text1"/>
            <w:szCs w:val="24"/>
            <w:lang w:val="fr-ML"/>
            <w:rPrChange w:id="17343" w:author="Dr Mamadou SANOGO" w:date="2023-10-25T18:15:00Z">
              <w:rPr>
                <w:color w:val="000000"/>
                <w:szCs w:val="24"/>
                <w:lang w:val="fr-ML"/>
              </w:rPr>
            </w:rPrChange>
          </w:rPr>
          <w:delText>s su</w:delText>
        </w:r>
        <w:r w:rsidRPr="007A4AFC" w:rsidDel="00166699">
          <w:rPr>
            <w:color w:val="000000" w:themeColor="text1"/>
            <w:spacing w:val="1"/>
            <w:szCs w:val="24"/>
            <w:lang w:val="fr-ML"/>
            <w:rPrChange w:id="17344" w:author="Dr Mamadou SANOGO" w:date="2023-10-25T18:15:00Z">
              <w:rPr>
                <w:color w:val="000000"/>
                <w:spacing w:val="1"/>
                <w:szCs w:val="24"/>
                <w:lang w:val="fr-ML"/>
              </w:rPr>
            </w:rPrChange>
          </w:rPr>
          <w:delText>i</w:delText>
        </w:r>
        <w:r w:rsidRPr="007A4AFC" w:rsidDel="00166699">
          <w:rPr>
            <w:color w:val="000000" w:themeColor="text1"/>
            <w:szCs w:val="24"/>
            <w:lang w:val="fr-ML"/>
            <w:rPrChange w:id="17345" w:author="Dr Mamadou SANOGO" w:date="2023-10-25T18:15:00Z">
              <w:rPr>
                <w:color w:val="000000"/>
                <w:szCs w:val="24"/>
                <w:lang w:val="fr-ML"/>
              </w:rPr>
            </w:rPrChange>
          </w:rPr>
          <w:delText>v</w:delText>
        </w:r>
        <w:r w:rsidRPr="007A4AFC" w:rsidDel="00166699">
          <w:rPr>
            <w:color w:val="000000" w:themeColor="text1"/>
            <w:spacing w:val="-1"/>
            <w:szCs w:val="24"/>
            <w:lang w:val="fr-ML"/>
            <w:rPrChange w:id="17346" w:author="Dr Mamadou SANOGO" w:date="2023-10-25T18:15:00Z">
              <w:rPr>
                <w:color w:val="000000"/>
                <w:spacing w:val="-1"/>
                <w:szCs w:val="24"/>
                <w:lang w:val="fr-ML"/>
              </w:rPr>
            </w:rPrChange>
          </w:rPr>
          <w:delText>a</w:delText>
        </w:r>
        <w:r w:rsidRPr="007A4AFC" w:rsidDel="00166699">
          <w:rPr>
            <w:color w:val="000000" w:themeColor="text1"/>
            <w:szCs w:val="24"/>
            <w:lang w:val="fr-ML"/>
            <w:rPrChange w:id="17347" w:author="Dr Mamadou SANOGO" w:date="2023-10-25T18:15:00Z">
              <w:rPr>
                <w:color w:val="000000"/>
                <w:szCs w:val="24"/>
                <w:lang w:val="fr-ML"/>
              </w:rPr>
            </w:rPrChange>
          </w:rPr>
          <w:delText>nts :</w:delText>
        </w:r>
      </w:del>
    </w:p>
    <w:p w14:paraId="318F26DD" w14:textId="6D3171FD" w:rsidR="0032620E" w:rsidRPr="007A4AFC" w:rsidDel="00166699" w:rsidRDefault="0032620E">
      <w:pPr>
        <w:pStyle w:val="Titre"/>
        <w:tabs>
          <w:tab w:val="num" w:pos="-4820"/>
        </w:tabs>
        <w:spacing w:line="276" w:lineRule="auto"/>
        <w:jc w:val="both"/>
        <w:rPr>
          <w:del w:id="17348" w:author="Dr Mamadou SANOGO" w:date="2023-10-25T17:56:00Z"/>
          <w:color w:val="000000" w:themeColor="text1"/>
          <w:szCs w:val="24"/>
          <w:lang w:val="fr-ML"/>
          <w:rPrChange w:id="17349" w:author="Dr Mamadou SANOGO" w:date="2023-10-25T18:15:00Z">
            <w:rPr>
              <w:del w:id="17350" w:author="Dr Mamadou SANOGO" w:date="2023-10-25T17:56:00Z"/>
              <w:color w:val="000000"/>
              <w:szCs w:val="24"/>
              <w:lang w:val="fr-ML"/>
            </w:rPr>
          </w:rPrChange>
        </w:rPr>
        <w:pPrChange w:id="17351" w:author="Dr Mamadou SANOGO" w:date="2023-10-25T17:57:00Z">
          <w:pPr>
            <w:widowControl w:val="0"/>
            <w:numPr>
              <w:numId w:val="10"/>
            </w:numPr>
            <w:autoSpaceDE w:val="0"/>
            <w:autoSpaceDN w:val="0"/>
            <w:adjustRightInd w:val="0"/>
            <w:spacing w:line="240" w:lineRule="auto"/>
            <w:ind w:left="903" w:right="-36" w:hanging="360"/>
          </w:pPr>
        </w:pPrChange>
      </w:pPr>
      <w:del w:id="17352" w:author="Dr Mamadou SANOGO" w:date="2023-10-25T17:56:00Z">
        <w:r w:rsidRPr="007A4AFC" w:rsidDel="00166699">
          <w:rPr>
            <w:color w:val="000000" w:themeColor="text1"/>
            <w:szCs w:val="24"/>
            <w:lang w:val="fr-ML"/>
            <w:rPrChange w:id="17353" w:author="Dr Mamadou SANOGO" w:date="2023-10-25T18:15:00Z">
              <w:rPr>
                <w:color w:val="000000"/>
                <w:szCs w:val="24"/>
                <w:lang w:val="fr-ML"/>
              </w:rPr>
            </w:rPrChange>
          </w:rPr>
          <w:delText>i</w:delText>
        </w:r>
        <w:r w:rsidRPr="007A4AFC" w:rsidDel="00166699">
          <w:rPr>
            <w:color w:val="000000" w:themeColor="text1"/>
            <w:spacing w:val="1"/>
            <w:szCs w:val="24"/>
            <w:lang w:val="fr-ML"/>
            <w:rPrChange w:id="17354" w:author="Dr Mamadou SANOGO" w:date="2023-10-25T18:15:00Z">
              <w:rPr>
                <w:color w:val="000000"/>
                <w:spacing w:val="1"/>
                <w:szCs w:val="24"/>
                <w:lang w:val="fr-ML"/>
              </w:rPr>
            </w:rPrChange>
          </w:rPr>
          <w:delText>l</w:delText>
        </w:r>
        <w:r w:rsidRPr="007A4AFC" w:rsidDel="00166699">
          <w:rPr>
            <w:color w:val="000000" w:themeColor="text1"/>
            <w:szCs w:val="24"/>
            <w:lang w:val="fr-ML"/>
            <w:rPrChange w:id="17355"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7356" w:author="Dr Mamadou SANOGO" w:date="2023-10-25T18:15:00Z">
              <w:rPr>
                <w:color w:val="000000"/>
                <w:spacing w:val="-1"/>
                <w:szCs w:val="24"/>
                <w:lang w:val="fr-ML"/>
              </w:rPr>
            </w:rPrChange>
          </w:rPr>
          <w:delText>e</w:delText>
        </w:r>
        <w:r w:rsidRPr="007A4AFC" w:rsidDel="00166699">
          <w:rPr>
            <w:color w:val="000000" w:themeColor="text1"/>
            <w:szCs w:val="24"/>
            <w:lang w:val="fr-ML"/>
            <w:rPrChange w:id="17357"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7358" w:author="Dr Mamadou SANOGO" w:date="2023-10-25T18:15:00Z">
              <w:rPr>
                <w:color w:val="000000"/>
                <w:spacing w:val="-1"/>
                <w:szCs w:val="24"/>
                <w:lang w:val="fr-ML"/>
              </w:rPr>
            </w:rPrChange>
          </w:rPr>
          <w:delText>r</w:delText>
        </w:r>
        <w:r w:rsidRPr="007A4AFC" w:rsidDel="00166699">
          <w:rPr>
            <w:color w:val="000000" w:themeColor="text1"/>
            <w:szCs w:val="24"/>
            <w:lang w:val="fr-ML"/>
            <w:rPrChange w:id="17359"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7360" w:author="Dr Mamadou SANOGO" w:date="2023-10-25T18:15:00Z">
              <w:rPr>
                <w:color w:val="000000"/>
                <w:spacing w:val="-1"/>
                <w:szCs w:val="24"/>
                <w:lang w:val="fr-ML"/>
              </w:rPr>
            </w:rPrChange>
          </w:rPr>
          <w:delText>a</w:delText>
        </w:r>
        <w:r w:rsidRPr="007A4AFC" w:rsidDel="00166699">
          <w:rPr>
            <w:color w:val="000000" w:themeColor="text1"/>
            <w:szCs w:val="24"/>
            <w:lang w:val="fr-ML"/>
            <w:rPrChange w:id="17361" w:author="Dr Mamadou SANOGO" w:date="2023-10-25T18:15:00Z">
              <w:rPr>
                <w:color w:val="000000"/>
                <w:szCs w:val="24"/>
                <w:lang w:val="fr-ML"/>
              </w:rPr>
            </w:rPrChange>
          </w:rPr>
          <w:delText>u m</w:delText>
        </w:r>
        <w:r w:rsidRPr="007A4AFC" w:rsidDel="00166699">
          <w:rPr>
            <w:color w:val="000000" w:themeColor="text1"/>
            <w:spacing w:val="1"/>
            <w:szCs w:val="24"/>
            <w:lang w:val="fr-ML"/>
            <w:rPrChange w:id="17362" w:author="Dr Mamadou SANOGO" w:date="2023-10-25T18:15:00Z">
              <w:rPr>
                <w:color w:val="000000"/>
                <w:spacing w:val="1"/>
                <w:szCs w:val="24"/>
                <w:lang w:val="fr-ML"/>
              </w:rPr>
            </w:rPrChange>
          </w:rPr>
          <w:delText>i</w:delText>
        </w:r>
        <w:r w:rsidRPr="007A4AFC" w:rsidDel="00166699">
          <w:rPr>
            <w:color w:val="000000" w:themeColor="text1"/>
            <w:szCs w:val="24"/>
            <w:lang w:val="fr-ML"/>
            <w:rPrChange w:id="17363" w:author="Dr Mamadou SANOGO" w:date="2023-10-25T18:15:00Z">
              <w:rPr>
                <w:color w:val="000000"/>
                <w:szCs w:val="24"/>
                <w:lang w:val="fr-ML"/>
              </w:rPr>
            </w:rPrChange>
          </w:rPr>
          <w:delText>ni</w:delText>
        </w:r>
        <w:r w:rsidRPr="007A4AFC" w:rsidDel="00166699">
          <w:rPr>
            <w:color w:val="000000" w:themeColor="text1"/>
            <w:spacing w:val="1"/>
            <w:szCs w:val="24"/>
            <w:lang w:val="fr-ML"/>
            <w:rPrChange w:id="17364" w:author="Dr Mamadou SANOGO" w:date="2023-10-25T18:15:00Z">
              <w:rPr>
                <w:color w:val="000000"/>
                <w:spacing w:val="1"/>
                <w:szCs w:val="24"/>
                <w:lang w:val="fr-ML"/>
              </w:rPr>
            </w:rPrChange>
          </w:rPr>
          <w:delText>m</w:delText>
        </w:r>
        <w:r w:rsidRPr="007A4AFC" w:rsidDel="00166699">
          <w:rPr>
            <w:color w:val="000000" w:themeColor="text1"/>
            <w:szCs w:val="24"/>
            <w:lang w:val="fr-ML"/>
            <w:rPrChange w:id="17365" w:author="Dr Mamadou SANOGO" w:date="2023-10-25T18:15:00Z">
              <w:rPr>
                <w:color w:val="000000"/>
                <w:szCs w:val="24"/>
                <w:lang w:val="fr-ML"/>
              </w:rPr>
            </w:rPrChange>
          </w:rPr>
          <w:delText>um deux</w:delText>
        </w:r>
        <w:r w:rsidRPr="007A4AFC" w:rsidDel="00166699">
          <w:rPr>
            <w:color w:val="000000" w:themeColor="text1"/>
            <w:spacing w:val="2"/>
            <w:szCs w:val="24"/>
            <w:lang w:val="fr-ML"/>
            <w:rPrChange w:id="17366"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7367" w:author="Dr Mamadou SANOGO" w:date="2023-10-25T18:15:00Z">
              <w:rPr>
                <w:color w:val="000000"/>
                <w:szCs w:val="24"/>
                <w:lang w:val="fr-ML"/>
              </w:rPr>
            </w:rPrChange>
          </w:rPr>
          <w:delText>;</w:delText>
        </w:r>
      </w:del>
    </w:p>
    <w:p w14:paraId="5BD2B9FC" w14:textId="4494AA53" w:rsidR="0032620E" w:rsidRPr="007A4AFC" w:rsidDel="00166699" w:rsidRDefault="0032620E">
      <w:pPr>
        <w:pStyle w:val="Titre"/>
        <w:tabs>
          <w:tab w:val="num" w:pos="-4820"/>
        </w:tabs>
        <w:spacing w:line="276" w:lineRule="auto"/>
        <w:jc w:val="both"/>
        <w:rPr>
          <w:del w:id="17368" w:author="Dr Mamadou SANOGO" w:date="2023-10-25T17:56:00Z"/>
          <w:color w:val="000000" w:themeColor="text1"/>
          <w:szCs w:val="24"/>
          <w:lang w:val="fr-ML"/>
          <w:rPrChange w:id="17369" w:author="Dr Mamadou SANOGO" w:date="2023-10-25T18:15:00Z">
            <w:rPr>
              <w:del w:id="17370" w:author="Dr Mamadou SANOGO" w:date="2023-10-25T17:56:00Z"/>
              <w:color w:val="000000"/>
              <w:szCs w:val="24"/>
              <w:lang w:val="fr-ML"/>
            </w:rPr>
          </w:rPrChange>
        </w:rPr>
        <w:pPrChange w:id="17371" w:author="Dr Mamadou SANOGO" w:date="2023-10-25T17:57:00Z">
          <w:pPr>
            <w:widowControl w:val="0"/>
            <w:numPr>
              <w:numId w:val="10"/>
            </w:numPr>
            <w:autoSpaceDE w:val="0"/>
            <w:autoSpaceDN w:val="0"/>
            <w:adjustRightInd w:val="0"/>
            <w:spacing w:line="240" w:lineRule="auto"/>
            <w:ind w:left="903" w:right="-36" w:hanging="360"/>
          </w:pPr>
        </w:pPrChange>
      </w:pPr>
      <w:del w:id="17372" w:author="Dr Mamadou SANOGO" w:date="2023-10-25T17:56:00Z">
        <w:r w:rsidRPr="007A4AFC" w:rsidDel="00166699">
          <w:rPr>
            <w:color w:val="000000" w:themeColor="text1"/>
            <w:szCs w:val="24"/>
            <w:lang w:val="fr-ML"/>
            <w:rPrChange w:id="17373" w:author="Dr Mamadou SANOGO" w:date="2023-10-25T18:15:00Z">
              <w:rPr>
                <w:color w:val="000000"/>
                <w:szCs w:val="24"/>
                <w:lang w:val="fr-ML"/>
              </w:rPr>
            </w:rPrChange>
          </w:rPr>
          <w:delText xml:space="preserve">ils doivent </w:delText>
        </w:r>
        <w:r w:rsidRPr="007A4AFC" w:rsidDel="00166699">
          <w:rPr>
            <w:color w:val="000000" w:themeColor="text1"/>
            <w:spacing w:val="-1"/>
            <w:szCs w:val="24"/>
            <w:lang w:val="fr-ML"/>
            <w:rPrChange w:id="17374" w:author="Dr Mamadou SANOGO" w:date="2023-10-25T18:15:00Z">
              <w:rPr>
                <w:color w:val="000000"/>
                <w:spacing w:val="-1"/>
                <w:szCs w:val="24"/>
                <w:lang w:val="fr-ML"/>
              </w:rPr>
            </w:rPrChange>
          </w:rPr>
          <w:delText>ê</w:delText>
        </w:r>
        <w:r w:rsidRPr="007A4AFC" w:rsidDel="00166699">
          <w:rPr>
            <w:color w:val="000000" w:themeColor="text1"/>
            <w:szCs w:val="24"/>
            <w:lang w:val="fr-ML"/>
            <w:rPrChange w:id="17375" w:author="Dr Mamadou SANOGO" w:date="2023-10-25T18:15:00Z">
              <w:rPr>
                <w:color w:val="000000"/>
                <w:szCs w:val="24"/>
                <w:lang w:val="fr-ML"/>
              </w:rPr>
            </w:rPrChange>
          </w:rPr>
          <w:delText>tre</w:delText>
        </w:r>
        <w:r w:rsidRPr="007A4AFC" w:rsidDel="00166699">
          <w:rPr>
            <w:color w:val="000000" w:themeColor="text1"/>
            <w:spacing w:val="-1"/>
            <w:szCs w:val="24"/>
            <w:lang w:val="fr-ML"/>
            <w:rPrChange w:id="1737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377" w:author="Dr Mamadou SANOGO" w:date="2023-10-25T18:15:00Z">
              <w:rPr>
                <w:color w:val="000000"/>
                <w:szCs w:val="24"/>
                <w:lang w:val="fr-ML"/>
              </w:rPr>
            </w:rPrChange>
          </w:rPr>
          <w:delText>h</w:delText>
        </w:r>
        <w:r w:rsidRPr="007A4AFC" w:rsidDel="00166699">
          <w:rPr>
            <w:color w:val="000000" w:themeColor="text1"/>
            <w:spacing w:val="-1"/>
            <w:szCs w:val="24"/>
            <w:lang w:val="fr-ML"/>
            <w:rPrChange w:id="17378" w:author="Dr Mamadou SANOGO" w:date="2023-10-25T18:15:00Z">
              <w:rPr>
                <w:color w:val="000000"/>
                <w:spacing w:val="-1"/>
                <w:szCs w:val="24"/>
                <w:lang w:val="fr-ML"/>
              </w:rPr>
            </w:rPrChange>
          </w:rPr>
          <w:delText>a</w:delText>
        </w:r>
        <w:r w:rsidRPr="007A4AFC" w:rsidDel="00166699">
          <w:rPr>
            <w:color w:val="000000" w:themeColor="text1"/>
            <w:szCs w:val="24"/>
            <w:lang w:val="fr-ML"/>
            <w:rPrChange w:id="17379" w:author="Dr Mamadou SANOGO" w:date="2023-10-25T18:15:00Z">
              <w:rPr>
                <w:color w:val="000000"/>
                <w:szCs w:val="24"/>
                <w:lang w:val="fr-ML"/>
              </w:rPr>
            </w:rPrChange>
          </w:rPr>
          <w:delText>bi</w:delText>
        </w:r>
        <w:r w:rsidRPr="007A4AFC" w:rsidDel="00166699">
          <w:rPr>
            <w:color w:val="000000" w:themeColor="text1"/>
            <w:spacing w:val="1"/>
            <w:szCs w:val="24"/>
            <w:lang w:val="fr-ML"/>
            <w:rPrChange w:id="17380" w:author="Dr Mamadou SANOGO" w:date="2023-10-25T18:15:00Z">
              <w:rPr>
                <w:color w:val="000000"/>
                <w:spacing w:val="1"/>
                <w:szCs w:val="24"/>
                <w:lang w:val="fr-ML"/>
              </w:rPr>
            </w:rPrChange>
          </w:rPr>
          <w:delText>l</w:delText>
        </w:r>
        <w:r w:rsidRPr="007A4AFC" w:rsidDel="00166699">
          <w:rPr>
            <w:color w:val="000000" w:themeColor="text1"/>
            <w:szCs w:val="24"/>
            <w:lang w:val="fr-ML"/>
            <w:rPrChange w:id="17381" w:author="Dr Mamadou SANOGO" w:date="2023-10-25T18:15:00Z">
              <w:rPr>
                <w:color w:val="000000"/>
                <w:szCs w:val="24"/>
                <w:lang w:val="fr-ML"/>
              </w:rPr>
            </w:rPrChange>
          </w:rPr>
          <w:delText>i</w:delText>
        </w:r>
        <w:r w:rsidRPr="007A4AFC" w:rsidDel="00166699">
          <w:rPr>
            <w:color w:val="000000" w:themeColor="text1"/>
            <w:spacing w:val="1"/>
            <w:szCs w:val="24"/>
            <w:lang w:val="fr-ML"/>
            <w:rPrChange w:id="17382"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7383" w:author="Dr Mamadou SANOGO" w:date="2023-10-25T18:15:00Z">
              <w:rPr>
                <w:color w:val="000000"/>
                <w:spacing w:val="-1"/>
                <w:szCs w:val="24"/>
                <w:lang w:val="fr-ML"/>
              </w:rPr>
            </w:rPrChange>
          </w:rPr>
          <w:delText>é</w:delText>
        </w:r>
        <w:r w:rsidRPr="007A4AFC" w:rsidDel="00166699">
          <w:rPr>
            <w:color w:val="000000" w:themeColor="text1"/>
            <w:szCs w:val="24"/>
            <w:lang w:val="fr-ML"/>
            <w:rPrChange w:id="17384" w:author="Dr Mamadou SANOGO" w:date="2023-10-25T18:15:00Z">
              <w:rPr>
                <w:color w:val="000000"/>
                <w:szCs w:val="24"/>
                <w:lang w:val="fr-ML"/>
              </w:rPr>
            </w:rPrChange>
          </w:rPr>
          <w:delText>s à</w:delText>
        </w:r>
        <w:r w:rsidRPr="007A4AFC" w:rsidDel="00166699">
          <w:rPr>
            <w:color w:val="000000" w:themeColor="text1"/>
            <w:spacing w:val="-1"/>
            <w:szCs w:val="24"/>
            <w:lang w:val="fr-ML"/>
            <w:rPrChange w:id="1738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386" w:author="Dr Mamadou SANOGO" w:date="2023-10-25T18:15:00Z">
              <w:rPr>
                <w:color w:val="000000"/>
                <w:szCs w:val="24"/>
                <w:lang w:val="fr-ML"/>
              </w:rPr>
            </w:rPrChange>
          </w:rPr>
          <w:delText>dirig</w:delText>
        </w:r>
        <w:r w:rsidRPr="007A4AFC" w:rsidDel="00166699">
          <w:rPr>
            <w:color w:val="000000" w:themeColor="text1"/>
            <w:spacing w:val="-1"/>
            <w:szCs w:val="24"/>
            <w:lang w:val="fr-ML"/>
            <w:rPrChange w:id="17387" w:author="Dr Mamadou SANOGO" w:date="2023-10-25T18:15:00Z">
              <w:rPr>
                <w:color w:val="000000"/>
                <w:spacing w:val="-1"/>
                <w:szCs w:val="24"/>
                <w:lang w:val="fr-ML"/>
              </w:rPr>
            </w:rPrChange>
          </w:rPr>
          <w:delText>e</w:delText>
        </w:r>
        <w:r w:rsidRPr="007A4AFC" w:rsidDel="00166699">
          <w:rPr>
            <w:color w:val="000000" w:themeColor="text1"/>
            <w:szCs w:val="24"/>
            <w:lang w:val="fr-ML"/>
            <w:rPrChange w:id="17388" w:author="Dr Mamadou SANOGO" w:date="2023-10-25T18:15:00Z">
              <w:rPr>
                <w:color w:val="000000"/>
                <w:szCs w:val="24"/>
                <w:lang w:val="fr-ML"/>
              </w:rPr>
            </w:rPrChange>
          </w:rPr>
          <w:delText>r d</w:delText>
        </w:r>
        <w:r w:rsidRPr="007A4AFC" w:rsidDel="00166699">
          <w:rPr>
            <w:color w:val="000000" w:themeColor="text1"/>
            <w:spacing w:val="-2"/>
            <w:szCs w:val="24"/>
            <w:lang w:val="fr-ML"/>
            <w:rPrChange w:id="17389" w:author="Dr Mamadou SANOGO" w:date="2023-10-25T18:15:00Z">
              <w:rPr>
                <w:color w:val="000000"/>
                <w:spacing w:val="-2"/>
                <w:szCs w:val="24"/>
                <w:lang w:val="fr-ML"/>
              </w:rPr>
            </w:rPrChange>
          </w:rPr>
          <w:delText>e</w:delText>
        </w:r>
        <w:r w:rsidRPr="007A4AFC" w:rsidDel="00166699">
          <w:rPr>
            <w:color w:val="000000" w:themeColor="text1"/>
            <w:szCs w:val="24"/>
            <w:lang w:val="fr-ML"/>
            <w:rPrChange w:id="17390" w:author="Dr Mamadou SANOGO" w:date="2023-10-25T18:15:00Z">
              <w:rPr>
                <w:color w:val="000000"/>
                <w:szCs w:val="24"/>
                <w:lang w:val="fr-ML"/>
              </w:rPr>
            </w:rPrChange>
          </w:rPr>
          <w:delText>s</w:delText>
        </w:r>
        <w:r w:rsidRPr="007A4AFC" w:rsidDel="00166699">
          <w:rPr>
            <w:color w:val="000000" w:themeColor="text1"/>
            <w:spacing w:val="2"/>
            <w:szCs w:val="24"/>
            <w:lang w:val="fr-ML"/>
            <w:rPrChange w:id="1739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7392" w:author="Dr Mamadou SANOGO" w:date="2023-10-25T18:15:00Z">
              <w:rPr>
                <w:color w:val="000000"/>
                <w:szCs w:val="24"/>
                <w:lang w:val="fr-ML"/>
              </w:rPr>
            </w:rPrChange>
          </w:rPr>
          <w:delText>r</w:delText>
        </w:r>
        <w:r w:rsidRPr="007A4AFC" w:rsidDel="00166699">
          <w:rPr>
            <w:color w:val="000000" w:themeColor="text1"/>
            <w:spacing w:val="-2"/>
            <w:szCs w:val="24"/>
            <w:lang w:val="fr-ML"/>
            <w:rPrChange w:id="17393" w:author="Dr Mamadou SANOGO" w:date="2023-10-25T18:15:00Z">
              <w:rPr>
                <w:color w:val="000000"/>
                <w:spacing w:val="-2"/>
                <w:szCs w:val="24"/>
                <w:lang w:val="fr-ML"/>
              </w:rPr>
            </w:rPrChange>
          </w:rPr>
          <w:delText>e</w:delText>
        </w:r>
        <w:r w:rsidRPr="007A4AFC" w:rsidDel="00166699">
          <w:rPr>
            <w:color w:val="000000" w:themeColor="text1"/>
            <w:spacing w:val="-1"/>
            <w:szCs w:val="24"/>
            <w:lang w:val="fr-ML"/>
            <w:rPrChange w:id="17394" w:author="Dr Mamadou SANOGO" w:date="2023-10-25T18:15:00Z">
              <w:rPr>
                <w:color w:val="000000"/>
                <w:spacing w:val="-1"/>
                <w:szCs w:val="24"/>
                <w:lang w:val="fr-ML"/>
              </w:rPr>
            </w:rPrChange>
          </w:rPr>
          <w:delText>c</w:delText>
        </w:r>
        <w:r w:rsidRPr="007A4AFC" w:rsidDel="00166699">
          <w:rPr>
            <w:color w:val="000000" w:themeColor="text1"/>
            <w:spacing w:val="2"/>
            <w:szCs w:val="24"/>
            <w:lang w:val="fr-ML"/>
            <w:rPrChange w:id="17395"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7396" w:author="Dr Mamadou SANOGO" w:date="2023-10-25T18:15:00Z">
              <w:rPr>
                <w:color w:val="000000"/>
                <w:spacing w:val="-1"/>
                <w:szCs w:val="24"/>
                <w:lang w:val="fr-ML"/>
              </w:rPr>
            </w:rPrChange>
          </w:rPr>
          <w:delText>e</w:delText>
        </w:r>
        <w:r w:rsidRPr="007A4AFC" w:rsidDel="00166699">
          <w:rPr>
            <w:color w:val="000000" w:themeColor="text1"/>
            <w:szCs w:val="24"/>
            <w:lang w:val="fr-ML"/>
            <w:rPrChange w:id="17397" w:author="Dr Mamadou SANOGO" w:date="2023-10-25T18:15:00Z">
              <w:rPr>
                <w:color w:val="000000"/>
                <w:szCs w:val="24"/>
                <w:lang w:val="fr-ML"/>
              </w:rPr>
            </w:rPrChange>
          </w:rPr>
          <w:delText>r</w:delText>
        </w:r>
        <w:r w:rsidRPr="007A4AFC" w:rsidDel="00166699">
          <w:rPr>
            <w:color w:val="000000" w:themeColor="text1"/>
            <w:spacing w:val="-2"/>
            <w:szCs w:val="24"/>
            <w:lang w:val="fr-ML"/>
            <w:rPrChange w:id="17398" w:author="Dr Mamadou SANOGO" w:date="2023-10-25T18:15:00Z">
              <w:rPr>
                <w:color w:val="000000"/>
                <w:spacing w:val="-2"/>
                <w:szCs w:val="24"/>
                <w:lang w:val="fr-ML"/>
              </w:rPr>
            </w:rPrChange>
          </w:rPr>
          <w:delText>c</w:delText>
        </w:r>
        <w:r w:rsidRPr="007A4AFC" w:rsidDel="00166699">
          <w:rPr>
            <w:color w:val="000000" w:themeColor="text1"/>
            <w:spacing w:val="2"/>
            <w:szCs w:val="24"/>
            <w:lang w:val="fr-ML"/>
            <w:rPrChange w:id="17399"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7400" w:author="Dr Mamadou SANOGO" w:date="2023-10-25T18:15:00Z">
              <w:rPr>
                <w:color w:val="000000"/>
                <w:spacing w:val="-1"/>
                <w:szCs w:val="24"/>
                <w:lang w:val="fr-ML"/>
              </w:rPr>
            </w:rPrChange>
          </w:rPr>
          <w:delText>e</w:delText>
        </w:r>
        <w:r w:rsidRPr="007A4AFC" w:rsidDel="00166699">
          <w:rPr>
            <w:color w:val="000000" w:themeColor="text1"/>
            <w:szCs w:val="24"/>
            <w:lang w:val="fr-ML"/>
            <w:rPrChange w:id="17401" w:author="Dr Mamadou SANOGO" w:date="2023-10-25T18:15:00Z">
              <w:rPr>
                <w:color w:val="000000"/>
                <w:szCs w:val="24"/>
                <w:lang w:val="fr-ML"/>
              </w:rPr>
            </w:rPrChange>
          </w:rPr>
          <w:delText>s ;</w:delText>
        </w:r>
      </w:del>
    </w:p>
    <w:p w14:paraId="3E35E040" w14:textId="4C3F2B83" w:rsidR="0032620E" w:rsidRPr="007A4AFC" w:rsidDel="00166699" w:rsidRDefault="0032620E">
      <w:pPr>
        <w:pStyle w:val="Titre"/>
        <w:tabs>
          <w:tab w:val="num" w:pos="-4820"/>
        </w:tabs>
        <w:spacing w:line="276" w:lineRule="auto"/>
        <w:jc w:val="both"/>
        <w:rPr>
          <w:del w:id="17402" w:author="Dr Mamadou SANOGO" w:date="2023-10-25T17:56:00Z"/>
          <w:color w:val="000000" w:themeColor="text1"/>
          <w:szCs w:val="24"/>
          <w:lang w:val="fr-ML"/>
          <w:rPrChange w:id="17403" w:author="Dr Mamadou SANOGO" w:date="2023-10-25T18:15:00Z">
            <w:rPr>
              <w:del w:id="17404" w:author="Dr Mamadou SANOGO" w:date="2023-10-25T17:56:00Z"/>
              <w:color w:val="000000"/>
              <w:szCs w:val="24"/>
              <w:lang w:val="fr-ML"/>
            </w:rPr>
          </w:rPrChange>
        </w:rPr>
        <w:pPrChange w:id="17405"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7406" w:author="Dr Mamadou SANOGO" w:date="2023-10-25T17:56:00Z">
        <w:r w:rsidRPr="007A4AFC" w:rsidDel="00166699">
          <w:rPr>
            <w:color w:val="000000" w:themeColor="text1"/>
            <w:szCs w:val="24"/>
            <w:lang w:val="fr-ML"/>
            <w:rPrChange w:id="17407" w:author="Dr Mamadou SANOGO" w:date="2023-10-25T18:15:00Z">
              <w:rPr>
                <w:color w:val="000000"/>
                <w:szCs w:val="24"/>
                <w:lang w:val="fr-ML"/>
              </w:rPr>
            </w:rPrChange>
          </w:rPr>
          <w:delText>i</w:delText>
        </w:r>
        <w:r w:rsidRPr="007A4AFC" w:rsidDel="00166699">
          <w:rPr>
            <w:color w:val="000000" w:themeColor="text1"/>
            <w:spacing w:val="1"/>
            <w:szCs w:val="24"/>
            <w:lang w:val="fr-ML"/>
            <w:rPrChange w:id="17408" w:author="Dr Mamadou SANOGO" w:date="2023-10-25T18:15:00Z">
              <w:rPr>
                <w:color w:val="000000"/>
                <w:spacing w:val="1"/>
                <w:szCs w:val="24"/>
                <w:lang w:val="fr-ML"/>
              </w:rPr>
            </w:rPrChange>
          </w:rPr>
          <w:delText>l</w:delText>
        </w:r>
        <w:r w:rsidRPr="007A4AFC" w:rsidDel="00166699">
          <w:rPr>
            <w:color w:val="000000" w:themeColor="text1"/>
            <w:szCs w:val="24"/>
            <w:lang w:val="fr-ML"/>
            <w:rPrChange w:id="17409" w:author="Dr Mamadou SANOGO" w:date="2023-10-25T18:15:00Z">
              <w:rPr>
                <w:color w:val="000000"/>
                <w:szCs w:val="24"/>
                <w:lang w:val="fr-ML"/>
              </w:rPr>
            </w:rPrChange>
          </w:rPr>
          <w:delText>s</w:delText>
        </w:r>
        <w:r w:rsidRPr="007A4AFC" w:rsidDel="00166699">
          <w:rPr>
            <w:color w:val="000000" w:themeColor="text1"/>
            <w:spacing w:val="22"/>
            <w:szCs w:val="24"/>
            <w:lang w:val="fr-ML"/>
            <w:rPrChange w:id="17410"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7411" w:author="Dr Mamadou SANOGO" w:date="2023-10-25T18:15:00Z">
              <w:rPr>
                <w:color w:val="000000"/>
                <w:szCs w:val="24"/>
                <w:lang w:val="fr-ML"/>
              </w:rPr>
            </w:rPrChange>
          </w:rPr>
          <w:delText>doivent</w:delText>
        </w:r>
        <w:r w:rsidRPr="007A4AFC" w:rsidDel="00166699">
          <w:rPr>
            <w:color w:val="000000" w:themeColor="text1"/>
            <w:spacing w:val="21"/>
            <w:szCs w:val="24"/>
            <w:lang w:val="fr-ML"/>
            <w:rPrChange w:id="17412"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7413" w:author="Dr Mamadou SANOGO" w:date="2023-10-25T18:15:00Z">
              <w:rPr>
                <w:color w:val="000000"/>
                <w:spacing w:val="-1"/>
                <w:szCs w:val="24"/>
                <w:lang w:val="fr-ML"/>
              </w:rPr>
            </w:rPrChange>
          </w:rPr>
          <w:delText>ê</w:delText>
        </w:r>
        <w:r w:rsidRPr="007A4AFC" w:rsidDel="00166699">
          <w:rPr>
            <w:color w:val="000000" w:themeColor="text1"/>
            <w:szCs w:val="24"/>
            <w:lang w:val="fr-ML"/>
            <w:rPrChange w:id="17414" w:author="Dr Mamadou SANOGO" w:date="2023-10-25T18:15:00Z">
              <w:rPr>
                <w:color w:val="000000"/>
                <w:szCs w:val="24"/>
                <w:lang w:val="fr-ML"/>
              </w:rPr>
            </w:rPrChange>
          </w:rPr>
          <w:delText>tre</w:delText>
        </w:r>
        <w:r w:rsidRPr="007A4AFC" w:rsidDel="00166699">
          <w:rPr>
            <w:color w:val="000000" w:themeColor="text1"/>
            <w:spacing w:val="20"/>
            <w:szCs w:val="24"/>
            <w:lang w:val="fr-ML"/>
            <w:rPrChange w:id="17415"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7416"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7417" w:author="Dr Mamadou SANOGO" w:date="2023-10-25T18:15:00Z">
              <w:rPr>
                <w:color w:val="000000"/>
                <w:spacing w:val="2"/>
                <w:szCs w:val="24"/>
                <w:lang w:val="fr-ML"/>
              </w:rPr>
            </w:rPrChange>
          </w:rPr>
          <w:delText>x</w:delText>
        </w:r>
        <w:r w:rsidRPr="007A4AFC" w:rsidDel="00166699">
          <w:rPr>
            <w:color w:val="000000" w:themeColor="text1"/>
            <w:szCs w:val="24"/>
            <w:lang w:val="fr-ML"/>
            <w:rPrChange w:id="17418" w:author="Dr Mamadou SANOGO" w:date="2023-10-25T18:15:00Z">
              <w:rPr>
                <w:color w:val="000000"/>
                <w:szCs w:val="24"/>
                <w:lang w:val="fr-ML"/>
              </w:rPr>
            </w:rPrChange>
          </w:rPr>
          <w:delText>te</w:delText>
        </w:r>
        <w:r w:rsidRPr="007A4AFC" w:rsidDel="00166699">
          <w:rPr>
            <w:color w:val="000000" w:themeColor="text1"/>
            <w:spacing w:val="-1"/>
            <w:szCs w:val="24"/>
            <w:lang w:val="fr-ML"/>
            <w:rPrChange w:id="17419" w:author="Dr Mamadou SANOGO" w:date="2023-10-25T18:15:00Z">
              <w:rPr>
                <w:color w:val="000000"/>
                <w:spacing w:val="-1"/>
                <w:szCs w:val="24"/>
                <w:lang w:val="fr-ML"/>
              </w:rPr>
            </w:rPrChange>
          </w:rPr>
          <w:delText>r</w:delText>
        </w:r>
        <w:r w:rsidRPr="007A4AFC" w:rsidDel="00166699">
          <w:rPr>
            <w:color w:val="000000" w:themeColor="text1"/>
            <w:szCs w:val="24"/>
            <w:lang w:val="fr-ML"/>
            <w:rPrChange w:id="17420" w:author="Dr Mamadou SANOGO" w:date="2023-10-25T18:15:00Z">
              <w:rPr>
                <w:color w:val="000000"/>
                <w:szCs w:val="24"/>
                <w:lang w:val="fr-ML"/>
              </w:rPr>
            </w:rPrChange>
          </w:rPr>
          <w:delText>n</w:delText>
        </w:r>
        <w:r w:rsidRPr="007A4AFC" w:rsidDel="00166699">
          <w:rPr>
            <w:color w:val="000000" w:themeColor="text1"/>
            <w:spacing w:val="-1"/>
            <w:szCs w:val="24"/>
            <w:lang w:val="fr-ML"/>
            <w:rPrChange w:id="17421" w:author="Dr Mamadou SANOGO" w:date="2023-10-25T18:15:00Z">
              <w:rPr>
                <w:color w:val="000000"/>
                <w:spacing w:val="-1"/>
                <w:szCs w:val="24"/>
                <w:lang w:val="fr-ML"/>
              </w:rPr>
            </w:rPrChange>
          </w:rPr>
          <w:delText>e</w:delText>
        </w:r>
        <w:r w:rsidRPr="007A4AFC" w:rsidDel="00166699">
          <w:rPr>
            <w:color w:val="000000" w:themeColor="text1"/>
            <w:szCs w:val="24"/>
            <w:lang w:val="fr-ML"/>
            <w:rPrChange w:id="17422" w:author="Dr Mamadou SANOGO" w:date="2023-10-25T18:15:00Z">
              <w:rPr>
                <w:color w:val="000000"/>
                <w:szCs w:val="24"/>
                <w:lang w:val="fr-ML"/>
              </w:rPr>
            </w:rPrChange>
          </w:rPr>
          <w:delText>s</w:delText>
        </w:r>
        <w:r w:rsidRPr="007A4AFC" w:rsidDel="00166699">
          <w:rPr>
            <w:color w:val="000000" w:themeColor="text1"/>
            <w:spacing w:val="22"/>
            <w:szCs w:val="24"/>
            <w:lang w:val="fr-ML"/>
            <w:rPrChange w:id="17423"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7424" w:author="Dr Mamadou SANOGO" w:date="2023-10-25T18:15:00Z">
              <w:rPr>
                <w:color w:val="000000"/>
                <w:szCs w:val="24"/>
                <w:lang w:val="fr-ML"/>
              </w:rPr>
            </w:rPrChange>
          </w:rPr>
          <w:delText>à</w:delText>
        </w:r>
        <w:r w:rsidRPr="007A4AFC" w:rsidDel="00166699">
          <w:rPr>
            <w:color w:val="000000" w:themeColor="text1"/>
            <w:spacing w:val="20"/>
            <w:szCs w:val="24"/>
            <w:lang w:val="fr-ML"/>
            <w:rPrChange w:id="17425"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7426" w:author="Dr Mamadou SANOGO" w:date="2023-10-25T18:15:00Z">
              <w:rPr>
                <w:color w:val="000000"/>
                <w:szCs w:val="24"/>
                <w:lang w:val="fr-ML"/>
              </w:rPr>
            </w:rPrChange>
          </w:rPr>
          <w:delText>l</w:delText>
        </w:r>
        <w:r w:rsidRPr="007A4AFC" w:rsidDel="00166699">
          <w:rPr>
            <w:color w:val="000000" w:themeColor="text1"/>
            <w:spacing w:val="-2"/>
            <w:szCs w:val="24"/>
            <w:lang w:val="fr-ML"/>
            <w:rPrChange w:id="17427"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7428" w:author="Dr Mamadou SANOGO" w:date="2023-10-25T18:15:00Z">
              <w:rPr>
                <w:color w:val="000000"/>
                <w:spacing w:val="-1"/>
                <w:szCs w:val="24"/>
                <w:lang w:val="fr-ML"/>
              </w:rPr>
            </w:rPrChange>
          </w:rPr>
          <w:delText>é</w:delText>
        </w:r>
        <w:r w:rsidRPr="007A4AFC" w:rsidDel="00166699">
          <w:rPr>
            <w:color w:val="000000" w:themeColor="text1"/>
            <w:szCs w:val="24"/>
            <w:lang w:val="fr-ML"/>
            <w:rPrChange w:id="17429" w:author="Dr Mamadou SANOGO" w:date="2023-10-25T18:15:00Z">
              <w:rPr>
                <w:color w:val="000000"/>
                <w:szCs w:val="24"/>
                <w:lang w:val="fr-ML"/>
              </w:rPr>
            </w:rPrChange>
          </w:rPr>
          <w:delText>qui</w:delText>
        </w:r>
        <w:r w:rsidRPr="007A4AFC" w:rsidDel="00166699">
          <w:rPr>
            <w:color w:val="000000" w:themeColor="text1"/>
            <w:spacing w:val="3"/>
            <w:szCs w:val="24"/>
            <w:lang w:val="fr-ML"/>
            <w:rPrChange w:id="17430" w:author="Dr Mamadou SANOGO" w:date="2023-10-25T18:15:00Z">
              <w:rPr>
                <w:color w:val="000000"/>
                <w:spacing w:val="3"/>
                <w:szCs w:val="24"/>
                <w:lang w:val="fr-ML"/>
              </w:rPr>
            </w:rPrChange>
          </w:rPr>
          <w:delText>p</w:delText>
        </w:r>
        <w:r w:rsidRPr="007A4AFC" w:rsidDel="00166699">
          <w:rPr>
            <w:color w:val="000000" w:themeColor="text1"/>
            <w:szCs w:val="24"/>
            <w:lang w:val="fr-ML"/>
            <w:rPrChange w:id="17431" w:author="Dr Mamadou SANOGO" w:date="2023-10-25T18:15:00Z">
              <w:rPr>
                <w:color w:val="000000"/>
                <w:szCs w:val="24"/>
                <w:lang w:val="fr-ML"/>
              </w:rPr>
            </w:rPrChange>
          </w:rPr>
          <w:delText>e</w:delText>
        </w:r>
        <w:r w:rsidRPr="007A4AFC" w:rsidDel="00166699">
          <w:rPr>
            <w:color w:val="000000" w:themeColor="text1"/>
            <w:spacing w:val="20"/>
            <w:szCs w:val="24"/>
            <w:lang w:val="fr-ML"/>
            <w:rPrChange w:id="17432"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7433" w:author="Dr Mamadou SANOGO" w:date="2023-10-25T18:15:00Z">
              <w:rPr>
                <w:color w:val="000000"/>
                <w:szCs w:val="24"/>
                <w:lang w:val="fr-ML"/>
              </w:rPr>
            </w:rPrChange>
          </w:rPr>
          <w:delText>d'</w:delText>
        </w:r>
        <w:r w:rsidRPr="007A4AFC" w:rsidDel="00166699">
          <w:rPr>
            <w:color w:val="000000" w:themeColor="text1"/>
            <w:spacing w:val="-1"/>
            <w:szCs w:val="24"/>
            <w:lang w:val="fr-ML"/>
            <w:rPrChange w:id="17434" w:author="Dr Mamadou SANOGO" w:date="2023-10-25T18:15:00Z">
              <w:rPr>
                <w:color w:val="000000"/>
                <w:spacing w:val="-1"/>
                <w:szCs w:val="24"/>
                <w:lang w:val="fr-ML"/>
              </w:rPr>
            </w:rPrChange>
          </w:rPr>
          <w:delText>e</w:delText>
        </w:r>
        <w:r w:rsidRPr="007A4AFC" w:rsidDel="00166699">
          <w:rPr>
            <w:color w:val="000000" w:themeColor="text1"/>
            <w:szCs w:val="24"/>
            <w:lang w:val="fr-ML"/>
            <w:rPrChange w:id="17435" w:author="Dr Mamadou SANOGO" w:date="2023-10-25T18:15:00Z">
              <w:rPr>
                <w:color w:val="000000"/>
                <w:szCs w:val="24"/>
                <w:lang w:val="fr-ML"/>
              </w:rPr>
            </w:rPrChange>
          </w:rPr>
          <w:delText>n</w:delText>
        </w:r>
        <w:r w:rsidRPr="007A4AFC" w:rsidDel="00166699">
          <w:rPr>
            <w:color w:val="000000" w:themeColor="text1"/>
            <w:spacing w:val="1"/>
            <w:szCs w:val="24"/>
            <w:lang w:val="fr-ML"/>
            <w:rPrChange w:id="17436"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7437" w:author="Dr Mamadou SANOGO" w:date="2023-10-25T18:15:00Z">
              <w:rPr>
                <w:color w:val="000000"/>
                <w:spacing w:val="-1"/>
                <w:szCs w:val="24"/>
                <w:lang w:val="fr-ML"/>
              </w:rPr>
            </w:rPrChange>
          </w:rPr>
          <w:delText>a</w:delText>
        </w:r>
        <w:r w:rsidRPr="007A4AFC" w:rsidDel="00166699">
          <w:rPr>
            <w:color w:val="000000" w:themeColor="text1"/>
            <w:szCs w:val="24"/>
            <w:lang w:val="fr-ML"/>
            <w:rPrChange w:id="17438" w:author="Dr Mamadou SANOGO" w:date="2023-10-25T18:15:00Z">
              <w:rPr>
                <w:color w:val="000000"/>
                <w:szCs w:val="24"/>
                <w:lang w:val="fr-ML"/>
              </w:rPr>
            </w:rPrChange>
          </w:rPr>
          <w:delText>dr</w:delText>
        </w:r>
        <w:r w:rsidRPr="007A4AFC" w:rsidDel="00166699">
          <w:rPr>
            <w:color w:val="000000" w:themeColor="text1"/>
            <w:spacing w:val="-2"/>
            <w:szCs w:val="24"/>
            <w:lang w:val="fr-ML"/>
            <w:rPrChange w:id="17439" w:author="Dr Mamadou SANOGO" w:date="2023-10-25T18:15:00Z">
              <w:rPr>
                <w:color w:val="000000"/>
                <w:spacing w:val="-2"/>
                <w:szCs w:val="24"/>
                <w:lang w:val="fr-ML"/>
              </w:rPr>
            </w:rPrChange>
          </w:rPr>
          <w:delText>e</w:delText>
        </w:r>
        <w:r w:rsidRPr="007A4AFC" w:rsidDel="00166699">
          <w:rPr>
            <w:color w:val="000000" w:themeColor="text1"/>
            <w:szCs w:val="24"/>
            <w:lang w:val="fr-ML"/>
            <w:rPrChange w:id="17440" w:author="Dr Mamadou SANOGO" w:date="2023-10-25T18:15:00Z">
              <w:rPr>
                <w:color w:val="000000"/>
                <w:szCs w:val="24"/>
                <w:lang w:val="fr-ML"/>
              </w:rPr>
            </w:rPrChange>
          </w:rPr>
          <w:delText>men</w:delText>
        </w:r>
        <w:r w:rsidRPr="007A4AFC" w:rsidDel="00166699">
          <w:rPr>
            <w:color w:val="000000" w:themeColor="text1"/>
            <w:spacing w:val="2"/>
            <w:szCs w:val="24"/>
            <w:lang w:val="fr-ML"/>
            <w:rPrChange w:id="17441" w:author="Dr Mamadou SANOGO" w:date="2023-10-25T18:15:00Z">
              <w:rPr>
                <w:color w:val="000000"/>
                <w:spacing w:val="2"/>
                <w:szCs w:val="24"/>
                <w:lang w:val="fr-ML"/>
              </w:rPr>
            </w:rPrChange>
          </w:rPr>
          <w:delText>t</w:delText>
        </w:r>
        <w:r w:rsidRPr="007A4AFC" w:rsidDel="00166699">
          <w:rPr>
            <w:color w:val="000000" w:themeColor="text1"/>
            <w:szCs w:val="24"/>
            <w:lang w:val="fr-ML"/>
            <w:rPrChange w:id="17442" w:author="Dr Mamadou SANOGO" w:date="2023-10-25T18:15:00Z">
              <w:rPr>
                <w:color w:val="000000"/>
                <w:szCs w:val="24"/>
                <w:lang w:val="fr-ML"/>
              </w:rPr>
            </w:rPrChange>
          </w:rPr>
          <w:delText>,</w:delText>
        </w:r>
        <w:r w:rsidRPr="007A4AFC" w:rsidDel="00166699">
          <w:rPr>
            <w:color w:val="000000" w:themeColor="text1"/>
            <w:spacing w:val="21"/>
            <w:szCs w:val="24"/>
            <w:lang w:val="fr-ML"/>
            <w:rPrChange w:id="17443"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7444" w:author="Dr Mamadou SANOGO" w:date="2023-10-25T18:15:00Z">
              <w:rPr>
                <w:color w:val="000000"/>
                <w:spacing w:val="-1"/>
                <w:szCs w:val="24"/>
                <w:lang w:val="fr-ML"/>
              </w:rPr>
            </w:rPrChange>
          </w:rPr>
          <w:delText>a</w:delText>
        </w:r>
        <w:r w:rsidRPr="007A4AFC" w:rsidDel="00166699">
          <w:rPr>
            <w:color w:val="000000" w:themeColor="text1"/>
            <w:szCs w:val="24"/>
            <w:lang w:val="fr-ML"/>
            <w:rPrChange w:id="17445" w:author="Dr Mamadou SANOGO" w:date="2023-10-25T18:15:00Z">
              <w:rPr>
                <w:color w:val="000000"/>
                <w:szCs w:val="24"/>
                <w:lang w:val="fr-ML"/>
              </w:rPr>
            </w:rPrChange>
          </w:rPr>
          <w:delText>u</w:delText>
        </w:r>
        <w:r w:rsidRPr="007A4AFC" w:rsidDel="00166699">
          <w:rPr>
            <w:color w:val="000000" w:themeColor="text1"/>
            <w:spacing w:val="21"/>
            <w:szCs w:val="24"/>
            <w:lang w:val="fr-ML"/>
            <w:rPrChange w:id="17446"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7447" w:author="Dr Mamadou SANOGO" w:date="2023-10-25T18:15:00Z">
              <w:rPr>
                <w:color w:val="000000"/>
                <w:szCs w:val="24"/>
                <w:lang w:val="fr-ML"/>
              </w:rPr>
            </w:rPrChange>
          </w:rPr>
          <w:delText>proj</w:delText>
        </w:r>
        <w:r w:rsidRPr="007A4AFC" w:rsidDel="00166699">
          <w:rPr>
            <w:color w:val="000000" w:themeColor="text1"/>
            <w:spacing w:val="-1"/>
            <w:szCs w:val="24"/>
            <w:lang w:val="fr-ML"/>
            <w:rPrChange w:id="17448" w:author="Dr Mamadou SANOGO" w:date="2023-10-25T18:15:00Z">
              <w:rPr>
                <w:color w:val="000000"/>
                <w:spacing w:val="-1"/>
                <w:szCs w:val="24"/>
                <w:lang w:val="fr-ML"/>
              </w:rPr>
            </w:rPrChange>
          </w:rPr>
          <w:delText>e</w:delText>
        </w:r>
        <w:r w:rsidRPr="007A4AFC" w:rsidDel="00166699">
          <w:rPr>
            <w:color w:val="000000" w:themeColor="text1"/>
            <w:szCs w:val="24"/>
            <w:lang w:val="fr-ML"/>
            <w:rPrChange w:id="17449" w:author="Dr Mamadou SANOGO" w:date="2023-10-25T18:15:00Z">
              <w:rPr>
                <w:color w:val="000000"/>
                <w:szCs w:val="24"/>
                <w:lang w:val="fr-ML"/>
              </w:rPr>
            </w:rPrChange>
          </w:rPr>
          <w:delText>t,</w:delText>
        </w:r>
        <w:r w:rsidR="00DF7724" w:rsidRPr="007A4AFC" w:rsidDel="00166699">
          <w:rPr>
            <w:color w:val="000000" w:themeColor="text1"/>
            <w:spacing w:val="22"/>
            <w:szCs w:val="24"/>
            <w:lang w:val="fr-ML"/>
            <w:rPrChange w:id="17450" w:author="Dr Mamadou SANOGO" w:date="2023-10-25T18:15:00Z">
              <w:rPr>
                <w:color w:val="000000"/>
                <w:spacing w:val="22"/>
                <w:szCs w:val="24"/>
                <w:lang w:val="fr-ML"/>
              </w:rPr>
            </w:rPrChange>
          </w:rPr>
          <w:delText xml:space="preserve"> et à l’établissement </w:delText>
        </w:r>
        <w:r w:rsidRPr="007A4AFC" w:rsidDel="00166699">
          <w:rPr>
            <w:color w:val="000000" w:themeColor="text1"/>
            <w:szCs w:val="24"/>
            <w:lang w:val="fr-ML"/>
            <w:rPrChange w:id="17451" w:author="Dr Mamadou SANOGO" w:date="2023-10-25T18:15:00Z">
              <w:rPr>
                <w:color w:val="000000"/>
                <w:szCs w:val="24"/>
                <w:lang w:val="fr-ML"/>
              </w:rPr>
            </w:rPrChange>
          </w:rPr>
          <w:delText>;</w:delText>
        </w:r>
      </w:del>
    </w:p>
    <w:p w14:paraId="02295962" w14:textId="01405D67" w:rsidR="0032620E" w:rsidRPr="007A4AFC" w:rsidDel="00166699" w:rsidRDefault="0032620E">
      <w:pPr>
        <w:pStyle w:val="Titre"/>
        <w:tabs>
          <w:tab w:val="num" w:pos="-4820"/>
        </w:tabs>
        <w:spacing w:line="276" w:lineRule="auto"/>
        <w:jc w:val="both"/>
        <w:rPr>
          <w:del w:id="17452" w:author="Dr Mamadou SANOGO" w:date="2023-10-25T17:56:00Z"/>
          <w:color w:val="000000" w:themeColor="text1"/>
          <w:szCs w:val="24"/>
          <w:lang w:val="fr-ML"/>
          <w:rPrChange w:id="17453" w:author="Dr Mamadou SANOGO" w:date="2023-10-25T18:15:00Z">
            <w:rPr>
              <w:del w:id="17454" w:author="Dr Mamadou SANOGO" w:date="2023-10-25T17:56:00Z"/>
              <w:color w:val="000000"/>
              <w:szCs w:val="24"/>
              <w:lang w:val="fr-ML"/>
            </w:rPr>
          </w:rPrChange>
        </w:rPr>
        <w:pPrChange w:id="17455" w:author="Dr Mamadou SANOGO" w:date="2023-10-25T17:57:00Z">
          <w:pPr>
            <w:widowControl w:val="0"/>
            <w:numPr>
              <w:numId w:val="10"/>
            </w:numPr>
            <w:autoSpaceDE w:val="0"/>
            <w:autoSpaceDN w:val="0"/>
            <w:adjustRightInd w:val="0"/>
            <w:spacing w:line="240" w:lineRule="auto"/>
            <w:ind w:left="903" w:right="-36" w:hanging="360"/>
          </w:pPr>
        </w:pPrChange>
      </w:pPr>
      <w:del w:id="17456" w:author="Dr Mamadou SANOGO" w:date="2023-10-25T17:56:00Z">
        <w:r w:rsidRPr="007A4AFC" w:rsidDel="00166699">
          <w:rPr>
            <w:color w:val="000000" w:themeColor="text1"/>
            <w:szCs w:val="24"/>
            <w:lang w:val="fr-ML"/>
            <w:rPrChange w:id="17457" w:author="Dr Mamadou SANOGO" w:date="2023-10-25T18:15:00Z">
              <w:rPr>
                <w:color w:val="000000"/>
                <w:szCs w:val="24"/>
                <w:lang w:val="fr-ML"/>
              </w:rPr>
            </w:rPrChange>
          </w:rPr>
          <w:delText>i</w:delText>
        </w:r>
        <w:r w:rsidRPr="007A4AFC" w:rsidDel="00166699">
          <w:rPr>
            <w:color w:val="000000" w:themeColor="text1"/>
            <w:spacing w:val="1"/>
            <w:szCs w:val="24"/>
            <w:lang w:val="fr-ML"/>
            <w:rPrChange w:id="17458" w:author="Dr Mamadou SANOGO" w:date="2023-10-25T18:15:00Z">
              <w:rPr>
                <w:color w:val="000000"/>
                <w:spacing w:val="1"/>
                <w:szCs w:val="24"/>
                <w:lang w:val="fr-ML"/>
              </w:rPr>
            </w:rPrChange>
          </w:rPr>
          <w:delText>l</w:delText>
        </w:r>
        <w:r w:rsidRPr="007A4AFC" w:rsidDel="00166699">
          <w:rPr>
            <w:color w:val="000000" w:themeColor="text1"/>
            <w:szCs w:val="24"/>
            <w:lang w:val="fr-ML"/>
            <w:rPrChange w:id="17459"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7460" w:author="Dr Mamadou SANOGO" w:date="2023-10-25T18:15:00Z">
              <w:rPr>
                <w:color w:val="000000"/>
                <w:spacing w:val="-1"/>
                <w:szCs w:val="24"/>
                <w:lang w:val="fr-ML"/>
              </w:rPr>
            </w:rPrChange>
          </w:rPr>
          <w:delText>e</w:delText>
        </w:r>
        <w:r w:rsidRPr="007A4AFC" w:rsidDel="00166699">
          <w:rPr>
            <w:color w:val="000000" w:themeColor="text1"/>
            <w:szCs w:val="24"/>
            <w:lang w:val="fr-ML"/>
            <w:rPrChange w:id="17461" w:author="Dr Mamadou SANOGO" w:date="2023-10-25T18:15:00Z">
              <w:rPr>
                <w:color w:val="000000"/>
                <w:szCs w:val="24"/>
                <w:lang w:val="fr-ML"/>
              </w:rPr>
            </w:rPrChange>
          </w:rPr>
          <w:delText>nt f</w:delText>
        </w:r>
        <w:r w:rsidRPr="007A4AFC" w:rsidDel="00166699">
          <w:rPr>
            <w:color w:val="000000" w:themeColor="text1"/>
            <w:spacing w:val="-1"/>
            <w:szCs w:val="24"/>
            <w:lang w:val="fr-ML"/>
            <w:rPrChange w:id="17462" w:author="Dr Mamadou SANOGO" w:date="2023-10-25T18:15:00Z">
              <w:rPr>
                <w:color w:val="000000"/>
                <w:spacing w:val="-1"/>
                <w:szCs w:val="24"/>
                <w:lang w:val="fr-ML"/>
              </w:rPr>
            </w:rPrChange>
          </w:rPr>
          <w:delText>a</w:delText>
        </w:r>
        <w:r w:rsidRPr="007A4AFC" w:rsidDel="00166699">
          <w:rPr>
            <w:color w:val="000000" w:themeColor="text1"/>
            <w:szCs w:val="24"/>
            <w:lang w:val="fr-ML"/>
            <w:rPrChange w:id="17463" w:author="Dr Mamadou SANOGO" w:date="2023-10-25T18:15:00Z">
              <w:rPr>
                <w:color w:val="000000"/>
                <w:szCs w:val="24"/>
                <w:lang w:val="fr-ML"/>
              </w:rPr>
            </w:rPrChange>
          </w:rPr>
          <w:delText>ire</w:delText>
        </w:r>
        <w:r w:rsidRPr="007A4AFC" w:rsidDel="00166699">
          <w:rPr>
            <w:color w:val="000000" w:themeColor="text1"/>
            <w:spacing w:val="-1"/>
            <w:szCs w:val="24"/>
            <w:lang w:val="fr-ML"/>
            <w:rPrChange w:id="1746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465" w:author="Dr Mamadou SANOGO" w:date="2023-10-25T18:15:00Z">
              <w:rPr>
                <w:color w:val="000000"/>
                <w:szCs w:val="24"/>
                <w:lang w:val="fr-ML"/>
              </w:rPr>
            </w:rPrChange>
          </w:rPr>
          <w:delText>p</w:delText>
        </w:r>
        <w:r w:rsidRPr="007A4AFC" w:rsidDel="00166699">
          <w:rPr>
            <w:color w:val="000000" w:themeColor="text1"/>
            <w:spacing w:val="-1"/>
            <w:szCs w:val="24"/>
            <w:lang w:val="fr-ML"/>
            <w:rPrChange w:id="17466" w:author="Dr Mamadou SANOGO" w:date="2023-10-25T18:15:00Z">
              <w:rPr>
                <w:color w:val="000000"/>
                <w:spacing w:val="-1"/>
                <w:szCs w:val="24"/>
                <w:lang w:val="fr-ML"/>
              </w:rPr>
            </w:rPrChange>
          </w:rPr>
          <w:delText>a</w:delText>
        </w:r>
        <w:r w:rsidRPr="007A4AFC" w:rsidDel="00166699">
          <w:rPr>
            <w:color w:val="000000" w:themeColor="text1"/>
            <w:szCs w:val="24"/>
            <w:lang w:val="fr-ML"/>
            <w:rPrChange w:id="17467" w:author="Dr Mamadou SANOGO" w:date="2023-10-25T18:15:00Z">
              <w:rPr>
                <w:color w:val="000000"/>
                <w:szCs w:val="24"/>
                <w:lang w:val="fr-ML"/>
              </w:rPr>
            </w:rPrChange>
          </w:rPr>
          <w:delText>rtie</w:delText>
        </w:r>
        <w:r w:rsidRPr="007A4AFC" w:rsidDel="00166699">
          <w:rPr>
            <w:color w:val="000000" w:themeColor="text1"/>
            <w:spacing w:val="-1"/>
            <w:szCs w:val="24"/>
            <w:lang w:val="fr-ML"/>
            <w:rPrChange w:id="1746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469" w:author="Dr Mamadou SANOGO" w:date="2023-10-25T18:15:00Z">
              <w:rPr>
                <w:color w:val="000000"/>
                <w:szCs w:val="24"/>
                <w:lang w:val="fr-ML"/>
              </w:rPr>
            </w:rPrChange>
          </w:rPr>
          <w:delText>du</w:delText>
        </w:r>
        <w:r w:rsidRPr="007A4AFC" w:rsidDel="00166699">
          <w:rPr>
            <w:color w:val="000000" w:themeColor="text1"/>
            <w:spacing w:val="2"/>
            <w:szCs w:val="24"/>
            <w:lang w:val="fr-ML"/>
            <w:rPrChange w:id="17470"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7471" w:author="Dr Mamadou SANOGO" w:date="2023-10-25T18:15:00Z">
              <w:rPr>
                <w:color w:val="000000"/>
                <w:szCs w:val="24"/>
                <w:lang w:val="fr-ML"/>
              </w:rPr>
            </w:rPrChange>
          </w:rPr>
          <w:delText>ju</w:delText>
        </w:r>
        <w:r w:rsidRPr="007A4AFC" w:rsidDel="00166699">
          <w:rPr>
            <w:color w:val="000000" w:themeColor="text1"/>
            <w:spacing w:val="2"/>
            <w:szCs w:val="24"/>
            <w:lang w:val="fr-ML"/>
            <w:rPrChange w:id="17472" w:author="Dr Mamadou SANOGO" w:date="2023-10-25T18:15:00Z">
              <w:rPr>
                <w:color w:val="000000"/>
                <w:spacing w:val="2"/>
                <w:szCs w:val="24"/>
                <w:lang w:val="fr-ML"/>
              </w:rPr>
            </w:rPrChange>
          </w:rPr>
          <w:delText>r</w:delText>
        </w:r>
        <w:r w:rsidRPr="007A4AFC" w:rsidDel="00166699">
          <w:rPr>
            <w:color w:val="000000" w:themeColor="text1"/>
            <w:szCs w:val="24"/>
            <w:lang w:val="fr-ML"/>
            <w:rPrChange w:id="17473" w:author="Dr Mamadou SANOGO" w:date="2023-10-25T18:15:00Z">
              <w:rPr>
                <w:color w:val="000000"/>
                <w:szCs w:val="24"/>
                <w:lang w:val="fr-ML"/>
              </w:rPr>
            </w:rPrChange>
          </w:rPr>
          <w:delText>y</w:delText>
        </w:r>
        <w:r w:rsidRPr="007A4AFC" w:rsidDel="00166699">
          <w:rPr>
            <w:color w:val="000000" w:themeColor="text1"/>
            <w:spacing w:val="-5"/>
            <w:szCs w:val="24"/>
            <w:lang w:val="fr-ML"/>
            <w:rPrChange w:id="17474"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7475" w:author="Dr Mamadou SANOGO" w:date="2023-10-25T18:15:00Z">
              <w:rPr>
                <w:color w:val="000000"/>
                <w:szCs w:val="24"/>
                <w:lang w:val="fr-ML"/>
              </w:rPr>
            </w:rPrChange>
          </w:rPr>
          <w:delText>de</w:delText>
        </w:r>
        <w:r w:rsidRPr="007A4AFC" w:rsidDel="00166699">
          <w:rPr>
            <w:color w:val="000000" w:themeColor="text1"/>
            <w:spacing w:val="-1"/>
            <w:szCs w:val="24"/>
            <w:lang w:val="fr-ML"/>
            <w:rPrChange w:id="1747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477" w:author="Dr Mamadou SANOGO" w:date="2023-10-25T18:15:00Z">
              <w:rPr>
                <w:color w:val="000000"/>
                <w:szCs w:val="24"/>
                <w:lang w:val="fr-ML"/>
              </w:rPr>
            </w:rPrChange>
          </w:rPr>
          <w:delText>sou</w:delText>
        </w:r>
        <w:r w:rsidRPr="007A4AFC" w:rsidDel="00166699">
          <w:rPr>
            <w:color w:val="000000" w:themeColor="text1"/>
            <w:spacing w:val="3"/>
            <w:szCs w:val="24"/>
            <w:lang w:val="fr-ML"/>
            <w:rPrChange w:id="17478" w:author="Dr Mamadou SANOGO" w:date="2023-10-25T18:15:00Z">
              <w:rPr>
                <w:color w:val="000000"/>
                <w:spacing w:val="3"/>
                <w:szCs w:val="24"/>
                <w:lang w:val="fr-ML"/>
              </w:rPr>
            </w:rPrChange>
          </w:rPr>
          <w:delText>t</w:delText>
        </w:r>
        <w:r w:rsidRPr="007A4AFC" w:rsidDel="00166699">
          <w:rPr>
            <w:color w:val="000000" w:themeColor="text1"/>
            <w:spacing w:val="-1"/>
            <w:szCs w:val="24"/>
            <w:lang w:val="fr-ML"/>
            <w:rPrChange w:id="17479" w:author="Dr Mamadou SANOGO" w:date="2023-10-25T18:15:00Z">
              <w:rPr>
                <w:color w:val="000000"/>
                <w:spacing w:val="-1"/>
                <w:szCs w:val="24"/>
                <w:lang w:val="fr-ML"/>
              </w:rPr>
            </w:rPrChange>
          </w:rPr>
          <w:delText>e</w:delText>
        </w:r>
        <w:r w:rsidRPr="007A4AFC" w:rsidDel="00166699">
          <w:rPr>
            <w:color w:val="000000" w:themeColor="text1"/>
            <w:szCs w:val="24"/>
            <w:lang w:val="fr-ML"/>
            <w:rPrChange w:id="17480" w:author="Dr Mamadou SANOGO" w:date="2023-10-25T18:15:00Z">
              <w:rPr>
                <w:color w:val="000000"/>
                <w:szCs w:val="24"/>
                <w:lang w:val="fr-ML"/>
              </w:rPr>
            </w:rPrChange>
          </w:rPr>
          <w:delText>n</w:delText>
        </w:r>
        <w:r w:rsidRPr="007A4AFC" w:rsidDel="00166699">
          <w:rPr>
            <w:color w:val="000000" w:themeColor="text1"/>
            <w:spacing w:val="-1"/>
            <w:szCs w:val="24"/>
            <w:lang w:val="fr-ML"/>
            <w:rPrChange w:id="17481" w:author="Dr Mamadou SANOGO" w:date="2023-10-25T18:15:00Z">
              <w:rPr>
                <w:color w:val="000000"/>
                <w:spacing w:val="-1"/>
                <w:szCs w:val="24"/>
                <w:lang w:val="fr-ML"/>
              </w:rPr>
            </w:rPrChange>
          </w:rPr>
          <w:delText>a</w:delText>
        </w:r>
        <w:r w:rsidRPr="007A4AFC" w:rsidDel="00166699">
          <w:rPr>
            <w:color w:val="000000" w:themeColor="text1"/>
            <w:szCs w:val="24"/>
            <w:lang w:val="fr-ML"/>
            <w:rPrChange w:id="17482" w:author="Dr Mamadou SANOGO" w:date="2023-10-25T18:15:00Z">
              <w:rPr>
                <w:color w:val="000000"/>
                <w:szCs w:val="24"/>
                <w:lang w:val="fr-ML"/>
              </w:rPr>
            </w:rPrChange>
          </w:rPr>
          <w:delText>n</w:delText>
        </w:r>
        <w:r w:rsidRPr="007A4AFC" w:rsidDel="00166699">
          <w:rPr>
            <w:color w:val="000000" w:themeColor="text1"/>
            <w:spacing w:val="1"/>
            <w:szCs w:val="24"/>
            <w:lang w:val="fr-ML"/>
            <w:rPrChange w:id="17483" w:author="Dr Mamadou SANOGO" w:date="2023-10-25T18:15:00Z">
              <w:rPr>
                <w:color w:val="000000"/>
                <w:spacing w:val="1"/>
                <w:szCs w:val="24"/>
                <w:lang w:val="fr-ML"/>
              </w:rPr>
            </w:rPrChange>
          </w:rPr>
          <w:delText>c</w:delText>
        </w:r>
        <w:r w:rsidRPr="007A4AFC" w:rsidDel="00166699">
          <w:rPr>
            <w:color w:val="000000" w:themeColor="text1"/>
            <w:szCs w:val="24"/>
            <w:lang w:val="fr-ML"/>
            <w:rPrChange w:id="17484" w:author="Dr Mamadou SANOGO" w:date="2023-10-25T18:15:00Z">
              <w:rPr>
                <w:color w:val="000000"/>
                <w:szCs w:val="24"/>
                <w:lang w:val="fr-ML"/>
              </w:rPr>
            </w:rPrChange>
          </w:rPr>
          <w:delText>e</w:delText>
        </w:r>
        <w:r w:rsidRPr="007A4AFC" w:rsidDel="00166699">
          <w:rPr>
            <w:color w:val="000000" w:themeColor="text1"/>
            <w:spacing w:val="-1"/>
            <w:szCs w:val="24"/>
            <w:lang w:val="fr-ML"/>
            <w:rPrChange w:id="1748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486" w:author="Dr Mamadou SANOGO" w:date="2023-10-25T18:15:00Z">
              <w:rPr>
                <w:color w:val="000000"/>
                <w:szCs w:val="24"/>
                <w:lang w:val="fr-ML"/>
              </w:rPr>
            </w:rPrChange>
          </w:rPr>
          <w:delText>;</w:delText>
        </w:r>
      </w:del>
    </w:p>
    <w:p w14:paraId="220689CA" w14:textId="23DC6303" w:rsidR="0032620E" w:rsidRPr="007A4AFC" w:rsidDel="00166699" w:rsidRDefault="0032620E">
      <w:pPr>
        <w:pStyle w:val="Titre"/>
        <w:tabs>
          <w:tab w:val="num" w:pos="-4820"/>
        </w:tabs>
        <w:spacing w:line="276" w:lineRule="auto"/>
        <w:jc w:val="both"/>
        <w:rPr>
          <w:del w:id="17487" w:author="Dr Mamadou SANOGO" w:date="2023-10-25T17:56:00Z"/>
          <w:color w:val="000000" w:themeColor="text1"/>
          <w:szCs w:val="24"/>
          <w:lang w:val="fr-ML"/>
          <w:rPrChange w:id="17488" w:author="Dr Mamadou SANOGO" w:date="2023-10-25T18:15:00Z">
            <w:rPr>
              <w:del w:id="17489" w:author="Dr Mamadou SANOGO" w:date="2023-10-25T17:56:00Z"/>
              <w:color w:val="000000"/>
              <w:szCs w:val="24"/>
              <w:lang w:val="fr-ML"/>
            </w:rPr>
          </w:rPrChange>
        </w:rPr>
        <w:pPrChange w:id="17490" w:author="Dr Mamadou SANOGO" w:date="2023-10-25T17:57:00Z">
          <w:pPr>
            <w:widowControl w:val="0"/>
            <w:autoSpaceDE w:val="0"/>
            <w:autoSpaceDN w:val="0"/>
            <w:adjustRightInd w:val="0"/>
            <w:spacing w:line="240" w:lineRule="auto"/>
            <w:ind w:left="116" w:right="-36"/>
          </w:pPr>
        </w:pPrChange>
      </w:pPr>
      <w:del w:id="17491" w:author="Dr Mamadou SANOGO" w:date="2023-10-25T17:56:00Z">
        <w:r w:rsidRPr="007A4AFC" w:rsidDel="00166699">
          <w:rPr>
            <w:b w:val="0"/>
            <w:bCs/>
            <w:color w:val="000000" w:themeColor="text1"/>
            <w:spacing w:val="1"/>
            <w:szCs w:val="24"/>
            <w:lang w:val="fr-ML"/>
            <w:rPrChange w:id="17492" w:author="Dr Mamadou SANOGO" w:date="2023-10-25T18:15:00Z">
              <w:rPr>
                <w:b/>
                <w:bCs/>
                <w:color w:val="000000"/>
                <w:spacing w:val="1"/>
                <w:szCs w:val="24"/>
                <w:lang w:val="fr-ML"/>
              </w:rPr>
            </w:rPrChange>
          </w:rPr>
          <w:delText>4</w:delText>
        </w:r>
        <w:r w:rsidRPr="007A4AFC" w:rsidDel="00166699">
          <w:rPr>
            <w:b w:val="0"/>
            <w:bCs/>
            <w:color w:val="000000" w:themeColor="text1"/>
            <w:szCs w:val="24"/>
            <w:lang w:val="fr-ML"/>
            <w:rPrChange w:id="17493" w:author="Dr Mamadou SANOGO" w:date="2023-10-25T18:15:00Z">
              <w:rPr>
                <w:b/>
                <w:bCs/>
                <w:color w:val="000000"/>
                <w:szCs w:val="24"/>
                <w:lang w:val="fr-ML"/>
              </w:rPr>
            </w:rPrChange>
          </w:rPr>
          <w:delText>.</w:delText>
        </w:r>
        <w:r w:rsidRPr="007A4AFC" w:rsidDel="00166699">
          <w:rPr>
            <w:b w:val="0"/>
            <w:bCs/>
            <w:color w:val="000000" w:themeColor="text1"/>
            <w:spacing w:val="-1"/>
            <w:szCs w:val="24"/>
            <w:lang w:val="fr-ML"/>
            <w:rPrChange w:id="17494" w:author="Dr Mamadou SANOGO" w:date="2023-10-25T18:15:00Z">
              <w:rPr>
                <w:b/>
                <w:bCs/>
                <w:color w:val="000000"/>
                <w:spacing w:val="-1"/>
                <w:szCs w:val="24"/>
                <w:lang w:val="fr-ML"/>
              </w:rPr>
            </w:rPrChange>
          </w:rPr>
          <w:delText xml:space="preserve"> </w:delText>
        </w:r>
        <w:r w:rsidRPr="007A4AFC" w:rsidDel="00166699">
          <w:rPr>
            <w:b w:val="0"/>
            <w:bCs/>
            <w:color w:val="000000" w:themeColor="text1"/>
            <w:szCs w:val="24"/>
            <w:lang w:val="fr-ML"/>
            <w:rPrChange w:id="17495" w:author="Dr Mamadou SANOGO" w:date="2023-10-25T18:15:00Z">
              <w:rPr>
                <w:b/>
                <w:bCs/>
                <w:color w:val="000000"/>
                <w:szCs w:val="24"/>
                <w:lang w:val="fr-ML"/>
              </w:rPr>
            </w:rPrChange>
          </w:rPr>
          <w:delText>Le pr</w:delText>
        </w:r>
        <w:r w:rsidRPr="007A4AFC" w:rsidDel="00166699">
          <w:rPr>
            <w:b w:val="0"/>
            <w:bCs/>
            <w:color w:val="000000" w:themeColor="text1"/>
            <w:spacing w:val="-3"/>
            <w:szCs w:val="24"/>
            <w:lang w:val="fr-ML"/>
            <w:rPrChange w:id="17496" w:author="Dr Mamadou SANOGO" w:date="2023-10-25T18:15:00Z">
              <w:rPr>
                <w:b/>
                <w:bCs/>
                <w:color w:val="000000"/>
                <w:spacing w:val="-3"/>
                <w:szCs w:val="24"/>
                <w:lang w:val="fr-ML"/>
              </w:rPr>
            </w:rPrChange>
          </w:rPr>
          <w:delText>é</w:delText>
        </w:r>
        <w:r w:rsidRPr="007A4AFC" w:rsidDel="00166699">
          <w:rPr>
            <w:b w:val="0"/>
            <w:bCs/>
            <w:color w:val="000000" w:themeColor="text1"/>
            <w:spacing w:val="1"/>
            <w:szCs w:val="24"/>
            <w:lang w:val="fr-ML"/>
            <w:rPrChange w:id="17497" w:author="Dr Mamadou SANOGO" w:date="2023-10-25T18:15:00Z">
              <w:rPr>
                <w:b/>
                <w:bCs/>
                <w:color w:val="000000"/>
                <w:spacing w:val="1"/>
                <w:szCs w:val="24"/>
                <w:lang w:val="fr-ML"/>
              </w:rPr>
            </w:rPrChange>
          </w:rPr>
          <w:delText>si</w:delText>
        </w:r>
        <w:r w:rsidRPr="007A4AFC" w:rsidDel="00166699">
          <w:rPr>
            <w:b w:val="0"/>
            <w:bCs/>
            <w:color w:val="000000" w:themeColor="text1"/>
            <w:spacing w:val="-3"/>
            <w:szCs w:val="24"/>
            <w:lang w:val="fr-ML"/>
            <w:rPrChange w:id="17498" w:author="Dr Mamadou SANOGO" w:date="2023-10-25T18:15:00Z">
              <w:rPr>
                <w:b/>
                <w:bCs/>
                <w:color w:val="000000"/>
                <w:spacing w:val="-3"/>
                <w:szCs w:val="24"/>
                <w:lang w:val="fr-ML"/>
              </w:rPr>
            </w:rPrChange>
          </w:rPr>
          <w:delText>d</w:delText>
        </w:r>
        <w:r w:rsidRPr="007A4AFC" w:rsidDel="00166699">
          <w:rPr>
            <w:b w:val="0"/>
            <w:bCs/>
            <w:color w:val="000000" w:themeColor="text1"/>
            <w:szCs w:val="24"/>
            <w:lang w:val="fr-ML"/>
            <w:rPrChange w:id="17499" w:author="Dr Mamadou SANOGO" w:date="2023-10-25T18:15:00Z">
              <w:rPr>
                <w:b/>
                <w:bCs/>
                <w:color w:val="000000"/>
                <w:szCs w:val="24"/>
                <w:lang w:val="fr-ML"/>
              </w:rPr>
            </w:rPrChange>
          </w:rPr>
          <w:delText>ent du</w:delText>
        </w:r>
        <w:r w:rsidRPr="007A4AFC" w:rsidDel="00166699">
          <w:rPr>
            <w:b w:val="0"/>
            <w:bCs/>
            <w:color w:val="000000" w:themeColor="text1"/>
            <w:spacing w:val="-1"/>
            <w:szCs w:val="24"/>
            <w:lang w:val="fr-ML"/>
            <w:rPrChange w:id="17500" w:author="Dr Mamadou SANOGO" w:date="2023-10-25T18:15:00Z">
              <w:rPr>
                <w:b/>
                <w:bCs/>
                <w:color w:val="000000"/>
                <w:spacing w:val="-1"/>
                <w:szCs w:val="24"/>
                <w:lang w:val="fr-ML"/>
              </w:rPr>
            </w:rPrChange>
          </w:rPr>
          <w:delText xml:space="preserve"> </w:delText>
        </w:r>
        <w:r w:rsidRPr="007A4AFC" w:rsidDel="00166699">
          <w:rPr>
            <w:b w:val="0"/>
            <w:bCs/>
            <w:color w:val="000000" w:themeColor="text1"/>
            <w:spacing w:val="-2"/>
            <w:szCs w:val="24"/>
            <w:lang w:val="fr-ML"/>
            <w:rPrChange w:id="17501" w:author="Dr Mamadou SANOGO" w:date="2023-10-25T18:15:00Z">
              <w:rPr>
                <w:b/>
                <w:bCs/>
                <w:color w:val="000000"/>
                <w:spacing w:val="-2"/>
                <w:szCs w:val="24"/>
                <w:lang w:val="fr-ML"/>
              </w:rPr>
            </w:rPrChange>
          </w:rPr>
          <w:delText>j</w:delText>
        </w:r>
        <w:r w:rsidRPr="007A4AFC" w:rsidDel="00166699">
          <w:rPr>
            <w:b w:val="0"/>
            <w:bCs/>
            <w:color w:val="000000" w:themeColor="text1"/>
            <w:szCs w:val="24"/>
            <w:lang w:val="fr-ML"/>
            <w:rPrChange w:id="17502" w:author="Dr Mamadou SANOGO" w:date="2023-10-25T18:15:00Z">
              <w:rPr>
                <w:b/>
                <w:bCs/>
                <w:color w:val="000000"/>
                <w:szCs w:val="24"/>
                <w:lang w:val="fr-ML"/>
              </w:rPr>
            </w:rPrChange>
          </w:rPr>
          <w:delText>ury</w:delText>
        </w:r>
      </w:del>
    </w:p>
    <w:p w14:paraId="6FE0DF57" w14:textId="41ED8CA5" w:rsidR="0032620E" w:rsidRPr="007A4AFC" w:rsidDel="00166699" w:rsidRDefault="0032620E">
      <w:pPr>
        <w:pStyle w:val="Titre"/>
        <w:tabs>
          <w:tab w:val="num" w:pos="-4820"/>
        </w:tabs>
        <w:spacing w:line="276" w:lineRule="auto"/>
        <w:jc w:val="both"/>
        <w:rPr>
          <w:del w:id="17503" w:author="Dr Mamadou SANOGO" w:date="2023-10-25T17:56:00Z"/>
          <w:color w:val="000000" w:themeColor="text1"/>
          <w:szCs w:val="24"/>
          <w:lang w:val="fr-ML"/>
          <w:rPrChange w:id="17504" w:author="Dr Mamadou SANOGO" w:date="2023-10-25T18:15:00Z">
            <w:rPr>
              <w:del w:id="17505" w:author="Dr Mamadou SANOGO" w:date="2023-10-25T17:56:00Z"/>
              <w:color w:val="000000"/>
              <w:szCs w:val="24"/>
              <w:lang w:val="fr-ML"/>
            </w:rPr>
          </w:rPrChange>
        </w:rPr>
        <w:pPrChange w:id="17506" w:author="Dr Mamadou SANOGO" w:date="2023-10-25T17:57:00Z">
          <w:pPr>
            <w:widowControl w:val="0"/>
            <w:autoSpaceDE w:val="0"/>
            <w:autoSpaceDN w:val="0"/>
            <w:adjustRightInd w:val="0"/>
            <w:spacing w:line="240" w:lineRule="auto"/>
            <w:ind w:left="400" w:right="-36"/>
          </w:pPr>
        </w:pPrChange>
      </w:pPr>
      <w:del w:id="17507" w:author="Dr Mamadou SANOGO" w:date="2023-10-25T17:56:00Z">
        <w:r w:rsidRPr="007A4AFC" w:rsidDel="00166699">
          <w:rPr>
            <w:color w:val="000000" w:themeColor="text1"/>
            <w:spacing w:val="-3"/>
            <w:szCs w:val="24"/>
            <w:lang w:val="fr-ML"/>
            <w:rPrChange w:id="17508" w:author="Dr Mamadou SANOGO" w:date="2023-10-25T18:15:00Z">
              <w:rPr>
                <w:color w:val="000000"/>
                <w:spacing w:val="-3"/>
                <w:szCs w:val="24"/>
                <w:lang w:val="fr-ML"/>
              </w:rPr>
            </w:rPrChange>
          </w:rPr>
          <w:delText>L</w:delText>
        </w:r>
        <w:r w:rsidRPr="007A4AFC" w:rsidDel="00166699">
          <w:rPr>
            <w:color w:val="000000" w:themeColor="text1"/>
            <w:szCs w:val="24"/>
            <w:lang w:val="fr-ML"/>
            <w:rPrChange w:id="17509" w:author="Dr Mamadou SANOGO" w:date="2023-10-25T18:15:00Z">
              <w:rPr>
                <w:color w:val="000000"/>
                <w:szCs w:val="24"/>
                <w:lang w:val="fr-ML"/>
              </w:rPr>
            </w:rPrChange>
          </w:rPr>
          <w:delText>e</w:delText>
        </w:r>
        <w:r w:rsidRPr="007A4AFC" w:rsidDel="00166699">
          <w:rPr>
            <w:color w:val="000000" w:themeColor="text1"/>
            <w:spacing w:val="1"/>
            <w:szCs w:val="24"/>
            <w:lang w:val="fr-ML"/>
            <w:rPrChange w:id="17510"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7511" w:author="Dr Mamadou SANOGO" w:date="2023-10-25T18:15:00Z">
              <w:rPr>
                <w:color w:val="000000"/>
                <w:spacing w:val="-1"/>
                <w:szCs w:val="24"/>
                <w:lang w:val="fr-ML"/>
              </w:rPr>
            </w:rPrChange>
          </w:rPr>
          <w:delText>c</w:delText>
        </w:r>
        <w:r w:rsidRPr="007A4AFC" w:rsidDel="00166699">
          <w:rPr>
            <w:color w:val="000000" w:themeColor="text1"/>
            <w:szCs w:val="24"/>
            <w:lang w:val="fr-ML"/>
            <w:rPrChange w:id="17512" w:author="Dr Mamadou SANOGO" w:date="2023-10-25T18:15:00Z">
              <w:rPr>
                <w:color w:val="000000"/>
                <w:szCs w:val="24"/>
                <w:lang w:val="fr-ML"/>
              </w:rPr>
            </w:rPrChange>
          </w:rPr>
          <w:delText>hoix</w:delText>
        </w:r>
        <w:r w:rsidRPr="007A4AFC" w:rsidDel="00166699">
          <w:rPr>
            <w:color w:val="000000" w:themeColor="text1"/>
            <w:spacing w:val="3"/>
            <w:szCs w:val="24"/>
            <w:lang w:val="fr-ML"/>
            <w:rPrChange w:id="17513"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7514" w:author="Dr Mamadou SANOGO" w:date="2023-10-25T18:15:00Z">
              <w:rPr>
                <w:color w:val="000000"/>
                <w:szCs w:val="24"/>
                <w:lang w:val="fr-ML"/>
              </w:rPr>
            </w:rPrChange>
          </w:rPr>
          <w:delText>du pr</w:delText>
        </w:r>
        <w:r w:rsidRPr="007A4AFC" w:rsidDel="00166699">
          <w:rPr>
            <w:color w:val="000000" w:themeColor="text1"/>
            <w:spacing w:val="-2"/>
            <w:szCs w:val="24"/>
            <w:lang w:val="fr-ML"/>
            <w:rPrChange w:id="17515" w:author="Dr Mamadou SANOGO" w:date="2023-10-25T18:15:00Z">
              <w:rPr>
                <w:color w:val="000000"/>
                <w:spacing w:val="-2"/>
                <w:szCs w:val="24"/>
                <w:lang w:val="fr-ML"/>
              </w:rPr>
            </w:rPrChange>
          </w:rPr>
          <w:delText>é</w:delText>
        </w:r>
        <w:r w:rsidRPr="007A4AFC" w:rsidDel="00166699">
          <w:rPr>
            <w:color w:val="000000" w:themeColor="text1"/>
            <w:szCs w:val="24"/>
            <w:lang w:val="fr-ML"/>
            <w:rPrChange w:id="17516" w:author="Dr Mamadou SANOGO" w:date="2023-10-25T18:15:00Z">
              <w:rPr>
                <w:color w:val="000000"/>
                <w:szCs w:val="24"/>
                <w:lang w:val="fr-ML"/>
              </w:rPr>
            </w:rPrChange>
          </w:rPr>
          <w:delText>sident du ju</w:delText>
        </w:r>
        <w:r w:rsidRPr="007A4AFC" w:rsidDel="00166699">
          <w:rPr>
            <w:color w:val="000000" w:themeColor="text1"/>
            <w:spacing w:val="1"/>
            <w:szCs w:val="24"/>
            <w:lang w:val="fr-ML"/>
            <w:rPrChange w:id="17517" w:author="Dr Mamadou SANOGO" w:date="2023-10-25T18:15:00Z">
              <w:rPr>
                <w:color w:val="000000"/>
                <w:spacing w:val="1"/>
                <w:szCs w:val="24"/>
                <w:lang w:val="fr-ML"/>
              </w:rPr>
            </w:rPrChange>
          </w:rPr>
          <w:delText>r</w:delText>
        </w:r>
        <w:r w:rsidRPr="007A4AFC" w:rsidDel="00166699">
          <w:rPr>
            <w:color w:val="000000" w:themeColor="text1"/>
            <w:szCs w:val="24"/>
            <w:lang w:val="fr-ML"/>
            <w:rPrChange w:id="17518" w:author="Dr Mamadou SANOGO" w:date="2023-10-25T18:15:00Z">
              <w:rPr>
                <w:color w:val="000000"/>
                <w:szCs w:val="24"/>
                <w:lang w:val="fr-ML"/>
              </w:rPr>
            </w:rPrChange>
          </w:rPr>
          <w:delText>y</w:delText>
        </w:r>
        <w:r w:rsidRPr="007A4AFC" w:rsidDel="00166699">
          <w:rPr>
            <w:color w:val="000000" w:themeColor="text1"/>
            <w:spacing w:val="-4"/>
            <w:szCs w:val="24"/>
            <w:lang w:val="fr-ML"/>
            <w:rPrChange w:id="17519" w:author="Dr Mamadou SANOGO" w:date="2023-10-25T18:15:00Z">
              <w:rPr>
                <w:color w:val="000000"/>
                <w:spacing w:val="-4"/>
                <w:szCs w:val="24"/>
                <w:lang w:val="fr-ML"/>
              </w:rPr>
            </w:rPrChange>
          </w:rPr>
          <w:delText xml:space="preserve"> </w:delText>
        </w:r>
        <w:r w:rsidRPr="007A4AFC" w:rsidDel="00166699">
          <w:rPr>
            <w:color w:val="000000" w:themeColor="text1"/>
            <w:spacing w:val="1"/>
            <w:szCs w:val="24"/>
            <w:lang w:val="fr-ML"/>
            <w:rPrChange w:id="1752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7521" w:author="Dr Mamadou SANOGO" w:date="2023-10-25T18:15:00Z">
              <w:rPr>
                <w:color w:val="000000"/>
                <w:spacing w:val="-1"/>
                <w:szCs w:val="24"/>
                <w:lang w:val="fr-ML"/>
              </w:rPr>
            </w:rPrChange>
          </w:rPr>
          <w:delText>é</w:delText>
        </w:r>
        <w:r w:rsidRPr="007A4AFC" w:rsidDel="00166699">
          <w:rPr>
            <w:color w:val="000000" w:themeColor="text1"/>
            <w:szCs w:val="24"/>
            <w:lang w:val="fr-ML"/>
            <w:rPrChange w:id="17522" w:author="Dr Mamadou SANOGO" w:date="2023-10-25T18:15:00Z">
              <w:rPr>
                <w:color w:val="000000"/>
                <w:szCs w:val="24"/>
                <w:lang w:val="fr-ML"/>
              </w:rPr>
            </w:rPrChange>
          </w:rPr>
          <w:delText>pond à</w:delText>
        </w:r>
        <w:r w:rsidRPr="007A4AFC" w:rsidDel="00166699">
          <w:rPr>
            <w:color w:val="000000" w:themeColor="text1"/>
            <w:spacing w:val="-1"/>
            <w:szCs w:val="24"/>
            <w:lang w:val="fr-ML"/>
            <w:rPrChange w:id="17523"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7524"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7525" w:author="Dr Mamadou SANOGO" w:date="2023-10-25T18:15:00Z">
              <w:rPr>
                <w:color w:val="000000"/>
                <w:spacing w:val="-1"/>
                <w:szCs w:val="24"/>
                <w:lang w:val="fr-ML"/>
              </w:rPr>
            </w:rPrChange>
          </w:rPr>
          <w:delText>e</w:delText>
        </w:r>
        <w:r w:rsidRPr="007A4AFC" w:rsidDel="00166699">
          <w:rPr>
            <w:color w:val="000000" w:themeColor="text1"/>
            <w:szCs w:val="24"/>
            <w:lang w:val="fr-ML"/>
            <w:rPrChange w:id="17526"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7527" w:author="Dr Mamadou SANOGO" w:date="2023-10-25T18:15:00Z">
              <w:rPr>
                <w:color w:val="000000"/>
                <w:spacing w:val="-1"/>
                <w:szCs w:val="24"/>
                <w:lang w:val="fr-ML"/>
              </w:rPr>
            </w:rPrChange>
          </w:rPr>
          <w:delText>c</w:delText>
        </w:r>
        <w:r w:rsidRPr="007A4AFC" w:rsidDel="00166699">
          <w:rPr>
            <w:color w:val="000000" w:themeColor="text1"/>
            <w:szCs w:val="24"/>
            <w:lang w:val="fr-ML"/>
            <w:rPrChange w:id="17528" w:author="Dr Mamadou SANOGO" w:date="2023-10-25T18:15:00Z">
              <w:rPr>
                <w:color w:val="000000"/>
                <w:szCs w:val="24"/>
                <w:lang w:val="fr-ML"/>
              </w:rPr>
            </w:rPrChange>
          </w:rPr>
          <w:delText>rit</w:delText>
        </w:r>
        <w:r w:rsidRPr="007A4AFC" w:rsidDel="00166699">
          <w:rPr>
            <w:color w:val="000000" w:themeColor="text1"/>
            <w:spacing w:val="-1"/>
            <w:szCs w:val="24"/>
            <w:lang w:val="fr-ML"/>
            <w:rPrChange w:id="17529"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753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7531" w:author="Dr Mamadou SANOGO" w:date="2023-10-25T18:15:00Z">
              <w:rPr>
                <w:color w:val="000000"/>
                <w:spacing w:val="-1"/>
                <w:szCs w:val="24"/>
                <w:lang w:val="fr-ML"/>
              </w:rPr>
            </w:rPrChange>
          </w:rPr>
          <w:delText>e</w:delText>
        </w:r>
        <w:r w:rsidRPr="007A4AFC" w:rsidDel="00166699">
          <w:rPr>
            <w:color w:val="000000" w:themeColor="text1"/>
            <w:szCs w:val="24"/>
            <w:lang w:val="fr-ML"/>
            <w:rPrChange w:id="17532" w:author="Dr Mamadou SANOGO" w:date="2023-10-25T18:15:00Z">
              <w:rPr>
                <w:color w:val="000000"/>
                <w:szCs w:val="24"/>
                <w:lang w:val="fr-ML"/>
              </w:rPr>
            </w:rPrChange>
          </w:rPr>
          <w:delText>s</w:delText>
        </w:r>
        <w:r w:rsidRPr="007A4AFC" w:rsidDel="00166699">
          <w:rPr>
            <w:color w:val="000000" w:themeColor="text1"/>
            <w:spacing w:val="2"/>
            <w:szCs w:val="24"/>
            <w:lang w:val="fr-ML"/>
            <w:rPrChange w:id="1753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7534" w:author="Dr Mamadou SANOGO" w:date="2023-10-25T18:15:00Z">
              <w:rPr>
                <w:color w:val="000000"/>
                <w:szCs w:val="24"/>
                <w:lang w:val="fr-ML"/>
              </w:rPr>
            </w:rPrChange>
          </w:rPr>
          <w:delText>pr</w:delText>
        </w:r>
        <w:r w:rsidRPr="007A4AFC" w:rsidDel="00166699">
          <w:rPr>
            <w:color w:val="000000" w:themeColor="text1"/>
            <w:spacing w:val="-2"/>
            <w:szCs w:val="24"/>
            <w:lang w:val="fr-ML"/>
            <w:rPrChange w:id="17535"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7536" w:author="Dr Mamadou SANOGO" w:date="2023-10-25T18:15:00Z">
              <w:rPr>
                <w:color w:val="000000"/>
                <w:spacing w:val="-1"/>
                <w:szCs w:val="24"/>
                <w:lang w:val="fr-ML"/>
              </w:rPr>
            </w:rPrChange>
          </w:rPr>
          <w:delText>c</w:delText>
        </w:r>
        <w:r w:rsidRPr="007A4AFC" w:rsidDel="00166699">
          <w:rPr>
            <w:color w:val="000000" w:themeColor="text1"/>
            <w:szCs w:val="24"/>
            <w:lang w:val="fr-ML"/>
            <w:rPrChange w:id="17537" w:author="Dr Mamadou SANOGO" w:date="2023-10-25T18:15:00Z">
              <w:rPr>
                <w:color w:val="000000"/>
                <w:szCs w:val="24"/>
                <w:lang w:val="fr-ML"/>
              </w:rPr>
            </w:rPrChange>
          </w:rPr>
          <w:delText>is :</w:delText>
        </w:r>
      </w:del>
    </w:p>
    <w:p w14:paraId="20E4FCD0" w14:textId="453FC3B2" w:rsidR="0032620E" w:rsidRPr="007A4AFC" w:rsidDel="00166699" w:rsidRDefault="0032620E">
      <w:pPr>
        <w:pStyle w:val="Titre"/>
        <w:tabs>
          <w:tab w:val="num" w:pos="-4820"/>
        </w:tabs>
        <w:spacing w:line="276" w:lineRule="auto"/>
        <w:jc w:val="both"/>
        <w:rPr>
          <w:del w:id="17538" w:author="Dr Mamadou SANOGO" w:date="2023-10-25T17:56:00Z"/>
          <w:color w:val="000000" w:themeColor="text1"/>
          <w:szCs w:val="24"/>
          <w:lang w:val="fr-ML"/>
          <w:rPrChange w:id="17539" w:author="Dr Mamadou SANOGO" w:date="2023-10-25T18:15:00Z">
            <w:rPr>
              <w:del w:id="17540" w:author="Dr Mamadou SANOGO" w:date="2023-10-25T17:56:00Z"/>
              <w:color w:val="000000"/>
              <w:szCs w:val="24"/>
              <w:lang w:val="fr-ML"/>
            </w:rPr>
          </w:rPrChange>
        </w:rPr>
        <w:pPrChange w:id="17541"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7542" w:author="Dr Mamadou SANOGO" w:date="2023-10-25T17:56:00Z">
        <w:r w:rsidRPr="007A4AFC" w:rsidDel="00166699">
          <w:rPr>
            <w:color w:val="000000" w:themeColor="text1"/>
            <w:szCs w:val="24"/>
            <w:lang w:val="fr-ML"/>
            <w:rPrChange w:id="17543" w:author="Dr Mamadou SANOGO" w:date="2023-10-25T18:15:00Z">
              <w:rPr>
                <w:color w:val="000000"/>
                <w:szCs w:val="24"/>
                <w:lang w:val="fr-ML"/>
              </w:rPr>
            </w:rPrChange>
          </w:rPr>
          <w:delText>il</w:delText>
        </w:r>
        <w:r w:rsidRPr="007A4AFC" w:rsidDel="00166699">
          <w:rPr>
            <w:color w:val="000000" w:themeColor="text1"/>
            <w:spacing w:val="17"/>
            <w:szCs w:val="24"/>
            <w:lang w:val="fr-ML"/>
            <w:rPrChange w:id="17544"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7545" w:author="Dr Mamadou SANOGO" w:date="2023-10-25T18:15:00Z">
              <w:rPr>
                <w:color w:val="000000"/>
                <w:szCs w:val="24"/>
                <w:lang w:val="fr-ML"/>
              </w:rPr>
            </w:rPrChange>
          </w:rPr>
          <w:delText>doit</w:delText>
        </w:r>
        <w:r w:rsidRPr="007A4AFC" w:rsidDel="00166699">
          <w:rPr>
            <w:color w:val="000000" w:themeColor="text1"/>
            <w:spacing w:val="18"/>
            <w:szCs w:val="24"/>
            <w:lang w:val="fr-ML"/>
            <w:rPrChange w:id="17546"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7547" w:author="Dr Mamadou SANOGO" w:date="2023-10-25T18:15:00Z">
              <w:rPr>
                <w:color w:val="000000"/>
                <w:spacing w:val="-1"/>
                <w:szCs w:val="24"/>
                <w:lang w:val="fr-ML"/>
              </w:rPr>
            </w:rPrChange>
          </w:rPr>
          <w:delText>ê</w:delText>
        </w:r>
        <w:r w:rsidRPr="007A4AFC" w:rsidDel="00166699">
          <w:rPr>
            <w:color w:val="000000" w:themeColor="text1"/>
            <w:szCs w:val="24"/>
            <w:lang w:val="fr-ML"/>
            <w:rPrChange w:id="17548" w:author="Dr Mamadou SANOGO" w:date="2023-10-25T18:15:00Z">
              <w:rPr>
                <w:color w:val="000000"/>
                <w:szCs w:val="24"/>
                <w:lang w:val="fr-ML"/>
              </w:rPr>
            </w:rPrChange>
          </w:rPr>
          <w:delText>tre</w:delText>
        </w:r>
        <w:r w:rsidRPr="007A4AFC" w:rsidDel="00166699">
          <w:rPr>
            <w:color w:val="000000" w:themeColor="text1"/>
            <w:spacing w:val="15"/>
            <w:szCs w:val="24"/>
            <w:lang w:val="fr-ML"/>
            <w:rPrChange w:id="17549"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7550" w:author="Dr Mamadou SANOGO" w:date="2023-10-25T18:15:00Z">
              <w:rPr>
                <w:color w:val="000000"/>
                <w:szCs w:val="24"/>
                <w:lang w:val="fr-ML"/>
              </w:rPr>
            </w:rPrChange>
          </w:rPr>
          <w:delText>pro</w:delText>
        </w:r>
        <w:r w:rsidRPr="007A4AFC" w:rsidDel="00166699">
          <w:rPr>
            <w:color w:val="000000" w:themeColor="text1"/>
            <w:spacing w:val="1"/>
            <w:szCs w:val="24"/>
            <w:lang w:val="fr-ML"/>
            <w:rPrChange w:id="17551"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7552" w:author="Dr Mamadou SANOGO" w:date="2023-10-25T18:15:00Z">
              <w:rPr>
                <w:color w:val="000000"/>
                <w:spacing w:val="-1"/>
                <w:szCs w:val="24"/>
                <w:lang w:val="fr-ML"/>
              </w:rPr>
            </w:rPrChange>
          </w:rPr>
          <w:delText>e</w:delText>
        </w:r>
        <w:r w:rsidRPr="007A4AFC" w:rsidDel="00166699">
          <w:rPr>
            <w:color w:val="000000" w:themeColor="text1"/>
            <w:szCs w:val="24"/>
            <w:lang w:val="fr-ML"/>
            <w:rPrChange w:id="17553" w:author="Dr Mamadou SANOGO" w:date="2023-10-25T18:15:00Z">
              <w:rPr>
                <w:color w:val="000000"/>
                <w:szCs w:val="24"/>
                <w:lang w:val="fr-ML"/>
              </w:rPr>
            </w:rPrChange>
          </w:rPr>
          <w:delText>sseur</w:delText>
        </w:r>
        <w:r w:rsidRPr="007A4AFC" w:rsidDel="00166699">
          <w:rPr>
            <w:color w:val="000000" w:themeColor="text1"/>
            <w:spacing w:val="15"/>
            <w:szCs w:val="24"/>
            <w:lang w:val="fr-ML"/>
            <w:rPrChange w:id="17554" w:author="Dr Mamadou SANOGO" w:date="2023-10-25T18:15:00Z">
              <w:rPr>
                <w:color w:val="000000"/>
                <w:spacing w:val="15"/>
                <w:szCs w:val="24"/>
                <w:lang w:val="fr-ML"/>
              </w:rPr>
            </w:rPrChange>
          </w:rPr>
          <w:delText xml:space="preserve"> </w:delText>
        </w:r>
        <w:r w:rsidRPr="007A4AFC" w:rsidDel="00166699">
          <w:rPr>
            <w:color w:val="000000" w:themeColor="text1"/>
            <w:spacing w:val="2"/>
            <w:szCs w:val="24"/>
            <w:lang w:val="fr-ML"/>
            <w:rPrChange w:id="17555"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7556" w:author="Dr Mamadou SANOGO" w:date="2023-10-25T18:15:00Z">
              <w:rPr>
                <w:color w:val="000000"/>
                <w:spacing w:val="1"/>
                <w:szCs w:val="24"/>
                <w:lang w:val="fr-ML"/>
              </w:rPr>
            </w:rPrChange>
          </w:rPr>
          <w:delText>e</w:delText>
        </w:r>
        <w:r w:rsidRPr="007A4AFC" w:rsidDel="00166699">
          <w:rPr>
            <w:color w:val="000000" w:themeColor="text1"/>
            <w:szCs w:val="24"/>
            <w:lang w:val="fr-ML"/>
            <w:rPrChange w:id="17557" w:author="Dr Mamadou SANOGO" w:date="2023-10-25T18:15:00Z">
              <w:rPr>
                <w:color w:val="000000"/>
                <w:szCs w:val="24"/>
                <w:lang w:val="fr-ML"/>
              </w:rPr>
            </w:rPrChange>
          </w:rPr>
          <w:delText>s</w:delText>
        </w:r>
        <w:r w:rsidRPr="007A4AFC" w:rsidDel="00166699">
          <w:rPr>
            <w:color w:val="000000" w:themeColor="text1"/>
            <w:spacing w:val="17"/>
            <w:szCs w:val="24"/>
            <w:lang w:val="fr-ML"/>
            <w:rPrChange w:id="1755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7559" w:author="Dr Mamadou SANOGO" w:date="2023-10-25T18:15:00Z">
              <w:rPr>
                <w:color w:val="000000"/>
                <w:szCs w:val="24"/>
                <w:lang w:val="fr-ML"/>
              </w:rPr>
            </w:rPrChange>
          </w:rPr>
          <w:delText>unive</w:delText>
        </w:r>
        <w:r w:rsidRPr="007A4AFC" w:rsidDel="00166699">
          <w:rPr>
            <w:color w:val="000000" w:themeColor="text1"/>
            <w:spacing w:val="-1"/>
            <w:szCs w:val="24"/>
            <w:lang w:val="fr-ML"/>
            <w:rPrChange w:id="17560" w:author="Dr Mamadou SANOGO" w:date="2023-10-25T18:15:00Z">
              <w:rPr>
                <w:color w:val="000000"/>
                <w:spacing w:val="-1"/>
                <w:szCs w:val="24"/>
                <w:lang w:val="fr-ML"/>
              </w:rPr>
            </w:rPrChange>
          </w:rPr>
          <w:delText>r</w:delText>
        </w:r>
        <w:r w:rsidRPr="007A4AFC" w:rsidDel="00166699">
          <w:rPr>
            <w:color w:val="000000" w:themeColor="text1"/>
            <w:szCs w:val="24"/>
            <w:lang w:val="fr-ML"/>
            <w:rPrChange w:id="17561" w:author="Dr Mamadou SANOGO" w:date="2023-10-25T18:15:00Z">
              <w:rPr>
                <w:color w:val="000000"/>
                <w:szCs w:val="24"/>
                <w:lang w:val="fr-ML"/>
              </w:rPr>
            </w:rPrChange>
          </w:rPr>
          <w:delText>si</w:delText>
        </w:r>
        <w:r w:rsidRPr="007A4AFC" w:rsidDel="00166699">
          <w:rPr>
            <w:color w:val="000000" w:themeColor="text1"/>
            <w:spacing w:val="1"/>
            <w:szCs w:val="24"/>
            <w:lang w:val="fr-ML"/>
            <w:rPrChange w:id="17562"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7563" w:author="Dr Mamadou SANOGO" w:date="2023-10-25T18:15:00Z">
              <w:rPr>
                <w:color w:val="000000"/>
                <w:spacing w:val="-1"/>
                <w:szCs w:val="24"/>
                <w:lang w:val="fr-ML"/>
              </w:rPr>
            </w:rPrChange>
          </w:rPr>
          <w:delText>é</w:delText>
        </w:r>
        <w:r w:rsidRPr="007A4AFC" w:rsidDel="00166699">
          <w:rPr>
            <w:color w:val="000000" w:themeColor="text1"/>
            <w:szCs w:val="24"/>
            <w:lang w:val="fr-ML"/>
            <w:rPrChange w:id="17564" w:author="Dr Mamadou SANOGO" w:date="2023-10-25T18:15:00Z">
              <w:rPr>
                <w:color w:val="000000"/>
                <w:szCs w:val="24"/>
                <w:lang w:val="fr-ML"/>
              </w:rPr>
            </w:rPrChange>
          </w:rPr>
          <w:delText>s</w:delText>
        </w:r>
        <w:r w:rsidRPr="007A4AFC" w:rsidDel="00166699">
          <w:rPr>
            <w:color w:val="000000" w:themeColor="text1"/>
            <w:spacing w:val="17"/>
            <w:szCs w:val="24"/>
            <w:lang w:val="fr-ML"/>
            <w:rPrChange w:id="17565"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7566" w:author="Dr Mamadou SANOGO" w:date="2023-10-25T18:15:00Z">
              <w:rPr>
                <w:color w:val="000000"/>
                <w:spacing w:val="-1"/>
                <w:szCs w:val="24"/>
                <w:lang w:val="fr-ML"/>
              </w:rPr>
            </w:rPrChange>
          </w:rPr>
          <w:delText>e</w:delText>
        </w:r>
        <w:r w:rsidRPr="007A4AFC" w:rsidDel="00166699">
          <w:rPr>
            <w:color w:val="000000" w:themeColor="text1"/>
            <w:szCs w:val="24"/>
            <w:lang w:val="fr-ML"/>
            <w:rPrChange w:id="17567" w:author="Dr Mamadou SANOGO" w:date="2023-10-25T18:15:00Z">
              <w:rPr>
                <w:color w:val="000000"/>
                <w:szCs w:val="24"/>
                <w:lang w:val="fr-ML"/>
              </w:rPr>
            </w:rPrChange>
          </w:rPr>
          <w:delText>n</w:delText>
        </w:r>
        <w:r w:rsidRPr="007A4AFC" w:rsidDel="00166699">
          <w:rPr>
            <w:color w:val="000000" w:themeColor="text1"/>
            <w:spacing w:val="22"/>
            <w:szCs w:val="24"/>
            <w:lang w:val="fr-ML"/>
            <w:rPrChange w:id="17568"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7569" w:author="Dr Mamadou SANOGO" w:date="2023-10-25T18:15:00Z">
              <w:rPr>
                <w:color w:val="000000"/>
                <w:szCs w:val="24"/>
                <w:lang w:val="fr-ML"/>
              </w:rPr>
            </w:rPrChange>
          </w:rPr>
          <w:delText>fon</w:delText>
        </w:r>
        <w:r w:rsidRPr="007A4AFC" w:rsidDel="00166699">
          <w:rPr>
            <w:color w:val="000000" w:themeColor="text1"/>
            <w:spacing w:val="-2"/>
            <w:szCs w:val="24"/>
            <w:lang w:val="fr-ML"/>
            <w:rPrChange w:id="17570" w:author="Dr Mamadou SANOGO" w:date="2023-10-25T18:15:00Z">
              <w:rPr>
                <w:color w:val="000000"/>
                <w:spacing w:val="-2"/>
                <w:szCs w:val="24"/>
                <w:lang w:val="fr-ML"/>
              </w:rPr>
            </w:rPrChange>
          </w:rPr>
          <w:delText>c</w:delText>
        </w:r>
        <w:r w:rsidRPr="007A4AFC" w:rsidDel="00166699">
          <w:rPr>
            <w:color w:val="000000" w:themeColor="text1"/>
            <w:szCs w:val="24"/>
            <w:lang w:val="fr-ML"/>
            <w:rPrChange w:id="17571" w:author="Dr Mamadou SANOGO" w:date="2023-10-25T18:15:00Z">
              <w:rPr>
                <w:color w:val="000000"/>
                <w:szCs w:val="24"/>
                <w:lang w:val="fr-ML"/>
              </w:rPr>
            </w:rPrChange>
          </w:rPr>
          <w:delText>t</w:delText>
        </w:r>
        <w:r w:rsidRPr="007A4AFC" w:rsidDel="00166699">
          <w:rPr>
            <w:color w:val="000000" w:themeColor="text1"/>
            <w:spacing w:val="1"/>
            <w:szCs w:val="24"/>
            <w:lang w:val="fr-ML"/>
            <w:rPrChange w:id="17572" w:author="Dr Mamadou SANOGO" w:date="2023-10-25T18:15:00Z">
              <w:rPr>
                <w:color w:val="000000"/>
                <w:spacing w:val="1"/>
                <w:szCs w:val="24"/>
                <w:lang w:val="fr-ML"/>
              </w:rPr>
            </w:rPrChange>
          </w:rPr>
          <w:delText>i</w:delText>
        </w:r>
        <w:r w:rsidRPr="007A4AFC" w:rsidDel="00166699">
          <w:rPr>
            <w:color w:val="000000" w:themeColor="text1"/>
            <w:szCs w:val="24"/>
            <w:lang w:val="fr-ML"/>
            <w:rPrChange w:id="17573" w:author="Dr Mamadou SANOGO" w:date="2023-10-25T18:15:00Z">
              <w:rPr>
                <w:color w:val="000000"/>
                <w:szCs w:val="24"/>
                <w:lang w:val="fr-ML"/>
              </w:rPr>
            </w:rPrChange>
          </w:rPr>
          <w:delText>on</w:delText>
        </w:r>
        <w:r w:rsidRPr="007A4AFC" w:rsidDel="00166699">
          <w:rPr>
            <w:color w:val="000000" w:themeColor="text1"/>
            <w:spacing w:val="3"/>
            <w:szCs w:val="24"/>
            <w:lang w:val="fr-ML"/>
            <w:rPrChange w:id="17574"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7575" w:author="Dr Mamadou SANOGO" w:date="2023-10-25T18:15:00Z">
              <w:rPr>
                <w:color w:val="000000"/>
                <w:szCs w:val="24"/>
                <w:lang w:val="fr-ML"/>
              </w:rPr>
            </w:rPrChange>
          </w:rPr>
          <w:delText>:</w:delText>
        </w:r>
        <w:r w:rsidRPr="007A4AFC" w:rsidDel="00166699">
          <w:rPr>
            <w:color w:val="000000" w:themeColor="text1"/>
            <w:spacing w:val="17"/>
            <w:szCs w:val="24"/>
            <w:lang w:val="fr-ML"/>
            <w:rPrChange w:id="17576"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7577" w:author="Dr Mamadou SANOGO" w:date="2023-10-25T18:15:00Z">
              <w:rPr>
                <w:color w:val="000000"/>
                <w:szCs w:val="24"/>
                <w:lang w:val="fr-ML"/>
              </w:rPr>
            </w:rPrChange>
          </w:rPr>
          <w:delText>un</w:delText>
        </w:r>
        <w:r w:rsidRPr="007A4AFC" w:rsidDel="00166699">
          <w:rPr>
            <w:color w:val="000000" w:themeColor="text1"/>
            <w:spacing w:val="17"/>
            <w:szCs w:val="24"/>
            <w:lang w:val="fr-ML"/>
            <w:rPrChange w:id="1757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7579" w:author="Dr Mamadou SANOGO" w:date="2023-10-25T18:15:00Z">
              <w:rPr>
                <w:color w:val="000000"/>
                <w:szCs w:val="24"/>
                <w:lang w:val="fr-ML"/>
              </w:rPr>
            </w:rPrChange>
          </w:rPr>
          <w:delText>maître</w:delText>
        </w:r>
        <w:r w:rsidRPr="007A4AFC" w:rsidDel="00166699">
          <w:rPr>
            <w:color w:val="000000" w:themeColor="text1"/>
            <w:spacing w:val="15"/>
            <w:szCs w:val="24"/>
            <w:lang w:val="fr-ML"/>
            <w:rPrChange w:id="17580"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7581" w:author="Dr Mamadou SANOGO" w:date="2023-10-25T18:15:00Z">
              <w:rPr>
                <w:color w:val="000000"/>
                <w:szCs w:val="24"/>
                <w:lang w:val="fr-ML"/>
              </w:rPr>
            </w:rPrChange>
          </w:rPr>
          <w:delText>de</w:delText>
        </w:r>
        <w:r w:rsidRPr="007A4AFC" w:rsidDel="00166699">
          <w:rPr>
            <w:color w:val="000000" w:themeColor="text1"/>
            <w:spacing w:val="18"/>
            <w:szCs w:val="24"/>
            <w:lang w:val="fr-ML"/>
            <w:rPrChange w:id="17582"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7583" w:author="Dr Mamadou SANOGO" w:date="2023-10-25T18:15:00Z">
              <w:rPr>
                <w:color w:val="000000"/>
                <w:spacing w:val="-1"/>
                <w:szCs w:val="24"/>
                <w:lang w:val="fr-ML"/>
              </w:rPr>
            </w:rPrChange>
          </w:rPr>
          <w:delText>c</w:delText>
        </w:r>
        <w:r w:rsidRPr="007A4AFC" w:rsidDel="00166699">
          <w:rPr>
            <w:color w:val="000000" w:themeColor="text1"/>
            <w:szCs w:val="24"/>
            <w:lang w:val="fr-ML"/>
            <w:rPrChange w:id="17584" w:author="Dr Mamadou SANOGO" w:date="2023-10-25T18:15:00Z">
              <w:rPr>
                <w:color w:val="000000"/>
                <w:szCs w:val="24"/>
                <w:lang w:val="fr-ML"/>
              </w:rPr>
            </w:rPrChange>
          </w:rPr>
          <w:delText>on</w:delText>
        </w:r>
        <w:r w:rsidRPr="007A4AFC" w:rsidDel="00166699">
          <w:rPr>
            <w:color w:val="000000" w:themeColor="text1"/>
            <w:spacing w:val="1"/>
            <w:szCs w:val="24"/>
            <w:lang w:val="fr-ML"/>
            <w:rPrChange w:id="17585"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7586" w:author="Dr Mamadou SANOGO" w:date="2023-10-25T18:15:00Z">
              <w:rPr>
                <w:color w:val="000000"/>
                <w:spacing w:val="-1"/>
                <w:szCs w:val="24"/>
                <w:lang w:val="fr-ML"/>
              </w:rPr>
            </w:rPrChange>
          </w:rPr>
          <w:delText>é</w:delText>
        </w:r>
        <w:r w:rsidRPr="007A4AFC" w:rsidDel="00166699">
          <w:rPr>
            <w:color w:val="000000" w:themeColor="text1"/>
            <w:szCs w:val="24"/>
            <w:lang w:val="fr-ML"/>
            <w:rPrChange w:id="17587" w:author="Dr Mamadou SANOGO" w:date="2023-10-25T18:15:00Z">
              <w:rPr>
                <w:color w:val="000000"/>
                <w:szCs w:val="24"/>
                <w:lang w:val="fr-ML"/>
              </w:rPr>
            </w:rPrChange>
          </w:rPr>
          <w:delText>r</w:delText>
        </w:r>
        <w:r w:rsidRPr="007A4AFC" w:rsidDel="00166699">
          <w:rPr>
            <w:color w:val="000000" w:themeColor="text1"/>
            <w:spacing w:val="-2"/>
            <w:szCs w:val="24"/>
            <w:lang w:val="fr-ML"/>
            <w:rPrChange w:id="17588" w:author="Dr Mamadou SANOGO" w:date="2023-10-25T18:15:00Z">
              <w:rPr>
                <w:color w:val="000000"/>
                <w:spacing w:val="-2"/>
                <w:szCs w:val="24"/>
                <w:lang w:val="fr-ML"/>
              </w:rPr>
            </w:rPrChange>
          </w:rPr>
          <w:delText>e</w:delText>
        </w:r>
        <w:r w:rsidRPr="007A4AFC" w:rsidDel="00166699">
          <w:rPr>
            <w:color w:val="000000" w:themeColor="text1"/>
            <w:spacing w:val="2"/>
            <w:szCs w:val="24"/>
            <w:lang w:val="fr-ML"/>
            <w:rPrChange w:id="17589"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7590"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7591" w:author="Dr Mamadou SANOGO" w:date="2023-10-25T18:15:00Z">
              <w:rPr>
                <w:color w:val="000000"/>
                <w:spacing w:val="-1"/>
                <w:szCs w:val="24"/>
                <w:lang w:val="fr-ML"/>
              </w:rPr>
            </w:rPrChange>
          </w:rPr>
          <w:delText>e</w:delText>
        </w:r>
        <w:r w:rsidRPr="007A4AFC" w:rsidDel="00166699">
          <w:rPr>
            <w:color w:val="000000" w:themeColor="text1"/>
            <w:szCs w:val="24"/>
            <w:lang w:val="fr-ML"/>
            <w:rPrChange w:id="17592" w:author="Dr Mamadou SANOGO" w:date="2023-10-25T18:15:00Z">
              <w:rPr>
                <w:color w:val="000000"/>
                <w:szCs w:val="24"/>
                <w:lang w:val="fr-ML"/>
              </w:rPr>
            </w:rPrChange>
          </w:rPr>
          <w:delText>s</w:delText>
        </w:r>
        <w:r w:rsidRPr="007A4AFC" w:rsidDel="00166699">
          <w:rPr>
            <w:color w:val="000000" w:themeColor="text1"/>
            <w:spacing w:val="17"/>
            <w:szCs w:val="24"/>
            <w:lang w:val="fr-ML"/>
            <w:rPrChange w:id="17593"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7594" w:author="Dr Mamadou SANOGO" w:date="2023-10-25T18:15:00Z">
              <w:rPr>
                <w:color w:val="000000"/>
                <w:szCs w:val="24"/>
                <w:lang w:val="fr-ML"/>
              </w:rPr>
            </w:rPrChange>
          </w:rPr>
          <w:delText>ou un p</w:delText>
        </w:r>
        <w:r w:rsidRPr="007A4AFC" w:rsidDel="00166699">
          <w:rPr>
            <w:color w:val="000000" w:themeColor="text1"/>
            <w:spacing w:val="-1"/>
            <w:szCs w:val="24"/>
            <w:lang w:val="fr-ML"/>
            <w:rPrChange w:id="17595" w:author="Dr Mamadou SANOGO" w:date="2023-10-25T18:15:00Z">
              <w:rPr>
                <w:color w:val="000000"/>
                <w:spacing w:val="-1"/>
                <w:szCs w:val="24"/>
                <w:lang w:val="fr-ML"/>
              </w:rPr>
            </w:rPrChange>
          </w:rPr>
          <w:delText>r</w:delText>
        </w:r>
        <w:r w:rsidRPr="007A4AFC" w:rsidDel="00166699">
          <w:rPr>
            <w:color w:val="000000" w:themeColor="text1"/>
            <w:szCs w:val="24"/>
            <w:lang w:val="fr-ML"/>
            <w:rPrChange w:id="17596" w:author="Dr Mamadou SANOGO" w:date="2023-10-25T18:15:00Z">
              <w:rPr>
                <w:color w:val="000000"/>
                <w:szCs w:val="24"/>
                <w:lang w:val="fr-ML"/>
              </w:rPr>
            </w:rPrChange>
          </w:rPr>
          <w:delText>of</w:delText>
        </w:r>
        <w:r w:rsidRPr="007A4AFC" w:rsidDel="00166699">
          <w:rPr>
            <w:color w:val="000000" w:themeColor="text1"/>
            <w:spacing w:val="-2"/>
            <w:szCs w:val="24"/>
            <w:lang w:val="fr-ML"/>
            <w:rPrChange w:id="17597" w:author="Dr Mamadou SANOGO" w:date="2023-10-25T18:15:00Z">
              <w:rPr>
                <w:color w:val="000000"/>
                <w:spacing w:val="-2"/>
                <w:szCs w:val="24"/>
                <w:lang w:val="fr-ML"/>
              </w:rPr>
            </w:rPrChange>
          </w:rPr>
          <w:delText>e</w:delText>
        </w:r>
        <w:r w:rsidRPr="007A4AFC" w:rsidDel="00166699">
          <w:rPr>
            <w:color w:val="000000" w:themeColor="text1"/>
            <w:szCs w:val="24"/>
            <w:lang w:val="fr-ML"/>
            <w:rPrChange w:id="17598" w:author="Dr Mamadou SANOGO" w:date="2023-10-25T18:15:00Z">
              <w:rPr>
                <w:color w:val="000000"/>
                <w:szCs w:val="24"/>
                <w:lang w:val="fr-ML"/>
              </w:rPr>
            </w:rPrChange>
          </w:rPr>
          <w:delText>sse</w:delText>
        </w:r>
        <w:r w:rsidRPr="007A4AFC" w:rsidDel="00166699">
          <w:rPr>
            <w:color w:val="000000" w:themeColor="text1"/>
            <w:spacing w:val="2"/>
            <w:szCs w:val="24"/>
            <w:lang w:val="fr-ML"/>
            <w:rPrChange w:id="17599" w:author="Dr Mamadou SANOGO" w:date="2023-10-25T18:15:00Z">
              <w:rPr>
                <w:color w:val="000000"/>
                <w:spacing w:val="2"/>
                <w:szCs w:val="24"/>
                <w:lang w:val="fr-ML"/>
              </w:rPr>
            </w:rPrChange>
          </w:rPr>
          <w:delText>u</w:delText>
        </w:r>
        <w:r w:rsidRPr="007A4AFC" w:rsidDel="00166699">
          <w:rPr>
            <w:color w:val="000000" w:themeColor="text1"/>
            <w:szCs w:val="24"/>
            <w:lang w:val="fr-ML"/>
            <w:rPrChange w:id="17600"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7601" w:author="Dr Mamadou SANOGO" w:date="2023-10-25T18:15:00Z">
              <w:rPr>
                <w:color w:val="000000"/>
                <w:spacing w:val="-2"/>
                <w:szCs w:val="24"/>
                <w:lang w:val="fr-ML"/>
              </w:rPr>
            </w:rPrChange>
          </w:rPr>
          <w:delText>é</w:delText>
        </w:r>
        <w:r w:rsidRPr="007A4AFC" w:rsidDel="00166699">
          <w:rPr>
            <w:color w:val="000000" w:themeColor="text1"/>
            <w:szCs w:val="24"/>
            <w:lang w:val="fr-ML"/>
            <w:rPrChange w:id="17602" w:author="Dr Mamadou SANOGO" w:date="2023-10-25T18:15:00Z">
              <w:rPr>
                <w:color w:val="000000"/>
                <w:szCs w:val="24"/>
                <w:lang w:val="fr-ML"/>
              </w:rPr>
            </w:rPrChange>
          </w:rPr>
          <w:delText>mé</w:delText>
        </w:r>
        <w:r w:rsidRPr="007A4AFC" w:rsidDel="00166699">
          <w:rPr>
            <w:color w:val="000000" w:themeColor="text1"/>
            <w:spacing w:val="-1"/>
            <w:szCs w:val="24"/>
            <w:lang w:val="fr-ML"/>
            <w:rPrChange w:id="17603" w:author="Dr Mamadou SANOGO" w:date="2023-10-25T18:15:00Z">
              <w:rPr>
                <w:color w:val="000000"/>
                <w:spacing w:val="-1"/>
                <w:szCs w:val="24"/>
                <w:lang w:val="fr-ML"/>
              </w:rPr>
            </w:rPrChange>
          </w:rPr>
          <w:delText>r</w:delText>
        </w:r>
        <w:r w:rsidRPr="007A4AFC" w:rsidDel="00166699">
          <w:rPr>
            <w:color w:val="000000" w:themeColor="text1"/>
            <w:szCs w:val="24"/>
            <w:lang w:val="fr-ML"/>
            <w:rPrChange w:id="17604" w:author="Dr Mamadou SANOGO" w:date="2023-10-25T18:15:00Z">
              <w:rPr>
                <w:color w:val="000000"/>
                <w:szCs w:val="24"/>
                <w:lang w:val="fr-ML"/>
              </w:rPr>
            </w:rPrChange>
          </w:rPr>
          <w:delText>i</w:delText>
        </w:r>
        <w:r w:rsidRPr="007A4AFC" w:rsidDel="00166699">
          <w:rPr>
            <w:color w:val="000000" w:themeColor="text1"/>
            <w:spacing w:val="1"/>
            <w:szCs w:val="24"/>
            <w:lang w:val="fr-ML"/>
            <w:rPrChange w:id="17605" w:author="Dr Mamadou SANOGO" w:date="2023-10-25T18:15:00Z">
              <w:rPr>
                <w:color w:val="000000"/>
                <w:spacing w:val="1"/>
                <w:szCs w:val="24"/>
                <w:lang w:val="fr-ML"/>
              </w:rPr>
            </w:rPrChange>
          </w:rPr>
          <w:delText>t</w:delText>
        </w:r>
        <w:r w:rsidRPr="007A4AFC" w:rsidDel="00166699">
          <w:rPr>
            <w:color w:val="000000" w:themeColor="text1"/>
            <w:szCs w:val="24"/>
            <w:lang w:val="fr-ML"/>
            <w:rPrChange w:id="17606" w:author="Dr Mamadou SANOGO" w:date="2023-10-25T18:15:00Z">
              <w:rPr>
                <w:color w:val="000000"/>
                <w:szCs w:val="24"/>
                <w:lang w:val="fr-ML"/>
              </w:rPr>
            </w:rPrChange>
          </w:rPr>
          <w:delText>e</w:delText>
        </w:r>
        <w:r w:rsidRPr="007A4AFC" w:rsidDel="00166699">
          <w:rPr>
            <w:color w:val="000000" w:themeColor="text1"/>
            <w:spacing w:val="-1"/>
            <w:szCs w:val="24"/>
            <w:lang w:val="fr-ML"/>
            <w:rPrChange w:id="17607"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7608" w:author="Dr Mamadou SANOGO" w:date="2023-10-25T18:15:00Z">
              <w:rPr>
                <w:color w:val="000000"/>
                <w:spacing w:val="2"/>
                <w:szCs w:val="24"/>
                <w:lang w:val="fr-ML"/>
              </w:rPr>
            </w:rPrChange>
          </w:rPr>
          <w:delText>n</w:delText>
        </w:r>
        <w:r w:rsidRPr="007A4AFC" w:rsidDel="00166699">
          <w:rPr>
            <w:color w:val="000000" w:themeColor="text1"/>
            <w:szCs w:val="24"/>
            <w:lang w:val="fr-ML"/>
            <w:rPrChange w:id="17609" w:author="Dr Mamadou SANOGO" w:date="2023-10-25T18:15:00Z">
              <w:rPr>
                <w:color w:val="000000"/>
                <w:szCs w:val="24"/>
                <w:lang w:val="fr-ML"/>
              </w:rPr>
            </w:rPrChange>
          </w:rPr>
          <w:delText>e</w:delText>
        </w:r>
        <w:r w:rsidRPr="007A4AFC" w:rsidDel="00166699">
          <w:rPr>
            <w:color w:val="000000" w:themeColor="text1"/>
            <w:spacing w:val="1"/>
            <w:szCs w:val="24"/>
            <w:lang w:val="fr-ML"/>
            <w:rPrChange w:id="1761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611" w:author="Dr Mamadou SANOGO" w:date="2023-10-25T18:15:00Z">
              <w:rPr>
                <w:color w:val="000000"/>
                <w:szCs w:val="24"/>
                <w:lang w:val="fr-ML"/>
              </w:rPr>
            </w:rPrChange>
          </w:rPr>
          <w:delText>p</w:delText>
        </w:r>
        <w:r w:rsidRPr="007A4AFC" w:rsidDel="00166699">
          <w:rPr>
            <w:color w:val="000000" w:themeColor="text1"/>
            <w:spacing w:val="-1"/>
            <w:szCs w:val="24"/>
            <w:lang w:val="fr-ML"/>
            <w:rPrChange w:id="17612" w:author="Dr Mamadou SANOGO" w:date="2023-10-25T18:15:00Z">
              <w:rPr>
                <w:color w:val="000000"/>
                <w:spacing w:val="-1"/>
                <w:szCs w:val="24"/>
                <w:lang w:val="fr-ML"/>
              </w:rPr>
            </w:rPrChange>
          </w:rPr>
          <w:delText>e</w:delText>
        </w:r>
        <w:r w:rsidRPr="007A4AFC" w:rsidDel="00166699">
          <w:rPr>
            <w:color w:val="000000" w:themeColor="text1"/>
            <w:szCs w:val="24"/>
            <w:lang w:val="fr-ML"/>
            <w:rPrChange w:id="17613"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7614" w:author="Dr Mamadou SANOGO" w:date="2023-10-25T18:15:00Z">
              <w:rPr>
                <w:color w:val="000000"/>
                <w:spacing w:val="-1"/>
                <w:szCs w:val="24"/>
                <w:lang w:val="fr-ML"/>
              </w:rPr>
            </w:rPrChange>
          </w:rPr>
          <w:delText>r</w:delText>
        </w:r>
        <w:r w:rsidRPr="007A4AFC" w:rsidDel="00166699">
          <w:rPr>
            <w:color w:val="000000" w:themeColor="text1"/>
            <w:szCs w:val="24"/>
            <w:lang w:val="fr-ML"/>
            <w:rPrChange w:id="17615" w:author="Dr Mamadou SANOGO" w:date="2023-10-25T18:15:00Z">
              <w:rPr>
                <w:color w:val="000000"/>
                <w:szCs w:val="24"/>
                <w:lang w:val="fr-ML"/>
              </w:rPr>
            </w:rPrChange>
          </w:rPr>
          <w:delText>e</w:delText>
        </w:r>
        <w:r w:rsidRPr="007A4AFC" w:rsidDel="00166699">
          <w:rPr>
            <w:color w:val="000000" w:themeColor="text1"/>
            <w:spacing w:val="-1"/>
            <w:szCs w:val="24"/>
            <w:lang w:val="fr-ML"/>
            <w:rPrChange w:id="1761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617" w:author="Dr Mamadou SANOGO" w:date="2023-10-25T18:15:00Z">
              <w:rPr>
                <w:color w:val="000000"/>
                <w:szCs w:val="24"/>
                <w:lang w:val="fr-ML"/>
              </w:rPr>
            </w:rPrChange>
          </w:rPr>
          <w:delText>n</w:delText>
        </w:r>
        <w:r w:rsidRPr="007A4AFC" w:rsidDel="00166699">
          <w:rPr>
            <w:color w:val="000000" w:themeColor="text1"/>
            <w:spacing w:val="2"/>
            <w:szCs w:val="24"/>
            <w:lang w:val="fr-ML"/>
            <w:rPrChange w:id="17618" w:author="Dr Mamadou SANOGO" w:date="2023-10-25T18:15:00Z">
              <w:rPr>
                <w:color w:val="000000"/>
                <w:spacing w:val="2"/>
                <w:szCs w:val="24"/>
                <w:lang w:val="fr-ML"/>
              </w:rPr>
            </w:rPrChange>
          </w:rPr>
          <w:delText>o</w:delText>
        </w:r>
        <w:r w:rsidRPr="007A4AFC" w:rsidDel="00166699">
          <w:rPr>
            <w:color w:val="000000" w:themeColor="text1"/>
            <w:szCs w:val="24"/>
            <w:lang w:val="fr-ML"/>
            <w:rPrChange w:id="17619" w:author="Dr Mamadou SANOGO" w:date="2023-10-25T18:15:00Z">
              <w:rPr>
                <w:color w:val="000000"/>
                <w:szCs w:val="24"/>
                <w:lang w:val="fr-ML"/>
              </w:rPr>
            </w:rPrChange>
          </w:rPr>
          <w:delText>m</w:delText>
        </w:r>
        <w:r w:rsidRPr="007A4AFC" w:rsidDel="00166699">
          <w:rPr>
            <w:color w:val="000000" w:themeColor="text1"/>
            <w:spacing w:val="1"/>
            <w:szCs w:val="24"/>
            <w:lang w:val="fr-ML"/>
            <w:rPrChange w:id="17620" w:author="Dr Mamadou SANOGO" w:date="2023-10-25T18:15:00Z">
              <w:rPr>
                <w:color w:val="000000"/>
                <w:spacing w:val="1"/>
                <w:szCs w:val="24"/>
                <w:lang w:val="fr-ML"/>
              </w:rPr>
            </w:rPrChange>
          </w:rPr>
          <w:delText>m</w:delText>
        </w:r>
        <w:r w:rsidRPr="007A4AFC" w:rsidDel="00166699">
          <w:rPr>
            <w:color w:val="000000" w:themeColor="text1"/>
            <w:szCs w:val="24"/>
            <w:lang w:val="fr-ML"/>
            <w:rPrChange w:id="17621" w:author="Dr Mamadou SANOGO" w:date="2023-10-25T18:15:00Z">
              <w:rPr>
                <w:color w:val="000000"/>
                <w:szCs w:val="24"/>
                <w:lang w:val="fr-ML"/>
              </w:rPr>
            </w:rPrChange>
          </w:rPr>
          <w:delText>é</w:delText>
        </w:r>
        <w:r w:rsidRPr="007A4AFC" w:rsidDel="00166699">
          <w:rPr>
            <w:color w:val="000000" w:themeColor="text1"/>
            <w:spacing w:val="-1"/>
            <w:szCs w:val="24"/>
            <w:lang w:val="fr-ML"/>
            <w:rPrChange w:id="1762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623" w:author="Dr Mamadou SANOGO" w:date="2023-10-25T18:15:00Z">
              <w:rPr>
                <w:color w:val="000000"/>
                <w:szCs w:val="24"/>
                <w:lang w:val="fr-ML"/>
              </w:rPr>
            </w:rPrChange>
          </w:rPr>
          <w:delText>p</w:delText>
        </w:r>
        <w:r w:rsidRPr="007A4AFC" w:rsidDel="00166699">
          <w:rPr>
            <w:color w:val="000000" w:themeColor="text1"/>
            <w:spacing w:val="1"/>
            <w:szCs w:val="24"/>
            <w:lang w:val="fr-ML"/>
            <w:rPrChange w:id="17624"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7625" w:author="Dr Mamadou SANOGO" w:date="2023-10-25T18:15:00Z">
              <w:rPr>
                <w:color w:val="000000"/>
                <w:spacing w:val="-1"/>
                <w:szCs w:val="24"/>
                <w:lang w:val="fr-ML"/>
              </w:rPr>
            </w:rPrChange>
          </w:rPr>
          <w:delText>é</w:delText>
        </w:r>
        <w:r w:rsidRPr="007A4AFC" w:rsidDel="00166699">
          <w:rPr>
            <w:color w:val="000000" w:themeColor="text1"/>
            <w:szCs w:val="24"/>
            <w:lang w:val="fr-ML"/>
            <w:rPrChange w:id="17626" w:author="Dr Mamadou SANOGO" w:date="2023-10-25T18:15:00Z">
              <w:rPr>
                <w:color w:val="000000"/>
                <w:szCs w:val="24"/>
                <w:lang w:val="fr-ML"/>
              </w:rPr>
            </w:rPrChange>
          </w:rPr>
          <w:delText>sid</w:delText>
        </w:r>
        <w:r w:rsidRPr="007A4AFC" w:rsidDel="00166699">
          <w:rPr>
            <w:color w:val="000000" w:themeColor="text1"/>
            <w:spacing w:val="2"/>
            <w:szCs w:val="24"/>
            <w:lang w:val="fr-ML"/>
            <w:rPrChange w:id="17627" w:author="Dr Mamadou SANOGO" w:date="2023-10-25T18:15:00Z">
              <w:rPr>
                <w:color w:val="000000"/>
                <w:spacing w:val="2"/>
                <w:szCs w:val="24"/>
                <w:lang w:val="fr-ML"/>
              </w:rPr>
            </w:rPrChange>
          </w:rPr>
          <w:delText>e</w:delText>
        </w:r>
        <w:r w:rsidRPr="007A4AFC" w:rsidDel="00166699">
          <w:rPr>
            <w:color w:val="000000" w:themeColor="text1"/>
            <w:szCs w:val="24"/>
            <w:lang w:val="fr-ML"/>
            <w:rPrChange w:id="17628" w:author="Dr Mamadou SANOGO" w:date="2023-10-25T18:15:00Z">
              <w:rPr>
                <w:color w:val="000000"/>
                <w:szCs w:val="24"/>
                <w:lang w:val="fr-ML"/>
              </w:rPr>
            </w:rPrChange>
          </w:rPr>
          <w:delText xml:space="preserve">nt du </w:delText>
        </w:r>
        <w:r w:rsidRPr="007A4AFC" w:rsidDel="00166699">
          <w:rPr>
            <w:color w:val="000000" w:themeColor="text1"/>
            <w:spacing w:val="1"/>
            <w:szCs w:val="24"/>
            <w:lang w:val="fr-ML"/>
            <w:rPrChange w:id="17629" w:author="Dr Mamadou SANOGO" w:date="2023-10-25T18:15:00Z">
              <w:rPr>
                <w:color w:val="000000"/>
                <w:spacing w:val="1"/>
                <w:szCs w:val="24"/>
                <w:lang w:val="fr-ML"/>
              </w:rPr>
            </w:rPrChange>
          </w:rPr>
          <w:delText>j</w:delText>
        </w:r>
        <w:r w:rsidRPr="007A4AFC" w:rsidDel="00166699">
          <w:rPr>
            <w:color w:val="000000" w:themeColor="text1"/>
            <w:szCs w:val="24"/>
            <w:lang w:val="fr-ML"/>
            <w:rPrChange w:id="17630" w:author="Dr Mamadou SANOGO" w:date="2023-10-25T18:15:00Z">
              <w:rPr>
                <w:color w:val="000000"/>
                <w:szCs w:val="24"/>
                <w:lang w:val="fr-ML"/>
              </w:rPr>
            </w:rPrChange>
          </w:rPr>
          <w:delText>u</w:delText>
        </w:r>
        <w:r w:rsidRPr="007A4AFC" w:rsidDel="00166699">
          <w:rPr>
            <w:color w:val="000000" w:themeColor="text1"/>
            <w:spacing w:val="1"/>
            <w:szCs w:val="24"/>
            <w:lang w:val="fr-ML"/>
            <w:rPrChange w:id="17631" w:author="Dr Mamadou SANOGO" w:date="2023-10-25T18:15:00Z">
              <w:rPr>
                <w:color w:val="000000"/>
                <w:spacing w:val="1"/>
                <w:szCs w:val="24"/>
                <w:lang w:val="fr-ML"/>
              </w:rPr>
            </w:rPrChange>
          </w:rPr>
          <w:delText>r</w:delText>
        </w:r>
        <w:r w:rsidRPr="007A4AFC" w:rsidDel="00166699">
          <w:rPr>
            <w:color w:val="000000" w:themeColor="text1"/>
            <w:szCs w:val="24"/>
            <w:lang w:val="fr-ML"/>
            <w:rPrChange w:id="17632" w:author="Dr Mamadou SANOGO" w:date="2023-10-25T18:15:00Z">
              <w:rPr>
                <w:color w:val="000000"/>
                <w:szCs w:val="24"/>
                <w:lang w:val="fr-ML"/>
              </w:rPr>
            </w:rPrChange>
          </w:rPr>
          <w:delText>y</w:delText>
        </w:r>
        <w:r w:rsidRPr="007A4AFC" w:rsidDel="00166699">
          <w:rPr>
            <w:color w:val="000000" w:themeColor="text1"/>
            <w:spacing w:val="-5"/>
            <w:szCs w:val="24"/>
            <w:lang w:val="fr-ML"/>
            <w:rPrChange w:id="17633"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7634" w:author="Dr Mamadou SANOGO" w:date="2023-10-25T18:15:00Z">
              <w:rPr>
                <w:color w:val="000000"/>
                <w:szCs w:val="24"/>
                <w:lang w:val="fr-ML"/>
              </w:rPr>
            </w:rPrChange>
          </w:rPr>
          <w:delText>;</w:delText>
        </w:r>
      </w:del>
    </w:p>
    <w:p w14:paraId="0BC37E86" w14:textId="5908E0CB" w:rsidR="0032620E" w:rsidRPr="007A4AFC" w:rsidDel="00166699" w:rsidRDefault="0032620E">
      <w:pPr>
        <w:pStyle w:val="Titre"/>
        <w:tabs>
          <w:tab w:val="num" w:pos="-4820"/>
        </w:tabs>
        <w:spacing w:line="276" w:lineRule="auto"/>
        <w:jc w:val="both"/>
        <w:rPr>
          <w:del w:id="17635" w:author="Dr Mamadou SANOGO" w:date="2023-10-25T17:56:00Z"/>
          <w:color w:val="000000" w:themeColor="text1"/>
          <w:szCs w:val="24"/>
          <w:lang w:val="fr-ML"/>
          <w:rPrChange w:id="17636" w:author="Dr Mamadou SANOGO" w:date="2023-10-25T18:15:00Z">
            <w:rPr>
              <w:del w:id="17637" w:author="Dr Mamadou SANOGO" w:date="2023-10-25T17:56:00Z"/>
              <w:color w:val="000000"/>
              <w:szCs w:val="24"/>
              <w:lang w:val="fr-ML"/>
            </w:rPr>
          </w:rPrChange>
        </w:rPr>
        <w:pPrChange w:id="17638" w:author="Dr Mamadou SANOGO" w:date="2023-10-25T17:57:00Z">
          <w:pPr>
            <w:widowControl w:val="0"/>
            <w:numPr>
              <w:numId w:val="10"/>
            </w:numPr>
            <w:autoSpaceDE w:val="0"/>
            <w:autoSpaceDN w:val="0"/>
            <w:adjustRightInd w:val="0"/>
            <w:spacing w:line="240" w:lineRule="auto"/>
            <w:ind w:left="903" w:right="-36" w:hanging="360"/>
          </w:pPr>
        </w:pPrChange>
      </w:pPr>
      <w:del w:id="17639" w:author="Dr Mamadou SANOGO" w:date="2023-10-25T17:56:00Z">
        <w:r w:rsidRPr="007A4AFC" w:rsidDel="00166699">
          <w:rPr>
            <w:color w:val="000000" w:themeColor="text1"/>
            <w:szCs w:val="24"/>
            <w:lang w:val="fr-ML"/>
            <w:rPrChange w:id="17640" w:author="Dr Mamadou SANOGO" w:date="2023-10-25T18:15:00Z">
              <w:rPr>
                <w:color w:val="000000"/>
                <w:szCs w:val="24"/>
                <w:lang w:val="fr-ML"/>
              </w:rPr>
            </w:rPrChange>
          </w:rPr>
          <w:delText>i</w:delText>
        </w:r>
        <w:r w:rsidRPr="007A4AFC" w:rsidDel="00166699">
          <w:rPr>
            <w:color w:val="000000" w:themeColor="text1"/>
            <w:spacing w:val="1"/>
            <w:szCs w:val="24"/>
            <w:lang w:val="fr-ML"/>
            <w:rPrChange w:id="17641" w:author="Dr Mamadou SANOGO" w:date="2023-10-25T18:15:00Z">
              <w:rPr>
                <w:color w:val="000000"/>
                <w:spacing w:val="1"/>
                <w:szCs w:val="24"/>
                <w:lang w:val="fr-ML"/>
              </w:rPr>
            </w:rPrChange>
          </w:rPr>
          <w:delText>l</w:delText>
        </w:r>
        <w:r w:rsidR="00DF7724" w:rsidRPr="007A4AFC" w:rsidDel="00166699">
          <w:rPr>
            <w:color w:val="000000" w:themeColor="text1"/>
            <w:szCs w:val="24"/>
            <w:lang w:val="fr-ML"/>
            <w:rPrChange w:id="17642" w:author="Dr Mamadou SANOGO" w:date="2023-10-25T18:15:00Z">
              <w:rPr>
                <w:color w:val="000000"/>
                <w:szCs w:val="24"/>
                <w:lang w:val="fr-ML"/>
              </w:rPr>
            </w:rPrChange>
          </w:rPr>
          <w:delText xml:space="preserve"> </w:delText>
        </w:r>
        <w:r w:rsidRPr="007A4AFC" w:rsidDel="00166699">
          <w:rPr>
            <w:color w:val="000000" w:themeColor="text1"/>
            <w:szCs w:val="24"/>
            <w:lang w:val="fr-ML"/>
            <w:rPrChange w:id="17643" w:author="Dr Mamadou SANOGO" w:date="2023-10-25T18:15:00Z">
              <w:rPr>
                <w:color w:val="000000"/>
                <w:szCs w:val="24"/>
                <w:lang w:val="fr-ML"/>
              </w:rPr>
            </w:rPrChange>
          </w:rPr>
          <w:delText>doit êt</w:delText>
        </w:r>
        <w:r w:rsidRPr="007A4AFC" w:rsidDel="00166699">
          <w:rPr>
            <w:color w:val="000000" w:themeColor="text1"/>
            <w:spacing w:val="-1"/>
            <w:szCs w:val="24"/>
            <w:lang w:val="fr-ML"/>
            <w:rPrChange w:id="17644" w:author="Dr Mamadou SANOGO" w:date="2023-10-25T18:15:00Z">
              <w:rPr>
                <w:color w:val="000000"/>
                <w:spacing w:val="-1"/>
                <w:szCs w:val="24"/>
                <w:lang w:val="fr-ML"/>
              </w:rPr>
            </w:rPrChange>
          </w:rPr>
          <w:delText>r</w:delText>
        </w:r>
        <w:r w:rsidRPr="007A4AFC" w:rsidDel="00166699">
          <w:rPr>
            <w:color w:val="000000" w:themeColor="text1"/>
            <w:szCs w:val="24"/>
            <w:lang w:val="fr-ML"/>
            <w:rPrChange w:id="17645" w:author="Dr Mamadou SANOGO" w:date="2023-10-25T18:15:00Z">
              <w:rPr>
                <w:color w:val="000000"/>
                <w:szCs w:val="24"/>
                <w:lang w:val="fr-ML"/>
              </w:rPr>
            </w:rPrChange>
          </w:rPr>
          <w:delText>e</w:delText>
        </w:r>
        <w:r w:rsidRPr="007A4AFC" w:rsidDel="00166699">
          <w:rPr>
            <w:color w:val="000000" w:themeColor="text1"/>
            <w:spacing w:val="-1"/>
            <w:szCs w:val="24"/>
            <w:lang w:val="fr-ML"/>
            <w:rPrChange w:id="17646" w:author="Dr Mamadou SANOGO" w:date="2023-10-25T18:15:00Z">
              <w:rPr>
                <w:color w:val="000000"/>
                <w:spacing w:val="-1"/>
                <w:szCs w:val="24"/>
                <w:lang w:val="fr-ML"/>
              </w:rPr>
            </w:rPrChange>
          </w:rPr>
          <w:delText xml:space="preserve"> e</w:delText>
        </w:r>
        <w:r w:rsidRPr="007A4AFC" w:rsidDel="00166699">
          <w:rPr>
            <w:color w:val="000000" w:themeColor="text1"/>
            <w:spacing w:val="2"/>
            <w:szCs w:val="24"/>
            <w:lang w:val="fr-ML"/>
            <w:rPrChange w:id="17647" w:author="Dr Mamadou SANOGO" w:date="2023-10-25T18:15:00Z">
              <w:rPr>
                <w:color w:val="000000"/>
                <w:spacing w:val="2"/>
                <w:szCs w:val="24"/>
                <w:lang w:val="fr-ML"/>
              </w:rPr>
            </w:rPrChange>
          </w:rPr>
          <w:delText>x</w:delText>
        </w:r>
        <w:r w:rsidRPr="007A4AFC" w:rsidDel="00166699">
          <w:rPr>
            <w:color w:val="000000" w:themeColor="text1"/>
            <w:szCs w:val="24"/>
            <w:lang w:val="fr-ML"/>
            <w:rPrChange w:id="17648" w:author="Dr Mamadou SANOGO" w:date="2023-10-25T18:15:00Z">
              <w:rPr>
                <w:color w:val="000000"/>
                <w:szCs w:val="24"/>
                <w:lang w:val="fr-ML"/>
              </w:rPr>
            </w:rPrChange>
          </w:rPr>
          <w:delText>te</w:delText>
        </w:r>
        <w:r w:rsidRPr="007A4AFC" w:rsidDel="00166699">
          <w:rPr>
            <w:color w:val="000000" w:themeColor="text1"/>
            <w:spacing w:val="-1"/>
            <w:szCs w:val="24"/>
            <w:lang w:val="fr-ML"/>
            <w:rPrChange w:id="17649" w:author="Dr Mamadou SANOGO" w:date="2023-10-25T18:15:00Z">
              <w:rPr>
                <w:color w:val="000000"/>
                <w:spacing w:val="-1"/>
                <w:szCs w:val="24"/>
                <w:lang w:val="fr-ML"/>
              </w:rPr>
            </w:rPrChange>
          </w:rPr>
          <w:delText>r</w:delText>
        </w:r>
        <w:r w:rsidRPr="007A4AFC" w:rsidDel="00166699">
          <w:rPr>
            <w:color w:val="000000" w:themeColor="text1"/>
            <w:szCs w:val="24"/>
            <w:lang w:val="fr-ML"/>
            <w:rPrChange w:id="17650" w:author="Dr Mamadou SANOGO" w:date="2023-10-25T18:15:00Z">
              <w:rPr>
                <w:color w:val="000000"/>
                <w:szCs w:val="24"/>
                <w:lang w:val="fr-ML"/>
              </w:rPr>
            </w:rPrChange>
          </w:rPr>
          <w:delText>ne</w:delText>
        </w:r>
        <w:r w:rsidRPr="007A4AFC" w:rsidDel="00166699">
          <w:rPr>
            <w:color w:val="000000" w:themeColor="text1"/>
            <w:spacing w:val="-1"/>
            <w:szCs w:val="24"/>
            <w:lang w:val="fr-ML"/>
            <w:rPrChange w:id="1765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652" w:author="Dr Mamadou SANOGO" w:date="2023-10-25T18:15:00Z">
              <w:rPr>
                <w:color w:val="000000"/>
                <w:szCs w:val="24"/>
                <w:lang w:val="fr-ML"/>
              </w:rPr>
            </w:rPrChange>
          </w:rPr>
          <w:delText>à</w:delText>
        </w:r>
        <w:r w:rsidRPr="007A4AFC" w:rsidDel="00166699">
          <w:rPr>
            <w:color w:val="000000" w:themeColor="text1"/>
            <w:spacing w:val="-1"/>
            <w:szCs w:val="24"/>
            <w:lang w:val="fr-ML"/>
            <w:rPrChange w:id="1765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654" w:author="Dr Mamadou SANOGO" w:date="2023-10-25T18:15:00Z">
              <w:rPr>
                <w:color w:val="000000"/>
                <w:szCs w:val="24"/>
                <w:lang w:val="fr-ML"/>
              </w:rPr>
            </w:rPrChange>
          </w:rPr>
          <w:delText>l'é</w:delText>
        </w:r>
        <w:r w:rsidRPr="007A4AFC" w:rsidDel="00166699">
          <w:rPr>
            <w:color w:val="000000" w:themeColor="text1"/>
            <w:spacing w:val="2"/>
            <w:szCs w:val="24"/>
            <w:lang w:val="fr-ML"/>
            <w:rPrChange w:id="17655" w:author="Dr Mamadou SANOGO" w:date="2023-10-25T18:15:00Z">
              <w:rPr>
                <w:color w:val="000000"/>
                <w:spacing w:val="2"/>
                <w:szCs w:val="24"/>
                <w:lang w:val="fr-ML"/>
              </w:rPr>
            </w:rPrChange>
          </w:rPr>
          <w:delText>q</w:delText>
        </w:r>
        <w:r w:rsidRPr="007A4AFC" w:rsidDel="00166699">
          <w:rPr>
            <w:color w:val="000000" w:themeColor="text1"/>
            <w:szCs w:val="24"/>
            <w:lang w:val="fr-ML"/>
            <w:rPrChange w:id="17656" w:author="Dr Mamadou SANOGO" w:date="2023-10-25T18:15:00Z">
              <w:rPr>
                <w:color w:val="000000"/>
                <w:szCs w:val="24"/>
                <w:lang w:val="fr-ML"/>
              </w:rPr>
            </w:rPrChange>
          </w:rPr>
          <w:delText>uipe d'</w:delText>
        </w:r>
        <w:r w:rsidRPr="007A4AFC" w:rsidDel="00166699">
          <w:rPr>
            <w:color w:val="000000" w:themeColor="text1"/>
            <w:spacing w:val="-1"/>
            <w:szCs w:val="24"/>
            <w:lang w:val="fr-ML"/>
            <w:rPrChange w:id="17657" w:author="Dr Mamadou SANOGO" w:date="2023-10-25T18:15:00Z">
              <w:rPr>
                <w:color w:val="000000"/>
                <w:spacing w:val="-1"/>
                <w:szCs w:val="24"/>
                <w:lang w:val="fr-ML"/>
              </w:rPr>
            </w:rPrChange>
          </w:rPr>
          <w:delText>e</w:delText>
        </w:r>
        <w:r w:rsidRPr="007A4AFC" w:rsidDel="00166699">
          <w:rPr>
            <w:color w:val="000000" w:themeColor="text1"/>
            <w:szCs w:val="24"/>
            <w:lang w:val="fr-ML"/>
            <w:rPrChange w:id="17658" w:author="Dr Mamadou SANOGO" w:date="2023-10-25T18:15:00Z">
              <w:rPr>
                <w:color w:val="000000"/>
                <w:szCs w:val="24"/>
                <w:lang w:val="fr-ML"/>
              </w:rPr>
            </w:rPrChange>
          </w:rPr>
          <w:delText>n</w:delText>
        </w:r>
        <w:r w:rsidRPr="007A4AFC" w:rsidDel="00166699">
          <w:rPr>
            <w:color w:val="000000" w:themeColor="text1"/>
            <w:spacing w:val="-1"/>
            <w:szCs w:val="24"/>
            <w:lang w:val="fr-ML"/>
            <w:rPrChange w:id="17659" w:author="Dr Mamadou SANOGO" w:date="2023-10-25T18:15:00Z">
              <w:rPr>
                <w:color w:val="000000"/>
                <w:spacing w:val="-1"/>
                <w:szCs w:val="24"/>
                <w:lang w:val="fr-ML"/>
              </w:rPr>
            </w:rPrChange>
          </w:rPr>
          <w:delText>ca</w:delText>
        </w:r>
        <w:r w:rsidRPr="007A4AFC" w:rsidDel="00166699">
          <w:rPr>
            <w:color w:val="000000" w:themeColor="text1"/>
            <w:spacing w:val="2"/>
            <w:szCs w:val="24"/>
            <w:lang w:val="fr-ML"/>
            <w:rPrChange w:id="17660" w:author="Dr Mamadou SANOGO" w:date="2023-10-25T18:15:00Z">
              <w:rPr>
                <w:color w:val="000000"/>
                <w:spacing w:val="2"/>
                <w:szCs w:val="24"/>
                <w:lang w:val="fr-ML"/>
              </w:rPr>
            </w:rPrChange>
          </w:rPr>
          <w:delText>d</w:delText>
        </w:r>
        <w:r w:rsidRPr="007A4AFC" w:rsidDel="00166699">
          <w:rPr>
            <w:color w:val="000000" w:themeColor="text1"/>
            <w:szCs w:val="24"/>
            <w:lang w:val="fr-ML"/>
            <w:rPrChange w:id="17661" w:author="Dr Mamadou SANOGO" w:date="2023-10-25T18:15:00Z">
              <w:rPr>
                <w:color w:val="000000"/>
                <w:szCs w:val="24"/>
                <w:lang w:val="fr-ML"/>
              </w:rPr>
            </w:rPrChange>
          </w:rPr>
          <w:delText>r</w:delText>
        </w:r>
        <w:r w:rsidRPr="007A4AFC" w:rsidDel="00166699">
          <w:rPr>
            <w:color w:val="000000" w:themeColor="text1"/>
            <w:spacing w:val="-2"/>
            <w:szCs w:val="24"/>
            <w:lang w:val="fr-ML"/>
            <w:rPrChange w:id="17662" w:author="Dr Mamadou SANOGO" w:date="2023-10-25T18:15:00Z">
              <w:rPr>
                <w:color w:val="000000"/>
                <w:spacing w:val="-2"/>
                <w:szCs w:val="24"/>
                <w:lang w:val="fr-ML"/>
              </w:rPr>
            </w:rPrChange>
          </w:rPr>
          <w:delText>e</w:delText>
        </w:r>
        <w:r w:rsidRPr="007A4AFC" w:rsidDel="00166699">
          <w:rPr>
            <w:color w:val="000000" w:themeColor="text1"/>
            <w:szCs w:val="24"/>
            <w:lang w:val="fr-ML"/>
            <w:rPrChange w:id="17663" w:author="Dr Mamadou SANOGO" w:date="2023-10-25T18:15:00Z">
              <w:rPr>
                <w:color w:val="000000"/>
                <w:szCs w:val="24"/>
                <w:lang w:val="fr-ML"/>
              </w:rPr>
            </w:rPrChange>
          </w:rPr>
          <w:delText>ment</w:delText>
        </w:r>
        <w:r w:rsidRPr="007A4AFC" w:rsidDel="00166699">
          <w:rPr>
            <w:color w:val="000000" w:themeColor="text1"/>
            <w:spacing w:val="2"/>
            <w:szCs w:val="24"/>
            <w:lang w:val="fr-ML"/>
            <w:rPrChange w:id="1766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7665" w:author="Dr Mamadou SANOGO" w:date="2023-10-25T18:15:00Z">
              <w:rPr>
                <w:color w:val="000000"/>
                <w:szCs w:val="24"/>
                <w:lang w:val="fr-ML"/>
              </w:rPr>
            </w:rPrChange>
          </w:rPr>
          <w:delText>;</w:delText>
        </w:r>
      </w:del>
    </w:p>
    <w:p w14:paraId="65D98EAE" w14:textId="7B9DFD99" w:rsidR="0032620E" w:rsidRPr="007A4AFC" w:rsidDel="00166699" w:rsidRDefault="0032620E">
      <w:pPr>
        <w:pStyle w:val="Titre"/>
        <w:tabs>
          <w:tab w:val="num" w:pos="-4820"/>
        </w:tabs>
        <w:spacing w:line="276" w:lineRule="auto"/>
        <w:jc w:val="both"/>
        <w:rPr>
          <w:del w:id="17666" w:author="Dr Mamadou SANOGO" w:date="2023-10-25T17:56:00Z"/>
          <w:color w:val="000000" w:themeColor="text1"/>
          <w:szCs w:val="24"/>
          <w:lang w:val="fr-ML"/>
          <w:rPrChange w:id="17667" w:author="Dr Mamadou SANOGO" w:date="2023-10-25T18:15:00Z">
            <w:rPr>
              <w:del w:id="17668" w:author="Dr Mamadou SANOGO" w:date="2023-10-25T17:56:00Z"/>
              <w:color w:val="000000"/>
              <w:szCs w:val="24"/>
              <w:lang w:val="fr-ML"/>
            </w:rPr>
          </w:rPrChange>
        </w:rPr>
        <w:pPrChange w:id="17669"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7670" w:author="Dr Mamadou SANOGO" w:date="2023-10-25T17:56:00Z">
        <w:r w:rsidRPr="007A4AFC" w:rsidDel="00166699">
          <w:rPr>
            <w:color w:val="000000" w:themeColor="text1"/>
            <w:szCs w:val="24"/>
            <w:lang w:val="fr-ML"/>
            <w:rPrChange w:id="17671" w:author="Dr Mamadou SANOGO" w:date="2023-10-25T18:15:00Z">
              <w:rPr>
                <w:color w:val="000000"/>
                <w:szCs w:val="24"/>
                <w:lang w:val="fr-ML"/>
              </w:rPr>
            </w:rPrChange>
          </w:rPr>
          <w:delText>si la sout</w:delText>
        </w:r>
        <w:r w:rsidRPr="007A4AFC" w:rsidDel="00166699">
          <w:rPr>
            <w:color w:val="000000" w:themeColor="text1"/>
            <w:spacing w:val="-1"/>
            <w:szCs w:val="24"/>
            <w:lang w:val="fr-ML"/>
            <w:rPrChange w:id="17672" w:author="Dr Mamadou SANOGO" w:date="2023-10-25T18:15:00Z">
              <w:rPr>
                <w:color w:val="000000"/>
                <w:spacing w:val="-1"/>
                <w:szCs w:val="24"/>
                <w:lang w:val="fr-ML"/>
              </w:rPr>
            </w:rPrChange>
          </w:rPr>
          <w:delText>e</w:delText>
        </w:r>
        <w:r w:rsidRPr="007A4AFC" w:rsidDel="00166699">
          <w:rPr>
            <w:color w:val="000000" w:themeColor="text1"/>
            <w:szCs w:val="24"/>
            <w:lang w:val="fr-ML"/>
            <w:rPrChange w:id="17673" w:author="Dr Mamadou SANOGO" w:date="2023-10-25T18:15:00Z">
              <w:rPr>
                <w:color w:val="000000"/>
                <w:szCs w:val="24"/>
                <w:lang w:val="fr-ML"/>
              </w:rPr>
            </w:rPrChange>
          </w:rPr>
          <w:delText>n</w:delText>
        </w:r>
        <w:r w:rsidRPr="007A4AFC" w:rsidDel="00166699">
          <w:rPr>
            <w:color w:val="000000" w:themeColor="text1"/>
            <w:spacing w:val="-1"/>
            <w:szCs w:val="24"/>
            <w:lang w:val="fr-ML"/>
            <w:rPrChange w:id="17674" w:author="Dr Mamadou SANOGO" w:date="2023-10-25T18:15:00Z">
              <w:rPr>
                <w:color w:val="000000"/>
                <w:spacing w:val="-1"/>
                <w:szCs w:val="24"/>
                <w:lang w:val="fr-ML"/>
              </w:rPr>
            </w:rPrChange>
          </w:rPr>
          <w:delText>a</w:delText>
        </w:r>
        <w:r w:rsidRPr="007A4AFC" w:rsidDel="00166699">
          <w:rPr>
            <w:color w:val="000000" w:themeColor="text1"/>
            <w:szCs w:val="24"/>
            <w:lang w:val="fr-ML"/>
            <w:rPrChange w:id="17675" w:author="Dr Mamadou SANOGO" w:date="2023-10-25T18:15:00Z">
              <w:rPr>
                <w:color w:val="000000"/>
                <w:szCs w:val="24"/>
                <w:lang w:val="fr-ML"/>
              </w:rPr>
            </w:rPrChange>
          </w:rPr>
          <w:delText>n</w:delText>
        </w:r>
        <w:r w:rsidRPr="007A4AFC" w:rsidDel="00166699">
          <w:rPr>
            <w:color w:val="000000" w:themeColor="text1"/>
            <w:spacing w:val="1"/>
            <w:szCs w:val="24"/>
            <w:lang w:val="fr-ML"/>
            <w:rPrChange w:id="17676" w:author="Dr Mamadou SANOGO" w:date="2023-10-25T18:15:00Z">
              <w:rPr>
                <w:color w:val="000000"/>
                <w:spacing w:val="1"/>
                <w:szCs w:val="24"/>
                <w:lang w:val="fr-ML"/>
              </w:rPr>
            </w:rPrChange>
          </w:rPr>
          <w:delText>c</w:delText>
        </w:r>
        <w:r w:rsidRPr="007A4AFC" w:rsidDel="00166699">
          <w:rPr>
            <w:color w:val="000000" w:themeColor="text1"/>
            <w:szCs w:val="24"/>
            <w:lang w:val="fr-ML"/>
            <w:rPrChange w:id="17677"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7678" w:author="Dr Mamadou SANOGO" w:date="2023-10-25T18:15:00Z">
              <w:rPr>
                <w:color w:val="000000"/>
                <w:spacing w:val="-1"/>
                <w:szCs w:val="24"/>
                <w:lang w:val="fr-ML"/>
              </w:rPr>
            </w:rPrChange>
          </w:rPr>
          <w:delText>e</w:delText>
        </w:r>
        <w:r w:rsidRPr="007A4AFC" w:rsidDel="00166699">
          <w:rPr>
            <w:color w:val="000000" w:themeColor="text1"/>
            <w:szCs w:val="24"/>
            <w:lang w:val="fr-ML"/>
            <w:rPrChange w:id="17679" w:author="Dr Mamadou SANOGO" w:date="2023-10-25T18:15:00Z">
              <w:rPr>
                <w:color w:val="000000"/>
                <w:szCs w:val="24"/>
                <w:lang w:val="fr-ML"/>
              </w:rPr>
            </w:rPrChange>
          </w:rPr>
          <w:delText xml:space="preserve">st </w:delText>
        </w:r>
        <w:r w:rsidRPr="007A4AFC" w:rsidDel="00166699">
          <w:rPr>
            <w:color w:val="000000" w:themeColor="text1"/>
            <w:spacing w:val="2"/>
            <w:szCs w:val="24"/>
            <w:lang w:val="fr-ML"/>
            <w:rPrChange w:id="17680"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7681" w:author="Dr Mamadou SANOGO" w:date="2023-10-25T18:15:00Z">
              <w:rPr>
                <w:color w:val="000000"/>
                <w:spacing w:val="-1"/>
                <w:szCs w:val="24"/>
                <w:lang w:val="fr-ML"/>
              </w:rPr>
            </w:rPrChange>
          </w:rPr>
          <w:delText>a</w:delText>
        </w:r>
        <w:r w:rsidRPr="007A4AFC" w:rsidDel="00166699">
          <w:rPr>
            <w:color w:val="000000" w:themeColor="text1"/>
            <w:szCs w:val="24"/>
            <w:lang w:val="fr-ML"/>
            <w:rPrChange w:id="17682" w:author="Dr Mamadou SANOGO" w:date="2023-10-25T18:15:00Z">
              <w:rPr>
                <w:color w:val="000000"/>
                <w:szCs w:val="24"/>
                <w:lang w:val="fr-ML"/>
              </w:rPr>
            </w:rPrChange>
          </w:rPr>
          <w:delText>rti</w:delText>
        </w:r>
        <w:r w:rsidRPr="007A4AFC" w:rsidDel="00166699">
          <w:rPr>
            <w:color w:val="000000" w:themeColor="text1"/>
            <w:spacing w:val="-1"/>
            <w:szCs w:val="24"/>
            <w:lang w:val="fr-ML"/>
            <w:rPrChange w:id="17683" w:author="Dr Mamadou SANOGO" w:date="2023-10-25T18:15:00Z">
              <w:rPr>
                <w:color w:val="000000"/>
                <w:spacing w:val="-1"/>
                <w:szCs w:val="24"/>
                <w:lang w:val="fr-ML"/>
              </w:rPr>
            </w:rPrChange>
          </w:rPr>
          <w:delText>e</w:delText>
        </w:r>
        <w:r w:rsidRPr="007A4AFC" w:rsidDel="00166699">
          <w:rPr>
            <w:color w:val="000000" w:themeColor="text1"/>
            <w:szCs w:val="24"/>
            <w:lang w:val="fr-ML"/>
            <w:rPrChange w:id="17684" w:author="Dr Mamadou SANOGO" w:date="2023-10-25T18:15:00Z">
              <w:rPr>
                <w:color w:val="000000"/>
                <w:szCs w:val="24"/>
                <w:lang w:val="fr-ML"/>
              </w:rPr>
            </w:rPrChange>
          </w:rPr>
          <w:delText>l</w:delText>
        </w:r>
        <w:r w:rsidRPr="007A4AFC" w:rsidDel="00166699">
          <w:rPr>
            <w:color w:val="000000" w:themeColor="text1"/>
            <w:spacing w:val="1"/>
            <w:szCs w:val="24"/>
            <w:lang w:val="fr-ML"/>
            <w:rPrChange w:id="17685"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7686" w:author="Dr Mamadou SANOGO" w:date="2023-10-25T18:15:00Z">
              <w:rPr>
                <w:color w:val="000000"/>
                <w:spacing w:val="-1"/>
                <w:szCs w:val="24"/>
                <w:lang w:val="fr-ML"/>
              </w:rPr>
            </w:rPrChange>
          </w:rPr>
          <w:delText>e</w:delText>
        </w:r>
        <w:r w:rsidRPr="007A4AFC" w:rsidDel="00166699">
          <w:rPr>
            <w:color w:val="000000" w:themeColor="text1"/>
            <w:szCs w:val="24"/>
            <w:lang w:val="fr-ML"/>
            <w:rPrChange w:id="17687" w:author="Dr Mamadou SANOGO" w:date="2023-10-25T18:15:00Z">
              <w:rPr>
                <w:color w:val="000000"/>
                <w:szCs w:val="24"/>
                <w:lang w:val="fr-ML"/>
              </w:rPr>
            </w:rPrChange>
          </w:rPr>
          <w:delText>ment d</w:delText>
        </w:r>
        <w:r w:rsidRPr="007A4AFC" w:rsidDel="00166699">
          <w:rPr>
            <w:color w:val="000000" w:themeColor="text1"/>
            <w:spacing w:val="-1"/>
            <w:szCs w:val="24"/>
            <w:lang w:val="fr-ML"/>
            <w:rPrChange w:id="17688" w:author="Dr Mamadou SANOGO" w:date="2023-10-25T18:15:00Z">
              <w:rPr>
                <w:color w:val="000000"/>
                <w:spacing w:val="-1"/>
                <w:szCs w:val="24"/>
                <w:lang w:val="fr-ML"/>
              </w:rPr>
            </w:rPrChange>
          </w:rPr>
          <w:delText>é</w:delText>
        </w:r>
        <w:r w:rsidRPr="007A4AFC" w:rsidDel="00166699">
          <w:rPr>
            <w:color w:val="000000" w:themeColor="text1"/>
            <w:szCs w:val="24"/>
            <w:lang w:val="fr-ML"/>
            <w:rPrChange w:id="17689" w:author="Dr Mamadou SANOGO" w:date="2023-10-25T18:15:00Z">
              <w:rPr>
                <w:color w:val="000000"/>
                <w:szCs w:val="24"/>
                <w:lang w:val="fr-ML"/>
              </w:rPr>
            </w:rPrChange>
          </w:rPr>
          <w:delText>ma</w:delText>
        </w:r>
        <w:r w:rsidRPr="007A4AFC" w:rsidDel="00166699">
          <w:rPr>
            <w:color w:val="000000" w:themeColor="text1"/>
            <w:spacing w:val="2"/>
            <w:szCs w:val="24"/>
            <w:lang w:val="fr-ML"/>
            <w:rPrChange w:id="17690"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7691" w:author="Dr Mamadou SANOGO" w:date="2023-10-25T18:15:00Z">
              <w:rPr>
                <w:color w:val="000000"/>
                <w:spacing w:val="-1"/>
                <w:szCs w:val="24"/>
                <w:lang w:val="fr-ML"/>
              </w:rPr>
            </w:rPrChange>
          </w:rPr>
          <w:delText>é</w:delText>
        </w:r>
        <w:r w:rsidRPr="007A4AFC" w:rsidDel="00166699">
          <w:rPr>
            <w:color w:val="000000" w:themeColor="text1"/>
            <w:szCs w:val="24"/>
            <w:lang w:val="fr-ML"/>
            <w:rPrChange w:id="17692" w:author="Dr Mamadou SANOGO" w:date="2023-10-25T18:15:00Z">
              <w:rPr>
                <w:color w:val="000000"/>
                <w:szCs w:val="24"/>
                <w:lang w:val="fr-ML"/>
              </w:rPr>
            </w:rPrChange>
          </w:rPr>
          <w:delText>ri</w:delText>
        </w:r>
        <w:r w:rsidRPr="007A4AFC" w:rsidDel="00166699">
          <w:rPr>
            <w:color w:val="000000" w:themeColor="text1"/>
            <w:spacing w:val="-1"/>
            <w:szCs w:val="24"/>
            <w:lang w:val="fr-ML"/>
            <w:rPrChange w:id="17693" w:author="Dr Mamadou SANOGO" w:date="2023-10-25T18:15:00Z">
              <w:rPr>
                <w:color w:val="000000"/>
                <w:spacing w:val="-1"/>
                <w:szCs w:val="24"/>
                <w:lang w:val="fr-ML"/>
              </w:rPr>
            </w:rPrChange>
          </w:rPr>
          <w:delText>a</w:delText>
        </w:r>
        <w:r w:rsidRPr="007A4AFC" w:rsidDel="00166699">
          <w:rPr>
            <w:color w:val="000000" w:themeColor="text1"/>
            <w:szCs w:val="24"/>
            <w:lang w:val="fr-ML"/>
            <w:rPrChange w:id="17694" w:author="Dr Mamadou SANOGO" w:date="2023-10-25T18:15:00Z">
              <w:rPr>
                <w:color w:val="000000"/>
                <w:szCs w:val="24"/>
                <w:lang w:val="fr-ML"/>
              </w:rPr>
            </w:rPrChange>
          </w:rPr>
          <w:delText>l</w:delText>
        </w:r>
        <w:r w:rsidRPr="007A4AFC" w:rsidDel="00166699">
          <w:rPr>
            <w:color w:val="000000" w:themeColor="text1"/>
            <w:spacing w:val="3"/>
            <w:szCs w:val="24"/>
            <w:lang w:val="fr-ML"/>
            <w:rPrChange w:id="17695" w:author="Dr Mamadou SANOGO" w:date="2023-10-25T18:15:00Z">
              <w:rPr>
                <w:color w:val="000000"/>
                <w:spacing w:val="3"/>
                <w:szCs w:val="24"/>
                <w:lang w:val="fr-ML"/>
              </w:rPr>
            </w:rPrChange>
          </w:rPr>
          <w:delText>i</w:delText>
        </w:r>
        <w:r w:rsidRPr="007A4AFC" w:rsidDel="00166699">
          <w:rPr>
            <w:color w:val="000000" w:themeColor="text1"/>
            <w:szCs w:val="24"/>
            <w:lang w:val="fr-ML"/>
            <w:rPrChange w:id="17696" w:author="Dr Mamadou SANOGO" w:date="2023-10-25T18:15:00Z">
              <w:rPr>
                <w:color w:val="000000"/>
                <w:szCs w:val="24"/>
                <w:lang w:val="fr-ML"/>
              </w:rPr>
            </w:rPrChange>
          </w:rPr>
          <w:delText>s</w:delText>
        </w:r>
        <w:r w:rsidRPr="007A4AFC" w:rsidDel="00166699">
          <w:rPr>
            <w:color w:val="000000" w:themeColor="text1"/>
            <w:spacing w:val="-1"/>
            <w:szCs w:val="24"/>
            <w:lang w:val="fr-ML"/>
            <w:rPrChange w:id="17697" w:author="Dr Mamadou SANOGO" w:date="2023-10-25T18:15:00Z">
              <w:rPr>
                <w:color w:val="000000"/>
                <w:spacing w:val="-1"/>
                <w:szCs w:val="24"/>
                <w:lang w:val="fr-ML"/>
              </w:rPr>
            </w:rPrChange>
          </w:rPr>
          <w:delText>ée</w:delText>
        </w:r>
        <w:r w:rsidRPr="007A4AFC" w:rsidDel="00166699">
          <w:rPr>
            <w:color w:val="000000" w:themeColor="text1"/>
            <w:szCs w:val="24"/>
            <w:lang w:val="fr-ML"/>
            <w:rPrChange w:id="17698" w:author="Dr Mamadou SANOGO" w:date="2023-10-25T18:15:00Z">
              <w:rPr>
                <w:color w:val="000000"/>
                <w:szCs w:val="24"/>
                <w:lang w:val="fr-ML"/>
              </w:rPr>
            </w:rPrChange>
          </w:rPr>
          <w:delText xml:space="preserve">, il doit </w:delText>
        </w:r>
        <w:r w:rsidRPr="007A4AFC" w:rsidDel="00166699">
          <w:rPr>
            <w:color w:val="000000" w:themeColor="text1"/>
            <w:spacing w:val="-1"/>
            <w:szCs w:val="24"/>
            <w:lang w:val="fr-ML"/>
            <w:rPrChange w:id="17699" w:author="Dr Mamadou SANOGO" w:date="2023-10-25T18:15:00Z">
              <w:rPr>
                <w:color w:val="000000"/>
                <w:spacing w:val="-1"/>
                <w:szCs w:val="24"/>
                <w:lang w:val="fr-ML"/>
              </w:rPr>
            </w:rPrChange>
          </w:rPr>
          <w:delText>ê</w:delText>
        </w:r>
        <w:r w:rsidRPr="007A4AFC" w:rsidDel="00166699">
          <w:rPr>
            <w:color w:val="000000" w:themeColor="text1"/>
            <w:szCs w:val="24"/>
            <w:lang w:val="fr-ML"/>
            <w:rPrChange w:id="17700" w:author="Dr Mamadou SANOGO" w:date="2023-10-25T18:15:00Z">
              <w:rPr>
                <w:color w:val="000000"/>
                <w:szCs w:val="24"/>
                <w:lang w:val="fr-ML"/>
              </w:rPr>
            </w:rPrChange>
          </w:rPr>
          <w:delText>t</w:delText>
        </w:r>
        <w:r w:rsidRPr="007A4AFC" w:rsidDel="00166699">
          <w:rPr>
            <w:color w:val="000000" w:themeColor="text1"/>
            <w:spacing w:val="2"/>
            <w:szCs w:val="24"/>
            <w:lang w:val="fr-ML"/>
            <w:rPrChange w:id="17701" w:author="Dr Mamadou SANOGO" w:date="2023-10-25T18:15:00Z">
              <w:rPr>
                <w:color w:val="000000"/>
                <w:spacing w:val="2"/>
                <w:szCs w:val="24"/>
                <w:lang w:val="fr-ML"/>
              </w:rPr>
            </w:rPrChange>
          </w:rPr>
          <w:delText>r</w:delText>
        </w:r>
        <w:r w:rsidRPr="007A4AFC" w:rsidDel="00166699">
          <w:rPr>
            <w:color w:val="000000" w:themeColor="text1"/>
            <w:szCs w:val="24"/>
            <w:lang w:val="fr-ML"/>
            <w:rPrChange w:id="17702" w:author="Dr Mamadou SANOGO" w:date="2023-10-25T18:15:00Z">
              <w:rPr>
                <w:color w:val="000000"/>
                <w:szCs w:val="24"/>
                <w:lang w:val="fr-ML"/>
              </w:rPr>
            </w:rPrChange>
          </w:rPr>
          <w:delText>e nom</w:delText>
        </w:r>
        <w:r w:rsidRPr="007A4AFC" w:rsidDel="00166699">
          <w:rPr>
            <w:color w:val="000000" w:themeColor="text1"/>
            <w:spacing w:val="1"/>
            <w:szCs w:val="24"/>
            <w:lang w:val="fr-ML"/>
            <w:rPrChange w:id="17703" w:author="Dr Mamadou SANOGO" w:date="2023-10-25T18:15:00Z">
              <w:rPr>
                <w:color w:val="000000"/>
                <w:spacing w:val="1"/>
                <w:szCs w:val="24"/>
                <w:lang w:val="fr-ML"/>
              </w:rPr>
            </w:rPrChange>
          </w:rPr>
          <w:delText>m</w:delText>
        </w:r>
        <w:r w:rsidRPr="007A4AFC" w:rsidDel="00166699">
          <w:rPr>
            <w:color w:val="000000" w:themeColor="text1"/>
            <w:szCs w:val="24"/>
            <w:lang w:val="fr-ML"/>
            <w:rPrChange w:id="17704" w:author="Dr Mamadou SANOGO" w:date="2023-10-25T18:15:00Z">
              <w:rPr>
                <w:color w:val="000000"/>
                <w:szCs w:val="24"/>
                <w:lang w:val="fr-ML"/>
              </w:rPr>
            </w:rPrChange>
          </w:rPr>
          <w:delText>é p</w:delText>
        </w:r>
        <w:r w:rsidRPr="007A4AFC" w:rsidDel="00166699">
          <w:rPr>
            <w:color w:val="000000" w:themeColor="text1"/>
            <w:spacing w:val="-1"/>
            <w:szCs w:val="24"/>
            <w:lang w:val="fr-ML"/>
            <w:rPrChange w:id="17705" w:author="Dr Mamadou SANOGO" w:date="2023-10-25T18:15:00Z">
              <w:rPr>
                <w:color w:val="000000"/>
                <w:spacing w:val="-1"/>
                <w:szCs w:val="24"/>
                <w:lang w:val="fr-ML"/>
              </w:rPr>
            </w:rPrChange>
          </w:rPr>
          <w:delText>a</w:delText>
        </w:r>
        <w:r w:rsidRPr="007A4AFC" w:rsidDel="00166699">
          <w:rPr>
            <w:color w:val="000000" w:themeColor="text1"/>
            <w:szCs w:val="24"/>
            <w:lang w:val="fr-ML"/>
            <w:rPrChange w:id="17706" w:author="Dr Mamadou SANOGO" w:date="2023-10-25T18:15:00Z">
              <w:rPr>
                <w:color w:val="000000"/>
                <w:szCs w:val="24"/>
                <w:lang w:val="fr-ML"/>
              </w:rPr>
            </w:rPrChange>
          </w:rPr>
          <w:delText>rmi l</w:delText>
        </w:r>
        <w:r w:rsidRPr="007A4AFC" w:rsidDel="00166699">
          <w:rPr>
            <w:color w:val="000000" w:themeColor="text1"/>
            <w:spacing w:val="2"/>
            <w:szCs w:val="24"/>
            <w:lang w:val="fr-ML"/>
            <w:rPrChange w:id="17707" w:author="Dr Mamadou SANOGO" w:date="2023-10-25T18:15:00Z">
              <w:rPr>
                <w:color w:val="000000"/>
                <w:spacing w:val="2"/>
                <w:szCs w:val="24"/>
                <w:lang w:val="fr-ML"/>
              </w:rPr>
            </w:rPrChange>
          </w:rPr>
          <w:delText>e</w:delText>
        </w:r>
        <w:r w:rsidRPr="007A4AFC" w:rsidDel="00166699">
          <w:rPr>
            <w:color w:val="000000" w:themeColor="text1"/>
            <w:szCs w:val="24"/>
            <w:lang w:val="fr-ML"/>
            <w:rPrChange w:id="17708" w:author="Dr Mamadou SANOGO" w:date="2023-10-25T18:15:00Z">
              <w:rPr>
                <w:color w:val="000000"/>
                <w:szCs w:val="24"/>
                <w:lang w:val="fr-ML"/>
              </w:rPr>
            </w:rPrChange>
          </w:rPr>
          <w:delText>s memb</w:delText>
        </w:r>
        <w:r w:rsidRPr="007A4AFC" w:rsidDel="00166699">
          <w:rPr>
            <w:color w:val="000000" w:themeColor="text1"/>
            <w:spacing w:val="-1"/>
            <w:szCs w:val="24"/>
            <w:lang w:val="fr-ML"/>
            <w:rPrChange w:id="17709" w:author="Dr Mamadou SANOGO" w:date="2023-10-25T18:15:00Z">
              <w:rPr>
                <w:color w:val="000000"/>
                <w:spacing w:val="-1"/>
                <w:szCs w:val="24"/>
                <w:lang w:val="fr-ML"/>
              </w:rPr>
            </w:rPrChange>
          </w:rPr>
          <w:delText>re</w:delText>
        </w:r>
        <w:r w:rsidRPr="007A4AFC" w:rsidDel="00166699">
          <w:rPr>
            <w:color w:val="000000" w:themeColor="text1"/>
            <w:szCs w:val="24"/>
            <w:lang w:val="fr-ML"/>
            <w:rPrChange w:id="1771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7711" w:author="Dr Mamadou SANOGO" w:date="2023-10-25T18:15:00Z">
              <w:rPr>
                <w:color w:val="000000"/>
                <w:spacing w:val="-1"/>
                <w:szCs w:val="24"/>
                <w:lang w:val="fr-ML"/>
              </w:rPr>
            </w:rPrChange>
          </w:rPr>
          <w:delText>é</w:delText>
        </w:r>
        <w:r w:rsidRPr="007A4AFC" w:rsidDel="00166699">
          <w:rPr>
            <w:color w:val="000000" w:themeColor="text1"/>
            <w:szCs w:val="24"/>
            <w:lang w:val="fr-ML"/>
            <w:rPrChange w:id="17712" w:author="Dr Mamadou SANOGO" w:date="2023-10-25T18:15:00Z">
              <w:rPr>
                <w:color w:val="000000"/>
                <w:szCs w:val="24"/>
                <w:lang w:val="fr-ML"/>
              </w:rPr>
            </w:rPrChange>
          </w:rPr>
          <w:delText>l</w:delText>
        </w:r>
        <w:r w:rsidRPr="007A4AFC" w:rsidDel="00166699">
          <w:rPr>
            <w:color w:val="000000" w:themeColor="text1"/>
            <w:spacing w:val="3"/>
            <w:szCs w:val="24"/>
            <w:lang w:val="fr-ML"/>
            <w:rPrChange w:id="17713" w:author="Dr Mamadou SANOGO" w:date="2023-10-25T18:15:00Z">
              <w:rPr>
                <w:color w:val="000000"/>
                <w:spacing w:val="3"/>
                <w:szCs w:val="24"/>
                <w:lang w:val="fr-ML"/>
              </w:rPr>
            </w:rPrChange>
          </w:rPr>
          <w:delText>i</w:delText>
        </w:r>
        <w:r w:rsidRPr="007A4AFC" w:rsidDel="00166699">
          <w:rPr>
            <w:color w:val="000000" w:themeColor="text1"/>
            <w:spacing w:val="-2"/>
            <w:szCs w:val="24"/>
            <w:lang w:val="fr-ML"/>
            <w:rPrChange w:id="17714" w:author="Dr Mamadou SANOGO" w:date="2023-10-25T18:15:00Z">
              <w:rPr>
                <w:color w:val="000000"/>
                <w:spacing w:val="-2"/>
                <w:szCs w:val="24"/>
                <w:lang w:val="fr-ML"/>
              </w:rPr>
            </w:rPrChange>
          </w:rPr>
          <w:delText>g</w:delText>
        </w:r>
        <w:r w:rsidRPr="007A4AFC" w:rsidDel="00166699">
          <w:rPr>
            <w:color w:val="000000" w:themeColor="text1"/>
            <w:szCs w:val="24"/>
            <w:lang w:val="fr-ML"/>
            <w:rPrChange w:id="17715" w:author="Dr Mamadou SANOGO" w:date="2023-10-25T18:15:00Z">
              <w:rPr>
                <w:color w:val="000000"/>
                <w:szCs w:val="24"/>
                <w:lang w:val="fr-ML"/>
              </w:rPr>
            </w:rPrChange>
          </w:rPr>
          <w:delText>ib</w:delText>
        </w:r>
        <w:r w:rsidRPr="007A4AFC" w:rsidDel="00166699">
          <w:rPr>
            <w:color w:val="000000" w:themeColor="text1"/>
            <w:spacing w:val="1"/>
            <w:szCs w:val="24"/>
            <w:lang w:val="fr-ML"/>
            <w:rPrChange w:id="17716"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7717" w:author="Dr Mamadou SANOGO" w:date="2023-10-25T18:15:00Z">
              <w:rPr>
                <w:color w:val="000000"/>
                <w:spacing w:val="-1"/>
                <w:szCs w:val="24"/>
                <w:lang w:val="fr-ML"/>
              </w:rPr>
            </w:rPrChange>
          </w:rPr>
          <w:delText>e</w:delText>
        </w:r>
        <w:r w:rsidRPr="007A4AFC" w:rsidDel="00166699">
          <w:rPr>
            <w:color w:val="000000" w:themeColor="text1"/>
            <w:szCs w:val="24"/>
            <w:lang w:val="fr-ML"/>
            <w:rPrChange w:id="17718" w:author="Dr Mamadou SANOGO" w:date="2023-10-25T18:15:00Z">
              <w:rPr>
                <w:color w:val="000000"/>
                <w:szCs w:val="24"/>
                <w:lang w:val="fr-ML"/>
              </w:rPr>
            </w:rPrChange>
          </w:rPr>
          <w:delText>s pr</w:delText>
        </w:r>
        <w:r w:rsidRPr="007A4AFC" w:rsidDel="00166699">
          <w:rPr>
            <w:color w:val="000000" w:themeColor="text1"/>
            <w:spacing w:val="-1"/>
            <w:szCs w:val="24"/>
            <w:lang w:val="fr-ML"/>
            <w:rPrChange w:id="17719" w:author="Dr Mamadou SANOGO" w:date="2023-10-25T18:15:00Z">
              <w:rPr>
                <w:color w:val="000000"/>
                <w:spacing w:val="-1"/>
                <w:szCs w:val="24"/>
                <w:lang w:val="fr-ML"/>
              </w:rPr>
            </w:rPrChange>
          </w:rPr>
          <w:delText>é</w:delText>
        </w:r>
        <w:r w:rsidRPr="007A4AFC" w:rsidDel="00166699">
          <w:rPr>
            <w:color w:val="000000" w:themeColor="text1"/>
            <w:szCs w:val="24"/>
            <w:lang w:val="fr-ML"/>
            <w:rPrChange w:id="17720" w:author="Dr Mamadou SANOGO" w:date="2023-10-25T18:15:00Z">
              <w:rPr>
                <w:color w:val="000000"/>
                <w:szCs w:val="24"/>
                <w:lang w:val="fr-ML"/>
              </w:rPr>
            </w:rPrChange>
          </w:rPr>
          <w:delText>s</w:delText>
        </w:r>
        <w:r w:rsidRPr="007A4AFC" w:rsidDel="00166699">
          <w:rPr>
            <w:color w:val="000000" w:themeColor="text1"/>
            <w:spacing w:val="-1"/>
            <w:szCs w:val="24"/>
            <w:lang w:val="fr-ML"/>
            <w:rPrChange w:id="17721"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7722" w:author="Dr Mamadou SANOGO" w:date="2023-10-25T18:15:00Z">
              <w:rPr>
                <w:color w:val="000000"/>
                <w:spacing w:val="2"/>
                <w:szCs w:val="24"/>
                <w:lang w:val="fr-ML"/>
              </w:rPr>
            </w:rPrChange>
          </w:rPr>
          <w:delText>n</w:delText>
        </w:r>
        <w:r w:rsidRPr="007A4AFC" w:rsidDel="00166699">
          <w:rPr>
            <w:color w:val="000000" w:themeColor="text1"/>
            <w:szCs w:val="24"/>
            <w:lang w:val="fr-ML"/>
            <w:rPrChange w:id="17723" w:author="Dr Mamadou SANOGO" w:date="2023-10-25T18:15:00Z">
              <w:rPr>
                <w:color w:val="000000"/>
                <w:szCs w:val="24"/>
                <w:lang w:val="fr-ML"/>
              </w:rPr>
            </w:rPrChange>
          </w:rPr>
          <w:delText>ts</w:delText>
        </w:r>
        <w:r w:rsidRPr="007A4AFC" w:rsidDel="00166699">
          <w:rPr>
            <w:color w:val="000000" w:themeColor="text1"/>
            <w:spacing w:val="2"/>
            <w:szCs w:val="24"/>
            <w:lang w:val="fr-ML"/>
            <w:rPrChange w:id="1772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7725" w:author="Dr Mamadou SANOGO" w:date="2023-10-25T18:15:00Z">
              <w:rPr>
                <w:color w:val="000000"/>
                <w:szCs w:val="24"/>
                <w:lang w:val="fr-ML"/>
              </w:rPr>
            </w:rPrChange>
          </w:rPr>
          <w:delText>;</w:delText>
        </w:r>
      </w:del>
    </w:p>
    <w:p w14:paraId="6643854C" w14:textId="0859C81B" w:rsidR="0032620E" w:rsidRPr="007A4AFC" w:rsidDel="00166699" w:rsidRDefault="0032620E">
      <w:pPr>
        <w:pStyle w:val="Titre"/>
        <w:tabs>
          <w:tab w:val="num" w:pos="-4820"/>
        </w:tabs>
        <w:spacing w:line="276" w:lineRule="auto"/>
        <w:jc w:val="both"/>
        <w:rPr>
          <w:del w:id="17726" w:author="Dr Mamadou SANOGO" w:date="2023-10-25T17:56:00Z"/>
          <w:color w:val="000000" w:themeColor="text1"/>
          <w:szCs w:val="24"/>
          <w:lang w:val="fr-ML"/>
          <w:rPrChange w:id="17727" w:author="Dr Mamadou SANOGO" w:date="2023-10-25T18:15:00Z">
            <w:rPr>
              <w:del w:id="17728" w:author="Dr Mamadou SANOGO" w:date="2023-10-25T17:56:00Z"/>
              <w:color w:val="000000"/>
              <w:szCs w:val="24"/>
              <w:lang w:val="fr-ML"/>
            </w:rPr>
          </w:rPrChange>
        </w:rPr>
        <w:pPrChange w:id="17729" w:author="Dr Mamadou SANOGO" w:date="2023-10-25T17:57:00Z">
          <w:pPr>
            <w:widowControl w:val="0"/>
            <w:numPr>
              <w:numId w:val="10"/>
            </w:numPr>
            <w:autoSpaceDE w:val="0"/>
            <w:autoSpaceDN w:val="0"/>
            <w:adjustRightInd w:val="0"/>
            <w:spacing w:line="240" w:lineRule="auto"/>
            <w:ind w:left="903" w:right="-36" w:hanging="360"/>
          </w:pPr>
        </w:pPrChange>
      </w:pPr>
      <w:del w:id="17730" w:author="Dr Mamadou SANOGO" w:date="2023-10-25T17:56:00Z">
        <w:r w:rsidRPr="007A4AFC" w:rsidDel="00166699">
          <w:rPr>
            <w:color w:val="000000" w:themeColor="text1"/>
            <w:szCs w:val="24"/>
            <w:lang w:val="fr-ML"/>
            <w:rPrChange w:id="17731" w:author="Dr Mamadou SANOGO" w:date="2023-10-25T18:15:00Z">
              <w:rPr>
                <w:color w:val="000000"/>
                <w:szCs w:val="24"/>
                <w:lang w:val="fr-ML"/>
              </w:rPr>
            </w:rPrChange>
          </w:rPr>
          <w:delText>si</w:delText>
        </w:r>
        <w:r w:rsidRPr="007A4AFC" w:rsidDel="00166699">
          <w:rPr>
            <w:color w:val="000000" w:themeColor="text1"/>
            <w:spacing w:val="17"/>
            <w:szCs w:val="24"/>
            <w:lang w:val="fr-ML"/>
            <w:rPrChange w:id="1773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7733" w:author="Dr Mamadou SANOGO" w:date="2023-10-25T18:15:00Z">
              <w:rPr>
                <w:color w:val="000000"/>
                <w:szCs w:val="24"/>
                <w:lang w:val="fr-ML"/>
              </w:rPr>
            </w:rPrChange>
          </w:rPr>
          <w:delText>la</w:delText>
        </w:r>
        <w:r w:rsidRPr="007A4AFC" w:rsidDel="00166699">
          <w:rPr>
            <w:color w:val="000000" w:themeColor="text1"/>
            <w:spacing w:val="16"/>
            <w:szCs w:val="24"/>
            <w:lang w:val="fr-ML"/>
            <w:rPrChange w:id="17734"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7735" w:author="Dr Mamadou SANOGO" w:date="2023-10-25T18:15:00Z">
              <w:rPr>
                <w:color w:val="000000"/>
                <w:szCs w:val="24"/>
                <w:lang w:val="fr-ML"/>
              </w:rPr>
            </w:rPrChange>
          </w:rPr>
          <w:delText>sout</w:delText>
        </w:r>
        <w:r w:rsidRPr="007A4AFC" w:rsidDel="00166699">
          <w:rPr>
            <w:color w:val="000000" w:themeColor="text1"/>
            <w:spacing w:val="-1"/>
            <w:szCs w:val="24"/>
            <w:lang w:val="fr-ML"/>
            <w:rPrChange w:id="17736" w:author="Dr Mamadou SANOGO" w:date="2023-10-25T18:15:00Z">
              <w:rPr>
                <w:color w:val="000000"/>
                <w:spacing w:val="-1"/>
                <w:szCs w:val="24"/>
                <w:lang w:val="fr-ML"/>
              </w:rPr>
            </w:rPrChange>
          </w:rPr>
          <w:delText>e</w:delText>
        </w:r>
        <w:r w:rsidRPr="007A4AFC" w:rsidDel="00166699">
          <w:rPr>
            <w:color w:val="000000" w:themeColor="text1"/>
            <w:szCs w:val="24"/>
            <w:lang w:val="fr-ML"/>
            <w:rPrChange w:id="17737" w:author="Dr Mamadou SANOGO" w:date="2023-10-25T18:15:00Z">
              <w:rPr>
                <w:color w:val="000000"/>
                <w:szCs w:val="24"/>
                <w:lang w:val="fr-ML"/>
              </w:rPr>
            </w:rPrChange>
          </w:rPr>
          <w:delText>n</w:delText>
        </w:r>
        <w:r w:rsidRPr="007A4AFC" w:rsidDel="00166699">
          <w:rPr>
            <w:color w:val="000000" w:themeColor="text1"/>
            <w:spacing w:val="-1"/>
            <w:szCs w:val="24"/>
            <w:lang w:val="fr-ML"/>
            <w:rPrChange w:id="17738" w:author="Dr Mamadou SANOGO" w:date="2023-10-25T18:15:00Z">
              <w:rPr>
                <w:color w:val="000000"/>
                <w:spacing w:val="-1"/>
                <w:szCs w:val="24"/>
                <w:lang w:val="fr-ML"/>
              </w:rPr>
            </w:rPrChange>
          </w:rPr>
          <w:delText>a</w:delText>
        </w:r>
        <w:r w:rsidRPr="007A4AFC" w:rsidDel="00166699">
          <w:rPr>
            <w:color w:val="000000" w:themeColor="text1"/>
            <w:spacing w:val="2"/>
            <w:szCs w:val="24"/>
            <w:lang w:val="fr-ML"/>
            <w:rPrChange w:id="17739"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7740" w:author="Dr Mamadou SANOGO" w:date="2023-10-25T18:15:00Z">
              <w:rPr>
                <w:color w:val="000000"/>
                <w:spacing w:val="-1"/>
                <w:szCs w:val="24"/>
                <w:lang w:val="fr-ML"/>
              </w:rPr>
            </w:rPrChange>
          </w:rPr>
          <w:delText>c</w:delText>
        </w:r>
        <w:r w:rsidRPr="007A4AFC" w:rsidDel="00166699">
          <w:rPr>
            <w:color w:val="000000" w:themeColor="text1"/>
            <w:szCs w:val="24"/>
            <w:lang w:val="fr-ML"/>
            <w:rPrChange w:id="17741" w:author="Dr Mamadou SANOGO" w:date="2023-10-25T18:15:00Z">
              <w:rPr>
                <w:color w:val="000000"/>
                <w:szCs w:val="24"/>
                <w:lang w:val="fr-ML"/>
              </w:rPr>
            </w:rPrChange>
          </w:rPr>
          <w:delText>e</w:delText>
        </w:r>
        <w:r w:rsidRPr="007A4AFC" w:rsidDel="00166699">
          <w:rPr>
            <w:color w:val="000000" w:themeColor="text1"/>
            <w:spacing w:val="18"/>
            <w:szCs w:val="24"/>
            <w:lang w:val="fr-ML"/>
            <w:rPrChange w:id="17742"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7743" w:author="Dr Mamadou SANOGO" w:date="2023-10-25T18:15:00Z">
              <w:rPr>
                <w:color w:val="000000"/>
                <w:spacing w:val="-1"/>
                <w:szCs w:val="24"/>
                <w:lang w:val="fr-ML"/>
              </w:rPr>
            </w:rPrChange>
          </w:rPr>
          <w:delText>e</w:delText>
        </w:r>
        <w:r w:rsidRPr="007A4AFC" w:rsidDel="00166699">
          <w:rPr>
            <w:color w:val="000000" w:themeColor="text1"/>
            <w:szCs w:val="24"/>
            <w:lang w:val="fr-ML"/>
            <w:rPrChange w:id="17744" w:author="Dr Mamadou SANOGO" w:date="2023-10-25T18:15:00Z">
              <w:rPr>
                <w:color w:val="000000"/>
                <w:szCs w:val="24"/>
                <w:lang w:val="fr-ML"/>
              </w:rPr>
            </w:rPrChange>
          </w:rPr>
          <w:delText>st</w:delText>
        </w:r>
        <w:r w:rsidRPr="007A4AFC" w:rsidDel="00166699">
          <w:rPr>
            <w:color w:val="000000" w:themeColor="text1"/>
            <w:spacing w:val="17"/>
            <w:szCs w:val="24"/>
            <w:lang w:val="fr-ML"/>
            <w:rPrChange w:id="17745"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7746" w:author="Dr Mamadou SANOGO" w:date="2023-10-25T18:15:00Z">
              <w:rPr>
                <w:color w:val="000000"/>
                <w:szCs w:val="24"/>
                <w:lang w:val="fr-ML"/>
              </w:rPr>
            </w:rPrChange>
          </w:rPr>
          <w:delText>to</w:delText>
        </w:r>
        <w:r w:rsidRPr="007A4AFC" w:rsidDel="00166699">
          <w:rPr>
            <w:color w:val="000000" w:themeColor="text1"/>
            <w:spacing w:val="1"/>
            <w:szCs w:val="24"/>
            <w:lang w:val="fr-ML"/>
            <w:rPrChange w:id="17747"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7748" w:author="Dr Mamadou SANOGO" w:date="2023-10-25T18:15:00Z">
              <w:rPr>
                <w:color w:val="000000"/>
                <w:spacing w:val="-1"/>
                <w:szCs w:val="24"/>
                <w:lang w:val="fr-ML"/>
              </w:rPr>
            </w:rPrChange>
          </w:rPr>
          <w:delText>a</w:delText>
        </w:r>
        <w:r w:rsidRPr="007A4AFC" w:rsidDel="00166699">
          <w:rPr>
            <w:color w:val="000000" w:themeColor="text1"/>
            <w:spacing w:val="3"/>
            <w:szCs w:val="24"/>
            <w:lang w:val="fr-ML"/>
            <w:rPrChange w:id="17749"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7750" w:author="Dr Mamadou SANOGO" w:date="2023-10-25T18:15:00Z">
              <w:rPr>
                <w:color w:val="000000"/>
                <w:spacing w:val="-1"/>
                <w:szCs w:val="24"/>
                <w:lang w:val="fr-ML"/>
              </w:rPr>
            </w:rPrChange>
          </w:rPr>
          <w:delText>e</w:delText>
        </w:r>
        <w:r w:rsidRPr="007A4AFC" w:rsidDel="00166699">
          <w:rPr>
            <w:color w:val="000000" w:themeColor="text1"/>
            <w:szCs w:val="24"/>
            <w:lang w:val="fr-ML"/>
            <w:rPrChange w:id="17751" w:author="Dr Mamadou SANOGO" w:date="2023-10-25T18:15:00Z">
              <w:rPr>
                <w:color w:val="000000"/>
                <w:szCs w:val="24"/>
                <w:lang w:val="fr-ML"/>
              </w:rPr>
            </w:rPrChange>
          </w:rPr>
          <w:delText>ment</w:delText>
        </w:r>
        <w:r w:rsidRPr="007A4AFC" w:rsidDel="00166699">
          <w:rPr>
            <w:color w:val="000000" w:themeColor="text1"/>
            <w:spacing w:val="17"/>
            <w:szCs w:val="24"/>
            <w:lang w:val="fr-ML"/>
            <w:rPrChange w:id="1775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7753" w:author="Dr Mamadou SANOGO" w:date="2023-10-25T18:15:00Z">
              <w:rPr>
                <w:color w:val="000000"/>
                <w:szCs w:val="24"/>
                <w:lang w:val="fr-ML"/>
              </w:rPr>
            </w:rPrChange>
          </w:rPr>
          <w:delText>d</w:delText>
        </w:r>
        <w:r w:rsidRPr="007A4AFC" w:rsidDel="00166699">
          <w:rPr>
            <w:color w:val="000000" w:themeColor="text1"/>
            <w:spacing w:val="-1"/>
            <w:szCs w:val="24"/>
            <w:lang w:val="fr-ML"/>
            <w:rPrChange w:id="17754" w:author="Dr Mamadou SANOGO" w:date="2023-10-25T18:15:00Z">
              <w:rPr>
                <w:color w:val="000000"/>
                <w:spacing w:val="-1"/>
                <w:szCs w:val="24"/>
                <w:lang w:val="fr-ML"/>
              </w:rPr>
            </w:rPrChange>
          </w:rPr>
          <w:delText>é</w:delText>
        </w:r>
        <w:r w:rsidRPr="007A4AFC" w:rsidDel="00166699">
          <w:rPr>
            <w:color w:val="000000" w:themeColor="text1"/>
            <w:szCs w:val="24"/>
            <w:lang w:val="fr-ML"/>
            <w:rPrChange w:id="17755" w:author="Dr Mamadou SANOGO" w:date="2023-10-25T18:15:00Z">
              <w:rPr>
                <w:color w:val="000000"/>
                <w:szCs w:val="24"/>
                <w:lang w:val="fr-ML"/>
              </w:rPr>
            </w:rPrChange>
          </w:rPr>
          <w:delText>ma</w:delText>
        </w:r>
        <w:r w:rsidRPr="007A4AFC" w:rsidDel="00166699">
          <w:rPr>
            <w:color w:val="000000" w:themeColor="text1"/>
            <w:spacing w:val="2"/>
            <w:szCs w:val="24"/>
            <w:lang w:val="fr-ML"/>
            <w:rPrChange w:id="17756"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7757" w:author="Dr Mamadou SANOGO" w:date="2023-10-25T18:15:00Z">
              <w:rPr>
                <w:color w:val="000000"/>
                <w:spacing w:val="-1"/>
                <w:szCs w:val="24"/>
                <w:lang w:val="fr-ML"/>
              </w:rPr>
            </w:rPrChange>
          </w:rPr>
          <w:delText>é</w:delText>
        </w:r>
        <w:r w:rsidRPr="007A4AFC" w:rsidDel="00166699">
          <w:rPr>
            <w:color w:val="000000" w:themeColor="text1"/>
            <w:szCs w:val="24"/>
            <w:lang w:val="fr-ML"/>
            <w:rPrChange w:id="17758" w:author="Dr Mamadou SANOGO" w:date="2023-10-25T18:15:00Z">
              <w:rPr>
                <w:color w:val="000000"/>
                <w:szCs w:val="24"/>
                <w:lang w:val="fr-ML"/>
              </w:rPr>
            </w:rPrChange>
          </w:rPr>
          <w:delText>ri</w:delText>
        </w:r>
        <w:r w:rsidRPr="007A4AFC" w:rsidDel="00166699">
          <w:rPr>
            <w:color w:val="000000" w:themeColor="text1"/>
            <w:spacing w:val="-1"/>
            <w:szCs w:val="24"/>
            <w:lang w:val="fr-ML"/>
            <w:rPrChange w:id="17759" w:author="Dr Mamadou SANOGO" w:date="2023-10-25T18:15:00Z">
              <w:rPr>
                <w:color w:val="000000"/>
                <w:spacing w:val="-1"/>
                <w:szCs w:val="24"/>
                <w:lang w:val="fr-ML"/>
              </w:rPr>
            </w:rPrChange>
          </w:rPr>
          <w:delText>a</w:delText>
        </w:r>
        <w:r w:rsidRPr="007A4AFC" w:rsidDel="00166699">
          <w:rPr>
            <w:color w:val="000000" w:themeColor="text1"/>
            <w:szCs w:val="24"/>
            <w:lang w:val="fr-ML"/>
            <w:rPrChange w:id="17760" w:author="Dr Mamadou SANOGO" w:date="2023-10-25T18:15:00Z">
              <w:rPr>
                <w:color w:val="000000"/>
                <w:szCs w:val="24"/>
                <w:lang w:val="fr-ML"/>
              </w:rPr>
            </w:rPrChange>
          </w:rPr>
          <w:delText>l</w:delText>
        </w:r>
        <w:r w:rsidRPr="007A4AFC" w:rsidDel="00166699">
          <w:rPr>
            <w:color w:val="000000" w:themeColor="text1"/>
            <w:spacing w:val="1"/>
            <w:szCs w:val="24"/>
            <w:lang w:val="fr-ML"/>
            <w:rPrChange w:id="17761" w:author="Dr Mamadou SANOGO" w:date="2023-10-25T18:15:00Z">
              <w:rPr>
                <w:color w:val="000000"/>
                <w:spacing w:val="1"/>
                <w:szCs w:val="24"/>
                <w:lang w:val="fr-ML"/>
              </w:rPr>
            </w:rPrChange>
          </w:rPr>
          <w:delText>i</w:delText>
        </w:r>
        <w:r w:rsidRPr="007A4AFC" w:rsidDel="00166699">
          <w:rPr>
            <w:color w:val="000000" w:themeColor="text1"/>
            <w:szCs w:val="24"/>
            <w:lang w:val="fr-ML"/>
            <w:rPrChange w:id="17762" w:author="Dr Mamadou SANOGO" w:date="2023-10-25T18:15:00Z">
              <w:rPr>
                <w:color w:val="000000"/>
                <w:szCs w:val="24"/>
                <w:lang w:val="fr-ML"/>
              </w:rPr>
            </w:rPrChange>
          </w:rPr>
          <w:delText>s</w:delText>
        </w:r>
        <w:r w:rsidRPr="007A4AFC" w:rsidDel="00166699">
          <w:rPr>
            <w:color w:val="000000" w:themeColor="text1"/>
            <w:spacing w:val="-1"/>
            <w:szCs w:val="24"/>
            <w:lang w:val="fr-ML"/>
            <w:rPrChange w:id="17763" w:author="Dr Mamadou SANOGO" w:date="2023-10-25T18:15:00Z">
              <w:rPr>
                <w:color w:val="000000"/>
                <w:spacing w:val="-1"/>
                <w:szCs w:val="24"/>
                <w:lang w:val="fr-ML"/>
              </w:rPr>
            </w:rPrChange>
          </w:rPr>
          <w:delText>ée</w:delText>
        </w:r>
        <w:r w:rsidRPr="007A4AFC" w:rsidDel="00166699">
          <w:rPr>
            <w:color w:val="000000" w:themeColor="text1"/>
            <w:szCs w:val="24"/>
            <w:lang w:val="fr-ML"/>
            <w:rPrChange w:id="17764" w:author="Dr Mamadou SANOGO" w:date="2023-10-25T18:15:00Z">
              <w:rPr>
                <w:color w:val="000000"/>
                <w:szCs w:val="24"/>
                <w:lang w:val="fr-ML"/>
              </w:rPr>
            </w:rPrChange>
          </w:rPr>
          <w:delText>,</w:delText>
        </w:r>
        <w:r w:rsidRPr="007A4AFC" w:rsidDel="00166699">
          <w:rPr>
            <w:color w:val="000000" w:themeColor="text1"/>
            <w:spacing w:val="19"/>
            <w:szCs w:val="24"/>
            <w:lang w:val="fr-ML"/>
            <w:rPrChange w:id="17765"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7766" w:author="Dr Mamadou SANOGO" w:date="2023-10-25T18:15:00Z">
              <w:rPr>
                <w:color w:val="000000"/>
                <w:szCs w:val="24"/>
                <w:lang w:val="fr-ML"/>
              </w:rPr>
            </w:rPrChange>
          </w:rPr>
          <w:delText>n’</w:delText>
        </w:r>
        <w:r w:rsidRPr="007A4AFC" w:rsidDel="00166699">
          <w:rPr>
            <w:color w:val="000000" w:themeColor="text1"/>
            <w:spacing w:val="2"/>
            <w:szCs w:val="24"/>
            <w:lang w:val="fr-ML"/>
            <w:rPrChange w:id="17767" w:author="Dr Mamadou SANOGO" w:date="2023-10-25T18:15:00Z">
              <w:rPr>
                <w:color w:val="000000"/>
                <w:spacing w:val="2"/>
                <w:szCs w:val="24"/>
                <w:lang w:val="fr-ML"/>
              </w:rPr>
            </w:rPrChange>
          </w:rPr>
          <w:delText>i</w:delText>
        </w:r>
        <w:r w:rsidRPr="007A4AFC" w:rsidDel="00166699">
          <w:rPr>
            <w:color w:val="000000" w:themeColor="text1"/>
            <w:szCs w:val="24"/>
            <w:lang w:val="fr-ML"/>
            <w:rPrChange w:id="17768" w:author="Dr Mamadou SANOGO" w:date="2023-10-25T18:15:00Z">
              <w:rPr>
                <w:color w:val="000000"/>
                <w:szCs w:val="24"/>
                <w:lang w:val="fr-ML"/>
              </w:rPr>
            </w:rPrChange>
          </w:rPr>
          <w:delText>mporte</w:delText>
        </w:r>
        <w:r w:rsidRPr="007A4AFC" w:rsidDel="00166699">
          <w:rPr>
            <w:color w:val="000000" w:themeColor="text1"/>
            <w:spacing w:val="16"/>
            <w:szCs w:val="24"/>
            <w:lang w:val="fr-ML"/>
            <w:rPrChange w:id="17769"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7770" w:author="Dr Mamadou SANOGO" w:date="2023-10-25T18:15:00Z">
              <w:rPr>
                <w:color w:val="000000"/>
                <w:szCs w:val="24"/>
                <w:lang w:val="fr-ML"/>
              </w:rPr>
            </w:rPrChange>
          </w:rPr>
          <w:delText>qu</w:delText>
        </w:r>
        <w:r w:rsidRPr="007A4AFC" w:rsidDel="00166699">
          <w:rPr>
            <w:color w:val="000000" w:themeColor="text1"/>
            <w:spacing w:val="-1"/>
            <w:szCs w:val="24"/>
            <w:lang w:val="fr-ML"/>
            <w:rPrChange w:id="17771" w:author="Dr Mamadou SANOGO" w:date="2023-10-25T18:15:00Z">
              <w:rPr>
                <w:color w:val="000000"/>
                <w:spacing w:val="-1"/>
                <w:szCs w:val="24"/>
                <w:lang w:val="fr-ML"/>
              </w:rPr>
            </w:rPrChange>
          </w:rPr>
          <w:delText>e</w:delText>
        </w:r>
        <w:r w:rsidRPr="007A4AFC" w:rsidDel="00166699">
          <w:rPr>
            <w:color w:val="000000" w:themeColor="text1"/>
            <w:szCs w:val="24"/>
            <w:lang w:val="fr-ML"/>
            <w:rPrChange w:id="17772" w:author="Dr Mamadou SANOGO" w:date="2023-10-25T18:15:00Z">
              <w:rPr>
                <w:color w:val="000000"/>
                <w:szCs w:val="24"/>
                <w:lang w:val="fr-ML"/>
              </w:rPr>
            </w:rPrChange>
          </w:rPr>
          <w:delText>l</w:delText>
        </w:r>
        <w:r w:rsidRPr="007A4AFC" w:rsidDel="00166699">
          <w:rPr>
            <w:color w:val="000000" w:themeColor="text1"/>
            <w:spacing w:val="17"/>
            <w:szCs w:val="24"/>
            <w:lang w:val="fr-ML"/>
            <w:rPrChange w:id="17773" w:author="Dr Mamadou SANOGO" w:date="2023-10-25T18:15:00Z">
              <w:rPr>
                <w:color w:val="000000"/>
                <w:spacing w:val="17"/>
                <w:szCs w:val="24"/>
                <w:lang w:val="fr-ML"/>
              </w:rPr>
            </w:rPrChange>
          </w:rPr>
          <w:delText xml:space="preserve"> </w:delText>
        </w:r>
        <w:r w:rsidRPr="007A4AFC" w:rsidDel="00166699">
          <w:rPr>
            <w:color w:val="000000" w:themeColor="text1"/>
            <w:spacing w:val="3"/>
            <w:szCs w:val="24"/>
            <w:lang w:val="fr-ML"/>
            <w:rPrChange w:id="17774" w:author="Dr Mamadou SANOGO" w:date="2023-10-25T18:15:00Z">
              <w:rPr>
                <w:color w:val="000000"/>
                <w:spacing w:val="3"/>
                <w:szCs w:val="24"/>
                <w:lang w:val="fr-ML"/>
              </w:rPr>
            </w:rPrChange>
          </w:rPr>
          <w:delText>m</w:delText>
        </w:r>
        <w:r w:rsidRPr="007A4AFC" w:rsidDel="00166699">
          <w:rPr>
            <w:color w:val="000000" w:themeColor="text1"/>
            <w:spacing w:val="-1"/>
            <w:szCs w:val="24"/>
            <w:lang w:val="fr-ML"/>
            <w:rPrChange w:id="17775" w:author="Dr Mamadou SANOGO" w:date="2023-10-25T18:15:00Z">
              <w:rPr>
                <w:color w:val="000000"/>
                <w:spacing w:val="-1"/>
                <w:szCs w:val="24"/>
                <w:lang w:val="fr-ML"/>
              </w:rPr>
            </w:rPrChange>
          </w:rPr>
          <w:delText>e</w:delText>
        </w:r>
        <w:r w:rsidRPr="007A4AFC" w:rsidDel="00166699">
          <w:rPr>
            <w:color w:val="000000" w:themeColor="text1"/>
            <w:szCs w:val="24"/>
            <w:lang w:val="fr-ML"/>
            <w:rPrChange w:id="17776" w:author="Dr Mamadou SANOGO" w:date="2023-10-25T18:15:00Z">
              <w:rPr>
                <w:color w:val="000000"/>
                <w:szCs w:val="24"/>
                <w:lang w:val="fr-ML"/>
              </w:rPr>
            </w:rPrChange>
          </w:rPr>
          <w:delText>mbre</w:delText>
        </w:r>
        <w:r w:rsidRPr="007A4AFC" w:rsidDel="00166699">
          <w:rPr>
            <w:color w:val="000000" w:themeColor="text1"/>
            <w:spacing w:val="18"/>
            <w:szCs w:val="24"/>
            <w:lang w:val="fr-ML"/>
            <w:rPrChange w:id="17777"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7778" w:author="Dr Mamadou SANOGO" w:date="2023-10-25T18:15:00Z">
              <w:rPr>
                <w:color w:val="000000"/>
                <w:szCs w:val="24"/>
                <w:lang w:val="fr-ML"/>
              </w:rPr>
            </w:rPrChange>
          </w:rPr>
          <w:delText>r</w:delText>
        </w:r>
        <w:r w:rsidRPr="007A4AFC" w:rsidDel="00166699">
          <w:rPr>
            <w:color w:val="000000" w:themeColor="text1"/>
            <w:spacing w:val="-2"/>
            <w:szCs w:val="24"/>
            <w:lang w:val="fr-ML"/>
            <w:rPrChange w:id="17779" w:author="Dr Mamadou SANOGO" w:date="2023-10-25T18:15:00Z">
              <w:rPr>
                <w:color w:val="000000"/>
                <w:spacing w:val="-2"/>
                <w:szCs w:val="24"/>
                <w:lang w:val="fr-ML"/>
              </w:rPr>
            </w:rPrChange>
          </w:rPr>
          <w:delText>é</w:delText>
        </w:r>
        <w:r w:rsidRPr="007A4AFC" w:rsidDel="00166699">
          <w:rPr>
            <w:color w:val="000000" w:themeColor="text1"/>
            <w:spacing w:val="2"/>
            <w:szCs w:val="24"/>
            <w:lang w:val="fr-ML"/>
            <w:rPrChange w:id="17780" w:author="Dr Mamadou SANOGO" w:date="2023-10-25T18:15:00Z">
              <w:rPr>
                <w:color w:val="000000"/>
                <w:spacing w:val="2"/>
                <w:szCs w:val="24"/>
                <w:lang w:val="fr-ML"/>
              </w:rPr>
            </w:rPrChange>
          </w:rPr>
          <w:delText>p</w:delText>
        </w:r>
        <w:r w:rsidRPr="007A4AFC" w:rsidDel="00166699">
          <w:rPr>
            <w:color w:val="000000" w:themeColor="text1"/>
            <w:szCs w:val="24"/>
            <w:lang w:val="fr-ML"/>
            <w:rPrChange w:id="17781" w:author="Dr Mamadou SANOGO" w:date="2023-10-25T18:15:00Z">
              <w:rPr>
                <w:color w:val="000000"/>
                <w:szCs w:val="24"/>
                <w:lang w:val="fr-ML"/>
              </w:rPr>
            </w:rPrChange>
          </w:rPr>
          <w:delText>ond</w:delText>
        </w:r>
        <w:r w:rsidRPr="007A4AFC" w:rsidDel="00166699">
          <w:rPr>
            <w:color w:val="000000" w:themeColor="text1"/>
            <w:spacing w:val="-1"/>
            <w:szCs w:val="24"/>
            <w:lang w:val="fr-ML"/>
            <w:rPrChange w:id="17782" w:author="Dr Mamadou SANOGO" w:date="2023-10-25T18:15:00Z">
              <w:rPr>
                <w:color w:val="000000"/>
                <w:spacing w:val="-1"/>
                <w:szCs w:val="24"/>
                <w:lang w:val="fr-ML"/>
              </w:rPr>
            </w:rPrChange>
          </w:rPr>
          <w:delText>a</w:delText>
        </w:r>
        <w:r w:rsidRPr="007A4AFC" w:rsidDel="00166699">
          <w:rPr>
            <w:color w:val="000000" w:themeColor="text1"/>
            <w:szCs w:val="24"/>
            <w:lang w:val="fr-ML"/>
            <w:rPrChange w:id="17783" w:author="Dr Mamadou SANOGO" w:date="2023-10-25T18:15:00Z">
              <w:rPr>
                <w:color w:val="000000"/>
                <w:szCs w:val="24"/>
                <w:lang w:val="fr-ML"/>
              </w:rPr>
            </w:rPrChange>
          </w:rPr>
          <w:delText>nt</w:delText>
        </w:r>
        <w:r w:rsidRPr="007A4AFC" w:rsidDel="00166699">
          <w:rPr>
            <w:color w:val="000000" w:themeColor="text1"/>
            <w:spacing w:val="17"/>
            <w:szCs w:val="24"/>
            <w:lang w:val="fr-ML"/>
            <w:rPrChange w:id="17784"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7785" w:author="Dr Mamadou SANOGO" w:date="2023-10-25T18:15:00Z">
              <w:rPr>
                <w:color w:val="000000"/>
                <w:spacing w:val="-1"/>
                <w:szCs w:val="24"/>
                <w:lang w:val="fr-ML"/>
              </w:rPr>
            </w:rPrChange>
          </w:rPr>
          <w:delText>a</w:delText>
        </w:r>
        <w:r w:rsidRPr="007A4AFC" w:rsidDel="00166699">
          <w:rPr>
            <w:color w:val="000000" w:themeColor="text1"/>
            <w:szCs w:val="24"/>
            <w:lang w:val="fr-ML"/>
            <w:rPrChange w:id="17786" w:author="Dr Mamadou SANOGO" w:date="2023-10-25T18:15:00Z">
              <w:rPr>
                <w:color w:val="000000"/>
                <w:szCs w:val="24"/>
                <w:lang w:val="fr-ML"/>
              </w:rPr>
            </w:rPrChange>
          </w:rPr>
          <w:delText>ux d</w:delText>
        </w:r>
        <w:r w:rsidRPr="007A4AFC" w:rsidDel="00166699">
          <w:rPr>
            <w:color w:val="000000" w:themeColor="text1"/>
            <w:spacing w:val="-1"/>
            <w:szCs w:val="24"/>
            <w:lang w:val="fr-ML"/>
            <w:rPrChange w:id="17787" w:author="Dr Mamadou SANOGO" w:date="2023-10-25T18:15:00Z">
              <w:rPr>
                <w:color w:val="000000"/>
                <w:spacing w:val="-1"/>
                <w:szCs w:val="24"/>
                <w:lang w:val="fr-ML"/>
              </w:rPr>
            </w:rPrChange>
          </w:rPr>
          <w:delText>e</w:delText>
        </w:r>
        <w:r w:rsidRPr="007A4AFC" w:rsidDel="00166699">
          <w:rPr>
            <w:color w:val="000000" w:themeColor="text1"/>
            <w:szCs w:val="24"/>
            <w:lang w:val="fr-ML"/>
            <w:rPrChange w:id="17788" w:author="Dr Mamadou SANOGO" w:date="2023-10-25T18:15:00Z">
              <w:rPr>
                <w:color w:val="000000"/>
                <w:szCs w:val="24"/>
                <w:lang w:val="fr-ML"/>
              </w:rPr>
            </w:rPrChange>
          </w:rPr>
          <w:delText>ux</w:delText>
        </w:r>
        <w:r w:rsidRPr="007A4AFC" w:rsidDel="00166699">
          <w:rPr>
            <w:color w:val="000000" w:themeColor="text1"/>
            <w:spacing w:val="2"/>
            <w:szCs w:val="24"/>
            <w:lang w:val="fr-ML"/>
            <w:rPrChange w:id="17789"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7790" w:author="Dr Mamadou SANOGO" w:date="2023-10-25T18:15:00Z">
              <w:rPr>
                <w:color w:val="000000"/>
                <w:szCs w:val="24"/>
                <w:lang w:val="fr-ML"/>
              </w:rPr>
            </w:rPrChange>
          </w:rPr>
          <w:delText>pr</w:delText>
        </w:r>
        <w:r w:rsidRPr="007A4AFC" w:rsidDel="00166699">
          <w:rPr>
            <w:color w:val="000000" w:themeColor="text1"/>
            <w:spacing w:val="-2"/>
            <w:szCs w:val="24"/>
            <w:lang w:val="fr-ML"/>
            <w:rPrChange w:id="17791" w:author="Dr Mamadou SANOGO" w:date="2023-10-25T18:15:00Z">
              <w:rPr>
                <w:color w:val="000000"/>
                <w:spacing w:val="-2"/>
                <w:szCs w:val="24"/>
                <w:lang w:val="fr-ML"/>
              </w:rPr>
            </w:rPrChange>
          </w:rPr>
          <w:delText>e</w:delText>
        </w:r>
        <w:r w:rsidRPr="007A4AFC" w:rsidDel="00166699">
          <w:rPr>
            <w:color w:val="000000" w:themeColor="text1"/>
            <w:szCs w:val="24"/>
            <w:lang w:val="fr-ML"/>
            <w:rPrChange w:id="17792" w:author="Dr Mamadou SANOGO" w:date="2023-10-25T18:15:00Z">
              <w:rPr>
                <w:color w:val="000000"/>
                <w:szCs w:val="24"/>
                <w:lang w:val="fr-ML"/>
              </w:rPr>
            </w:rPrChange>
          </w:rPr>
          <w:delText>m</w:delText>
        </w:r>
        <w:r w:rsidRPr="007A4AFC" w:rsidDel="00166699">
          <w:rPr>
            <w:color w:val="000000" w:themeColor="text1"/>
            <w:spacing w:val="1"/>
            <w:szCs w:val="24"/>
            <w:lang w:val="fr-ML"/>
            <w:rPrChange w:id="17793" w:author="Dr Mamadou SANOGO" w:date="2023-10-25T18:15:00Z">
              <w:rPr>
                <w:color w:val="000000"/>
                <w:spacing w:val="1"/>
                <w:szCs w:val="24"/>
                <w:lang w:val="fr-ML"/>
              </w:rPr>
            </w:rPrChange>
          </w:rPr>
          <w:delText>i</w:delText>
        </w:r>
        <w:r w:rsidRPr="007A4AFC" w:rsidDel="00166699">
          <w:rPr>
            <w:color w:val="000000" w:themeColor="text1"/>
            <w:spacing w:val="-1"/>
            <w:szCs w:val="24"/>
            <w:lang w:val="fr-ML"/>
            <w:rPrChange w:id="17794" w:author="Dr Mamadou SANOGO" w:date="2023-10-25T18:15:00Z">
              <w:rPr>
                <w:color w:val="000000"/>
                <w:spacing w:val="-1"/>
                <w:szCs w:val="24"/>
                <w:lang w:val="fr-ML"/>
              </w:rPr>
            </w:rPrChange>
          </w:rPr>
          <w:delText>e</w:delText>
        </w:r>
        <w:r w:rsidRPr="007A4AFC" w:rsidDel="00166699">
          <w:rPr>
            <w:color w:val="000000" w:themeColor="text1"/>
            <w:szCs w:val="24"/>
            <w:lang w:val="fr-ML"/>
            <w:rPrChange w:id="17795" w:author="Dr Mamadou SANOGO" w:date="2023-10-25T18:15:00Z">
              <w:rPr>
                <w:color w:val="000000"/>
                <w:szCs w:val="24"/>
                <w:lang w:val="fr-ML"/>
              </w:rPr>
            </w:rPrChange>
          </w:rPr>
          <w:delText xml:space="preserve">rs </w:delText>
        </w:r>
        <w:r w:rsidRPr="007A4AFC" w:rsidDel="00166699">
          <w:rPr>
            <w:color w:val="000000" w:themeColor="text1"/>
            <w:spacing w:val="-1"/>
            <w:szCs w:val="24"/>
            <w:lang w:val="fr-ML"/>
            <w:rPrChange w:id="17796" w:author="Dr Mamadou SANOGO" w:date="2023-10-25T18:15:00Z">
              <w:rPr>
                <w:color w:val="000000"/>
                <w:spacing w:val="-1"/>
                <w:szCs w:val="24"/>
                <w:lang w:val="fr-ML"/>
              </w:rPr>
            </w:rPrChange>
          </w:rPr>
          <w:delText>c</w:delText>
        </w:r>
        <w:r w:rsidRPr="007A4AFC" w:rsidDel="00166699">
          <w:rPr>
            <w:color w:val="000000" w:themeColor="text1"/>
            <w:szCs w:val="24"/>
            <w:lang w:val="fr-ML"/>
            <w:rPrChange w:id="17797" w:author="Dr Mamadou SANOGO" w:date="2023-10-25T18:15:00Z">
              <w:rPr>
                <w:color w:val="000000"/>
                <w:szCs w:val="24"/>
                <w:lang w:val="fr-ML"/>
              </w:rPr>
            </w:rPrChange>
          </w:rPr>
          <w:delText>rit</w:delText>
        </w:r>
        <w:r w:rsidRPr="007A4AFC" w:rsidDel="00166699">
          <w:rPr>
            <w:color w:val="000000" w:themeColor="text1"/>
            <w:spacing w:val="-1"/>
            <w:szCs w:val="24"/>
            <w:lang w:val="fr-ML"/>
            <w:rPrChange w:id="17798"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7799"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7800" w:author="Dr Mamadou SANOGO" w:date="2023-10-25T18:15:00Z">
              <w:rPr>
                <w:color w:val="000000"/>
                <w:spacing w:val="-1"/>
                <w:szCs w:val="24"/>
                <w:lang w:val="fr-ML"/>
              </w:rPr>
            </w:rPrChange>
          </w:rPr>
          <w:delText>e</w:delText>
        </w:r>
        <w:r w:rsidRPr="007A4AFC" w:rsidDel="00166699">
          <w:rPr>
            <w:color w:val="000000" w:themeColor="text1"/>
            <w:szCs w:val="24"/>
            <w:lang w:val="fr-ML"/>
            <w:rPrChange w:id="17801" w:author="Dr Mamadou SANOGO" w:date="2023-10-25T18:15:00Z">
              <w:rPr>
                <w:color w:val="000000"/>
                <w:szCs w:val="24"/>
                <w:lang w:val="fr-ML"/>
              </w:rPr>
            </w:rPrChange>
          </w:rPr>
          <w:delText>s p</w:delText>
        </w:r>
        <w:r w:rsidRPr="007A4AFC" w:rsidDel="00166699">
          <w:rPr>
            <w:color w:val="000000" w:themeColor="text1"/>
            <w:spacing w:val="1"/>
            <w:szCs w:val="24"/>
            <w:lang w:val="fr-ML"/>
            <w:rPrChange w:id="17802" w:author="Dr Mamadou SANOGO" w:date="2023-10-25T18:15:00Z">
              <w:rPr>
                <w:color w:val="000000"/>
                <w:spacing w:val="1"/>
                <w:szCs w:val="24"/>
                <w:lang w:val="fr-ML"/>
              </w:rPr>
            </w:rPrChange>
          </w:rPr>
          <w:delText>e</w:delText>
        </w:r>
        <w:r w:rsidRPr="007A4AFC" w:rsidDel="00166699">
          <w:rPr>
            <w:color w:val="000000" w:themeColor="text1"/>
            <w:szCs w:val="24"/>
            <w:lang w:val="fr-ML"/>
            <w:rPrChange w:id="17803"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7804" w:author="Dr Mamadou SANOGO" w:date="2023-10-25T18:15:00Z">
              <w:rPr>
                <w:color w:val="000000"/>
                <w:spacing w:val="-1"/>
                <w:szCs w:val="24"/>
                <w:lang w:val="fr-ML"/>
              </w:rPr>
            </w:rPrChange>
          </w:rPr>
          <w:delText>r</w:delText>
        </w:r>
        <w:r w:rsidRPr="007A4AFC" w:rsidDel="00166699">
          <w:rPr>
            <w:color w:val="000000" w:themeColor="text1"/>
            <w:szCs w:val="24"/>
            <w:lang w:val="fr-ML"/>
            <w:rPrChange w:id="17805" w:author="Dr Mamadou SANOGO" w:date="2023-10-25T18:15:00Z">
              <w:rPr>
                <w:color w:val="000000"/>
                <w:szCs w:val="24"/>
                <w:lang w:val="fr-ML"/>
              </w:rPr>
            </w:rPrChange>
          </w:rPr>
          <w:delText>e</w:delText>
        </w:r>
        <w:r w:rsidRPr="007A4AFC" w:rsidDel="00166699">
          <w:rPr>
            <w:color w:val="000000" w:themeColor="text1"/>
            <w:spacing w:val="-1"/>
            <w:szCs w:val="24"/>
            <w:lang w:val="fr-ML"/>
            <w:rPrChange w:id="1780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807" w:author="Dr Mamadou SANOGO" w:date="2023-10-25T18:15:00Z">
              <w:rPr>
                <w:color w:val="000000"/>
                <w:szCs w:val="24"/>
                <w:lang w:val="fr-ML"/>
              </w:rPr>
            </w:rPrChange>
          </w:rPr>
          <w:delText>nom</w:delText>
        </w:r>
        <w:r w:rsidRPr="007A4AFC" w:rsidDel="00166699">
          <w:rPr>
            <w:color w:val="000000" w:themeColor="text1"/>
            <w:spacing w:val="1"/>
            <w:szCs w:val="24"/>
            <w:lang w:val="fr-ML"/>
            <w:rPrChange w:id="17808" w:author="Dr Mamadou SANOGO" w:date="2023-10-25T18:15:00Z">
              <w:rPr>
                <w:color w:val="000000"/>
                <w:spacing w:val="1"/>
                <w:szCs w:val="24"/>
                <w:lang w:val="fr-ML"/>
              </w:rPr>
            </w:rPrChange>
          </w:rPr>
          <w:delText>m</w:delText>
        </w:r>
        <w:r w:rsidRPr="007A4AFC" w:rsidDel="00166699">
          <w:rPr>
            <w:color w:val="000000" w:themeColor="text1"/>
            <w:szCs w:val="24"/>
            <w:lang w:val="fr-ML"/>
            <w:rPrChange w:id="17809" w:author="Dr Mamadou SANOGO" w:date="2023-10-25T18:15:00Z">
              <w:rPr>
                <w:color w:val="000000"/>
                <w:szCs w:val="24"/>
                <w:lang w:val="fr-ML"/>
              </w:rPr>
            </w:rPrChange>
          </w:rPr>
          <w:delText>é</w:delText>
        </w:r>
        <w:r w:rsidRPr="007A4AFC" w:rsidDel="00166699">
          <w:rPr>
            <w:color w:val="000000" w:themeColor="text1"/>
            <w:spacing w:val="-1"/>
            <w:szCs w:val="24"/>
            <w:lang w:val="fr-ML"/>
            <w:rPrChange w:id="1781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7811" w:author="Dr Mamadou SANOGO" w:date="2023-10-25T18:15:00Z">
              <w:rPr>
                <w:color w:val="000000"/>
                <w:szCs w:val="24"/>
                <w:lang w:val="fr-ML"/>
              </w:rPr>
            </w:rPrChange>
          </w:rPr>
          <w:delText>pr</w:delText>
        </w:r>
        <w:r w:rsidRPr="007A4AFC" w:rsidDel="00166699">
          <w:rPr>
            <w:color w:val="000000" w:themeColor="text1"/>
            <w:spacing w:val="-2"/>
            <w:szCs w:val="24"/>
            <w:lang w:val="fr-ML"/>
            <w:rPrChange w:id="17812" w:author="Dr Mamadou SANOGO" w:date="2023-10-25T18:15:00Z">
              <w:rPr>
                <w:color w:val="000000"/>
                <w:spacing w:val="-2"/>
                <w:szCs w:val="24"/>
                <w:lang w:val="fr-ML"/>
              </w:rPr>
            </w:rPrChange>
          </w:rPr>
          <w:delText>é</w:delText>
        </w:r>
        <w:r w:rsidRPr="007A4AFC" w:rsidDel="00166699">
          <w:rPr>
            <w:color w:val="000000" w:themeColor="text1"/>
            <w:szCs w:val="24"/>
            <w:lang w:val="fr-ML"/>
            <w:rPrChange w:id="17813" w:author="Dr Mamadou SANOGO" w:date="2023-10-25T18:15:00Z">
              <w:rPr>
                <w:color w:val="000000"/>
                <w:szCs w:val="24"/>
                <w:lang w:val="fr-ML"/>
              </w:rPr>
            </w:rPrChange>
          </w:rPr>
          <w:delText>sident.</w:delText>
        </w:r>
      </w:del>
    </w:p>
    <w:p w14:paraId="456432DC" w14:textId="7E538EAB" w:rsidR="0032620E" w:rsidRPr="007A4AFC" w:rsidDel="00166699" w:rsidRDefault="0032620E">
      <w:pPr>
        <w:pStyle w:val="Titre"/>
        <w:tabs>
          <w:tab w:val="num" w:pos="-4820"/>
        </w:tabs>
        <w:spacing w:line="276" w:lineRule="auto"/>
        <w:jc w:val="both"/>
        <w:rPr>
          <w:del w:id="17814" w:author="Dr Mamadou SANOGO" w:date="2023-10-25T17:56:00Z"/>
          <w:color w:val="000000" w:themeColor="text1"/>
          <w:sz w:val="28"/>
          <w:szCs w:val="28"/>
          <w:lang w:val="fr-ML"/>
          <w:rPrChange w:id="17815" w:author="Dr Mamadou SANOGO" w:date="2023-10-25T18:15:00Z">
            <w:rPr>
              <w:del w:id="17816" w:author="Dr Mamadou SANOGO" w:date="2023-10-25T17:56:00Z"/>
              <w:color w:val="000000"/>
              <w:sz w:val="28"/>
              <w:szCs w:val="28"/>
              <w:lang w:val="fr-ML"/>
            </w:rPr>
          </w:rPrChange>
        </w:rPr>
        <w:pPrChange w:id="17817" w:author="Dr Mamadou SANOGO" w:date="2023-10-25T17:57:00Z">
          <w:pPr>
            <w:spacing w:line="240" w:lineRule="auto"/>
          </w:pPr>
        </w:pPrChange>
      </w:pPr>
      <w:del w:id="17818" w:author="Dr Mamadou SANOGO" w:date="2023-10-25T17:56:00Z">
        <w:r w:rsidRPr="007A4AFC" w:rsidDel="00166699">
          <w:rPr>
            <w:color w:val="000000" w:themeColor="text1"/>
            <w:sz w:val="28"/>
            <w:szCs w:val="28"/>
            <w:lang w:val="fr-ML"/>
            <w:rPrChange w:id="17819" w:author="Dr Mamadou SANOGO" w:date="2023-10-25T18:15:00Z">
              <w:rPr>
                <w:color w:val="000000"/>
                <w:sz w:val="28"/>
                <w:szCs w:val="28"/>
                <w:lang w:val="fr-ML"/>
              </w:rPr>
            </w:rPrChange>
          </w:rPr>
          <w:br w:type="page"/>
        </w:r>
      </w:del>
    </w:p>
    <w:p w14:paraId="4D0F1722" w14:textId="5624035F" w:rsidR="0032620E" w:rsidRPr="007A4AFC" w:rsidDel="00166699" w:rsidRDefault="0032620E">
      <w:pPr>
        <w:pStyle w:val="Titre"/>
        <w:tabs>
          <w:tab w:val="num" w:pos="-4820"/>
        </w:tabs>
        <w:spacing w:line="276" w:lineRule="auto"/>
        <w:jc w:val="both"/>
        <w:rPr>
          <w:del w:id="17820" w:author="Dr Mamadou SANOGO" w:date="2023-10-25T17:56:00Z"/>
          <w:rFonts w:eastAsiaTheme="minorHAnsi"/>
          <w:b w:val="0"/>
          <w:color w:val="000000" w:themeColor="text1"/>
          <w:lang w:eastAsia="en-US"/>
          <w:rPrChange w:id="17821" w:author="Dr Mamadou SANOGO" w:date="2023-10-25T18:15:00Z">
            <w:rPr>
              <w:del w:id="17822" w:author="Dr Mamadou SANOGO" w:date="2023-10-25T17:56:00Z"/>
              <w:rFonts w:eastAsiaTheme="minorHAnsi" w:cs="Times New Roman"/>
              <w:color w:val="auto"/>
              <w:lang w:eastAsia="en-US"/>
            </w:rPr>
          </w:rPrChange>
        </w:rPr>
        <w:pPrChange w:id="17823" w:author="Dr Mamadou SANOGO" w:date="2023-10-25T17:57:00Z">
          <w:pPr>
            <w:pStyle w:val="Titre1"/>
            <w:spacing w:before="0"/>
            <w:jc w:val="center"/>
          </w:pPr>
        </w:pPrChange>
      </w:pPr>
      <w:bookmarkStart w:id="17824" w:name="_Toc145944546"/>
      <w:del w:id="17825" w:author="Dr Mamadou SANOGO" w:date="2023-10-25T17:56:00Z">
        <w:r w:rsidRPr="007A4AFC" w:rsidDel="00166699">
          <w:rPr>
            <w:rFonts w:eastAsiaTheme="minorHAnsi"/>
            <w:b w:val="0"/>
            <w:color w:val="000000" w:themeColor="text1"/>
            <w:sz w:val="28"/>
            <w:lang w:eastAsia="en-US"/>
            <w:rPrChange w:id="17826" w:author="Dr Mamadou SANOGO" w:date="2023-10-25T18:15:00Z">
              <w:rPr>
                <w:rFonts w:eastAsiaTheme="minorHAnsi"/>
                <w:b/>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17827" w:author="Dr Mamadou SANOGO" w:date="2023-10-25T18:15:00Z">
              <w:rPr>
                <w:rFonts w:eastAsiaTheme="minorHAnsi"/>
                <w:b/>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17828" w:author="Dr Mamadou SANOGO" w:date="2023-10-25T18:15:00Z">
              <w:rPr>
                <w:rFonts w:eastAsiaTheme="minorHAnsi"/>
                <w:b/>
                <w:color w:val="2E74B5" w:themeColor="accent1" w:themeShade="BF"/>
                <w:lang w:eastAsia="en-US"/>
              </w:rPr>
            </w:rPrChange>
          </w:rPr>
          <w:delText>6</w:delText>
        </w:r>
        <w:r w:rsidRPr="007A4AFC" w:rsidDel="00166699">
          <w:rPr>
            <w:rFonts w:eastAsiaTheme="minorHAnsi"/>
            <w:b w:val="0"/>
            <w:color w:val="000000" w:themeColor="text1"/>
            <w:sz w:val="28"/>
            <w:lang w:eastAsia="en-US"/>
            <w:rPrChange w:id="17829" w:author="Dr Mamadou SANOGO" w:date="2023-10-25T18:15:00Z">
              <w:rPr>
                <w:rFonts w:eastAsiaTheme="minorHAnsi"/>
                <w:b/>
                <w:color w:val="2E74B5" w:themeColor="accent1" w:themeShade="BF"/>
                <w:lang w:eastAsia="en-US"/>
              </w:rPr>
            </w:rPrChange>
          </w:rPr>
          <w:delText> :</w:delText>
        </w:r>
        <w:r w:rsidR="00E67C42" w:rsidRPr="007A4AFC" w:rsidDel="00166699">
          <w:rPr>
            <w:rFonts w:eastAsiaTheme="minorHAnsi"/>
            <w:b w:val="0"/>
            <w:color w:val="000000" w:themeColor="text1"/>
            <w:sz w:val="28"/>
            <w:lang w:eastAsia="en-US"/>
            <w:rPrChange w:id="17830" w:author="Dr Mamadou SANOGO" w:date="2023-10-25T18:15:00Z">
              <w:rPr>
                <w:rFonts w:eastAsiaTheme="minorHAnsi"/>
                <w:b/>
                <w:color w:val="2E74B5" w:themeColor="accent1" w:themeShade="BF"/>
                <w:lang w:eastAsia="en-US"/>
              </w:rPr>
            </w:rPrChange>
          </w:rPr>
          <w:delText xml:space="preserve"> </w:delText>
        </w:r>
        <w:r w:rsidRPr="007A4AFC" w:rsidDel="00166699">
          <w:rPr>
            <w:rFonts w:eastAsiaTheme="minorHAnsi"/>
            <w:b w:val="0"/>
            <w:color w:val="000000" w:themeColor="text1"/>
            <w:sz w:val="28"/>
            <w:lang w:eastAsia="en-US"/>
            <w:rPrChange w:id="17831" w:author="Dr Mamadou SANOGO" w:date="2023-10-25T18:15:00Z">
              <w:rPr>
                <w:rFonts w:eastAsiaTheme="minorHAnsi"/>
                <w:b/>
                <w:color w:val="2E74B5" w:themeColor="accent1" w:themeShade="BF"/>
                <w:lang w:eastAsia="en-US"/>
              </w:rPr>
            </w:rPrChange>
          </w:rPr>
          <w:delText>Rôle des membres de l’équipe pédagogique</w:delText>
        </w:r>
        <w:bookmarkEnd w:id="17824"/>
        <w:r w:rsidRPr="007A4AFC" w:rsidDel="00166699">
          <w:rPr>
            <w:rFonts w:eastAsiaTheme="minorHAnsi"/>
            <w:b w:val="0"/>
            <w:color w:val="000000" w:themeColor="text1"/>
            <w:sz w:val="28"/>
            <w:lang w:eastAsia="en-US"/>
            <w:rPrChange w:id="17832" w:author="Dr Mamadou SANOGO" w:date="2023-10-25T18:15:00Z">
              <w:rPr>
                <w:rFonts w:eastAsiaTheme="minorHAnsi"/>
                <w:b/>
                <w:color w:val="2E74B5" w:themeColor="accent1" w:themeShade="BF"/>
                <w:lang w:eastAsia="en-US"/>
              </w:rPr>
            </w:rPrChange>
          </w:rPr>
          <w:delText xml:space="preserve"> </w:delText>
        </w:r>
      </w:del>
    </w:p>
    <w:p w14:paraId="41A5FA38" w14:textId="6EE944E8" w:rsidR="004B7510" w:rsidRPr="007A4AFC" w:rsidDel="00166699" w:rsidRDefault="004B7510">
      <w:pPr>
        <w:pStyle w:val="Titre"/>
        <w:tabs>
          <w:tab w:val="num" w:pos="-4820"/>
        </w:tabs>
        <w:spacing w:line="276" w:lineRule="auto"/>
        <w:jc w:val="both"/>
        <w:rPr>
          <w:del w:id="17833" w:author="Dr Mamadou SANOGO" w:date="2023-10-25T17:56:00Z"/>
          <w:rFonts w:asciiTheme="majorHAnsi" w:hAnsiTheme="majorHAnsi" w:cstheme="majorHAnsi"/>
          <w:b w:val="0"/>
          <w:bCs/>
          <w:i w:val="0"/>
          <w:color w:val="000000" w:themeColor="text1"/>
          <w:sz w:val="24"/>
          <w:szCs w:val="24"/>
          <w:rPrChange w:id="17834" w:author="Dr Mamadou SANOGO" w:date="2023-10-25T18:15:00Z">
            <w:rPr>
              <w:del w:id="17835" w:author="Dr Mamadou SANOGO" w:date="2023-10-25T17:56:00Z"/>
              <w:rFonts w:asciiTheme="majorHAnsi" w:hAnsiTheme="majorHAnsi" w:cstheme="majorHAnsi"/>
              <w:b w:val="0"/>
              <w:bCs/>
              <w:i w:val="0"/>
              <w:sz w:val="24"/>
              <w:szCs w:val="24"/>
            </w:rPr>
          </w:rPrChange>
        </w:rPr>
        <w:pPrChange w:id="17836" w:author="Dr Mamadou SANOGO" w:date="2023-10-25T17:57:00Z">
          <w:pPr>
            <w:pStyle w:val="Titre"/>
            <w:spacing w:line="276" w:lineRule="auto"/>
            <w:jc w:val="both"/>
          </w:pPr>
        </w:pPrChange>
      </w:pPr>
      <w:del w:id="17837" w:author="Dr Mamadou SANOGO" w:date="2023-10-25T17:56:00Z">
        <w:r w:rsidRPr="007A4AFC" w:rsidDel="00166699">
          <w:rPr>
            <w:rFonts w:asciiTheme="majorHAnsi" w:hAnsiTheme="majorHAnsi" w:cstheme="majorHAnsi"/>
            <w:b w:val="0"/>
            <w:bCs/>
            <w:i w:val="0"/>
            <w:color w:val="000000" w:themeColor="text1"/>
            <w:szCs w:val="24"/>
            <w:rPrChange w:id="17838" w:author="Dr Mamadou SANOGO" w:date="2023-10-25T18:15:00Z">
              <w:rPr>
                <w:rFonts w:asciiTheme="majorHAnsi" w:hAnsiTheme="majorHAnsi" w:cstheme="majorHAnsi"/>
                <w:b w:val="0"/>
                <w:bCs/>
                <w:i w:val="0"/>
                <w:szCs w:val="24"/>
              </w:rPr>
            </w:rPrChange>
          </w:rPr>
          <w:delText>L’équipe pédagogique est coordonnée et animée par le responsable du master, secondé par un(e) directeur(trice) des études. Le responsable pédagogique et le directeur des études sont choisis parmi les enseignants de l’établissement.</w:delText>
        </w:r>
      </w:del>
    </w:p>
    <w:p w14:paraId="177D1C53" w14:textId="492A872F" w:rsidR="004B7510" w:rsidRPr="007A4AFC" w:rsidDel="00166699" w:rsidRDefault="004B7510">
      <w:pPr>
        <w:pStyle w:val="Titre"/>
        <w:tabs>
          <w:tab w:val="num" w:pos="-4820"/>
        </w:tabs>
        <w:spacing w:line="276" w:lineRule="auto"/>
        <w:jc w:val="both"/>
        <w:rPr>
          <w:del w:id="17839" w:author="Dr Mamadou SANOGO" w:date="2023-10-25T17:56:00Z"/>
          <w:rFonts w:asciiTheme="majorHAnsi" w:hAnsiTheme="majorHAnsi" w:cstheme="majorHAnsi"/>
          <w:b w:val="0"/>
          <w:bCs/>
          <w:i w:val="0"/>
          <w:color w:val="000000" w:themeColor="text1"/>
          <w:sz w:val="24"/>
          <w:szCs w:val="24"/>
          <w:rPrChange w:id="17840" w:author="Dr Mamadou SANOGO" w:date="2023-10-25T18:15:00Z">
            <w:rPr>
              <w:del w:id="17841" w:author="Dr Mamadou SANOGO" w:date="2023-10-25T17:56:00Z"/>
              <w:rFonts w:asciiTheme="majorHAnsi" w:hAnsiTheme="majorHAnsi" w:cstheme="majorHAnsi"/>
              <w:b w:val="0"/>
              <w:bCs/>
              <w:i w:val="0"/>
              <w:sz w:val="24"/>
              <w:szCs w:val="24"/>
            </w:rPr>
          </w:rPrChange>
        </w:rPr>
        <w:pPrChange w:id="17842" w:author="Dr Mamadou SANOGO" w:date="2023-10-25T17:57:00Z">
          <w:pPr>
            <w:pStyle w:val="Titre"/>
            <w:spacing w:line="276" w:lineRule="auto"/>
            <w:jc w:val="both"/>
          </w:pPr>
        </w:pPrChange>
      </w:pPr>
      <w:del w:id="17843" w:author="Dr Mamadou SANOGO" w:date="2023-10-25T17:56:00Z">
        <w:r w:rsidRPr="007A4AFC" w:rsidDel="00166699">
          <w:rPr>
            <w:rFonts w:asciiTheme="majorHAnsi" w:hAnsiTheme="majorHAnsi" w:cstheme="majorHAnsi"/>
            <w:b w:val="0"/>
            <w:bCs/>
            <w:i w:val="0"/>
            <w:color w:val="000000" w:themeColor="text1"/>
            <w:szCs w:val="24"/>
            <w:rPrChange w:id="17844" w:author="Dr Mamadou SANOGO" w:date="2023-10-25T18:15:00Z">
              <w:rPr>
                <w:rFonts w:asciiTheme="majorHAnsi" w:hAnsiTheme="majorHAnsi" w:cstheme="majorHAnsi"/>
                <w:b w:val="0"/>
                <w:bCs/>
                <w:i w:val="0"/>
                <w:szCs w:val="24"/>
              </w:rPr>
            </w:rPrChange>
          </w:rPr>
          <w:delText>Le responsable pédagogique est chargé d’animer l’équipe pédagogique, de faire le lien avec les autres filières en amont de l’établissement, de développer les contacts et partenariats avec les entreprises et les professionnels.</w:delText>
        </w:r>
      </w:del>
    </w:p>
    <w:p w14:paraId="4D99D744" w14:textId="217C4843" w:rsidR="004B7510" w:rsidRPr="007A4AFC" w:rsidDel="00166699" w:rsidRDefault="004B7510">
      <w:pPr>
        <w:pStyle w:val="Titre"/>
        <w:tabs>
          <w:tab w:val="num" w:pos="-4820"/>
        </w:tabs>
        <w:spacing w:line="276" w:lineRule="auto"/>
        <w:jc w:val="both"/>
        <w:rPr>
          <w:del w:id="17845" w:author="Dr Mamadou SANOGO" w:date="2023-10-25T17:56:00Z"/>
          <w:rFonts w:asciiTheme="majorHAnsi" w:hAnsiTheme="majorHAnsi" w:cstheme="majorHAnsi"/>
          <w:b w:val="0"/>
          <w:bCs/>
          <w:i w:val="0"/>
          <w:color w:val="000000" w:themeColor="text1"/>
          <w:sz w:val="24"/>
          <w:szCs w:val="24"/>
          <w:rPrChange w:id="17846" w:author="Dr Mamadou SANOGO" w:date="2023-10-25T18:15:00Z">
            <w:rPr>
              <w:del w:id="17847" w:author="Dr Mamadou SANOGO" w:date="2023-10-25T17:56:00Z"/>
              <w:rFonts w:asciiTheme="majorHAnsi" w:hAnsiTheme="majorHAnsi" w:cstheme="majorHAnsi"/>
              <w:b w:val="0"/>
              <w:bCs/>
              <w:i w:val="0"/>
              <w:sz w:val="24"/>
              <w:szCs w:val="24"/>
            </w:rPr>
          </w:rPrChange>
        </w:rPr>
        <w:pPrChange w:id="17848" w:author="Dr Mamadou SANOGO" w:date="2023-10-25T17:57:00Z">
          <w:pPr>
            <w:pStyle w:val="Titre"/>
            <w:spacing w:line="276" w:lineRule="auto"/>
            <w:jc w:val="both"/>
          </w:pPr>
        </w:pPrChange>
      </w:pPr>
      <w:del w:id="17849" w:author="Dr Mamadou SANOGO" w:date="2023-10-25T17:56:00Z">
        <w:r w:rsidRPr="007A4AFC" w:rsidDel="00166699">
          <w:rPr>
            <w:rFonts w:asciiTheme="majorHAnsi" w:hAnsiTheme="majorHAnsi" w:cstheme="majorHAnsi"/>
            <w:b w:val="0"/>
            <w:bCs/>
            <w:i w:val="0"/>
            <w:color w:val="000000" w:themeColor="text1"/>
            <w:szCs w:val="24"/>
            <w:rPrChange w:id="17850" w:author="Dr Mamadou SANOGO" w:date="2023-10-25T18:15:00Z">
              <w:rPr>
                <w:rFonts w:asciiTheme="majorHAnsi" w:hAnsiTheme="majorHAnsi" w:cstheme="majorHAnsi"/>
                <w:b w:val="0"/>
                <w:bCs/>
                <w:i w:val="0"/>
                <w:szCs w:val="24"/>
              </w:rPr>
            </w:rPrChange>
          </w:rPr>
          <w:delText>Le directeur des études coordonne les enseignements, organise les jurys et effectue le suivi pédagogiq</w:delText>
        </w:r>
        <w:r w:rsidR="00DF7724" w:rsidRPr="007A4AFC" w:rsidDel="00166699">
          <w:rPr>
            <w:rFonts w:asciiTheme="majorHAnsi" w:hAnsiTheme="majorHAnsi" w:cstheme="majorHAnsi"/>
            <w:b w:val="0"/>
            <w:bCs/>
            <w:i w:val="0"/>
            <w:color w:val="000000" w:themeColor="text1"/>
            <w:szCs w:val="24"/>
            <w:rPrChange w:id="17851" w:author="Dr Mamadou SANOGO" w:date="2023-10-25T18:15:00Z">
              <w:rPr>
                <w:rFonts w:asciiTheme="majorHAnsi" w:hAnsiTheme="majorHAnsi" w:cstheme="majorHAnsi"/>
                <w:b w:val="0"/>
                <w:bCs/>
                <w:i w:val="0"/>
                <w:szCs w:val="24"/>
              </w:rPr>
            </w:rPrChange>
          </w:rPr>
          <w:delText>ue individualisé des étudiants.</w:delText>
        </w:r>
      </w:del>
    </w:p>
    <w:p w14:paraId="433275F4" w14:textId="37ECF687" w:rsidR="00DF7724" w:rsidRPr="007A4AFC" w:rsidDel="00166699" w:rsidRDefault="00DF7724">
      <w:pPr>
        <w:pStyle w:val="Titre"/>
        <w:tabs>
          <w:tab w:val="num" w:pos="-4820"/>
        </w:tabs>
        <w:spacing w:line="276" w:lineRule="auto"/>
        <w:jc w:val="both"/>
        <w:rPr>
          <w:del w:id="17852" w:author="Dr Mamadou SANOGO" w:date="2023-10-25T17:56:00Z"/>
          <w:rFonts w:asciiTheme="majorHAnsi" w:hAnsiTheme="majorHAnsi" w:cstheme="majorHAnsi"/>
          <w:i w:val="0"/>
          <w:iCs/>
          <w:color w:val="000000" w:themeColor="text1"/>
          <w:sz w:val="24"/>
          <w:szCs w:val="24"/>
          <w:rPrChange w:id="17853" w:author="Dr Mamadou SANOGO" w:date="2023-10-25T18:15:00Z">
            <w:rPr>
              <w:del w:id="17854" w:author="Dr Mamadou SANOGO" w:date="2023-10-25T17:56:00Z"/>
              <w:rFonts w:asciiTheme="majorHAnsi" w:hAnsiTheme="majorHAnsi" w:cstheme="majorHAnsi"/>
              <w:i w:val="0"/>
              <w:iCs/>
              <w:sz w:val="24"/>
              <w:szCs w:val="24"/>
            </w:rPr>
          </w:rPrChange>
        </w:rPr>
        <w:pPrChange w:id="17855" w:author="Dr Mamadou SANOGO" w:date="2023-10-25T17:57:00Z">
          <w:pPr>
            <w:pStyle w:val="Titre"/>
            <w:spacing w:line="276" w:lineRule="auto"/>
            <w:jc w:val="both"/>
          </w:pPr>
        </w:pPrChange>
      </w:pPr>
    </w:p>
    <w:p w14:paraId="6298F710" w14:textId="3FC58897" w:rsidR="004B7510" w:rsidRPr="007A4AFC" w:rsidDel="00166699" w:rsidRDefault="004B7510">
      <w:pPr>
        <w:pStyle w:val="Titre"/>
        <w:tabs>
          <w:tab w:val="num" w:pos="-4820"/>
        </w:tabs>
        <w:spacing w:line="276" w:lineRule="auto"/>
        <w:jc w:val="both"/>
        <w:rPr>
          <w:del w:id="17856" w:author="Dr Mamadou SANOGO" w:date="2023-10-25T17:56:00Z"/>
          <w:rFonts w:asciiTheme="majorHAnsi" w:hAnsiTheme="majorHAnsi" w:cstheme="majorHAnsi"/>
          <w:i w:val="0"/>
          <w:iCs/>
          <w:color w:val="000000" w:themeColor="text1"/>
          <w:sz w:val="24"/>
          <w:szCs w:val="24"/>
          <w:rPrChange w:id="17857" w:author="Dr Mamadou SANOGO" w:date="2023-10-25T18:15:00Z">
            <w:rPr>
              <w:del w:id="17858" w:author="Dr Mamadou SANOGO" w:date="2023-10-25T17:56:00Z"/>
              <w:rFonts w:asciiTheme="majorHAnsi" w:hAnsiTheme="majorHAnsi" w:cstheme="majorHAnsi"/>
              <w:i w:val="0"/>
              <w:iCs/>
              <w:sz w:val="24"/>
              <w:szCs w:val="24"/>
            </w:rPr>
          </w:rPrChange>
        </w:rPr>
        <w:pPrChange w:id="17859" w:author="Dr Mamadou SANOGO" w:date="2023-10-25T17:57:00Z">
          <w:pPr>
            <w:pStyle w:val="Titre"/>
            <w:spacing w:line="276" w:lineRule="auto"/>
            <w:jc w:val="both"/>
          </w:pPr>
        </w:pPrChange>
      </w:pPr>
      <w:del w:id="17860" w:author="Dr Mamadou SANOGO" w:date="2023-10-25T17:56:00Z">
        <w:r w:rsidRPr="007A4AFC" w:rsidDel="00166699">
          <w:rPr>
            <w:rFonts w:asciiTheme="majorHAnsi" w:hAnsiTheme="majorHAnsi" w:cstheme="majorHAnsi"/>
            <w:i w:val="0"/>
            <w:iCs/>
            <w:color w:val="000000" w:themeColor="text1"/>
            <w:szCs w:val="24"/>
            <w:rPrChange w:id="17861" w:author="Dr Mamadou SANOGO" w:date="2023-10-25T18:15:00Z">
              <w:rPr>
                <w:rFonts w:asciiTheme="majorHAnsi" w:hAnsiTheme="majorHAnsi" w:cstheme="majorHAnsi"/>
                <w:i w:val="0"/>
                <w:iCs/>
                <w:szCs w:val="24"/>
              </w:rPr>
            </w:rPrChange>
          </w:rPr>
          <w:delText>Conseil de Perfectionnement :</w:delText>
        </w:r>
      </w:del>
    </w:p>
    <w:p w14:paraId="50CD6837" w14:textId="72947BA0" w:rsidR="004B7510" w:rsidRPr="007A4AFC" w:rsidDel="00166699" w:rsidRDefault="004B7510">
      <w:pPr>
        <w:pStyle w:val="Titre"/>
        <w:tabs>
          <w:tab w:val="num" w:pos="-4820"/>
        </w:tabs>
        <w:spacing w:line="276" w:lineRule="auto"/>
        <w:jc w:val="both"/>
        <w:rPr>
          <w:del w:id="17862" w:author="Dr Mamadou SANOGO" w:date="2023-10-25T17:56:00Z"/>
          <w:rFonts w:asciiTheme="majorHAnsi" w:hAnsiTheme="majorHAnsi" w:cstheme="majorHAnsi"/>
          <w:b w:val="0"/>
          <w:bCs/>
          <w:i w:val="0"/>
          <w:color w:val="000000" w:themeColor="text1"/>
          <w:sz w:val="24"/>
          <w:szCs w:val="24"/>
          <w:rPrChange w:id="17863" w:author="Dr Mamadou SANOGO" w:date="2023-10-25T18:15:00Z">
            <w:rPr>
              <w:del w:id="17864" w:author="Dr Mamadou SANOGO" w:date="2023-10-25T17:56:00Z"/>
              <w:rFonts w:asciiTheme="majorHAnsi" w:hAnsiTheme="majorHAnsi" w:cstheme="majorHAnsi"/>
              <w:b w:val="0"/>
              <w:bCs/>
              <w:i w:val="0"/>
              <w:sz w:val="24"/>
              <w:szCs w:val="24"/>
            </w:rPr>
          </w:rPrChange>
        </w:rPr>
        <w:pPrChange w:id="17865" w:author="Dr Mamadou SANOGO" w:date="2023-10-25T17:57:00Z">
          <w:pPr>
            <w:pStyle w:val="Titre"/>
            <w:spacing w:line="276" w:lineRule="auto"/>
            <w:jc w:val="both"/>
          </w:pPr>
        </w:pPrChange>
      </w:pPr>
      <w:del w:id="17866" w:author="Dr Mamadou SANOGO" w:date="2023-10-25T17:56:00Z">
        <w:r w:rsidRPr="007A4AFC" w:rsidDel="00166699">
          <w:rPr>
            <w:rFonts w:asciiTheme="majorHAnsi" w:hAnsiTheme="majorHAnsi" w:cstheme="majorHAnsi"/>
            <w:b w:val="0"/>
            <w:bCs/>
            <w:i w:val="0"/>
            <w:color w:val="000000" w:themeColor="text1"/>
            <w:szCs w:val="24"/>
            <w:rPrChange w:id="17867" w:author="Dr Mamadou SANOGO" w:date="2023-10-25T18:15:00Z">
              <w:rPr>
                <w:rFonts w:asciiTheme="majorHAnsi" w:hAnsiTheme="majorHAnsi" w:cstheme="majorHAnsi"/>
                <w:b w:val="0"/>
                <w:bCs/>
                <w:i w:val="0"/>
                <w:szCs w:val="24"/>
              </w:rPr>
            </w:rPrChange>
          </w:rPr>
          <w:delText xml:space="preserve">Le contrôle et le suivi de la formation sont assurés par </w:delText>
        </w:r>
        <w:r w:rsidR="00DF7724" w:rsidRPr="007A4AFC" w:rsidDel="00166699">
          <w:rPr>
            <w:rFonts w:asciiTheme="majorHAnsi" w:hAnsiTheme="majorHAnsi" w:cstheme="majorHAnsi"/>
            <w:b w:val="0"/>
            <w:bCs/>
            <w:i w:val="0"/>
            <w:color w:val="000000" w:themeColor="text1"/>
            <w:szCs w:val="24"/>
            <w:rPrChange w:id="17868" w:author="Dr Mamadou SANOGO" w:date="2023-10-25T18:15:00Z">
              <w:rPr>
                <w:rFonts w:asciiTheme="majorHAnsi" w:hAnsiTheme="majorHAnsi" w:cstheme="majorHAnsi"/>
                <w:b w:val="0"/>
                <w:bCs/>
                <w:i w:val="0"/>
                <w:szCs w:val="24"/>
              </w:rPr>
            </w:rPrChange>
          </w:rPr>
          <w:delText>le Conseil de Perfectionnement.</w:delText>
        </w:r>
      </w:del>
    </w:p>
    <w:p w14:paraId="5619B7D8" w14:textId="4F722867" w:rsidR="004B7510" w:rsidRPr="007A4AFC" w:rsidDel="00166699" w:rsidRDefault="004B7510">
      <w:pPr>
        <w:pStyle w:val="Titre"/>
        <w:tabs>
          <w:tab w:val="num" w:pos="-4820"/>
        </w:tabs>
        <w:spacing w:line="276" w:lineRule="auto"/>
        <w:jc w:val="both"/>
        <w:rPr>
          <w:del w:id="17869" w:author="Dr Mamadou SANOGO" w:date="2023-10-25T17:56:00Z"/>
          <w:rFonts w:asciiTheme="majorHAnsi" w:hAnsiTheme="majorHAnsi" w:cstheme="majorHAnsi"/>
          <w:bCs/>
          <w:i w:val="0"/>
          <w:iCs/>
          <w:color w:val="000000" w:themeColor="text1"/>
          <w:sz w:val="24"/>
          <w:szCs w:val="24"/>
          <w:rPrChange w:id="17870" w:author="Dr Mamadou SANOGO" w:date="2023-10-25T18:15:00Z">
            <w:rPr>
              <w:del w:id="17871" w:author="Dr Mamadou SANOGO" w:date="2023-10-25T17:56:00Z"/>
              <w:rFonts w:asciiTheme="majorHAnsi" w:hAnsiTheme="majorHAnsi" w:cstheme="majorHAnsi"/>
              <w:bCs/>
              <w:i w:val="0"/>
              <w:iCs/>
              <w:sz w:val="24"/>
              <w:szCs w:val="24"/>
            </w:rPr>
          </w:rPrChange>
        </w:rPr>
        <w:pPrChange w:id="17872" w:author="Dr Mamadou SANOGO" w:date="2023-10-25T17:57:00Z">
          <w:pPr>
            <w:pStyle w:val="Titre"/>
            <w:spacing w:line="276" w:lineRule="auto"/>
            <w:jc w:val="both"/>
          </w:pPr>
        </w:pPrChange>
      </w:pPr>
      <w:del w:id="17873" w:author="Dr Mamadou SANOGO" w:date="2023-10-25T17:56:00Z">
        <w:r w:rsidRPr="007A4AFC" w:rsidDel="00166699">
          <w:rPr>
            <w:rFonts w:asciiTheme="majorHAnsi" w:hAnsiTheme="majorHAnsi" w:cstheme="majorHAnsi"/>
            <w:bCs/>
            <w:i w:val="0"/>
            <w:iCs/>
            <w:color w:val="000000" w:themeColor="text1"/>
            <w:szCs w:val="24"/>
            <w:rPrChange w:id="17874" w:author="Dr Mamadou SANOGO" w:date="2023-10-25T18:15:00Z">
              <w:rPr>
                <w:rFonts w:asciiTheme="majorHAnsi" w:hAnsiTheme="majorHAnsi" w:cstheme="majorHAnsi"/>
                <w:bCs/>
                <w:i w:val="0"/>
                <w:iCs/>
                <w:szCs w:val="24"/>
              </w:rPr>
            </w:rPrChange>
          </w:rPr>
          <w:delText>Composition :</w:delText>
        </w:r>
      </w:del>
    </w:p>
    <w:p w14:paraId="309DCB43" w14:textId="5D9A972A" w:rsidR="004B7510" w:rsidRPr="007A4AFC" w:rsidDel="00166699" w:rsidRDefault="004B7510">
      <w:pPr>
        <w:pStyle w:val="Titre"/>
        <w:tabs>
          <w:tab w:val="num" w:pos="-4820"/>
        </w:tabs>
        <w:spacing w:line="276" w:lineRule="auto"/>
        <w:jc w:val="both"/>
        <w:rPr>
          <w:del w:id="17875" w:author="Dr Mamadou SANOGO" w:date="2023-10-25T17:56:00Z"/>
          <w:rFonts w:asciiTheme="majorHAnsi" w:hAnsiTheme="majorHAnsi" w:cstheme="majorHAnsi"/>
          <w:b w:val="0"/>
          <w:bCs/>
          <w:i w:val="0"/>
          <w:color w:val="000000" w:themeColor="text1"/>
          <w:sz w:val="24"/>
          <w:szCs w:val="24"/>
          <w:rPrChange w:id="17876" w:author="Dr Mamadou SANOGO" w:date="2023-10-25T18:15:00Z">
            <w:rPr>
              <w:del w:id="17877" w:author="Dr Mamadou SANOGO" w:date="2023-10-25T17:56:00Z"/>
              <w:rFonts w:asciiTheme="majorHAnsi" w:hAnsiTheme="majorHAnsi" w:cstheme="majorHAnsi"/>
              <w:b w:val="0"/>
              <w:bCs/>
              <w:i w:val="0"/>
              <w:sz w:val="24"/>
              <w:szCs w:val="24"/>
            </w:rPr>
          </w:rPrChange>
        </w:rPr>
        <w:pPrChange w:id="17878" w:author="Dr Mamadou SANOGO" w:date="2023-10-25T17:57:00Z">
          <w:pPr>
            <w:pStyle w:val="Titre"/>
            <w:spacing w:line="276" w:lineRule="auto"/>
            <w:jc w:val="both"/>
          </w:pPr>
        </w:pPrChange>
      </w:pPr>
      <w:del w:id="17879" w:author="Dr Mamadou SANOGO" w:date="2023-10-25T17:56:00Z">
        <w:r w:rsidRPr="007A4AFC" w:rsidDel="00166699">
          <w:rPr>
            <w:rFonts w:asciiTheme="majorHAnsi" w:hAnsiTheme="majorHAnsi" w:cstheme="majorHAnsi"/>
            <w:b w:val="0"/>
            <w:bCs/>
            <w:i w:val="0"/>
            <w:color w:val="000000" w:themeColor="text1"/>
            <w:szCs w:val="24"/>
            <w:rPrChange w:id="17880" w:author="Dr Mamadou SANOGO" w:date="2023-10-25T18:15:00Z">
              <w:rPr>
                <w:rFonts w:asciiTheme="majorHAnsi" w:hAnsiTheme="majorHAnsi" w:cstheme="majorHAnsi"/>
                <w:b w:val="0"/>
                <w:bCs/>
                <w:i w:val="0"/>
                <w:szCs w:val="24"/>
              </w:rPr>
            </w:rPrChange>
          </w:rPr>
          <w:delText>Il est composé du responsable pédagogique du master professionnel, de trois (03) enseignants intervenants dans la formation et de quatre (04) professionnels jouant un rôle actif dans le master (dont au moins deux (02) interviennent) et choisis par le res</w:delText>
        </w:r>
        <w:r w:rsidR="00DF7724" w:rsidRPr="007A4AFC" w:rsidDel="00166699">
          <w:rPr>
            <w:rFonts w:asciiTheme="majorHAnsi" w:hAnsiTheme="majorHAnsi" w:cstheme="majorHAnsi"/>
            <w:b w:val="0"/>
            <w:bCs/>
            <w:i w:val="0"/>
            <w:color w:val="000000" w:themeColor="text1"/>
            <w:szCs w:val="24"/>
            <w:rPrChange w:id="17881" w:author="Dr Mamadou SANOGO" w:date="2023-10-25T18:15:00Z">
              <w:rPr>
                <w:rFonts w:asciiTheme="majorHAnsi" w:hAnsiTheme="majorHAnsi" w:cstheme="majorHAnsi"/>
                <w:b w:val="0"/>
                <w:bCs/>
                <w:i w:val="0"/>
                <w:szCs w:val="24"/>
              </w:rPr>
            </w:rPrChange>
          </w:rPr>
          <w:delText>ponsable pédagogique du master.</w:delText>
        </w:r>
      </w:del>
    </w:p>
    <w:p w14:paraId="53BC65DB" w14:textId="10AC58C6" w:rsidR="004B7510" w:rsidRPr="007A4AFC" w:rsidDel="00166699" w:rsidRDefault="004B7510">
      <w:pPr>
        <w:pStyle w:val="Titre"/>
        <w:tabs>
          <w:tab w:val="num" w:pos="-4820"/>
        </w:tabs>
        <w:spacing w:line="276" w:lineRule="auto"/>
        <w:jc w:val="both"/>
        <w:rPr>
          <w:del w:id="17882" w:author="Dr Mamadou SANOGO" w:date="2023-10-25T17:56:00Z"/>
          <w:rFonts w:asciiTheme="majorHAnsi" w:hAnsiTheme="majorHAnsi" w:cstheme="majorHAnsi"/>
          <w:bCs/>
          <w:i w:val="0"/>
          <w:iCs/>
          <w:color w:val="000000" w:themeColor="text1"/>
          <w:sz w:val="24"/>
          <w:szCs w:val="24"/>
          <w:rPrChange w:id="17883" w:author="Dr Mamadou SANOGO" w:date="2023-10-25T18:15:00Z">
            <w:rPr>
              <w:del w:id="17884" w:author="Dr Mamadou SANOGO" w:date="2023-10-25T17:56:00Z"/>
              <w:rFonts w:asciiTheme="majorHAnsi" w:hAnsiTheme="majorHAnsi" w:cstheme="majorHAnsi"/>
              <w:bCs/>
              <w:i w:val="0"/>
              <w:iCs/>
              <w:sz w:val="24"/>
              <w:szCs w:val="24"/>
            </w:rPr>
          </w:rPrChange>
        </w:rPr>
        <w:pPrChange w:id="17885" w:author="Dr Mamadou SANOGO" w:date="2023-10-25T17:57:00Z">
          <w:pPr>
            <w:pStyle w:val="Titre"/>
            <w:spacing w:line="276" w:lineRule="auto"/>
            <w:jc w:val="both"/>
          </w:pPr>
        </w:pPrChange>
      </w:pPr>
      <w:del w:id="17886" w:author="Dr Mamadou SANOGO" w:date="2023-10-25T17:56:00Z">
        <w:r w:rsidRPr="007A4AFC" w:rsidDel="00166699">
          <w:rPr>
            <w:rFonts w:asciiTheme="majorHAnsi" w:hAnsiTheme="majorHAnsi" w:cstheme="majorHAnsi"/>
            <w:bCs/>
            <w:i w:val="0"/>
            <w:iCs/>
            <w:color w:val="000000" w:themeColor="text1"/>
            <w:szCs w:val="24"/>
            <w:rPrChange w:id="17887" w:author="Dr Mamadou SANOGO" w:date="2023-10-25T18:15:00Z">
              <w:rPr>
                <w:rFonts w:asciiTheme="majorHAnsi" w:hAnsiTheme="majorHAnsi" w:cstheme="majorHAnsi"/>
                <w:bCs/>
                <w:i w:val="0"/>
                <w:iCs/>
                <w:szCs w:val="24"/>
              </w:rPr>
            </w:rPrChange>
          </w:rPr>
          <w:delText xml:space="preserve">Rôle : </w:delText>
        </w:r>
      </w:del>
    </w:p>
    <w:p w14:paraId="7D9C6FCD" w14:textId="439E5784" w:rsidR="004B7510" w:rsidRPr="007A4AFC" w:rsidDel="00166699" w:rsidRDefault="004B7510">
      <w:pPr>
        <w:pStyle w:val="Titre"/>
        <w:tabs>
          <w:tab w:val="num" w:pos="-4820"/>
        </w:tabs>
        <w:spacing w:line="276" w:lineRule="auto"/>
        <w:jc w:val="both"/>
        <w:rPr>
          <w:del w:id="17888" w:author="Dr Mamadou SANOGO" w:date="2023-10-25T17:56:00Z"/>
          <w:rFonts w:asciiTheme="majorHAnsi" w:hAnsiTheme="majorHAnsi" w:cstheme="majorHAnsi"/>
          <w:b w:val="0"/>
          <w:bCs/>
          <w:i w:val="0"/>
          <w:color w:val="000000" w:themeColor="text1"/>
          <w:sz w:val="24"/>
          <w:szCs w:val="24"/>
          <w:rPrChange w:id="17889" w:author="Dr Mamadou SANOGO" w:date="2023-10-25T18:15:00Z">
            <w:rPr>
              <w:del w:id="17890" w:author="Dr Mamadou SANOGO" w:date="2023-10-25T17:56:00Z"/>
              <w:rFonts w:asciiTheme="majorHAnsi" w:hAnsiTheme="majorHAnsi" w:cstheme="majorHAnsi"/>
              <w:b w:val="0"/>
              <w:bCs/>
              <w:i w:val="0"/>
              <w:sz w:val="24"/>
              <w:szCs w:val="24"/>
            </w:rPr>
          </w:rPrChange>
        </w:rPr>
        <w:pPrChange w:id="17891" w:author="Dr Mamadou SANOGO" w:date="2023-10-25T17:57:00Z">
          <w:pPr>
            <w:pStyle w:val="Titre"/>
            <w:spacing w:line="276" w:lineRule="auto"/>
            <w:jc w:val="both"/>
          </w:pPr>
        </w:pPrChange>
      </w:pPr>
      <w:del w:id="17892" w:author="Dr Mamadou SANOGO" w:date="2023-10-25T17:56:00Z">
        <w:r w:rsidRPr="007A4AFC" w:rsidDel="00166699">
          <w:rPr>
            <w:rFonts w:asciiTheme="majorHAnsi" w:hAnsiTheme="majorHAnsi" w:cstheme="majorHAnsi"/>
            <w:b w:val="0"/>
            <w:bCs/>
            <w:i w:val="0"/>
            <w:color w:val="000000" w:themeColor="text1"/>
            <w:szCs w:val="24"/>
            <w:rPrChange w:id="17893" w:author="Dr Mamadou SANOGO" w:date="2023-10-25T18:15:00Z">
              <w:rPr>
                <w:rFonts w:asciiTheme="majorHAnsi" w:hAnsiTheme="majorHAnsi" w:cstheme="majorHAnsi"/>
                <w:b w:val="0"/>
                <w:bCs/>
                <w:i w:val="0"/>
                <w:szCs w:val="24"/>
              </w:rPr>
            </w:rPrChange>
          </w:rPr>
          <w:delText xml:space="preserve">Le Conseil de Perfectionnement : </w:delText>
        </w:r>
      </w:del>
    </w:p>
    <w:p w14:paraId="757A053A" w14:textId="365633F3" w:rsidR="004B7510" w:rsidRPr="007A4AFC" w:rsidDel="00166699" w:rsidRDefault="004B7510">
      <w:pPr>
        <w:pStyle w:val="Titre"/>
        <w:tabs>
          <w:tab w:val="num" w:pos="-4820"/>
        </w:tabs>
        <w:spacing w:line="276" w:lineRule="auto"/>
        <w:jc w:val="both"/>
        <w:rPr>
          <w:del w:id="17894" w:author="Dr Mamadou SANOGO" w:date="2023-10-25T17:56:00Z"/>
          <w:rFonts w:asciiTheme="majorHAnsi" w:hAnsiTheme="majorHAnsi" w:cstheme="majorHAnsi"/>
          <w:b w:val="0"/>
          <w:bCs/>
          <w:i w:val="0"/>
          <w:color w:val="000000" w:themeColor="text1"/>
          <w:sz w:val="24"/>
          <w:szCs w:val="24"/>
          <w:rPrChange w:id="17895" w:author="Dr Mamadou SANOGO" w:date="2023-10-25T18:15:00Z">
            <w:rPr>
              <w:del w:id="17896" w:author="Dr Mamadou SANOGO" w:date="2023-10-25T17:56:00Z"/>
              <w:rFonts w:asciiTheme="majorHAnsi" w:hAnsiTheme="majorHAnsi" w:cstheme="majorHAnsi"/>
              <w:b w:val="0"/>
              <w:bCs/>
              <w:i w:val="0"/>
              <w:sz w:val="24"/>
              <w:szCs w:val="24"/>
            </w:rPr>
          </w:rPrChange>
        </w:rPr>
        <w:pPrChange w:id="17897"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7898" w:author="Dr Mamadou SANOGO" w:date="2023-10-25T17:56:00Z">
        <w:r w:rsidRPr="007A4AFC" w:rsidDel="00166699">
          <w:rPr>
            <w:rFonts w:asciiTheme="majorHAnsi" w:hAnsiTheme="majorHAnsi" w:cstheme="majorHAnsi"/>
            <w:b w:val="0"/>
            <w:bCs/>
            <w:i w:val="0"/>
            <w:color w:val="000000" w:themeColor="text1"/>
            <w:szCs w:val="24"/>
            <w:rPrChange w:id="17899" w:author="Dr Mamadou SANOGO" w:date="2023-10-25T18:15:00Z">
              <w:rPr>
                <w:rFonts w:asciiTheme="majorHAnsi" w:hAnsiTheme="majorHAnsi" w:cstheme="majorHAnsi"/>
                <w:b w:val="0"/>
                <w:bCs/>
                <w:i w:val="0"/>
                <w:szCs w:val="24"/>
              </w:rPr>
            </w:rPrChange>
          </w:rPr>
          <w:delText>Veille à faire évoluer la formation afin de mieux répondre aux évolutions du marché de l’emploi ;</w:delText>
        </w:r>
      </w:del>
    </w:p>
    <w:p w14:paraId="652788B7" w14:textId="274A053A" w:rsidR="004B7510" w:rsidRPr="007A4AFC" w:rsidDel="00166699" w:rsidRDefault="004B7510">
      <w:pPr>
        <w:pStyle w:val="Titre"/>
        <w:tabs>
          <w:tab w:val="num" w:pos="-4820"/>
        </w:tabs>
        <w:spacing w:line="276" w:lineRule="auto"/>
        <w:jc w:val="both"/>
        <w:rPr>
          <w:del w:id="17900" w:author="Dr Mamadou SANOGO" w:date="2023-10-25T17:56:00Z"/>
          <w:rFonts w:asciiTheme="majorHAnsi" w:hAnsiTheme="majorHAnsi" w:cstheme="majorHAnsi"/>
          <w:b w:val="0"/>
          <w:bCs/>
          <w:i w:val="0"/>
          <w:color w:val="000000" w:themeColor="text1"/>
          <w:sz w:val="24"/>
          <w:szCs w:val="24"/>
          <w:rPrChange w:id="17901" w:author="Dr Mamadou SANOGO" w:date="2023-10-25T18:15:00Z">
            <w:rPr>
              <w:del w:id="17902" w:author="Dr Mamadou SANOGO" w:date="2023-10-25T17:56:00Z"/>
              <w:rFonts w:asciiTheme="majorHAnsi" w:hAnsiTheme="majorHAnsi" w:cstheme="majorHAnsi"/>
              <w:b w:val="0"/>
              <w:bCs/>
              <w:i w:val="0"/>
              <w:sz w:val="24"/>
              <w:szCs w:val="24"/>
            </w:rPr>
          </w:rPrChange>
        </w:rPr>
        <w:pPrChange w:id="17903"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7904" w:author="Dr Mamadou SANOGO" w:date="2023-10-25T17:56:00Z">
        <w:r w:rsidRPr="007A4AFC" w:rsidDel="00166699">
          <w:rPr>
            <w:rFonts w:asciiTheme="majorHAnsi" w:hAnsiTheme="majorHAnsi" w:cstheme="majorHAnsi"/>
            <w:b w:val="0"/>
            <w:bCs/>
            <w:i w:val="0"/>
            <w:color w:val="000000" w:themeColor="text1"/>
            <w:szCs w:val="24"/>
            <w:rPrChange w:id="17905" w:author="Dr Mamadou SANOGO" w:date="2023-10-25T18:15:00Z">
              <w:rPr>
                <w:rFonts w:asciiTheme="majorHAnsi" w:hAnsiTheme="majorHAnsi" w:cstheme="majorHAnsi"/>
                <w:b w:val="0"/>
                <w:bCs/>
                <w:i w:val="0"/>
                <w:szCs w:val="24"/>
              </w:rPr>
            </w:rPrChange>
          </w:rPr>
          <w:delText>Déclenche les demandes de (ré)habilitation du master</w:delText>
        </w:r>
      </w:del>
    </w:p>
    <w:p w14:paraId="38B4BE0E" w14:textId="603981B5" w:rsidR="004B7510" w:rsidRPr="007A4AFC" w:rsidDel="00166699" w:rsidRDefault="004B7510">
      <w:pPr>
        <w:pStyle w:val="Titre"/>
        <w:tabs>
          <w:tab w:val="num" w:pos="-4820"/>
        </w:tabs>
        <w:spacing w:line="276" w:lineRule="auto"/>
        <w:jc w:val="both"/>
        <w:rPr>
          <w:del w:id="17906" w:author="Dr Mamadou SANOGO" w:date="2023-10-25T17:56:00Z"/>
          <w:rFonts w:asciiTheme="majorHAnsi" w:hAnsiTheme="majorHAnsi" w:cstheme="majorHAnsi"/>
          <w:b w:val="0"/>
          <w:bCs/>
          <w:i w:val="0"/>
          <w:color w:val="000000" w:themeColor="text1"/>
          <w:sz w:val="24"/>
          <w:szCs w:val="24"/>
          <w:rPrChange w:id="17907" w:author="Dr Mamadou SANOGO" w:date="2023-10-25T18:15:00Z">
            <w:rPr>
              <w:del w:id="17908" w:author="Dr Mamadou SANOGO" w:date="2023-10-25T17:56:00Z"/>
              <w:rFonts w:asciiTheme="majorHAnsi" w:hAnsiTheme="majorHAnsi" w:cstheme="majorHAnsi"/>
              <w:b w:val="0"/>
              <w:bCs/>
              <w:i w:val="0"/>
              <w:sz w:val="24"/>
              <w:szCs w:val="24"/>
            </w:rPr>
          </w:rPrChange>
        </w:rPr>
        <w:pPrChange w:id="17909"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7910" w:author="Dr Mamadou SANOGO" w:date="2023-10-25T17:56:00Z">
        <w:r w:rsidRPr="007A4AFC" w:rsidDel="00166699">
          <w:rPr>
            <w:rFonts w:asciiTheme="majorHAnsi" w:hAnsiTheme="majorHAnsi" w:cstheme="majorHAnsi"/>
            <w:b w:val="0"/>
            <w:bCs/>
            <w:i w:val="0"/>
            <w:color w:val="000000" w:themeColor="text1"/>
            <w:szCs w:val="24"/>
            <w:rPrChange w:id="17911" w:author="Dr Mamadou SANOGO" w:date="2023-10-25T18:15:00Z">
              <w:rPr>
                <w:rFonts w:asciiTheme="majorHAnsi" w:hAnsiTheme="majorHAnsi" w:cstheme="majorHAnsi"/>
                <w:b w:val="0"/>
                <w:bCs/>
                <w:i w:val="0"/>
                <w:szCs w:val="24"/>
              </w:rPr>
            </w:rPrChange>
          </w:rPr>
          <w:delText>Assure le contrôle du bon déroulement de la formation</w:delText>
        </w:r>
      </w:del>
    </w:p>
    <w:p w14:paraId="31722668" w14:textId="2BDC4A89" w:rsidR="004B7510" w:rsidRPr="007A4AFC" w:rsidDel="00166699" w:rsidRDefault="004B7510">
      <w:pPr>
        <w:pStyle w:val="Titre"/>
        <w:tabs>
          <w:tab w:val="num" w:pos="-4820"/>
        </w:tabs>
        <w:spacing w:line="276" w:lineRule="auto"/>
        <w:jc w:val="both"/>
        <w:rPr>
          <w:del w:id="17912" w:author="Dr Mamadou SANOGO" w:date="2023-10-25T17:56:00Z"/>
          <w:rFonts w:asciiTheme="majorHAnsi" w:hAnsiTheme="majorHAnsi" w:cstheme="majorHAnsi"/>
          <w:b w:val="0"/>
          <w:bCs/>
          <w:i w:val="0"/>
          <w:color w:val="000000" w:themeColor="text1"/>
          <w:sz w:val="24"/>
          <w:szCs w:val="24"/>
          <w:rPrChange w:id="17913" w:author="Dr Mamadou SANOGO" w:date="2023-10-25T18:15:00Z">
            <w:rPr>
              <w:del w:id="17914" w:author="Dr Mamadou SANOGO" w:date="2023-10-25T17:56:00Z"/>
              <w:rFonts w:asciiTheme="majorHAnsi" w:hAnsiTheme="majorHAnsi" w:cstheme="majorHAnsi"/>
              <w:b w:val="0"/>
              <w:bCs/>
              <w:i w:val="0"/>
              <w:sz w:val="24"/>
              <w:szCs w:val="24"/>
            </w:rPr>
          </w:rPrChange>
        </w:rPr>
        <w:pPrChange w:id="17915"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7916" w:author="Dr Mamadou SANOGO" w:date="2023-10-25T17:56:00Z">
        <w:r w:rsidRPr="007A4AFC" w:rsidDel="00166699">
          <w:rPr>
            <w:rFonts w:asciiTheme="majorHAnsi" w:hAnsiTheme="majorHAnsi" w:cstheme="majorHAnsi"/>
            <w:b w:val="0"/>
            <w:bCs/>
            <w:i w:val="0"/>
            <w:color w:val="000000" w:themeColor="text1"/>
            <w:szCs w:val="24"/>
            <w:rPrChange w:id="17917" w:author="Dr Mamadou SANOGO" w:date="2023-10-25T18:15:00Z">
              <w:rPr>
                <w:rFonts w:asciiTheme="majorHAnsi" w:hAnsiTheme="majorHAnsi" w:cstheme="majorHAnsi"/>
                <w:b w:val="0"/>
                <w:bCs/>
                <w:i w:val="0"/>
                <w:szCs w:val="24"/>
              </w:rPr>
            </w:rPrChange>
          </w:rPr>
          <w:delText>Recueille et exploite les statistiques d’activité et d’insertion des étudiants en vue d’élaborer le rapport annuel d’activité</w:delText>
        </w:r>
      </w:del>
    </w:p>
    <w:p w14:paraId="5F54D24B" w14:textId="7FDC385A" w:rsidR="004B7510" w:rsidRPr="007A4AFC" w:rsidDel="00166699" w:rsidRDefault="004B7510">
      <w:pPr>
        <w:pStyle w:val="Titre"/>
        <w:tabs>
          <w:tab w:val="num" w:pos="-4820"/>
        </w:tabs>
        <w:spacing w:line="276" w:lineRule="auto"/>
        <w:jc w:val="both"/>
        <w:rPr>
          <w:del w:id="17918" w:author="Dr Mamadou SANOGO" w:date="2023-10-25T17:56:00Z"/>
          <w:rFonts w:asciiTheme="majorHAnsi" w:hAnsiTheme="majorHAnsi" w:cstheme="majorHAnsi"/>
          <w:bCs/>
          <w:color w:val="000000" w:themeColor="text1"/>
          <w:sz w:val="24"/>
          <w:szCs w:val="24"/>
          <w:rPrChange w:id="17919" w:author="Dr Mamadou SANOGO" w:date="2023-10-25T18:15:00Z">
            <w:rPr>
              <w:del w:id="17920" w:author="Dr Mamadou SANOGO" w:date="2023-10-25T17:56:00Z"/>
              <w:rFonts w:asciiTheme="majorHAnsi" w:hAnsiTheme="majorHAnsi" w:cstheme="majorHAnsi"/>
              <w:bCs/>
              <w:sz w:val="24"/>
              <w:szCs w:val="24"/>
            </w:rPr>
          </w:rPrChange>
        </w:rPr>
        <w:pPrChange w:id="17921" w:author="Dr Mamadou SANOGO" w:date="2023-10-25T17:57:00Z">
          <w:pPr>
            <w:pStyle w:val="Titre"/>
            <w:spacing w:line="276" w:lineRule="auto"/>
            <w:jc w:val="both"/>
          </w:pPr>
        </w:pPrChange>
      </w:pPr>
      <w:del w:id="17922" w:author="Dr Mamadou SANOGO" w:date="2023-10-25T17:56:00Z">
        <w:r w:rsidRPr="007A4AFC" w:rsidDel="00166699">
          <w:rPr>
            <w:rFonts w:asciiTheme="majorHAnsi" w:hAnsiTheme="majorHAnsi" w:cstheme="majorHAnsi"/>
            <w:bCs/>
            <w:i w:val="0"/>
            <w:iCs/>
            <w:color w:val="000000" w:themeColor="text1"/>
            <w:szCs w:val="24"/>
            <w:rPrChange w:id="17923" w:author="Dr Mamadou SANOGO" w:date="2023-10-25T18:15:00Z">
              <w:rPr>
                <w:rFonts w:asciiTheme="majorHAnsi" w:hAnsiTheme="majorHAnsi" w:cstheme="majorHAnsi"/>
                <w:bCs/>
                <w:i w:val="0"/>
                <w:iCs/>
                <w:szCs w:val="24"/>
              </w:rPr>
            </w:rPrChange>
          </w:rPr>
          <w:delText>Organisation</w:delText>
        </w:r>
        <w:r w:rsidRPr="007A4AFC" w:rsidDel="00166699">
          <w:rPr>
            <w:rFonts w:asciiTheme="majorHAnsi" w:hAnsiTheme="majorHAnsi" w:cstheme="majorHAnsi"/>
            <w:bCs/>
            <w:color w:val="000000" w:themeColor="text1"/>
            <w:szCs w:val="24"/>
            <w:rPrChange w:id="17924" w:author="Dr Mamadou SANOGO" w:date="2023-10-25T18:15:00Z">
              <w:rPr>
                <w:rFonts w:asciiTheme="majorHAnsi" w:hAnsiTheme="majorHAnsi" w:cstheme="majorHAnsi"/>
                <w:bCs/>
                <w:szCs w:val="24"/>
              </w:rPr>
            </w:rPrChange>
          </w:rPr>
          <w:delText xml:space="preserve"> : </w:delText>
        </w:r>
      </w:del>
    </w:p>
    <w:p w14:paraId="68CE9342" w14:textId="02434060" w:rsidR="00CA033A" w:rsidRPr="007A4AFC" w:rsidDel="00166699" w:rsidRDefault="004B7510">
      <w:pPr>
        <w:pStyle w:val="Titre"/>
        <w:tabs>
          <w:tab w:val="num" w:pos="-4820"/>
        </w:tabs>
        <w:spacing w:line="276" w:lineRule="auto"/>
        <w:jc w:val="both"/>
        <w:rPr>
          <w:del w:id="17925" w:author="Dr Mamadou SANOGO" w:date="2023-10-25T17:56:00Z"/>
          <w:rFonts w:asciiTheme="majorHAnsi" w:hAnsiTheme="majorHAnsi" w:cstheme="majorHAnsi"/>
          <w:bCs/>
          <w:color w:val="000000" w:themeColor="text1"/>
          <w:szCs w:val="24"/>
          <w:u w:val="single"/>
          <w:rPrChange w:id="17926" w:author="Dr Mamadou SANOGO" w:date="2023-10-25T18:15:00Z">
            <w:rPr>
              <w:del w:id="17927" w:author="Dr Mamadou SANOGO" w:date="2023-10-25T17:56:00Z"/>
              <w:rFonts w:asciiTheme="majorHAnsi" w:hAnsiTheme="majorHAnsi" w:cstheme="majorHAnsi"/>
              <w:bCs/>
              <w:szCs w:val="24"/>
              <w:u w:val="single"/>
            </w:rPr>
          </w:rPrChange>
        </w:rPr>
        <w:pPrChange w:id="17928" w:author="Dr Mamadou SANOGO" w:date="2023-10-25T17:57:00Z">
          <w:pPr>
            <w:tabs>
              <w:tab w:val="left" w:pos="567"/>
              <w:tab w:val="left" w:pos="1276"/>
              <w:tab w:val="left" w:pos="2127"/>
            </w:tabs>
            <w:spacing w:before="100"/>
          </w:pPr>
        </w:pPrChange>
      </w:pPr>
      <w:del w:id="17929" w:author="Dr Mamadou SANOGO" w:date="2023-10-25T17:56:00Z">
        <w:r w:rsidRPr="007A4AFC" w:rsidDel="00166699">
          <w:rPr>
            <w:rFonts w:asciiTheme="majorHAnsi" w:hAnsiTheme="majorHAnsi" w:cstheme="majorHAnsi"/>
            <w:bCs/>
            <w:color w:val="000000" w:themeColor="text1"/>
            <w:szCs w:val="24"/>
            <w:rPrChange w:id="17930" w:author="Dr Mamadou SANOGO" w:date="2023-10-25T18:15:00Z">
              <w:rPr>
                <w:rFonts w:asciiTheme="majorHAnsi" w:hAnsiTheme="majorHAnsi" w:cstheme="majorHAnsi"/>
                <w:bCs/>
                <w:szCs w:val="24"/>
              </w:rPr>
            </w:rPrChange>
          </w:rPr>
          <w:delText>Le Conseil de perfectionnement se réunit au moins trois (03) fois dans l’année, avant la fin de chaque semestre. Un relevé de conclusions est rédigé à l’issue de chaque réunion.</w:delText>
        </w:r>
      </w:del>
    </w:p>
    <w:p w14:paraId="236B6471" w14:textId="69094890" w:rsidR="00CA033A" w:rsidRPr="007A4AFC" w:rsidDel="00166699" w:rsidRDefault="00CA033A">
      <w:pPr>
        <w:pStyle w:val="Titre"/>
        <w:tabs>
          <w:tab w:val="num" w:pos="-4820"/>
        </w:tabs>
        <w:spacing w:line="276" w:lineRule="auto"/>
        <w:jc w:val="both"/>
        <w:rPr>
          <w:del w:id="17931" w:author="Dr Mamadou SANOGO" w:date="2023-10-25T17:56:00Z"/>
          <w:rFonts w:ascii="Arial" w:hAnsi="Arial" w:cs="Arial"/>
          <w:bCs/>
          <w:color w:val="000000" w:themeColor="text1"/>
          <w:szCs w:val="24"/>
          <w:u w:val="single"/>
          <w:rPrChange w:id="17932" w:author="Dr Mamadou SANOGO" w:date="2023-10-25T18:15:00Z">
            <w:rPr>
              <w:del w:id="17933" w:author="Dr Mamadou SANOGO" w:date="2023-10-25T17:56:00Z"/>
              <w:rFonts w:ascii="Arial" w:hAnsi="Arial" w:cs="Arial"/>
              <w:bCs/>
              <w:szCs w:val="24"/>
              <w:u w:val="single"/>
            </w:rPr>
          </w:rPrChange>
        </w:rPr>
        <w:pPrChange w:id="17934" w:author="Dr Mamadou SANOGO" w:date="2023-10-25T17:57:00Z">
          <w:pPr>
            <w:spacing w:line="240" w:lineRule="auto"/>
          </w:pPr>
        </w:pPrChange>
      </w:pPr>
    </w:p>
    <w:p w14:paraId="71239DB3" w14:textId="2431A42B" w:rsidR="0046050D" w:rsidRPr="007A4AFC" w:rsidDel="00166699" w:rsidRDefault="0046050D">
      <w:pPr>
        <w:pStyle w:val="Titre"/>
        <w:tabs>
          <w:tab w:val="num" w:pos="-4820"/>
        </w:tabs>
        <w:spacing w:line="276" w:lineRule="auto"/>
        <w:jc w:val="both"/>
        <w:rPr>
          <w:del w:id="17935" w:author="Dr Mamadou SANOGO" w:date="2023-10-25T17:56:00Z"/>
          <w:rFonts w:ascii="Arial" w:hAnsi="Arial" w:cs="Arial"/>
          <w:bCs/>
          <w:color w:val="000000" w:themeColor="text1"/>
          <w:szCs w:val="24"/>
          <w:u w:val="single"/>
          <w:rPrChange w:id="17936" w:author="Dr Mamadou SANOGO" w:date="2023-10-25T18:15:00Z">
            <w:rPr>
              <w:del w:id="17937" w:author="Dr Mamadou SANOGO" w:date="2023-10-25T17:56:00Z"/>
              <w:rFonts w:ascii="Arial" w:hAnsi="Arial" w:cs="Arial"/>
              <w:bCs/>
              <w:szCs w:val="24"/>
              <w:u w:val="single"/>
            </w:rPr>
          </w:rPrChange>
        </w:rPr>
        <w:pPrChange w:id="17938" w:author="Dr Mamadou SANOGO" w:date="2023-10-25T17:57:00Z">
          <w:pPr>
            <w:tabs>
              <w:tab w:val="left" w:pos="567"/>
              <w:tab w:val="left" w:pos="1276"/>
              <w:tab w:val="left" w:pos="2127"/>
            </w:tabs>
            <w:spacing w:before="100"/>
          </w:pPr>
        </w:pPrChange>
      </w:pPr>
    </w:p>
    <w:p w14:paraId="11019CF3" w14:textId="1F73C6A9" w:rsidR="0046050D" w:rsidRPr="007A4AFC" w:rsidDel="00166699" w:rsidRDefault="0046050D">
      <w:pPr>
        <w:pStyle w:val="Titre"/>
        <w:tabs>
          <w:tab w:val="num" w:pos="-4820"/>
        </w:tabs>
        <w:spacing w:line="276" w:lineRule="auto"/>
        <w:jc w:val="both"/>
        <w:rPr>
          <w:del w:id="17939" w:author="Dr Mamadou SANOGO" w:date="2023-10-25T17:56:00Z"/>
          <w:color w:val="000000" w:themeColor="text1"/>
          <w:szCs w:val="24"/>
          <w:lang w:val="fr-ML"/>
          <w:rPrChange w:id="17940" w:author="Dr Mamadou SANOGO" w:date="2023-10-25T18:15:00Z">
            <w:rPr>
              <w:del w:id="17941" w:author="Dr Mamadou SANOGO" w:date="2023-10-25T17:56:00Z"/>
              <w:color w:val="365E90"/>
              <w:szCs w:val="24"/>
              <w:lang w:val="fr-ML"/>
            </w:rPr>
          </w:rPrChange>
        </w:rPr>
        <w:pPrChange w:id="17942" w:author="Dr Mamadou SANOGO" w:date="2023-10-25T17:57:00Z">
          <w:pPr>
            <w:ind w:left="101"/>
          </w:pPr>
        </w:pPrChange>
      </w:pPr>
    </w:p>
    <w:p w14:paraId="05EEC6FC" w14:textId="37990E59" w:rsidR="0046050D" w:rsidRPr="007A4AFC" w:rsidDel="00166699" w:rsidRDefault="0046050D">
      <w:pPr>
        <w:pStyle w:val="Titre"/>
        <w:tabs>
          <w:tab w:val="num" w:pos="-4820"/>
        </w:tabs>
        <w:spacing w:line="276" w:lineRule="auto"/>
        <w:jc w:val="both"/>
        <w:rPr>
          <w:del w:id="17943" w:author="Dr Mamadou SANOGO" w:date="2023-10-25T17:56:00Z"/>
          <w:color w:val="000000" w:themeColor="text1"/>
          <w:szCs w:val="24"/>
          <w:lang w:val="fr-ML"/>
          <w:rPrChange w:id="17944" w:author="Dr Mamadou SANOGO" w:date="2023-10-25T18:15:00Z">
            <w:rPr>
              <w:del w:id="17945" w:author="Dr Mamadou SANOGO" w:date="2023-10-25T17:56:00Z"/>
              <w:color w:val="365E90"/>
              <w:szCs w:val="24"/>
              <w:lang w:val="fr-ML"/>
            </w:rPr>
          </w:rPrChange>
        </w:rPr>
        <w:pPrChange w:id="17946" w:author="Dr Mamadou SANOGO" w:date="2023-10-25T17:57:00Z">
          <w:pPr>
            <w:ind w:left="101"/>
          </w:pPr>
        </w:pPrChange>
      </w:pPr>
    </w:p>
    <w:p w14:paraId="34546792" w14:textId="05C834B7" w:rsidR="0046050D" w:rsidRPr="007A4AFC" w:rsidDel="00166699" w:rsidRDefault="0046050D">
      <w:pPr>
        <w:pStyle w:val="Titre"/>
        <w:tabs>
          <w:tab w:val="num" w:pos="-4820"/>
        </w:tabs>
        <w:spacing w:line="276" w:lineRule="auto"/>
        <w:jc w:val="both"/>
        <w:rPr>
          <w:del w:id="17947" w:author="Dr Mamadou SANOGO" w:date="2023-10-25T17:56:00Z"/>
          <w:color w:val="000000" w:themeColor="text1"/>
          <w:szCs w:val="24"/>
          <w:lang w:val="fr-ML"/>
          <w:rPrChange w:id="17948" w:author="Dr Mamadou SANOGO" w:date="2023-10-25T18:15:00Z">
            <w:rPr>
              <w:del w:id="17949" w:author="Dr Mamadou SANOGO" w:date="2023-10-25T17:56:00Z"/>
              <w:color w:val="365E90"/>
              <w:szCs w:val="24"/>
              <w:lang w:val="fr-ML"/>
            </w:rPr>
          </w:rPrChange>
        </w:rPr>
        <w:pPrChange w:id="17950" w:author="Dr Mamadou SANOGO" w:date="2023-10-25T17:57:00Z">
          <w:pPr>
            <w:spacing w:line="240" w:lineRule="auto"/>
            <w:ind w:left="102"/>
          </w:pPr>
        </w:pPrChange>
      </w:pPr>
    </w:p>
    <w:p w14:paraId="1D49C040" w14:textId="6C9B15C9" w:rsidR="004B7510" w:rsidRPr="007A4AFC" w:rsidDel="00166699" w:rsidRDefault="004B7510">
      <w:pPr>
        <w:pStyle w:val="Titre"/>
        <w:tabs>
          <w:tab w:val="num" w:pos="-4820"/>
        </w:tabs>
        <w:spacing w:line="276" w:lineRule="auto"/>
        <w:jc w:val="both"/>
        <w:rPr>
          <w:del w:id="17951" w:author="Dr Mamadou SANOGO" w:date="2023-10-25T17:56:00Z"/>
          <w:color w:val="000000" w:themeColor="text1"/>
          <w:szCs w:val="24"/>
          <w:lang w:val="fr-ML"/>
          <w:rPrChange w:id="17952" w:author="Dr Mamadou SANOGO" w:date="2023-10-25T18:15:00Z">
            <w:rPr>
              <w:del w:id="17953" w:author="Dr Mamadou SANOGO" w:date="2023-10-25T17:56:00Z"/>
              <w:color w:val="365E90"/>
              <w:szCs w:val="24"/>
              <w:lang w:val="fr-ML"/>
            </w:rPr>
          </w:rPrChange>
        </w:rPr>
        <w:pPrChange w:id="17954" w:author="Dr Mamadou SANOGO" w:date="2023-10-25T17:57:00Z">
          <w:pPr>
            <w:spacing w:line="240" w:lineRule="auto"/>
            <w:ind w:left="102"/>
          </w:pPr>
        </w:pPrChange>
      </w:pPr>
    </w:p>
    <w:p w14:paraId="0A206F6A" w14:textId="149FC0E6" w:rsidR="004B7510" w:rsidRPr="007A4AFC" w:rsidDel="00166699" w:rsidRDefault="004B7510">
      <w:pPr>
        <w:pStyle w:val="Titre"/>
        <w:tabs>
          <w:tab w:val="num" w:pos="-4820"/>
        </w:tabs>
        <w:spacing w:line="276" w:lineRule="auto"/>
        <w:jc w:val="both"/>
        <w:rPr>
          <w:del w:id="17955" w:author="Dr Mamadou SANOGO" w:date="2023-10-25T17:56:00Z"/>
          <w:color w:val="000000" w:themeColor="text1"/>
          <w:szCs w:val="24"/>
          <w:lang w:val="fr-ML"/>
          <w:rPrChange w:id="17956" w:author="Dr Mamadou SANOGO" w:date="2023-10-25T18:15:00Z">
            <w:rPr>
              <w:del w:id="17957" w:author="Dr Mamadou SANOGO" w:date="2023-10-25T17:56:00Z"/>
              <w:color w:val="365E90"/>
              <w:szCs w:val="24"/>
              <w:lang w:val="fr-ML"/>
            </w:rPr>
          </w:rPrChange>
        </w:rPr>
        <w:pPrChange w:id="17958" w:author="Dr Mamadou SANOGO" w:date="2023-10-25T17:57:00Z">
          <w:pPr>
            <w:spacing w:line="240" w:lineRule="auto"/>
            <w:ind w:left="102"/>
          </w:pPr>
        </w:pPrChange>
      </w:pPr>
    </w:p>
    <w:p w14:paraId="6460C2D5" w14:textId="4FB7FB37" w:rsidR="004B7510" w:rsidRPr="007A4AFC" w:rsidDel="00166699" w:rsidRDefault="004B7510">
      <w:pPr>
        <w:pStyle w:val="Titre"/>
        <w:tabs>
          <w:tab w:val="num" w:pos="-4820"/>
        </w:tabs>
        <w:spacing w:line="276" w:lineRule="auto"/>
        <w:jc w:val="both"/>
        <w:rPr>
          <w:del w:id="17959" w:author="Dr Mamadou SANOGO" w:date="2023-10-25T17:56:00Z"/>
          <w:color w:val="000000" w:themeColor="text1"/>
          <w:szCs w:val="24"/>
          <w:lang w:val="fr-ML"/>
          <w:rPrChange w:id="17960" w:author="Dr Mamadou SANOGO" w:date="2023-10-25T18:15:00Z">
            <w:rPr>
              <w:del w:id="17961" w:author="Dr Mamadou SANOGO" w:date="2023-10-25T17:56:00Z"/>
              <w:color w:val="365E90"/>
              <w:szCs w:val="24"/>
              <w:lang w:val="fr-ML"/>
            </w:rPr>
          </w:rPrChange>
        </w:rPr>
        <w:pPrChange w:id="17962" w:author="Dr Mamadou SANOGO" w:date="2023-10-25T17:57:00Z">
          <w:pPr>
            <w:spacing w:line="240" w:lineRule="auto"/>
            <w:ind w:left="102"/>
          </w:pPr>
        </w:pPrChange>
      </w:pPr>
    </w:p>
    <w:p w14:paraId="19F27286" w14:textId="602D47A4" w:rsidR="004B7510" w:rsidRPr="007A4AFC" w:rsidDel="00166699" w:rsidRDefault="004B7510">
      <w:pPr>
        <w:pStyle w:val="Titre"/>
        <w:tabs>
          <w:tab w:val="num" w:pos="-4820"/>
        </w:tabs>
        <w:spacing w:line="276" w:lineRule="auto"/>
        <w:jc w:val="both"/>
        <w:rPr>
          <w:del w:id="17963" w:author="Dr Mamadou SANOGO" w:date="2023-10-25T17:56:00Z"/>
          <w:color w:val="000000" w:themeColor="text1"/>
          <w:szCs w:val="24"/>
          <w:lang w:val="fr-ML"/>
          <w:rPrChange w:id="17964" w:author="Dr Mamadou SANOGO" w:date="2023-10-25T18:15:00Z">
            <w:rPr>
              <w:del w:id="17965" w:author="Dr Mamadou SANOGO" w:date="2023-10-25T17:56:00Z"/>
              <w:color w:val="365E90"/>
              <w:szCs w:val="24"/>
              <w:lang w:val="fr-ML"/>
            </w:rPr>
          </w:rPrChange>
        </w:rPr>
        <w:pPrChange w:id="17966" w:author="Dr Mamadou SANOGO" w:date="2023-10-25T17:57:00Z">
          <w:pPr>
            <w:spacing w:line="240" w:lineRule="auto"/>
            <w:ind w:left="102"/>
          </w:pPr>
        </w:pPrChange>
      </w:pPr>
    </w:p>
    <w:p w14:paraId="34FA0607" w14:textId="4422568A" w:rsidR="004B7510" w:rsidRPr="007A4AFC" w:rsidDel="00166699" w:rsidRDefault="004B7510">
      <w:pPr>
        <w:pStyle w:val="Titre"/>
        <w:tabs>
          <w:tab w:val="num" w:pos="-4820"/>
        </w:tabs>
        <w:spacing w:line="276" w:lineRule="auto"/>
        <w:jc w:val="both"/>
        <w:rPr>
          <w:del w:id="17967" w:author="Dr Mamadou SANOGO" w:date="2023-10-25T17:56:00Z"/>
          <w:color w:val="000000" w:themeColor="text1"/>
          <w:szCs w:val="24"/>
          <w:lang w:val="fr-ML"/>
          <w:rPrChange w:id="17968" w:author="Dr Mamadou SANOGO" w:date="2023-10-25T18:15:00Z">
            <w:rPr>
              <w:del w:id="17969" w:author="Dr Mamadou SANOGO" w:date="2023-10-25T17:56:00Z"/>
              <w:color w:val="365E90"/>
              <w:szCs w:val="24"/>
              <w:lang w:val="fr-ML"/>
            </w:rPr>
          </w:rPrChange>
        </w:rPr>
        <w:pPrChange w:id="17970" w:author="Dr Mamadou SANOGO" w:date="2023-10-25T17:57:00Z">
          <w:pPr>
            <w:spacing w:line="240" w:lineRule="auto"/>
            <w:ind w:left="102"/>
          </w:pPr>
        </w:pPrChange>
      </w:pPr>
    </w:p>
    <w:p w14:paraId="38C0A90F" w14:textId="745EBE8D" w:rsidR="004B7510" w:rsidRPr="007A4AFC" w:rsidDel="00166699" w:rsidRDefault="004B7510">
      <w:pPr>
        <w:pStyle w:val="Titre"/>
        <w:tabs>
          <w:tab w:val="num" w:pos="-4820"/>
        </w:tabs>
        <w:spacing w:line="276" w:lineRule="auto"/>
        <w:jc w:val="both"/>
        <w:rPr>
          <w:del w:id="17971" w:author="Dr Mamadou SANOGO" w:date="2023-10-25T17:56:00Z"/>
          <w:color w:val="000000" w:themeColor="text1"/>
          <w:szCs w:val="24"/>
          <w:lang w:val="fr-ML"/>
          <w:rPrChange w:id="17972" w:author="Dr Mamadou SANOGO" w:date="2023-10-25T18:15:00Z">
            <w:rPr>
              <w:del w:id="17973" w:author="Dr Mamadou SANOGO" w:date="2023-10-25T17:56:00Z"/>
              <w:color w:val="365E90"/>
              <w:szCs w:val="24"/>
              <w:lang w:val="fr-ML"/>
            </w:rPr>
          </w:rPrChange>
        </w:rPr>
        <w:pPrChange w:id="17974" w:author="Dr Mamadou SANOGO" w:date="2023-10-25T17:57:00Z">
          <w:pPr>
            <w:spacing w:line="240" w:lineRule="auto"/>
            <w:ind w:left="102"/>
          </w:pPr>
        </w:pPrChange>
      </w:pPr>
    </w:p>
    <w:p w14:paraId="4F5E2800" w14:textId="71C11FEE" w:rsidR="004B7510" w:rsidRPr="007A4AFC" w:rsidDel="00166699" w:rsidRDefault="004B7510">
      <w:pPr>
        <w:pStyle w:val="Titre"/>
        <w:tabs>
          <w:tab w:val="num" w:pos="-4820"/>
        </w:tabs>
        <w:spacing w:line="276" w:lineRule="auto"/>
        <w:jc w:val="both"/>
        <w:rPr>
          <w:del w:id="17975" w:author="Dr Mamadou SANOGO" w:date="2023-10-25T17:56:00Z"/>
          <w:color w:val="000000" w:themeColor="text1"/>
          <w:szCs w:val="24"/>
          <w:lang w:val="fr-ML"/>
          <w:rPrChange w:id="17976" w:author="Dr Mamadou SANOGO" w:date="2023-10-25T18:15:00Z">
            <w:rPr>
              <w:del w:id="17977" w:author="Dr Mamadou SANOGO" w:date="2023-10-25T17:56:00Z"/>
              <w:color w:val="365E90"/>
              <w:szCs w:val="24"/>
              <w:lang w:val="fr-ML"/>
            </w:rPr>
          </w:rPrChange>
        </w:rPr>
        <w:pPrChange w:id="17978" w:author="Dr Mamadou SANOGO" w:date="2023-10-25T17:57:00Z">
          <w:pPr>
            <w:spacing w:line="240" w:lineRule="auto"/>
            <w:ind w:left="102"/>
          </w:pPr>
        </w:pPrChange>
      </w:pPr>
    </w:p>
    <w:p w14:paraId="30BC45DB" w14:textId="18F2DF48" w:rsidR="004B7510" w:rsidRPr="007A4AFC" w:rsidDel="00166699" w:rsidRDefault="004B7510">
      <w:pPr>
        <w:pStyle w:val="Titre"/>
        <w:tabs>
          <w:tab w:val="num" w:pos="-4820"/>
        </w:tabs>
        <w:spacing w:line="276" w:lineRule="auto"/>
        <w:jc w:val="both"/>
        <w:rPr>
          <w:del w:id="17979" w:author="Dr Mamadou SANOGO" w:date="2023-10-25T17:56:00Z"/>
          <w:color w:val="000000" w:themeColor="text1"/>
          <w:szCs w:val="24"/>
          <w:lang w:val="fr-ML"/>
          <w:rPrChange w:id="17980" w:author="Dr Mamadou SANOGO" w:date="2023-10-25T18:15:00Z">
            <w:rPr>
              <w:del w:id="17981" w:author="Dr Mamadou SANOGO" w:date="2023-10-25T17:56:00Z"/>
              <w:color w:val="365E90"/>
              <w:szCs w:val="24"/>
              <w:lang w:val="fr-ML"/>
            </w:rPr>
          </w:rPrChange>
        </w:rPr>
        <w:pPrChange w:id="17982" w:author="Dr Mamadou SANOGO" w:date="2023-10-25T17:57:00Z">
          <w:pPr>
            <w:spacing w:line="240" w:lineRule="auto"/>
            <w:ind w:left="102"/>
          </w:pPr>
        </w:pPrChange>
      </w:pPr>
    </w:p>
    <w:p w14:paraId="40F433F3" w14:textId="386C7D56" w:rsidR="004B7510" w:rsidRPr="007A4AFC" w:rsidDel="00166699" w:rsidRDefault="004B7510">
      <w:pPr>
        <w:pStyle w:val="Titre"/>
        <w:tabs>
          <w:tab w:val="num" w:pos="-4820"/>
        </w:tabs>
        <w:spacing w:line="276" w:lineRule="auto"/>
        <w:jc w:val="both"/>
        <w:rPr>
          <w:del w:id="17983" w:author="Dr Mamadou SANOGO" w:date="2023-10-25T17:56:00Z"/>
          <w:color w:val="000000" w:themeColor="text1"/>
          <w:szCs w:val="24"/>
          <w:lang w:val="fr-ML"/>
          <w:rPrChange w:id="17984" w:author="Dr Mamadou SANOGO" w:date="2023-10-25T18:15:00Z">
            <w:rPr>
              <w:del w:id="17985" w:author="Dr Mamadou SANOGO" w:date="2023-10-25T17:56:00Z"/>
              <w:color w:val="365E90"/>
              <w:szCs w:val="24"/>
              <w:lang w:val="fr-ML"/>
            </w:rPr>
          </w:rPrChange>
        </w:rPr>
        <w:pPrChange w:id="17986" w:author="Dr Mamadou SANOGO" w:date="2023-10-25T17:57:00Z">
          <w:pPr>
            <w:spacing w:line="240" w:lineRule="auto"/>
            <w:ind w:left="102"/>
          </w:pPr>
        </w:pPrChange>
      </w:pPr>
    </w:p>
    <w:p w14:paraId="294D0892" w14:textId="35111E37" w:rsidR="004B7510" w:rsidRPr="007A4AFC" w:rsidDel="00166699" w:rsidRDefault="004B7510">
      <w:pPr>
        <w:pStyle w:val="Titre"/>
        <w:tabs>
          <w:tab w:val="num" w:pos="-4820"/>
        </w:tabs>
        <w:spacing w:line="276" w:lineRule="auto"/>
        <w:jc w:val="both"/>
        <w:rPr>
          <w:del w:id="17987" w:author="Dr Mamadou SANOGO" w:date="2023-10-25T17:56:00Z"/>
          <w:color w:val="000000" w:themeColor="text1"/>
          <w:szCs w:val="24"/>
          <w:lang w:val="fr-ML"/>
          <w:rPrChange w:id="17988" w:author="Dr Mamadou SANOGO" w:date="2023-10-25T18:15:00Z">
            <w:rPr>
              <w:del w:id="17989" w:author="Dr Mamadou SANOGO" w:date="2023-10-25T17:56:00Z"/>
              <w:color w:val="365E90"/>
              <w:szCs w:val="24"/>
              <w:lang w:val="fr-ML"/>
            </w:rPr>
          </w:rPrChange>
        </w:rPr>
        <w:pPrChange w:id="17990" w:author="Dr Mamadou SANOGO" w:date="2023-10-25T17:57:00Z">
          <w:pPr>
            <w:spacing w:line="240" w:lineRule="auto"/>
            <w:ind w:left="102"/>
          </w:pPr>
        </w:pPrChange>
      </w:pPr>
    </w:p>
    <w:p w14:paraId="29576A8D" w14:textId="6CC0F2E1" w:rsidR="004B7510" w:rsidRPr="007A4AFC" w:rsidDel="00166699" w:rsidRDefault="004B7510">
      <w:pPr>
        <w:pStyle w:val="Titre"/>
        <w:tabs>
          <w:tab w:val="num" w:pos="-4820"/>
        </w:tabs>
        <w:spacing w:line="276" w:lineRule="auto"/>
        <w:jc w:val="both"/>
        <w:rPr>
          <w:del w:id="17991" w:author="Dr Mamadou SANOGO" w:date="2023-10-25T17:56:00Z"/>
          <w:color w:val="000000" w:themeColor="text1"/>
          <w:szCs w:val="24"/>
          <w:lang w:val="fr-ML"/>
          <w:rPrChange w:id="17992" w:author="Dr Mamadou SANOGO" w:date="2023-10-25T18:15:00Z">
            <w:rPr>
              <w:del w:id="17993" w:author="Dr Mamadou SANOGO" w:date="2023-10-25T17:56:00Z"/>
              <w:color w:val="365E90"/>
              <w:szCs w:val="24"/>
              <w:lang w:val="fr-ML"/>
            </w:rPr>
          </w:rPrChange>
        </w:rPr>
        <w:pPrChange w:id="17994" w:author="Dr Mamadou SANOGO" w:date="2023-10-25T17:57:00Z">
          <w:pPr>
            <w:spacing w:line="240" w:lineRule="auto"/>
            <w:ind w:left="102"/>
          </w:pPr>
        </w:pPrChange>
      </w:pPr>
    </w:p>
    <w:p w14:paraId="25162475" w14:textId="413285D8" w:rsidR="0046050D" w:rsidRPr="007A4AFC" w:rsidDel="00166699" w:rsidRDefault="0046050D">
      <w:pPr>
        <w:pStyle w:val="Titre"/>
        <w:tabs>
          <w:tab w:val="num" w:pos="-4820"/>
        </w:tabs>
        <w:spacing w:line="276" w:lineRule="auto"/>
        <w:jc w:val="both"/>
        <w:rPr>
          <w:del w:id="17995" w:author="Dr Mamadou SANOGO" w:date="2023-10-25T17:56:00Z"/>
          <w:color w:val="000000" w:themeColor="text1"/>
          <w:szCs w:val="24"/>
          <w:lang w:val="fr-ML"/>
          <w:rPrChange w:id="17996" w:author="Dr Mamadou SANOGO" w:date="2023-10-25T18:15:00Z">
            <w:rPr>
              <w:del w:id="17997" w:author="Dr Mamadou SANOGO" w:date="2023-10-25T17:56:00Z"/>
              <w:color w:val="365E90"/>
              <w:szCs w:val="24"/>
              <w:lang w:val="fr-ML"/>
            </w:rPr>
          </w:rPrChange>
        </w:rPr>
        <w:pPrChange w:id="17998" w:author="Dr Mamadou SANOGO" w:date="2023-10-25T17:57:00Z">
          <w:pPr>
            <w:spacing w:line="240" w:lineRule="auto"/>
            <w:ind w:left="102"/>
          </w:pPr>
        </w:pPrChange>
      </w:pPr>
    </w:p>
    <w:p w14:paraId="5D815CDE" w14:textId="4A457CB8" w:rsidR="0046050D" w:rsidRPr="007A4AFC" w:rsidDel="00166699" w:rsidRDefault="0046050D">
      <w:pPr>
        <w:pStyle w:val="Titre"/>
        <w:tabs>
          <w:tab w:val="num" w:pos="-4820"/>
        </w:tabs>
        <w:spacing w:line="276" w:lineRule="auto"/>
        <w:jc w:val="both"/>
        <w:rPr>
          <w:del w:id="17999" w:author="Dr Mamadou SANOGO" w:date="2023-10-25T17:56:00Z"/>
          <w:color w:val="000000" w:themeColor="text1"/>
          <w:szCs w:val="24"/>
          <w:lang w:val="fr-ML"/>
          <w:rPrChange w:id="18000" w:author="Dr Mamadou SANOGO" w:date="2023-10-25T18:15:00Z">
            <w:rPr>
              <w:del w:id="18001" w:author="Dr Mamadou SANOGO" w:date="2023-10-25T17:56:00Z"/>
              <w:color w:val="365E90"/>
              <w:szCs w:val="24"/>
              <w:lang w:val="fr-ML"/>
            </w:rPr>
          </w:rPrChange>
        </w:rPr>
        <w:pPrChange w:id="18002" w:author="Dr Mamadou SANOGO" w:date="2023-10-25T17:57:00Z">
          <w:pPr>
            <w:spacing w:line="240" w:lineRule="auto"/>
            <w:ind w:left="102"/>
          </w:pPr>
        </w:pPrChange>
      </w:pPr>
    </w:p>
    <w:p w14:paraId="46D48B9C" w14:textId="66CE8319" w:rsidR="0046050D" w:rsidRPr="007A4AFC" w:rsidDel="00166699" w:rsidRDefault="0046050D">
      <w:pPr>
        <w:pStyle w:val="Titre"/>
        <w:tabs>
          <w:tab w:val="num" w:pos="-4820"/>
        </w:tabs>
        <w:spacing w:line="276" w:lineRule="auto"/>
        <w:jc w:val="both"/>
        <w:rPr>
          <w:del w:id="18003" w:author="Dr Mamadou SANOGO" w:date="2023-10-25T17:56:00Z"/>
          <w:color w:val="000000" w:themeColor="text1"/>
          <w:szCs w:val="24"/>
          <w:lang w:val="fr-ML"/>
          <w:rPrChange w:id="18004" w:author="Dr Mamadou SANOGO" w:date="2023-10-25T18:15:00Z">
            <w:rPr>
              <w:del w:id="18005" w:author="Dr Mamadou SANOGO" w:date="2023-10-25T17:56:00Z"/>
              <w:color w:val="365E90"/>
              <w:szCs w:val="24"/>
              <w:lang w:val="fr-ML"/>
            </w:rPr>
          </w:rPrChange>
        </w:rPr>
        <w:pPrChange w:id="18006" w:author="Dr Mamadou SANOGO" w:date="2023-10-25T17:57:00Z">
          <w:pPr>
            <w:spacing w:line="240" w:lineRule="auto"/>
            <w:ind w:left="102"/>
          </w:pPr>
        </w:pPrChange>
      </w:pPr>
    </w:p>
    <w:p w14:paraId="62FCCD24" w14:textId="1B883146" w:rsidR="0046050D" w:rsidRPr="007A4AFC" w:rsidDel="00166699" w:rsidRDefault="0046050D">
      <w:pPr>
        <w:pStyle w:val="Titre"/>
        <w:tabs>
          <w:tab w:val="num" w:pos="-4820"/>
        </w:tabs>
        <w:spacing w:line="276" w:lineRule="auto"/>
        <w:jc w:val="both"/>
        <w:rPr>
          <w:del w:id="18007" w:author="Dr Mamadou SANOGO" w:date="2023-10-25T17:56:00Z"/>
          <w:color w:val="000000" w:themeColor="text1"/>
          <w:szCs w:val="24"/>
          <w:lang w:val="fr-ML"/>
          <w:rPrChange w:id="18008" w:author="Dr Mamadou SANOGO" w:date="2023-10-25T18:15:00Z">
            <w:rPr>
              <w:del w:id="18009" w:author="Dr Mamadou SANOGO" w:date="2023-10-25T17:56:00Z"/>
              <w:color w:val="365E90"/>
              <w:szCs w:val="24"/>
              <w:lang w:val="fr-ML"/>
            </w:rPr>
          </w:rPrChange>
        </w:rPr>
        <w:pPrChange w:id="18010" w:author="Dr Mamadou SANOGO" w:date="2023-10-25T17:57:00Z">
          <w:pPr>
            <w:spacing w:line="240" w:lineRule="auto"/>
            <w:ind w:left="102"/>
          </w:pPr>
        </w:pPrChange>
      </w:pPr>
    </w:p>
    <w:p w14:paraId="1756C662" w14:textId="52D70014" w:rsidR="0046050D" w:rsidRPr="007A4AFC" w:rsidDel="00166699" w:rsidRDefault="0046050D">
      <w:pPr>
        <w:pStyle w:val="Titre"/>
        <w:tabs>
          <w:tab w:val="num" w:pos="-4820"/>
        </w:tabs>
        <w:spacing w:line="276" w:lineRule="auto"/>
        <w:jc w:val="both"/>
        <w:rPr>
          <w:del w:id="18011" w:author="Dr Mamadou SANOGO" w:date="2023-10-25T17:56:00Z"/>
          <w:color w:val="000000" w:themeColor="text1"/>
          <w:szCs w:val="24"/>
          <w:lang w:val="fr-ML"/>
          <w:rPrChange w:id="18012" w:author="Dr Mamadou SANOGO" w:date="2023-10-25T18:15:00Z">
            <w:rPr>
              <w:del w:id="18013" w:author="Dr Mamadou SANOGO" w:date="2023-10-25T17:56:00Z"/>
              <w:color w:val="365E90"/>
              <w:szCs w:val="24"/>
              <w:lang w:val="fr-ML"/>
            </w:rPr>
          </w:rPrChange>
        </w:rPr>
        <w:pPrChange w:id="18014" w:author="Dr Mamadou SANOGO" w:date="2023-10-25T17:57:00Z">
          <w:pPr>
            <w:spacing w:line="240" w:lineRule="auto"/>
            <w:ind w:left="102"/>
          </w:pPr>
        </w:pPrChange>
      </w:pPr>
    </w:p>
    <w:p w14:paraId="77054B14" w14:textId="1D2ADB35" w:rsidR="0046050D" w:rsidRPr="007A4AFC" w:rsidDel="00166699" w:rsidRDefault="0046050D">
      <w:pPr>
        <w:pStyle w:val="Titre"/>
        <w:tabs>
          <w:tab w:val="num" w:pos="-4820"/>
        </w:tabs>
        <w:spacing w:line="276" w:lineRule="auto"/>
        <w:jc w:val="both"/>
        <w:rPr>
          <w:del w:id="18015" w:author="Dr Mamadou SANOGO" w:date="2023-10-25T17:56:00Z"/>
          <w:color w:val="000000" w:themeColor="text1"/>
          <w:szCs w:val="24"/>
          <w:lang w:val="fr-ML"/>
          <w:rPrChange w:id="18016" w:author="Dr Mamadou SANOGO" w:date="2023-10-25T18:15:00Z">
            <w:rPr>
              <w:del w:id="18017" w:author="Dr Mamadou SANOGO" w:date="2023-10-25T17:56:00Z"/>
              <w:color w:val="365E90"/>
              <w:szCs w:val="24"/>
              <w:lang w:val="fr-ML"/>
            </w:rPr>
          </w:rPrChange>
        </w:rPr>
        <w:pPrChange w:id="18018" w:author="Dr Mamadou SANOGO" w:date="2023-10-25T17:57:00Z">
          <w:pPr>
            <w:spacing w:line="240" w:lineRule="auto"/>
            <w:ind w:left="102"/>
          </w:pPr>
        </w:pPrChange>
      </w:pPr>
    </w:p>
    <w:p w14:paraId="211E4849" w14:textId="10282EDD" w:rsidR="0046050D" w:rsidRPr="007A4AFC" w:rsidDel="00166699" w:rsidRDefault="0046050D">
      <w:pPr>
        <w:pStyle w:val="Titre"/>
        <w:tabs>
          <w:tab w:val="num" w:pos="-4820"/>
        </w:tabs>
        <w:spacing w:line="276" w:lineRule="auto"/>
        <w:jc w:val="both"/>
        <w:rPr>
          <w:del w:id="18019" w:author="Dr Mamadou SANOGO" w:date="2023-10-25T17:56:00Z"/>
          <w:color w:val="000000" w:themeColor="text1"/>
          <w:szCs w:val="24"/>
          <w:lang w:val="fr-ML"/>
          <w:rPrChange w:id="18020" w:author="Dr Mamadou SANOGO" w:date="2023-10-25T18:15:00Z">
            <w:rPr>
              <w:del w:id="18021" w:author="Dr Mamadou SANOGO" w:date="2023-10-25T17:56:00Z"/>
              <w:color w:val="365E90"/>
              <w:szCs w:val="24"/>
              <w:lang w:val="fr-ML"/>
            </w:rPr>
          </w:rPrChange>
        </w:rPr>
        <w:pPrChange w:id="18022" w:author="Dr Mamadou SANOGO" w:date="2023-10-25T17:57:00Z">
          <w:pPr>
            <w:spacing w:line="240" w:lineRule="auto"/>
            <w:ind w:left="102"/>
          </w:pPr>
        </w:pPrChange>
      </w:pPr>
    </w:p>
    <w:p w14:paraId="21C7E27A" w14:textId="709A8702" w:rsidR="0046050D" w:rsidRPr="007A4AFC" w:rsidDel="00166699" w:rsidRDefault="0046050D">
      <w:pPr>
        <w:pStyle w:val="Titre"/>
        <w:tabs>
          <w:tab w:val="num" w:pos="-4820"/>
        </w:tabs>
        <w:spacing w:line="276" w:lineRule="auto"/>
        <w:jc w:val="both"/>
        <w:rPr>
          <w:del w:id="18023" w:author="Dr Mamadou SANOGO" w:date="2023-10-25T17:56:00Z"/>
          <w:color w:val="000000" w:themeColor="text1"/>
          <w:szCs w:val="24"/>
          <w:lang w:val="fr-ML"/>
          <w:rPrChange w:id="18024" w:author="Dr Mamadou SANOGO" w:date="2023-10-25T18:15:00Z">
            <w:rPr>
              <w:del w:id="18025" w:author="Dr Mamadou SANOGO" w:date="2023-10-25T17:56:00Z"/>
              <w:color w:val="365E90"/>
              <w:szCs w:val="24"/>
              <w:lang w:val="fr-ML"/>
            </w:rPr>
          </w:rPrChange>
        </w:rPr>
        <w:pPrChange w:id="18026" w:author="Dr Mamadou SANOGO" w:date="2023-10-25T17:57:00Z">
          <w:pPr>
            <w:spacing w:line="240" w:lineRule="auto"/>
            <w:ind w:left="102"/>
          </w:pPr>
        </w:pPrChange>
      </w:pPr>
    </w:p>
    <w:p w14:paraId="0C482084" w14:textId="7EBF056B" w:rsidR="0046050D" w:rsidRPr="007A4AFC" w:rsidDel="00166699" w:rsidRDefault="0046050D">
      <w:pPr>
        <w:pStyle w:val="Titre"/>
        <w:tabs>
          <w:tab w:val="num" w:pos="-4820"/>
        </w:tabs>
        <w:spacing w:line="276" w:lineRule="auto"/>
        <w:jc w:val="both"/>
        <w:rPr>
          <w:del w:id="18027" w:author="Dr Mamadou SANOGO" w:date="2023-10-25T17:56:00Z"/>
          <w:rFonts w:eastAsiaTheme="minorHAnsi"/>
          <w:b w:val="0"/>
          <w:color w:val="000000" w:themeColor="text1"/>
          <w:lang w:eastAsia="en-US"/>
          <w:rPrChange w:id="18028" w:author="Dr Mamadou SANOGO" w:date="2023-10-25T18:15:00Z">
            <w:rPr>
              <w:del w:id="18029" w:author="Dr Mamadou SANOGO" w:date="2023-10-25T17:56:00Z"/>
              <w:rFonts w:eastAsiaTheme="minorHAnsi" w:cs="Times New Roman"/>
              <w:color w:val="auto"/>
              <w:lang w:eastAsia="en-US"/>
            </w:rPr>
          </w:rPrChange>
        </w:rPr>
        <w:pPrChange w:id="18030" w:author="Dr Mamadou SANOGO" w:date="2023-10-25T17:57:00Z">
          <w:pPr>
            <w:pStyle w:val="Titre1"/>
            <w:spacing w:before="0"/>
            <w:jc w:val="center"/>
          </w:pPr>
        </w:pPrChange>
      </w:pPr>
      <w:bookmarkStart w:id="18031" w:name="_Toc140912616"/>
      <w:bookmarkStart w:id="18032" w:name="_Toc145944547"/>
      <w:del w:id="18033" w:author="Dr Mamadou SANOGO" w:date="2023-10-25T17:56:00Z">
        <w:r w:rsidRPr="007A4AFC" w:rsidDel="00166699">
          <w:rPr>
            <w:rFonts w:eastAsiaTheme="minorHAnsi"/>
            <w:b w:val="0"/>
            <w:color w:val="000000" w:themeColor="text1"/>
            <w:sz w:val="28"/>
            <w:lang w:eastAsia="en-US"/>
            <w:rPrChange w:id="18034" w:author="Dr Mamadou SANOGO" w:date="2023-10-25T18:15:00Z">
              <w:rPr>
                <w:rFonts w:eastAsiaTheme="minorHAnsi"/>
                <w:b/>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18035" w:author="Dr Mamadou SANOGO" w:date="2023-10-25T18:15:00Z">
              <w:rPr>
                <w:rFonts w:eastAsiaTheme="minorHAnsi"/>
                <w:b/>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18036" w:author="Dr Mamadou SANOGO" w:date="2023-10-25T18:15:00Z">
              <w:rPr>
                <w:rFonts w:eastAsiaTheme="minorHAnsi"/>
                <w:b/>
                <w:color w:val="2E74B5" w:themeColor="accent1" w:themeShade="BF"/>
                <w:lang w:eastAsia="en-US"/>
              </w:rPr>
            </w:rPrChange>
          </w:rPr>
          <w:delText>7</w:delText>
        </w:r>
        <w:r w:rsidRPr="007A4AFC" w:rsidDel="00166699">
          <w:rPr>
            <w:rFonts w:eastAsiaTheme="minorHAnsi"/>
            <w:b w:val="0"/>
            <w:color w:val="000000" w:themeColor="text1"/>
            <w:sz w:val="28"/>
            <w:lang w:eastAsia="en-US"/>
            <w:rPrChange w:id="18037" w:author="Dr Mamadou SANOGO" w:date="2023-10-25T18:15:00Z">
              <w:rPr>
                <w:rFonts w:eastAsiaTheme="minorHAnsi"/>
                <w:b/>
                <w:color w:val="2E74B5" w:themeColor="accent1" w:themeShade="BF"/>
                <w:lang w:eastAsia="en-US"/>
              </w:rPr>
            </w:rPrChange>
          </w:rPr>
          <w:delText> : Fiches d’évaluation des professeurs par les étudiants</w:delText>
        </w:r>
        <w:bookmarkEnd w:id="18031"/>
        <w:bookmarkEnd w:id="18032"/>
      </w:del>
    </w:p>
    <w:p w14:paraId="4614124A" w14:textId="06E63BF3" w:rsidR="00206DBA" w:rsidRPr="007A4AFC" w:rsidDel="00166699" w:rsidRDefault="00206DBA">
      <w:pPr>
        <w:pStyle w:val="Titre"/>
        <w:tabs>
          <w:tab w:val="num" w:pos="-4820"/>
        </w:tabs>
        <w:spacing w:line="276" w:lineRule="auto"/>
        <w:jc w:val="both"/>
        <w:rPr>
          <w:del w:id="18038" w:author="Dr Mamadou SANOGO" w:date="2023-10-25T17:56:00Z"/>
          <w:color w:val="000000" w:themeColor="text1"/>
          <w:sz w:val="28"/>
          <w:szCs w:val="28"/>
          <w:rPrChange w:id="18039" w:author="Dr Mamadou SANOGO" w:date="2023-10-25T18:15:00Z">
            <w:rPr>
              <w:del w:id="18040" w:author="Dr Mamadou SANOGO" w:date="2023-10-25T17:56:00Z"/>
              <w:color w:val="000000"/>
              <w:sz w:val="28"/>
              <w:szCs w:val="28"/>
            </w:rPr>
          </w:rPrChange>
        </w:rPr>
        <w:pPrChange w:id="18041" w:author="Dr Mamadou SANOGO" w:date="2023-10-25T17:57:00Z">
          <w:pPr>
            <w:spacing w:line="240" w:lineRule="auto"/>
          </w:pPr>
        </w:pPrChange>
      </w:pPr>
      <w:del w:id="18042" w:author="Dr Mamadou SANOGO" w:date="2023-10-25T17:56:00Z">
        <w:r w:rsidRPr="007A4AFC" w:rsidDel="00166699">
          <w:rPr>
            <w:color w:val="000000" w:themeColor="text1"/>
            <w:sz w:val="28"/>
            <w:szCs w:val="28"/>
            <w:rPrChange w:id="18043" w:author="Dr Mamadou SANOGO" w:date="2023-10-25T18:15:00Z">
              <w:rPr>
                <w:color w:val="000000"/>
                <w:sz w:val="28"/>
                <w:szCs w:val="28"/>
              </w:rPr>
            </w:rPrChange>
          </w:rPr>
          <w:br w:type="page"/>
        </w:r>
      </w:del>
    </w:p>
    <w:p w14:paraId="3D7578DC" w14:textId="4996931F" w:rsidR="00206DBA" w:rsidRPr="007A4AFC" w:rsidDel="00166699" w:rsidRDefault="00206DBA">
      <w:pPr>
        <w:pStyle w:val="Titre"/>
        <w:tabs>
          <w:tab w:val="num" w:pos="-4820"/>
        </w:tabs>
        <w:spacing w:line="276" w:lineRule="auto"/>
        <w:jc w:val="both"/>
        <w:rPr>
          <w:del w:id="18044" w:author="Dr Mamadou SANOGO" w:date="2023-10-25T17:56:00Z"/>
          <w:color w:val="000000" w:themeColor="text1"/>
          <w:szCs w:val="24"/>
          <w:lang w:val="fr-ML"/>
          <w:rPrChange w:id="18045" w:author="Dr Mamadou SANOGO" w:date="2023-10-25T18:15:00Z">
            <w:rPr>
              <w:del w:id="18046" w:author="Dr Mamadou SANOGO" w:date="2023-10-25T17:56:00Z"/>
              <w:color w:val="365E90"/>
              <w:szCs w:val="24"/>
              <w:lang w:val="fr-ML"/>
            </w:rPr>
          </w:rPrChange>
        </w:rPr>
        <w:pPrChange w:id="18047" w:author="Dr Mamadou SANOGO" w:date="2023-10-25T17:57:00Z">
          <w:pPr>
            <w:spacing w:line="240" w:lineRule="auto"/>
            <w:ind w:left="102"/>
          </w:pPr>
        </w:pPrChange>
      </w:pPr>
    </w:p>
    <w:p w14:paraId="5EAA6869" w14:textId="3096FA4C" w:rsidR="00206DBA" w:rsidRPr="007A4AFC" w:rsidDel="00166699" w:rsidRDefault="00206DBA">
      <w:pPr>
        <w:pStyle w:val="Titre"/>
        <w:tabs>
          <w:tab w:val="num" w:pos="-4820"/>
        </w:tabs>
        <w:spacing w:line="276" w:lineRule="auto"/>
        <w:jc w:val="both"/>
        <w:rPr>
          <w:del w:id="18048" w:author="Dr Mamadou SANOGO" w:date="2023-10-25T17:56:00Z"/>
          <w:color w:val="000000" w:themeColor="text1"/>
          <w:szCs w:val="24"/>
          <w:lang w:val="fr-ML"/>
          <w:rPrChange w:id="18049" w:author="Dr Mamadou SANOGO" w:date="2023-10-25T18:15:00Z">
            <w:rPr>
              <w:del w:id="18050" w:author="Dr Mamadou SANOGO" w:date="2023-10-25T17:56:00Z"/>
              <w:color w:val="365E90"/>
              <w:szCs w:val="24"/>
              <w:lang w:val="fr-ML"/>
            </w:rPr>
          </w:rPrChange>
        </w:rPr>
        <w:pPrChange w:id="18051" w:author="Dr Mamadou SANOGO" w:date="2023-10-25T17:57:00Z">
          <w:pPr>
            <w:spacing w:line="240" w:lineRule="auto"/>
            <w:ind w:left="102"/>
          </w:pPr>
        </w:pPrChange>
      </w:pPr>
    </w:p>
    <w:p w14:paraId="4A7471D7" w14:textId="2B0CF24E" w:rsidR="00206DBA" w:rsidRPr="007A4AFC" w:rsidDel="00166699" w:rsidRDefault="00206DBA">
      <w:pPr>
        <w:pStyle w:val="Titre"/>
        <w:tabs>
          <w:tab w:val="num" w:pos="-4820"/>
        </w:tabs>
        <w:spacing w:line="276" w:lineRule="auto"/>
        <w:jc w:val="both"/>
        <w:rPr>
          <w:del w:id="18052" w:author="Dr Mamadou SANOGO" w:date="2023-10-25T17:56:00Z"/>
          <w:color w:val="000000" w:themeColor="text1"/>
          <w:szCs w:val="24"/>
          <w:lang w:val="fr-ML"/>
          <w:rPrChange w:id="18053" w:author="Dr Mamadou SANOGO" w:date="2023-10-25T18:15:00Z">
            <w:rPr>
              <w:del w:id="18054" w:author="Dr Mamadou SANOGO" w:date="2023-10-25T17:56:00Z"/>
              <w:color w:val="365E90"/>
              <w:szCs w:val="24"/>
              <w:lang w:val="fr-ML"/>
            </w:rPr>
          </w:rPrChange>
        </w:rPr>
        <w:pPrChange w:id="18055" w:author="Dr Mamadou SANOGO" w:date="2023-10-25T17:57:00Z">
          <w:pPr>
            <w:spacing w:line="240" w:lineRule="auto"/>
            <w:ind w:left="102"/>
          </w:pPr>
        </w:pPrChange>
      </w:pPr>
    </w:p>
    <w:p w14:paraId="70401BF2" w14:textId="2AB852C2" w:rsidR="00206DBA" w:rsidRPr="007A4AFC" w:rsidDel="00166699" w:rsidRDefault="00206DBA">
      <w:pPr>
        <w:pStyle w:val="Titre"/>
        <w:tabs>
          <w:tab w:val="num" w:pos="-4820"/>
        </w:tabs>
        <w:spacing w:line="276" w:lineRule="auto"/>
        <w:jc w:val="both"/>
        <w:rPr>
          <w:del w:id="18056" w:author="Dr Mamadou SANOGO" w:date="2023-10-25T17:56:00Z"/>
          <w:color w:val="000000" w:themeColor="text1"/>
          <w:szCs w:val="24"/>
          <w:lang w:val="fr-ML"/>
          <w:rPrChange w:id="18057" w:author="Dr Mamadou SANOGO" w:date="2023-10-25T18:15:00Z">
            <w:rPr>
              <w:del w:id="18058" w:author="Dr Mamadou SANOGO" w:date="2023-10-25T17:56:00Z"/>
              <w:color w:val="365E90"/>
              <w:szCs w:val="24"/>
              <w:lang w:val="fr-ML"/>
            </w:rPr>
          </w:rPrChange>
        </w:rPr>
        <w:pPrChange w:id="18059" w:author="Dr Mamadou SANOGO" w:date="2023-10-25T17:57:00Z">
          <w:pPr>
            <w:spacing w:line="240" w:lineRule="auto"/>
            <w:ind w:left="102"/>
          </w:pPr>
        </w:pPrChange>
      </w:pPr>
    </w:p>
    <w:p w14:paraId="667D00C2" w14:textId="7C4BADB2" w:rsidR="00206DBA" w:rsidRPr="007A4AFC" w:rsidDel="00166699" w:rsidRDefault="00206DBA">
      <w:pPr>
        <w:pStyle w:val="Titre"/>
        <w:tabs>
          <w:tab w:val="num" w:pos="-4820"/>
        </w:tabs>
        <w:spacing w:line="276" w:lineRule="auto"/>
        <w:jc w:val="both"/>
        <w:rPr>
          <w:del w:id="18060" w:author="Dr Mamadou SANOGO" w:date="2023-10-25T17:56:00Z"/>
          <w:color w:val="000000" w:themeColor="text1"/>
          <w:szCs w:val="24"/>
          <w:lang w:val="fr-ML"/>
          <w:rPrChange w:id="18061" w:author="Dr Mamadou SANOGO" w:date="2023-10-25T18:15:00Z">
            <w:rPr>
              <w:del w:id="18062" w:author="Dr Mamadou SANOGO" w:date="2023-10-25T17:56:00Z"/>
              <w:color w:val="365E90"/>
              <w:szCs w:val="24"/>
              <w:lang w:val="fr-ML"/>
            </w:rPr>
          </w:rPrChange>
        </w:rPr>
        <w:pPrChange w:id="18063" w:author="Dr Mamadou SANOGO" w:date="2023-10-25T17:57:00Z">
          <w:pPr>
            <w:spacing w:line="240" w:lineRule="auto"/>
            <w:ind w:left="102"/>
          </w:pPr>
        </w:pPrChange>
      </w:pPr>
    </w:p>
    <w:p w14:paraId="6492F767" w14:textId="7E5381F7" w:rsidR="00206DBA" w:rsidRPr="007A4AFC" w:rsidDel="00166699" w:rsidRDefault="00206DBA">
      <w:pPr>
        <w:pStyle w:val="Titre"/>
        <w:tabs>
          <w:tab w:val="num" w:pos="-4820"/>
        </w:tabs>
        <w:spacing w:line="276" w:lineRule="auto"/>
        <w:jc w:val="both"/>
        <w:rPr>
          <w:del w:id="18064" w:author="Dr Mamadou SANOGO" w:date="2023-10-25T17:56:00Z"/>
          <w:color w:val="000000" w:themeColor="text1"/>
          <w:szCs w:val="24"/>
          <w:lang w:val="fr-ML"/>
          <w:rPrChange w:id="18065" w:author="Dr Mamadou SANOGO" w:date="2023-10-25T18:15:00Z">
            <w:rPr>
              <w:del w:id="18066" w:author="Dr Mamadou SANOGO" w:date="2023-10-25T17:56:00Z"/>
              <w:color w:val="365E90"/>
              <w:szCs w:val="24"/>
              <w:lang w:val="fr-ML"/>
            </w:rPr>
          </w:rPrChange>
        </w:rPr>
        <w:pPrChange w:id="18067" w:author="Dr Mamadou SANOGO" w:date="2023-10-25T17:57:00Z">
          <w:pPr>
            <w:spacing w:line="240" w:lineRule="auto"/>
            <w:ind w:left="102"/>
          </w:pPr>
        </w:pPrChange>
      </w:pPr>
    </w:p>
    <w:p w14:paraId="752A1DF4" w14:textId="64ADEE1E" w:rsidR="00206DBA" w:rsidRPr="007A4AFC" w:rsidDel="00166699" w:rsidRDefault="00206DBA">
      <w:pPr>
        <w:pStyle w:val="Titre"/>
        <w:tabs>
          <w:tab w:val="num" w:pos="-4820"/>
        </w:tabs>
        <w:spacing w:line="276" w:lineRule="auto"/>
        <w:jc w:val="both"/>
        <w:rPr>
          <w:del w:id="18068" w:author="Dr Mamadou SANOGO" w:date="2023-10-25T17:56:00Z"/>
          <w:color w:val="000000" w:themeColor="text1"/>
          <w:szCs w:val="24"/>
          <w:lang w:val="fr-ML"/>
          <w:rPrChange w:id="18069" w:author="Dr Mamadou SANOGO" w:date="2023-10-25T18:15:00Z">
            <w:rPr>
              <w:del w:id="18070" w:author="Dr Mamadou SANOGO" w:date="2023-10-25T17:56:00Z"/>
              <w:color w:val="365E90"/>
              <w:szCs w:val="24"/>
              <w:lang w:val="fr-ML"/>
            </w:rPr>
          </w:rPrChange>
        </w:rPr>
        <w:pPrChange w:id="18071" w:author="Dr Mamadou SANOGO" w:date="2023-10-25T17:57:00Z">
          <w:pPr>
            <w:spacing w:line="240" w:lineRule="auto"/>
            <w:ind w:left="102"/>
          </w:pPr>
        </w:pPrChange>
      </w:pPr>
    </w:p>
    <w:p w14:paraId="6BCC1D4A" w14:textId="7F94EBCE" w:rsidR="00206DBA" w:rsidRPr="007A4AFC" w:rsidDel="00166699" w:rsidRDefault="00206DBA">
      <w:pPr>
        <w:pStyle w:val="Titre"/>
        <w:tabs>
          <w:tab w:val="num" w:pos="-4820"/>
        </w:tabs>
        <w:spacing w:line="276" w:lineRule="auto"/>
        <w:jc w:val="both"/>
        <w:rPr>
          <w:del w:id="18072" w:author="Dr Mamadou SANOGO" w:date="2023-10-25T17:56:00Z"/>
          <w:color w:val="000000" w:themeColor="text1"/>
          <w:szCs w:val="24"/>
          <w:lang w:val="fr-ML"/>
          <w:rPrChange w:id="18073" w:author="Dr Mamadou SANOGO" w:date="2023-10-25T18:15:00Z">
            <w:rPr>
              <w:del w:id="18074" w:author="Dr Mamadou SANOGO" w:date="2023-10-25T17:56:00Z"/>
              <w:color w:val="365E90"/>
              <w:szCs w:val="24"/>
              <w:lang w:val="fr-ML"/>
            </w:rPr>
          </w:rPrChange>
        </w:rPr>
        <w:pPrChange w:id="18075" w:author="Dr Mamadou SANOGO" w:date="2023-10-25T17:57:00Z">
          <w:pPr>
            <w:spacing w:line="240" w:lineRule="auto"/>
            <w:ind w:left="102"/>
          </w:pPr>
        </w:pPrChange>
      </w:pPr>
    </w:p>
    <w:p w14:paraId="108C7F45" w14:textId="0F274828" w:rsidR="00206DBA" w:rsidRPr="007A4AFC" w:rsidDel="00166699" w:rsidRDefault="00206DBA">
      <w:pPr>
        <w:pStyle w:val="Titre"/>
        <w:tabs>
          <w:tab w:val="num" w:pos="-4820"/>
        </w:tabs>
        <w:spacing w:line="276" w:lineRule="auto"/>
        <w:jc w:val="both"/>
        <w:rPr>
          <w:del w:id="18076" w:author="Dr Mamadou SANOGO" w:date="2023-10-25T17:56:00Z"/>
          <w:color w:val="000000" w:themeColor="text1"/>
          <w:szCs w:val="24"/>
          <w:lang w:val="fr-ML"/>
          <w:rPrChange w:id="18077" w:author="Dr Mamadou SANOGO" w:date="2023-10-25T18:15:00Z">
            <w:rPr>
              <w:del w:id="18078" w:author="Dr Mamadou SANOGO" w:date="2023-10-25T17:56:00Z"/>
              <w:color w:val="365E90"/>
              <w:szCs w:val="24"/>
              <w:lang w:val="fr-ML"/>
            </w:rPr>
          </w:rPrChange>
        </w:rPr>
        <w:pPrChange w:id="18079" w:author="Dr Mamadou SANOGO" w:date="2023-10-25T17:57:00Z">
          <w:pPr>
            <w:spacing w:line="240" w:lineRule="auto"/>
            <w:ind w:left="102"/>
          </w:pPr>
        </w:pPrChange>
      </w:pPr>
    </w:p>
    <w:p w14:paraId="78FB3661" w14:textId="7107E5FE" w:rsidR="00206DBA" w:rsidRPr="007A4AFC" w:rsidDel="00166699" w:rsidRDefault="00206DBA">
      <w:pPr>
        <w:pStyle w:val="Titre"/>
        <w:tabs>
          <w:tab w:val="num" w:pos="-4820"/>
        </w:tabs>
        <w:spacing w:line="276" w:lineRule="auto"/>
        <w:jc w:val="both"/>
        <w:rPr>
          <w:del w:id="18080" w:author="Dr Mamadou SANOGO" w:date="2023-10-25T17:56:00Z"/>
          <w:color w:val="000000" w:themeColor="text1"/>
          <w:szCs w:val="24"/>
          <w:lang w:val="fr-ML"/>
          <w:rPrChange w:id="18081" w:author="Dr Mamadou SANOGO" w:date="2023-10-25T18:15:00Z">
            <w:rPr>
              <w:del w:id="18082" w:author="Dr Mamadou SANOGO" w:date="2023-10-25T17:56:00Z"/>
              <w:color w:val="365E90"/>
              <w:szCs w:val="24"/>
              <w:lang w:val="fr-ML"/>
            </w:rPr>
          </w:rPrChange>
        </w:rPr>
        <w:pPrChange w:id="18083" w:author="Dr Mamadou SANOGO" w:date="2023-10-25T17:57:00Z">
          <w:pPr>
            <w:spacing w:line="240" w:lineRule="auto"/>
            <w:ind w:left="102"/>
          </w:pPr>
        </w:pPrChange>
      </w:pPr>
    </w:p>
    <w:p w14:paraId="58622FE8" w14:textId="570F3BB5" w:rsidR="00206DBA" w:rsidRPr="007A4AFC" w:rsidDel="00166699" w:rsidRDefault="00206DBA">
      <w:pPr>
        <w:pStyle w:val="Titre"/>
        <w:tabs>
          <w:tab w:val="num" w:pos="-4820"/>
        </w:tabs>
        <w:spacing w:line="276" w:lineRule="auto"/>
        <w:jc w:val="both"/>
        <w:rPr>
          <w:del w:id="18084" w:author="Dr Mamadou SANOGO" w:date="2023-10-25T17:56:00Z"/>
          <w:color w:val="000000" w:themeColor="text1"/>
          <w:szCs w:val="24"/>
          <w:lang w:val="fr-ML"/>
          <w:rPrChange w:id="18085" w:author="Dr Mamadou SANOGO" w:date="2023-10-25T18:15:00Z">
            <w:rPr>
              <w:del w:id="18086" w:author="Dr Mamadou SANOGO" w:date="2023-10-25T17:56:00Z"/>
              <w:color w:val="365E90"/>
              <w:szCs w:val="24"/>
              <w:lang w:val="fr-ML"/>
            </w:rPr>
          </w:rPrChange>
        </w:rPr>
        <w:pPrChange w:id="18087" w:author="Dr Mamadou SANOGO" w:date="2023-10-25T17:57:00Z">
          <w:pPr>
            <w:spacing w:line="240" w:lineRule="auto"/>
            <w:ind w:left="102"/>
          </w:pPr>
        </w:pPrChange>
      </w:pPr>
    </w:p>
    <w:p w14:paraId="49D4BD1C" w14:textId="7E726119" w:rsidR="00206DBA" w:rsidRPr="007A4AFC" w:rsidDel="00166699" w:rsidRDefault="00206DBA">
      <w:pPr>
        <w:pStyle w:val="Titre"/>
        <w:tabs>
          <w:tab w:val="num" w:pos="-4820"/>
        </w:tabs>
        <w:spacing w:line="276" w:lineRule="auto"/>
        <w:jc w:val="both"/>
        <w:rPr>
          <w:del w:id="18088" w:author="Dr Mamadou SANOGO" w:date="2023-10-25T17:56:00Z"/>
          <w:color w:val="000000" w:themeColor="text1"/>
          <w:szCs w:val="24"/>
          <w:lang w:val="fr-ML"/>
          <w:rPrChange w:id="18089" w:author="Dr Mamadou SANOGO" w:date="2023-10-25T18:15:00Z">
            <w:rPr>
              <w:del w:id="18090" w:author="Dr Mamadou SANOGO" w:date="2023-10-25T17:56:00Z"/>
              <w:color w:val="365E90"/>
              <w:szCs w:val="24"/>
              <w:lang w:val="fr-ML"/>
            </w:rPr>
          </w:rPrChange>
        </w:rPr>
        <w:pPrChange w:id="18091" w:author="Dr Mamadou SANOGO" w:date="2023-10-25T17:57:00Z">
          <w:pPr>
            <w:spacing w:line="240" w:lineRule="auto"/>
            <w:ind w:left="102"/>
          </w:pPr>
        </w:pPrChange>
      </w:pPr>
    </w:p>
    <w:p w14:paraId="0167AF3F" w14:textId="0503EDD4" w:rsidR="00206DBA" w:rsidRPr="007A4AFC" w:rsidDel="00166699" w:rsidRDefault="00206DBA">
      <w:pPr>
        <w:pStyle w:val="Titre"/>
        <w:tabs>
          <w:tab w:val="num" w:pos="-4820"/>
        </w:tabs>
        <w:spacing w:line="276" w:lineRule="auto"/>
        <w:jc w:val="both"/>
        <w:rPr>
          <w:del w:id="18092" w:author="Dr Mamadou SANOGO" w:date="2023-10-25T17:56:00Z"/>
          <w:color w:val="000000" w:themeColor="text1"/>
          <w:szCs w:val="24"/>
          <w:lang w:val="fr-ML"/>
          <w:rPrChange w:id="18093" w:author="Dr Mamadou SANOGO" w:date="2023-10-25T18:15:00Z">
            <w:rPr>
              <w:del w:id="18094" w:author="Dr Mamadou SANOGO" w:date="2023-10-25T17:56:00Z"/>
              <w:color w:val="365E90"/>
              <w:szCs w:val="24"/>
              <w:lang w:val="fr-ML"/>
            </w:rPr>
          </w:rPrChange>
        </w:rPr>
        <w:pPrChange w:id="18095" w:author="Dr Mamadou SANOGO" w:date="2023-10-25T17:57:00Z">
          <w:pPr>
            <w:spacing w:line="240" w:lineRule="auto"/>
            <w:ind w:left="102"/>
          </w:pPr>
        </w:pPrChange>
      </w:pPr>
    </w:p>
    <w:p w14:paraId="01BAAFB9" w14:textId="02C7874E" w:rsidR="00206DBA" w:rsidRPr="007A4AFC" w:rsidDel="00166699" w:rsidRDefault="00206DBA">
      <w:pPr>
        <w:pStyle w:val="Titre"/>
        <w:tabs>
          <w:tab w:val="num" w:pos="-4820"/>
        </w:tabs>
        <w:spacing w:line="276" w:lineRule="auto"/>
        <w:jc w:val="both"/>
        <w:rPr>
          <w:del w:id="18096" w:author="Dr Mamadou SANOGO" w:date="2023-10-25T17:56:00Z"/>
          <w:color w:val="000000" w:themeColor="text1"/>
          <w:szCs w:val="24"/>
          <w:lang w:val="fr-ML"/>
          <w:rPrChange w:id="18097" w:author="Dr Mamadou SANOGO" w:date="2023-10-25T18:15:00Z">
            <w:rPr>
              <w:del w:id="18098" w:author="Dr Mamadou SANOGO" w:date="2023-10-25T17:56:00Z"/>
              <w:color w:val="365E90"/>
              <w:szCs w:val="24"/>
              <w:lang w:val="fr-ML"/>
            </w:rPr>
          </w:rPrChange>
        </w:rPr>
        <w:pPrChange w:id="18099" w:author="Dr Mamadou SANOGO" w:date="2023-10-25T17:57:00Z">
          <w:pPr>
            <w:spacing w:line="240" w:lineRule="auto"/>
            <w:ind w:left="102"/>
          </w:pPr>
        </w:pPrChange>
      </w:pPr>
    </w:p>
    <w:p w14:paraId="71F409A6" w14:textId="3B9E7209" w:rsidR="00206DBA" w:rsidRPr="007A4AFC" w:rsidDel="00166699" w:rsidRDefault="00206DBA">
      <w:pPr>
        <w:pStyle w:val="Titre"/>
        <w:tabs>
          <w:tab w:val="num" w:pos="-4820"/>
        </w:tabs>
        <w:spacing w:line="276" w:lineRule="auto"/>
        <w:jc w:val="both"/>
        <w:rPr>
          <w:del w:id="18100" w:author="Dr Mamadou SANOGO" w:date="2023-10-25T17:56:00Z"/>
          <w:color w:val="000000" w:themeColor="text1"/>
          <w:szCs w:val="24"/>
          <w:lang w:val="fr-ML"/>
          <w:rPrChange w:id="18101" w:author="Dr Mamadou SANOGO" w:date="2023-10-25T18:15:00Z">
            <w:rPr>
              <w:del w:id="18102" w:author="Dr Mamadou SANOGO" w:date="2023-10-25T17:56:00Z"/>
              <w:color w:val="365E90"/>
              <w:szCs w:val="24"/>
              <w:lang w:val="fr-ML"/>
            </w:rPr>
          </w:rPrChange>
        </w:rPr>
        <w:pPrChange w:id="18103" w:author="Dr Mamadou SANOGO" w:date="2023-10-25T17:57:00Z">
          <w:pPr>
            <w:spacing w:line="240" w:lineRule="auto"/>
            <w:ind w:left="102"/>
          </w:pPr>
        </w:pPrChange>
      </w:pPr>
    </w:p>
    <w:p w14:paraId="3A23088C" w14:textId="48898DAD" w:rsidR="00206DBA" w:rsidRPr="007A4AFC" w:rsidDel="00166699" w:rsidRDefault="00206DBA">
      <w:pPr>
        <w:pStyle w:val="Titre"/>
        <w:tabs>
          <w:tab w:val="num" w:pos="-4820"/>
        </w:tabs>
        <w:spacing w:line="276" w:lineRule="auto"/>
        <w:jc w:val="both"/>
        <w:rPr>
          <w:del w:id="18104" w:author="Dr Mamadou SANOGO" w:date="2023-10-25T17:56:00Z"/>
          <w:color w:val="000000" w:themeColor="text1"/>
          <w:szCs w:val="24"/>
          <w:lang w:val="fr-ML"/>
          <w:rPrChange w:id="18105" w:author="Dr Mamadou SANOGO" w:date="2023-10-25T18:15:00Z">
            <w:rPr>
              <w:del w:id="18106" w:author="Dr Mamadou SANOGO" w:date="2023-10-25T17:56:00Z"/>
              <w:color w:val="365E90"/>
              <w:szCs w:val="24"/>
              <w:lang w:val="fr-ML"/>
            </w:rPr>
          </w:rPrChange>
        </w:rPr>
        <w:pPrChange w:id="18107" w:author="Dr Mamadou SANOGO" w:date="2023-10-25T17:57:00Z">
          <w:pPr>
            <w:spacing w:line="240" w:lineRule="auto"/>
            <w:ind w:left="102"/>
          </w:pPr>
        </w:pPrChange>
      </w:pPr>
    </w:p>
    <w:p w14:paraId="6D0BA8EA" w14:textId="600CFE7C" w:rsidR="00206DBA" w:rsidRPr="007A4AFC" w:rsidDel="00166699" w:rsidRDefault="00206DBA">
      <w:pPr>
        <w:pStyle w:val="Titre"/>
        <w:tabs>
          <w:tab w:val="num" w:pos="-4820"/>
        </w:tabs>
        <w:spacing w:line="276" w:lineRule="auto"/>
        <w:jc w:val="both"/>
        <w:rPr>
          <w:del w:id="18108" w:author="Dr Mamadou SANOGO" w:date="2023-10-25T17:56:00Z"/>
          <w:color w:val="000000" w:themeColor="text1"/>
          <w:szCs w:val="24"/>
          <w:lang w:val="fr-ML"/>
          <w:rPrChange w:id="18109" w:author="Dr Mamadou SANOGO" w:date="2023-10-25T18:15:00Z">
            <w:rPr>
              <w:del w:id="18110" w:author="Dr Mamadou SANOGO" w:date="2023-10-25T17:56:00Z"/>
              <w:color w:val="365E90"/>
              <w:szCs w:val="24"/>
              <w:lang w:val="fr-ML"/>
            </w:rPr>
          </w:rPrChange>
        </w:rPr>
        <w:pPrChange w:id="18111" w:author="Dr Mamadou SANOGO" w:date="2023-10-25T17:57:00Z">
          <w:pPr>
            <w:spacing w:line="240" w:lineRule="auto"/>
            <w:ind w:left="102"/>
          </w:pPr>
        </w:pPrChange>
      </w:pPr>
    </w:p>
    <w:p w14:paraId="735C12D7" w14:textId="6D8BD6AD" w:rsidR="00206DBA" w:rsidRPr="007A4AFC" w:rsidDel="00166699" w:rsidRDefault="00206DBA">
      <w:pPr>
        <w:pStyle w:val="Titre"/>
        <w:tabs>
          <w:tab w:val="num" w:pos="-4820"/>
        </w:tabs>
        <w:spacing w:line="276" w:lineRule="auto"/>
        <w:jc w:val="both"/>
        <w:rPr>
          <w:del w:id="18112" w:author="Dr Mamadou SANOGO" w:date="2023-10-25T17:56:00Z"/>
          <w:color w:val="000000" w:themeColor="text1"/>
          <w:szCs w:val="24"/>
          <w:lang w:val="fr-ML"/>
          <w:rPrChange w:id="18113" w:author="Dr Mamadou SANOGO" w:date="2023-10-25T18:15:00Z">
            <w:rPr>
              <w:del w:id="18114" w:author="Dr Mamadou SANOGO" w:date="2023-10-25T17:56:00Z"/>
              <w:color w:val="365E90"/>
              <w:szCs w:val="24"/>
              <w:lang w:val="fr-ML"/>
            </w:rPr>
          </w:rPrChange>
        </w:rPr>
        <w:pPrChange w:id="18115" w:author="Dr Mamadou SANOGO" w:date="2023-10-25T17:57:00Z">
          <w:pPr>
            <w:spacing w:line="240" w:lineRule="auto"/>
            <w:ind w:left="102"/>
          </w:pPr>
        </w:pPrChange>
      </w:pPr>
    </w:p>
    <w:p w14:paraId="2E4BA96F" w14:textId="28B79FD0" w:rsidR="00206DBA" w:rsidRPr="007A4AFC" w:rsidDel="00166699" w:rsidRDefault="00206DBA">
      <w:pPr>
        <w:pStyle w:val="Titre"/>
        <w:tabs>
          <w:tab w:val="num" w:pos="-4820"/>
        </w:tabs>
        <w:spacing w:line="276" w:lineRule="auto"/>
        <w:jc w:val="both"/>
        <w:rPr>
          <w:del w:id="18116" w:author="Dr Mamadou SANOGO" w:date="2023-10-25T17:56:00Z"/>
          <w:color w:val="000000" w:themeColor="text1"/>
          <w:szCs w:val="24"/>
          <w:lang w:val="fr-ML"/>
          <w:rPrChange w:id="18117" w:author="Dr Mamadou SANOGO" w:date="2023-10-25T18:15:00Z">
            <w:rPr>
              <w:del w:id="18118" w:author="Dr Mamadou SANOGO" w:date="2023-10-25T17:56:00Z"/>
              <w:color w:val="365E90"/>
              <w:szCs w:val="24"/>
              <w:lang w:val="fr-ML"/>
            </w:rPr>
          </w:rPrChange>
        </w:rPr>
        <w:pPrChange w:id="18119" w:author="Dr Mamadou SANOGO" w:date="2023-10-25T17:57:00Z">
          <w:pPr>
            <w:spacing w:line="240" w:lineRule="auto"/>
            <w:ind w:left="102"/>
          </w:pPr>
        </w:pPrChange>
      </w:pPr>
    </w:p>
    <w:p w14:paraId="27AFCD62" w14:textId="277AB6DF" w:rsidR="00206DBA" w:rsidRPr="007A4AFC" w:rsidDel="00166699" w:rsidRDefault="00206DBA">
      <w:pPr>
        <w:pStyle w:val="Titre"/>
        <w:tabs>
          <w:tab w:val="num" w:pos="-4820"/>
        </w:tabs>
        <w:spacing w:line="276" w:lineRule="auto"/>
        <w:jc w:val="both"/>
        <w:rPr>
          <w:del w:id="18120" w:author="Dr Mamadou SANOGO" w:date="2023-10-25T17:56:00Z"/>
          <w:color w:val="000000" w:themeColor="text1"/>
          <w:szCs w:val="24"/>
          <w:lang w:val="fr-ML"/>
          <w:rPrChange w:id="18121" w:author="Dr Mamadou SANOGO" w:date="2023-10-25T18:15:00Z">
            <w:rPr>
              <w:del w:id="18122" w:author="Dr Mamadou SANOGO" w:date="2023-10-25T17:56:00Z"/>
              <w:color w:val="365E90"/>
              <w:szCs w:val="24"/>
              <w:lang w:val="fr-ML"/>
            </w:rPr>
          </w:rPrChange>
        </w:rPr>
        <w:pPrChange w:id="18123" w:author="Dr Mamadou SANOGO" w:date="2023-10-25T17:57:00Z">
          <w:pPr>
            <w:spacing w:line="240" w:lineRule="auto"/>
            <w:ind w:left="102"/>
          </w:pPr>
        </w:pPrChange>
      </w:pPr>
    </w:p>
    <w:p w14:paraId="1E66FC13" w14:textId="3B3EA8A9" w:rsidR="00206DBA" w:rsidRPr="007A4AFC" w:rsidDel="00166699" w:rsidRDefault="00206DBA">
      <w:pPr>
        <w:pStyle w:val="Titre"/>
        <w:tabs>
          <w:tab w:val="num" w:pos="-4820"/>
        </w:tabs>
        <w:spacing w:line="276" w:lineRule="auto"/>
        <w:jc w:val="both"/>
        <w:rPr>
          <w:del w:id="18124" w:author="Dr Mamadou SANOGO" w:date="2023-10-25T17:56:00Z"/>
          <w:rFonts w:eastAsiaTheme="minorHAnsi"/>
          <w:b w:val="0"/>
          <w:color w:val="000000" w:themeColor="text1"/>
          <w:lang w:eastAsia="en-US"/>
          <w:rPrChange w:id="18125" w:author="Dr Mamadou SANOGO" w:date="2023-10-25T18:15:00Z">
            <w:rPr>
              <w:del w:id="18126" w:author="Dr Mamadou SANOGO" w:date="2023-10-25T17:56:00Z"/>
              <w:rFonts w:eastAsiaTheme="minorHAnsi" w:cs="Times New Roman"/>
              <w:color w:val="auto"/>
              <w:lang w:eastAsia="en-US"/>
            </w:rPr>
          </w:rPrChange>
        </w:rPr>
        <w:pPrChange w:id="18127" w:author="Dr Mamadou SANOGO" w:date="2023-10-25T17:57:00Z">
          <w:pPr>
            <w:pStyle w:val="Titre1"/>
            <w:spacing w:before="0"/>
            <w:jc w:val="center"/>
          </w:pPr>
        </w:pPrChange>
      </w:pPr>
      <w:bookmarkStart w:id="18128" w:name="_Toc145944548"/>
      <w:del w:id="18129" w:author="Dr Mamadou SANOGO" w:date="2023-10-25T17:56:00Z">
        <w:r w:rsidRPr="007A4AFC" w:rsidDel="00166699">
          <w:rPr>
            <w:rFonts w:eastAsiaTheme="minorHAnsi"/>
            <w:b w:val="0"/>
            <w:color w:val="000000" w:themeColor="text1"/>
            <w:sz w:val="28"/>
            <w:lang w:eastAsia="en-US"/>
            <w:rPrChange w:id="18130" w:author="Dr Mamadou SANOGO" w:date="2023-10-25T18:15:00Z">
              <w:rPr>
                <w:rFonts w:eastAsiaTheme="minorHAnsi"/>
                <w:b/>
                <w:color w:val="2E74B5" w:themeColor="accent1" w:themeShade="BF"/>
                <w:lang w:eastAsia="en-US"/>
              </w:rPr>
            </w:rPrChange>
          </w:rPr>
          <w:delText>Annexe 18 : PV de réunion</w:delText>
        </w:r>
        <w:bookmarkEnd w:id="18128"/>
      </w:del>
    </w:p>
    <w:p w14:paraId="6FE125B6" w14:textId="6DD92F76" w:rsidR="00206DBA" w:rsidRPr="007A4AFC" w:rsidDel="00166699" w:rsidRDefault="00206DBA">
      <w:pPr>
        <w:pStyle w:val="Titre"/>
        <w:tabs>
          <w:tab w:val="num" w:pos="-4820"/>
        </w:tabs>
        <w:spacing w:line="276" w:lineRule="auto"/>
        <w:jc w:val="both"/>
        <w:rPr>
          <w:del w:id="18131" w:author="Dr Mamadou SANOGO" w:date="2023-10-25T17:56:00Z"/>
          <w:color w:val="000000" w:themeColor="text1"/>
          <w:sz w:val="28"/>
          <w:szCs w:val="28"/>
          <w:rPrChange w:id="18132" w:author="Dr Mamadou SANOGO" w:date="2023-10-25T18:15:00Z">
            <w:rPr>
              <w:del w:id="18133" w:author="Dr Mamadou SANOGO" w:date="2023-10-25T17:56:00Z"/>
              <w:color w:val="000000"/>
              <w:sz w:val="28"/>
              <w:szCs w:val="28"/>
            </w:rPr>
          </w:rPrChange>
        </w:rPr>
        <w:pPrChange w:id="18134" w:author="Dr Mamadou SANOGO" w:date="2023-10-25T17:57:00Z">
          <w:pPr>
            <w:spacing w:line="240" w:lineRule="auto"/>
          </w:pPr>
        </w:pPrChange>
      </w:pPr>
    </w:p>
    <w:p w14:paraId="52E11CA3" w14:textId="2A42CB7B" w:rsidR="001B374B" w:rsidRPr="007A4AFC" w:rsidDel="00166699" w:rsidRDefault="001B374B">
      <w:pPr>
        <w:pStyle w:val="Titre"/>
        <w:tabs>
          <w:tab w:val="num" w:pos="-4820"/>
        </w:tabs>
        <w:spacing w:line="276" w:lineRule="auto"/>
        <w:jc w:val="both"/>
        <w:rPr>
          <w:del w:id="18135" w:author="Dr Mamadou SANOGO" w:date="2023-10-25T17:56:00Z"/>
          <w:color w:val="000000" w:themeColor="text1"/>
          <w:sz w:val="28"/>
          <w:szCs w:val="28"/>
          <w:rPrChange w:id="18136" w:author="Dr Mamadou SANOGO" w:date="2023-10-25T18:15:00Z">
            <w:rPr>
              <w:del w:id="18137" w:author="Dr Mamadou SANOGO" w:date="2023-10-25T17:56:00Z"/>
              <w:color w:val="000000"/>
              <w:sz w:val="28"/>
              <w:szCs w:val="28"/>
            </w:rPr>
          </w:rPrChange>
        </w:rPr>
        <w:pPrChange w:id="18138" w:author="Dr Mamadou SANOGO" w:date="2023-10-25T17:57:00Z">
          <w:pPr>
            <w:spacing w:line="240" w:lineRule="auto"/>
          </w:pPr>
        </w:pPrChange>
      </w:pPr>
      <w:del w:id="18139" w:author="Dr Mamadou SANOGO" w:date="2023-10-25T17:56:00Z">
        <w:r w:rsidRPr="007A4AFC" w:rsidDel="00166699">
          <w:rPr>
            <w:color w:val="000000" w:themeColor="text1"/>
            <w:sz w:val="28"/>
            <w:szCs w:val="28"/>
            <w:rPrChange w:id="18140" w:author="Dr Mamadou SANOGO" w:date="2023-10-25T18:15:00Z">
              <w:rPr>
                <w:color w:val="000000"/>
                <w:sz w:val="28"/>
                <w:szCs w:val="28"/>
              </w:rPr>
            </w:rPrChange>
          </w:rPr>
          <w:br w:type="page"/>
        </w:r>
      </w:del>
    </w:p>
    <w:p w14:paraId="005857C2" w14:textId="7F028898" w:rsidR="001B374B" w:rsidRPr="007A4AFC" w:rsidDel="00166699" w:rsidRDefault="001B374B">
      <w:pPr>
        <w:pStyle w:val="Titre"/>
        <w:tabs>
          <w:tab w:val="num" w:pos="-4820"/>
        </w:tabs>
        <w:spacing w:line="276" w:lineRule="auto"/>
        <w:jc w:val="both"/>
        <w:rPr>
          <w:del w:id="18141" w:author="Dr Mamadou SANOGO" w:date="2023-10-25T17:56:00Z"/>
          <w:rFonts w:eastAsiaTheme="minorHAnsi"/>
          <w:b w:val="0"/>
          <w:color w:val="000000" w:themeColor="text1"/>
          <w:lang w:eastAsia="en-US"/>
          <w:rPrChange w:id="18142" w:author="Dr Mamadou SANOGO" w:date="2023-10-25T18:15:00Z">
            <w:rPr>
              <w:del w:id="18143" w:author="Dr Mamadou SANOGO" w:date="2023-10-25T17:56:00Z"/>
              <w:rFonts w:eastAsiaTheme="minorHAnsi" w:cs="Times New Roman"/>
              <w:color w:val="auto"/>
              <w:lang w:eastAsia="en-US"/>
            </w:rPr>
          </w:rPrChange>
        </w:rPr>
        <w:pPrChange w:id="18144" w:author="Dr Mamadou SANOGO" w:date="2023-10-25T17:57:00Z">
          <w:pPr>
            <w:pStyle w:val="Titre1"/>
            <w:spacing w:before="0"/>
            <w:jc w:val="center"/>
          </w:pPr>
        </w:pPrChange>
      </w:pPr>
      <w:bookmarkStart w:id="18145" w:name="_Toc145944549"/>
      <w:del w:id="18146" w:author="Dr Mamadou SANOGO" w:date="2023-10-25T17:56:00Z">
        <w:r w:rsidRPr="007A4AFC" w:rsidDel="00166699">
          <w:rPr>
            <w:rFonts w:eastAsiaTheme="minorHAnsi"/>
            <w:b w:val="0"/>
            <w:color w:val="000000" w:themeColor="text1"/>
            <w:sz w:val="28"/>
            <w:lang w:eastAsia="en-US"/>
            <w:rPrChange w:id="18147" w:author="Dr Mamadou SANOGO" w:date="2023-10-25T18:15:00Z">
              <w:rPr>
                <w:rFonts w:eastAsiaTheme="minorHAnsi"/>
                <w:b/>
                <w:color w:val="2E74B5" w:themeColor="accent1" w:themeShade="BF"/>
                <w:lang w:eastAsia="en-US"/>
              </w:rPr>
            </w:rPrChange>
          </w:rPr>
          <w:delText>Annexe 19 : les responsable</w:delText>
        </w:r>
        <w:r w:rsidR="001E40CF" w:rsidRPr="007A4AFC" w:rsidDel="00166699">
          <w:rPr>
            <w:rFonts w:eastAsiaTheme="minorHAnsi"/>
            <w:b w:val="0"/>
            <w:color w:val="000000" w:themeColor="text1"/>
            <w:sz w:val="28"/>
            <w:lang w:eastAsia="en-US"/>
            <w:rPrChange w:id="18148" w:author="Dr Mamadou SANOGO" w:date="2023-10-25T18:15:00Z">
              <w:rPr>
                <w:rFonts w:eastAsiaTheme="minorHAnsi"/>
                <w:b/>
                <w:color w:val="2E74B5" w:themeColor="accent1" w:themeShade="BF"/>
                <w:lang w:eastAsia="en-US"/>
              </w:rPr>
            </w:rPrChange>
          </w:rPr>
          <w:delText>s</w:delText>
        </w:r>
        <w:r w:rsidRPr="007A4AFC" w:rsidDel="00166699">
          <w:rPr>
            <w:rFonts w:eastAsiaTheme="minorHAnsi"/>
            <w:b w:val="0"/>
            <w:color w:val="000000" w:themeColor="text1"/>
            <w:sz w:val="28"/>
            <w:lang w:eastAsia="en-US"/>
            <w:rPrChange w:id="18149" w:author="Dr Mamadou SANOGO" w:date="2023-10-25T18:15:00Z">
              <w:rPr>
                <w:rFonts w:eastAsiaTheme="minorHAnsi"/>
                <w:b/>
                <w:color w:val="2E74B5" w:themeColor="accent1" w:themeShade="BF"/>
                <w:lang w:eastAsia="en-US"/>
              </w:rPr>
            </w:rPrChange>
          </w:rPr>
          <w:delText xml:space="preserve"> administratifs l’EPSFé</w:delText>
        </w:r>
        <w:bookmarkEnd w:id="18145"/>
      </w:del>
    </w:p>
    <w:p w14:paraId="7B354B01" w14:textId="1F3F290E" w:rsidR="001B374B" w:rsidRPr="007A4AFC" w:rsidDel="00166699" w:rsidRDefault="001B374B">
      <w:pPr>
        <w:pStyle w:val="Titre"/>
        <w:tabs>
          <w:tab w:val="num" w:pos="-4820"/>
        </w:tabs>
        <w:spacing w:line="276" w:lineRule="auto"/>
        <w:jc w:val="both"/>
        <w:rPr>
          <w:del w:id="18150" w:author="Dr Mamadou SANOGO" w:date="2023-10-25T17:56:00Z"/>
          <w:color w:val="000000" w:themeColor="text1"/>
          <w:lang w:eastAsia="en-US"/>
          <w:rPrChange w:id="18151" w:author="Dr Mamadou SANOGO" w:date="2023-10-25T18:15:00Z">
            <w:rPr>
              <w:del w:id="18152" w:author="Dr Mamadou SANOGO" w:date="2023-10-25T17:56:00Z"/>
              <w:lang w:eastAsia="en-US"/>
            </w:rPr>
          </w:rPrChange>
        </w:rPr>
        <w:pPrChange w:id="18153" w:author="Dr Mamadou SANOGO" w:date="2023-10-25T17:57:00Z">
          <w:pPr/>
        </w:pPrChange>
      </w:pPr>
    </w:p>
    <w:tbl>
      <w:tblPr>
        <w:tblStyle w:val="TableauGrille5Fonc-Accentuation5"/>
        <w:tblW w:w="9067" w:type="dxa"/>
        <w:jc w:val="center"/>
        <w:tblLook w:val="04A0" w:firstRow="1" w:lastRow="0" w:firstColumn="1" w:lastColumn="0" w:noHBand="0" w:noVBand="1"/>
      </w:tblPr>
      <w:tblGrid>
        <w:gridCol w:w="536"/>
        <w:gridCol w:w="1497"/>
        <w:gridCol w:w="2625"/>
        <w:gridCol w:w="4409"/>
      </w:tblGrid>
      <w:tr w:rsidR="007A4AFC" w:rsidRPr="007A4AFC" w:rsidDel="00166699" w14:paraId="5C84C316" w14:textId="77777777" w:rsidTr="001B374B">
        <w:trPr>
          <w:trHeight w:val="389"/>
          <w:jc w:val="center"/>
          <w:del w:id="18154" w:author="Dr Mamadou SANOGO" w:date="2023-10-25T17:56:00Z"/>
        </w:trPr>
        <w:tc>
          <w:tcPr>
            <w:tcW w:w="436" w:type="dxa"/>
            <w:shd w:val="clear" w:color="auto" w:fill="2F5496" w:themeFill="accent5" w:themeFillShade="BF"/>
          </w:tcPr>
          <w:p w14:paraId="582B52A4" w14:textId="64AC1BB4" w:rsidR="001B374B" w:rsidRPr="007A4AFC" w:rsidDel="00166699" w:rsidRDefault="001B374B">
            <w:pPr>
              <w:pStyle w:val="Titre"/>
              <w:tabs>
                <w:tab w:val="num" w:pos="-4820"/>
              </w:tabs>
              <w:spacing w:line="276" w:lineRule="auto"/>
              <w:jc w:val="both"/>
              <w:cnfStyle w:val="101000000000" w:firstRow="1" w:lastRow="0" w:firstColumn="1" w:lastColumn="0" w:oddVBand="0" w:evenVBand="0" w:oddHBand="0" w:evenHBand="0" w:firstRowFirstColumn="0" w:firstRowLastColumn="0" w:lastRowFirstColumn="0" w:lastRowLastColumn="0"/>
              <w:rPr>
                <w:del w:id="18155" w:author="Dr Mamadou SANOGO" w:date="2023-10-25T17:56:00Z"/>
                <w:rFonts w:ascii="Arial Narrow" w:hAnsi="Arial Narrow"/>
                <w:color w:val="000000" w:themeColor="text1"/>
                <w:rPrChange w:id="18156" w:author="Dr Mamadou SANOGO" w:date="2023-10-25T18:15:00Z">
                  <w:rPr>
                    <w:del w:id="18157" w:author="Dr Mamadou SANOGO" w:date="2023-10-25T17:56:00Z"/>
                    <w:rFonts w:ascii="Arial Narrow" w:hAnsi="Arial Narrow"/>
                  </w:rPr>
                </w:rPrChange>
              </w:rPr>
              <w:pPrChange w:id="18158" w:author="Dr Mamadou SANOGO" w:date="2023-10-25T17:57:00Z">
                <w:pPr>
                  <w:spacing w:before="120" w:after="120" w:line="240" w:lineRule="auto"/>
                  <w:jc w:val="center"/>
                  <w:cnfStyle w:val="101000000000" w:firstRow="1" w:lastRow="0" w:firstColumn="1" w:lastColumn="0" w:oddVBand="0" w:evenVBand="0" w:oddHBand="0" w:evenHBand="0" w:firstRowFirstColumn="0" w:firstRowLastColumn="0" w:lastRowFirstColumn="0" w:lastRowLastColumn="0"/>
                </w:pPr>
              </w:pPrChange>
            </w:pPr>
            <w:del w:id="18159" w:author="Dr Mamadou SANOGO" w:date="2023-10-25T17:56:00Z">
              <w:r w:rsidRPr="007A4AFC" w:rsidDel="00166699">
                <w:rPr>
                  <w:rFonts w:ascii="Arial Narrow" w:hAnsi="Arial Narrow"/>
                  <w:b/>
                  <w:color w:val="000000" w:themeColor="text1"/>
                  <w:rPrChange w:id="18160" w:author="Dr Mamadou SANOGO" w:date="2023-10-25T18:15:00Z">
                    <w:rPr>
                      <w:rFonts w:ascii="Arial Narrow" w:hAnsi="Arial Narrow"/>
                    </w:rPr>
                  </w:rPrChange>
                </w:rPr>
                <w:delText>N°</w:delText>
              </w:r>
            </w:del>
          </w:p>
        </w:tc>
        <w:tc>
          <w:tcPr>
            <w:tcW w:w="1060" w:type="dxa"/>
            <w:shd w:val="clear" w:color="auto" w:fill="2F5496" w:themeFill="accent5" w:themeFillShade="BF"/>
          </w:tcPr>
          <w:p w14:paraId="110E3B05" w14:textId="25AF97EA"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18161" w:author="Dr Mamadou SANOGO" w:date="2023-10-25T17:56:00Z"/>
                <w:rFonts w:ascii="Arial Narrow" w:hAnsi="Arial Narrow"/>
                <w:color w:val="000000" w:themeColor="text1"/>
                <w:rPrChange w:id="18162" w:author="Dr Mamadou SANOGO" w:date="2023-10-25T18:15:00Z">
                  <w:rPr>
                    <w:del w:id="18163" w:author="Dr Mamadou SANOGO" w:date="2023-10-25T17:56:00Z"/>
                    <w:rFonts w:ascii="Arial Narrow" w:hAnsi="Arial Narrow"/>
                  </w:rPr>
                </w:rPrChange>
              </w:rPr>
              <w:pPrChange w:id="18164"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18165" w:author="Dr Mamadou SANOGO" w:date="2023-10-25T17:56:00Z">
              <w:r w:rsidRPr="007A4AFC" w:rsidDel="00166699">
                <w:rPr>
                  <w:rFonts w:ascii="Arial Narrow" w:hAnsi="Arial Narrow"/>
                  <w:b/>
                  <w:color w:val="000000" w:themeColor="text1"/>
                  <w:rPrChange w:id="18166" w:author="Dr Mamadou SANOGO" w:date="2023-10-25T18:15:00Z">
                    <w:rPr>
                      <w:rFonts w:ascii="Arial Narrow" w:hAnsi="Arial Narrow"/>
                    </w:rPr>
                  </w:rPrChange>
                </w:rPr>
                <w:delText>Civilité</w:delText>
              </w:r>
            </w:del>
          </w:p>
        </w:tc>
        <w:tc>
          <w:tcPr>
            <w:tcW w:w="2752" w:type="dxa"/>
            <w:shd w:val="clear" w:color="auto" w:fill="2F5496" w:themeFill="accent5" w:themeFillShade="BF"/>
          </w:tcPr>
          <w:p w14:paraId="69FADDB8" w14:textId="758B2279"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18167" w:author="Dr Mamadou SANOGO" w:date="2023-10-25T17:56:00Z"/>
                <w:rFonts w:ascii="Arial Narrow" w:hAnsi="Arial Narrow"/>
                <w:color w:val="000000" w:themeColor="text1"/>
                <w:rPrChange w:id="18168" w:author="Dr Mamadou SANOGO" w:date="2023-10-25T18:15:00Z">
                  <w:rPr>
                    <w:del w:id="18169" w:author="Dr Mamadou SANOGO" w:date="2023-10-25T17:56:00Z"/>
                    <w:rFonts w:ascii="Arial Narrow" w:hAnsi="Arial Narrow"/>
                  </w:rPr>
                </w:rPrChange>
              </w:rPr>
              <w:pPrChange w:id="18170"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18171" w:author="Dr Mamadou SANOGO" w:date="2023-10-25T17:56:00Z">
              <w:r w:rsidRPr="007A4AFC" w:rsidDel="00166699">
                <w:rPr>
                  <w:rFonts w:ascii="Arial Narrow" w:hAnsi="Arial Narrow"/>
                  <w:b/>
                  <w:color w:val="000000" w:themeColor="text1"/>
                  <w:rPrChange w:id="18172" w:author="Dr Mamadou SANOGO" w:date="2023-10-25T18:15:00Z">
                    <w:rPr>
                      <w:rFonts w:ascii="Arial Narrow" w:hAnsi="Arial Narrow"/>
                    </w:rPr>
                  </w:rPrChange>
                </w:rPr>
                <w:delText>NOM et Prénom</w:delText>
              </w:r>
            </w:del>
          </w:p>
        </w:tc>
        <w:tc>
          <w:tcPr>
            <w:tcW w:w="4819" w:type="dxa"/>
            <w:shd w:val="clear" w:color="auto" w:fill="2F5496" w:themeFill="accent5" w:themeFillShade="BF"/>
          </w:tcPr>
          <w:p w14:paraId="5818D0CE" w14:textId="749DC473"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18173" w:author="Dr Mamadou SANOGO" w:date="2023-10-25T17:56:00Z"/>
                <w:rFonts w:ascii="Arial Narrow" w:hAnsi="Arial Narrow"/>
                <w:color w:val="000000" w:themeColor="text1"/>
                <w:rPrChange w:id="18174" w:author="Dr Mamadou SANOGO" w:date="2023-10-25T18:15:00Z">
                  <w:rPr>
                    <w:del w:id="18175" w:author="Dr Mamadou SANOGO" w:date="2023-10-25T17:56:00Z"/>
                    <w:rFonts w:ascii="Arial Narrow" w:hAnsi="Arial Narrow"/>
                  </w:rPr>
                </w:rPrChange>
              </w:rPr>
              <w:pPrChange w:id="18176"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18177" w:author="Dr Mamadou SANOGO" w:date="2023-10-25T17:56:00Z">
              <w:r w:rsidRPr="007A4AFC" w:rsidDel="00166699">
                <w:rPr>
                  <w:rFonts w:ascii="Arial Narrow" w:hAnsi="Arial Narrow"/>
                  <w:b/>
                  <w:color w:val="000000" w:themeColor="text1"/>
                  <w:rPrChange w:id="18178" w:author="Dr Mamadou SANOGO" w:date="2023-10-25T18:15:00Z">
                    <w:rPr>
                      <w:rFonts w:ascii="Arial Narrow" w:hAnsi="Arial Narrow"/>
                    </w:rPr>
                  </w:rPrChange>
                </w:rPr>
                <w:delText>Fonction</w:delText>
              </w:r>
            </w:del>
          </w:p>
        </w:tc>
      </w:tr>
      <w:tr w:rsidR="007A4AFC" w:rsidRPr="007A4AFC" w:rsidDel="00166699" w14:paraId="6C3D1BB3" w14:textId="77777777" w:rsidTr="001B374B">
        <w:trPr>
          <w:jc w:val="center"/>
          <w:del w:id="18179" w:author="Dr Mamadou SANOGO" w:date="2023-10-25T17:56:00Z"/>
        </w:trPr>
        <w:tc>
          <w:tcPr>
            <w:tcW w:w="436" w:type="dxa"/>
          </w:tcPr>
          <w:p w14:paraId="278022B3" w14:textId="2CADFDF8" w:rsidR="001B374B" w:rsidRPr="007A4AFC" w:rsidDel="00166699" w:rsidRDefault="001B374B">
            <w:pPr>
              <w:pStyle w:val="Titre"/>
              <w:tabs>
                <w:tab w:val="num" w:pos="-4820"/>
              </w:tabs>
              <w:spacing w:line="276" w:lineRule="auto"/>
              <w:jc w:val="both"/>
              <w:cnfStyle w:val="001000100000" w:firstRow="0" w:lastRow="0" w:firstColumn="1" w:lastColumn="0" w:oddVBand="0" w:evenVBand="0" w:oddHBand="1" w:evenHBand="0" w:firstRowFirstColumn="0" w:firstRowLastColumn="0" w:lastRowFirstColumn="0" w:lastRowLastColumn="0"/>
              <w:rPr>
                <w:del w:id="18180" w:author="Dr Mamadou SANOGO" w:date="2023-10-25T17:56:00Z"/>
                <w:color w:val="000000" w:themeColor="text1"/>
                <w:rPrChange w:id="18181" w:author="Dr Mamadou SANOGO" w:date="2023-10-25T18:15:00Z">
                  <w:rPr>
                    <w:del w:id="18182" w:author="Dr Mamadou SANOGO" w:date="2023-10-25T17:56:00Z"/>
                  </w:rPr>
                </w:rPrChange>
              </w:rPr>
              <w:pPrChange w:id="18183" w:author="Dr Mamadou SANOGO" w:date="2023-10-25T17:57:00Z">
                <w:pPr>
                  <w:spacing w:before="120" w:after="120" w:line="240" w:lineRule="auto"/>
                  <w:cnfStyle w:val="001000100000" w:firstRow="0" w:lastRow="0" w:firstColumn="1" w:lastColumn="0" w:oddVBand="0" w:evenVBand="0" w:oddHBand="1" w:evenHBand="0" w:firstRowFirstColumn="0" w:firstRowLastColumn="0" w:lastRowFirstColumn="0" w:lastRowLastColumn="0"/>
                </w:pPr>
              </w:pPrChange>
            </w:pPr>
            <w:del w:id="18184" w:author="Dr Mamadou SANOGO" w:date="2023-10-25T17:56:00Z">
              <w:r w:rsidRPr="007A4AFC" w:rsidDel="00166699">
                <w:rPr>
                  <w:b/>
                  <w:color w:val="000000" w:themeColor="text1"/>
                  <w:rPrChange w:id="18185" w:author="Dr Mamadou SANOGO" w:date="2023-10-25T18:15:00Z">
                    <w:rPr/>
                  </w:rPrChange>
                </w:rPr>
                <w:delText>1</w:delText>
              </w:r>
            </w:del>
          </w:p>
        </w:tc>
        <w:tc>
          <w:tcPr>
            <w:tcW w:w="1060" w:type="dxa"/>
            <w:vAlign w:val="center"/>
          </w:tcPr>
          <w:p w14:paraId="79BFE96B" w14:textId="34046091"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186" w:author="Dr Mamadou SANOGO" w:date="2023-10-25T17:56:00Z"/>
                <w:color w:val="000000" w:themeColor="text1"/>
                <w:rPrChange w:id="18187" w:author="Dr Mamadou SANOGO" w:date="2023-10-25T18:15:00Z">
                  <w:rPr>
                    <w:del w:id="18188" w:author="Dr Mamadou SANOGO" w:date="2023-10-25T17:56:00Z"/>
                  </w:rPr>
                </w:rPrChange>
              </w:rPr>
              <w:pPrChange w:id="1818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190" w:author="Dr Mamadou SANOGO" w:date="2023-10-25T17:56:00Z">
              <w:r w:rsidRPr="007A4AFC" w:rsidDel="00166699">
                <w:rPr>
                  <w:color w:val="000000" w:themeColor="text1"/>
                  <w:rPrChange w:id="18191" w:author="Dr Mamadou SANOGO" w:date="2023-10-25T18:15:00Z">
                    <w:rPr/>
                  </w:rPrChange>
                </w:rPr>
                <w:delText>Monsieur</w:delText>
              </w:r>
            </w:del>
          </w:p>
        </w:tc>
        <w:tc>
          <w:tcPr>
            <w:tcW w:w="2752" w:type="dxa"/>
            <w:vAlign w:val="center"/>
          </w:tcPr>
          <w:p w14:paraId="526A9725" w14:textId="49489106"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192" w:author="Dr Mamadou SANOGO" w:date="2023-10-25T17:56:00Z"/>
                <w:color w:val="000000" w:themeColor="text1"/>
                <w:rPrChange w:id="18193" w:author="Dr Mamadou SANOGO" w:date="2023-10-25T18:15:00Z">
                  <w:rPr>
                    <w:del w:id="18194" w:author="Dr Mamadou SANOGO" w:date="2023-10-25T17:56:00Z"/>
                  </w:rPr>
                </w:rPrChange>
              </w:rPr>
              <w:pPrChange w:id="1819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196" w:author="Dr Mamadou SANOGO" w:date="2023-10-25T17:56:00Z">
              <w:r w:rsidRPr="007A4AFC" w:rsidDel="00166699">
                <w:rPr>
                  <w:color w:val="000000" w:themeColor="text1"/>
                  <w:rPrChange w:id="18197" w:author="Dr Mamadou SANOGO" w:date="2023-10-25T18:15:00Z">
                    <w:rPr/>
                  </w:rPrChange>
                </w:rPr>
                <w:delText>SANOGO Mamadou</w:delText>
              </w:r>
            </w:del>
          </w:p>
        </w:tc>
        <w:tc>
          <w:tcPr>
            <w:tcW w:w="4819" w:type="dxa"/>
            <w:vAlign w:val="center"/>
          </w:tcPr>
          <w:p w14:paraId="5E354839" w14:textId="4628A3C3"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198" w:author="Dr Mamadou SANOGO" w:date="2023-10-25T17:56:00Z"/>
                <w:color w:val="000000" w:themeColor="text1"/>
                <w:rPrChange w:id="18199" w:author="Dr Mamadou SANOGO" w:date="2023-10-25T18:15:00Z">
                  <w:rPr>
                    <w:del w:id="18200" w:author="Dr Mamadou SANOGO" w:date="2023-10-25T17:56:00Z"/>
                  </w:rPr>
                </w:rPrChange>
              </w:rPr>
              <w:pPrChange w:id="1820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202" w:author="Dr Mamadou SANOGO" w:date="2023-10-25T17:56:00Z">
              <w:r w:rsidRPr="007A4AFC" w:rsidDel="00166699">
                <w:rPr>
                  <w:color w:val="000000" w:themeColor="text1"/>
                  <w:rPrChange w:id="18203" w:author="Dr Mamadou SANOGO" w:date="2023-10-25T18:15:00Z">
                    <w:rPr/>
                  </w:rPrChange>
                </w:rPr>
                <w:delText>Directeur Général</w:delText>
              </w:r>
            </w:del>
          </w:p>
        </w:tc>
      </w:tr>
      <w:tr w:rsidR="007A4AFC" w:rsidRPr="007A4AFC" w:rsidDel="00166699" w14:paraId="7F5C93C4" w14:textId="77777777" w:rsidTr="001B374B">
        <w:trPr>
          <w:jc w:val="center"/>
          <w:del w:id="18204" w:author="Dr Mamadou SANOGO" w:date="2023-10-25T17:56:00Z"/>
        </w:trPr>
        <w:tc>
          <w:tcPr>
            <w:tcW w:w="436" w:type="dxa"/>
          </w:tcPr>
          <w:p w14:paraId="24F905D1" w14:textId="1FD2E5C0" w:rsidR="001B374B" w:rsidRPr="007A4AFC" w:rsidDel="00166699" w:rsidRDefault="001B374B">
            <w:pPr>
              <w:pStyle w:val="Titre"/>
              <w:tabs>
                <w:tab w:val="num" w:pos="-4820"/>
              </w:tabs>
              <w:spacing w:line="276" w:lineRule="auto"/>
              <w:jc w:val="both"/>
              <w:cnfStyle w:val="001000000000" w:firstRow="0" w:lastRow="0" w:firstColumn="1" w:lastColumn="0" w:oddVBand="0" w:evenVBand="0" w:oddHBand="0" w:evenHBand="0" w:firstRowFirstColumn="0" w:firstRowLastColumn="0" w:lastRowFirstColumn="0" w:lastRowLastColumn="0"/>
              <w:rPr>
                <w:del w:id="18205" w:author="Dr Mamadou SANOGO" w:date="2023-10-25T17:56:00Z"/>
                <w:color w:val="000000" w:themeColor="text1"/>
                <w:rPrChange w:id="18206" w:author="Dr Mamadou SANOGO" w:date="2023-10-25T18:15:00Z">
                  <w:rPr>
                    <w:del w:id="18207" w:author="Dr Mamadou SANOGO" w:date="2023-10-25T17:56:00Z"/>
                  </w:rPr>
                </w:rPrChange>
              </w:rPr>
              <w:pPrChange w:id="18208" w:author="Dr Mamadou SANOGO" w:date="2023-10-25T17:57:00Z">
                <w:pPr>
                  <w:spacing w:before="120" w:after="120" w:line="240" w:lineRule="auto"/>
                  <w:cnfStyle w:val="001000000000" w:firstRow="0" w:lastRow="0" w:firstColumn="1" w:lastColumn="0" w:oddVBand="0" w:evenVBand="0" w:oddHBand="0" w:evenHBand="0" w:firstRowFirstColumn="0" w:firstRowLastColumn="0" w:lastRowFirstColumn="0" w:lastRowLastColumn="0"/>
                </w:pPr>
              </w:pPrChange>
            </w:pPr>
            <w:del w:id="18209" w:author="Dr Mamadou SANOGO" w:date="2023-10-25T17:56:00Z">
              <w:r w:rsidRPr="007A4AFC" w:rsidDel="00166699">
                <w:rPr>
                  <w:b/>
                  <w:color w:val="000000" w:themeColor="text1"/>
                  <w:rPrChange w:id="18210" w:author="Dr Mamadou SANOGO" w:date="2023-10-25T18:15:00Z">
                    <w:rPr/>
                  </w:rPrChange>
                </w:rPr>
                <w:delText>2</w:delText>
              </w:r>
            </w:del>
          </w:p>
        </w:tc>
        <w:tc>
          <w:tcPr>
            <w:tcW w:w="1060" w:type="dxa"/>
            <w:vAlign w:val="center"/>
          </w:tcPr>
          <w:p w14:paraId="0060F281" w14:textId="2FF65460" w:rsidR="001B374B" w:rsidRPr="007A4AFC" w:rsidDel="00166699" w:rsidRDefault="001B374B">
            <w:pPr>
              <w:pStyle w:val="Titre"/>
              <w:tabs>
                <w:tab w:val="num" w:pos="-4820"/>
              </w:tabs>
              <w:spacing w:line="276" w:lineRule="auto"/>
              <w:jc w:val="both"/>
              <w:rPr>
                <w:del w:id="18211" w:author="Dr Mamadou SANOGO" w:date="2023-10-25T17:56:00Z"/>
                <w:color w:val="000000" w:themeColor="text1"/>
                <w:rPrChange w:id="18212" w:author="Dr Mamadou SANOGO" w:date="2023-10-25T18:15:00Z">
                  <w:rPr>
                    <w:del w:id="18213" w:author="Dr Mamadou SANOGO" w:date="2023-10-25T17:56:00Z"/>
                  </w:rPr>
                </w:rPrChange>
              </w:rPr>
              <w:pPrChange w:id="18214" w:author="Dr Mamadou SANOGO" w:date="2023-10-25T17:57:00Z">
                <w:pPr>
                  <w:spacing w:before="120" w:after="120" w:line="240" w:lineRule="auto"/>
                </w:pPr>
              </w:pPrChange>
            </w:pPr>
            <w:del w:id="18215" w:author="Dr Mamadou SANOGO" w:date="2023-10-25T17:56:00Z">
              <w:r w:rsidRPr="007A4AFC" w:rsidDel="00166699">
                <w:rPr>
                  <w:color w:val="000000" w:themeColor="text1"/>
                  <w:rPrChange w:id="18216" w:author="Dr Mamadou SANOGO" w:date="2023-10-25T18:15:00Z">
                    <w:rPr/>
                  </w:rPrChange>
                </w:rPr>
                <w:delText>Monsieur</w:delText>
              </w:r>
            </w:del>
          </w:p>
        </w:tc>
        <w:tc>
          <w:tcPr>
            <w:tcW w:w="2752" w:type="dxa"/>
            <w:vAlign w:val="center"/>
          </w:tcPr>
          <w:p w14:paraId="2243EE98" w14:textId="2E4D0A92" w:rsidR="001B374B" w:rsidRPr="007A4AFC" w:rsidDel="00166699" w:rsidRDefault="001B374B">
            <w:pPr>
              <w:pStyle w:val="Titre"/>
              <w:tabs>
                <w:tab w:val="num" w:pos="-4820"/>
              </w:tabs>
              <w:spacing w:line="276" w:lineRule="auto"/>
              <w:jc w:val="both"/>
              <w:rPr>
                <w:del w:id="18217" w:author="Dr Mamadou SANOGO" w:date="2023-10-25T17:56:00Z"/>
                <w:color w:val="000000" w:themeColor="text1"/>
                <w:rPrChange w:id="18218" w:author="Dr Mamadou SANOGO" w:date="2023-10-25T18:15:00Z">
                  <w:rPr>
                    <w:del w:id="18219" w:author="Dr Mamadou SANOGO" w:date="2023-10-25T17:56:00Z"/>
                  </w:rPr>
                </w:rPrChange>
              </w:rPr>
              <w:pPrChange w:id="18220" w:author="Dr Mamadou SANOGO" w:date="2023-10-25T17:57:00Z">
                <w:pPr>
                  <w:spacing w:before="120" w:after="120" w:line="240" w:lineRule="auto"/>
                </w:pPr>
              </w:pPrChange>
            </w:pPr>
            <w:del w:id="18221" w:author="Dr Mamadou SANOGO" w:date="2023-10-25T17:56:00Z">
              <w:r w:rsidRPr="007A4AFC" w:rsidDel="00166699">
                <w:rPr>
                  <w:color w:val="000000" w:themeColor="text1"/>
                  <w:rPrChange w:id="18222" w:author="Dr Mamadou SANOGO" w:date="2023-10-25T18:15:00Z">
                    <w:rPr/>
                  </w:rPrChange>
                </w:rPr>
                <w:delText>BERTE Yacouba</w:delText>
              </w:r>
            </w:del>
          </w:p>
        </w:tc>
        <w:tc>
          <w:tcPr>
            <w:tcW w:w="4819" w:type="dxa"/>
            <w:vAlign w:val="center"/>
          </w:tcPr>
          <w:p w14:paraId="23250BBF" w14:textId="4B41E3B5" w:rsidR="001B374B" w:rsidRPr="007A4AFC" w:rsidDel="00166699" w:rsidRDefault="001B374B">
            <w:pPr>
              <w:pStyle w:val="Titre"/>
              <w:tabs>
                <w:tab w:val="num" w:pos="-4820"/>
              </w:tabs>
              <w:spacing w:line="276" w:lineRule="auto"/>
              <w:jc w:val="both"/>
              <w:rPr>
                <w:del w:id="18223" w:author="Dr Mamadou SANOGO" w:date="2023-10-25T17:56:00Z"/>
                <w:color w:val="000000" w:themeColor="text1"/>
                <w:rPrChange w:id="18224" w:author="Dr Mamadou SANOGO" w:date="2023-10-25T18:15:00Z">
                  <w:rPr>
                    <w:del w:id="18225" w:author="Dr Mamadou SANOGO" w:date="2023-10-25T17:56:00Z"/>
                  </w:rPr>
                </w:rPrChange>
              </w:rPr>
              <w:pPrChange w:id="18226" w:author="Dr Mamadou SANOGO" w:date="2023-10-25T17:57:00Z">
                <w:pPr>
                  <w:spacing w:before="120" w:after="120" w:line="240" w:lineRule="auto"/>
                </w:pPr>
              </w:pPrChange>
            </w:pPr>
            <w:del w:id="18227" w:author="Dr Mamadou SANOGO" w:date="2023-10-25T17:56:00Z">
              <w:r w:rsidRPr="007A4AFC" w:rsidDel="00166699">
                <w:rPr>
                  <w:color w:val="000000" w:themeColor="text1"/>
                  <w:rPrChange w:id="18228" w:author="Dr Mamadou SANOGO" w:date="2023-10-25T18:15:00Z">
                    <w:rPr/>
                  </w:rPrChange>
                </w:rPr>
                <w:delText>Directeur des Etudes</w:delText>
              </w:r>
            </w:del>
          </w:p>
        </w:tc>
      </w:tr>
      <w:tr w:rsidR="007A4AFC" w:rsidRPr="007A4AFC" w:rsidDel="00166699" w14:paraId="1D9DBC38" w14:textId="77777777" w:rsidTr="001B374B">
        <w:trPr>
          <w:trHeight w:val="259"/>
          <w:jc w:val="center"/>
          <w:del w:id="18229" w:author="Dr Mamadou SANOGO" w:date="2023-10-25T17:56:00Z"/>
        </w:trPr>
        <w:tc>
          <w:tcPr>
            <w:tcW w:w="436" w:type="dxa"/>
          </w:tcPr>
          <w:p w14:paraId="45CA2C55" w14:textId="1D3C7B4B" w:rsidR="001B374B" w:rsidRPr="007A4AFC" w:rsidDel="00166699" w:rsidRDefault="001B374B">
            <w:pPr>
              <w:pStyle w:val="Titre"/>
              <w:tabs>
                <w:tab w:val="num" w:pos="-4820"/>
              </w:tabs>
              <w:spacing w:line="276" w:lineRule="auto"/>
              <w:jc w:val="both"/>
              <w:cnfStyle w:val="001000100000" w:firstRow="0" w:lastRow="0" w:firstColumn="1" w:lastColumn="0" w:oddVBand="0" w:evenVBand="0" w:oddHBand="1" w:evenHBand="0" w:firstRowFirstColumn="0" w:firstRowLastColumn="0" w:lastRowFirstColumn="0" w:lastRowLastColumn="0"/>
              <w:rPr>
                <w:del w:id="18230" w:author="Dr Mamadou SANOGO" w:date="2023-10-25T17:56:00Z"/>
                <w:color w:val="000000" w:themeColor="text1"/>
                <w:rPrChange w:id="18231" w:author="Dr Mamadou SANOGO" w:date="2023-10-25T18:15:00Z">
                  <w:rPr>
                    <w:del w:id="18232" w:author="Dr Mamadou SANOGO" w:date="2023-10-25T17:56:00Z"/>
                  </w:rPr>
                </w:rPrChange>
              </w:rPr>
              <w:pPrChange w:id="18233" w:author="Dr Mamadou SANOGO" w:date="2023-10-25T17:57:00Z">
                <w:pPr>
                  <w:spacing w:before="120" w:after="120" w:line="240" w:lineRule="auto"/>
                  <w:cnfStyle w:val="001000100000" w:firstRow="0" w:lastRow="0" w:firstColumn="1" w:lastColumn="0" w:oddVBand="0" w:evenVBand="0" w:oddHBand="1" w:evenHBand="0" w:firstRowFirstColumn="0" w:firstRowLastColumn="0" w:lastRowFirstColumn="0" w:lastRowLastColumn="0"/>
                </w:pPr>
              </w:pPrChange>
            </w:pPr>
            <w:del w:id="18234" w:author="Dr Mamadou SANOGO" w:date="2023-10-25T17:56:00Z">
              <w:r w:rsidRPr="007A4AFC" w:rsidDel="00166699">
                <w:rPr>
                  <w:b/>
                  <w:color w:val="000000" w:themeColor="text1"/>
                  <w:rPrChange w:id="18235" w:author="Dr Mamadou SANOGO" w:date="2023-10-25T18:15:00Z">
                    <w:rPr/>
                  </w:rPrChange>
                </w:rPr>
                <w:delText>3</w:delText>
              </w:r>
            </w:del>
          </w:p>
        </w:tc>
        <w:tc>
          <w:tcPr>
            <w:tcW w:w="1060" w:type="dxa"/>
            <w:vAlign w:val="center"/>
          </w:tcPr>
          <w:p w14:paraId="78138348" w14:textId="605649E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236" w:author="Dr Mamadou SANOGO" w:date="2023-10-25T17:56:00Z"/>
                <w:color w:val="000000" w:themeColor="text1"/>
                <w:rPrChange w:id="18237" w:author="Dr Mamadou SANOGO" w:date="2023-10-25T18:15:00Z">
                  <w:rPr>
                    <w:del w:id="18238" w:author="Dr Mamadou SANOGO" w:date="2023-10-25T17:56:00Z"/>
                  </w:rPr>
                </w:rPrChange>
              </w:rPr>
              <w:pPrChange w:id="1823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240" w:author="Dr Mamadou SANOGO" w:date="2023-10-25T17:56:00Z">
              <w:r w:rsidRPr="007A4AFC" w:rsidDel="00166699">
                <w:rPr>
                  <w:color w:val="000000" w:themeColor="text1"/>
                  <w:rPrChange w:id="18241" w:author="Dr Mamadou SANOGO" w:date="2023-10-25T18:15:00Z">
                    <w:rPr/>
                  </w:rPrChange>
                </w:rPr>
                <w:delText>Monsieur</w:delText>
              </w:r>
            </w:del>
          </w:p>
        </w:tc>
        <w:tc>
          <w:tcPr>
            <w:tcW w:w="2752" w:type="dxa"/>
            <w:vAlign w:val="center"/>
          </w:tcPr>
          <w:p w14:paraId="1FA04929" w14:textId="77DEA6BC"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242" w:author="Dr Mamadou SANOGO" w:date="2023-10-25T17:56:00Z"/>
                <w:color w:val="000000" w:themeColor="text1"/>
                <w:rPrChange w:id="18243" w:author="Dr Mamadou SANOGO" w:date="2023-10-25T18:15:00Z">
                  <w:rPr>
                    <w:del w:id="18244" w:author="Dr Mamadou SANOGO" w:date="2023-10-25T17:56:00Z"/>
                  </w:rPr>
                </w:rPrChange>
              </w:rPr>
              <w:pPrChange w:id="1824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246" w:author="Dr Mamadou SANOGO" w:date="2023-10-25T17:56:00Z">
              <w:r w:rsidRPr="007A4AFC" w:rsidDel="00166699">
                <w:rPr>
                  <w:color w:val="000000" w:themeColor="text1"/>
                  <w:rPrChange w:id="18247" w:author="Dr Mamadou SANOGO" w:date="2023-10-25T18:15:00Z">
                    <w:rPr/>
                  </w:rPrChange>
                </w:rPr>
                <w:delText>SANOGO Zana</w:delText>
              </w:r>
            </w:del>
          </w:p>
        </w:tc>
        <w:tc>
          <w:tcPr>
            <w:tcW w:w="4819" w:type="dxa"/>
            <w:vAlign w:val="center"/>
          </w:tcPr>
          <w:p w14:paraId="632361DD" w14:textId="3A46E00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248" w:author="Dr Mamadou SANOGO" w:date="2023-10-25T17:56:00Z"/>
                <w:color w:val="000000" w:themeColor="text1"/>
                <w:rPrChange w:id="18249" w:author="Dr Mamadou SANOGO" w:date="2023-10-25T18:15:00Z">
                  <w:rPr>
                    <w:del w:id="18250" w:author="Dr Mamadou SANOGO" w:date="2023-10-25T17:56:00Z"/>
                  </w:rPr>
                </w:rPrChange>
              </w:rPr>
              <w:pPrChange w:id="1825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252" w:author="Dr Mamadou SANOGO" w:date="2023-10-25T17:56:00Z">
              <w:r w:rsidRPr="007A4AFC" w:rsidDel="00166699">
                <w:rPr>
                  <w:color w:val="000000" w:themeColor="text1"/>
                  <w:rPrChange w:id="18253" w:author="Dr Mamadou SANOGO" w:date="2023-10-25T18:15:00Z">
                    <w:rPr/>
                  </w:rPrChange>
                </w:rPr>
                <w:delText>Responsable Hygiène, assainissement, et sécurité</w:delText>
              </w:r>
            </w:del>
          </w:p>
        </w:tc>
      </w:tr>
      <w:tr w:rsidR="007A4AFC" w:rsidRPr="007A4AFC" w:rsidDel="00166699" w14:paraId="474A671E" w14:textId="77777777" w:rsidTr="001B374B">
        <w:trPr>
          <w:trHeight w:val="311"/>
          <w:jc w:val="center"/>
          <w:del w:id="18254" w:author="Dr Mamadou SANOGO" w:date="2023-10-25T17:56:00Z"/>
        </w:trPr>
        <w:tc>
          <w:tcPr>
            <w:tcW w:w="436" w:type="dxa"/>
          </w:tcPr>
          <w:p w14:paraId="25E9D0E8" w14:textId="2BBDF2BE" w:rsidR="001B374B" w:rsidRPr="007A4AFC" w:rsidDel="00166699" w:rsidRDefault="001B374B">
            <w:pPr>
              <w:pStyle w:val="Titre"/>
              <w:tabs>
                <w:tab w:val="num" w:pos="-4820"/>
              </w:tabs>
              <w:spacing w:line="276" w:lineRule="auto"/>
              <w:jc w:val="both"/>
              <w:cnfStyle w:val="001000000000" w:firstRow="0" w:lastRow="0" w:firstColumn="1" w:lastColumn="0" w:oddVBand="0" w:evenVBand="0" w:oddHBand="0" w:evenHBand="0" w:firstRowFirstColumn="0" w:firstRowLastColumn="0" w:lastRowFirstColumn="0" w:lastRowLastColumn="0"/>
              <w:rPr>
                <w:del w:id="18255" w:author="Dr Mamadou SANOGO" w:date="2023-10-25T17:56:00Z"/>
                <w:color w:val="000000" w:themeColor="text1"/>
                <w:rPrChange w:id="18256" w:author="Dr Mamadou SANOGO" w:date="2023-10-25T18:15:00Z">
                  <w:rPr>
                    <w:del w:id="18257" w:author="Dr Mamadou SANOGO" w:date="2023-10-25T17:56:00Z"/>
                  </w:rPr>
                </w:rPrChange>
              </w:rPr>
              <w:pPrChange w:id="18258" w:author="Dr Mamadou SANOGO" w:date="2023-10-25T17:57:00Z">
                <w:pPr>
                  <w:spacing w:before="120" w:after="120" w:line="240" w:lineRule="auto"/>
                  <w:cnfStyle w:val="001000000000" w:firstRow="0" w:lastRow="0" w:firstColumn="1" w:lastColumn="0" w:oddVBand="0" w:evenVBand="0" w:oddHBand="0" w:evenHBand="0" w:firstRowFirstColumn="0" w:firstRowLastColumn="0" w:lastRowFirstColumn="0" w:lastRowLastColumn="0"/>
                </w:pPr>
              </w:pPrChange>
            </w:pPr>
            <w:del w:id="18259" w:author="Dr Mamadou SANOGO" w:date="2023-10-25T17:56:00Z">
              <w:r w:rsidRPr="007A4AFC" w:rsidDel="00166699">
                <w:rPr>
                  <w:b/>
                  <w:color w:val="000000" w:themeColor="text1"/>
                  <w:rPrChange w:id="18260" w:author="Dr Mamadou SANOGO" w:date="2023-10-25T18:15:00Z">
                    <w:rPr/>
                  </w:rPrChange>
                </w:rPr>
                <w:delText>4</w:delText>
              </w:r>
            </w:del>
          </w:p>
        </w:tc>
        <w:tc>
          <w:tcPr>
            <w:tcW w:w="1060" w:type="dxa"/>
            <w:vAlign w:val="center"/>
          </w:tcPr>
          <w:p w14:paraId="160012A0" w14:textId="384FF3D4" w:rsidR="001B374B" w:rsidRPr="007A4AFC" w:rsidDel="00166699" w:rsidRDefault="001B374B">
            <w:pPr>
              <w:pStyle w:val="Titre"/>
              <w:tabs>
                <w:tab w:val="num" w:pos="-4820"/>
              </w:tabs>
              <w:spacing w:line="276" w:lineRule="auto"/>
              <w:jc w:val="both"/>
              <w:rPr>
                <w:del w:id="18261" w:author="Dr Mamadou SANOGO" w:date="2023-10-25T17:56:00Z"/>
                <w:color w:val="000000" w:themeColor="text1"/>
                <w:rPrChange w:id="18262" w:author="Dr Mamadou SANOGO" w:date="2023-10-25T18:15:00Z">
                  <w:rPr>
                    <w:del w:id="18263" w:author="Dr Mamadou SANOGO" w:date="2023-10-25T17:56:00Z"/>
                  </w:rPr>
                </w:rPrChange>
              </w:rPr>
              <w:pPrChange w:id="18264" w:author="Dr Mamadou SANOGO" w:date="2023-10-25T17:57:00Z">
                <w:pPr>
                  <w:spacing w:before="120" w:after="120" w:line="240" w:lineRule="auto"/>
                </w:pPr>
              </w:pPrChange>
            </w:pPr>
            <w:del w:id="18265" w:author="Dr Mamadou SANOGO" w:date="2023-10-25T17:56:00Z">
              <w:r w:rsidRPr="007A4AFC" w:rsidDel="00166699">
                <w:rPr>
                  <w:color w:val="000000" w:themeColor="text1"/>
                  <w:rPrChange w:id="18266" w:author="Dr Mamadou SANOGO" w:date="2023-10-25T18:15:00Z">
                    <w:rPr/>
                  </w:rPrChange>
                </w:rPr>
                <w:delText>Monsieur</w:delText>
              </w:r>
            </w:del>
          </w:p>
        </w:tc>
        <w:tc>
          <w:tcPr>
            <w:tcW w:w="2752" w:type="dxa"/>
            <w:vAlign w:val="center"/>
          </w:tcPr>
          <w:p w14:paraId="1BD73C66" w14:textId="2088BC53" w:rsidR="001B374B" w:rsidRPr="007A4AFC" w:rsidDel="00166699" w:rsidRDefault="001B374B">
            <w:pPr>
              <w:pStyle w:val="Titre"/>
              <w:tabs>
                <w:tab w:val="num" w:pos="-4820"/>
              </w:tabs>
              <w:spacing w:line="276" w:lineRule="auto"/>
              <w:jc w:val="both"/>
              <w:rPr>
                <w:del w:id="18267" w:author="Dr Mamadou SANOGO" w:date="2023-10-25T17:56:00Z"/>
                <w:color w:val="000000" w:themeColor="text1"/>
                <w:rPrChange w:id="18268" w:author="Dr Mamadou SANOGO" w:date="2023-10-25T18:15:00Z">
                  <w:rPr>
                    <w:del w:id="18269" w:author="Dr Mamadou SANOGO" w:date="2023-10-25T17:56:00Z"/>
                  </w:rPr>
                </w:rPrChange>
              </w:rPr>
              <w:pPrChange w:id="18270" w:author="Dr Mamadou SANOGO" w:date="2023-10-25T17:57:00Z">
                <w:pPr>
                  <w:spacing w:before="120" w:after="120" w:line="240" w:lineRule="auto"/>
                </w:pPr>
              </w:pPrChange>
            </w:pPr>
            <w:del w:id="18271" w:author="Dr Mamadou SANOGO" w:date="2023-10-25T17:56:00Z">
              <w:r w:rsidRPr="007A4AFC" w:rsidDel="00166699">
                <w:rPr>
                  <w:color w:val="000000" w:themeColor="text1"/>
                  <w:rPrChange w:id="18272" w:author="Dr Mamadou SANOGO" w:date="2023-10-25T18:15:00Z">
                    <w:rPr/>
                  </w:rPrChange>
                </w:rPr>
                <w:delText>BERTHE Ahmadou</w:delText>
              </w:r>
            </w:del>
          </w:p>
        </w:tc>
        <w:tc>
          <w:tcPr>
            <w:tcW w:w="4819" w:type="dxa"/>
            <w:vAlign w:val="center"/>
          </w:tcPr>
          <w:p w14:paraId="2B34D858" w14:textId="7249B204" w:rsidR="001B374B" w:rsidRPr="007A4AFC" w:rsidDel="00166699" w:rsidRDefault="001B374B">
            <w:pPr>
              <w:pStyle w:val="Titre"/>
              <w:tabs>
                <w:tab w:val="num" w:pos="-4820"/>
              </w:tabs>
              <w:spacing w:line="276" w:lineRule="auto"/>
              <w:jc w:val="both"/>
              <w:rPr>
                <w:del w:id="18273" w:author="Dr Mamadou SANOGO" w:date="2023-10-25T17:56:00Z"/>
                <w:color w:val="000000" w:themeColor="text1"/>
                <w:rPrChange w:id="18274" w:author="Dr Mamadou SANOGO" w:date="2023-10-25T18:15:00Z">
                  <w:rPr>
                    <w:del w:id="18275" w:author="Dr Mamadou SANOGO" w:date="2023-10-25T17:56:00Z"/>
                  </w:rPr>
                </w:rPrChange>
              </w:rPr>
              <w:pPrChange w:id="18276" w:author="Dr Mamadou SANOGO" w:date="2023-10-25T17:57:00Z">
                <w:pPr>
                  <w:spacing w:before="120" w:after="120" w:line="240" w:lineRule="auto"/>
                </w:pPr>
              </w:pPrChange>
            </w:pPr>
            <w:del w:id="18277" w:author="Dr Mamadou SANOGO" w:date="2023-10-25T17:56:00Z">
              <w:r w:rsidRPr="007A4AFC" w:rsidDel="00166699">
                <w:rPr>
                  <w:color w:val="000000" w:themeColor="text1"/>
                  <w:rPrChange w:id="18278" w:author="Dr Mamadou SANOGO" w:date="2023-10-25T18:15:00Z">
                    <w:rPr/>
                  </w:rPrChange>
                </w:rPr>
                <w:delText>Responsable qualité de la formation</w:delText>
              </w:r>
            </w:del>
          </w:p>
        </w:tc>
      </w:tr>
      <w:tr w:rsidR="007A4AFC" w:rsidRPr="007A4AFC" w:rsidDel="00166699" w14:paraId="0C62BB46" w14:textId="77777777" w:rsidTr="001B374B">
        <w:trPr>
          <w:trHeight w:val="311"/>
          <w:jc w:val="center"/>
          <w:del w:id="18279" w:author="Dr Mamadou SANOGO" w:date="2023-10-25T17:56:00Z"/>
        </w:trPr>
        <w:tc>
          <w:tcPr>
            <w:tcW w:w="436" w:type="dxa"/>
          </w:tcPr>
          <w:p w14:paraId="63D3AE95" w14:textId="5F759A9F" w:rsidR="001B374B" w:rsidRPr="007A4AFC" w:rsidDel="00166699" w:rsidRDefault="001B374B">
            <w:pPr>
              <w:pStyle w:val="Titre"/>
              <w:tabs>
                <w:tab w:val="num" w:pos="-4820"/>
              </w:tabs>
              <w:spacing w:line="276" w:lineRule="auto"/>
              <w:jc w:val="both"/>
              <w:cnfStyle w:val="001000100000" w:firstRow="0" w:lastRow="0" w:firstColumn="1" w:lastColumn="0" w:oddVBand="0" w:evenVBand="0" w:oddHBand="1" w:evenHBand="0" w:firstRowFirstColumn="0" w:firstRowLastColumn="0" w:lastRowFirstColumn="0" w:lastRowLastColumn="0"/>
              <w:rPr>
                <w:del w:id="18280" w:author="Dr Mamadou SANOGO" w:date="2023-10-25T17:56:00Z"/>
                <w:color w:val="000000" w:themeColor="text1"/>
                <w:rPrChange w:id="18281" w:author="Dr Mamadou SANOGO" w:date="2023-10-25T18:15:00Z">
                  <w:rPr>
                    <w:del w:id="18282" w:author="Dr Mamadou SANOGO" w:date="2023-10-25T17:56:00Z"/>
                  </w:rPr>
                </w:rPrChange>
              </w:rPr>
              <w:pPrChange w:id="18283" w:author="Dr Mamadou SANOGO" w:date="2023-10-25T17:57:00Z">
                <w:pPr>
                  <w:spacing w:before="120" w:after="120" w:line="240" w:lineRule="auto"/>
                  <w:cnfStyle w:val="001000100000" w:firstRow="0" w:lastRow="0" w:firstColumn="1" w:lastColumn="0" w:oddVBand="0" w:evenVBand="0" w:oddHBand="1" w:evenHBand="0" w:firstRowFirstColumn="0" w:firstRowLastColumn="0" w:lastRowFirstColumn="0" w:lastRowLastColumn="0"/>
                </w:pPr>
              </w:pPrChange>
            </w:pPr>
            <w:del w:id="18284" w:author="Dr Mamadou SANOGO" w:date="2023-10-25T17:56:00Z">
              <w:r w:rsidRPr="007A4AFC" w:rsidDel="00166699">
                <w:rPr>
                  <w:b/>
                  <w:color w:val="000000" w:themeColor="text1"/>
                  <w:rPrChange w:id="18285" w:author="Dr Mamadou SANOGO" w:date="2023-10-25T18:15:00Z">
                    <w:rPr/>
                  </w:rPrChange>
                </w:rPr>
                <w:delText>5</w:delText>
              </w:r>
            </w:del>
          </w:p>
        </w:tc>
        <w:tc>
          <w:tcPr>
            <w:tcW w:w="1060" w:type="dxa"/>
            <w:vAlign w:val="center"/>
          </w:tcPr>
          <w:p w14:paraId="4ADD810A" w14:textId="15662609"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286" w:author="Dr Mamadou SANOGO" w:date="2023-10-25T17:56:00Z"/>
                <w:color w:val="000000" w:themeColor="text1"/>
                <w:rPrChange w:id="18287" w:author="Dr Mamadou SANOGO" w:date="2023-10-25T18:15:00Z">
                  <w:rPr>
                    <w:del w:id="18288" w:author="Dr Mamadou SANOGO" w:date="2023-10-25T17:56:00Z"/>
                  </w:rPr>
                </w:rPrChange>
              </w:rPr>
              <w:pPrChange w:id="1828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290" w:author="Dr Mamadou SANOGO" w:date="2023-10-25T17:56:00Z">
              <w:r w:rsidRPr="007A4AFC" w:rsidDel="00166699">
                <w:rPr>
                  <w:color w:val="000000" w:themeColor="text1"/>
                  <w:rPrChange w:id="18291" w:author="Dr Mamadou SANOGO" w:date="2023-10-25T18:15:00Z">
                    <w:rPr/>
                  </w:rPrChange>
                </w:rPr>
                <w:delText>Monsieur</w:delText>
              </w:r>
            </w:del>
          </w:p>
        </w:tc>
        <w:tc>
          <w:tcPr>
            <w:tcW w:w="2752" w:type="dxa"/>
            <w:vAlign w:val="center"/>
          </w:tcPr>
          <w:p w14:paraId="2EAC4097" w14:textId="1561EDAB"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292" w:author="Dr Mamadou SANOGO" w:date="2023-10-25T17:56:00Z"/>
                <w:color w:val="000000" w:themeColor="text1"/>
                <w:rPrChange w:id="18293" w:author="Dr Mamadou SANOGO" w:date="2023-10-25T18:15:00Z">
                  <w:rPr>
                    <w:del w:id="18294" w:author="Dr Mamadou SANOGO" w:date="2023-10-25T17:56:00Z"/>
                  </w:rPr>
                </w:rPrChange>
              </w:rPr>
              <w:pPrChange w:id="1829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296" w:author="Dr Mamadou SANOGO" w:date="2023-10-25T17:56:00Z">
              <w:r w:rsidRPr="007A4AFC" w:rsidDel="00166699">
                <w:rPr>
                  <w:color w:val="000000" w:themeColor="text1"/>
                  <w:rPrChange w:id="18297" w:author="Dr Mamadou SANOGO" w:date="2023-10-25T18:15:00Z">
                    <w:rPr/>
                  </w:rPrChange>
                </w:rPr>
                <w:delText>NIARE Issa</w:delText>
              </w:r>
            </w:del>
          </w:p>
        </w:tc>
        <w:tc>
          <w:tcPr>
            <w:tcW w:w="4819" w:type="dxa"/>
            <w:vAlign w:val="center"/>
          </w:tcPr>
          <w:p w14:paraId="2136A02C" w14:textId="101308B5"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298" w:author="Dr Mamadou SANOGO" w:date="2023-10-25T17:56:00Z"/>
                <w:color w:val="000000" w:themeColor="text1"/>
                <w:rPrChange w:id="18299" w:author="Dr Mamadou SANOGO" w:date="2023-10-25T18:15:00Z">
                  <w:rPr>
                    <w:del w:id="18300" w:author="Dr Mamadou SANOGO" w:date="2023-10-25T17:56:00Z"/>
                  </w:rPr>
                </w:rPrChange>
              </w:rPr>
              <w:pPrChange w:id="1830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302" w:author="Dr Mamadou SANOGO" w:date="2023-10-25T17:56:00Z">
              <w:r w:rsidRPr="007A4AFC" w:rsidDel="00166699">
                <w:rPr>
                  <w:color w:val="000000" w:themeColor="text1"/>
                  <w:rPrChange w:id="18303" w:author="Dr Mamadou SANOGO" w:date="2023-10-25T18:15:00Z">
                    <w:rPr/>
                  </w:rPrChange>
                </w:rPr>
                <w:delText>Surveillant Général</w:delText>
              </w:r>
            </w:del>
          </w:p>
        </w:tc>
      </w:tr>
      <w:tr w:rsidR="007A4AFC" w:rsidRPr="007A4AFC" w:rsidDel="00166699" w14:paraId="42B729F2" w14:textId="77777777" w:rsidTr="001B374B">
        <w:trPr>
          <w:jc w:val="center"/>
          <w:del w:id="18304" w:author="Dr Mamadou SANOGO" w:date="2023-10-25T17:56:00Z"/>
        </w:trPr>
        <w:tc>
          <w:tcPr>
            <w:tcW w:w="436" w:type="dxa"/>
          </w:tcPr>
          <w:p w14:paraId="19121F57" w14:textId="683E083B" w:rsidR="001B374B" w:rsidRPr="007A4AFC" w:rsidDel="00166699" w:rsidRDefault="001B374B">
            <w:pPr>
              <w:pStyle w:val="Titre"/>
              <w:tabs>
                <w:tab w:val="num" w:pos="-4820"/>
              </w:tabs>
              <w:spacing w:line="276" w:lineRule="auto"/>
              <w:jc w:val="both"/>
              <w:cnfStyle w:val="001000000000" w:firstRow="0" w:lastRow="0" w:firstColumn="1" w:lastColumn="0" w:oddVBand="0" w:evenVBand="0" w:oddHBand="0" w:evenHBand="0" w:firstRowFirstColumn="0" w:firstRowLastColumn="0" w:lastRowFirstColumn="0" w:lastRowLastColumn="0"/>
              <w:rPr>
                <w:del w:id="18305" w:author="Dr Mamadou SANOGO" w:date="2023-10-25T17:56:00Z"/>
                <w:color w:val="000000" w:themeColor="text1"/>
                <w:rPrChange w:id="18306" w:author="Dr Mamadou SANOGO" w:date="2023-10-25T18:15:00Z">
                  <w:rPr>
                    <w:del w:id="18307" w:author="Dr Mamadou SANOGO" w:date="2023-10-25T17:56:00Z"/>
                  </w:rPr>
                </w:rPrChange>
              </w:rPr>
              <w:pPrChange w:id="18308" w:author="Dr Mamadou SANOGO" w:date="2023-10-25T17:57:00Z">
                <w:pPr>
                  <w:spacing w:before="120" w:after="120" w:line="240" w:lineRule="auto"/>
                  <w:cnfStyle w:val="001000000000" w:firstRow="0" w:lastRow="0" w:firstColumn="1" w:lastColumn="0" w:oddVBand="0" w:evenVBand="0" w:oddHBand="0" w:evenHBand="0" w:firstRowFirstColumn="0" w:firstRowLastColumn="0" w:lastRowFirstColumn="0" w:lastRowLastColumn="0"/>
                </w:pPr>
              </w:pPrChange>
            </w:pPr>
            <w:del w:id="18309" w:author="Dr Mamadou SANOGO" w:date="2023-10-25T17:56:00Z">
              <w:r w:rsidRPr="007A4AFC" w:rsidDel="00166699">
                <w:rPr>
                  <w:b/>
                  <w:color w:val="000000" w:themeColor="text1"/>
                  <w:rPrChange w:id="18310" w:author="Dr Mamadou SANOGO" w:date="2023-10-25T18:15:00Z">
                    <w:rPr/>
                  </w:rPrChange>
                </w:rPr>
                <w:delText>6</w:delText>
              </w:r>
            </w:del>
          </w:p>
        </w:tc>
        <w:tc>
          <w:tcPr>
            <w:tcW w:w="1060" w:type="dxa"/>
            <w:vAlign w:val="center"/>
          </w:tcPr>
          <w:p w14:paraId="6749094C" w14:textId="49B7E320" w:rsidR="001B374B" w:rsidRPr="007A4AFC" w:rsidDel="00166699" w:rsidRDefault="001B374B">
            <w:pPr>
              <w:pStyle w:val="Titre"/>
              <w:tabs>
                <w:tab w:val="num" w:pos="-4820"/>
              </w:tabs>
              <w:spacing w:line="276" w:lineRule="auto"/>
              <w:jc w:val="both"/>
              <w:rPr>
                <w:del w:id="18311" w:author="Dr Mamadou SANOGO" w:date="2023-10-25T17:56:00Z"/>
                <w:color w:val="000000" w:themeColor="text1"/>
                <w:rPrChange w:id="18312" w:author="Dr Mamadou SANOGO" w:date="2023-10-25T18:15:00Z">
                  <w:rPr>
                    <w:del w:id="18313" w:author="Dr Mamadou SANOGO" w:date="2023-10-25T17:56:00Z"/>
                  </w:rPr>
                </w:rPrChange>
              </w:rPr>
              <w:pPrChange w:id="18314" w:author="Dr Mamadou SANOGO" w:date="2023-10-25T17:57:00Z">
                <w:pPr>
                  <w:spacing w:before="120" w:after="120" w:line="240" w:lineRule="auto"/>
                </w:pPr>
              </w:pPrChange>
            </w:pPr>
            <w:del w:id="18315" w:author="Dr Mamadou SANOGO" w:date="2023-10-25T17:56:00Z">
              <w:r w:rsidRPr="007A4AFC" w:rsidDel="00166699">
                <w:rPr>
                  <w:color w:val="000000" w:themeColor="text1"/>
                  <w:rPrChange w:id="18316" w:author="Dr Mamadou SANOGO" w:date="2023-10-25T18:15:00Z">
                    <w:rPr/>
                  </w:rPrChange>
                </w:rPr>
                <w:delText>Madame</w:delText>
              </w:r>
            </w:del>
          </w:p>
        </w:tc>
        <w:tc>
          <w:tcPr>
            <w:tcW w:w="2752" w:type="dxa"/>
            <w:vAlign w:val="center"/>
          </w:tcPr>
          <w:p w14:paraId="77F68764" w14:textId="0DAACDAD" w:rsidR="001B374B" w:rsidRPr="007A4AFC" w:rsidDel="00166699" w:rsidRDefault="001B374B">
            <w:pPr>
              <w:pStyle w:val="Titre"/>
              <w:tabs>
                <w:tab w:val="num" w:pos="-4820"/>
              </w:tabs>
              <w:spacing w:line="276" w:lineRule="auto"/>
              <w:jc w:val="both"/>
              <w:rPr>
                <w:del w:id="18317" w:author="Dr Mamadou SANOGO" w:date="2023-10-25T17:56:00Z"/>
                <w:color w:val="000000" w:themeColor="text1"/>
                <w:rPrChange w:id="18318" w:author="Dr Mamadou SANOGO" w:date="2023-10-25T18:15:00Z">
                  <w:rPr>
                    <w:del w:id="18319" w:author="Dr Mamadou SANOGO" w:date="2023-10-25T17:56:00Z"/>
                  </w:rPr>
                </w:rPrChange>
              </w:rPr>
              <w:pPrChange w:id="18320" w:author="Dr Mamadou SANOGO" w:date="2023-10-25T17:57:00Z">
                <w:pPr>
                  <w:spacing w:before="120" w:after="120" w:line="240" w:lineRule="auto"/>
                </w:pPr>
              </w:pPrChange>
            </w:pPr>
            <w:del w:id="18321" w:author="Dr Mamadou SANOGO" w:date="2023-10-25T17:56:00Z">
              <w:r w:rsidRPr="007A4AFC" w:rsidDel="00166699">
                <w:rPr>
                  <w:color w:val="000000" w:themeColor="text1"/>
                  <w:rPrChange w:id="18322" w:author="Dr Mamadou SANOGO" w:date="2023-10-25T18:15:00Z">
                    <w:rPr/>
                  </w:rPrChange>
                </w:rPr>
                <w:delText>SOGOBA Rokiatou</w:delText>
              </w:r>
            </w:del>
          </w:p>
        </w:tc>
        <w:tc>
          <w:tcPr>
            <w:tcW w:w="4819" w:type="dxa"/>
            <w:vAlign w:val="center"/>
          </w:tcPr>
          <w:p w14:paraId="47B4FEEA" w14:textId="7C9FE7F3" w:rsidR="001B374B" w:rsidRPr="007A4AFC" w:rsidDel="00166699" w:rsidRDefault="001B374B">
            <w:pPr>
              <w:pStyle w:val="Titre"/>
              <w:tabs>
                <w:tab w:val="num" w:pos="-4820"/>
              </w:tabs>
              <w:spacing w:line="276" w:lineRule="auto"/>
              <w:jc w:val="both"/>
              <w:rPr>
                <w:del w:id="18323" w:author="Dr Mamadou SANOGO" w:date="2023-10-25T17:56:00Z"/>
                <w:color w:val="000000" w:themeColor="text1"/>
                <w:rPrChange w:id="18324" w:author="Dr Mamadou SANOGO" w:date="2023-10-25T18:15:00Z">
                  <w:rPr>
                    <w:del w:id="18325" w:author="Dr Mamadou SANOGO" w:date="2023-10-25T17:56:00Z"/>
                  </w:rPr>
                </w:rPrChange>
              </w:rPr>
              <w:pPrChange w:id="18326" w:author="Dr Mamadou SANOGO" w:date="2023-10-25T17:57:00Z">
                <w:pPr>
                  <w:spacing w:before="120" w:after="120" w:line="240" w:lineRule="auto"/>
                </w:pPr>
              </w:pPrChange>
            </w:pPr>
            <w:del w:id="18327" w:author="Dr Mamadou SANOGO" w:date="2023-10-25T17:56:00Z">
              <w:r w:rsidRPr="007A4AFC" w:rsidDel="00166699">
                <w:rPr>
                  <w:color w:val="000000" w:themeColor="text1"/>
                  <w:rPrChange w:id="18328" w:author="Dr Mamadou SANOGO" w:date="2023-10-25T18:15:00Z">
                    <w:rPr/>
                  </w:rPrChange>
                </w:rPr>
                <w:delText>Gestion et comptabilité</w:delText>
              </w:r>
            </w:del>
          </w:p>
        </w:tc>
      </w:tr>
      <w:tr w:rsidR="007A4AFC" w:rsidRPr="007A4AFC" w:rsidDel="00166699" w14:paraId="07D107A1" w14:textId="77777777" w:rsidTr="001B374B">
        <w:trPr>
          <w:jc w:val="center"/>
          <w:del w:id="18329" w:author="Dr Mamadou SANOGO" w:date="2023-10-25T17:56:00Z"/>
        </w:trPr>
        <w:tc>
          <w:tcPr>
            <w:tcW w:w="436" w:type="dxa"/>
          </w:tcPr>
          <w:p w14:paraId="065D4D3C" w14:textId="257469A8" w:rsidR="001B374B" w:rsidRPr="007A4AFC" w:rsidDel="00166699" w:rsidRDefault="001B374B">
            <w:pPr>
              <w:pStyle w:val="Titre"/>
              <w:tabs>
                <w:tab w:val="num" w:pos="-4820"/>
              </w:tabs>
              <w:spacing w:line="276" w:lineRule="auto"/>
              <w:jc w:val="both"/>
              <w:cnfStyle w:val="001000100000" w:firstRow="0" w:lastRow="0" w:firstColumn="1" w:lastColumn="0" w:oddVBand="0" w:evenVBand="0" w:oddHBand="1" w:evenHBand="0" w:firstRowFirstColumn="0" w:firstRowLastColumn="0" w:lastRowFirstColumn="0" w:lastRowLastColumn="0"/>
              <w:rPr>
                <w:del w:id="18330" w:author="Dr Mamadou SANOGO" w:date="2023-10-25T17:56:00Z"/>
                <w:color w:val="000000" w:themeColor="text1"/>
                <w:rPrChange w:id="18331" w:author="Dr Mamadou SANOGO" w:date="2023-10-25T18:15:00Z">
                  <w:rPr>
                    <w:del w:id="18332" w:author="Dr Mamadou SANOGO" w:date="2023-10-25T17:56:00Z"/>
                  </w:rPr>
                </w:rPrChange>
              </w:rPr>
              <w:pPrChange w:id="18333" w:author="Dr Mamadou SANOGO" w:date="2023-10-25T17:57:00Z">
                <w:pPr>
                  <w:spacing w:before="120" w:after="120" w:line="240" w:lineRule="auto"/>
                  <w:cnfStyle w:val="001000100000" w:firstRow="0" w:lastRow="0" w:firstColumn="1" w:lastColumn="0" w:oddVBand="0" w:evenVBand="0" w:oddHBand="1" w:evenHBand="0" w:firstRowFirstColumn="0" w:firstRowLastColumn="0" w:lastRowFirstColumn="0" w:lastRowLastColumn="0"/>
                </w:pPr>
              </w:pPrChange>
            </w:pPr>
            <w:del w:id="18334" w:author="Dr Mamadou SANOGO" w:date="2023-10-25T17:56:00Z">
              <w:r w:rsidRPr="007A4AFC" w:rsidDel="00166699">
                <w:rPr>
                  <w:b/>
                  <w:color w:val="000000" w:themeColor="text1"/>
                  <w:rPrChange w:id="18335" w:author="Dr Mamadou SANOGO" w:date="2023-10-25T18:15:00Z">
                    <w:rPr/>
                  </w:rPrChange>
                </w:rPr>
                <w:delText>7</w:delText>
              </w:r>
            </w:del>
          </w:p>
        </w:tc>
        <w:tc>
          <w:tcPr>
            <w:tcW w:w="1060" w:type="dxa"/>
            <w:vAlign w:val="center"/>
          </w:tcPr>
          <w:p w14:paraId="446899F0" w14:textId="4C806AAF"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336" w:author="Dr Mamadou SANOGO" w:date="2023-10-25T17:56:00Z"/>
                <w:color w:val="000000" w:themeColor="text1"/>
                <w:rPrChange w:id="18337" w:author="Dr Mamadou SANOGO" w:date="2023-10-25T18:15:00Z">
                  <w:rPr>
                    <w:del w:id="18338" w:author="Dr Mamadou SANOGO" w:date="2023-10-25T17:56:00Z"/>
                  </w:rPr>
                </w:rPrChange>
              </w:rPr>
              <w:pPrChange w:id="1833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340" w:author="Dr Mamadou SANOGO" w:date="2023-10-25T17:56:00Z">
              <w:r w:rsidRPr="007A4AFC" w:rsidDel="00166699">
                <w:rPr>
                  <w:color w:val="000000" w:themeColor="text1"/>
                  <w:rPrChange w:id="18341" w:author="Dr Mamadou SANOGO" w:date="2023-10-25T18:15:00Z">
                    <w:rPr/>
                  </w:rPrChange>
                </w:rPr>
                <w:delText>Monsieur</w:delText>
              </w:r>
            </w:del>
          </w:p>
        </w:tc>
        <w:tc>
          <w:tcPr>
            <w:tcW w:w="2752" w:type="dxa"/>
            <w:vAlign w:val="center"/>
          </w:tcPr>
          <w:p w14:paraId="7BE66D4B" w14:textId="3CD0B72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342" w:author="Dr Mamadou SANOGO" w:date="2023-10-25T17:56:00Z"/>
                <w:color w:val="000000" w:themeColor="text1"/>
                <w:rPrChange w:id="18343" w:author="Dr Mamadou SANOGO" w:date="2023-10-25T18:15:00Z">
                  <w:rPr>
                    <w:del w:id="18344" w:author="Dr Mamadou SANOGO" w:date="2023-10-25T17:56:00Z"/>
                  </w:rPr>
                </w:rPrChange>
              </w:rPr>
              <w:pPrChange w:id="1834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346" w:author="Dr Mamadou SANOGO" w:date="2023-10-25T17:56:00Z">
              <w:r w:rsidRPr="007A4AFC" w:rsidDel="00166699">
                <w:rPr>
                  <w:color w:val="000000" w:themeColor="text1"/>
                  <w:rPrChange w:id="18347" w:author="Dr Mamadou SANOGO" w:date="2023-10-25T18:15:00Z">
                    <w:rPr/>
                  </w:rPrChange>
                </w:rPr>
                <w:delText>DOUMBIA Moussa</w:delText>
              </w:r>
            </w:del>
          </w:p>
        </w:tc>
        <w:tc>
          <w:tcPr>
            <w:tcW w:w="4819" w:type="dxa"/>
            <w:vAlign w:val="center"/>
          </w:tcPr>
          <w:p w14:paraId="51FBBFAB" w14:textId="3A246574"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348" w:author="Dr Mamadou SANOGO" w:date="2023-10-25T17:56:00Z"/>
                <w:color w:val="000000" w:themeColor="text1"/>
                <w:rPrChange w:id="18349" w:author="Dr Mamadou SANOGO" w:date="2023-10-25T18:15:00Z">
                  <w:rPr>
                    <w:del w:id="18350" w:author="Dr Mamadou SANOGO" w:date="2023-10-25T17:56:00Z"/>
                  </w:rPr>
                </w:rPrChange>
              </w:rPr>
              <w:pPrChange w:id="1835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352" w:author="Dr Mamadou SANOGO" w:date="2023-10-25T17:56:00Z">
              <w:r w:rsidRPr="007A4AFC" w:rsidDel="00166699">
                <w:rPr>
                  <w:color w:val="000000" w:themeColor="text1"/>
                  <w:rPrChange w:id="18353" w:author="Dr Mamadou SANOGO" w:date="2023-10-25T18:15:00Z">
                    <w:rPr/>
                  </w:rPrChange>
                </w:rPr>
                <w:delText>Moniteur</w:delText>
              </w:r>
            </w:del>
          </w:p>
        </w:tc>
      </w:tr>
      <w:tr w:rsidR="007A4AFC" w:rsidRPr="007A4AFC" w:rsidDel="00166699" w14:paraId="791E4F60" w14:textId="77777777" w:rsidTr="001B374B">
        <w:trPr>
          <w:trHeight w:val="92"/>
          <w:jc w:val="center"/>
          <w:del w:id="18354" w:author="Dr Mamadou SANOGO" w:date="2023-10-25T17:56:00Z"/>
        </w:trPr>
        <w:tc>
          <w:tcPr>
            <w:tcW w:w="436" w:type="dxa"/>
          </w:tcPr>
          <w:p w14:paraId="6D14F546" w14:textId="1FCA922C" w:rsidR="001B374B" w:rsidRPr="007A4AFC" w:rsidDel="00166699" w:rsidRDefault="001B374B">
            <w:pPr>
              <w:pStyle w:val="Titre"/>
              <w:tabs>
                <w:tab w:val="num" w:pos="-4820"/>
              </w:tabs>
              <w:spacing w:line="276" w:lineRule="auto"/>
              <w:jc w:val="both"/>
              <w:cnfStyle w:val="001000000000" w:firstRow="0" w:lastRow="0" w:firstColumn="1" w:lastColumn="0" w:oddVBand="0" w:evenVBand="0" w:oddHBand="0" w:evenHBand="0" w:firstRowFirstColumn="0" w:firstRowLastColumn="0" w:lastRowFirstColumn="0" w:lastRowLastColumn="0"/>
              <w:rPr>
                <w:del w:id="18355" w:author="Dr Mamadou SANOGO" w:date="2023-10-25T17:56:00Z"/>
                <w:color w:val="000000" w:themeColor="text1"/>
                <w:rPrChange w:id="18356" w:author="Dr Mamadou SANOGO" w:date="2023-10-25T18:15:00Z">
                  <w:rPr>
                    <w:del w:id="18357" w:author="Dr Mamadou SANOGO" w:date="2023-10-25T17:56:00Z"/>
                  </w:rPr>
                </w:rPrChange>
              </w:rPr>
              <w:pPrChange w:id="18358" w:author="Dr Mamadou SANOGO" w:date="2023-10-25T17:57:00Z">
                <w:pPr>
                  <w:spacing w:before="120" w:after="120" w:line="240" w:lineRule="auto"/>
                  <w:cnfStyle w:val="001000000000" w:firstRow="0" w:lastRow="0" w:firstColumn="1" w:lastColumn="0" w:oddVBand="0" w:evenVBand="0" w:oddHBand="0" w:evenHBand="0" w:firstRowFirstColumn="0" w:firstRowLastColumn="0" w:lastRowFirstColumn="0" w:lastRowLastColumn="0"/>
                </w:pPr>
              </w:pPrChange>
            </w:pPr>
            <w:del w:id="18359" w:author="Dr Mamadou SANOGO" w:date="2023-10-25T17:56:00Z">
              <w:r w:rsidRPr="007A4AFC" w:rsidDel="00166699">
                <w:rPr>
                  <w:b/>
                  <w:color w:val="000000" w:themeColor="text1"/>
                  <w:rPrChange w:id="18360" w:author="Dr Mamadou SANOGO" w:date="2023-10-25T18:15:00Z">
                    <w:rPr/>
                  </w:rPrChange>
                </w:rPr>
                <w:delText>10</w:delText>
              </w:r>
            </w:del>
          </w:p>
        </w:tc>
        <w:tc>
          <w:tcPr>
            <w:tcW w:w="1060" w:type="dxa"/>
            <w:vAlign w:val="center"/>
          </w:tcPr>
          <w:p w14:paraId="58127018" w14:textId="41D6ED7E" w:rsidR="001B374B" w:rsidRPr="007A4AFC" w:rsidDel="00166699" w:rsidRDefault="001B374B">
            <w:pPr>
              <w:pStyle w:val="Titre"/>
              <w:tabs>
                <w:tab w:val="num" w:pos="-4820"/>
              </w:tabs>
              <w:spacing w:line="276" w:lineRule="auto"/>
              <w:jc w:val="both"/>
              <w:rPr>
                <w:del w:id="18361" w:author="Dr Mamadou SANOGO" w:date="2023-10-25T17:56:00Z"/>
                <w:color w:val="000000" w:themeColor="text1"/>
                <w:rPrChange w:id="18362" w:author="Dr Mamadou SANOGO" w:date="2023-10-25T18:15:00Z">
                  <w:rPr>
                    <w:del w:id="18363" w:author="Dr Mamadou SANOGO" w:date="2023-10-25T17:56:00Z"/>
                  </w:rPr>
                </w:rPrChange>
              </w:rPr>
              <w:pPrChange w:id="18364" w:author="Dr Mamadou SANOGO" w:date="2023-10-25T17:57:00Z">
                <w:pPr>
                  <w:spacing w:before="120" w:after="120" w:line="240" w:lineRule="auto"/>
                </w:pPr>
              </w:pPrChange>
            </w:pPr>
            <w:del w:id="18365" w:author="Dr Mamadou SANOGO" w:date="2023-10-25T17:56:00Z">
              <w:r w:rsidRPr="007A4AFC" w:rsidDel="00166699">
                <w:rPr>
                  <w:color w:val="000000" w:themeColor="text1"/>
                  <w:rPrChange w:id="18366" w:author="Dr Mamadou SANOGO" w:date="2023-10-25T18:15:00Z">
                    <w:rPr/>
                  </w:rPrChange>
                </w:rPr>
                <w:delText>Madame</w:delText>
              </w:r>
            </w:del>
          </w:p>
        </w:tc>
        <w:tc>
          <w:tcPr>
            <w:tcW w:w="2752" w:type="dxa"/>
            <w:vAlign w:val="center"/>
          </w:tcPr>
          <w:p w14:paraId="566337B0" w14:textId="5F17A655" w:rsidR="001B374B" w:rsidRPr="007A4AFC" w:rsidDel="00166699" w:rsidRDefault="001B374B">
            <w:pPr>
              <w:pStyle w:val="Titre"/>
              <w:tabs>
                <w:tab w:val="num" w:pos="-4820"/>
              </w:tabs>
              <w:spacing w:line="276" w:lineRule="auto"/>
              <w:jc w:val="both"/>
              <w:rPr>
                <w:del w:id="18367" w:author="Dr Mamadou SANOGO" w:date="2023-10-25T17:56:00Z"/>
                <w:color w:val="000000" w:themeColor="text1"/>
                <w:rPrChange w:id="18368" w:author="Dr Mamadou SANOGO" w:date="2023-10-25T18:15:00Z">
                  <w:rPr>
                    <w:del w:id="18369" w:author="Dr Mamadou SANOGO" w:date="2023-10-25T17:56:00Z"/>
                  </w:rPr>
                </w:rPrChange>
              </w:rPr>
              <w:pPrChange w:id="18370" w:author="Dr Mamadou SANOGO" w:date="2023-10-25T17:57:00Z">
                <w:pPr>
                  <w:spacing w:before="120" w:after="120" w:line="240" w:lineRule="auto"/>
                </w:pPr>
              </w:pPrChange>
            </w:pPr>
            <w:del w:id="18371" w:author="Dr Mamadou SANOGO" w:date="2023-10-25T17:56:00Z">
              <w:r w:rsidRPr="007A4AFC" w:rsidDel="00166699">
                <w:rPr>
                  <w:color w:val="000000" w:themeColor="text1"/>
                  <w:rPrChange w:id="18372" w:author="Dr Mamadou SANOGO" w:date="2023-10-25T18:15:00Z">
                    <w:rPr/>
                  </w:rPrChange>
                </w:rPr>
                <w:delText>DIABY Fatoumata</w:delText>
              </w:r>
            </w:del>
          </w:p>
        </w:tc>
        <w:tc>
          <w:tcPr>
            <w:tcW w:w="4819" w:type="dxa"/>
            <w:vAlign w:val="center"/>
          </w:tcPr>
          <w:p w14:paraId="375C3527" w14:textId="3B2D1D9E" w:rsidR="001B374B" w:rsidRPr="007A4AFC" w:rsidDel="00166699" w:rsidRDefault="001B374B">
            <w:pPr>
              <w:pStyle w:val="Titre"/>
              <w:tabs>
                <w:tab w:val="num" w:pos="-4820"/>
              </w:tabs>
              <w:spacing w:line="276" w:lineRule="auto"/>
              <w:jc w:val="both"/>
              <w:rPr>
                <w:del w:id="18373" w:author="Dr Mamadou SANOGO" w:date="2023-10-25T17:56:00Z"/>
                <w:color w:val="000000" w:themeColor="text1"/>
                <w:rPrChange w:id="18374" w:author="Dr Mamadou SANOGO" w:date="2023-10-25T18:15:00Z">
                  <w:rPr>
                    <w:del w:id="18375" w:author="Dr Mamadou SANOGO" w:date="2023-10-25T17:56:00Z"/>
                  </w:rPr>
                </w:rPrChange>
              </w:rPr>
              <w:pPrChange w:id="18376" w:author="Dr Mamadou SANOGO" w:date="2023-10-25T17:57:00Z">
                <w:pPr>
                  <w:spacing w:before="120" w:after="120" w:line="240" w:lineRule="auto"/>
                </w:pPr>
              </w:pPrChange>
            </w:pPr>
            <w:del w:id="18377" w:author="Dr Mamadou SANOGO" w:date="2023-10-25T17:56:00Z">
              <w:r w:rsidRPr="007A4AFC" w:rsidDel="00166699">
                <w:rPr>
                  <w:color w:val="000000" w:themeColor="text1"/>
                  <w:rPrChange w:id="18378" w:author="Dr Mamadou SANOGO" w:date="2023-10-25T18:15:00Z">
                    <w:rPr/>
                  </w:rPrChange>
                </w:rPr>
                <w:delText>Monitrice</w:delText>
              </w:r>
            </w:del>
          </w:p>
        </w:tc>
      </w:tr>
      <w:tr w:rsidR="007A4AFC" w:rsidRPr="007A4AFC" w:rsidDel="00166699" w14:paraId="1AD8164E" w14:textId="77777777" w:rsidTr="001B374B">
        <w:trPr>
          <w:trHeight w:val="288"/>
          <w:jc w:val="center"/>
          <w:del w:id="18379" w:author="Dr Mamadou SANOGO" w:date="2023-10-25T17:56:00Z"/>
        </w:trPr>
        <w:tc>
          <w:tcPr>
            <w:tcW w:w="436" w:type="dxa"/>
          </w:tcPr>
          <w:p w14:paraId="4B09F993" w14:textId="1C580DAC" w:rsidR="001B374B" w:rsidRPr="007A4AFC" w:rsidDel="00166699" w:rsidRDefault="001B374B">
            <w:pPr>
              <w:pStyle w:val="Titre"/>
              <w:tabs>
                <w:tab w:val="num" w:pos="-4820"/>
              </w:tabs>
              <w:spacing w:line="276" w:lineRule="auto"/>
              <w:jc w:val="both"/>
              <w:cnfStyle w:val="001000100000" w:firstRow="0" w:lastRow="0" w:firstColumn="1" w:lastColumn="0" w:oddVBand="0" w:evenVBand="0" w:oddHBand="1" w:evenHBand="0" w:firstRowFirstColumn="0" w:firstRowLastColumn="0" w:lastRowFirstColumn="0" w:lastRowLastColumn="0"/>
              <w:rPr>
                <w:del w:id="18380" w:author="Dr Mamadou SANOGO" w:date="2023-10-25T17:56:00Z"/>
                <w:color w:val="000000" w:themeColor="text1"/>
                <w:rPrChange w:id="18381" w:author="Dr Mamadou SANOGO" w:date="2023-10-25T18:15:00Z">
                  <w:rPr>
                    <w:del w:id="18382" w:author="Dr Mamadou SANOGO" w:date="2023-10-25T17:56:00Z"/>
                  </w:rPr>
                </w:rPrChange>
              </w:rPr>
              <w:pPrChange w:id="18383" w:author="Dr Mamadou SANOGO" w:date="2023-10-25T17:57:00Z">
                <w:pPr>
                  <w:spacing w:before="120" w:after="120" w:line="240" w:lineRule="auto"/>
                  <w:cnfStyle w:val="001000100000" w:firstRow="0" w:lastRow="0" w:firstColumn="1" w:lastColumn="0" w:oddVBand="0" w:evenVBand="0" w:oddHBand="1" w:evenHBand="0" w:firstRowFirstColumn="0" w:firstRowLastColumn="0" w:lastRowFirstColumn="0" w:lastRowLastColumn="0"/>
                </w:pPr>
              </w:pPrChange>
            </w:pPr>
            <w:del w:id="18384" w:author="Dr Mamadou SANOGO" w:date="2023-10-25T17:56:00Z">
              <w:r w:rsidRPr="007A4AFC" w:rsidDel="00166699">
                <w:rPr>
                  <w:b/>
                  <w:color w:val="000000" w:themeColor="text1"/>
                  <w:rPrChange w:id="18385" w:author="Dr Mamadou SANOGO" w:date="2023-10-25T18:15:00Z">
                    <w:rPr/>
                  </w:rPrChange>
                </w:rPr>
                <w:delText>12</w:delText>
              </w:r>
            </w:del>
          </w:p>
        </w:tc>
        <w:tc>
          <w:tcPr>
            <w:tcW w:w="1060" w:type="dxa"/>
            <w:vAlign w:val="center"/>
          </w:tcPr>
          <w:p w14:paraId="58B84C80" w14:textId="2366FE58"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386" w:author="Dr Mamadou SANOGO" w:date="2023-10-25T17:56:00Z"/>
                <w:color w:val="000000" w:themeColor="text1"/>
                <w:rPrChange w:id="18387" w:author="Dr Mamadou SANOGO" w:date="2023-10-25T18:15:00Z">
                  <w:rPr>
                    <w:del w:id="18388" w:author="Dr Mamadou SANOGO" w:date="2023-10-25T17:56:00Z"/>
                  </w:rPr>
                </w:rPrChange>
              </w:rPr>
              <w:pPrChange w:id="1838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390" w:author="Dr Mamadou SANOGO" w:date="2023-10-25T17:56:00Z">
              <w:r w:rsidRPr="007A4AFC" w:rsidDel="00166699">
                <w:rPr>
                  <w:color w:val="000000" w:themeColor="text1"/>
                  <w:rPrChange w:id="18391" w:author="Dr Mamadou SANOGO" w:date="2023-10-25T18:15:00Z">
                    <w:rPr/>
                  </w:rPrChange>
                </w:rPr>
                <w:delText>Madame</w:delText>
              </w:r>
            </w:del>
          </w:p>
        </w:tc>
        <w:tc>
          <w:tcPr>
            <w:tcW w:w="2752" w:type="dxa"/>
            <w:vAlign w:val="center"/>
          </w:tcPr>
          <w:p w14:paraId="315BAB02" w14:textId="24DF71F7"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392" w:author="Dr Mamadou SANOGO" w:date="2023-10-25T17:56:00Z"/>
                <w:color w:val="000000" w:themeColor="text1"/>
                <w:rPrChange w:id="18393" w:author="Dr Mamadou SANOGO" w:date="2023-10-25T18:15:00Z">
                  <w:rPr>
                    <w:del w:id="18394" w:author="Dr Mamadou SANOGO" w:date="2023-10-25T17:56:00Z"/>
                  </w:rPr>
                </w:rPrChange>
              </w:rPr>
              <w:pPrChange w:id="1839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396" w:author="Dr Mamadou SANOGO" w:date="2023-10-25T17:56:00Z">
              <w:r w:rsidRPr="007A4AFC" w:rsidDel="00166699">
                <w:rPr>
                  <w:color w:val="000000" w:themeColor="text1"/>
                  <w:rPrChange w:id="18397" w:author="Dr Mamadou SANOGO" w:date="2023-10-25T18:15:00Z">
                    <w:rPr/>
                  </w:rPrChange>
                </w:rPr>
                <w:delText>SAVADOGO Salimata</w:delText>
              </w:r>
            </w:del>
          </w:p>
        </w:tc>
        <w:tc>
          <w:tcPr>
            <w:tcW w:w="4819" w:type="dxa"/>
            <w:vAlign w:val="center"/>
          </w:tcPr>
          <w:p w14:paraId="24BC43C5" w14:textId="17D463C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18398" w:author="Dr Mamadou SANOGO" w:date="2023-10-25T17:56:00Z"/>
                <w:color w:val="000000" w:themeColor="text1"/>
                <w:rPrChange w:id="18399" w:author="Dr Mamadou SANOGO" w:date="2023-10-25T18:15:00Z">
                  <w:rPr>
                    <w:del w:id="18400" w:author="Dr Mamadou SANOGO" w:date="2023-10-25T17:56:00Z"/>
                  </w:rPr>
                </w:rPrChange>
              </w:rPr>
              <w:pPrChange w:id="1840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18402" w:author="Dr Mamadou SANOGO" w:date="2023-10-25T17:56:00Z">
              <w:r w:rsidRPr="007A4AFC" w:rsidDel="00166699">
                <w:rPr>
                  <w:color w:val="000000" w:themeColor="text1"/>
                  <w:rPrChange w:id="18403" w:author="Dr Mamadou SANOGO" w:date="2023-10-25T18:15:00Z">
                    <w:rPr/>
                  </w:rPrChange>
                </w:rPr>
                <w:delText>Assistante de Direction</w:delText>
              </w:r>
            </w:del>
          </w:p>
        </w:tc>
      </w:tr>
      <w:tr w:rsidR="007A4AFC" w:rsidRPr="007A4AFC" w:rsidDel="00166699" w14:paraId="6EDC6EB2" w14:textId="77777777" w:rsidTr="001B374B">
        <w:trPr>
          <w:trHeight w:val="70"/>
          <w:jc w:val="center"/>
          <w:del w:id="18404" w:author="Dr Mamadou SANOGO" w:date="2023-10-25T17:56:00Z"/>
        </w:trPr>
        <w:tc>
          <w:tcPr>
            <w:tcW w:w="436" w:type="dxa"/>
          </w:tcPr>
          <w:p w14:paraId="12984B59" w14:textId="2A955395" w:rsidR="001B374B" w:rsidRPr="007A4AFC" w:rsidDel="00166699" w:rsidRDefault="001B374B">
            <w:pPr>
              <w:pStyle w:val="Titre"/>
              <w:tabs>
                <w:tab w:val="num" w:pos="-4820"/>
              </w:tabs>
              <w:spacing w:line="276" w:lineRule="auto"/>
              <w:jc w:val="both"/>
              <w:cnfStyle w:val="001000000000" w:firstRow="0" w:lastRow="0" w:firstColumn="1" w:lastColumn="0" w:oddVBand="0" w:evenVBand="0" w:oddHBand="0" w:evenHBand="0" w:firstRowFirstColumn="0" w:firstRowLastColumn="0" w:lastRowFirstColumn="0" w:lastRowLastColumn="0"/>
              <w:rPr>
                <w:del w:id="18405" w:author="Dr Mamadou SANOGO" w:date="2023-10-25T17:56:00Z"/>
                <w:color w:val="000000" w:themeColor="text1"/>
                <w:rPrChange w:id="18406" w:author="Dr Mamadou SANOGO" w:date="2023-10-25T18:15:00Z">
                  <w:rPr>
                    <w:del w:id="18407" w:author="Dr Mamadou SANOGO" w:date="2023-10-25T17:56:00Z"/>
                  </w:rPr>
                </w:rPrChange>
              </w:rPr>
              <w:pPrChange w:id="18408" w:author="Dr Mamadou SANOGO" w:date="2023-10-25T17:57:00Z">
                <w:pPr>
                  <w:spacing w:before="120" w:after="120" w:line="240" w:lineRule="auto"/>
                  <w:cnfStyle w:val="001000000000" w:firstRow="0" w:lastRow="0" w:firstColumn="1" w:lastColumn="0" w:oddVBand="0" w:evenVBand="0" w:oddHBand="0" w:evenHBand="0" w:firstRowFirstColumn="0" w:firstRowLastColumn="0" w:lastRowFirstColumn="0" w:lastRowLastColumn="0"/>
                </w:pPr>
              </w:pPrChange>
            </w:pPr>
            <w:del w:id="18409" w:author="Dr Mamadou SANOGO" w:date="2023-10-25T17:56:00Z">
              <w:r w:rsidRPr="007A4AFC" w:rsidDel="00166699">
                <w:rPr>
                  <w:b/>
                  <w:color w:val="000000" w:themeColor="text1"/>
                  <w:rPrChange w:id="18410" w:author="Dr Mamadou SANOGO" w:date="2023-10-25T18:15:00Z">
                    <w:rPr/>
                  </w:rPrChange>
                </w:rPr>
                <w:delText>13</w:delText>
              </w:r>
            </w:del>
          </w:p>
        </w:tc>
        <w:tc>
          <w:tcPr>
            <w:tcW w:w="1060" w:type="dxa"/>
            <w:vAlign w:val="center"/>
          </w:tcPr>
          <w:p w14:paraId="778F5A90" w14:textId="45445848" w:rsidR="001B374B" w:rsidRPr="007A4AFC" w:rsidDel="00166699" w:rsidRDefault="001B374B">
            <w:pPr>
              <w:pStyle w:val="Titre"/>
              <w:tabs>
                <w:tab w:val="num" w:pos="-4820"/>
              </w:tabs>
              <w:spacing w:line="276" w:lineRule="auto"/>
              <w:jc w:val="both"/>
              <w:rPr>
                <w:del w:id="18411" w:author="Dr Mamadou SANOGO" w:date="2023-10-25T17:56:00Z"/>
                <w:color w:val="000000" w:themeColor="text1"/>
                <w:rPrChange w:id="18412" w:author="Dr Mamadou SANOGO" w:date="2023-10-25T18:15:00Z">
                  <w:rPr>
                    <w:del w:id="18413" w:author="Dr Mamadou SANOGO" w:date="2023-10-25T17:56:00Z"/>
                  </w:rPr>
                </w:rPrChange>
              </w:rPr>
              <w:pPrChange w:id="18414" w:author="Dr Mamadou SANOGO" w:date="2023-10-25T17:57:00Z">
                <w:pPr>
                  <w:spacing w:before="120" w:after="120" w:line="240" w:lineRule="auto"/>
                </w:pPr>
              </w:pPrChange>
            </w:pPr>
            <w:del w:id="18415" w:author="Dr Mamadou SANOGO" w:date="2023-10-25T17:56:00Z">
              <w:r w:rsidRPr="007A4AFC" w:rsidDel="00166699">
                <w:rPr>
                  <w:color w:val="000000" w:themeColor="text1"/>
                  <w:rPrChange w:id="18416" w:author="Dr Mamadou SANOGO" w:date="2023-10-25T18:15:00Z">
                    <w:rPr/>
                  </w:rPrChange>
                </w:rPr>
                <w:delText>Monsieur</w:delText>
              </w:r>
            </w:del>
          </w:p>
        </w:tc>
        <w:tc>
          <w:tcPr>
            <w:tcW w:w="2752" w:type="dxa"/>
            <w:vAlign w:val="center"/>
          </w:tcPr>
          <w:p w14:paraId="51924038" w14:textId="7437BBD5" w:rsidR="001B374B" w:rsidRPr="007A4AFC" w:rsidDel="00166699" w:rsidRDefault="001B374B">
            <w:pPr>
              <w:pStyle w:val="Titre"/>
              <w:tabs>
                <w:tab w:val="num" w:pos="-4820"/>
              </w:tabs>
              <w:spacing w:line="276" w:lineRule="auto"/>
              <w:jc w:val="both"/>
              <w:rPr>
                <w:del w:id="18417" w:author="Dr Mamadou SANOGO" w:date="2023-10-25T17:56:00Z"/>
                <w:color w:val="000000" w:themeColor="text1"/>
                <w:rPrChange w:id="18418" w:author="Dr Mamadou SANOGO" w:date="2023-10-25T18:15:00Z">
                  <w:rPr>
                    <w:del w:id="18419" w:author="Dr Mamadou SANOGO" w:date="2023-10-25T17:56:00Z"/>
                  </w:rPr>
                </w:rPrChange>
              </w:rPr>
              <w:pPrChange w:id="18420" w:author="Dr Mamadou SANOGO" w:date="2023-10-25T17:57:00Z">
                <w:pPr>
                  <w:spacing w:before="120" w:after="120" w:line="240" w:lineRule="auto"/>
                </w:pPr>
              </w:pPrChange>
            </w:pPr>
            <w:del w:id="18421" w:author="Dr Mamadou SANOGO" w:date="2023-10-25T17:56:00Z">
              <w:r w:rsidRPr="007A4AFC" w:rsidDel="00166699">
                <w:rPr>
                  <w:color w:val="000000" w:themeColor="text1"/>
                  <w:rPrChange w:id="18422" w:author="Dr Mamadou SANOGO" w:date="2023-10-25T18:15:00Z">
                    <w:rPr/>
                  </w:rPrChange>
                </w:rPr>
                <w:delText>HALAM Falla dit Abba</w:delText>
              </w:r>
            </w:del>
          </w:p>
        </w:tc>
        <w:tc>
          <w:tcPr>
            <w:tcW w:w="4819" w:type="dxa"/>
            <w:vAlign w:val="center"/>
          </w:tcPr>
          <w:p w14:paraId="72B6928F" w14:textId="0DB488A3" w:rsidR="001B374B" w:rsidRPr="007A4AFC" w:rsidDel="00166699" w:rsidRDefault="001B374B">
            <w:pPr>
              <w:pStyle w:val="Titre"/>
              <w:tabs>
                <w:tab w:val="num" w:pos="-4820"/>
              </w:tabs>
              <w:spacing w:line="276" w:lineRule="auto"/>
              <w:jc w:val="both"/>
              <w:rPr>
                <w:del w:id="18423" w:author="Dr Mamadou SANOGO" w:date="2023-10-25T17:56:00Z"/>
                <w:color w:val="000000" w:themeColor="text1"/>
                <w:rPrChange w:id="18424" w:author="Dr Mamadou SANOGO" w:date="2023-10-25T18:15:00Z">
                  <w:rPr>
                    <w:del w:id="18425" w:author="Dr Mamadou SANOGO" w:date="2023-10-25T17:56:00Z"/>
                  </w:rPr>
                </w:rPrChange>
              </w:rPr>
              <w:pPrChange w:id="18426" w:author="Dr Mamadou SANOGO" w:date="2023-10-25T17:57:00Z">
                <w:pPr>
                  <w:spacing w:before="120" w:after="120" w:line="240" w:lineRule="auto"/>
                </w:pPr>
              </w:pPrChange>
            </w:pPr>
            <w:del w:id="18427" w:author="Dr Mamadou SANOGO" w:date="2023-10-25T17:56:00Z">
              <w:r w:rsidRPr="007A4AFC" w:rsidDel="00166699">
                <w:rPr>
                  <w:color w:val="000000" w:themeColor="text1"/>
                  <w:rPrChange w:id="18428" w:author="Dr Mamadou SANOGO" w:date="2023-10-25T18:15:00Z">
                    <w:rPr/>
                  </w:rPrChange>
                </w:rPr>
                <w:delText>Responsable bureautique et informatique</w:delText>
              </w:r>
            </w:del>
          </w:p>
        </w:tc>
      </w:tr>
    </w:tbl>
    <w:p w14:paraId="5D27D52F" w14:textId="7EBE5222" w:rsidR="001B374B" w:rsidRPr="007A4AFC" w:rsidDel="00166699" w:rsidRDefault="001B374B">
      <w:pPr>
        <w:pStyle w:val="Titre"/>
        <w:tabs>
          <w:tab w:val="num" w:pos="-4820"/>
        </w:tabs>
        <w:spacing w:line="276" w:lineRule="auto"/>
        <w:jc w:val="both"/>
        <w:rPr>
          <w:del w:id="18429" w:author="Dr Mamadou SANOGO" w:date="2023-10-25T17:56:00Z"/>
          <w:color w:val="000000" w:themeColor="text1"/>
          <w:rPrChange w:id="18430" w:author="Dr Mamadou SANOGO" w:date="2023-10-25T18:15:00Z">
            <w:rPr>
              <w:del w:id="18431" w:author="Dr Mamadou SANOGO" w:date="2023-10-25T17:56:00Z"/>
            </w:rPr>
          </w:rPrChange>
        </w:rPr>
        <w:pPrChange w:id="18432" w:author="Dr Mamadou SANOGO" w:date="2023-10-25T17:57:00Z">
          <w:pPr>
            <w:jc w:val="center"/>
          </w:pPr>
        </w:pPrChange>
      </w:pPr>
    </w:p>
    <w:p w14:paraId="6E9AD4C4" w14:textId="5154B4C1" w:rsidR="001B374B" w:rsidRPr="007A4AFC" w:rsidDel="00166699" w:rsidRDefault="001B374B">
      <w:pPr>
        <w:pStyle w:val="Titre"/>
        <w:tabs>
          <w:tab w:val="num" w:pos="-4820"/>
        </w:tabs>
        <w:spacing w:line="276" w:lineRule="auto"/>
        <w:jc w:val="both"/>
        <w:rPr>
          <w:del w:id="18433" w:author="Dr Mamadou SANOGO" w:date="2023-10-25T17:56:00Z"/>
          <w:color w:val="000000" w:themeColor="text1"/>
          <w:sz w:val="28"/>
          <w:szCs w:val="28"/>
          <w:rPrChange w:id="18434" w:author="Dr Mamadou SANOGO" w:date="2023-10-25T18:15:00Z">
            <w:rPr>
              <w:del w:id="18435" w:author="Dr Mamadou SANOGO" w:date="2023-10-25T17:56:00Z"/>
              <w:color w:val="000000"/>
              <w:sz w:val="28"/>
              <w:szCs w:val="28"/>
            </w:rPr>
          </w:rPrChange>
        </w:rPr>
        <w:pPrChange w:id="18436" w:author="Dr Mamadou SANOGO" w:date="2023-10-25T17:57:00Z">
          <w:pPr>
            <w:spacing w:line="240" w:lineRule="auto"/>
          </w:pPr>
        </w:pPrChange>
      </w:pPr>
      <w:del w:id="18437" w:author="Dr Mamadou SANOGO" w:date="2023-10-25T17:56:00Z">
        <w:r w:rsidRPr="007A4AFC" w:rsidDel="00166699">
          <w:rPr>
            <w:color w:val="000000" w:themeColor="text1"/>
            <w:sz w:val="28"/>
            <w:szCs w:val="28"/>
            <w:rPrChange w:id="18438" w:author="Dr Mamadou SANOGO" w:date="2023-10-25T18:15:00Z">
              <w:rPr>
                <w:color w:val="000000"/>
                <w:sz w:val="28"/>
                <w:szCs w:val="28"/>
              </w:rPr>
            </w:rPrChange>
          </w:rPr>
          <w:br w:type="page"/>
        </w:r>
      </w:del>
    </w:p>
    <w:p w14:paraId="60327E87" w14:textId="2232F47D" w:rsidR="001B374B" w:rsidRPr="007A4AFC" w:rsidDel="00166699" w:rsidRDefault="001B374B">
      <w:pPr>
        <w:pStyle w:val="Titre"/>
        <w:tabs>
          <w:tab w:val="num" w:pos="-4820"/>
        </w:tabs>
        <w:spacing w:line="276" w:lineRule="auto"/>
        <w:jc w:val="both"/>
        <w:rPr>
          <w:del w:id="18439" w:author="Dr Mamadou SANOGO" w:date="2023-10-25T17:56:00Z"/>
          <w:rFonts w:eastAsiaTheme="minorHAnsi"/>
          <w:b w:val="0"/>
          <w:color w:val="000000" w:themeColor="text1"/>
          <w:lang w:eastAsia="en-US"/>
          <w:rPrChange w:id="18440" w:author="Dr Mamadou SANOGO" w:date="2023-10-25T18:15:00Z">
            <w:rPr>
              <w:del w:id="18441" w:author="Dr Mamadou SANOGO" w:date="2023-10-25T17:56:00Z"/>
              <w:rFonts w:eastAsiaTheme="minorHAnsi" w:cs="Times New Roman"/>
              <w:color w:val="auto"/>
              <w:lang w:eastAsia="en-US"/>
            </w:rPr>
          </w:rPrChange>
        </w:rPr>
        <w:pPrChange w:id="18442" w:author="Dr Mamadou SANOGO" w:date="2023-10-25T17:57:00Z">
          <w:pPr>
            <w:pStyle w:val="Titre1"/>
            <w:spacing w:before="0"/>
            <w:jc w:val="center"/>
          </w:pPr>
        </w:pPrChange>
      </w:pPr>
      <w:bookmarkStart w:id="18443" w:name="_Toc145944550"/>
      <w:del w:id="18444" w:author="Dr Mamadou SANOGO" w:date="2023-10-25T17:56:00Z">
        <w:r w:rsidRPr="007A4AFC" w:rsidDel="00166699">
          <w:rPr>
            <w:rFonts w:eastAsiaTheme="minorHAnsi"/>
            <w:b w:val="0"/>
            <w:color w:val="000000" w:themeColor="text1"/>
            <w:sz w:val="28"/>
            <w:lang w:eastAsia="en-US"/>
            <w:rPrChange w:id="18445" w:author="Dr Mamadou SANOGO" w:date="2023-10-25T18:15:00Z">
              <w:rPr>
                <w:rFonts w:eastAsiaTheme="minorHAnsi"/>
                <w:b/>
                <w:color w:val="2E74B5" w:themeColor="accent1" w:themeShade="BF"/>
                <w:lang w:eastAsia="en-US"/>
              </w:rPr>
            </w:rPrChange>
          </w:rPr>
          <w:delText xml:space="preserve">Annexe </w:delText>
        </w:r>
        <w:r w:rsidR="004F500D" w:rsidRPr="007A4AFC" w:rsidDel="00166699">
          <w:rPr>
            <w:rFonts w:eastAsiaTheme="minorHAnsi"/>
            <w:b w:val="0"/>
            <w:color w:val="000000" w:themeColor="text1"/>
            <w:sz w:val="28"/>
            <w:lang w:eastAsia="en-US"/>
            <w:rPrChange w:id="18446" w:author="Dr Mamadou SANOGO" w:date="2023-10-25T18:15:00Z">
              <w:rPr>
                <w:rFonts w:eastAsiaTheme="minorHAnsi"/>
                <w:b/>
                <w:color w:val="2E74B5" w:themeColor="accent1" w:themeShade="BF"/>
                <w:lang w:eastAsia="en-US"/>
              </w:rPr>
            </w:rPrChange>
          </w:rPr>
          <w:delText>20</w:delText>
        </w:r>
        <w:r w:rsidRPr="007A4AFC" w:rsidDel="00166699">
          <w:rPr>
            <w:rFonts w:eastAsiaTheme="minorHAnsi"/>
            <w:b w:val="0"/>
            <w:color w:val="000000" w:themeColor="text1"/>
            <w:sz w:val="28"/>
            <w:lang w:eastAsia="en-US"/>
            <w:rPrChange w:id="18447" w:author="Dr Mamadou SANOGO" w:date="2023-10-25T18:15:00Z">
              <w:rPr>
                <w:rFonts w:eastAsiaTheme="minorHAnsi"/>
                <w:b/>
                <w:color w:val="2E74B5" w:themeColor="accent1" w:themeShade="BF"/>
                <w:lang w:eastAsia="en-US"/>
              </w:rPr>
            </w:rPrChange>
          </w:rPr>
          <w:delText> : Organigramme l’EPSFé</w:delText>
        </w:r>
        <w:bookmarkEnd w:id="18443"/>
      </w:del>
    </w:p>
    <w:p w14:paraId="071E1851" w14:textId="17DA36B4" w:rsidR="001B374B" w:rsidRPr="007A4AFC" w:rsidDel="00166699" w:rsidRDefault="001B374B">
      <w:pPr>
        <w:pStyle w:val="Titre"/>
        <w:tabs>
          <w:tab w:val="num" w:pos="-4820"/>
        </w:tabs>
        <w:spacing w:line="276" w:lineRule="auto"/>
        <w:jc w:val="both"/>
        <w:rPr>
          <w:del w:id="18448" w:author="Dr Mamadou SANOGO" w:date="2023-10-25T17:56:00Z"/>
          <w:color w:val="000000" w:themeColor="text1"/>
          <w:sz w:val="28"/>
          <w:szCs w:val="28"/>
          <w:rPrChange w:id="18449" w:author="Dr Mamadou SANOGO" w:date="2023-10-25T18:15:00Z">
            <w:rPr>
              <w:del w:id="18450" w:author="Dr Mamadou SANOGO" w:date="2023-10-25T17:56:00Z"/>
              <w:color w:val="000000"/>
              <w:sz w:val="28"/>
              <w:szCs w:val="28"/>
            </w:rPr>
          </w:rPrChange>
        </w:rPr>
        <w:pPrChange w:id="18451" w:author="Dr Mamadou SANOGO" w:date="2023-10-25T17:57:00Z">
          <w:pPr>
            <w:spacing w:line="240" w:lineRule="auto"/>
          </w:pPr>
        </w:pPrChange>
      </w:pPr>
    </w:p>
    <w:p w14:paraId="60B7A08E" w14:textId="10B1EE07" w:rsidR="00250CA2" w:rsidRPr="007A4AFC" w:rsidDel="00166699" w:rsidRDefault="007B5A6C">
      <w:pPr>
        <w:pStyle w:val="Titre"/>
        <w:tabs>
          <w:tab w:val="num" w:pos="-4820"/>
        </w:tabs>
        <w:spacing w:line="276" w:lineRule="auto"/>
        <w:jc w:val="both"/>
        <w:rPr>
          <w:del w:id="18452" w:author="Dr Mamadou SANOGO" w:date="2023-10-25T17:56:00Z"/>
          <w:color w:val="000000" w:themeColor="text1"/>
          <w:sz w:val="28"/>
          <w:szCs w:val="28"/>
          <w:rPrChange w:id="18453" w:author="Dr Mamadou SANOGO" w:date="2023-10-25T18:15:00Z">
            <w:rPr>
              <w:del w:id="18454" w:author="Dr Mamadou SANOGO" w:date="2023-10-25T17:56:00Z"/>
              <w:color w:val="000000"/>
              <w:sz w:val="28"/>
              <w:szCs w:val="28"/>
            </w:rPr>
          </w:rPrChange>
        </w:rPr>
        <w:pPrChange w:id="18455" w:author="Dr Mamadou SANOGO" w:date="2023-10-25T17:57:00Z">
          <w:pPr>
            <w:spacing w:line="240" w:lineRule="auto"/>
          </w:pPr>
        </w:pPrChange>
      </w:pPr>
      <w:del w:id="18456" w:author="Dr Mamadou SANOGO" w:date="2023-10-25T17:56:00Z">
        <w:r w:rsidRPr="007A4AFC" w:rsidDel="00166699">
          <w:rPr>
            <w:noProof/>
            <w:color w:val="000000" w:themeColor="text1"/>
            <w:sz w:val="28"/>
            <w:szCs w:val="28"/>
            <w:rPrChange w:id="18457" w:author="Dr Mamadou SANOGO" w:date="2023-10-25T18:15:00Z">
              <w:rPr>
                <w:noProof/>
                <w:color w:val="000000"/>
                <w:sz w:val="28"/>
                <w:szCs w:val="28"/>
              </w:rPr>
            </w:rPrChange>
          </w:rPr>
          <w:drawing>
            <wp:inline distT="0" distB="0" distL="0" distR="0" wp14:anchorId="0FBE8022" wp14:editId="70A80C67">
              <wp:extent cx="6149340" cy="5818173"/>
              <wp:effectExtent l="0" t="0" r="2286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del>
    </w:p>
    <w:p w14:paraId="7AED14B0" w14:textId="06C1EF4A" w:rsidR="00250CA2" w:rsidRPr="007A4AFC" w:rsidDel="00166699" w:rsidRDefault="00250CA2">
      <w:pPr>
        <w:pStyle w:val="Titre"/>
        <w:tabs>
          <w:tab w:val="num" w:pos="-4820"/>
        </w:tabs>
        <w:spacing w:line="276" w:lineRule="auto"/>
        <w:jc w:val="both"/>
        <w:rPr>
          <w:del w:id="18458" w:author="Dr Mamadou SANOGO" w:date="2023-10-25T17:56:00Z"/>
          <w:color w:val="000000" w:themeColor="text1"/>
          <w:sz w:val="28"/>
          <w:szCs w:val="28"/>
          <w:rPrChange w:id="18459" w:author="Dr Mamadou SANOGO" w:date="2023-10-25T18:15:00Z">
            <w:rPr>
              <w:del w:id="18460" w:author="Dr Mamadou SANOGO" w:date="2023-10-25T17:56:00Z"/>
              <w:color w:val="000000"/>
              <w:sz w:val="28"/>
              <w:szCs w:val="28"/>
            </w:rPr>
          </w:rPrChange>
        </w:rPr>
        <w:pPrChange w:id="18461" w:author="Dr Mamadou SANOGO" w:date="2023-10-25T17:57:00Z">
          <w:pPr>
            <w:spacing w:line="240" w:lineRule="auto"/>
          </w:pPr>
        </w:pPrChange>
      </w:pPr>
      <w:del w:id="18462" w:author="Dr Mamadou SANOGO" w:date="2023-10-25T17:56:00Z">
        <w:r w:rsidRPr="007A4AFC" w:rsidDel="00166699">
          <w:rPr>
            <w:color w:val="000000" w:themeColor="text1"/>
            <w:sz w:val="28"/>
            <w:szCs w:val="28"/>
            <w:rPrChange w:id="18463" w:author="Dr Mamadou SANOGO" w:date="2023-10-25T18:15:00Z">
              <w:rPr>
                <w:color w:val="000000"/>
                <w:sz w:val="28"/>
                <w:szCs w:val="28"/>
              </w:rPr>
            </w:rPrChange>
          </w:rPr>
          <w:br w:type="page"/>
        </w:r>
      </w:del>
    </w:p>
    <w:p w14:paraId="75C5512A" w14:textId="5D7D8F7E" w:rsidR="00064688" w:rsidRPr="007A4AFC" w:rsidDel="00166699" w:rsidRDefault="00064688">
      <w:pPr>
        <w:pStyle w:val="Titre"/>
        <w:tabs>
          <w:tab w:val="num" w:pos="-4820"/>
        </w:tabs>
        <w:spacing w:line="276" w:lineRule="auto"/>
        <w:jc w:val="both"/>
        <w:rPr>
          <w:del w:id="18464" w:author="Dr Mamadou SANOGO" w:date="2023-10-25T17:56:00Z"/>
          <w:rFonts w:eastAsiaTheme="minorHAnsi"/>
          <w:b w:val="0"/>
          <w:color w:val="000000" w:themeColor="text1"/>
          <w:lang w:eastAsia="en-US"/>
          <w:rPrChange w:id="18465" w:author="Dr Mamadou SANOGO" w:date="2023-10-25T18:15:00Z">
            <w:rPr>
              <w:del w:id="18466" w:author="Dr Mamadou SANOGO" w:date="2023-10-25T17:56:00Z"/>
              <w:rFonts w:eastAsiaTheme="minorHAnsi" w:cs="Times New Roman"/>
              <w:color w:val="auto"/>
              <w:lang w:eastAsia="en-US"/>
            </w:rPr>
          </w:rPrChange>
        </w:rPr>
        <w:pPrChange w:id="18467" w:author="Dr Mamadou SANOGO" w:date="2023-10-25T17:57:00Z">
          <w:pPr>
            <w:pStyle w:val="Titre1"/>
            <w:spacing w:before="0"/>
            <w:jc w:val="center"/>
          </w:pPr>
        </w:pPrChange>
      </w:pPr>
      <w:bookmarkStart w:id="18468" w:name="_Toc145944551"/>
      <w:del w:id="18469" w:author="Dr Mamadou SANOGO" w:date="2023-10-25T17:56:00Z">
        <w:r w:rsidRPr="007A4AFC" w:rsidDel="00166699">
          <w:rPr>
            <w:rFonts w:eastAsiaTheme="minorHAnsi"/>
            <w:b w:val="0"/>
            <w:color w:val="000000" w:themeColor="text1"/>
            <w:sz w:val="28"/>
            <w:lang w:eastAsia="en-US"/>
            <w:rPrChange w:id="18470" w:author="Dr Mamadou SANOGO" w:date="2023-10-25T18:15:00Z">
              <w:rPr>
                <w:rFonts w:eastAsiaTheme="minorHAnsi"/>
                <w:b/>
                <w:color w:val="2E74B5" w:themeColor="accent1" w:themeShade="BF"/>
                <w:lang w:eastAsia="en-US"/>
              </w:rPr>
            </w:rPrChange>
          </w:rPr>
          <w:delText xml:space="preserve">Annexe 21 : </w:delText>
        </w:r>
        <w:r w:rsidR="003966F7" w:rsidRPr="007A4AFC" w:rsidDel="00166699">
          <w:rPr>
            <w:rFonts w:eastAsiaTheme="minorHAnsi"/>
            <w:b w:val="0"/>
            <w:color w:val="000000" w:themeColor="text1"/>
            <w:sz w:val="28"/>
            <w:lang w:eastAsia="en-US"/>
            <w:rPrChange w:id="18471" w:author="Dr Mamadou SANOGO" w:date="2023-10-25T18:15:00Z">
              <w:rPr>
                <w:rFonts w:eastAsiaTheme="minorHAnsi"/>
                <w:b/>
                <w:color w:val="2E74B5" w:themeColor="accent1" w:themeShade="BF"/>
                <w:lang w:eastAsia="en-US"/>
              </w:rPr>
            </w:rPrChange>
          </w:rPr>
          <w:delText xml:space="preserve">Modalités </w:delText>
        </w:r>
        <w:r w:rsidRPr="007A4AFC" w:rsidDel="00166699">
          <w:rPr>
            <w:rFonts w:eastAsiaTheme="minorHAnsi"/>
            <w:b w:val="0"/>
            <w:color w:val="000000" w:themeColor="text1"/>
            <w:sz w:val="28"/>
            <w:lang w:eastAsia="en-US"/>
            <w:rPrChange w:id="18472" w:author="Dr Mamadou SANOGO" w:date="2023-10-25T18:15:00Z">
              <w:rPr>
                <w:rFonts w:eastAsiaTheme="minorHAnsi"/>
                <w:b/>
                <w:color w:val="2E74B5" w:themeColor="accent1" w:themeShade="BF"/>
                <w:lang w:eastAsia="en-US"/>
              </w:rPr>
            </w:rPrChange>
          </w:rPr>
          <w:delText>de contrôle des connaissances et d’évaluation</w:delText>
        </w:r>
        <w:bookmarkEnd w:id="18468"/>
      </w:del>
    </w:p>
    <w:p w14:paraId="423742B8" w14:textId="34F6CFEB" w:rsidR="00250CA2" w:rsidRPr="007A4AFC" w:rsidDel="00166699" w:rsidRDefault="00250CA2">
      <w:pPr>
        <w:pStyle w:val="Titre"/>
        <w:tabs>
          <w:tab w:val="num" w:pos="-4820"/>
        </w:tabs>
        <w:spacing w:line="276" w:lineRule="auto"/>
        <w:jc w:val="both"/>
        <w:rPr>
          <w:del w:id="18473" w:author="Dr Mamadou SANOGO" w:date="2023-10-25T17:56:00Z"/>
          <w:rFonts w:asciiTheme="minorHAnsi" w:hAnsiTheme="minorHAnsi"/>
          <w:b w:val="0"/>
          <w:bCs/>
          <w:color w:val="000000" w:themeColor="text1"/>
          <w:sz w:val="20"/>
          <w:rPrChange w:id="18474" w:author="Dr Mamadou SANOGO" w:date="2023-10-25T18:15:00Z">
            <w:rPr>
              <w:del w:id="18475" w:author="Dr Mamadou SANOGO" w:date="2023-10-25T17:56:00Z"/>
              <w:rFonts w:asciiTheme="minorHAnsi" w:hAnsiTheme="minorHAnsi"/>
              <w:b w:val="0"/>
              <w:bCs/>
              <w:sz w:val="20"/>
            </w:rPr>
          </w:rPrChange>
        </w:rPr>
        <w:pPrChange w:id="18476" w:author="Dr Mamadou SANOGO" w:date="2023-10-25T17:57:00Z">
          <w:pPr>
            <w:pStyle w:val="Titre"/>
            <w:spacing w:line="276" w:lineRule="auto"/>
            <w:jc w:val="both"/>
          </w:pPr>
        </w:pPrChange>
      </w:pPr>
    </w:p>
    <w:p w14:paraId="5D075A78" w14:textId="7B93452E" w:rsidR="00250CA2" w:rsidRPr="007A4AFC" w:rsidDel="00166699" w:rsidRDefault="00250CA2">
      <w:pPr>
        <w:pStyle w:val="Titre"/>
        <w:tabs>
          <w:tab w:val="num" w:pos="-4820"/>
        </w:tabs>
        <w:spacing w:line="276" w:lineRule="auto"/>
        <w:jc w:val="both"/>
        <w:rPr>
          <w:del w:id="18477" w:author="Dr Mamadou SANOGO" w:date="2023-10-25T17:56:00Z"/>
          <w:rFonts w:asciiTheme="minorHAnsi" w:hAnsiTheme="minorHAnsi"/>
          <w:b w:val="0"/>
          <w:bCs/>
          <w:color w:val="000000" w:themeColor="text1"/>
          <w:sz w:val="20"/>
          <w:rPrChange w:id="18478" w:author="Dr Mamadou SANOGO" w:date="2023-10-25T18:15:00Z">
            <w:rPr>
              <w:del w:id="18479" w:author="Dr Mamadou SANOGO" w:date="2023-10-25T17:56:00Z"/>
              <w:rFonts w:asciiTheme="minorHAnsi" w:hAnsiTheme="minorHAnsi"/>
              <w:b w:val="0"/>
              <w:bCs/>
              <w:sz w:val="20"/>
            </w:rPr>
          </w:rPrChange>
        </w:rPr>
        <w:pPrChange w:id="18480" w:author="Dr Mamadou SANOGO" w:date="2023-10-25T17:57:00Z">
          <w:pPr>
            <w:pStyle w:val="Titre"/>
            <w:spacing w:line="276" w:lineRule="auto"/>
            <w:ind w:left="-426"/>
            <w:jc w:val="both"/>
          </w:pPr>
        </w:pPrChange>
      </w:pPr>
    </w:p>
    <w:p w14:paraId="7C60D8A0" w14:textId="21AE59EE" w:rsidR="00064688" w:rsidRPr="007A4AFC" w:rsidDel="00166699" w:rsidRDefault="00064688">
      <w:pPr>
        <w:pStyle w:val="Titre"/>
        <w:tabs>
          <w:tab w:val="num" w:pos="-4820"/>
        </w:tabs>
        <w:spacing w:line="276" w:lineRule="auto"/>
        <w:jc w:val="both"/>
        <w:rPr>
          <w:del w:id="18481" w:author="Dr Mamadou SANOGO" w:date="2023-10-25T17:56:00Z"/>
          <w:rFonts w:asciiTheme="majorHAnsi" w:hAnsiTheme="majorHAnsi" w:cstheme="majorHAnsi"/>
          <w:bCs/>
          <w:color w:val="000000" w:themeColor="text1"/>
          <w:sz w:val="24"/>
          <w:szCs w:val="24"/>
          <w:rPrChange w:id="18482" w:author="Dr Mamadou SANOGO" w:date="2023-10-25T18:15:00Z">
            <w:rPr>
              <w:del w:id="18483" w:author="Dr Mamadou SANOGO" w:date="2023-10-25T17:56:00Z"/>
              <w:rFonts w:asciiTheme="majorHAnsi" w:hAnsiTheme="majorHAnsi" w:cstheme="majorHAnsi"/>
              <w:bCs/>
              <w:sz w:val="24"/>
              <w:szCs w:val="24"/>
            </w:rPr>
          </w:rPrChange>
        </w:rPr>
        <w:pPrChange w:id="18484" w:author="Dr Mamadou SANOGO" w:date="2023-10-25T17:57:00Z">
          <w:pPr>
            <w:pStyle w:val="Titre"/>
            <w:spacing w:line="276" w:lineRule="auto"/>
            <w:jc w:val="both"/>
          </w:pPr>
        </w:pPrChange>
      </w:pPr>
      <w:del w:id="18485" w:author="Dr Mamadou SANOGO" w:date="2023-10-25T17:56:00Z">
        <w:r w:rsidRPr="007A4AFC" w:rsidDel="00166699">
          <w:rPr>
            <w:rFonts w:asciiTheme="majorHAnsi" w:hAnsiTheme="majorHAnsi" w:cstheme="majorHAnsi"/>
            <w:bCs/>
            <w:color w:val="000000" w:themeColor="text1"/>
            <w:szCs w:val="24"/>
            <w:rPrChange w:id="18486" w:author="Dr Mamadou SANOGO" w:date="2023-10-25T18:15:00Z">
              <w:rPr>
                <w:rFonts w:asciiTheme="majorHAnsi" w:hAnsiTheme="majorHAnsi" w:cstheme="majorHAnsi"/>
                <w:bCs/>
                <w:szCs w:val="24"/>
              </w:rPr>
            </w:rPrChange>
          </w:rPr>
          <w:delText xml:space="preserve">Evaluation formative </w:delText>
        </w:r>
      </w:del>
    </w:p>
    <w:p w14:paraId="2A6365F7" w14:textId="235D2AE6" w:rsidR="00064688" w:rsidRPr="007A4AFC" w:rsidDel="00166699" w:rsidRDefault="00064688">
      <w:pPr>
        <w:pStyle w:val="Titre"/>
        <w:tabs>
          <w:tab w:val="num" w:pos="-4820"/>
        </w:tabs>
        <w:spacing w:line="276" w:lineRule="auto"/>
        <w:jc w:val="both"/>
        <w:rPr>
          <w:del w:id="18487" w:author="Dr Mamadou SANOGO" w:date="2023-10-25T17:56:00Z"/>
          <w:rFonts w:asciiTheme="majorHAnsi" w:hAnsiTheme="majorHAnsi" w:cstheme="majorHAnsi"/>
          <w:b w:val="0"/>
          <w:bCs/>
          <w:color w:val="000000" w:themeColor="text1"/>
          <w:sz w:val="24"/>
          <w:szCs w:val="24"/>
          <w:rPrChange w:id="18488" w:author="Dr Mamadou SANOGO" w:date="2023-10-25T18:15:00Z">
            <w:rPr>
              <w:del w:id="18489" w:author="Dr Mamadou SANOGO" w:date="2023-10-25T17:56:00Z"/>
              <w:rFonts w:asciiTheme="majorHAnsi" w:hAnsiTheme="majorHAnsi" w:cstheme="majorHAnsi"/>
              <w:b w:val="0"/>
              <w:bCs/>
              <w:sz w:val="24"/>
              <w:szCs w:val="24"/>
            </w:rPr>
          </w:rPrChange>
        </w:rPr>
        <w:pPrChange w:id="18490" w:author="Dr Mamadou SANOGO" w:date="2023-10-25T17:57:00Z">
          <w:pPr>
            <w:pStyle w:val="Titre"/>
            <w:spacing w:line="276" w:lineRule="auto"/>
            <w:jc w:val="both"/>
          </w:pPr>
        </w:pPrChange>
      </w:pPr>
      <w:del w:id="18491" w:author="Dr Mamadou SANOGO" w:date="2023-10-25T17:56:00Z">
        <w:r w:rsidRPr="007A4AFC" w:rsidDel="00166699">
          <w:rPr>
            <w:rFonts w:asciiTheme="majorHAnsi" w:hAnsiTheme="majorHAnsi" w:cstheme="majorHAnsi"/>
            <w:b w:val="0"/>
            <w:bCs/>
            <w:color w:val="000000" w:themeColor="text1"/>
            <w:szCs w:val="24"/>
            <w:rPrChange w:id="18492" w:author="Dr Mamadou SANOGO" w:date="2023-10-25T18:15:00Z">
              <w:rPr>
                <w:rFonts w:asciiTheme="majorHAnsi" w:hAnsiTheme="majorHAnsi" w:cstheme="majorHAnsi"/>
                <w:b w:val="0"/>
                <w:bCs/>
                <w:szCs w:val="24"/>
              </w:rPr>
            </w:rPrChange>
          </w:rPr>
          <w:delText>Cette évaluation se fait tout au long d'un semestre. Elle concerne les cours et les stages. Son but est de rendre compte de la progression de chacun des étudiants. En principe elle est qualitative mais elle peut avoir un caractère quantitatif à travers les devoirs ou contrôles continus, les tests, les notes provenant des exposés, les notes provenant des observations (à travers des instruments appropriés) durant les stages.</w:delText>
        </w:r>
      </w:del>
    </w:p>
    <w:p w14:paraId="424B87AD" w14:textId="2F91C226" w:rsidR="00064688" w:rsidRPr="007A4AFC" w:rsidDel="00166699" w:rsidRDefault="00064688">
      <w:pPr>
        <w:pStyle w:val="Titre"/>
        <w:tabs>
          <w:tab w:val="num" w:pos="-4820"/>
        </w:tabs>
        <w:spacing w:line="276" w:lineRule="auto"/>
        <w:jc w:val="both"/>
        <w:rPr>
          <w:del w:id="18493" w:author="Dr Mamadou SANOGO" w:date="2023-10-25T17:56:00Z"/>
          <w:rFonts w:asciiTheme="majorHAnsi" w:hAnsiTheme="majorHAnsi" w:cstheme="majorHAnsi"/>
          <w:b w:val="0"/>
          <w:bCs/>
          <w:color w:val="000000" w:themeColor="text1"/>
          <w:sz w:val="24"/>
          <w:szCs w:val="24"/>
          <w:rPrChange w:id="18494" w:author="Dr Mamadou SANOGO" w:date="2023-10-25T18:15:00Z">
            <w:rPr>
              <w:del w:id="18495" w:author="Dr Mamadou SANOGO" w:date="2023-10-25T17:56:00Z"/>
              <w:rFonts w:asciiTheme="majorHAnsi" w:hAnsiTheme="majorHAnsi" w:cstheme="majorHAnsi"/>
              <w:b w:val="0"/>
              <w:bCs/>
              <w:sz w:val="24"/>
              <w:szCs w:val="24"/>
            </w:rPr>
          </w:rPrChange>
        </w:rPr>
        <w:pPrChange w:id="18496" w:author="Dr Mamadou SANOGO" w:date="2023-10-25T17:57:00Z">
          <w:pPr>
            <w:pStyle w:val="Titre"/>
            <w:spacing w:line="276" w:lineRule="auto"/>
            <w:jc w:val="both"/>
          </w:pPr>
        </w:pPrChange>
      </w:pPr>
      <w:del w:id="18497" w:author="Dr Mamadou SANOGO" w:date="2023-10-25T17:56:00Z">
        <w:r w:rsidRPr="007A4AFC" w:rsidDel="00166699">
          <w:rPr>
            <w:rFonts w:asciiTheme="majorHAnsi" w:hAnsiTheme="majorHAnsi" w:cstheme="majorHAnsi"/>
            <w:b w:val="0"/>
            <w:bCs/>
            <w:color w:val="000000" w:themeColor="text1"/>
            <w:szCs w:val="24"/>
            <w:rPrChange w:id="18498" w:author="Dr Mamadou SANOGO" w:date="2023-10-25T18:15:00Z">
              <w:rPr>
                <w:rFonts w:asciiTheme="majorHAnsi" w:hAnsiTheme="majorHAnsi" w:cstheme="majorHAnsi"/>
                <w:b w:val="0"/>
                <w:bCs/>
                <w:szCs w:val="24"/>
              </w:rPr>
            </w:rPrChange>
          </w:rPr>
          <w:delText>Cette évaluation (si elle fait l'objet de notation) aura un poids de 40% pour le semestre considéré.</w:delText>
        </w:r>
      </w:del>
    </w:p>
    <w:p w14:paraId="66A0D49B" w14:textId="62387EC1" w:rsidR="00064688" w:rsidRPr="007A4AFC" w:rsidDel="00166699" w:rsidRDefault="00064688">
      <w:pPr>
        <w:pStyle w:val="Titre"/>
        <w:tabs>
          <w:tab w:val="num" w:pos="-4820"/>
        </w:tabs>
        <w:spacing w:line="276" w:lineRule="auto"/>
        <w:jc w:val="both"/>
        <w:rPr>
          <w:del w:id="18499" w:author="Dr Mamadou SANOGO" w:date="2023-10-25T17:56:00Z"/>
          <w:rFonts w:asciiTheme="majorHAnsi" w:hAnsiTheme="majorHAnsi" w:cstheme="majorHAnsi"/>
          <w:bCs/>
          <w:color w:val="000000" w:themeColor="text1"/>
          <w:sz w:val="24"/>
          <w:szCs w:val="24"/>
          <w:rPrChange w:id="18500" w:author="Dr Mamadou SANOGO" w:date="2023-10-25T18:15:00Z">
            <w:rPr>
              <w:del w:id="18501" w:author="Dr Mamadou SANOGO" w:date="2023-10-25T17:56:00Z"/>
              <w:rFonts w:asciiTheme="majorHAnsi" w:hAnsiTheme="majorHAnsi" w:cstheme="majorHAnsi"/>
              <w:bCs/>
              <w:sz w:val="24"/>
              <w:szCs w:val="24"/>
            </w:rPr>
          </w:rPrChange>
        </w:rPr>
        <w:pPrChange w:id="18502" w:author="Dr Mamadou SANOGO" w:date="2023-10-25T17:57:00Z">
          <w:pPr>
            <w:pStyle w:val="Titre"/>
            <w:spacing w:line="276" w:lineRule="auto"/>
            <w:jc w:val="both"/>
          </w:pPr>
        </w:pPrChange>
      </w:pPr>
      <w:del w:id="18503" w:author="Dr Mamadou SANOGO" w:date="2023-10-25T17:56:00Z">
        <w:r w:rsidRPr="007A4AFC" w:rsidDel="00166699">
          <w:rPr>
            <w:rFonts w:asciiTheme="majorHAnsi" w:hAnsiTheme="majorHAnsi" w:cstheme="majorHAnsi"/>
            <w:bCs/>
            <w:color w:val="000000" w:themeColor="text1"/>
            <w:szCs w:val="24"/>
            <w:rPrChange w:id="18504" w:author="Dr Mamadou SANOGO" w:date="2023-10-25T18:15:00Z">
              <w:rPr>
                <w:rFonts w:asciiTheme="majorHAnsi" w:hAnsiTheme="majorHAnsi" w:cstheme="majorHAnsi"/>
                <w:bCs/>
                <w:szCs w:val="24"/>
              </w:rPr>
            </w:rPrChange>
          </w:rPr>
          <w:delText xml:space="preserve">Evaluation sommative </w:delText>
        </w:r>
      </w:del>
    </w:p>
    <w:p w14:paraId="43093991" w14:textId="0A5233FE" w:rsidR="00064688" w:rsidRPr="007A4AFC" w:rsidDel="00166699" w:rsidRDefault="00064688">
      <w:pPr>
        <w:pStyle w:val="Titre"/>
        <w:tabs>
          <w:tab w:val="num" w:pos="-4820"/>
        </w:tabs>
        <w:spacing w:line="276" w:lineRule="auto"/>
        <w:jc w:val="both"/>
        <w:rPr>
          <w:del w:id="18505" w:author="Dr Mamadou SANOGO" w:date="2023-10-25T17:56:00Z"/>
          <w:rFonts w:asciiTheme="majorHAnsi" w:hAnsiTheme="majorHAnsi" w:cstheme="majorHAnsi"/>
          <w:b w:val="0"/>
          <w:bCs/>
          <w:color w:val="000000" w:themeColor="text1"/>
          <w:sz w:val="24"/>
          <w:szCs w:val="24"/>
          <w:rPrChange w:id="18506" w:author="Dr Mamadou SANOGO" w:date="2023-10-25T18:15:00Z">
            <w:rPr>
              <w:del w:id="18507" w:author="Dr Mamadou SANOGO" w:date="2023-10-25T17:56:00Z"/>
              <w:rFonts w:asciiTheme="majorHAnsi" w:hAnsiTheme="majorHAnsi" w:cstheme="majorHAnsi"/>
              <w:b w:val="0"/>
              <w:bCs/>
              <w:sz w:val="24"/>
              <w:szCs w:val="24"/>
            </w:rPr>
          </w:rPrChange>
        </w:rPr>
        <w:pPrChange w:id="18508" w:author="Dr Mamadou SANOGO" w:date="2023-10-25T17:57:00Z">
          <w:pPr>
            <w:pStyle w:val="Titre"/>
            <w:spacing w:line="276" w:lineRule="auto"/>
            <w:jc w:val="both"/>
          </w:pPr>
        </w:pPrChange>
      </w:pPr>
      <w:del w:id="18509" w:author="Dr Mamadou SANOGO" w:date="2023-10-25T17:56:00Z">
        <w:r w:rsidRPr="007A4AFC" w:rsidDel="00166699">
          <w:rPr>
            <w:rFonts w:asciiTheme="majorHAnsi" w:hAnsiTheme="majorHAnsi" w:cstheme="majorHAnsi"/>
            <w:b w:val="0"/>
            <w:bCs/>
            <w:color w:val="000000" w:themeColor="text1"/>
            <w:szCs w:val="24"/>
            <w:rPrChange w:id="18510" w:author="Dr Mamadou SANOGO" w:date="2023-10-25T18:15:00Z">
              <w:rPr>
                <w:rFonts w:asciiTheme="majorHAnsi" w:hAnsiTheme="majorHAnsi" w:cstheme="majorHAnsi"/>
                <w:b w:val="0"/>
                <w:bCs/>
                <w:szCs w:val="24"/>
              </w:rPr>
            </w:rPrChange>
          </w:rPr>
          <w:delText>C'est l'évaluation faite à la fin d'un semestre. Elle permet d'évaluer l'étudiant sur les compétences exigées pour passer d'un semestre à un autre. Elle a un poids de 60% s'il existe des notes chiffrées durant les évaluations formatives.</w:delText>
        </w:r>
      </w:del>
    </w:p>
    <w:p w14:paraId="53F241CC" w14:textId="7B3E3B3D" w:rsidR="00064688" w:rsidRPr="007A4AFC" w:rsidDel="00166699" w:rsidRDefault="00064688">
      <w:pPr>
        <w:pStyle w:val="Titre"/>
        <w:tabs>
          <w:tab w:val="num" w:pos="-4820"/>
        </w:tabs>
        <w:spacing w:line="276" w:lineRule="auto"/>
        <w:jc w:val="both"/>
        <w:rPr>
          <w:del w:id="18511" w:author="Dr Mamadou SANOGO" w:date="2023-10-25T17:56:00Z"/>
          <w:rFonts w:asciiTheme="majorHAnsi" w:hAnsiTheme="majorHAnsi" w:cstheme="majorHAnsi"/>
          <w:b w:val="0"/>
          <w:bCs/>
          <w:color w:val="000000" w:themeColor="text1"/>
          <w:sz w:val="24"/>
          <w:szCs w:val="24"/>
          <w:rPrChange w:id="18512" w:author="Dr Mamadou SANOGO" w:date="2023-10-25T18:15:00Z">
            <w:rPr>
              <w:del w:id="18513" w:author="Dr Mamadou SANOGO" w:date="2023-10-25T17:56:00Z"/>
              <w:rFonts w:asciiTheme="majorHAnsi" w:hAnsiTheme="majorHAnsi" w:cstheme="majorHAnsi"/>
              <w:b w:val="0"/>
              <w:bCs/>
              <w:sz w:val="24"/>
              <w:szCs w:val="24"/>
            </w:rPr>
          </w:rPrChange>
        </w:rPr>
        <w:pPrChange w:id="18514" w:author="Dr Mamadou SANOGO" w:date="2023-10-25T17:57:00Z">
          <w:pPr>
            <w:pStyle w:val="Titre"/>
            <w:spacing w:line="276" w:lineRule="auto"/>
            <w:jc w:val="both"/>
          </w:pPr>
        </w:pPrChange>
      </w:pPr>
      <w:del w:id="18515" w:author="Dr Mamadou SANOGO" w:date="2023-10-25T17:56:00Z">
        <w:r w:rsidRPr="007A4AFC" w:rsidDel="00166699">
          <w:rPr>
            <w:rFonts w:asciiTheme="majorHAnsi" w:hAnsiTheme="majorHAnsi" w:cstheme="majorHAnsi"/>
            <w:b w:val="0"/>
            <w:bCs/>
            <w:color w:val="000000" w:themeColor="text1"/>
            <w:szCs w:val="24"/>
            <w:rPrChange w:id="18516" w:author="Dr Mamadou SANOGO" w:date="2023-10-25T18:15:00Z">
              <w:rPr>
                <w:rFonts w:asciiTheme="majorHAnsi" w:hAnsiTheme="majorHAnsi" w:cstheme="majorHAnsi"/>
                <w:b w:val="0"/>
                <w:bCs/>
                <w:szCs w:val="24"/>
              </w:rPr>
            </w:rPrChange>
          </w:rPr>
          <w:delText>Pour réussir un semestre, il faut avoir au moins 10/20 ou 50% des points. Donc pour avoir l'ensemble des crédits accordés à un cours (ou à un stage), il faut au minimum avoir une note (évaluation formative et sommative) égale à 10/20 ou 50% de la note totale.</w:delText>
        </w:r>
      </w:del>
    </w:p>
    <w:p w14:paraId="0FD30BF3" w14:textId="753130CE" w:rsidR="00064688" w:rsidRPr="007A4AFC" w:rsidDel="00166699" w:rsidRDefault="00064688">
      <w:pPr>
        <w:pStyle w:val="Titre"/>
        <w:tabs>
          <w:tab w:val="num" w:pos="-4820"/>
        </w:tabs>
        <w:spacing w:line="276" w:lineRule="auto"/>
        <w:jc w:val="both"/>
        <w:rPr>
          <w:del w:id="18517" w:author="Dr Mamadou SANOGO" w:date="2023-10-25T17:56:00Z"/>
          <w:rFonts w:asciiTheme="majorHAnsi" w:hAnsiTheme="majorHAnsi" w:cstheme="majorHAnsi"/>
          <w:bCs/>
          <w:color w:val="000000" w:themeColor="text1"/>
          <w:sz w:val="24"/>
          <w:szCs w:val="24"/>
          <w:rPrChange w:id="18518" w:author="Dr Mamadou SANOGO" w:date="2023-10-25T18:15:00Z">
            <w:rPr>
              <w:del w:id="18519" w:author="Dr Mamadou SANOGO" w:date="2023-10-25T17:56:00Z"/>
              <w:rFonts w:asciiTheme="majorHAnsi" w:hAnsiTheme="majorHAnsi" w:cstheme="majorHAnsi"/>
              <w:bCs/>
              <w:sz w:val="24"/>
              <w:szCs w:val="24"/>
            </w:rPr>
          </w:rPrChange>
        </w:rPr>
        <w:pPrChange w:id="18520" w:author="Dr Mamadou SANOGO" w:date="2023-10-25T17:57:00Z">
          <w:pPr>
            <w:pStyle w:val="Titre"/>
            <w:spacing w:line="276" w:lineRule="auto"/>
            <w:jc w:val="both"/>
          </w:pPr>
        </w:pPrChange>
      </w:pPr>
      <w:del w:id="18521" w:author="Dr Mamadou SANOGO" w:date="2023-10-25T17:56:00Z">
        <w:r w:rsidRPr="007A4AFC" w:rsidDel="00166699">
          <w:rPr>
            <w:rFonts w:asciiTheme="majorHAnsi" w:hAnsiTheme="majorHAnsi" w:cstheme="majorHAnsi"/>
            <w:bCs/>
            <w:color w:val="000000" w:themeColor="text1"/>
            <w:szCs w:val="24"/>
            <w:rPrChange w:id="18522" w:author="Dr Mamadou SANOGO" w:date="2023-10-25T18:15:00Z">
              <w:rPr>
                <w:rFonts w:asciiTheme="majorHAnsi" w:hAnsiTheme="majorHAnsi" w:cstheme="majorHAnsi"/>
                <w:bCs/>
                <w:szCs w:val="24"/>
              </w:rPr>
            </w:rPrChange>
          </w:rPr>
          <w:delText xml:space="preserve">Evaluation certificative </w:delText>
        </w:r>
      </w:del>
    </w:p>
    <w:p w14:paraId="2E7E1EC7" w14:textId="2169217B" w:rsidR="00064688" w:rsidRPr="007A4AFC" w:rsidDel="00166699" w:rsidRDefault="00064688">
      <w:pPr>
        <w:pStyle w:val="Titre"/>
        <w:tabs>
          <w:tab w:val="num" w:pos="-4820"/>
        </w:tabs>
        <w:spacing w:line="276" w:lineRule="auto"/>
        <w:jc w:val="both"/>
        <w:rPr>
          <w:del w:id="18523" w:author="Dr Mamadou SANOGO" w:date="2023-10-25T17:56:00Z"/>
          <w:rFonts w:asciiTheme="majorHAnsi" w:hAnsiTheme="majorHAnsi" w:cstheme="majorHAnsi"/>
          <w:b w:val="0"/>
          <w:bCs/>
          <w:color w:val="000000" w:themeColor="text1"/>
          <w:sz w:val="24"/>
          <w:szCs w:val="24"/>
          <w:rPrChange w:id="18524" w:author="Dr Mamadou SANOGO" w:date="2023-10-25T18:15:00Z">
            <w:rPr>
              <w:del w:id="18525" w:author="Dr Mamadou SANOGO" w:date="2023-10-25T17:56:00Z"/>
              <w:rFonts w:asciiTheme="majorHAnsi" w:hAnsiTheme="majorHAnsi" w:cstheme="majorHAnsi"/>
              <w:b w:val="0"/>
              <w:bCs/>
              <w:sz w:val="24"/>
              <w:szCs w:val="24"/>
            </w:rPr>
          </w:rPrChange>
        </w:rPr>
        <w:pPrChange w:id="18526" w:author="Dr Mamadou SANOGO" w:date="2023-10-25T17:57:00Z">
          <w:pPr>
            <w:pStyle w:val="Titre"/>
            <w:spacing w:line="276" w:lineRule="auto"/>
            <w:jc w:val="both"/>
          </w:pPr>
        </w:pPrChange>
      </w:pPr>
      <w:del w:id="18527" w:author="Dr Mamadou SANOGO" w:date="2023-10-25T17:56:00Z">
        <w:r w:rsidRPr="007A4AFC" w:rsidDel="00166699">
          <w:rPr>
            <w:rFonts w:asciiTheme="majorHAnsi" w:hAnsiTheme="majorHAnsi" w:cstheme="majorHAnsi"/>
            <w:b w:val="0"/>
            <w:bCs/>
            <w:color w:val="000000" w:themeColor="text1"/>
            <w:szCs w:val="24"/>
            <w:rPrChange w:id="18528" w:author="Dr Mamadou SANOGO" w:date="2023-10-25T18:15:00Z">
              <w:rPr>
                <w:rFonts w:asciiTheme="majorHAnsi" w:hAnsiTheme="majorHAnsi" w:cstheme="majorHAnsi"/>
                <w:b w:val="0"/>
                <w:bCs/>
                <w:szCs w:val="24"/>
              </w:rPr>
            </w:rPrChange>
          </w:rPr>
          <w:delText>Elle se fait en fin de formation (à la fin du quatrième semestre). Il s'agit d'une certification unique.</w:delText>
        </w:r>
      </w:del>
    </w:p>
    <w:p w14:paraId="376F864B" w14:textId="11697F1D" w:rsidR="00064688" w:rsidRPr="007A4AFC" w:rsidDel="00166699" w:rsidRDefault="00064688">
      <w:pPr>
        <w:pStyle w:val="Titre"/>
        <w:tabs>
          <w:tab w:val="num" w:pos="-4820"/>
        </w:tabs>
        <w:spacing w:line="276" w:lineRule="auto"/>
        <w:jc w:val="both"/>
        <w:rPr>
          <w:del w:id="18529" w:author="Dr Mamadou SANOGO" w:date="2023-10-25T17:56:00Z"/>
          <w:rFonts w:asciiTheme="majorHAnsi" w:hAnsiTheme="majorHAnsi" w:cstheme="majorHAnsi"/>
          <w:b w:val="0"/>
          <w:bCs/>
          <w:color w:val="000000" w:themeColor="text1"/>
          <w:sz w:val="24"/>
          <w:szCs w:val="24"/>
          <w:rPrChange w:id="18530" w:author="Dr Mamadou SANOGO" w:date="2023-10-25T18:15:00Z">
            <w:rPr>
              <w:del w:id="18531" w:author="Dr Mamadou SANOGO" w:date="2023-10-25T17:56:00Z"/>
              <w:rFonts w:asciiTheme="majorHAnsi" w:hAnsiTheme="majorHAnsi" w:cstheme="majorHAnsi"/>
              <w:b w:val="0"/>
              <w:bCs/>
              <w:sz w:val="24"/>
              <w:szCs w:val="24"/>
            </w:rPr>
          </w:rPrChange>
        </w:rPr>
        <w:pPrChange w:id="18532" w:author="Dr Mamadou SANOGO" w:date="2023-10-25T17:57:00Z">
          <w:pPr>
            <w:pStyle w:val="Titre"/>
            <w:spacing w:line="276" w:lineRule="auto"/>
            <w:jc w:val="both"/>
          </w:pPr>
        </w:pPrChange>
      </w:pPr>
      <w:del w:id="18533" w:author="Dr Mamadou SANOGO" w:date="2023-10-25T17:56:00Z">
        <w:r w:rsidRPr="007A4AFC" w:rsidDel="00166699">
          <w:rPr>
            <w:rFonts w:asciiTheme="majorHAnsi" w:hAnsiTheme="majorHAnsi" w:cstheme="majorHAnsi"/>
            <w:b w:val="0"/>
            <w:bCs/>
            <w:color w:val="000000" w:themeColor="text1"/>
            <w:szCs w:val="24"/>
            <w:rPrChange w:id="18534" w:author="Dr Mamadou SANOGO" w:date="2023-10-25T18:15:00Z">
              <w:rPr>
                <w:rFonts w:asciiTheme="majorHAnsi" w:hAnsiTheme="majorHAnsi" w:cstheme="majorHAnsi"/>
                <w:b w:val="0"/>
                <w:bCs/>
                <w:szCs w:val="24"/>
              </w:rPr>
            </w:rPrChange>
          </w:rPr>
          <w:delText>L'obtention du diplôme est conditionnée à :</w:delText>
        </w:r>
      </w:del>
    </w:p>
    <w:p w14:paraId="4C7FC875" w14:textId="41A980F5" w:rsidR="00064688" w:rsidRPr="007A4AFC" w:rsidDel="00166699" w:rsidRDefault="00064688">
      <w:pPr>
        <w:pStyle w:val="Titre"/>
        <w:tabs>
          <w:tab w:val="num" w:pos="-4820"/>
        </w:tabs>
        <w:spacing w:line="276" w:lineRule="auto"/>
        <w:jc w:val="both"/>
        <w:rPr>
          <w:del w:id="18535" w:author="Dr Mamadou SANOGO" w:date="2023-10-25T17:56:00Z"/>
          <w:rFonts w:asciiTheme="majorHAnsi" w:hAnsiTheme="majorHAnsi" w:cstheme="majorHAnsi"/>
          <w:b w:val="0"/>
          <w:bCs/>
          <w:color w:val="000000" w:themeColor="text1"/>
          <w:sz w:val="24"/>
          <w:szCs w:val="24"/>
          <w:rPrChange w:id="18536" w:author="Dr Mamadou SANOGO" w:date="2023-10-25T18:15:00Z">
            <w:rPr>
              <w:del w:id="18537" w:author="Dr Mamadou SANOGO" w:date="2023-10-25T17:56:00Z"/>
              <w:rFonts w:asciiTheme="majorHAnsi" w:hAnsiTheme="majorHAnsi" w:cstheme="majorHAnsi"/>
              <w:b w:val="0"/>
              <w:bCs/>
              <w:sz w:val="24"/>
              <w:szCs w:val="24"/>
            </w:rPr>
          </w:rPrChange>
        </w:rPr>
        <w:pPrChange w:id="18538" w:author="Dr Mamadou SANOGO" w:date="2023-10-25T17:57:00Z">
          <w:pPr>
            <w:pStyle w:val="Titre"/>
            <w:spacing w:line="276" w:lineRule="auto"/>
            <w:jc w:val="both"/>
          </w:pPr>
        </w:pPrChange>
      </w:pPr>
      <w:del w:id="18539" w:author="Dr Mamadou SANOGO" w:date="2023-10-25T17:56:00Z">
        <w:r w:rsidRPr="007A4AFC" w:rsidDel="00166699">
          <w:rPr>
            <w:rFonts w:asciiTheme="majorHAnsi" w:hAnsiTheme="majorHAnsi" w:cstheme="majorHAnsi"/>
            <w:b w:val="0"/>
            <w:bCs/>
            <w:color w:val="000000" w:themeColor="text1"/>
            <w:szCs w:val="24"/>
            <w:rPrChange w:id="18540" w:author="Dr Mamadou SANOGO" w:date="2023-10-25T18:15:00Z">
              <w:rPr>
                <w:rFonts w:asciiTheme="majorHAnsi" w:hAnsiTheme="majorHAnsi" w:cstheme="majorHAnsi"/>
                <w:b w:val="0"/>
                <w:bCs/>
                <w:szCs w:val="24"/>
              </w:rPr>
            </w:rPrChange>
          </w:rPr>
          <w:delText>•L'acquisition des crédits nécessaires pour chacun des quatre (04) semestres ;</w:delText>
        </w:r>
      </w:del>
    </w:p>
    <w:p w14:paraId="5D3A08D8" w14:textId="085DA911" w:rsidR="00064688" w:rsidRPr="007A4AFC" w:rsidDel="00166699" w:rsidRDefault="00064688">
      <w:pPr>
        <w:pStyle w:val="Titre"/>
        <w:tabs>
          <w:tab w:val="num" w:pos="-4820"/>
        </w:tabs>
        <w:spacing w:line="276" w:lineRule="auto"/>
        <w:jc w:val="both"/>
        <w:rPr>
          <w:del w:id="18541" w:author="Dr Mamadou SANOGO" w:date="2023-10-25T17:56:00Z"/>
          <w:rFonts w:asciiTheme="majorHAnsi" w:hAnsiTheme="majorHAnsi" w:cstheme="majorHAnsi"/>
          <w:b w:val="0"/>
          <w:bCs/>
          <w:color w:val="000000" w:themeColor="text1"/>
          <w:sz w:val="24"/>
          <w:szCs w:val="24"/>
          <w:rPrChange w:id="18542" w:author="Dr Mamadou SANOGO" w:date="2023-10-25T18:15:00Z">
            <w:rPr>
              <w:del w:id="18543" w:author="Dr Mamadou SANOGO" w:date="2023-10-25T17:56:00Z"/>
              <w:rFonts w:asciiTheme="majorHAnsi" w:hAnsiTheme="majorHAnsi" w:cstheme="majorHAnsi"/>
              <w:b w:val="0"/>
              <w:bCs/>
              <w:sz w:val="24"/>
              <w:szCs w:val="24"/>
            </w:rPr>
          </w:rPrChange>
        </w:rPr>
        <w:pPrChange w:id="18544" w:author="Dr Mamadou SANOGO" w:date="2023-10-25T17:57:00Z">
          <w:pPr>
            <w:pStyle w:val="Titre"/>
            <w:spacing w:line="276" w:lineRule="auto"/>
            <w:jc w:val="both"/>
          </w:pPr>
        </w:pPrChange>
      </w:pPr>
      <w:del w:id="18545" w:author="Dr Mamadou SANOGO" w:date="2023-10-25T17:56:00Z">
        <w:r w:rsidRPr="007A4AFC" w:rsidDel="00166699">
          <w:rPr>
            <w:rFonts w:asciiTheme="majorHAnsi" w:hAnsiTheme="majorHAnsi" w:cstheme="majorHAnsi"/>
            <w:b w:val="0"/>
            <w:bCs/>
            <w:color w:val="000000" w:themeColor="text1"/>
            <w:szCs w:val="24"/>
            <w:rPrChange w:id="18546" w:author="Dr Mamadou SANOGO" w:date="2023-10-25T18:15:00Z">
              <w:rPr>
                <w:rFonts w:asciiTheme="majorHAnsi" w:hAnsiTheme="majorHAnsi" w:cstheme="majorHAnsi"/>
                <w:b w:val="0"/>
                <w:bCs/>
                <w:szCs w:val="24"/>
              </w:rPr>
            </w:rPrChange>
          </w:rPr>
          <w:delText>•L'acquisition d'au moins 10/20 ou 50% des points.</w:delText>
        </w:r>
      </w:del>
    </w:p>
    <w:p w14:paraId="1672263B" w14:textId="03A5B1D5" w:rsidR="00064688" w:rsidRPr="007A4AFC" w:rsidDel="00166699" w:rsidRDefault="00064688">
      <w:pPr>
        <w:pStyle w:val="Titre"/>
        <w:tabs>
          <w:tab w:val="num" w:pos="-4820"/>
        </w:tabs>
        <w:spacing w:line="276" w:lineRule="auto"/>
        <w:jc w:val="both"/>
        <w:rPr>
          <w:del w:id="18547" w:author="Dr Mamadou SANOGO" w:date="2023-10-25T17:56:00Z"/>
          <w:rFonts w:asciiTheme="majorHAnsi" w:hAnsiTheme="majorHAnsi" w:cstheme="majorHAnsi"/>
          <w:b w:val="0"/>
          <w:bCs/>
          <w:color w:val="000000" w:themeColor="text1"/>
          <w:sz w:val="24"/>
          <w:szCs w:val="24"/>
          <w:rPrChange w:id="18548" w:author="Dr Mamadou SANOGO" w:date="2023-10-25T18:15:00Z">
            <w:rPr>
              <w:del w:id="18549" w:author="Dr Mamadou SANOGO" w:date="2023-10-25T17:56:00Z"/>
              <w:rFonts w:asciiTheme="majorHAnsi" w:hAnsiTheme="majorHAnsi" w:cstheme="majorHAnsi"/>
              <w:b w:val="0"/>
              <w:bCs/>
              <w:sz w:val="24"/>
              <w:szCs w:val="24"/>
            </w:rPr>
          </w:rPrChange>
        </w:rPr>
        <w:pPrChange w:id="18550" w:author="Dr Mamadou SANOGO" w:date="2023-10-25T17:57:00Z">
          <w:pPr>
            <w:pStyle w:val="Titre"/>
            <w:spacing w:line="276" w:lineRule="auto"/>
            <w:jc w:val="both"/>
          </w:pPr>
        </w:pPrChange>
      </w:pPr>
      <w:del w:id="18551" w:author="Dr Mamadou SANOGO" w:date="2023-10-25T17:56:00Z">
        <w:r w:rsidRPr="007A4AFC" w:rsidDel="00166699">
          <w:rPr>
            <w:rFonts w:asciiTheme="majorHAnsi" w:hAnsiTheme="majorHAnsi" w:cstheme="majorHAnsi"/>
            <w:b w:val="0"/>
            <w:bCs/>
            <w:color w:val="000000" w:themeColor="text1"/>
            <w:szCs w:val="24"/>
            <w:rPrChange w:id="18552" w:author="Dr Mamadou SANOGO" w:date="2023-10-25T18:15:00Z">
              <w:rPr>
                <w:rFonts w:asciiTheme="majorHAnsi" w:hAnsiTheme="majorHAnsi" w:cstheme="majorHAnsi"/>
                <w:b w:val="0"/>
                <w:bCs/>
                <w:szCs w:val="24"/>
              </w:rPr>
            </w:rPrChange>
          </w:rPr>
          <w:delText>Ce qui donne en pratique:</w:delText>
        </w:r>
      </w:del>
    </w:p>
    <w:p w14:paraId="34315E28" w14:textId="596B246E" w:rsidR="00064688" w:rsidRPr="007A4AFC" w:rsidDel="00166699" w:rsidRDefault="00064688">
      <w:pPr>
        <w:pStyle w:val="Titre"/>
        <w:tabs>
          <w:tab w:val="num" w:pos="-4820"/>
        </w:tabs>
        <w:spacing w:line="276" w:lineRule="auto"/>
        <w:jc w:val="both"/>
        <w:rPr>
          <w:del w:id="18553" w:author="Dr Mamadou SANOGO" w:date="2023-10-25T17:56:00Z"/>
          <w:rFonts w:asciiTheme="majorHAnsi" w:hAnsiTheme="majorHAnsi" w:cstheme="majorHAnsi"/>
          <w:b w:val="0"/>
          <w:bCs/>
          <w:color w:val="000000" w:themeColor="text1"/>
          <w:sz w:val="24"/>
          <w:szCs w:val="24"/>
          <w:rPrChange w:id="18554" w:author="Dr Mamadou SANOGO" w:date="2023-10-25T18:15:00Z">
            <w:rPr>
              <w:del w:id="18555" w:author="Dr Mamadou SANOGO" w:date="2023-10-25T17:56:00Z"/>
              <w:rFonts w:asciiTheme="majorHAnsi" w:hAnsiTheme="majorHAnsi" w:cstheme="majorHAnsi"/>
              <w:b w:val="0"/>
              <w:bCs/>
              <w:sz w:val="24"/>
              <w:szCs w:val="24"/>
            </w:rPr>
          </w:rPrChange>
        </w:rPr>
        <w:pPrChange w:id="18556" w:author="Dr Mamadou SANOGO" w:date="2023-10-25T17:57:00Z">
          <w:pPr>
            <w:pStyle w:val="Titre"/>
            <w:spacing w:line="276" w:lineRule="auto"/>
            <w:jc w:val="both"/>
          </w:pPr>
        </w:pPrChange>
      </w:pPr>
      <w:del w:id="18557" w:author="Dr Mamadou SANOGO" w:date="2023-10-25T17:56:00Z">
        <w:r w:rsidRPr="007A4AFC" w:rsidDel="00166699">
          <w:rPr>
            <w:rFonts w:asciiTheme="majorHAnsi" w:hAnsiTheme="majorHAnsi" w:cstheme="majorHAnsi"/>
            <w:b w:val="0"/>
            <w:bCs/>
            <w:color w:val="000000" w:themeColor="text1"/>
            <w:szCs w:val="24"/>
            <w:rPrChange w:id="18558" w:author="Dr Mamadou SANOGO" w:date="2023-10-25T18:15:00Z">
              <w:rPr>
                <w:rFonts w:asciiTheme="majorHAnsi" w:hAnsiTheme="majorHAnsi" w:cstheme="majorHAnsi"/>
                <w:b w:val="0"/>
                <w:bCs/>
                <w:szCs w:val="24"/>
              </w:rPr>
            </w:rPrChange>
          </w:rPr>
          <w:delText>0 à 10 exclus (0 à 49%). Echec à l'examen ;</w:delText>
        </w:r>
      </w:del>
    </w:p>
    <w:p w14:paraId="64F5EB43" w14:textId="79139B6D" w:rsidR="00064688" w:rsidRPr="007A4AFC" w:rsidDel="00166699" w:rsidRDefault="00064688">
      <w:pPr>
        <w:pStyle w:val="Titre"/>
        <w:tabs>
          <w:tab w:val="num" w:pos="-4820"/>
        </w:tabs>
        <w:spacing w:line="276" w:lineRule="auto"/>
        <w:jc w:val="both"/>
        <w:rPr>
          <w:del w:id="18559" w:author="Dr Mamadou SANOGO" w:date="2023-10-25T17:56:00Z"/>
          <w:rFonts w:asciiTheme="majorHAnsi" w:hAnsiTheme="majorHAnsi" w:cstheme="majorHAnsi"/>
          <w:b w:val="0"/>
          <w:bCs/>
          <w:color w:val="000000" w:themeColor="text1"/>
          <w:sz w:val="24"/>
          <w:szCs w:val="24"/>
          <w:rPrChange w:id="18560" w:author="Dr Mamadou SANOGO" w:date="2023-10-25T18:15:00Z">
            <w:rPr>
              <w:del w:id="18561" w:author="Dr Mamadou SANOGO" w:date="2023-10-25T17:56:00Z"/>
              <w:rFonts w:asciiTheme="majorHAnsi" w:hAnsiTheme="majorHAnsi" w:cstheme="majorHAnsi"/>
              <w:b w:val="0"/>
              <w:bCs/>
              <w:sz w:val="24"/>
              <w:szCs w:val="24"/>
            </w:rPr>
          </w:rPrChange>
        </w:rPr>
        <w:pPrChange w:id="18562" w:author="Dr Mamadou SANOGO" w:date="2023-10-25T17:57:00Z">
          <w:pPr>
            <w:pStyle w:val="Titre"/>
            <w:spacing w:line="276" w:lineRule="auto"/>
            <w:jc w:val="both"/>
          </w:pPr>
        </w:pPrChange>
      </w:pPr>
      <w:del w:id="18563" w:author="Dr Mamadou SANOGO" w:date="2023-10-25T17:56:00Z">
        <w:r w:rsidRPr="007A4AFC" w:rsidDel="00166699">
          <w:rPr>
            <w:rFonts w:asciiTheme="majorHAnsi" w:hAnsiTheme="majorHAnsi" w:cstheme="majorHAnsi"/>
            <w:b w:val="0"/>
            <w:bCs/>
            <w:color w:val="000000" w:themeColor="text1"/>
            <w:szCs w:val="24"/>
            <w:rPrChange w:id="18564" w:author="Dr Mamadou SANOGO" w:date="2023-10-25T18:15:00Z">
              <w:rPr>
                <w:rFonts w:asciiTheme="majorHAnsi" w:hAnsiTheme="majorHAnsi" w:cstheme="majorHAnsi"/>
                <w:b w:val="0"/>
                <w:bCs/>
                <w:szCs w:val="24"/>
              </w:rPr>
            </w:rPrChange>
          </w:rPr>
          <w:delText>10 à 12 exclus (50% à 59%). Admis avec la mention passable;</w:delText>
        </w:r>
      </w:del>
    </w:p>
    <w:p w14:paraId="494F5529" w14:textId="502687C5" w:rsidR="00064688" w:rsidRPr="007A4AFC" w:rsidDel="00166699" w:rsidRDefault="00064688">
      <w:pPr>
        <w:pStyle w:val="Titre"/>
        <w:tabs>
          <w:tab w:val="num" w:pos="-4820"/>
        </w:tabs>
        <w:spacing w:line="276" w:lineRule="auto"/>
        <w:jc w:val="both"/>
        <w:rPr>
          <w:del w:id="18565" w:author="Dr Mamadou SANOGO" w:date="2023-10-25T17:56:00Z"/>
          <w:rFonts w:asciiTheme="majorHAnsi" w:hAnsiTheme="majorHAnsi" w:cstheme="majorHAnsi"/>
          <w:b w:val="0"/>
          <w:bCs/>
          <w:color w:val="000000" w:themeColor="text1"/>
          <w:sz w:val="24"/>
          <w:szCs w:val="24"/>
          <w:rPrChange w:id="18566" w:author="Dr Mamadou SANOGO" w:date="2023-10-25T18:15:00Z">
            <w:rPr>
              <w:del w:id="18567" w:author="Dr Mamadou SANOGO" w:date="2023-10-25T17:56:00Z"/>
              <w:rFonts w:asciiTheme="majorHAnsi" w:hAnsiTheme="majorHAnsi" w:cstheme="majorHAnsi"/>
              <w:b w:val="0"/>
              <w:bCs/>
              <w:sz w:val="24"/>
              <w:szCs w:val="24"/>
            </w:rPr>
          </w:rPrChange>
        </w:rPr>
        <w:pPrChange w:id="18568" w:author="Dr Mamadou SANOGO" w:date="2023-10-25T17:57:00Z">
          <w:pPr>
            <w:pStyle w:val="Titre"/>
            <w:spacing w:line="276" w:lineRule="auto"/>
            <w:jc w:val="both"/>
          </w:pPr>
        </w:pPrChange>
      </w:pPr>
      <w:del w:id="18569" w:author="Dr Mamadou SANOGO" w:date="2023-10-25T17:56:00Z">
        <w:r w:rsidRPr="007A4AFC" w:rsidDel="00166699">
          <w:rPr>
            <w:rFonts w:asciiTheme="majorHAnsi" w:hAnsiTheme="majorHAnsi" w:cstheme="majorHAnsi"/>
            <w:b w:val="0"/>
            <w:bCs/>
            <w:color w:val="000000" w:themeColor="text1"/>
            <w:szCs w:val="24"/>
            <w:rPrChange w:id="18570" w:author="Dr Mamadou SANOGO" w:date="2023-10-25T18:15:00Z">
              <w:rPr>
                <w:rFonts w:asciiTheme="majorHAnsi" w:hAnsiTheme="majorHAnsi" w:cstheme="majorHAnsi"/>
                <w:b w:val="0"/>
                <w:bCs/>
                <w:szCs w:val="24"/>
              </w:rPr>
            </w:rPrChange>
          </w:rPr>
          <w:delText>12 à 14 exclus (50% à 69%). Admis avec la mention assez bien ;</w:delText>
        </w:r>
      </w:del>
    </w:p>
    <w:p w14:paraId="0382EE59" w14:textId="5C2FAD55" w:rsidR="00064688" w:rsidRPr="007A4AFC" w:rsidDel="00166699" w:rsidRDefault="00064688">
      <w:pPr>
        <w:pStyle w:val="Titre"/>
        <w:tabs>
          <w:tab w:val="num" w:pos="-4820"/>
        </w:tabs>
        <w:spacing w:line="276" w:lineRule="auto"/>
        <w:jc w:val="both"/>
        <w:rPr>
          <w:del w:id="18571" w:author="Dr Mamadou SANOGO" w:date="2023-10-25T17:56:00Z"/>
          <w:rFonts w:asciiTheme="majorHAnsi" w:hAnsiTheme="majorHAnsi" w:cstheme="majorHAnsi"/>
          <w:b w:val="0"/>
          <w:bCs/>
          <w:color w:val="000000" w:themeColor="text1"/>
          <w:sz w:val="24"/>
          <w:szCs w:val="24"/>
          <w:rPrChange w:id="18572" w:author="Dr Mamadou SANOGO" w:date="2023-10-25T18:15:00Z">
            <w:rPr>
              <w:del w:id="18573" w:author="Dr Mamadou SANOGO" w:date="2023-10-25T17:56:00Z"/>
              <w:rFonts w:asciiTheme="majorHAnsi" w:hAnsiTheme="majorHAnsi" w:cstheme="majorHAnsi"/>
              <w:b w:val="0"/>
              <w:bCs/>
              <w:sz w:val="24"/>
              <w:szCs w:val="24"/>
            </w:rPr>
          </w:rPrChange>
        </w:rPr>
        <w:pPrChange w:id="18574" w:author="Dr Mamadou SANOGO" w:date="2023-10-25T17:57:00Z">
          <w:pPr>
            <w:pStyle w:val="Titre"/>
            <w:spacing w:line="276" w:lineRule="auto"/>
            <w:jc w:val="both"/>
          </w:pPr>
        </w:pPrChange>
      </w:pPr>
      <w:del w:id="18575" w:author="Dr Mamadou SANOGO" w:date="2023-10-25T17:56:00Z">
        <w:r w:rsidRPr="007A4AFC" w:rsidDel="00166699">
          <w:rPr>
            <w:rFonts w:asciiTheme="majorHAnsi" w:hAnsiTheme="majorHAnsi" w:cstheme="majorHAnsi"/>
            <w:b w:val="0"/>
            <w:bCs/>
            <w:color w:val="000000" w:themeColor="text1"/>
            <w:szCs w:val="24"/>
            <w:rPrChange w:id="18576" w:author="Dr Mamadou SANOGO" w:date="2023-10-25T18:15:00Z">
              <w:rPr>
                <w:rFonts w:asciiTheme="majorHAnsi" w:hAnsiTheme="majorHAnsi" w:cstheme="majorHAnsi"/>
                <w:b w:val="0"/>
                <w:bCs/>
                <w:szCs w:val="24"/>
              </w:rPr>
            </w:rPrChange>
          </w:rPr>
          <w:delText>14 à 16 exclus (70% à 79%). Admis avec la mention bien ;</w:delText>
        </w:r>
      </w:del>
    </w:p>
    <w:p w14:paraId="50FE87C0" w14:textId="6816298C" w:rsidR="00064688" w:rsidRPr="007A4AFC" w:rsidDel="00166699" w:rsidRDefault="00064688">
      <w:pPr>
        <w:pStyle w:val="Titre"/>
        <w:tabs>
          <w:tab w:val="num" w:pos="-4820"/>
        </w:tabs>
        <w:spacing w:line="276" w:lineRule="auto"/>
        <w:jc w:val="both"/>
        <w:rPr>
          <w:del w:id="18577" w:author="Dr Mamadou SANOGO" w:date="2023-10-25T17:56:00Z"/>
          <w:rFonts w:asciiTheme="majorHAnsi" w:hAnsiTheme="majorHAnsi" w:cstheme="majorHAnsi"/>
          <w:b w:val="0"/>
          <w:bCs/>
          <w:color w:val="000000" w:themeColor="text1"/>
          <w:sz w:val="24"/>
          <w:szCs w:val="24"/>
          <w:rPrChange w:id="18578" w:author="Dr Mamadou SANOGO" w:date="2023-10-25T18:15:00Z">
            <w:rPr>
              <w:del w:id="18579" w:author="Dr Mamadou SANOGO" w:date="2023-10-25T17:56:00Z"/>
              <w:rFonts w:asciiTheme="majorHAnsi" w:hAnsiTheme="majorHAnsi" w:cstheme="majorHAnsi"/>
              <w:b w:val="0"/>
              <w:bCs/>
              <w:sz w:val="24"/>
              <w:szCs w:val="24"/>
            </w:rPr>
          </w:rPrChange>
        </w:rPr>
        <w:pPrChange w:id="18580" w:author="Dr Mamadou SANOGO" w:date="2023-10-25T17:57:00Z">
          <w:pPr>
            <w:pStyle w:val="Titre"/>
            <w:spacing w:line="276" w:lineRule="auto"/>
            <w:jc w:val="both"/>
          </w:pPr>
        </w:pPrChange>
      </w:pPr>
      <w:del w:id="18581" w:author="Dr Mamadou SANOGO" w:date="2023-10-25T17:56:00Z">
        <w:r w:rsidRPr="007A4AFC" w:rsidDel="00166699">
          <w:rPr>
            <w:rFonts w:asciiTheme="majorHAnsi" w:hAnsiTheme="majorHAnsi" w:cstheme="majorHAnsi"/>
            <w:b w:val="0"/>
            <w:bCs/>
            <w:color w:val="000000" w:themeColor="text1"/>
            <w:szCs w:val="24"/>
            <w:rPrChange w:id="18582" w:author="Dr Mamadou SANOGO" w:date="2023-10-25T18:15:00Z">
              <w:rPr>
                <w:rFonts w:asciiTheme="majorHAnsi" w:hAnsiTheme="majorHAnsi" w:cstheme="majorHAnsi"/>
                <w:b w:val="0"/>
                <w:bCs/>
                <w:szCs w:val="24"/>
              </w:rPr>
            </w:rPrChange>
          </w:rPr>
          <w:delText xml:space="preserve">16 à 18 exclus (80% à 89%). Admis avec la mention très bien ; </w:delText>
        </w:r>
      </w:del>
    </w:p>
    <w:p w14:paraId="4FAAAC29" w14:textId="2ACE0018" w:rsidR="00064688" w:rsidRPr="007A4AFC" w:rsidDel="00166699" w:rsidRDefault="00064688">
      <w:pPr>
        <w:pStyle w:val="Titre"/>
        <w:tabs>
          <w:tab w:val="num" w:pos="-4820"/>
        </w:tabs>
        <w:spacing w:line="276" w:lineRule="auto"/>
        <w:jc w:val="both"/>
        <w:rPr>
          <w:del w:id="18583" w:author="Dr Mamadou SANOGO" w:date="2023-10-25T17:56:00Z"/>
          <w:rFonts w:asciiTheme="majorHAnsi" w:hAnsiTheme="majorHAnsi" w:cstheme="majorHAnsi"/>
          <w:b w:val="0"/>
          <w:bCs/>
          <w:color w:val="000000" w:themeColor="text1"/>
          <w:sz w:val="24"/>
          <w:szCs w:val="24"/>
          <w:rPrChange w:id="18584" w:author="Dr Mamadou SANOGO" w:date="2023-10-25T18:15:00Z">
            <w:rPr>
              <w:del w:id="18585" w:author="Dr Mamadou SANOGO" w:date="2023-10-25T17:56:00Z"/>
              <w:rFonts w:asciiTheme="majorHAnsi" w:hAnsiTheme="majorHAnsi" w:cstheme="majorHAnsi"/>
              <w:b w:val="0"/>
              <w:bCs/>
              <w:sz w:val="24"/>
              <w:szCs w:val="24"/>
            </w:rPr>
          </w:rPrChange>
        </w:rPr>
        <w:pPrChange w:id="18586" w:author="Dr Mamadou SANOGO" w:date="2023-10-25T17:57:00Z">
          <w:pPr>
            <w:pStyle w:val="Titre"/>
            <w:spacing w:line="276" w:lineRule="auto"/>
            <w:jc w:val="both"/>
          </w:pPr>
        </w:pPrChange>
      </w:pPr>
      <w:del w:id="18587" w:author="Dr Mamadou SANOGO" w:date="2023-10-25T17:56:00Z">
        <w:r w:rsidRPr="007A4AFC" w:rsidDel="00166699">
          <w:rPr>
            <w:rFonts w:asciiTheme="majorHAnsi" w:hAnsiTheme="majorHAnsi" w:cstheme="majorHAnsi"/>
            <w:b w:val="0"/>
            <w:bCs/>
            <w:color w:val="000000" w:themeColor="text1"/>
            <w:szCs w:val="24"/>
            <w:rPrChange w:id="18588" w:author="Dr Mamadou SANOGO" w:date="2023-10-25T18:15:00Z">
              <w:rPr>
                <w:rFonts w:asciiTheme="majorHAnsi" w:hAnsiTheme="majorHAnsi" w:cstheme="majorHAnsi"/>
                <w:b w:val="0"/>
                <w:bCs/>
                <w:szCs w:val="24"/>
              </w:rPr>
            </w:rPrChange>
          </w:rPr>
          <w:delText>18 à 20 (90% à 100%). Admis avec la mention excellent.</w:delText>
        </w:r>
      </w:del>
    </w:p>
    <w:p w14:paraId="6322DBFC" w14:textId="3BE667C5" w:rsidR="001B374B" w:rsidRPr="007A4AFC" w:rsidDel="00166699" w:rsidRDefault="001B374B">
      <w:pPr>
        <w:pStyle w:val="Titre"/>
        <w:tabs>
          <w:tab w:val="num" w:pos="-4820"/>
        </w:tabs>
        <w:spacing w:line="276" w:lineRule="auto"/>
        <w:jc w:val="both"/>
        <w:rPr>
          <w:del w:id="18589" w:author="Dr Mamadou SANOGO" w:date="2023-10-25T17:56:00Z"/>
          <w:color w:val="000000" w:themeColor="text1"/>
          <w:sz w:val="28"/>
          <w:szCs w:val="28"/>
          <w:rPrChange w:id="18590" w:author="Dr Mamadou SANOGO" w:date="2023-10-25T18:15:00Z">
            <w:rPr>
              <w:del w:id="18591" w:author="Dr Mamadou SANOGO" w:date="2023-10-25T17:56:00Z"/>
              <w:color w:val="000000"/>
              <w:sz w:val="28"/>
              <w:szCs w:val="28"/>
            </w:rPr>
          </w:rPrChange>
        </w:rPr>
        <w:pPrChange w:id="18592" w:author="Dr Mamadou SANOGO" w:date="2023-10-25T17:57:00Z">
          <w:pPr>
            <w:spacing w:line="240" w:lineRule="auto"/>
          </w:pPr>
        </w:pPrChange>
      </w:pPr>
    </w:p>
    <w:p w14:paraId="0920C64D" w14:textId="1127BC3F" w:rsidR="004F500D" w:rsidRPr="007A4AFC" w:rsidDel="00166699" w:rsidRDefault="004F500D">
      <w:pPr>
        <w:pStyle w:val="Titre"/>
        <w:tabs>
          <w:tab w:val="num" w:pos="-4820"/>
        </w:tabs>
        <w:spacing w:line="276" w:lineRule="auto"/>
        <w:jc w:val="both"/>
        <w:rPr>
          <w:del w:id="18593" w:author="Dr Mamadou SANOGO" w:date="2023-10-25T17:56:00Z"/>
          <w:color w:val="000000" w:themeColor="text1"/>
          <w:sz w:val="28"/>
          <w:szCs w:val="28"/>
          <w:rPrChange w:id="18594" w:author="Dr Mamadou SANOGO" w:date="2023-10-25T18:15:00Z">
            <w:rPr>
              <w:del w:id="18595" w:author="Dr Mamadou SANOGO" w:date="2023-10-25T17:56:00Z"/>
              <w:color w:val="000000"/>
              <w:sz w:val="28"/>
              <w:szCs w:val="28"/>
            </w:rPr>
          </w:rPrChange>
        </w:rPr>
        <w:pPrChange w:id="18596" w:author="Dr Mamadou SANOGO" w:date="2023-10-25T17:57:00Z">
          <w:pPr>
            <w:spacing w:line="240" w:lineRule="auto"/>
          </w:pPr>
        </w:pPrChange>
      </w:pPr>
    </w:p>
    <w:p w14:paraId="4E965FEC" w14:textId="3C6D81E5" w:rsidR="00564B4A" w:rsidRPr="007A4AFC" w:rsidDel="00166699" w:rsidRDefault="00564B4A">
      <w:pPr>
        <w:pStyle w:val="Titre"/>
        <w:tabs>
          <w:tab w:val="num" w:pos="-4820"/>
        </w:tabs>
        <w:spacing w:line="276" w:lineRule="auto"/>
        <w:jc w:val="both"/>
        <w:rPr>
          <w:del w:id="18597" w:author="Dr Mamadou SANOGO" w:date="2023-10-25T17:56:00Z"/>
          <w:color w:val="000000" w:themeColor="text1"/>
          <w:sz w:val="28"/>
          <w:szCs w:val="28"/>
          <w:rPrChange w:id="18598" w:author="Dr Mamadou SANOGO" w:date="2023-10-25T18:15:00Z">
            <w:rPr>
              <w:del w:id="18599" w:author="Dr Mamadou SANOGO" w:date="2023-10-25T17:56:00Z"/>
              <w:color w:val="000000"/>
              <w:sz w:val="28"/>
              <w:szCs w:val="28"/>
            </w:rPr>
          </w:rPrChange>
        </w:rPr>
        <w:pPrChange w:id="18600" w:author="Dr Mamadou SANOGO" w:date="2023-10-25T17:57:00Z">
          <w:pPr>
            <w:spacing w:line="240" w:lineRule="auto"/>
          </w:pPr>
        </w:pPrChange>
      </w:pPr>
    </w:p>
    <w:p w14:paraId="2094356B" w14:textId="501D1332" w:rsidR="00564B4A" w:rsidRPr="007A4AFC" w:rsidDel="00166699" w:rsidRDefault="00564B4A">
      <w:pPr>
        <w:pStyle w:val="Titre"/>
        <w:tabs>
          <w:tab w:val="num" w:pos="-4820"/>
        </w:tabs>
        <w:spacing w:line="276" w:lineRule="auto"/>
        <w:jc w:val="both"/>
        <w:rPr>
          <w:del w:id="18601" w:author="Dr Mamadou SANOGO" w:date="2023-10-25T17:56:00Z"/>
          <w:color w:val="000000" w:themeColor="text1"/>
          <w:sz w:val="28"/>
          <w:szCs w:val="28"/>
          <w:rPrChange w:id="18602" w:author="Dr Mamadou SANOGO" w:date="2023-10-25T18:15:00Z">
            <w:rPr>
              <w:del w:id="18603" w:author="Dr Mamadou SANOGO" w:date="2023-10-25T17:56:00Z"/>
              <w:color w:val="000000"/>
              <w:sz w:val="28"/>
              <w:szCs w:val="28"/>
            </w:rPr>
          </w:rPrChange>
        </w:rPr>
        <w:pPrChange w:id="18604" w:author="Dr Mamadou SANOGO" w:date="2023-10-25T17:57:00Z">
          <w:pPr>
            <w:spacing w:line="240" w:lineRule="auto"/>
          </w:pPr>
        </w:pPrChange>
      </w:pPr>
    </w:p>
    <w:p w14:paraId="70D21ACA" w14:textId="06763950" w:rsidR="00564B4A" w:rsidRPr="007A4AFC" w:rsidDel="00166699" w:rsidRDefault="00564B4A">
      <w:pPr>
        <w:pStyle w:val="Titre"/>
        <w:tabs>
          <w:tab w:val="num" w:pos="-4820"/>
        </w:tabs>
        <w:spacing w:line="276" w:lineRule="auto"/>
        <w:jc w:val="both"/>
        <w:rPr>
          <w:del w:id="18605" w:author="Dr Mamadou SANOGO" w:date="2023-10-25T17:56:00Z"/>
          <w:color w:val="000000" w:themeColor="text1"/>
          <w:sz w:val="28"/>
          <w:szCs w:val="28"/>
          <w:rPrChange w:id="18606" w:author="Dr Mamadou SANOGO" w:date="2023-10-25T18:15:00Z">
            <w:rPr>
              <w:del w:id="18607" w:author="Dr Mamadou SANOGO" w:date="2023-10-25T17:56:00Z"/>
              <w:color w:val="000000"/>
              <w:sz w:val="28"/>
              <w:szCs w:val="28"/>
            </w:rPr>
          </w:rPrChange>
        </w:rPr>
        <w:pPrChange w:id="18608" w:author="Dr Mamadou SANOGO" w:date="2023-10-25T17:57:00Z">
          <w:pPr>
            <w:spacing w:line="240" w:lineRule="auto"/>
          </w:pPr>
        </w:pPrChange>
      </w:pPr>
    </w:p>
    <w:p w14:paraId="475ABE2E" w14:textId="008164DE" w:rsidR="00564B4A" w:rsidRPr="007A4AFC" w:rsidDel="00166699" w:rsidRDefault="00564B4A">
      <w:pPr>
        <w:pStyle w:val="Titre"/>
        <w:tabs>
          <w:tab w:val="num" w:pos="-4820"/>
        </w:tabs>
        <w:spacing w:line="276" w:lineRule="auto"/>
        <w:jc w:val="both"/>
        <w:rPr>
          <w:del w:id="18609" w:author="Dr Mamadou SANOGO" w:date="2023-10-25T17:56:00Z"/>
          <w:color w:val="000000" w:themeColor="text1"/>
          <w:sz w:val="28"/>
          <w:szCs w:val="28"/>
          <w:rPrChange w:id="18610" w:author="Dr Mamadou SANOGO" w:date="2023-10-25T18:15:00Z">
            <w:rPr>
              <w:del w:id="18611" w:author="Dr Mamadou SANOGO" w:date="2023-10-25T17:56:00Z"/>
              <w:color w:val="000000"/>
              <w:sz w:val="28"/>
              <w:szCs w:val="28"/>
            </w:rPr>
          </w:rPrChange>
        </w:rPr>
        <w:pPrChange w:id="18612" w:author="Dr Mamadou SANOGO" w:date="2023-10-25T17:57:00Z">
          <w:pPr>
            <w:spacing w:line="240" w:lineRule="auto"/>
          </w:pPr>
        </w:pPrChange>
      </w:pPr>
    </w:p>
    <w:p w14:paraId="7F3EBBDB" w14:textId="7F0751F7" w:rsidR="00564B4A" w:rsidRPr="007A4AFC" w:rsidDel="00166699" w:rsidRDefault="00564B4A">
      <w:pPr>
        <w:pStyle w:val="Titre"/>
        <w:tabs>
          <w:tab w:val="num" w:pos="-4820"/>
        </w:tabs>
        <w:spacing w:line="276" w:lineRule="auto"/>
        <w:jc w:val="both"/>
        <w:rPr>
          <w:del w:id="18613" w:author="Dr Mamadou SANOGO" w:date="2023-10-25T17:56:00Z"/>
          <w:color w:val="000000" w:themeColor="text1"/>
          <w:sz w:val="28"/>
          <w:szCs w:val="28"/>
          <w:rPrChange w:id="18614" w:author="Dr Mamadou SANOGO" w:date="2023-10-25T18:15:00Z">
            <w:rPr>
              <w:del w:id="18615" w:author="Dr Mamadou SANOGO" w:date="2023-10-25T17:56:00Z"/>
              <w:color w:val="000000"/>
              <w:sz w:val="28"/>
              <w:szCs w:val="28"/>
            </w:rPr>
          </w:rPrChange>
        </w:rPr>
        <w:pPrChange w:id="18616" w:author="Dr Mamadou SANOGO" w:date="2023-10-25T17:57:00Z">
          <w:pPr>
            <w:spacing w:line="240" w:lineRule="auto"/>
          </w:pPr>
        </w:pPrChange>
      </w:pPr>
    </w:p>
    <w:p w14:paraId="24B9B5E6" w14:textId="56E06F36" w:rsidR="00564B4A" w:rsidRPr="007A4AFC" w:rsidDel="00166699" w:rsidRDefault="00564B4A">
      <w:pPr>
        <w:pStyle w:val="Titre"/>
        <w:tabs>
          <w:tab w:val="num" w:pos="-4820"/>
        </w:tabs>
        <w:spacing w:line="276" w:lineRule="auto"/>
        <w:jc w:val="both"/>
        <w:rPr>
          <w:del w:id="18617" w:author="Dr Mamadou SANOGO" w:date="2023-10-25T17:56:00Z"/>
          <w:color w:val="000000" w:themeColor="text1"/>
          <w:sz w:val="28"/>
          <w:szCs w:val="28"/>
          <w:rPrChange w:id="18618" w:author="Dr Mamadou SANOGO" w:date="2023-10-25T18:15:00Z">
            <w:rPr>
              <w:del w:id="18619" w:author="Dr Mamadou SANOGO" w:date="2023-10-25T17:56:00Z"/>
              <w:color w:val="000000"/>
              <w:sz w:val="28"/>
              <w:szCs w:val="28"/>
            </w:rPr>
          </w:rPrChange>
        </w:rPr>
        <w:pPrChange w:id="18620" w:author="Dr Mamadou SANOGO" w:date="2023-10-25T17:57:00Z">
          <w:pPr>
            <w:spacing w:line="240" w:lineRule="auto"/>
          </w:pPr>
        </w:pPrChange>
      </w:pPr>
    </w:p>
    <w:p w14:paraId="0383FD6B" w14:textId="7B174102" w:rsidR="00564B4A" w:rsidRPr="007A4AFC" w:rsidDel="00166699" w:rsidRDefault="00564B4A">
      <w:pPr>
        <w:pStyle w:val="Titre"/>
        <w:tabs>
          <w:tab w:val="num" w:pos="-4820"/>
        </w:tabs>
        <w:spacing w:line="276" w:lineRule="auto"/>
        <w:jc w:val="both"/>
        <w:rPr>
          <w:del w:id="18621" w:author="Dr Mamadou SANOGO" w:date="2023-10-25T17:56:00Z"/>
          <w:color w:val="000000" w:themeColor="text1"/>
          <w:sz w:val="28"/>
          <w:szCs w:val="28"/>
          <w:rPrChange w:id="18622" w:author="Dr Mamadou SANOGO" w:date="2023-10-25T18:15:00Z">
            <w:rPr>
              <w:del w:id="18623" w:author="Dr Mamadou SANOGO" w:date="2023-10-25T17:56:00Z"/>
              <w:color w:val="000000"/>
              <w:sz w:val="28"/>
              <w:szCs w:val="28"/>
            </w:rPr>
          </w:rPrChange>
        </w:rPr>
        <w:pPrChange w:id="18624" w:author="Dr Mamadou SANOGO" w:date="2023-10-25T17:57:00Z">
          <w:pPr>
            <w:spacing w:line="240" w:lineRule="auto"/>
          </w:pPr>
        </w:pPrChange>
      </w:pPr>
    </w:p>
    <w:p w14:paraId="799DA292" w14:textId="4625D420" w:rsidR="00564B4A" w:rsidRPr="007A4AFC" w:rsidDel="00166699" w:rsidRDefault="00564B4A">
      <w:pPr>
        <w:pStyle w:val="Titre"/>
        <w:tabs>
          <w:tab w:val="num" w:pos="-4820"/>
        </w:tabs>
        <w:spacing w:line="276" w:lineRule="auto"/>
        <w:jc w:val="both"/>
        <w:rPr>
          <w:del w:id="18625" w:author="Dr Mamadou SANOGO" w:date="2023-10-25T17:56:00Z"/>
          <w:color w:val="000000" w:themeColor="text1"/>
          <w:sz w:val="28"/>
          <w:szCs w:val="28"/>
          <w:rPrChange w:id="18626" w:author="Dr Mamadou SANOGO" w:date="2023-10-25T18:15:00Z">
            <w:rPr>
              <w:del w:id="18627" w:author="Dr Mamadou SANOGO" w:date="2023-10-25T17:56:00Z"/>
              <w:color w:val="000000"/>
              <w:sz w:val="28"/>
              <w:szCs w:val="28"/>
            </w:rPr>
          </w:rPrChange>
        </w:rPr>
        <w:pPrChange w:id="18628" w:author="Dr Mamadou SANOGO" w:date="2023-10-25T17:57:00Z">
          <w:pPr>
            <w:spacing w:line="240" w:lineRule="auto"/>
          </w:pPr>
        </w:pPrChange>
      </w:pPr>
    </w:p>
    <w:p w14:paraId="41BE0910" w14:textId="3447A6C5" w:rsidR="00564B4A" w:rsidRPr="007A4AFC" w:rsidDel="00166699" w:rsidRDefault="00564B4A">
      <w:pPr>
        <w:pStyle w:val="Titre"/>
        <w:tabs>
          <w:tab w:val="num" w:pos="-4820"/>
        </w:tabs>
        <w:spacing w:line="276" w:lineRule="auto"/>
        <w:jc w:val="both"/>
        <w:rPr>
          <w:del w:id="18629" w:author="Dr Mamadou SANOGO" w:date="2023-10-25T17:56:00Z"/>
          <w:color w:val="000000" w:themeColor="text1"/>
          <w:sz w:val="28"/>
          <w:szCs w:val="28"/>
          <w:rPrChange w:id="18630" w:author="Dr Mamadou SANOGO" w:date="2023-10-25T18:15:00Z">
            <w:rPr>
              <w:del w:id="18631" w:author="Dr Mamadou SANOGO" w:date="2023-10-25T17:56:00Z"/>
              <w:color w:val="000000"/>
              <w:sz w:val="28"/>
              <w:szCs w:val="28"/>
            </w:rPr>
          </w:rPrChange>
        </w:rPr>
        <w:pPrChange w:id="18632" w:author="Dr Mamadou SANOGO" w:date="2023-10-25T17:57:00Z">
          <w:pPr>
            <w:spacing w:line="240" w:lineRule="auto"/>
          </w:pPr>
        </w:pPrChange>
      </w:pPr>
    </w:p>
    <w:p w14:paraId="326E8F98" w14:textId="3BD5908F" w:rsidR="00564B4A" w:rsidRPr="007A4AFC" w:rsidDel="00166699" w:rsidRDefault="00564B4A">
      <w:pPr>
        <w:pStyle w:val="Titre"/>
        <w:tabs>
          <w:tab w:val="num" w:pos="-4820"/>
        </w:tabs>
        <w:spacing w:line="276" w:lineRule="auto"/>
        <w:jc w:val="both"/>
        <w:rPr>
          <w:del w:id="18633" w:author="Dr Mamadou SANOGO" w:date="2023-10-25T17:56:00Z"/>
          <w:color w:val="000000" w:themeColor="text1"/>
          <w:sz w:val="28"/>
          <w:szCs w:val="28"/>
          <w:rPrChange w:id="18634" w:author="Dr Mamadou SANOGO" w:date="2023-10-25T18:15:00Z">
            <w:rPr>
              <w:del w:id="18635" w:author="Dr Mamadou SANOGO" w:date="2023-10-25T17:56:00Z"/>
              <w:color w:val="000000"/>
              <w:sz w:val="28"/>
              <w:szCs w:val="28"/>
            </w:rPr>
          </w:rPrChange>
        </w:rPr>
        <w:pPrChange w:id="18636" w:author="Dr Mamadou SANOGO" w:date="2023-10-25T17:57:00Z">
          <w:pPr>
            <w:spacing w:line="240" w:lineRule="auto"/>
          </w:pPr>
        </w:pPrChange>
      </w:pPr>
    </w:p>
    <w:p w14:paraId="568787D8" w14:textId="0B17923F" w:rsidR="00564B4A" w:rsidRPr="007A4AFC" w:rsidDel="00166699" w:rsidRDefault="00564B4A">
      <w:pPr>
        <w:pStyle w:val="Titre"/>
        <w:tabs>
          <w:tab w:val="num" w:pos="-4820"/>
        </w:tabs>
        <w:spacing w:line="276" w:lineRule="auto"/>
        <w:jc w:val="both"/>
        <w:rPr>
          <w:del w:id="18637" w:author="Dr Mamadou SANOGO" w:date="2023-10-25T17:56:00Z"/>
          <w:color w:val="000000" w:themeColor="text1"/>
          <w:sz w:val="28"/>
          <w:szCs w:val="28"/>
          <w:rPrChange w:id="18638" w:author="Dr Mamadou SANOGO" w:date="2023-10-25T18:15:00Z">
            <w:rPr>
              <w:del w:id="18639" w:author="Dr Mamadou SANOGO" w:date="2023-10-25T17:56:00Z"/>
              <w:color w:val="000000"/>
              <w:sz w:val="28"/>
              <w:szCs w:val="28"/>
            </w:rPr>
          </w:rPrChange>
        </w:rPr>
        <w:pPrChange w:id="18640" w:author="Dr Mamadou SANOGO" w:date="2023-10-25T17:57:00Z">
          <w:pPr>
            <w:spacing w:line="240" w:lineRule="auto"/>
          </w:pPr>
        </w:pPrChange>
      </w:pPr>
    </w:p>
    <w:p w14:paraId="28734A34" w14:textId="22523BA0" w:rsidR="00564B4A" w:rsidRPr="007A4AFC" w:rsidDel="00166699" w:rsidRDefault="00564B4A">
      <w:pPr>
        <w:pStyle w:val="Titre"/>
        <w:tabs>
          <w:tab w:val="num" w:pos="-4820"/>
        </w:tabs>
        <w:spacing w:line="276" w:lineRule="auto"/>
        <w:jc w:val="both"/>
        <w:rPr>
          <w:del w:id="18641" w:author="Dr Mamadou SANOGO" w:date="2023-10-25T17:56:00Z"/>
          <w:color w:val="000000" w:themeColor="text1"/>
          <w:sz w:val="28"/>
          <w:szCs w:val="28"/>
          <w:rPrChange w:id="18642" w:author="Dr Mamadou SANOGO" w:date="2023-10-25T18:15:00Z">
            <w:rPr>
              <w:del w:id="18643" w:author="Dr Mamadou SANOGO" w:date="2023-10-25T17:56:00Z"/>
              <w:color w:val="000000"/>
              <w:sz w:val="28"/>
              <w:szCs w:val="28"/>
            </w:rPr>
          </w:rPrChange>
        </w:rPr>
        <w:pPrChange w:id="18644" w:author="Dr Mamadou SANOGO" w:date="2023-10-25T17:57:00Z">
          <w:pPr>
            <w:spacing w:line="240" w:lineRule="auto"/>
          </w:pPr>
        </w:pPrChange>
      </w:pPr>
    </w:p>
    <w:p w14:paraId="69F27379" w14:textId="47C64091" w:rsidR="00564B4A" w:rsidRPr="007A4AFC" w:rsidDel="00166699" w:rsidRDefault="00564B4A">
      <w:pPr>
        <w:pStyle w:val="Titre"/>
        <w:tabs>
          <w:tab w:val="num" w:pos="-4820"/>
        </w:tabs>
        <w:spacing w:line="276" w:lineRule="auto"/>
        <w:jc w:val="both"/>
        <w:rPr>
          <w:del w:id="18645" w:author="Dr Mamadou SANOGO" w:date="2023-10-25T17:56:00Z"/>
          <w:color w:val="000000" w:themeColor="text1"/>
          <w:sz w:val="28"/>
          <w:szCs w:val="28"/>
          <w:rPrChange w:id="18646" w:author="Dr Mamadou SANOGO" w:date="2023-10-25T18:15:00Z">
            <w:rPr>
              <w:del w:id="18647" w:author="Dr Mamadou SANOGO" w:date="2023-10-25T17:56:00Z"/>
              <w:color w:val="000000"/>
              <w:sz w:val="28"/>
              <w:szCs w:val="28"/>
            </w:rPr>
          </w:rPrChange>
        </w:rPr>
        <w:pPrChange w:id="18648" w:author="Dr Mamadou SANOGO" w:date="2023-10-25T17:57:00Z">
          <w:pPr>
            <w:spacing w:line="240" w:lineRule="auto"/>
          </w:pPr>
        </w:pPrChange>
      </w:pPr>
    </w:p>
    <w:p w14:paraId="1544C6D8" w14:textId="1BA7D38B" w:rsidR="00564B4A" w:rsidRPr="007A4AFC" w:rsidDel="00166699" w:rsidRDefault="00564B4A">
      <w:pPr>
        <w:pStyle w:val="Titre"/>
        <w:tabs>
          <w:tab w:val="num" w:pos="-4820"/>
        </w:tabs>
        <w:spacing w:line="276" w:lineRule="auto"/>
        <w:jc w:val="both"/>
        <w:rPr>
          <w:del w:id="18649" w:author="Dr Mamadou SANOGO" w:date="2023-10-25T17:56:00Z"/>
          <w:color w:val="000000" w:themeColor="text1"/>
          <w:sz w:val="28"/>
          <w:szCs w:val="28"/>
          <w:rPrChange w:id="18650" w:author="Dr Mamadou SANOGO" w:date="2023-10-25T18:15:00Z">
            <w:rPr>
              <w:del w:id="18651" w:author="Dr Mamadou SANOGO" w:date="2023-10-25T17:56:00Z"/>
              <w:color w:val="000000"/>
              <w:sz w:val="28"/>
              <w:szCs w:val="28"/>
            </w:rPr>
          </w:rPrChange>
        </w:rPr>
        <w:pPrChange w:id="18652" w:author="Dr Mamadou SANOGO" w:date="2023-10-25T17:57:00Z">
          <w:pPr>
            <w:spacing w:line="240" w:lineRule="auto"/>
          </w:pPr>
        </w:pPrChange>
      </w:pPr>
    </w:p>
    <w:p w14:paraId="0A8D16CD" w14:textId="106B3F4F" w:rsidR="00564B4A" w:rsidRPr="007A4AFC" w:rsidDel="00166699" w:rsidRDefault="00564B4A">
      <w:pPr>
        <w:pStyle w:val="Titre"/>
        <w:tabs>
          <w:tab w:val="num" w:pos="-4820"/>
        </w:tabs>
        <w:spacing w:line="276" w:lineRule="auto"/>
        <w:jc w:val="both"/>
        <w:rPr>
          <w:del w:id="18653" w:author="Dr Mamadou SANOGO" w:date="2023-10-25T17:56:00Z"/>
          <w:color w:val="000000" w:themeColor="text1"/>
          <w:sz w:val="28"/>
          <w:szCs w:val="28"/>
          <w:rPrChange w:id="18654" w:author="Dr Mamadou SANOGO" w:date="2023-10-25T18:15:00Z">
            <w:rPr>
              <w:del w:id="18655" w:author="Dr Mamadou SANOGO" w:date="2023-10-25T17:56:00Z"/>
              <w:color w:val="000000"/>
              <w:sz w:val="28"/>
              <w:szCs w:val="28"/>
            </w:rPr>
          </w:rPrChange>
        </w:rPr>
        <w:pPrChange w:id="18656" w:author="Dr Mamadou SANOGO" w:date="2023-10-25T17:57:00Z">
          <w:pPr>
            <w:spacing w:line="240" w:lineRule="auto"/>
          </w:pPr>
        </w:pPrChange>
      </w:pPr>
    </w:p>
    <w:p w14:paraId="61B07124" w14:textId="7D687BEF" w:rsidR="00564B4A" w:rsidRPr="007A4AFC" w:rsidDel="00166699" w:rsidRDefault="00564B4A">
      <w:pPr>
        <w:pStyle w:val="Titre"/>
        <w:tabs>
          <w:tab w:val="num" w:pos="-4820"/>
        </w:tabs>
        <w:spacing w:line="276" w:lineRule="auto"/>
        <w:jc w:val="both"/>
        <w:rPr>
          <w:del w:id="18657" w:author="Dr Mamadou SANOGO" w:date="2023-10-25T17:56:00Z"/>
          <w:color w:val="000000" w:themeColor="text1"/>
          <w:sz w:val="28"/>
          <w:szCs w:val="28"/>
          <w:rPrChange w:id="18658" w:author="Dr Mamadou SANOGO" w:date="2023-10-25T18:15:00Z">
            <w:rPr>
              <w:del w:id="18659" w:author="Dr Mamadou SANOGO" w:date="2023-10-25T17:56:00Z"/>
              <w:color w:val="000000"/>
              <w:sz w:val="28"/>
              <w:szCs w:val="28"/>
            </w:rPr>
          </w:rPrChange>
        </w:rPr>
        <w:pPrChange w:id="18660" w:author="Dr Mamadou SANOGO" w:date="2023-10-25T17:57:00Z">
          <w:pPr>
            <w:spacing w:line="240" w:lineRule="auto"/>
          </w:pPr>
        </w:pPrChange>
      </w:pPr>
    </w:p>
    <w:p w14:paraId="48F15489" w14:textId="2C676F8B" w:rsidR="00564B4A" w:rsidRPr="007A4AFC" w:rsidDel="00166699" w:rsidRDefault="00564B4A">
      <w:pPr>
        <w:pStyle w:val="Titre"/>
        <w:tabs>
          <w:tab w:val="num" w:pos="-4820"/>
        </w:tabs>
        <w:spacing w:line="276" w:lineRule="auto"/>
        <w:jc w:val="both"/>
        <w:rPr>
          <w:del w:id="18661" w:author="Dr Mamadou SANOGO" w:date="2023-10-25T17:56:00Z"/>
          <w:color w:val="000000" w:themeColor="text1"/>
          <w:sz w:val="28"/>
          <w:szCs w:val="28"/>
          <w:rPrChange w:id="18662" w:author="Dr Mamadou SANOGO" w:date="2023-10-25T18:15:00Z">
            <w:rPr>
              <w:del w:id="18663" w:author="Dr Mamadou SANOGO" w:date="2023-10-25T17:56:00Z"/>
              <w:color w:val="000000"/>
              <w:sz w:val="28"/>
              <w:szCs w:val="28"/>
            </w:rPr>
          </w:rPrChange>
        </w:rPr>
        <w:pPrChange w:id="18664" w:author="Dr Mamadou SANOGO" w:date="2023-10-25T17:57:00Z">
          <w:pPr>
            <w:spacing w:line="240" w:lineRule="auto"/>
          </w:pPr>
        </w:pPrChange>
      </w:pPr>
    </w:p>
    <w:p w14:paraId="6D44D92B" w14:textId="172EFABF" w:rsidR="00564B4A" w:rsidRPr="007A4AFC" w:rsidDel="00166699" w:rsidRDefault="00564B4A">
      <w:pPr>
        <w:pStyle w:val="Titre"/>
        <w:tabs>
          <w:tab w:val="num" w:pos="-4820"/>
        </w:tabs>
        <w:spacing w:line="276" w:lineRule="auto"/>
        <w:jc w:val="both"/>
        <w:rPr>
          <w:del w:id="18665" w:author="Dr Mamadou SANOGO" w:date="2023-10-25T17:56:00Z"/>
          <w:color w:val="000000" w:themeColor="text1"/>
          <w:sz w:val="28"/>
          <w:szCs w:val="28"/>
          <w:rPrChange w:id="18666" w:author="Dr Mamadou SANOGO" w:date="2023-10-25T18:15:00Z">
            <w:rPr>
              <w:del w:id="18667" w:author="Dr Mamadou SANOGO" w:date="2023-10-25T17:56:00Z"/>
              <w:color w:val="000000"/>
              <w:sz w:val="28"/>
              <w:szCs w:val="28"/>
            </w:rPr>
          </w:rPrChange>
        </w:rPr>
        <w:pPrChange w:id="18668" w:author="Dr Mamadou SANOGO" w:date="2023-10-25T17:57:00Z">
          <w:pPr>
            <w:spacing w:line="240" w:lineRule="auto"/>
          </w:pPr>
        </w:pPrChange>
      </w:pPr>
    </w:p>
    <w:p w14:paraId="054C38D1" w14:textId="00561D4D" w:rsidR="00564B4A" w:rsidRPr="007A4AFC" w:rsidDel="00166699" w:rsidRDefault="00564B4A">
      <w:pPr>
        <w:pStyle w:val="Titre"/>
        <w:tabs>
          <w:tab w:val="num" w:pos="-4820"/>
        </w:tabs>
        <w:spacing w:line="276" w:lineRule="auto"/>
        <w:jc w:val="both"/>
        <w:rPr>
          <w:del w:id="18669" w:author="Dr Mamadou SANOGO" w:date="2023-10-25T17:56:00Z"/>
          <w:color w:val="000000" w:themeColor="text1"/>
          <w:sz w:val="28"/>
          <w:szCs w:val="28"/>
          <w:rPrChange w:id="18670" w:author="Dr Mamadou SANOGO" w:date="2023-10-25T18:15:00Z">
            <w:rPr>
              <w:del w:id="18671" w:author="Dr Mamadou SANOGO" w:date="2023-10-25T17:56:00Z"/>
              <w:color w:val="000000"/>
              <w:sz w:val="28"/>
              <w:szCs w:val="28"/>
            </w:rPr>
          </w:rPrChange>
        </w:rPr>
        <w:pPrChange w:id="18672" w:author="Dr Mamadou SANOGO" w:date="2023-10-25T17:57:00Z">
          <w:pPr>
            <w:spacing w:line="240" w:lineRule="auto"/>
          </w:pPr>
        </w:pPrChange>
      </w:pPr>
    </w:p>
    <w:p w14:paraId="582C5682" w14:textId="02AEB106" w:rsidR="00564B4A" w:rsidRPr="007A4AFC" w:rsidDel="00166699" w:rsidRDefault="00564B4A">
      <w:pPr>
        <w:pStyle w:val="Titre"/>
        <w:tabs>
          <w:tab w:val="num" w:pos="-4820"/>
        </w:tabs>
        <w:spacing w:line="276" w:lineRule="auto"/>
        <w:jc w:val="both"/>
        <w:rPr>
          <w:del w:id="18673" w:author="Dr Mamadou SANOGO" w:date="2023-10-25T17:56:00Z"/>
          <w:color w:val="000000" w:themeColor="text1"/>
          <w:sz w:val="28"/>
          <w:szCs w:val="28"/>
          <w:rPrChange w:id="18674" w:author="Dr Mamadou SANOGO" w:date="2023-10-25T18:15:00Z">
            <w:rPr>
              <w:del w:id="18675" w:author="Dr Mamadou SANOGO" w:date="2023-10-25T17:56:00Z"/>
              <w:color w:val="000000"/>
              <w:sz w:val="28"/>
              <w:szCs w:val="28"/>
            </w:rPr>
          </w:rPrChange>
        </w:rPr>
        <w:pPrChange w:id="18676" w:author="Dr Mamadou SANOGO" w:date="2023-10-25T17:57:00Z">
          <w:pPr>
            <w:spacing w:line="240" w:lineRule="auto"/>
          </w:pPr>
        </w:pPrChange>
      </w:pPr>
    </w:p>
    <w:p w14:paraId="37FF95FD" w14:textId="02C9E071" w:rsidR="00564B4A" w:rsidRPr="007A4AFC" w:rsidDel="00166699" w:rsidRDefault="00564B4A">
      <w:pPr>
        <w:pStyle w:val="Titre"/>
        <w:tabs>
          <w:tab w:val="num" w:pos="-4820"/>
        </w:tabs>
        <w:spacing w:line="276" w:lineRule="auto"/>
        <w:jc w:val="both"/>
        <w:rPr>
          <w:del w:id="18677" w:author="Dr Mamadou SANOGO" w:date="2023-10-25T17:56:00Z"/>
          <w:color w:val="000000" w:themeColor="text1"/>
          <w:sz w:val="28"/>
          <w:szCs w:val="28"/>
          <w:rPrChange w:id="18678" w:author="Dr Mamadou SANOGO" w:date="2023-10-25T18:15:00Z">
            <w:rPr>
              <w:del w:id="18679" w:author="Dr Mamadou SANOGO" w:date="2023-10-25T17:56:00Z"/>
              <w:color w:val="000000"/>
              <w:sz w:val="28"/>
              <w:szCs w:val="28"/>
            </w:rPr>
          </w:rPrChange>
        </w:rPr>
        <w:pPrChange w:id="18680" w:author="Dr Mamadou SANOGO" w:date="2023-10-25T17:57:00Z">
          <w:pPr>
            <w:spacing w:line="240" w:lineRule="auto"/>
          </w:pPr>
        </w:pPrChange>
      </w:pPr>
    </w:p>
    <w:p w14:paraId="6329DFCD" w14:textId="15B405D1" w:rsidR="00564B4A" w:rsidRPr="007A4AFC" w:rsidDel="00166699" w:rsidRDefault="00564B4A">
      <w:pPr>
        <w:pStyle w:val="Titre"/>
        <w:tabs>
          <w:tab w:val="num" w:pos="-4820"/>
        </w:tabs>
        <w:spacing w:line="276" w:lineRule="auto"/>
        <w:jc w:val="both"/>
        <w:rPr>
          <w:del w:id="18681" w:author="Dr Mamadou SANOGO" w:date="2023-10-25T17:56:00Z"/>
          <w:color w:val="000000" w:themeColor="text1"/>
          <w:sz w:val="28"/>
          <w:szCs w:val="28"/>
          <w:rPrChange w:id="18682" w:author="Dr Mamadou SANOGO" w:date="2023-10-25T18:15:00Z">
            <w:rPr>
              <w:del w:id="18683" w:author="Dr Mamadou SANOGO" w:date="2023-10-25T17:56:00Z"/>
              <w:color w:val="000000"/>
              <w:sz w:val="28"/>
              <w:szCs w:val="28"/>
            </w:rPr>
          </w:rPrChange>
        </w:rPr>
        <w:pPrChange w:id="18684" w:author="Dr Mamadou SANOGO" w:date="2023-10-25T17:57:00Z">
          <w:pPr>
            <w:spacing w:line="240" w:lineRule="auto"/>
          </w:pPr>
        </w:pPrChange>
      </w:pPr>
    </w:p>
    <w:p w14:paraId="587BB3F5" w14:textId="364FCE0C" w:rsidR="00564B4A" w:rsidRPr="007A4AFC" w:rsidDel="00166699" w:rsidRDefault="00564B4A">
      <w:pPr>
        <w:pStyle w:val="Titre"/>
        <w:tabs>
          <w:tab w:val="num" w:pos="-4820"/>
        </w:tabs>
        <w:spacing w:line="276" w:lineRule="auto"/>
        <w:jc w:val="both"/>
        <w:rPr>
          <w:del w:id="18685" w:author="Dr Mamadou SANOGO" w:date="2023-10-25T17:56:00Z"/>
          <w:color w:val="000000" w:themeColor="text1"/>
          <w:sz w:val="28"/>
          <w:szCs w:val="28"/>
          <w:rPrChange w:id="18686" w:author="Dr Mamadou SANOGO" w:date="2023-10-25T18:15:00Z">
            <w:rPr>
              <w:del w:id="18687" w:author="Dr Mamadou SANOGO" w:date="2023-10-25T17:56:00Z"/>
              <w:color w:val="000000"/>
              <w:sz w:val="28"/>
              <w:szCs w:val="28"/>
            </w:rPr>
          </w:rPrChange>
        </w:rPr>
        <w:pPrChange w:id="18688" w:author="Dr Mamadou SANOGO" w:date="2023-10-25T17:57:00Z">
          <w:pPr>
            <w:spacing w:line="240" w:lineRule="auto"/>
          </w:pPr>
        </w:pPrChange>
      </w:pPr>
    </w:p>
    <w:p w14:paraId="1CB39AD8" w14:textId="2EA07D83" w:rsidR="00564B4A" w:rsidRPr="007A4AFC" w:rsidDel="00166699" w:rsidRDefault="00564B4A">
      <w:pPr>
        <w:pStyle w:val="Titre"/>
        <w:tabs>
          <w:tab w:val="num" w:pos="-4820"/>
        </w:tabs>
        <w:spacing w:line="276" w:lineRule="auto"/>
        <w:jc w:val="both"/>
        <w:rPr>
          <w:del w:id="18689" w:author="Dr Mamadou SANOGO" w:date="2023-10-25T17:56:00Z"/>
          <w:color w:val="000000" w:themeColor="text1"/>
          <w:sz w:val="28"/>
          <w:szCs w:val="28"/>
          <w:rPrChange w:id="18690" w:author="Dr Mamadou SANOGO" w:date="2023-10-25T18:15:00Z">
            <w:rPr>
              <w:del w:id="18691" w:author="Dr Mamadou SANOGO" w:date="2023-10-25T17:56:00Z"/>
              <w:color w:val="000000"/>
              <w:sz w:val="28"/>
              <w:szCs w:val="28"/>
            </w:rPr>
          </w:rPrChange>
        </w:rPr>
        <w:pPrChange w:id="18692" w:author="Dr Mamadou SANOGO" w:date="2023-10-25T17:57:00Z">
          <w:pPr>
            <w:spacing w:line="240" w:lineRule="auto"/>
          </w:pPr>
        </w:pPrChange>
      </w:pPr>
    </w:p>
    <w:p w14:paraId="314805F8" w14:textId="5DFBCFF9" w:rsidR="00564B4A" w:rsidRPr="007A4AFC" w:rsidDel="00166699" w:rsidRDefault="00564B4A">
      <w:pPr>
        <w:pStyle w:val="Titre"/>
        <w:tabs>
          <w:tab w:val="num" w:pos="-4820"/>
        </w:tabs>
        <w:spacing w:line="276" w:lineRule="auto"/>
        <w:jc w:val="both"/>
        <w:rPr>
          <w:del w:id="18693" w:author="Dr Mamadou SANOGO" w:date="2023-10-25T17:56:00Z"/>
          <w:color w:val="000000" w:themeColor="text1"/>
          <w:sz w:val="28"/>
          <w:szCs w:val="28"/>
          <w:rPrChange w:id="18694" w:author="Dr Mamadou SANOGO" w:date="2023-10-25T18:15:00Z">
            <w:rPr>
              <w:del w:id="18695" w:author="Dr Mamadou SANOGO" w:date="2023-10-25T17:56:00Z"/>
              <w:color w:val="000000"/>
              <w:sz w:val="28"/>
              <w:szCs w:val="28"/>
            </w:rPr>
          </w:rPrChange>
        </w:rPr>
        <w:pPrChange w:id="18696" w:author="Dr Mamadou SANOGO" w:date="2023-10-25T17:57:00Z">
          <w:pPr>
            <w:spacing w:line="240" w:lineRule="auto"/>
          </w:pPr>
        </w:pPrChange>
      </w:pPr>
    </w:p>
    <w:p w14:paraId="3319C918" w14:textId="206664F1" w:rsidR="00564B4A" w:rsidRPr="007A4AFC" w:rsidDel="00166699" w:rsidRDefault="00564B4A">
      <w:pPr>
        <w:pStyle w:val="Titre"/>
        <w:tabs>
          <w:tab w:val="num" w:pos="-4820"/>
        </w:tabs>
        <w:spacing w:line="276" w:lineRule="auto"/>
        <w:jc w:val="both"/>
        <w:rPr>
          <w:del w:id="18697" w:author="Dr Mamadou SANOGO" w:date="2023-10-25T17:56:00Z"/>
          <w:color w:val="000000" w:themeColor="text1"/>
          <w:sz w:val="28"/>
          <w:szCs w:val="28"/>
          <w:rPrChange w:id="18698" w:author="Dr Mamadou SANOGO" w:date="2023-10-25T18:15:00Z">
            <w:rPr>
              <w:del w:id="18699" w:author="Dr Mamadou SANOGO" w:date="2023-10-25T17:56:00Z"/>
              <w:color w:val="000000"/>
              <w:sz w:val="28"/>
              <w:szCs w:val="28"/>
            </w:rPr>
          </w:rPrChange>
        </w:rPr>
        <w:pPrChange w:id="18700" w:author="Dr Mamadou SANOGO" w:date="2023-10-25T17:57:00Z">
          <w:pPr>
            <w:spacing w:line="240" w:lineRule="auto"/>
          </w:pPr>
        </w:pPrChange>
      </w:pPr>
    </w:p>
    <w:p w14:paraId="5FE7C6DF" w14:textId="6098FBD7" w:rsidR="00564B4A" w:rsidRPr="007A4AFC" w:rsidDel="00744A71" w:rsidRDefault="00564B4A">
      <w:pPr>
        <w:pStyle w:val="Titre"/>
        <w:tabs>
          <w:tab w:val="num" w:pos="-4820"/>
        </w:tabs>
        <w:spacing w:line="276" w:lineRule="auto"/>
        <w:jc w:val="both"/>
        <w:rPr>
          <w:del w:id="18701" w:author="Dr Mamadou SANOGO" w:date="2023-10-25T17:57:00Z"/>
          <w:rFonts w:eastAsiaTheme="minorHAnsi"/>
          <w:b w:val="0"/>
          <w:color w:val="000000" w:themeColor="text1"/>
          <w:lang w:eastAsia="en-US"/>
          <w:rPrChange w:id="18702" w:author="Dr Mamadou SANOGO" w:date="2023-10-25T18:15:00Z">
            <w:rPr>
              <w:del w:id="18703" w:author="Dr Mamadou SANOGO" w:date="2023-10-25T17:57:00Z"/>
              <w:rFonts w:eastAsiaTheme="minorHAnsi" w:cs="Times New Roman"/>
              <w:color w:val="auto"/>
              <w:lang w:eastAsia="en-US"/>
            </w:rPr>
          </w:rPrChange>
        </w:rPr>
        <w:pPrChange w:id="18704" w:author="Dr Mamadou SANOGO" w:date="2023-10-25T17:57:00Z">
          <w:pPr>
            <w:pStyle w:val="Titre1"/>
            <w:spacing w:before="0"/>
            <w:jc w:val="center"/>
          </w:pPr>
        </w:pPrChange>
      </w:pPr>
      <w:bookmarkStart w:id="18705" w:name="_Toc145944552"/>
      <w:del w:id="18706" w:author="Dr Mamadou SANOGO" w:date="2023-10-25T17:56:00Z">
        <w:r w:rsidRPr="007A4AFC" w:rsidDel="00166699">
          <w:rPr>
            <w:rFonts w:eastAsiaTheme="minorHAnsi"/>
            <w:b w:val="0"/>
            <w:color w:val="000000" w:themeColor="text1"/>
            <w:sz w:val="28"/>
            <w:lang w:eastAsia="en-US"/>
            <w:rPrChange w:id="18707" w:author="Dr Mamadou SANOGO" w:date="2023-10-25T18:15:00Z">
              <w:rPr>
                <w:rFonts w:eastAsiaTheme="minorHAnsi"/>
                <w:b/>
                <w:color w:val="2E74B5" w:themeColor="accent1" w:themeShade="BF"/>
                <w:lang w:eastAsia="en-US"/>
              </w:rPr>
            </w:rPrChange>
          </w:rPr>
          <w:delText>Annexe 22 - Referentiel-developpement-SI-CAMES 41</w:delText>
        </w:r>
      </w:del>
      <w:bookmarkEnd w:id="18705"/>
    </w:p>
    <w:bookmarkEnd w:id="6"/>
    <w:p w14:paraId="2F72BDCA" w14:textId="77777777" w:rsidR="00564B4A" w:rsidRPr="007A4AFC" w:rsidRDefault="00564B4A">
      <w:pPr>
        <w:pStyle w:val="Titre"/>
        <w:tabs>
          <w:tab w:val="num" w:pos="-4820"/>
        </w:tabs>
        <w:spacing w:line="276" w:lineRule="auto"/>
        <w:jc w:val="both"/>
        <w:rPr>
          <w:color w:val="000000" w:themeColor="text1"/>
          <w:sz w:val="28"/>
          <w:szCs w:val="28"/>
          <w:rPrChange w:id="18708" w:author="Dr Mamadou SANOGO" w:date="2023-10-25T18:15:00Z">
            <w:rPr>
              <w:color w:val="000000"/>
              <w:sz w:val="28"/>
              <w:szCs w:val="28"/>
            </w:rPr>
          </w:rPrChange>
        </w:rPr>
        <w:pPrChange w:id="18709" w:author="Dr Mamadou SANOGO" w:date="2023-10-25T17:58:00Z">
          <w:pPr>
            <w:spacing w:line="240" w:lineRule="auto"/>
          </w:pPr>
        </w:pPrChange>
      </w:pPr>
    </w:p>
    <w:sectPr w:rsidR="00564B4A" w:rsidRPr="007A4AFC" w:rsidSect="006778CD">
      <w:footerReference w:type="default" r:id="rId32"/>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08"/>
      <w:titlePg/>
      <w:docGrid w:linePitch="360"/>
      <w:sectPrChange w:id="18714" w:author="Dr Mamadou SANOGO" w:date="2023-10-27T13:57:00Z">
        <w:sectPr w:rsidR="00564B4A" w:rsidRPr="007A4AFC" w:rsidSect="006778CD">
          <w:pgMar w:top="1417" w:right="1417" w:bottom="1417" w:left="1417" w:header="708" w:footer="708" w:gutter="0"/>
          <w:titlePg w:val="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8" w:author="HP" w:date="2023-10-24T00:41:00Z" w:initials="H">
    <w:p w14:paraId="136DB084" w14:textId="187075BB" w:rsidR="00DB7946" w:rsidRDefault="00DB7946">
      <w:pPr>
        <w:pStyle w:val="Commentaire"/>
      </w:pPr>
      <w:r>
        <w:rPr>
          <w:rStyle w:val="Marquedecommentaire"/>
        </w:rPr>
        <w:annotationRef/>
      </w:r>
      <w:r>
        <w:t>Votre sommaire ne contient que l’introduction et les annexes. L’on ne voit pas le corps du document. Toutes les annexes ne doivent apparaitre dans le sommaire. Contentez vous de la page des annexes tout court.</w:t>
      </w:r>
    </w:p>
  </w:comment>
  <w:comment w:id="419" w:author="HP" w:date="2023-10-24T00:40:00Z" w:initials="H">
    <w:p w14:paraId="7546D718" w14:textId="057FD07B" w:rsidR="00DB7946" w:rsidRDefault="00DB7946">
      <w:pPr>
        <w:pStyle w:val="Commentaire"/>
      </w:pPr>
      <w:r>
        <w:rPr>
          <w:rStyle w:val="Marquedecommentaire"/>
        </w:rPr>
        <w:annotationRef/>
      </w:r>
      <w:r>
        <w:t>Vérifier bien si la liste est au complet</w:t>
      </w:r>
    </w:p>
  </w:comment>
  <w:comment w:id="957" w:author="HP" w:date="2023-10-24T00:32:00Z" w:initials="H">
    <w:p w14:paraId="1B7ED37A" w14:textId="6BC13ECE" w:rsidR="00003BF5" w:rsidRDefault="00003BF5">
      <w:pPr>
        <w:pStyle w:val="Commentaire"/>
      </w:pPr>
      <w:r>
        <w:rPr>
          <w:rStyle w:val="Marquedecommentaire"/>
        </w:rPr>
        <w:annotationRef/>
      </w:r>
      <w:r>
        <w:t xml:space="preserve">Cette partie avait été déjà traité dans le II. ( Méthodologie).  Ce sont des aspects méthodologiques. Il y a un paradoxe entre les membres qui composent votre comité ad hoc </w:t>
      </w:r>
      <w:r>
        <w:rPr>
          <w:spacing w:val="3"/>
          <w:sz w:val="24"/>
          <w:szCs w:val="24"/>
          <w:lang w:val="fr-ML"/>
        </w:rPr>
        <w:t xml:space="preserve">annexe 2 : Comité Ad hoc et </w:t>
      </w:r>
      <w:r w:rsidR="00DB7946">
        <w:rPr>
          <w:spacing w:val="3"/>
          <w:sz w:val="24"/>
          <w:szCs w:val="24"/>
          <w:lang w:val="fr-ML"/>
        </w:rPr>
        <w:t xml:space="preserve"> le nombre </w:t>
      </w:r>
      <w:r>
        <w:rPr>
          <w:spacing w:val="3"/>
          <w:sz w:val="24"/>
          <w:szCs w:val="24"/>
          <w:lang w:val="fr-ML"/>
        </w:rPr>
        <w:t xml:space="preserve">que j’avais proposé. Vous êtes à 14 personnes contre 7 que j’avais évoqué. Je vous suggère alors </w:t>
      </w:r>
      <w:r w:rsidR="00DB7946">
        <w:rPr>
          <w:spacing w:val="3"/>
          <w:sz w:val="24"/>
          <w:szCs w:val="24"/>
          <w:lang w:val="fr-ML"/>
        </w:rPr>
        <w:t xml:space="preserve">de </w:t>
      </w:r>
      <w:r>
        <w:rPr>
          <w:spacing w:val="3"/>
          <w:sz w:val="24"/>
          <w:szCs w:val="24"/>
          <w:lang w:val="fr-ML"/>
        </w:rPr>
        <w:t>renforcer le II par cette partie. A</w:t>
      </w:r>
      <w:r w:rsidR="00DB7946">
        <w:rPr>
          <w:spacing w:val="3"/>
          <w:sz w:val="24"/>
          <w:szCs w:val="24"/>
          <w:lang w:val="fr-ML"/>
        </w:rPr>
        <w:t xml:space="preserve"> défaut, vous pourriez l’abandonner.</w:t>
      </w:r>
    </w:p>
  </w:comment>
  <w:comment w:id="1028" w:author="HP" w:date="2023-10-24T00:40:00Z" w:initials="H">
    <w:p w14:paraId="6714EEDD" w14:textId="02DAA574" w:rsidR="00DB7946" w:rsidRDefault="00DB7946">
      <w:pPr>
        <w:pStyle w:val="Commentaire"/>
      </w:pPr>
      <w:r>
        <w:rPr>
          <w:rStyle w:val="Marquedecommentaire"/>
        </w:rPr>
        <w:annotationRef/>
      </w:r>
      <w:r>
        <w:t>supprimer</w:t>
      </w:r>
    </w:p>
  </w:comment>
  <w:comment w:id="1045" w:author="HP" w:date="2023-10-24T00:05:00Z" w:initials="H">
    <w:p w14:paraId="52C00C8C" w14:textId="01301103" w:rsidR="001657BA" w:rsidRPr="001657BA" w:rsidRDefault="001657BA" w:rsidP="001657BA">
      <w:pPr>
        <w:pStyle w:val="Paragraphedeliste"/>
        <w:widowControl w:val="0"/>
        <w:numPr>
          <w:ilvl w:val="0"/>
          <w:numId w:val="24"/>
        </w:numPr>
        <w:autoSpaceDE w:val="0"/>
        <w:autoSpaceDN w:val="0"/>
        <w:adjustRightInd w:val="0"/>
        <w:spacing w:line="240" w:lineRule="auto"/>
        <w:ind w:right="81"/>
        <w:rPr>
          <w:spacing w:val="3"/>
        </w:rPr>
      </w:pPr>
      <w:r>
        <w:rPr>
          <w:rStyle w:val="Marquedecommentaire"/>
        </w:rPr>
        <w:annotationRef/>
      </w:r>
      <w:r>
        <w:t xml:space="preserve">Attention </w:t>
      </w:r>
      <w:r w:rsidR="00854844">
        <w:t xml:space="preserve">, </w:t>
      </w:r>
      <w:r>
        <w:t>chaque spécialité devra faire l’objet d’évaluation. L’évaluation du Master en épidémiologie ne donne pas l’habilitation des autres masters :</w:t>
      </w:r>
      <w:r w:rsidRPr="001657BA">
        <w:rPr>
          <w:spacing w:val="3"/>
        </w:rPr>
        <w:t xml:space="preserve"> </w:t>
      </w:r>
      <w:r w:rsidRPr="002F3374">
        <w:rPr>
          <w:spacing w:val="3"/>
        </w:rPr>
        <w:t>Épidémiologie étiologique</w:t>
      </w:r>
      <w:r>
        <w:rPr>
          <w:spacing w:val="3"/>
        </w:rPr>
        <w:t xml:space="preserve">, </w:t>
      </w:r>
      <w:r w:rsidRPr="002F3374">
        <w:rPr>
          <w:spacing w:val="3"/>
        </w:rPr>
        <w:t>Épidémiologie sociale</w:t>
      </w:r>
      <w:r>
        <w:rPr>
          <w:spacing w:val="3"/>
        </w:rPr>
        <w:t>, etc.</w:t>
      </w:r>
    </w:p>
  </w:comment>
  <w:comment w:id="1081" w:author="HP" w:date="2023-10-24T00:40:00Z" w:initials="H">
    <w:p w14:paraId="190A002D" w14:textId="53C986D7" w:rsidR="00DB7946" w:rsidRDefault="00DB7946">
      <w:pPr>
        <w:pStyle w:val="Commentaire"/>
      </w:pPr>
      <w:r>
        <w:rPr>
          <w:rStyle w:val="Marquedecommentaire"/>
        </w:rPr>
        <w:annotationRef/>
      </w:r>
      <w:r>
        <w:t xml:space="preserve">Supprimer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6DB084" w15:done="0"/>
  <w15:commentEx w15:paraId="7546D718" w15:done="0"/>
  <w15:commentEx w15:paraId="1B7ED37A" w15:done="0"/>
  <w15:commentEx w15:paraId="6714EEDD" w15:done="0"/>
  <w15:commentEx w15:paraId="52C00C8C" w15:done="0"/>
  <w15:commentEx w15:paraId="190A00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B522E58" w16cex:dateUtc="2023-10-24T00:41:00Z"/>
  <w16cex:commentExtensible w16cex:durableId="1C319AB4" w16cex:dateUtc="2023-10-24T00:40:00Z"/>
  <w16cex:commentExtensible w16cex:durableId="35B998D3" w16cex:dateUtc="2023-10-24T00:32:00Z"/>
  <w16cex:commentExtensible w16cex:durableId="7CA82DFD" w16cex:dateUtc="2023-10-24T00:40:00Z"/>
  <w16cex:commentExtensible w16cex:durableId="0B07B2E6" w16cex:dateUtc="2023-10-24T00:05:00Z"/>
  <w16cex:commentExtensible w16cex:durableId="0B80CDC9" w16cex:dateUtc="2023-10-24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6DB084" w16cid:durableId="6B522E58"/>
  <w16cid:commentId w16cid:paraId="7546D718" w16cid:durableId="1C319AB4"/>
  <w16cid:commentId w16cid:paraId="1B7ED37A" w16cid:durableId="35B998D3"/>
  <w16cid:commentId w16cid:paraId="6714EEDD" w16cid:durableId="7CA82DFD"/>
  <w16cid:commentId w16cid:paraId="52C00C8C" w16cid:durableId="0B07B2E6"/>
  <w16cid:commentId w16cid:paraId="190A002D" w16cid:durableId="0B80C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5FAAC" w14:textId="77777777" w:rsidR="00CE1EE7" w:rsidRDefault="00CE1EE7">
      <w:pPr>
        <w:spacing w:line="240" w:lineRule="auto"/>
      </w:pPr>
      <w:r>
        <w:separator/>
      </w:r>
    </w:p>
  </w:endnote>
  <w:endnote w:type="continuationSeparator" w:id="0">
    <w:p w14:paraId="503EA15D" w14:textId="77777777" w:rsidR="00CE1EE7" w:rsidRDefault="00CE1E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Roboto Condensed">
    <w:altName w:val="Times New Roman"/>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8250505"/>
      <w:docPartObj>
        <w:docPartGallery w:val="Page Numbers (Bottom of Page)"/>
        <w:docPartUnique/>
      </w:docPartObj>
    </w:sdtPr>
    <w:sdtEndPr/>
    <w:sdtContent>
      <w:p w14:paraId="70213F86" w14:textId="3CB28181" w:rsidR="00686F93" w:rsidRDefault="00686F93">
        <w:pPr>
          <w:pStyle w:val="Pieddepage"/>
          <w:jc w:val="right"/>
        </w:pPr>
        <w:r>
          <w:fldChar w:fldCharType="begin"/>
        </w:r>
        <w:r>
          <w:instrText>PAGE   \* MERGEFORMAT</w:instrText>
        </w:r>
        <w:r>
          <w:fldChar w:fldCharType="separate"/>
        </w:r>
        <w:r w:rsidR="005160FA">
          <w:rPr>
            <w:noProof/>
          </w:rPr>
          <w:t>36</w:t>
        </w:r>
        <w:r>
          <w:fldChar w:fldCharType="end"/>
        </w:r>
      </w:p>
    </w:sdtContent>
  </w:sdt>
  <w:p w14:paraId="468EE6E0" w14:textId="77777777" w:rsidR="00686F93" w:rsidRDefault="00686F93">
    <w:pPr>
      <w:pStyle w:val="Pieddepage"/>
    </w:pPr>
  </w:p>
  <w:p w14:paraId="733BE821" w14:textId="77777777" w:rsidR="00686F93" w:rsidRDefault="00686F9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ustomXmlInsRangeStart w:id="18710" w:author="Dr Mamadou SANOGO" w:date="2023-10-27T13:54:00Z"/>
  <w:sdt>
    <w:sdtPr>
      <w:id w:val="833341554"/>
      <w:docPartObj>
        <w:docPartGallery w:val="Page Numbers (Bottom of Page)"/>
        <w:docPartUnique/>
      </w:docPartObj>
    </w:sdtPr>
    <w:sdtEndPr/>
    <w:sdtContent>
      <w:customXmlInsRangeEnd w:id="18710"/>
      <w:p w14:paraId="28D0D96F" w14:textId="6732899B" w:rsidR="006778CD" w:rsidRDefault="006778CD">
        <w:pPr>
          <w:pStyle w:val="Pieddepage"/>
          <w:jc w:val="right"/>
          <w:rPr>
            <w:ins w:id="18711" w:author="Dr Mamadou SANOGO" w:date="2023-10-27T13:54:00Z"/>
          </w:rPr>
        </w:pPr>
        <w:ins w:id="18712" w:author="Dr Mamadou SANOGO" w:date="2023-10-27T13:54:00Z">
          <w:r>
            <w:fldChar w:fldCharType="begin"/>
          </w:r>
          <w:r>
            <w:instrText>PAGE   \* MERGEFORMAT</w:instrText>
          </w:r>
          <w:r>
            <w:fldChar w:fldCharType="separate"/>
          </w:r>
          <w:r>
            <w:t>2</w:t>
          </w:r>
          <w:r>
            <w:fldChar w:fldCharType="end"/>
          </w:r>
        </w:ins>
      </w:p>
      <w:customXmlInsRangeStart w:id="18713" w:author="Dr Mamadou SANOGO" w:date="2023-10-27T13:54:00Z"/>
    </w:sdtContent>
  </w:sdt>
  <w:customXmlInsRangeEnd w:id="18713"/>
  <w:p w14:paraId="0BB8B7EE" w14:textId="77777777" w:rsidR="006778CD" w:rsidRPr="006778CD" w:rsidRDefault="006778CD" w:rsidP="006778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23630" w14:textId="77777777" w:rsidR="00CE1EE7" w:rsidRDefault="00CE1EE7">
      <w:pPr>
        <w:spacing w:line="240" w:lineRule="auto"/>
      </w:pPr>
      <w:r>
        <w:separator/>
      </w:r>
    </w:p>
  </w:footnote>
  <w:footnote w:type="continuationSeparator" w:id="0">
    <w:p w14:paraId="48F14956" w14:textId="77777777" w:rsidR="00CE1EE7" w:rsidRDefault="00CE1E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42D68168"/>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576" w:hanging="576"/>
      </w:pPr>
      <w:rPr>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0"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37"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509846">
    <w:abstractNumId w:val="2"/>
  </w:num>
  <w:num w:numId="2" w16cid:durableId="985551751">
    <w:abstractNumId w:val="27"/>
  </w:num>
  <w:num w:numId="3" w16cid:durableId="1260528020">
    <w:abstractNumId w:val="38"/>
  </w:num>
  <w:num w:numId="4" w16cid:durableId="1473400819">
    <w:abstractNumId w:val="18"/>
  </w:num>
  <w:num w:numId="5" w16cid:durableId="237134562">
    <w:abstractNumId w:val="10"/>
  </w:num>
  <w:num w:numId="6" w16cid:durableId="1425568982">
    <w:abstractNumId w:val="21"/>
  </w:num>
  <w:num w:numId="7" w16cid:durableId="244807662">
    <w:abstractNumId w:val="8"/>
  </w:num>
  <w:num w:numId="8" w16cid:durableId="1417286802">
    <w:abstractNumId w:val="40"/>
  </w:num>
  <w:num w:numId="9" w16cid:durableId="2111467210">
    <w:abstractNumId w:val="9"/>
  </w:num>
  <w:num w:numId="10" w16cid:durableId="1835994912">
    <w:abstractNumId w:val="6"/>
  </w:num>
  <w:num w:numId="11" w16cid:durableId="305012503">
    <w:abstractNumId w:val="12"/>
  </w:num>
  <w:num w:numId="12" w16cid:durableId="1702894312">
    <w:abstractNumId w:val="11"/>
  </w:num>
  <w:num w:numId="13" w16cid:durableId="533689253">
    <w:abstractNumId w:val="23"/>
  </w:num>
  <w:num w:numId="14" w16cid:durableId="56243574">
    <w:abstractNumId w:val="20"/>
  </w:num>
  <w:num w:numId="15" w16cid:durableId="1997565505">
    <w:abstractNumId w:val="43"/>
  </w:num>
  <w:num w:numId="16" w16cid:durableId="16777455">
    <w:abstractNumId w:val="3"/>
  </w:num>
  <w:num w:numId="17" w16cid:durableId="1258951179">
    <w:abstractNumId w:val="36"/>
  </w:num>
  <w:num w:numId="18" w16cid:durableId="1203908820">
    <w:abstractNumId w:val="25"/>
  </w:num>
  <w:num w:numId="19" w16cid:durableId="21438166">
    <w:abstractNumId w:val="35"/>
  </w:num>
  <w:num w:numId="20" w16cid:durableId="218521712">
    <w:abstractNumId w:val="29"/>
  </w:num>
  <w:num w:numId="21" w16cid:durableId="536550747">
    <w:abstractNumId w:val="42"/>
  </w:num>
  <w:num w:numId="22" w16cid:durableId="279190173">
    <w:abstractNumId w:val="39"/>
  </w:num>
  <w:num w:numId="23" w16cid:durableId="21590082">
    <w:abstractNumId w:val="31"/>
  </w:num>
  <w:num w:numId="24" w16cid:durableId="904993291">
    <w:abstractNumId w:val="24"/>
  </w:num>
  <w:num w:numId="25" w16cid:durableId="1148134747">
    <w:abstractNumId w:val="41"/>
  </w:num>
  <w:num w:numId="26" w16cid:durableId="424962509">
    <w:abstractNumId w:val="16"/>
  </w:num>
  <w:num w:numId="27" w16cid:durableId="554509962">
    <w:abstractNumId w:val="19"/>
  </w:num>
  <w:num w:numId="28" w16cid:durableId="136000460">
    <w:abstractNumId w:val="5"/>
  </w:num>
  <w:num w:numId="29" w16cid:durableId="568199669">
    <w:abstractNumId w:val="28"/>
  </w:num>
  <w:num w:numId="30" w16cid:durableId="1630361435">
    <w:abstractNumId w:val="44"/>
  </w:num>
  <w:num w:numId="31" w16cid:durableId="2104644371">
    <w:abstractNumId w:val="15"/>
  </w:num>
  <w:num w:numId="32" w16cid:durableId="1012949532">
    <w:abstractNumId w:val="45"/>
  </w:num>
  <w:num w:numId="33" w16cid:durableId="169151048">
    <w:abstractNumId w:val="26"/>
  </w:num>
  <w:num w:numId="34" w16cid:durableId="107623278">
    <w:abstractNumId w:val="1"/>
  </w:num>
  <w:num w:numId="35" w16cid:durableId="459038648">
    <w:abstractNumId w:val="30"/>
  </w:num>
  <w:num w:numId="36" w16cid:durableId="1981687442">
    <w:abstractNumId w:val="14"/>
  </w:num>
  <w:num w:numId="37" w16cid:durableId="1998800281">
    <w:abstractNumId w:val="22"/>
  </w:num>
  <w:num w:numId="38" w16cid:durableId="1823767043">
    <w:abstractNumId w:val="4"/>
  </w:num>
  <w:num w:numId="39" w16cid:durableId="1228152182">
    <w:abstractNumId w:val="17"/>
  </w:num>
  <w:num w:numId="40" w16cid:durableId="1676767498">
    <w:abstractNumId w:val="32"/>
  </w:num>
  <w:num w:numId="41" w16cid:durableId="1427194714">
    <w:abstractNumId w:val="34"/>
  </w:num>
  <w:num w:numId="42" w16cid:durableId="101539395">
    <w:abstractNumId w:val="33"/>
  </w:num>
  <w:num w:numId="43" w16cid:durableId="461315706">
    <w:abstractNumId w:val="37"/>
  </w:num>
  <w:num w:numId="44" w16cid:durableId="547037389">
    <w:abstractNumId w:val="0"/>
  </w:num>
  <w:num w:numId="45" w16cid:durableId="1450317738">
    <w:abstractNumId w:val="7"/>
  </w:num>
  <w:num w:numId="46" w16cid:durableId="1136294253">
    <w:abstractNumId w:val="13"/>
  </w:num>
  <w:num w:numId="47" w16cid:durableId="950628069">
    <w:abstractNumId w:val="7"/>
    <w:lvlOverride w:ilvl="0">
      <w:startOverride w:val="3"/>
    </w:lvlOverride>
    <w:lvlOverride w:ilvl="1">
      <w:startOverride w:val="1"/>
    </w:lvlOverride>
  </w:num>
  <w:num w:numId="48" w16cid:durableId="936904068">
    <w:abstractNumId w:val="7"/>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 Mamadou SANOGO">
    <w15:presenceInfo w15:providerId="None" w15:userId="Dr Mamadou SANOGO"/>
  </w15:person>
  <w15:person w15:author="HP">
    <w15:presenceInfo w15:providerId="None" w15:userId="HP"/>
  </w15:person>
  <w15:person w15:author="Cauris Cosmetics">
    <w15:presenceInfo w15:providerId="None" w15:userId="Cauris Cosmeti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revisionView w:markup="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10BB0"/>
    <w:rsid w:val="00011374"/>
    <w:rsid w:val="00011839"/>
    <w:rsid w:val="000163AB"/>
    <w:rsid w:val="00016428"/>
    <w:rsid w:val="00016764"/>
    <w:rsid w:val="000212BE"/>
    <w:rsid w:val="0002255E"/>
    <w:rsid w:val="00026129"/>
    <w:rsid w:val="000329A3"/>
    <w:rsid w:val="0003582B"/>
    <w:rsid w:val="00042C8A"/>
    <w:rsid w:val="00044019"/>
    <w:rsid w:val="00046C83"/>
    <w:rsid w:val="00051F52"/>
    <w:rsid w:val="00052F11"/>
    <w:rsid w:val="00057112"/>
    <w:rsid w:val="00057D11"/>
    <w:rsid w:val="00061047"/>
    <w:rsid w:val="0006187E"/>
    <w:rsid w:val="00064688"/>
    <w:rsid w:val="000813CD"/>
    <w:rsid w:val="00085DEF"/>
    <w:rsid w:val="0009055C"/>
    <w:rsid w:val="00093146"/>
    <w:rsid w:val="000942C6"/>
    <w:rsid w:val="000A1CB2"/>
    <w:rsid w:val="000A4C69"/>
    <w:rsid w:val="000B0589"/>
    <w:rsid w:val="000B1CA4"/>
    <w:rsid w:val="000B2981"/>
    <w:rsid w:val="000B30AE"/>
    <w:rsid w:val="000B75CF"/>
    <w:rsid w:val="000C51E9"/>
    <w:rsid w:val="000D0918"/>
    <w:rsid w:val="000D0CA4"/>
    <w:rsid w:val="000D42C2"/>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24956"/>
    <w:rsid w:val="00125D51"/>
    <w:rsid w:val="0013494E"/>
    <w:rsid w:val="00140A0F"/>
    <w:rsid w:val="001459BA"/>
    <w:rsid w:val="001462E4"/>
    <w:rsid w:val="0015597F"/>
    <w:rsid w:val="00157220"/>
    <w:rsid w:val="0016099E"/>
    <w:rsid w:val="0016482F"/>
    <w:rsid w:val="001657BA"/>
    <w:rsid w:val="0016618F"/>
    <w:rsid w:val="00166699"/>
    <w:rsid w:val="00170369"/>
    <w:rsid w:val="00172BCF"/>
    <w:rsid w:val="00173EDD"/>
    <w:rsid w:val="00174ADB"/>
    <w:rsid w:val="00174D18"/>
    <w:rsid w:val="00175858"/>
    <w:rsid w:val="00182CAB"/>
    <w:rsid w:val="001859AA"/>
    <w:rsid w:val="00187599"/>
    <w:rsid w:val="00191E45"/>
    <w:rsid w:val="0019202F"/>
    <w:rsid w:val="00195A05"/>
    <w:rsid w:val="001B374B"/>
    <w:rsid w:val="001B5F06"/>
    <w:rsid w:val="001C11BC"/>
    <w:rsid w:val="001C20B8"/>
    <w:rsid w:val="001C26DB"/>
    <w:rsid w:val="001C5889"/>
    <w:rsid w:val="001C5F61"/>
    <w:rsid w:val="001D02C1"/>
    <w:rsid w:val="001D0D1E"/>
    <w:rsid w:val="001E0C46"/>
    <w:rsid w:val="001E35DA"/>
    <w:rsid w:val="001E3C4F"/>
    <w:rsid w:val="001E40CF"/>
    <w:rsid w:val="001F003D"/>
    <w:rsid w:val="001F195E"/>
    <w:rsid w:val="001F2DC8"/>
    <w:rsid w:val="001F3FE9"/>
    <w:rsid w:val="001F5DEB"/>
    <w:rsid w:val="001F6BDA"/>
    <w:rsid w:val="00206DBA"/>
    <w:rsid w:val="002156C4"/>
    <w:rsid w:val="00215FCD"/>
    <w:rsid w:val="002179BA"/>
    <w:rsid w:val="00232B19"/>
    <w:rsid w:val="00233B06"/>
    <w:rsid w:val="00235649"/>
    <w:rsid w:val="00245596"/>
    <w:rsid w:val="00245AF5"/>
    <w:rsid w:val="002460E4"/>
    <w:rsid w:val="00250CA2"/>
    <w:rsid w:val="00255A91"/>
    <w:rsid w:val="0025616D"/>
    <w:rsid w:val="002577AB"/>
    <w:rsid w:val="00257850"/>
    <w:rsid w:val="00257DB4"/>
    <w:rsid w:val="00265669"/>
    <w:rsid w:val="002725C8"/>
    <w:rsid w:val="0027496F"/>
    <w:rsid w:val="00275C92"/>
    <w:rsid w:val="00276B28"/>
    <w:rsid w:val="00280DA5"/>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88E"/>
    <w:rsid w:val="002C765D"/>
    <w:rsid w:val="002D0E85"/>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6B31"/>
    <w:rsid w:val="00350873"/>
    <w:rsid w:val="00356A0A"/>
    <w:rsid w:val="00372B01"/>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5A1D"/>
    <w:rsid w:val="003C6082"/>
    <w:rsid w:val="003D1BC8"/>
    <w:rsid w:val="003D3356"/>
    <w:rsid w:val="003D773D"/>
    <w:rsid w:val="003E230B"/>
    <w:rsid w:val="003E28C2"/>
    <w:rsid w:val="003E6110"/>
    <w:rsid w:val="003E7BB3"/>
    <w:rsid w:val="003F150F"/>
    <w:rsid w:val="003F2E29"/>
    <w:rsid w:val="003F3F1F"/>
    <w:rsid w:val="003F416B"/>
    <w:rsid w:val="003F55D3"/>
    <w:rsid w:val="003F58E3"/>
    <w:rsid w:val="003F70CF"/>
    <w:rsid w:val="0040378B"/>
    <w:rsid w:val="00405C52"/>
    <w:rsid w:val="0041067A"/>
    <w:rsid w:val="004166D7"/>
    <w:rsid w:val="00416F27"/>
    <w:rsid w:val="00424982"/>
    <w:rsid w:val="00425527"/>
    <w:rsid w:val="00427351"/>
    <w:rsid w:val="00433617"/>
    <w:rsid w:val="00436A35"/>
    <w:rsid w:val="00451A2E"/>
    <w:rsid w:val="00454D05"/>
    <w:rsid w:val="0046050D"/>
    <w:rsid w:val="00461D04"/>
    <w:rsid w:val="00465A93"/>
    <w:rsid w:val="00473AED"/>
    <w:rsid w:val="0047574A"/>
    <w:rsid w:val="0048084A"/>
    <w:rsid w:val="00482E35"/>
    <w:rsid w:val="004832C9"/>
    <w:rsid w:val="004832F4"/>
    <w:rsid w:val="00485BEE"/>
    <w:rsid w:val="00487B1B"/>
    <w:rsid w:val="00487DEE"/>
    <w:rsid w:val="00491F07"/>
    <w:rsid w:val="00494DF0"/>
    <w:rsid w:val="004974D8"/>
    <w:rsid w:val="004A183E"/>
    <w:rsid w:val="004A4392"/>
    <w:rsid w:val="004A5DD0"/>
    <w:rsid w:val="004A6588"/>
    <w:rsid w:val="004A7817"/>
    <w:rsid w:val="004B2162"/>
    <w:rsid w:val="004B392C"/>
    <w:rsid w:val="004B7510"/>
    <w:rsid w:val="004C5288"/>
    <w:rsid w:val="004C6652"/>
    <w:rsid w:val="004C6A6B"/>
    <w:rsid w:val="004C7E01"/>
    <w:rsid w:val="004D19FB"/>
    <w:rsid w:val="004D25A6"/>
    <w:rsid w:val="004D3001"/>
    <w:rsid w:val="004D42E9"/>
    <w:rsid w:val="004D676A"/>
    <w:rsid w:val="004D7517"/>
    <w:rsid w:val="004E1847"/>
    <w:rsid w:val="004E2D14"/>
    <w:rsid w:val="004E3D2C"/>
    <w:rsid w:val="004E3F3D"/>
    <w:rsid w:val="004E4F13"/>
    <w:rsid w:val="004F500D"/>
    <w:rsid w:val="004F617C"/>
    <w:rsid w:val="00502781"/>
    <w:rsid w:val="00502B5E"/>
    <w:rsid w:val="0050424B"/>
    <w:rsid w:val="0051067B"/>
    <w:rsid w:val="0051561A"/>
    <w:rsid w:val="005160FA"/>
    <w:rsid w:val="00524F4B"/>
    <w:rsid w:val="00530DAD"/>
    <w:rsid w:val="00531AEE"/>
    <w:rsid w:val="00534F19"/>
    <w:rsid w:val="00536149"/>
    <w:rsid w:val="00544BB5"/>
    <w:rsid w:val="00546B7E"/>
    <w:rsid w:val="00556D6C"/>
    <w:rsid w:val="0056080A"/>
    <w:rsid w:val="00561D9D"/>
    <w:rsid w:val="00562C17"/>
    <w:rsid w:val="00562C46"/>
    <w:rsid w:val="005647F8"/>
    <w:rsid w:val="00564B4A"/>
    <w:rsid w:val="0057060F"/>
    <w:rsid w:val="00583CF4"/>
    <w:rsid w:val="00586744"/>
    <w:rsid w:val="00590B26"/>
    <w:rsid w:val="005927FF"/>
    <w:rsid w:val="00595B4F"/>
    <w:rsid w:val="005A10C2"/>
    <w:rsid w:val="005A1EE1"/>
    <w:rsid w:val="005A41F5"/>
    <w:rsid w:val="005A55FB"/>
    <w:rsid w:val="005A6B75"/>
    <w:rsid w:val="005B4D72"/>
    <w:rsid w:val="005B7996"/>
    <w:rsid w:val="005C2882"/>
    <w:rsid w:val="005C42AA"/>
    <w:rsid w:val="005D1BB7"/>
    <w:rsid w:val="005D4C64"/>
    <w:rsid w:val="005D6B34"/>
    <w:rsid w:val="005E4B82"/>
    <w:rsid w:val="005E531F"/>
    <w:rsid w:val="005E6CD6"/>
    <w:rsid w:val="005F543B"/>
    <w:rsid w:val="005F5B81"/>
    <w:rsid w:val="0060256B"/>
    <w:rsid w:val="00602E95"/>
    <w:rsid w:val="00606C96"/>
    <w:rsid w:val="006139CF"/>
    <w:rsid w:val="00614BED"/>
    <w:rsid w:val="00614D94"/>
    <w:rsid w:val="00617E60"/>
    <w:rsid w:val="00624C54"/>
    <w:rsid w:val="006304E5"/>
    <w:rsid w:val="00631BF4"/>
    <w:rsid w:val="006350A6"/>
    <w:rsid w:val="00642B00"/>
    <w:rsid w:val="00643698"/>
    <w:rsid w:val="00643B7B"/>
    <w:rsid w:val="00645E27"/>
    <w:rsid w:val="00647544"/>
    <w:rsid w:val="00647FCD"/>
    <w:rsid w:val="0065256F"/>
    <w:rsid w:val="00655A94"/>
    <w:rsid w:val="0065696D"/>
    <w:rsid w:val="00656BD3"/>
    <w:rsid w:val="00660D40"/>
    <w:rsid w:val="00661623"/>
    <w:rsid w:val="00665425"/>
    <w:rsid w:val="0067406A"/>
    <w:rsid w:val="006778CD"/>
    <w:rsid w:val="00683B98"/>
    <w:rsid w:val="00686F93"/>
    <w:rsid w:val="00691857"/>
    <w:rsid w:val="0069288E"/>
    <w:rsid w:val="00693568"/>
    <w:rsid w:val="00694374"/>
    <w:rsid w:val="006946EE"/>
    <w:rsid w:val="006A1229"/>
    <w:rsid w:val="006A62F4"/>
    <w:rsid w:val="006B588B"/>
    <w:rsid w:val="006B649D"/>
    <w:rsid w:val="006C30A1"/>
    <w:rsid w:val="006C5E5B"/>
    <w:rsid w:val="006D00D7"/>
    <w:rsid w:val="006D3A72"/>
    <w:rsid w:val="006D5FC5"/>
    <w:rsid w:val="006E0DEF"/>
    <w:rsid w:val="006E33E2"/>
    <w:rsid w:val="006E7AE6"/>
    <w:rsid w:val="006F0C29"/>
    <w:rsid w:val="006F262D"/>
    <w:rsid w:val="006F4747"/>
    <w:rsid w:val="006F48A1"/>
    <w:rsid w:val="0070110E"/>
    <w:rsid w:val="007124F1"/>
    <w:rsid w:val="00714132"/>
    <w:rsid w:val="00723471"/>
    <w:rsid w:val="0073029F"/>
    <w:rsid w:val="00730BE3"/>
    <w:rsid w:val="00730DF8"/>
    <w:rsid w:val="00732071"/>
    <w:rsid w:val="00741A46"/>
    <w:rsid w:val="00744A71"/>
    <w:rsid w:val="0075133A"/>
    <w:rsid w:val="007543F4"/>
    <w:rsid w:val="00757DF2"/>
    <w:rsid w:val="00761AA1"/>
    <w:rsid w:val="007622B6"/>
    <w:rsid w:val="007633CE"/>
    <w:rsid w:val="007635B4"/>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A01C8"/>
    <w:rsid w:val="007A170D"/>
    <w:rsid w:val="007A2F6A"/>
    <w:rsid w:val="007A4AFC"/>
    <w:rsid w:val="007A6525"/>
    <w:rsid w:val="007A78D6"/>
    <w:rsid w:val="007B0430"/>
    <w:rsid w:val="007B4390"/>
    <w:rsid w:val="007B5A6C"/>
    <w:rsid w:val="007C216D"/>
    <w:rsid w:val="007C4B58"/>
    <w:rsid w:val="007C5D17"/>
    <w:rsid w:val="007D0487"/>
    <w:rsid w:val="007D2AAC"/>
    <w:rsid w:val="007E06CE"/>
    <w:rsid w:val="007E6DDF"/>
    <w:rsid w:val="007E752C"/>
    <w:rsid w:val="007F1F7E"/>
    <w:rsid w:val="00801E13"/>
    <w:rsid w:val="00825C5F"/>
    <w:rsid w:val="008266CC"/>
    <w:rsid w:val="00832A62"/>
    <w:rsid w:val="0083370B"/>
    <w:rsid w:val="00833AE3"/>
    <w:rsid w:val="008369B8"/>
    <w:rsid w:val="00837877"/>
    <w:rsid w:val="0084271A"/>
    <w:rsid w:val="00843B01"/>
    <w:rsid w:val="00845EAD"/>
    <w:rsid w:val="008506EC"/>
    <w:rsid w:val="00850B2D"/>
    <w:rsid w:val="00854844"/>
    <w:rsid w:val="00863E8A"/>
    <w:rsid w:val="00875B18"/>
    <w:rsid w:val="00876D2B"/>
    <w:rsid w:val="008818D9"/>
    <w:rsid w:val="00884CB5"/>
    <w:rsid w:val="00885FD1"/>
    <w:rsid w:val="008860C2"/>
    <w:rsid w:val="0088685D"/>
    <w:rsid w:val="00887FDF"/>
    <w:rsid w:val="008A0B1D"/>
    <w:rsid w:val="008A0C6E"/>
    <w:rsid w:val="008A5CD6"/>
    <w:rsid w:val="008A78E7"/>
    <w:rsid w:val="008A7BE6"/>
    <w:rsid w:val="008B5085"/>
    <w:rsid w:val="008B6EC8"/>
    <w:rsid w:val="008C0870"/>
    <w:rsid w:val="008C1C52"/>
    <w:rsid w:val="008C2574"/>
    <w:rsid w:val="008C6D1A"/>
    <w:rsid w:val="008C6E5B"/>
    <w:rsid w:val="008C79F9"/>
    <w:rsid w:val="008D03B8"/>
    <w:rsid w:val="008D082F"/>
    <w:rsid w:val="008F0B7B"/>
    <w:rsid w:val="008F18D3"/>
    <w:rsid w:val="008F199C"/>
    <w:rsid w:val="008F2EA1"/>
    <w:rsid w:val="008F3FCA"/>
    <w:rsid w:val="008F656D"/>
    <w:rsid w:val="009013B0"/>
    <w:rsid w:val="0090395B"/>
    <w:rsid w:val="009047AD"/>
    <w:rsid w:val="00904C8C"/>
    <w:rsid w:val="0090630A"/>
    <w:rsid w:val="009123AD"/>
    <w:rsid w:val="009128F6"/>
    <w:rsid w:val="009174FB"/>
    <w:rsid w:val="00917D14"/>
    <w:rsid w:val="00920793"/>
    <w:rsid w:val="00920F22"/>
    <w:rsid w:val="009225A2"/>
    <w:rsid w:val="0093658A"/>
    <w:rsid w:val="00936F81"/>
    <w:rsid w:val="0093710E"/>
    <w:rsid w:val="00943711"/>
    <w:rsid w:val="00945446"/>
    <w:rsid w:val="009530CF"/>
    <w:rsid w:val="0095395A"/>
    <w:rsid w:val="009541EC"/>
    <w:rsid w:val="0095612C"/>
    <w:rsid w:val="0096036C"/>
    <w:rsid w:val="009642EC"/>
    <w:rsid w:val="009668D3"/>
    <w:rsid w:val="00966B80"/>
    <w:rsid w:val="009727C1"/>
    <w:rsid w:val="00972E19"/>
    <w:rsid w:val="00975B74"/>
    <w:rsid w:val="00976140"/>
    <w:rsid w:val="009779BA"/>
    <w:rsid w:val="00986B6E"/>
    <w:rsid w:val="00986F8E"/>
    <w:rsid w:val="00992464"/>
    <w:rsid w:val="00992FFE"/>
    <w:rsid w:val="009A1D55"/>
    <w:rsid w:val="009A274F"/>
    <w:rsid w:val="009A2FB6"/>
    <w:rsid w:val="009A3C83"/>
    <w:rsid w:val="009A444C"/>
    <w:rsid w:val="009A5A2C"/>
    <w:rsid w:val="009A5A41"/>
    <w:rsid w:val="009B242A"/>
    <w:rsid w:val="009B6DB8"/>
    <w:rsid w:val="009C4D39"/>
    <w:rsid w:val="009C7321"/>
    <w:rsid w:val="009C7542"/>
    <w:rsid w:val="009D0E38"/>
    <w:rsid w:val="009E412B"/>
    <w:rsid w:val="009E592E"/>
    <w:rsid w:val="009E62E8"/>
    <w:rsid w:val="00A032B8"/>
    <w:rsid w:val="00A04F82"/>
    <w:rsid w:val="00A07EA5"/>
    <w:rsid w:val="00A11B94"/>
    <w:rsid w:val="00A17646"/>
    <w:rsid w:val="00A209C6"/>
    <w:rsid w:val="00A33868"/>
    <w:rsid w:val="00A42DD2"/>
    <w:rsid w:val="00A47334"/>
    <w:rsid w:val="00A544BC"/>
    <w:rsid w:val="00A552C4"/>
    <w:rsid w:val="00A55904"/>
    <w:rsid w:val="00A56097"/>
    <w:rsid w:val="00A562CA"/>
    <w:rsid w:val="00A57173"/>
    <w:rsid w:val="00A60665"/>
    <w:rsid w:val="00A633E3"/>
    <w:rsid w:val="00A63BD7"/>
    <w:rsid w:val="00A74F80"/>
    <w:rsid w:val="00A75F71"/>
    <w:rsid w:val="00A766F5"/>
    <w:rsid w:val="00A81256"/>
    <w:rsid w:val="00A84353"/>
    <w:rsid w:val="00A84C94"/>
    <w:rsid w:val="00A87F92"/>
    <w:rsid w:val="00A906A8"/>
    <w:rsid w:val="00A90F2C"/>
    <w:rsid w:val="00A94E3F"/>
    <w:rsid w:val="00A966B4"/>
    <w:rsid w:val="00AA0853"/>
    <w:rsid w:val="00AA77F0"/>
    <w:rsid w:val="00AB2168"/>
    <w:rsid w:val="00AC50F1"/>
    <w:rsid w:val="00AC602F"/>
    <w:rsid w:val="00AD01B7"/>
    <w:rsid w:val="00AD0460"/>
    <w:rsid w:val="00AD42F4"/>
    <w:rsid w:val="00AE13A4"/>
    <w:rsid w:val="00AE447E"/>
    <w:rsid w:val="00AE4517"/>
    <w:rsid w:val="00AE7D46"/>
    <w:rsid w:val="00B049CA"/>
    <w:rsid w:val="00B05772"/>
    <w:rsid w:val="00B0795C"/>
    <w:rsid w:val="00B163D4"/>
    <w:rsid w:val="00B319BE"/>
    <w:rsid w:val="00B34252"/>
    <w:rsid w:val="00B35482"/>
    <w:rsid w:val="00B40348"/>
    <w:rsid w:val="00B41DB9"/>
    <w:rsid w:val="00B428AC"/>
    <w:rsid w:val="00B50346"/>
    <w:rsid w:val="00B54890"/>
    <w:rsid w:val="00B57397"/>
    <w:rsid w:val="00B650BF"/>
    <w:rsid w:val="00B7110E"/>
    <w:rsid w:val="00B71ECB"/>
    <w:rsid w:val="00B73119"/>
    <w:rsid w:val="00B7647B"/>
    <w:rsid w:val="00B865FD"/>
    <w:rsid w:val="00B91B6E"/>
    <w:rsid w:val="00B968FF"/>
    <w:rsid w:val="00BA2C22"/>
    <w:rsid w:val="00BA43C0"/>
    <w:rsid w:val="00BA74A3"/>
    <w:rsid w:val="00BB4D4A"/>
    <w:rsid w:val="00BC53AC"/>
    <w:rsid w:val="00BC7C44"/>
    <w:rsid w:val="00BD6980"/>
    <w:rsid w:val="00BE1780"/>
    <w:rsid w:val="00BE32AA"/>
    <w:rsid w:val="00BE5855"/>
    <w:rsid w:val="00C03A30"/>
    <w:rsid w:val="00C03D86"/>
    <w:rsid w:val="00C058CE"/>
    <w:rsid w:val="00C05CC9"/>
    <w:rsid w:val="00C065C0"/>
    <w:rsid w:val="00C070C5"/>
    <w:rsid w:val="00C10256"/>
    <w:rsid w:val="00C15534"/>
    <w:rsid w:val="00C157C6"/>
    <w:rsid w:val="00C15DAA"/>
    <w:rsid w:val="00C165B4"/>
    <w:rsid w:val="00C167AB"/>
    <w:rsid w:val="00C21DFB"/>
    <w:rsid w:val="00C25333"/>
    <w:rsid w:val="00C307FB"/>
    <w:rsid w:val="00C355D2"/>
    <w:rsid w:val="00C365A9"/>
    <w:rsid w:val="00C370A9"/>
    <w:rsid w:val="00C37A96"/>
    <w:rsid w:val="00C476FC"/>
    <w:rsid w:val="00C57403"/>
    <w:rsid w:val="00C6348F"/>
    <w:rsid w:val="00C63659"/>
    <w:rsid w:val="00C668E7"/>
    <w:rsid w:val="00C71771"/>
    <w:rsid w:val="00C735E1"/>
    <w:rsid w:val="00C75807"/>
    <w:rsid w:val="00C76DF7"/>
    <w:rsid w:val="00C77069"/>
    <w:rsid w:val="00C81740"/>
    <w:rsid w:val="00C83076"/>
    <w:rsid w:val="00C83D5F"/>
    <w:rsid w:val="00C85B44"/>
    <w:rsid w:val="00C861C1"/>
    <w:rsid w:val="00C96263"/>
    <w:rsid w:val="00CA033A"/>
    <w:rsid w:val="00CA1DE1"/>
    <w:rsid w:val="00CA3921"/>
    <w:rsid w:val="00CA642D"/>
    <w:rsid w:val="00CA6A2B"/>
    <w:rsid w:val="00CA7DE5"/>
    <w:rsid w:val="00CB3C42"/>
    <w:rsid w:val="00CB3FC8"/>
    <w:rsid w:val="00CC1D44"/>
    <w:rsid w:val="00CC3BA2"/>
    <w:rsid w:val="00CD280C"/>
    <w:rsid w:val="00CD42C6"/>
    <w:rsid w:val="00CD6F3C"/>
    <w:rsid w:val="00CE1EE7"/>
    <w:rsid w:val="00CE6CD2"/>
    <w:rsid w:val="00CF143D"/>
    <w:rsid w:val="00CF17A4"/>
    <w:rsid w:val="00CF4BC0"/>
    <w:rsid w:val="00CF7972"/>
    <w:rsid w:val="00D00F57"/>
    <w:rsid w:val="00D01419"/>
    <w:rsid w:val="00D02BE3"/>
    <w:rsid w:val="00D04538"/>
    <w:rsid w:val="00D06692"/>
    <w:rsid w:val="00D143FA"/>
    <w:rsid w:val="00D20F11"/>
    <w:rsid w:val="00D2309D"/>
    <w:rsid w:val="00D27221"/>
    <w:rsid w:val="00D27EAB"/>
    <w:rsid w:val="00D31BBB"/>
    <w:rsid w:val="00D3265D"/>
    <w:rsid w:val="00D341DD"/>
    <w:rsid w:val="00D41F67"/>
    <w:rsid w:val="00D425D4"/>
    <w:rsid w:val="00D429B0"/>
    <w:rsid w:val="00D46EA9"/>
    <w:rsid w:val="00D5000F"/>
    <w:rsid w:val="00D50088"/>
    <w:rsid w:val="00D5697A"/>
    <w:rsid w:val="00D61C4C"/>
    <w:rsid w:val="00D62B0F"/>
    <w:rsid w:val="00D63C84"/>
    <w:rsid w:val="00D654DD"/>
    <w:rsid w:val="00D66280"/>
    <w:rsid w:val="00D66609"/>
    <w:rsid w:val="00D66841"/>
    <w:rsid w:val="00D71E27"/>
    <w:rsid w:val="00D73D92"/>
    <w:rsid w:val="00D81BFF"/>
    <w:rsid w:val="00D8264D"/>
    <w:rsid w:val="00D84DCE"/>
    <w:rsid w:val="00D97F95"/>
    <w:rsid w:val="00DA0D19"/>
    <w:rsid w:val="00DA5F0A"/>
    <w:rsid w:val="00DA7BA7"/>
    <w:rsid w:val="00DB0881"/>
    <w:rsid w:val="00DB252F"/>
    <w:rsid w:val="00DB4931"/>
    <w:rsid w:val="00DB7946"/>
    <w:rsid w:val="00DC0ED3"/>
    <w:rsid w:val="00DC67FB"/>
    <w:rsid w:val="00DD12D5"/>
    <w:rsid w:val="00DD78EF"/>
    <w:rsid w:val="00DE280E"/>
    <w:rsid w:val="00DE5913"/>
    <w:rsid w:val="00DF0277"/>
    <w:rsid w:val="00DF2CBC"/>
    <w:rsid w:val="00DF32AB"/>
    <w:rsid w:val="00DF7724"/>
    <w:rsid w:val="00E04C57"/>
    <w:rsid w:val="00E162A2"/>
    <w:rsid w:val="00E2431F"/>
    <w:rsid w:val="00E27094"/>
    <w:rsid w:val="00E276E4"/>
    <w:rsid w:val="00E27AAB"/>
    <w:rsid w:val="00E342A1"/>
    <w:rsid w:val="00E40766"/>
    <w:rsid w:val="00E42DBE"/>
    <w:rsid w:val="00E46778"/>
    <w:rsid w:val="00E47827"/>
    <w:rsid w:val="00E47974"/>
    <w:rsid w:val="00E57056"/>
    <w:rsid w:val="00E57D6B"/>
    <w:rsid w:val="00E60231"/>
    <w:rsid w:val="00E61314"/>
    <w:rsid w:val="00E67C42"/>
    <w:rsid w:val="00E700A3"/>
    <w:rsid w:val="00E75176"/>
    <w:rsid w:val="00E76021"/>
    <w:rsid w:val="00E77573"/>
    <w:rsid w:val="00E83367"/>
    <w:rsid w:val="00E900C2"/>
    <w:rsid w:val="00E91647"/>
    <w:rsid w:val="00EA028C"/>
    <w:rsid w:val="00EA40A4"/>
    <w:rsid w:val="00EB7ACA"/>
    <w:rsid w:val="00EC0D64"/>
    <w:rsid w:val="00EC13EB"/>
    <w:rsid w:val="00EC6207"/>
    <w:rsid w:val="00ED42A2"/>
    <w:rsid w:val="00ED560C"/>
    <w:rsid w:val="00EE17DC"/>
    <w:rsid w:val="00EE2F73"/>
    <w:rsid w:val="00EE7D6B"/>
    <w:rsid w:val="00EF1121"/>
    <w:rsid w:val="00EF242C"/>
    <w:rsid w:val="00EF28CE"/>
    <w:rsid w:val="00EF55F4"/>
    <w:rsid w:val="00EF6DE3"/>
    <w:rsid w:val="00F06C07"/>
    <w:rsid w:val="00F076C8"/>
    <w:rsid w:val="00F126F4"/>
    <w:rsid w:val="00F15F12"/>
    <w:rsid w:val="00F212E3"/>
    <w:rsid w:val="00F2555C"/>
    <w:rsid w:val="00F25C2C"/>
    <w:rsid w:val="00F311A0"/>
    <w:rsid w:val="00F40178"/>
    <w:rsid w:val="00F40FFD"/>
    <w:rsid w:val="00F45E3B"/>
    <w:rsid w:val="00F46E5D"/>
    <w:rsid w:val="00F46FC7"/>
    <w:rsid w:val="00F5096F"/>
    <w:rsid w:val="00F55417"/>
    <w:rsid w:val="00F615E2"/>
    <w:rsid w:val="00F63E98"/>
    <w:rsid w:val="00F71AB2"/>
    <w:rsid w:val="00F7219B"/>
    <w:rsid w:val="00F72558"/>
    <w:rsid w:val="00F726F1"/>
    <w:rsid w:val="00F84391"/>
    <w:rsid w:val="00F843F3"/>
    <w:rsid w:val="00F87B9E"/>
    <w:rsid w:val="00F972AB"/>
    <w:rsid w:val="00FA0038"/>
    <w:rsid w:val="00FA0C54"/>
    <w:rsid w:val="00FB3A7C"/>
    <w:rsid w:val="00FB7402"/>
    <w:rsid w:val="00FC03F8"/>
    <w:rsid w:val="00FC4946"/>
    <w:rsid w:val="00FD06DC"/>
    <w:rsid w:val="00FD1149"/>
    <w:rsid w:val="00FE2E78"/>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Change w:id="0" w:author="Dr Mamadou SANOGO" w:date="2023-10-27T13:17:00Z">
        <w:pPr>
          <w:spacing w:line="259" w:lineRule="auto"/>
        </w:pPr>
      </w:pPrChange>
    </w:pPr>
    <w:rPr>
      <w:rFonts w:ascii="Times New Roman" w:hAnsi="Times New Roman"/>
      <w:sz w:val="24"/>
      <w:szCs w:val="22"/>
      <w:rPrChange w:id="0" w:author="Dr Mamadou SANOGO" w:date="2023-10-27T13:17:00Z">
        <w:rPr>
          <w:sz w:val="24"/>
          <w:szCs w:val="22"/>
          <w:lang w:val="fr-FR" w:eastAsia="fr-FR" w:bidi="ar-SA"/>
        </w:rPr>
      </w:rPrChange>
    </w:rPr>
  </w:style>
  <w:style w:type="paragraph" w:styleId="Titre1">
    <w:name w:val="heading 1"/>
    <w:basedOn w:val="Normal"/>
    <w:next w:val="Normal"/>
    <w:link w:val="Titre1Car"/>
    <w:uiPriority w:val="9"/>
    <w:qFormat/>
    <w:rsid w:val="003B1197"/>
    <w:pPr>
      <w:keepNext/>
      <w:keepLines/>
      <w:numPr>
        <w:numId w:val="45"/>
      </w:numPr>
      <w:spacing w:before="120"/>
      <w:outlineLvl w:val="0"/>
      <w:pPrChange w:id="1" w:author="Dr Mamadou SANOGO" w:date="2023-10-27T13:32:00Z">
        <w:pPr>
          <w:keepNext/>
          <w:keepLines/>
          <w:spacing w:before="240"/>
          <w:outlineLvl w:val="0"/>
        </w:pPr>
      </w:pPrChange>
    </w:pPr>
    <w:rPr>
      <w:rFonts w:eastAsiaTheme="majorEastAsia" w:cstheme="majorBidi"/>
      <w:b/>
      <w:color w:val="000000" w:themeColor="text1"/>
      <w:sz w:val="28"/>
      <w:szCs w:val="32"/>
      <w:rPrChange w:id="1" w:author="Dr Mamadou SANOGO" w:date="2023-10-27T13:32:00Z">
        <w:rPr>
          <w:rFonts w:eastAsiaTheme="majorEastAsia" w:cstheme="majorBidi"/>
          <w:color w:val="000000" w:themeColor="text1"/>
          <w:sz w:val="28"/>
          <w:szCs w:val="32"/>
          <w:lang w:val="fr-FR" w:eastAsia="fr-FR" w:bidi="ar-SA"/>
        </w:rPr>
      </w:rPrChange>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Change w:id="2" w:author="Dr Mamadou SANOGO" w:date="2023-10-27T13:11:00Z">
        <w:pPr>
          <w:keepNext/>
          <w:keepLines/>
          <w:spacing w:before="40"/>
          <w:outlineLvl w:val="1"/>
        </w:pPr>
      </w:pPrChange>
    </w:pPr>
    <w:rPr>
      <w:rFonts w:eastAsiaTheme="majorEastAsia" w:cstheme="majorBidi"/>
      <w:b/>
      <w:color w:val="000000" w:themeColor="text1"/>
      <w:sz w:val="26"/>
      <w:szCs w:val="26"/>
      <w:rPrChange w:id="2" w:author="Dr Mamadou SANOGO" w:date="2023-10-27T13:11:00Z">
        <w:rPr>
          <w:rFonts w:eastAsiaTheme="majorEastAsia" w:cstheme="majorBidi"/>
          <w:color w:val="2E74B5" w:themeColor="accent1" w:themeShade="BF"/>
          <w:sz w:val="26"/>
          <w:szCs w:val="26"/>
          <w:lang w:val="fr-FR" w:eastAsia="fr-FR" w:bidi="ar-SA"/>
        </w:rPr>
      </w:rPrChange>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Change w:id="3" w:author="Dr Mamadou SANOGO" w:date="2023-10-27T13:14:00Z">
        <w:pPr>
          <w:keepNext/>
          <w:keepLines/>
          <w:numPr>
            <w:ilvl w:val="2"/>
            <w:numId w:val="45"/>
          </w:numPr>
          <w:spacing w:before="40"/>
          <w:ind w:left="720" w:hanging="720"/>
          <w:outlineLvl w:val="2"/>
        </w:pPr>
      </w:pPrChange>
    </w:pPr>
    <w:rPr>
      <w:rFonts w:eastAsiaTheme="majorEastAsia" w:cstheme="majorBidi"/>
      <w:b/>
      <w:color w:val="000000" w:themeColor="text1"/>
      <w:szCs w:val="24"/>
      <w:rPrChange w:id="3" w:author="Dr Mamadou SANOGO" w:date="2023-10-27T13:14:00Z">
        <w:rPr>
          <w:rFonts w:eastAsiaTheme="majorEastAsia" w:cstheme="majorBidi"/>
          <w:color w:val="000000" w:themeColor="text1"/>
          <w:sz w:val="24"/>
          <w:szCs w:val="24"/>
          <w:lang w:val="fr-FR" w:eastAsia="fr-FR" w:bidi="ar-SA"/>
        </w:rPr>
      </w:rPrChange>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Change w:id="4" w:author="Dr Mamadou SANOGO" w:date="2023-10-27T13:55:00Z">
        <w:pPr>
          <w:spacing w:after="100" w:line="259" w:lineRule="auto"/>
        </w:pPr>
      </w:pPrChange>
    </w:pPr>
    <w:rPr>
      <w:rPrChange w:id="4" w:author="Dr Mamadou SANOGO" w:date="2023-10-27T13:55:00Z">
        <w:rPr>
          <w:rFonts w:ascii="Calibri" w:hAnsi="Calibri"/>
          <w:sz w:val="22"/>
          <w:szCs w:val="22"/>
          <w:lang w:val="fr-FR" w:eastAsia="fr-FR" w:bidi="ar-SA"/>
        </w:rPr>
      </w:rPrChange>
    </w:r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5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14D9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Layout" Target="diagrams/layout1.xml"/><Relationship Id="rId34"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jpeg"/><Relationship Id="rId25" Type="http://schemas.openxmlformats.org/officeDocument/2006/relationships/header" Target="header1.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Data" Target="diagrams/data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07/relationships/diagramDrawing" Target="diagrams/drawing1.xm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diagramColors" Target="diagrams/colors1.xml"/><Relationship Id="rId28" Type="http://schemas.openxmlformats.org/officeDocument/2006/relationships/diagramLayout" Target="diagrams/layout2.xml"/><Relationship Id="rId10" Type="http://schemas.openxmlformats.org/officeDocument/2006/relationships/comments" Target="comments.xml"/><Relationship Id="rId19" Type="http://schemas.openxmlformats.org/officeDocument/2006/relationships/image" Target="media/image8.png"/><Relationship Id="rId3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theme" Target="theme/theme1.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093886" y="2190757"/>
          <a:ext cx="91440" cy="325666"/>
        </a:xfrm>
        <a:custGeom>
          <a:avLst/>
          <a:gdLst/>
          <a:ahLst/>
          <a:cxnLst/>
          <a:rect l="0" t="0" r="0" b="0"/>
          <a:pathLst>
            <a:path>
              <a:moveTo>
                <a:pt x="45720" y="0"/>
              </a:moveTo>
              <a:lnTo>
                <a:pt x="45720" y="325666"/>
              </a:lnTo>
              <a:lnTo>
                <a:pt x="120056" y="32566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55511" y="3196075"/>
          <a:ext cx="1284966" cy="148673"/>
        </a:xfrm>
        <a:custGeom>
          <a:avLst/>
          <a:gdLst/>
          <a:ahLst/>
          <a:cxnLst/>
          <a:rect l="0" t="0" r="0" b="0"/>
          <a:pathLst>
            <a:path>
              <a:moveTo>
                <a:pt x="1284966" y="0"/>
              </a:moveTo>
              <a:lnTo>
                <a:pt x="1284966"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12156" y="3196075"/>
          <a:ext cx="428322" cy="148673"/>
        </a:xfrm>
        <a:custGeom>
          <a:avLst/>
          <a:gdLst/>
          <a:ahLst/>
          <a:cxnLst/>
          <a:rect l="0" t="0" r="0" b="0"/>
          <a:pathLst>
            <a:path>
              <a:moveTo>
                <a:pt x="428322" y="0"/>
              </a:moveTo>
              <a:lnTo>
                <a:pt x="428322"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640478" y="3196075"/>
          <a:ext cx="428322" cy="148673"/>
        </a:xfrm>
        <a:custGeom>
          <a:avLst/>
          <a:gdLst/>
          <a:ahLst/>
          <a:cxnLst/>
          <a:rect l="0" t="0" r="0" b="0"/>
          <a:pathLst>
            <a:path>
              <a:moveTo>
                <a:pt x="0" y="0"/>
              </a:moveTo>
              <a:lnTo>
                <a:pt x="0" y="74336"/>
              </a:lnTo>
              <a:lnTo>
                <a:pt x="428322" y="74336"/>
              </a:lnTo>
              <a:lnTo>
                <a:pt x="428322"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640478" y="3196075"/>
          <a:ext cx="1284966" cy="148673"/>
        </a:xfrm>
        <a:custGeom>
          <a:avLst/>
          <a:gdLst/>
          <a:ahLst/>
          <a:cxnLst/>
          <a:rect l="0" t="0" r="0" b="0"/>
          <a:pathLst>
            <a:path>
              <a:moveTo>
                <a:pt x="0" y="0"/>
              </a:moveTo>
              <a:lnTo>
                <a:pt x="0" y="74336"/>
              </a:lnTo>
              <a:lnTo>
                <a:pt x="1284966" y="74336"/>
              </a:lnTo>
              <a:lnTo>
                <a:pt x="1284966"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640478" y="2190757"/>
          <a:ext cx="1499127" cy="651332"/>
        </a:xfrm>
        <a:custGeom>
          <a:avLst/>
          <a:gdLst/>
          <a:ahLst/>
          <a:cxnLst/>
          <a:rect l="0" t="0" r="0" b="0"/>
          <a:pathLst>
            <a:path>
              <a:moveTo>
                <a:pt x="1499127" y="0"/>
              </a:moveTo>
              <a:lnTo>
                <a:pt x="1499127" y="576995"/>
              </a:lnTo>
              <a:lnTo>
                <a:pt x="0" y="576995"/>
              </a:lnTo>
              <a:lnTo>
                <a:pt x="0"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782089" y="3196075"/>
          <a:ext cx="856644" cy="148673"/>
        </a:xfrm>
        <a:custGeom>
          <a:avLst/>
          <a:gdLst/>
          <a:ahLst/>
          <a:cxnLst/>
          <a:rect l="0" t="0" r="0" b="0"/>
          <a:pathLst>
            <a:path>
              <a:moveTo>
                <a:pt x="856644" y="0"/>
              </a:moveTo>
              <a:lnTo>
                <a:pt x="856644"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593013" y="3196075"/>
          <a:ext cx="91440" cy="148673"/>
        </a:xfrm>
        <a:custGeom>
          <a:avLst/>
          <a:gdLst/>
          <a:ahLst/>
          <a:cxnLst/>
          <a:rect l="0" t="0" r="0" b="0"/>
          <a:pathLst>
            <a:path>
              <a:moveTo>
                <a:pt x="45720" y="0"/>
              </a:moveTo>
              <a:lnTo>
                <a:pt x="4572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638733" y="3196075"/>
          <a:ext cx="856644" cy="148673"/>
        </a:xfrm>
        <a:custGeom>
          <a:avLst/>
          <a:gdLst/>
          <a:ahLst/>
          <a:cxnLst/>
          <a:rect l="0" t="0" r="0" b="0"/>
          <a:pathLst>
            <a:path>
              <a:moveTo>
                <a:pt x="0" y="0"/>
              </a:moveTo>
              <a:lnTo>
                <a:pt x="0" y="74336"/>
              </a:lnTo>
              <a:lnTo>
                <a:pt x="856644" y="74336"/>
              </a:lnTo>
              <a:lnTo>
                <a:pt x="856644"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139606" y="2190757"/>
          <a:ext cx="1499127" cy="651332"/>
        </a:xfrm>
        <a:custGeom>
          <a:avLst/>
          <a:gdLst/>
          <a:ahLst/>
          <a:cxnLst/>
          <a:rect l="0" t="0" r="0" b="0"/>
          <a:pathLst>
            <a:path>
              <a:moveTo>
                <a:pt x="0" y="0"/>
              </a:moveTo>
              <a:lnTo>
                <a:pt x="0" y="576995"/>
              </a:lnTo>
              <a:lnTo>
                <a:pt x="1499127" y="576995"/>
              </a:lnTo>
              <a:lnTo>
                <a:pt x="1499127"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479689" y="1836772"/>
          <a:ext cx="1319834"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479689" y="1836772"/>
        <a:ext cx="1319834" cy="353985"/>
      </dsp:txXfrm>
    </dsp:sp>
    <dsp:sp modelId="{B15B1DE5-89B6-46F1-85D1-B946937DDA97}">
      <dsp:nvSpPr>
        <dsp:cNvPr id="0" name=""/>
        <dsp:cNvSpPr/>
      </dsp:nvSpPr>
      <dsp:spPr>
        <a:xfrm>
          <a:off x="4284748"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284748" y="2842090"/>
        <a:ext cx="707970" cy="353985"/>
      </dsp:txXfrm>
    </dsp:sp>
    <dsp:sp modelId="{29931A47-B09C-47A8-A853-B072B782D135}">
      <dsp:nvSpPr>
        <dsp:cNvPr id="0" name=""/>
        <dsp:cNvSpPr/>
      </dsp:nvSpPr>
      <dsp:spPr>
        <a:xfrm>
          <a:off x="5141392"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141392" y="3344749"/>
        <a:ext cx="707970" cy="353985"/>
      </dsp:txXfrm>
    </dsp:sp>
    <dsp:sp modelId="{EB290CF9-0B1B-46CA-BB7B-9BE97330F4DA}">
      <dsp:nvSpPr>
        <dsp:cNvPr id="0" name=""/>
        <dsp:cNvSpPr/>
      </dsp:nvSpPr>
      <dsp:spPr>
        <a:xfrm>
          <a:off x="4284748"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284748" y="3344749"/>
        <a:ext cx="707970" cy="353985"/>
      </dsp:txXfrm>
    </dsp:sp>
    <dsp:sp modelId="{9A1CDF79-008B-4664-8ABC-C9A3DF516010}">
      <dsp:nvSpPr>
        <dsp:cNvPr id="0" name=""/>
        <dsp:cNvSpPr/>
      </dsp:nvSpPr>
      <dsp:spPr>
        <a:xfrm>
          <a:off x="3428104"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428104" y="3344749"/>
        <a:ext cx="707970" cy="353985"/>
      </dsp:txXfrm>
    </dsp:sp>
    <dsp:sp modelId="{C2B56098-64FB-44C8-91C7-C9E11AF9FDE0}">
      <dsp:nvSpPr>
        <dsp:cNvPr id="0" name=""/>
        <dsp:cNvSpPr/>
      </dsp:nvSpPr>
      <dsp:spPr>
        <a:xfrm>
          <a:off x="1286493"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286493" y="2842090"/>
        <a:ext cx="707970" cy="353985"/>
      </dsp:txXfrm>
    </dsp:sp>
    <dsp:sp modelId="{57C482CF-9D9F-44B4-9119-1962BC329506}">
      <dsp:nvSpPr>
        <dsp:cNvPr id="0" name=""/>
        <dsp:cNvSpPr/>
      </dsp:nvSpPr>
      <dsp:spPr>
        <a:xfrm>
          <a:off x="2571459"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571459" y="3344749"/>
        <a:ext cx="707970" cy="353985"/>
      </dsp:txXfrm>
    </dsp:sp>
    <dsp:sp modelId="{F8968638-FD23-4435-8EE4-21A10B1AFF32}">
      <dsp:nvSpPr>
        <dsp:cNvPr id="0" name=""/>
        <dsp:cNvSpPr/>
      </dsp:nvSpPr>
      <dsp:spPr>
        <a:xfrm>
          <a:off x="1714815"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714815" y="3344749"/>
        <a:ext cx="707970" cy="353985"/>
      </dsp:txXfrm>
    </dsp:sp>
    <dsp:sp modelId="{7E09CB3F-7A6E-4719-9BF0-532A465CF88B}">
      <dsp:nvSpPr>
        <dsp:cNvPr id="0" name=""/>
        <dsp:cNvSpPr/>
      </dsp:nvSpPr>
      <dsp:spPr>
        <a:xfrm>
          <a:off x="858171"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858171" y="3344749"/>
        <a:ext cx="707970" cy="353985"/>
      </dsp:txXfrm>
    </dsp:sp>
    <dsp:sp modelId="{B9FDABF6-B32D-446D-A717-70256E24753B}">
      <dsp:nvSpPr>
        <dsp:cNvPr id="0" name=""/>
        <dsp:cNvSpPr/>
      </dsp:nvSpPr>
      <dsp:spPr>
        <a:xfrm>
          <a:off x="1526"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526" y="3344749"/>
        <a:ext cx="707970" cy="353985"/>
      </dsp:txXfrm>
    </dsp:sp>
    <dsp:sp modelId="{4BBB877C-FB44-4C07-87CD-EB49AB2B5A10}">
      <dsp:nvSpPr>
        <dsp:cNvPr id="0" name=""/>
        <dsp:cNvSpPr/>
      </dsp:nvSpPr>
      <dsp:spPr>
        <a:xfrm>
          <a:off x="3213942" y="2339431"/>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213942" y="2339431"/>
        <a:ext cx="707970" cy="3539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254035" y="2302658"/>
          <a:ext cx="91440" cy="342278"/>
        </a:xfrm>
        <a:custGeom>
          <a:avLst/>
          <a:gdLst/>
          <a:ahLst/>
          <a:cxnLst/>
          <a:rect l="0" t="0" r="0" b="0"/>
          <a:pathLst>
            <a:path>
              <a:moveTo>
                <a:pt x="45720" y="0"/>
              </a:moveTo>
              <a:lnTo>
                <a:pt x="45720" y="342278"/>
              </a:lnTo>
              <a:lnTo>
                <a:pt x="123848" y="3422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73646" y="3359257"/>
          <a:ext cx="1350511" cy="156257"/>
        </a:xfrm>
        <a:custGeom>
          <a:avLst/>
          <a:gdLst/>
          <a:ahLst/>
          <a:cxnLst/>
          <a:rect l="0" t="0" r="0" b="0"/>
          <a:pathLst>
            <a:path>
              <a:moveTo>
                <a:pt x="1350511" y="0"/>
              </a:moveTo>
              <a:lnTo>
                <a:pt x="135051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73987" y="3359257"/>
          <a:ext cx="450170" cy="156257"/>
        </a:xfrm>
        <a:custGeom>
          <a:avLst/>
          <a:gdLst/>
          <a:ahLst/>
          <a:cxnLst/>
          <a:rect l="0" t="0" r="0" b="0"/>
          <a:pathLst>
            <a:path>
              <a:moveTo>
                <a:pt x="450170" y="0"/>
              </a:moveTo>
              <a:lnTo>
                <a:pt x="450170"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724158" y="3359257"/>
          <a:ext cx="450170" cy="156257"/>
        </a:xfrm>
        <a:custGeom>
          <a:avLst/>
          <a:gdLst/>
          <a:ahLst/>
          <a:cxnLst/>
          <a:rect l="0" t="0" r="0" b="0"/>
          <a:pathLst>
            <a:path>
              <a:moveTo>
                <a:pt x="0" y="0"/>
              </a:moveTo>
              <a:lnTo>
                <a:pt x="0" y="78128"/>
              </a:lnTo>
              <a:lnTo>
                <a:pt x="450170" y="78128"/>
              </a:lnTo>
              <a:lnTo>
                <a:pt x="45017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724158" y="3359257"/>
          <a:ext cx="1350511" cy="156257"/>
        </a:xfrm>
        <a:custGeom>
          <a:avLst/>
          <a:gdLst/>
          <a:ahLst/>
          <a:cxnLst/>
          <a:rect l="0" t="0" r="0" b="0"/>
          <a:pathLst>
            <a:path>
              <a:moveTo>
                <a:pt x="0" y="0"/>
              </a:moveTo>
              <a:lnTo>
                <a:pt x="0" y="78128"/>
              </a:lnTo>
              <a:lnTo>
                <a:pt x="1350511" y="78128"/>
              </a:lnTo>
              <a:lnTo>
                <a:pt x="135051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724158" y="2302658"/>
          <a:ext cx="1575597" cy="684556"/>
        </a:xfrm>
        <a:custGeom>
          <a:avLst/>
          <a:gdLst/>
          <a:ahLst/>
          <a:cxnLst/>
          <a:rect l="0" t="0" r="0" b="0"/>
          <a:pathLst>
            <a:path>
              <a:moveTo>
                <a:pt x="1575597" y="0"/>
              </a:moveTo>
              <a:lnTo>
                <a:pt x="1575597" y="606428"/>
              </a:lnTo>
              <a:lnTo>
                <a:pt x="0" y="606428"/>
              </a:lnTo>
              <a:lnTo>
                <a:pt x="0"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975011" y="3359257"/>
          <a:ext cx="900341" cy="156257"/>
        </a:xfrm>
        <a:custGeom>
          <a:avLst/>
          <a:gdLst/>
          <a:ahLst/>
          <a:cxnLst/>
          <a:rect l="0" t="0" r="0" b="0"/>
          <a:pathLst>
            <a:path>
              <a:moveTo>
                <a:pt x="900341" y="0"/>
              </a:moveTo>
              <a:lnTo>
                <a:pt x="90034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829632" y="3359257"/>
          <a:ext cx="91440" cy="156257"/>
        </a:xfrm>
        <a:custGeom>
          <a:avLst/>
          <a:gdLst/>
          <a:ahLst/>
          <a:cxnLst/>
          <a:rect l="0" t="0" r="0" b="0"/>
          <a:pathLst>
            <a:path>
              <a:moveTo>
                <a:pt x="45720" y="0"/>
              </a:moveTo>
              <a:lnTo>
                <a:pt x="4572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875352" y="3359257"/>
          <a:ext cx="900341" cy="156257"/>
        </a:xfrm>
        <a:custGeom>
          <a:avLst/>
          <a:gdLst/>
          <a:ahLst/>
          <a:cxnLst/>
          <a:rect l="0" t="0" r="0" b="0"/>
          <a:pathLst>
            <a:path>
              <a:moveTo>
                <a:pt x="0" y="0"/>
              </a:moveTo>
              <a:lnTo>
                <a:pt x="0" y="78128"/>
              </a:lnTo>
              <a:lnTo>
                <a:pt x="900341" y="78128"/>
              </a:lnTo>
              <a:lnTo>
                <a:pt x="90034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299755" y="2302658"/>
          <a:ext cx="1575597" cy="684556"/>
        </a:xfrm>
        <a:custGeom>
          <a:avLst/>
          <a:gdLst/>
          <a:ahLst/>
          <a:cxnLst/>
          <a:rect l="0" t="0" r="0" b="0"/>
          <a:pathLst>
            <a:path>
              <a:moveTo>
                <a:pt x="0" y="0"/>
              </a:moveTo>
              <a:lnTo>
                <a:pt x="0" y="606428"/>
              </a:lnTo>
              <a:lnTo>
                <a:pt x="1575597" y="606428"/>
              </a:lnTo>
              <a:lnTo>
                <a:pt x="1575597"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606176" y="1930616"/>
          <a:ext cx="1387157"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606176" y="1930616"/>
        <a:ext cx="1387157" cy="372041"/>
      </dsp:txXfrm>
    </dsp:sp>
    <dsp:sp modelId="{B15B1DE5-89B6-46F1-85D1-B946937DDA97}">
      <dsp:nvSpPr>
        <dsp:cNvPr id="0" name=""/>
        <dsp:cNvSpPr/>
      </dsp:nvSpPr>
      <dsp:spPr>
        <a:xfrm>
          <a:off x="4503310"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503310" y="2987215"/>
        <a:ext cx="744083" cy="372041"/>
      </dsp:txXfrm>
    </dsp:sp>
    <dsp:sp modelId="{29931A47-B09C-47A8-A853-B072B782D135}">
      <dsp:nvSpPr>
        <dsp:cNvPr id="0" name=""/>
        <dsp:cNvSpPr/>
      </dsp:nvSpPr>
      <dsp:spPr>
        <a:xfrm>
          <a:off x="5403651"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403651" y="3515514"/>
        <a:ext cx="744083" cy="372041"/>
      </dsp:txXfrm>
    </dsp:sp>
    <dsp:sp modelId="{EB290CF9-0B1B-46CA-BB7B-9BE97330F4DA}">
      <dsp:nvSpPr>
        <dsp:cNvPr id="0" name=""/>
        <dsp:cNvSpPr/>
      </dsp:nvSpPr>
      <dsp:spPr>
        <a:xfrm>
          <a:off x="4503310"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503310" y="3515514"/>
        <a:ext cx="744083" cy="372041"/>
      </dsp:txXfrm>
    </dsp:sp>
    <dsp:sp modelId="{9A1CDF79-008B-4664-8ABC-C9A3DF516010}">
      <dsp:nvSpPr>
        <dsp:cNvPr id="0" name=""/>
        <dsp:cNvSpPr/>
      </dsp:nvSpPr>
      <dsp:spPr>
        <a:xfrm>
          <a:off x="3602969"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602969" y="3515514"/>
        <a:ext cx="744083" cy="372041"/>
      </dsp:txXfrm>
    </dsp:sp>
    <dsp:sp modelId="{C2B56098-64FB-44C8-91C7-C9E11AF9FDE0}">
      <dsp:nvSpPr>
        <dsp:cNvPr id="0" name=""/>
        <dsp:cNvSpPr/>
      </dsp:nvSpPr>
      <dsp:spPr>
        <a:xfrm>
          <a:off x="1352116"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352116" y="2987215"/>
        <a:ext cx="744083" cy="372041"/>
      </dsp:txXfrm>
    </dsp:sp>
    <dsp:sp modelId="{57C482CF-9D9F-44B4-9119-1962BC329506}">
      <dsp:nvSpPr>
        <dsp:cNvPr id="0" name=""/>
        <dsp:cNvSpPr/>
      </dsp:nvSpPr>
      <dsp:spPr>
        <a:xfrm>
          <a:off x="2702628"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702628" y="3515514"/>
        <a:ext cx="744083" cy="372041"/>
      </dsp:txXfrm>
    </dsp:sp>
    <dsp:sp modelId="{F8968638-FD23-4435-8EE4-21A10B1AFF32}">
      <dsp:nvSpPr>
        <dsp:cNvPr id="0" name=""/>
        <dsp:cNvSpPr/>
      </dsp:nvSpPr>
      <dsp:spPr>
        <a:xfrm>
          <a:off x="1802286"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802286" y="3515514"/>
        <a:ext cx="744083" cy="372041"/>
      </dsp:txXfrm>
    </dsp:sp>
    <dsp:sp modelId="{7E09CB3F-7A6E-4719-9BF0-532A465CF88B}">
      <dsp:nvSpPr>
        <dsp:cNvPr id="0" name=""/>
        <dsp:cNvSpPr/>
      </dsp:nvSpPr>
      <dsp:spPr>
        <a:xfrm>
          <a:off x="901945"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901945" y="3515514"/>
        <a:ext cx="744083" cy="372041"/>
      </dsp:txXfrm>
    </dsp:sp>
    <dsp:sp modelId="{B9FDABF6-B32D-446D-A717-70256E24753B}">
      <dsp:nvSpPr>
        <dsp:cNvPr id="0" name=""/>
        <dsp:cNvSpPr/>
      </dsp:nvSpPr>
      <dsp:spPr>
        <a:xfrm>
          <a:off x="1604"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604" y="3515514"/>
        <a:ext cx="744083" cy="372041"/>
      </dsp:txXfrm>
    </dsp:sp>
    <dsp:sp modelId="{4BBB877C-FB44-4C07-87CD-EB49AB2B5A10}">
      <dsp:nvSpPr>
        <dsp:cNvPr id="0" name=""/>
        <dsp:cNvSpPr/>
      </dsp:nvSpPr>
      <dsp:spPr>
        <a:xfrm>
          <a:off x="3377884" y="24589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377884" y="2458915"/>
        <a:ext cx="744083" cy="3720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96</Pages>
  <Words>21444</Words>
  <Characters>117944</Characters>
  <Application>Microsoft Office Word</Application>
  <DocSecurity>0</DocSecurity>
  <Lines>982</Lines>
  <Paragraphs>278</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139110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Dr Mamadou SANOGO</cp:lastModifiedBy>
  <cp:revision>4</cp:revision>
  <cp:lastPrinted>2023-10-27T14:52:00Z</cp:lastPrinted>
  <dcterms:created xsi:type="dcterms:W3CDTF">2023-10-27T14:09:00Z</dcterms:created>
  <dcterms:modified xsi:type="dcterms:W3CDTF">2023-10-27T15:27:00Z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