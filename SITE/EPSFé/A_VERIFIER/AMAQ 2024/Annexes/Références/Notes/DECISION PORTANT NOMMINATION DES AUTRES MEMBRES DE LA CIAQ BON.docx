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1E380462" w:rsidR="003A2FC4" w:rsidRPr="005C0981" w:rsidRDefault="009407C9" w:rsidP="003A2FC4">
      <w:pPr>
        <w:shd w:val="clear" w:color="auto" w:fill="FFFFFF"/>
        <w:spacing w:line="240" w:lineRule="auto"/>
        <w:ind w:right="9"/>
        <w:jc w:val="center"/>
        <w:rPr>
          <w:b/>
          <w:color w:val="000000" w:themeColor="text1"/>
          <w:sz w:val="44"/>
        </w:rPr>
      </w:pPr>
      <w:r w:rsidRPr="007A4AFC">
        <w:rPr>
          <w:rFonts w:eastAsia="Calibri"/>
          <w:bCs/>
          <w:noProof/>
          <w:color w:val="000000" w:themeColor="text1"/>
          <w:sz w:val="40"/>
          <w:szCs w:val="40"/>
          <w:lang w:eastAsia="en-US"/>
          <w:rPrChange w:id="0"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44921A3C">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2C69B" w14:textId="1A3FD76C" w:rsidR="003A2FC4" w:rsidRPr="005C0981" w:rsidRDefault="003A2FC4" w:rsidP="003A2FC4">
      <w:pPr>
        <w:shd w:val="clear" w:color="auto" w:fill="FFFFFF"/>
        <w:spacing w:line="240" w:lineRule="auto"/>
        <w:ind w:right="9"/>
        <w:jc w:val="center"/>
        <w:rPr>
          <w:b/>
          <w:color w:val="000000" w:themeColor="text1"/>
          <w:sz w:val="44"/>
        </w:rPr>
      </w:pPr>
    </w:p>
    <w:p w14:paraId="5E99EEF7" w14:textId="77777777" w:rsidR="003A2FC4" w:rsidRPr="005C0981" w:rsidRDefault="003A2FC4" w:rsidP="003A2FC4">
      <w:pPr>
        <w:shd w:val="clear" w:color="auto" w:fill="FFFFFF"/>
        <w:spacing w:line="240" w:lineRule="auto"/>
        <w:ind w:right="9"/>
        <w:jc w:val="center"/>
        <w:rPr>
          <w:b/>
          <w:color w:val="000000" w:themeColor="text1"/>
          <w:sz w:val="20"/>
          <w:szCs w:val="8"/>
        </w:rPr>
      </w:pPr>
    </w:p>
    <w:p w14:paraId="52715E95" w14:textId="155B01C8" w:rsidR="003A2FC4" w:rsidRPr="005C0981" w:rsidRDefault="003A2FC4" w:rsidP="003A2FC4">
      <w:pPr>
        <w:spacing w:line="240" w:lineRule="auto"/>
        <w:jc w:val="center"/>
        <w:rPr>
          <w:rFonts w:ascii="Arial" w:eastAsia="Calibri" w:hAnsi="Arial" w:cs="Arial"/>
          <w:b/>
          <w:bCs/>
          <w:color w:val="000000" w:themeColor="text1"/>
          <w:sz w:val="36"/>
          <w:szCs w:val="36"/>
          <w:lang w:eastAsia="en-US"/>
        </w:rPr>
      </w:pPr>
      <w:r w:rsidRPr="005C0981">
        <w:rPr>
          <w:rFonts w:ascii="Arial" w:eastAsia="Calibri" w:hAnsi="Arial" w:cs="Arial"/>
          <w:b/>
          <w:bCs/>
          <w:color w:val="000000" w:themeColor="text1"/>
          <w:sz w:val="36"/>
          <w:szCs w:val="36"/>
          <w:lang w:eastAsia="en-US"/>
        </w:rPr>
        <w:t>DECISION N°00</w:t>
      </w:r>
      <w:ins w:id="1" w:author="ROBERT F SYLVESTRE SIDIBE" w:date="2024-02-15T16:53:00Z">
        <w:r w:rsidR="00A54DFA">
          <w:rPr>
            <w:rFonts w:ascii="Arial" w:eastAsia="Calibri" w:hAnsi="Arial" w:cs="Arial"/>
            <w:b/>
            <w:bCs/>
            <w:color w:val="000000" w:themeColor="text1"/>
            <w:sz w:val="36"/>
            <w:szCs w:val="36"/>
            <w:lang w:eastAsia="en-US"/>
          </w:rPr>
          <w:t>4</w:t>
        </w:r>
      </w:ins>
      <w:del w:id="2" w:author="ROBERT F SYLVESTRE SIDIBE" w:date="2024-02-14T08:19:00Z">
        <w:r w:rsidRPr="005C0981" w:rsidDel="00CB2D79">
          <w:rPr>
            <w:rFonts w:ascii="Arial" w:eastAsia="Calibri" w:hAnsi="Arial" w:cs="Arial"/>
            <w:b/>
            <w:bCs/>
            <w:color w:val="000000" w:themeColor="text1"/>
            <w:sz w:val="36"/>
            <w:szCs w:val="36"/>
            <w:lang w:eastAsia="en-US"/>
          </w:rPr>
          <w:delText>8</w:delText>
        </w:r>
      </w:del>
      <w:r w:rsidRPr="005C0981">
        <w:rPr>
          <w:rFonts w:ascii="Arial" w:eastAsia="Calibri" w:hAnsi="Arial" w:cs="Arial"/>
          <w:b/>
          <w:bCs/>
          <w:color w:val="000000" w:themeColor="text1"/>
          <w:sz w:val="36"/>
          <w:szCs w:val="36"/>
          <w:lang w:eastAsia="en-US"/>
        </w:rPr>
        <w:t>-DG/ESFé</w:t>
      </w:r>
      <w:ins w:id="3" w:author="ROBERT F SYLVESTRE SIDIBE" w:date="2024-02-14T10:00:00Z">
        <w:r w:rsidR="0012472D">
          <w:rPr>
            <w:rFonts w:ascii="Arial" w:eastAsia="Calibri" w:hAnsi="Arial" w:cs="Arial"/>
            <w:b/>
            <w:bCs/>
            <w:color w:val="000000" w:themeColor="text1"/>
            <w:sz w:val="36"/>
            <w:szCs w:val="36"/>
            <w:lang w:eastAsia="en-US"/>
          </w:rPr>
          <w:t>1</w:t>
        </w:r>
      </w:ins>
      <w:ins w:id="4" w:author="ROBERT F SYLVESTRE SIDIBE" w:date="2024-02-15T16:53:00Z">
        <w:r w:rsidR="00A54DFA">
          <w:rPr>
            <w:rFonts w:ascii="Arial" w:eastAsia="Calibri" w:hAnsi="Arial" w:cs="Arial"/>
            <w:b/>
            <w:bCs/>
            <w:color w:val="000000" w:themeColor="text1"/>
            <w:sz w:val="36"/>
            <w:szCs w:val="36"/>
            <w:lang w:eastAsia="en-US"/>
          </w:rPr>
          <w:t>8</w:t>
        </w:r>
      </w:ins>
      <w:del w:id="5" w:author="ROBERT F SYLVESTRE SIDIBE" w:date="2024-02-14T08:14:00Z">
        <w:r w:rsidRPr="005C0981" w:rsidDel="009407C9">
          <w:rPr>
            <w:rFonts w:ascii="Arial" w:eastAsia="Calibri" w:hAnsi="Arial" w:cs="Arial"/>
            <w:b/>
            <w:bCs/>
            <w:color w:val="000000" w:themeColor="text1"/>
            <w:sz w:val="36"/>
            <w:szCs w:val="36"/>
            <w:lang w:eastAsia="en-US"/>
          </w:rPr>
          <w:delText>3</w:delText>
        </w:r>
      </w:del>
      <w:r w:rsidRPr="005C0981">
        <w:rPr>
          <w:rFonts w:ascii="Arial" w:eastAsia="Calibri" w:hAnsi="Arial" w:cs="Arial"/>
          <w:b/>
          <w:bCs/>
          <w:color w:val="000000" w:themeColor="text1"/>
          <w:sz w:val="36"/>
          <w:szCs w:val="36"/>
          <w:lang w:eastAsia="en-US"/>
        </w:rPr>
        <w:t>0</w:t>
      </w:r>
      <w:ins w:id="6" w:author="ROBERT F SYLVESTRE SIDIBE" w:date="2024-02-14T08:14:00Z">
        <w:r w:rsidR="009407C9">
          <w:rPr>
            <w:rFonts w:ascii="Arial" w:eastAsia="Calibri" w:hAnsi="Arial" w:cs="Arial"/>
            <w:b/>
            <w:bCs/>
            <w:color w:val="000000" w:themeColor="text1"/>
            <w:sz w:val="36"/>
            <w:szCs w:val="36"/>
            <w:lang w:eastAsia="en-US"/>
          </w:rPr>
          <w:t>9</w:t>
        </w:r>
      </w:ins>
      <w:del w:id="7" w:author="ROBERT F SYLVESTRE SIDIBE" w:date="2024-02-14T08:14:00Z">
        <w:r w:rsidRPr="005C0981" w:rsidDel="009407C9">
          <w:rPr>
            <w:rFonts w:ascii="Arial" w:eastAsia="Calibri" w:hAnsi="Arial" w:cs="Arial"/>
            <w:b/>
            <w:bCs/>
            <w:color w:val="000000" w:themeColor="text1"/>
            <w:sz w:val="36"/>
            <w:szCs w:val="36"/>
            <w:lang w:eastAsia="en-US"/>
          </w:rPr>
          <w:delText>7</w:delText>
        </w:r>
      </w:del>
      <w:ins w:id="8" w:author="ROBERT F SYLVESTRE SIDIBE" w:date="2024-02-14T08:18:00Z">
        <w:r w:rsidR="00CB2D79">
          <w:rPr>
            <w:rFonts w:ascii="Arial" w:eastAsia="Calibri" w:hAnsi="Arial" w:cs="Arial"/>
            <w:b/>
            <w:bCs/>
            <w:color w:val="000000" w:themeColor="text1"/>
            <w:sz w:val="36"/>
            <w:szCs w:val="36"/>
            <w:lang w:eastAsia="en-US"/>
          </w:rPr>
          <w:t>22</w:t>
        </w:r>
      </w:ins>
      <w:del w:id="9" w:author="ROBERT F SYLVESTRE SIDIBE" w:date="2024-02-14T08:18:00Z">
        <w:r w:rsidRPr="005C0981" w:rsidDel="00CB2D79">
          <w:rPr>
            <w:rFonts w:ascii="Arial" w:eastAsia="Calibri" w:hAnsi="Arial" w:cs="Arial"/>
            <w:b/>
            <w:bCs/>
            <w:color w:val="000000" w:themeColor="text1"/>
            <w:sz w:val="36"/>
            <w:szCs w:val="36"/>
            <w:lang w:eastAsia="en-US"/>
          </w:rPr>
          <w:delText>18</w:delText>
        </w:r>
      </w:del>
    </w:p>
    <w:p w14:paraId="41DEC26F" w14:textId="0078BD56" w:rsidR="003A2FC4" w:rsidRPr="005C0981" w:rsidRDefault="0012472D" w:rsidP="00CB2D79">
      <w:pPr>
        <w:spacing w:line="240" w:lineRule="auto"/>
        <w:jc w:val="center"/>
        <w:rPr>
          <w:rFonts w:ascii="Arial" w:eastAsia="Calibri" w:hAnsi="Arial" w:cs="Arial"/>
          <w:color w:val="000000" w:themeColor="text1"/>
          <w:szCs w:val="24"/>
          <w:lang w:eastAsia="en-US"/>
        </w:rPr>
      </w:pPr>
      <w:ins w:id="10" w:author="ROBERT F SYLVESTRE SIDIBE" w:date="2024-02-14T10:00:00Z">
        <w:r w:rsidRPr="005C0981">
          <w:rPr>
            <w:rFonts w:ascii="Arial" w:eastAsia="Calibri" w:hAnsi="Arial" w:cs="Arial"/>
            <w:b/>
            <w:bCs/>
            <w:color w:val="000000" w:themeColor="text1"/>
            <w:sz w:val="20"/>
            <w:szCs w:val="20"/>
            <w:lang w:eastAsia="en-US"/>
          </w:rPr>
          <w:t xml:space="preserve">PORTANT </w:t>
        </w:r>
      </w:ins>
      <w:ins w:id="11" w:author="ROBERT F SYLVESTRE SIDIBE" w:date="2024-02-15T16:53:00Z">
        <w:r w:rsidR="00A54DFA" w:rsidRPr="00A54DFA">
          <w:rPr>
            <w:rFonts w:ascii="Arial" w:eastAsia="Calibri" w:hAnsi="Arial" w:cs="Arial"/>
            <w:b/>
            <w:bCs/>
            <w:color w:val="000000" w:themeColor="text1"/>
            <w:sz w:val="20"/>
            <w:szCs w:val="20"/>
            <w:lang w:eastAsia="en-US"/>
          </w:rPr>
          <w:t>NOMINATION DES MEMBRES DE LA CELLULE INTERNE D'ASSURANCE QUALITE (CIAQ)</w:t>
        </w:r>
      </w:ins>
      <w:del w:id="12" w:author="ROBERT F SYLVESTRE SIDIBE" w:date="2024-02-14T10:00:00Z">
        <w:r w:rsidR="003A2FC4" w:rsidRPr="005C0981" w:rsidDel="0012472D">
          <w:rPr>
            <w:rFonts w:ascii="Arial" w:eastAsia="Calibri" w:hAnsi="Arial" w:cs="Arial"/>
            <w:b/>
            <w:bCs/>
            <w:color w:val="000000" w:themeColor="text1"/>
            <w:sz w:val="20"/>
            <w:szCs w:val="20"/>
            <w:lang w:eastAsia="en-US"/>
          </w:rPr>
          <w:delText xml:space="preserve">PORTANT </w:delText>
        </w:r>
      </w:del>
      <w:del w:id="13" w:author="ROBERT F SYLVESTRE SIDIBE" w:date="2024-02-14T08:45:00Z">
        <w:r w:rsidR="007B637C" w:rsidRPr="007B637C" w:rsidDel="00C2402D">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5C0981" w:rsidRDefault="003A2FC4" w:rsidP="003A2FC4">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114F22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 xml:space="preserve">  </w:t>
      </w:r>
    </w:p>
    <w:p w14:paraId="1EED7787" w14:textId="77777777" w:rsidR="003A2FC4" w:rsidDel="0012472D" w:rsidRDefault="003A2FC4" w:rsidP="003A2FC4">
      <w:pPr>
        <w:spacing w:line="276" w:lineRule="auto"/>
        <w:jc w:val="center"/>
        <w:rPr>
          <w:del w:id="14" w:author="ROBERT F SYLVESTRE SIDIBE" w:date="2024-02-14T10:01:00Z"/>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DECIDE</w:t>
      </w:r>
    </w:p>
    <w:p w14:paraId="74E3C6BC" w14:textId="06F54763" w:rsidR="007B637C" w:rsidDel="00C2402D" w:rsidRDefault="007B637C" w:rsidP="007B637C">
      <w:pPr>
        <w:spacing w:line="276" w:lineRule="auto"/>
        <w:jc w:val="left"/>
        <w:rPr>
          <w:del w:id="15" w:author="ROBERT F SYLVESTRE SIDIBE" w:date="2024-02-14T08:53:00Z"/>
          <w:rFonts w:ascii="Arial" w:eastAsia="Calibri" w:hAnsi="Arial" w:cs="Arial"/>
          <w:color w:val="000000" w:themeColor="text1"/>
          <w:szCs w:val="24"/>
          <w:lang w:eastAsia="en-US"/>
        </w:rPr>
      </w:pPr>
      <w:del w:id="16" w:author="ROBERT F SYLVESTRE SIDIBE" w:date="2024-02-14T08:53:00Z">
        <w:r w:rsidRPr="007B637C" w:rsidDel="00C2402D">
          <w:rPr>
            <w:rFonts w:ascii="Arial" w:eastAsia="Calibri" w:hAnsi="Arial" w:cs="Arial"/>
            <w:color w:val="000000" w:themeColor="text1"/>
            <w:szCs w:val="24"/>
            <w:lang w:eastAsia="en-US"/>
          </w:rPr>
          <w:delText xml:space="preserve">Dans le cadre de </w:delText>
        </w:r>
        <w:r w:rsidDel="00C2402D">
          <w:rPr>
            <w:rFonts w:ascii="Arial" w:eastAsia="Calibri" w:hAnsi="Arial" w:cs="Arial"/>
            <w:color w:val="000000" w:themeColor="text1"/>
            <w:szCs w:val="24"/>
            <w:lang w:eastAsia="en-US"/>
          </w:rPr>
          <w:delText>l’</w:delText>
        </w:r>
        <w:r w:rsidRPr="007B637C" w:rsidDel="00C2402D">
          <w:rPr>
            <w:rFonts w:ascii="Arial" w:eastAsia="Calibri" w:hAnsi="Arial" w:cs="Arial"/>
            <w:color w:val="000000" w:themeColor="text1"/>
            <w:szCs w:val="24"/>
            <w:lang w:eastAsia="en-US"/>
          </w:rPr>
          <w:delText xml:space="preserve">engagement continu envers l'excellence et la qualité dans tous les aspects </w:delText>
        </w:r>
        <w:r w:rsidDel="00C2402D">
          <w:rPr>
            <w:rFonts w:ascii="Arial" w:eastAsia="Calibri" w:hAnsi="Arial" w:cs="Arial"/>
            <w:color w:val="000000" w:themeColor="text1"/>
            <w:szCs w:val="24"/>
            <w:lang w:eastAsia="en-US"/>
          </w:rPr>
          <w:delText>de</w:delText>
        </w:r>
      </w:del>
      <w:del w:id="17" w:author="ROBERT F SYLVESTRE SIDIBE" w:date="2024-02-14T08:12:00Z">
        <w:r w:rsidRPr="007B637C" w:rsidDel="009407C9">
          <w:rPr>
            <w:rFonts w:ascii="Arial" w:eastAsia="Calibri" w:hAnsi="Arial" w:cs="Arial"/>
            <w:color w:val="000000" w:themeColor="text1"/>
            <w:szCs w:val="24"/>
            <w:lang w:eastAsia="en-US"/>
          </w:rPr>
          <w:delText>s</w:delText>
        </w:r>
      </w:del>
      <w:del w:id="18" w:author="ROBERT F SYLVESTRE SIDIBE" w:date="2024-02-14T08:53:00Z">
        <w:r w:rsidRPr="007B637C" w:rsidDel="00C2402D">
          <w:rPr>
            <w:rFonts w:ascii="Arial" w:eastAsia="Calibri" w:hAnsi="Arial" w:cs="Arial"/>
            <w:color w:val="000000" w:themeColor="text1"/>
            <w:szCs w:val="24"/>
            <w:lang w:eastAsia="en-US"/>
          </w:rPr>
          <w:delText xml:space="preserve"> activités éducatives et administratives</w:delText>
        </w:r>
        <w:r w:rsidDel="00C2402D">
          <w:rPr>
            <w:rFonts w:ascii="Arial" w:eastAsia="Calibri" w:hAnsi="Arial" w:cs="Arial"/>
            <w:color w:val="000000" w:themeColor="text1"/>
            <w:szCs w:val="24"/>
            <w:lang w:eastAsia="en-US"/>
          </w:rPr>
          <w:delText>.</w:delText>
        </w:r>
        <w:r w:rsidRPr="007B637C" w:rsidDel="00C2402D">
          <w:rPr>
            <w:rFonts w:ascii="Arial" w:eastAsia="Calibri" w:hAnsi="Arial" w:cs="Arial"/>
            <w:color w:val="000000" w:themeColor="text1"/>
            <w:szCs w:val="24"/>
            <w:lang w:eastAsia="en-US"/>
          </w:rPr>
          <w:delText xml:space="preserve"> </w:delText>
        </w:r>
      </w:del>
    </w:p>
    <w:p w14:paraId="3BCCC245" w14:textId="77777777" w:rsidR="007B637C" w:rsidRPr="007B637C" w:rsidRDefault="007B637C" w:rsidP="0012472D">
      <w:pPr>
        <w:spacing w:line="276" w:lineRule="auto"/>
        <w:jc w:val="center"/>
        <w:rPr>
          <w:rFonts w:ascii="Arial" w:eastAsia="Calibri" w:hAnsi="Arial" w:cs="Arial"/>
          <w:color w:val="000000" w:themeColor="text1"/>
          <w:szCs w:val="24"/>
          <w:lang w:eastAsia="en-US"/>
        </w:rPr>
        <w:pPrChange w:id="19" w:author="ROBERT F SYLVESTRE SIDIBE" w:date="2024-02-14T10:01:00Z">
          <w:pPr>
            <w:spacing w:line="276" w:lineRule="auto"/>
            <w:jc w:val="left"/>
          </w:pPr>
        </w:pPrChange>
      </w:pPr>
    </w:p>
    <w:p w14:paraId="568D6663" w14:textId="77777777" w:rsidR="00A54DFA" w:rsidRDefault="003A2FC4" w:rsidP="00972231">
      <w:pPr>
        <w:spacing w:line="276" w:lineRule="auto"/>
        <w:jc w:val="left"/>
        <w:rPr>
          <w:ins w:id="20" w:author="ROBERT F SYLVESTRE SIDIBE" w:date="2024-02-15T16:55:00Z"/>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1</w:t>
      </w:r>
      <w:proofErr w:type="gramStart"/>
      <w:r w:rsidRPr="005C0981">
        <w:rPr>
          <w:rFonts w:ascii="Arial" w:eastAsia="Calibri" w:hAnsi="Arial" w:cs="Arial"/>
          <w:color w:val="000000" w:themeColor="text1"/>
          <w:szCs w:val="24"/>
          <w:lang w:eastAsia="en-US"/>
        </w:rPr>
        <w:t> :</w:t>
      </w:r>
      <w:ins w:id="21" w:author="ROBERT F SYLVESTRE SIDIBE" w:date="2024-02-15T16:54:00Z">
        <w:r w:rsidR="00A54DFA">
          <w:rPr>
            <w:rFonts w:ascii="Arial" w:eastAsia="Calibri" w:hAnsi="Arial" w:cs="Arial"/>
            <w:color w:val="000000" w:themeColor="text1"/>
            <w:szCs w:val="24"/>
            <w:lang w:eastAsia="en-US"/>
          </w:rPr>
          <w:t>Sont</w:t>
        </w:r>
        <w:proofErr w:type="gramEnd"/>
        <w:r w:rsidR="00A54DFA">
          <w:rPr>
            <w:rFonts w:ascii="Arial" w:eastAsia="Calibri" w:hAnsi="Arial" w:cs="Arial"/>
            <w:color w:val="000000" w:themeColor="text1"/>
            <w:szCs w:val="24"/>
            <w:lang w:eastAsia="en-US"/>
          </w:rPr>
          <w:t xml:space="preserve"> nommés </w:t>
        </w:r>
      </w:ins>
      <w:r w:rsidRPr="005C0981">
        <w:rPr>
          <w:rFonts w:ascii="Arial" w:eastAsia="Calibri" w:hAnsi="Arial" w:cs="Arial"/>
          <w:color w:val="000000" w:themeColor="text1"/>
          <w:szCs w:val="24"/>
          <w:lang w:eastAsia="en-US"/>
        </w:rPr>
        <w:t xml:space="preserve"> </w:t>
      </w:r>
      <w:ins w:id="22" w:author="ROBERT F SYLVESTRE SIDIBE" w:date="2024-02-15T16:54:00Z">
        <w:r w:rsidR="00A54DFA" w:rsidRPr="00A54DFA">
          <w:rPr>
            <w:rFonts w:ascii="Arial" w:eastAsia="Calibri" w:hAnsi="Arial" w:cs="Arial"/>
            <w:color w:val="000000" w:themeColor="text1"/>
            <w:szCs w:val="24"/>
            <w:lang w:eastAsia="en-US"/>
          </w:rPr>
          <w:t>membres de la Cellule Interne d'Assurance Qualité (CIAQ) au sein de l'Ecole Privée de Santé Félix Houphouët Boigny</w:t>
        </w:r>
      </w:ins>
      <w:ins w:id="23" w:author="ROBERT F SYLVESTRE SIDIBE" w:date="2024-02-15T16:55:00Z">
        <w:r w:rsidR="00A54DFA">
          <w:rPr>
            <w:rFonts w:ascii="Arial" w:eastAsia="Calibri" w:hAnsi="Arial" w:cs="Arial"/>
            <w:color w:val="000000" w:themeColor="text1"/>
            <w:szCs w:val="24"/>
            <w:lang w:eastAsia="en-US"/>
          </w:rPr>
          <w:t> :</w:t>
        </w:r>
      </w:ins>
    </w:p>
    <w:p w14:paraId="543313A3" w14:textId="77777777" w:rsidR="00A54DFA" w:rsidRPr="00A54DFA" w:rsidRDefault="00A54DFA" w:rsidP="00A54DFA">
      <w:pPr>
        <w:numPr>
          <w:ilvl w:val="0"/>
          <w:numId w:val="3"/>
        </w:numPr>
        <w:spacing w:line="276" w:lineRule="auto"/>
        <w:jc w:val="left"/>
        <w:rPr>
          <w:ins w:id="24" w:author="ROBERT F SYLVESTRE SIDIBE" w:date="2024-02-15T16:55:00Z"/>
          <w:rFonts w:ascii="Arial" w:eastAsia="Calibri" w:hAnsi="Arial" w:cs="Arial"/>
          <w:color w:val="000000" w:themeColor="text1"/>
          <w:szCs w:val="24"/>
          <w:lang w:eastAsia="en-US"/>
        </w:rPr>
      </w:pPr>
      <w:ins w:id="25" w:author="ROBERT F SYLVESTRE SIDIBE" w:date="2024-02-15T16:55:00Z">
        <w:r w:rsidRPr="00A54DFA">
          <w:rPr>
            <w:rFonts w:ascii="Arial" w:eastAsia="Calibri" w:hAnsi="Arial" w:cs="Arial"/>
            <w:b/>
            <w:bCs/>
            <w:color w:val="000000" w:themeColor="text1"/>
            <w:szCs w:val="24"/>
            <w:lang w:eastAsia="en-US"/>
          </w:rPr>
          <w:t>Chef de Projet Qualité :</w:t>
        </w:r>
      </w:ins>
    </w:p>
    <w:p w14:paraId="468535EC" w14:textId="77777777" w:rsidR="00A54DFA" w:rsidRPr="00A54DFA" w:rsidRDefault="00A54DFA" w:rsidP="00A54DFA">
      <w:pPr>
        <w:numPr>
          <w:ilvl w:val="1"/>
          <w:numId w:val="3"/>
        </w:numPr>
        <w:spacing w:line="276" w:lineRule="auto"/>
        <w:jc w:val="left"/>
        <w:rPr>
          <w:ins w:id="26" w:author="ROBERT F SYLVESTRE SIDIBE" w:date="2024-02-15T16:55:00Z"/>
          <w:rFonts w:ascii="Arial" w:eastAsia="Calibri" w:hAnsi="Arial" w:cs="Arial"/>
          <w:color w:val="000000" w:themeColor="text1"/>
          <w:szCs w:val="24"/>
          <w:lang w:eastAsia="en-US"/>
        </w:rPr>
      </w:pPr>
      <w:ins w:id="27" w:author="ROBERT F SYLVESTRE SIDIBE" w:date="2024-02-15T16:55:00Z">
        <w:r w:rsidRPr="00A54DFA">
          <w:rPr>
            <w:rFonts w:ascii="Arial" w:eastAsia="Calibri" w:hAnsi="Arial" w:cs="Arial"/>
            <w:color w:val="000000" w:themeColor="text1"/>
            <w:szCs w:val="24"/>
            <w:lang w:eastAsia="en-US"/>
          </w:rPr>
          <w:t>Monsieur TRAORE Nicodème L</w:t>
        </w:r>
      </w:ins>
    </w:p>
    <w:p w14:paraId="7F72732D" w14:textId="77777777" w:rsidR="00A54DFA" w:rsidRPr="00A54DFA" w:rsidRDefault="00A54DFA" w:rsidP="00A54DFA">
      <w:pPr>
        <w:numPr>
          <w:ilvl w:val="0"/>
          <w:numId w:val="3"/>
        </w:numPr>
        <w:spacing w:line="276" w:lineRule="auto"/>
        <w:jc w:val="left"/>
        <w:rPr>
          <w:ins w:id="28" w:author="ROBERT F SYLVESTRE SIDIBE" w:date="2024-02-15T16:55:00Z"/>
          <w:rFonts w:ascii="Arial" w:eastAsia="Calibri" w:hAnsi="Arial" w:cs="Arial"/>
          <w:color w:val="000000" w:themeColor="text1"/>
          <w:szCs w:val="24"/>
          <w:lang w:eastAsia="en-US"/>
        </w:rPr>
      </w:pPr>
      <w:ins w:id="29" w:author="ROBERT F SYLVESTRE SIDIBE" w:date="2024-02-15T16:55:00Z">
        <w:r w:rsidRPr="00A54DFA">
          <w:rPr>
            <w:rFonts w:ascii="Arial" w:eastAsia="Calibri" w:hAnsi="Arial" w:cs="Arial"/>
            <w:b/>
            <w:bCs/>
            <w:color w:val="000000" w:themeColor="text1"/>
            <w:szCs w:val="24"/>
            <w:lang w:eastAsia="en-US"/>
          </w:rPr>
          <w:t>Auditeur/Évaluateur Qualité :</w:t>
        </w:r>
      </w:ins>
    </w:p>
    <w:p w14:paraId="64B97A62" w14:textId="77777777" w:rsidR="00A54DFA" w:rsidRPr="00A54DFA" w:rsidRDefault="00A54DFA" w:rsidP="00A54DFA">
      <w:pPr>
        <w:numPr>
          <w:ilvl w:val="1"/>
          <w:numId w:val="3"/>
        </w:numPr>
        <w:spacing w:line="276" w:lineRule="auto"/>
        <w:jc w:val="left"/>
        <w:rPr>
          <w:ins w:id="30" w:author="ROBERT F SYLVESTRE SIDIBE" w:date="2024-02-15T16:55:00Z"/>
          <w:rFonts w:ascii="Arial" w:eastAsia="Calibri" w:hAnsi="Arial" w:cs="Arial"/>
          <w:color w:val="000000" w:themeColor="text1"/>
          <w:szCs w:val="24"/>
          <w:lang w:eastAsia="en-US"/>
        </w:rPr>
      </w:pPr>
      <w:ins w:id="31" w:author="ROBERT F SYLVESTRE SIDIBE" w:date="2024-02-15T16:55:00Z">
        <w:r w:rsidRPr="00A54DFA">
          <w:rPr>
            <w:rFonts w:ascii="Arial" w:eastAsia="Calibri" w:hAnsi="Arial" w:cs="Arial"/>
            <w:color w:val="000000" w:themeColor="text1"/>
            <w:szCs w:val="24"/>
            <w:lang w:eastAsia="en-US"/>
          </w:rPr>
          <w:t>Monsieur SANGARE Adama</w:t>
        </w:r>
      </w:ins>
    </w:p>
    <w:p w14:paraId="3A98F751" w14:textId="77777777" w:rsidR="00A54DFA" w:rsidRPr="00A54DFA" w:rsidRDefault="00A54DFA" w:rsidP="00A54DFA">
      <w:pPr>
        <w:numPr>
          <w:ilvl w:val="0"/>
          <w:numId w:val="3"/>
        </w:numPr>
        <w:spacing w:line="276" w:lineRule="auto"/>
        <w:jc w:val="left"/>
        <w:rPr>
          <w:ins w:id="32" w:author="ROBERT F SYLVESTRE SIDIBE" w:date="2024-02-15T16:55:00Z"/>
          <w:rFonts w:ascii="Arial" w:eastAsia="Calibri" w:hAnsi="Arial" w:cs="Arial"/>
          <w:color w:val="000000" w:themeColor="text1"/>
          <w:szCs w:val="24"/>
          <w:lang w:eastAsia="en-US"/>
        </w:rPr>
      </w:pPr>
      <w:ins w:id="33" w:author="ROBERT F SYLVESTRE SIDIBE" w:date="2024-02-15T16:55:00Z">
        <w:r w:rsidRPr="00A54DFA">
          <w:rPr>
            <w:rFonts w:ascii="Arial" w:eastAsia="Calibri" w:hAnsi="Arial" w:cs="Arial"/>
            <w:b/>
            <w:bCs/>
            <w:color w:val="000000" w:themeColor="text1"/>
            <w:szCs w:val="24"/>
            <w:lang w:eastAsia="en-US"/>
          </w:rPr>
          <w:t>Chargé de Programme Qualité :</w:t>
        </w:r>
      </w:ins>
    </w:p>
    <w:p w14:paraId="19549F9E" w14:textId="77777777" w:rsidR="00A54DFA" w:rsidRPr="00A54DFA" w:rsidRDefault="00A54DFA" w:rsidP="00A54DFA">
      <w:pPr>
        <w:numPr>
          <w:ilvl w:val="1"/>
          <w:numId w:val="3"/>
        </w:numPr>
        <w:spacing w:line="276" w:lineRule="auto"/>
        <w:jc w:val="left"/>
        <w:rPr>
          <w:ins w:id="34" w:author="ROBERT F SYLVESTRE SIDIBE" w:date="2024-02-15T16:55:00Z"/>
          <w:rFonts w:ascii="Arial" w:eastAsia="Calibri" w:hAnsi="Arial" w:cs="Arial"/>
          <w:color w:val="000000" w:themeColor="text1"/>
          <w:szCs w:val="24"/>
          <w:lang w:eastAsia="en-US"/>
        </w:rPr>
      </w:pPr>
      <w:ins w:id="35" w:author="ROBERT F SYLVESTRE SIDIBE" w:date="2024-02-15T16:55:00Z">
        <w:r w:rsidRPr="00A54DFA">
          <w:rPr>
            <w:rFonts w:ascii="Arial" w:eastAsia="Calibri" w:hAnsi="Arial" w:cs="Arial"/>
            <w:color w:val="000000" w:themeColor="text1"/>
            <w:szCs w:val="24"/>
            <w:lang w:eastAsia="en-US"/>
          </w:rPr>
          <w:t>Monsieur DIARRA Abdoulaye</w:t>
        </w:r>
      </w:ins>
    </w:p>
    <w:p w14:paraId="5E7C24EC" w14:textId="77777777" w:rsidR="00A54DFA" w:rsidRPr="00A54DFA" w:rsidRDefault="00A54DFA" w:rsidP="00A54DFA">
      <w:pPr>
        <w:numPr>
          <w:ilvl w:val="0"/>
          <w:numId w:val="3"/>
        </w:numPr>
        <w:spacing w:line="276" w:lineRule="auto"/>
        <w:jc w:val="left"/>
        <w:rPr>
          <w:ins w:id="36" w:author="ROBERT F SYLVESTRE SIDIBE" w:date="2024-02-15T16:55:00Z"/>
          <w:rFonts w:ascii="Arial" w:eastAsia="Calibri" w:hAnsi="Arial" w:cs="Arial"/>
          <w:color w:val="000000" w:themeColor="text1"/>
          <w:szCs w:val="24"/>
          <w:lang w:eastAsia="en-US"/>
        </w:rPr>
      </w:pPr>
      <w:ins w:id="37" w:author="ROBERT F SYLVESTRE SIDIBE" w:date="2024-02-15T16:55:00Z">
        <w:r w:rsidRPr="00A54DFA">
          <w:rPr>
            <w:rFonts w:ascii="Arial" w:eastAsia="Calibri" w:hAnsi="Arial" w:cs="Arial"/>
            <w:b/>
            <w:bCs/>
            <w:color w:val="000000" w:themeColor="text1"/>
            <w:szCs w:val="24"/>
            <w:lang w:eastAsia="en-US"/>
          </w:rPr>
          <w:t>Assistante Qualité :</w:t>
        </w:r>
      </w:ins>
    </w:p>
    <w:p w14:paraId="5BA1583C" w14:textId="77777777" w:rsidR="00A54DFA" w:rsidRPr="00A54DFA" w:rsidRDefault="00A54DFA" w:rsidP="00A54DFA">
      <w:pPr>
        <w:numPr>
          <w:ilvl w:val="1"/>
          <w:numId w:val="3"/>
        </w:numPr>
        <w:spacing w:line="276" w:lineRule="auto"/>
        <w:jc w:val="left"/>
        <w:rPr>
          <w:ins w:id="38" w:author="ROBERT F SYLVESTRE SIDIBE" w:date="2024-02-15T16:55:00Z"/>
          <w:rFonts w:ascii="Arial" w:eastAsia="Calibri" w:hAnsi="Arial" w:cs="Arial"/>
          <w:color w:val="000000" w:themeColor="text1"/>
          <w:szCs w:val="24"/>
          <w:lang w:eastAsia="en-US"/>
        </w:rPr>
      </w:pPr>
      <w:ins w:id="39" w:author="ROBERT F SYLVESTRE SIDIBE" w:date="2024-02-15T16:55:00Z">
        <w:r w:rsidRPr="00A54DFA">
          <w:rPr>
            <w:rFonts w:ascii="Arial" w:eastAsia="Calibri" w:hAnsi="Arial" w:cs="Arial"/>
            <w:color w:val="000000" w:themeColor="text1"/>
            <w:szCs w:val="24"/>
            <w:lang w:eastAsia="en-US"/>
          </w:rPr>
          <w:t xml:space="preserve">Madame TOURE </w:t>
        </w:r>
        <w:proofErr w:type="spellStart"/>
        <w:r w:rsidRPr="00A54DFA">
          <w:rPr>
            <w:rFonts w:ascii="Arial" w:eastAsia="Calibri" w:hAnsi="Arial" w:cs="Arial"/>
            <w:color w:val="000000" w:themeColor="text1"/>
            <w:szCs w:val="24"/>
            <w:lang w:eastAsia="en-US"/>
          </w:rPr>
          <w:t>Macou</w:t>
        </w:r>
        <w:proofErr w:type="spellEnd"/>
      </w:ins>
    </w:p>
    <w:p w14:paraId="26A2C47C" w14:textId="4EE58789" w:rsidR="003A2FC4" w:rsidRPr="0012472D" w:rsidDel="00972231" w:rsidRDefault="001B4FA2" w:rsidP="0012472D">
      <w:pPr>
        <w:spacing w:line="276" w:lineRule="auto"/>
        <w:jc w:val="left"/>
        <w:rPr>
          <w:del w:id="40" w:author="ROBERT F SYLVESTRE SIDIBE" w:date="2024-02-14T10:10:00Z"/>
          <w:rFonts w:ascii="Arial" w:eastAsia="Calibri" w:hAnsi="Arial" w:cs="Arial"/>
          <w:color w:val="000000" w:themeColor="text1"/>
          <w:szCs w:val="24"/>
          <w:lang w:eastAsia="en-US"/>
          <w:rPrChange w:id="41" w:author="ROBERT F SYLVESTRE SIDIBE" w:date="2024-02-14T10:03:00Z">
            <w:rPr>
              <w:del w:id="42" w:author="ROBERT F SYLVESTRE SIDIBE" w:date="2024-02-14T10:10:00Z"/>
              <w:rFonts w:eastAsia="Calibri"/>
              <w:lang w:eastAsia="en-US"/>
            </w:rPr>
          </w:rPrChange>
        </w:rPr>
      </w:pPr>
      <w:ins w:id="43" w:author="ROBERT F SYLVESTRE SIDIBE" w:date="2024-02-14T09:35:00Z">
        <w:r w:rsidRPr="001B4FA2">
          <w:rPr>
            <w:rFonts w:ascii="Arial" w:eastAsia="Calibri" w:hAnsi="Arial" w:cs="Arial"/>
            <w:color w:val="000000" w:themeColor="text1"/>
            <w:szCs w:val="24"/>
            <w:lang w:eastAsia="en-US"/>
          </w:rPr>
          <w:t xml:space="preserve"> </w:t>
        </w:r>
      </w:ins>
      <w:del w:id="44" w:author="ROBERT F SYLVESTRE SIDIBE" w:date="2024-02-14T09:35:00Z">
        <w:r w:rsidR="007B637C" w:rsidRPr="0012472D" w:rsidDel="001B4FA2">
          <w:rPr>
            <w:rFonts w:ascii="Arial" w:eastAsia="Calibri" w:hAnsi="Arial" w:cs="Arial"/>
            <w:color w:val="000000" w:themeColor="text1"/>
            <w:szCs w:val="24"/>
            <w:lang w:eastAsia="en-US"/>
            <w:rPrChange w:id="45" w:author="ROBERT F SYLVESTRE SIDIBE" w:date="2024-02-14T10:03:00Z">
              <w:rPr>
                <w:rFonts w:eastAsia="Calibri"/>
                <w:lang w:eastAsia="en-US"/>
              </w:rPr>
            </w:rPrChange>
          </w:rPr>
          <w:delText>La création d'une Cellule Interne d'Assurance Qualité (CIAQ)</w:delText>
        </w:r>
      </w:del>
      <w:del w:id="46" w:author="ROBERT F SYLVESTRE SIDIBE" w:date="2024-02-14T08:12:00Z">
        <w:r w:rsidR="007B637C" w:rsidRPr="0012472D" w:rsidDel="009407C9">
          <w:rPr>
            <w:rFonts w:ascii="Arial" w:eastAsia="Calibri" w:hAnsi="Arial" w:cs="Arial"/>
            <w:color w:val="000000" w:themeColor="text1"/>
            <w:szCs w:val="24"/>
            <w:lang w:eastAsia="en-US"/>
            <w:rPrChange w:id="47" w:author="ROBERT F SYLVESTRE SIDIBE" w:date="2024-02-14T10:03:00Z">
              <w:rPr>
                <w:rFonts w:eastAsia="Calibri"/>
                <w:lang w:eastAsia="en-US"/>
              </w:rPr>
            </w:rPrChange>
          </w:rPr>
          <w:delText xml:space="preserve"> au sein de l'Ecole Privée de Santé Félix Houphouët Boigny</w:delText>
        </w:r>
      </w:del>
      <w:del w:id="48" w:author="ROBERT F SYLVESTRE SIDIBE" w:date="2024-02-14T09:35:00Z">
        <w:r w:rsidR="007B637C" w:rsidRPr="0012472D" w:rsidDel="001B4FA2">
          <w:rPr>
            <w:rFonts w:ascii="Segoe UI" w:hAnsi="Segoe UI" w:cs="Segoe UI"/>
            <w:color w:val="0D0D0D"/>
            <w:shd w:val="clear" w:color="auto" w:fill="FFFFFF"/>
          </w:rPr>
          <w:delText xml:space="preserve">, </w:delText>
        </w:r>
        <w:r w:rsidR="007B637C" w:rsidRPr="0012472D" w:rsidDel="001B4FA2">
          <w:rPr>
            <w:rFonts w:ascii="Arial" w:eastAsia="Calibri" w:hAnsi="Arial" w:cs="Arial"/>
            <w:color w:val="000000" w:themeColor="text1"/>
            <w:szCs w:val="24"/>
            <w:lang w:eastAsia="en-US"/>
            <w:rPrChange w:id="49" w:author="ROBERT F SYLVESTRE SIDIBE" w:date="2024-02-14T10:03:00Z">
              <w:rPr>
                <w:rFonts w:eastAsia="Calibri"/>
                <w:lang w:eastAsia="en-US"/>
              </w:rPr>
            </w:rPrChange>
          </w:rPr>
          <w:delText xml:space="preserve">chargée de superviser et de coordonner toutes les initiatives liées à l'assurance qualité. </w:delText>
        </w:r>
      </w:del>
    </w:p>
    <w:p w14:paraId="4D587EFF" w14:textId="77777777" w:rsidR="003A2FC4" w:rsidRPr="005C0981" w:rsidRDefault="003A2FC4" w:rsidP="00972231">
      <w:pPr>
        <w:spacing w:line="276" w:lineRule="auto"/>
        <w:jc w:val="left"/>
        <w:rPr>
          <w:rFonts w:ascii="Arial" w:eastAsia="Calibri" w:hAnsi="Arial" w:cs="Arial"/>
          <w:color w:val="000000" w:themeColor="text1"/>
          <w:szCs w:val="24"/>
          <w:lang w:eastAsia="en-US"/>
        </w:rPr>
        <w:pPrChange w:id="50" w:author="ROBERT F SYLVESTRE SIDIBE" w:date="2024-02-14T10:10:00Z">
          <w:pPr>
            <w:spacing w:line="276" w:lineRule="auto"/>
          </w:pPr>
        </w:pPrChange>
      </w:pPr>
      <w:del w:id="51" w:author="ROBERT F SYLVESTRE SIDIBE" w:date="2024-02-14T10:10:00Z">
        <w:r w:rsidRPr="005C0981" w:rsidDel="00972231">
          <w:rPr>
            <w:rFonts w:ascii="Arial" w:eastAsia="Calibri" w:hAnsi="Arial" w:cs="Arial"/>
            <w:color w:val="000000" w:themeColor="text1"/>
            <w:szCs w:val="24"/>
            <w:lang w:eastAsia="en-US"/>
          </w:rPr>
          <w:delText xml:space="preserve"> </w:delText>
        </w:r>
      </w:del>
    </w:p>
    <w:p w14:paraId="66A50902" w14:textId="7F706235" w:rsidR="003A2FC4" w:rsidDel="00A54DFA" w:rsidRDefault="003A2FC4" w:rsidP="009407C9">
      <w:pPr>
        <w:spacing w:line="276" w:lineRule="auto"/>
        <w:rPr>
          <w:del w:id="52" w:author="ROBERT F SYLVESTRE SIDIBE" w:date="2024-02-14T09:50:00Z"/>
          <w:rFonts w:ascii="Arial" w:eastAsia="Calibri" w:hAnsi="Arial" w:cs="Arial"/>
          <w:color w:val="000000" w:themeColor="text1"/>
          <w:szCs w:val="24"/>
          <w:lang w:eastAsia="en-US"/>
        </w:rPr>
      </w:pPr>
      <w:r w:rsidRPr="005C0981">
        <w:rPr>
          <w:rFonts w:ascii="Arial" w:eastAsia="Calibri" w:hAnsi="Arial" w:cs="Arial"/>
          <w:b/>
          <w:bCs/>
          <w:color w:val="000000" w:themeColor="text1"/>
          <w:szCs w:val="24"/>
          <w:lang w:eastAsia="en-US"/>
        </w:rPr>
        <w:t>Article 2 :</w:t>
      </w:r>
      <w:r w:rsidRPr="005C0981">
        <w:rPr>
          <w:rFonts w:ascii="Arial" w:eastAsia="Calibri" w:hAnsi="Arial" w:cs="Arial"/>
          <w:color w:val="000000" w:themeColor="text1"/>
          <w:szCs w:val="24"/>
          <w:lang w:eastAsia="en-US"/>
        </w:rPr>
        <w:t xml:space="preserve"> </w:t>
      </w:r>
      <w:ins w:id="53" w:author="ROBERT F SYLVESTRE SIDIBE" w:date="2024-02-15T16:56:00Z">
        <w:r w:rsidR="00A54DFA" w:rsidRPr="00A54DFA">
          <w:rPr>
            <w:rFonts w:ascii="Arial" w:eastAsia="Calibri" w:hAnsi="Arial" w:cs="Arial"/>
            <w:color w:val="000000" w:themeColor="text1"/>
            <w:szCs w:val="24"/>
            <w:lang w:eastAsia="en-US"/>
          </w:rPr>
          <w:t>Chacun de ces membres a été sélectionné pour ses compétences, son expertise et son engagement envers l'excellence et la qualité dans notre école. Ensemble, ils travailleront en étroite collaboration sous la direction du Responsable de la CIAQ pour assurer la mise en œuvre efficace des initiatives d'assurance qualité et promouvoir une culture de l'excellence et de l'amélioration continue.</w:t>
        </w:r>
      </w:ins>
      <w:del w:id="54" w:author="ROBERT F SYLVESTRE SIDIBE" w:date="2024-02-14T09:50:00Z">
        <w:r w:rsidR="009407C9" w:rsidRPr="009407C9" w:rsidDel="0067246B">
          <w:rPr>
            <w:rFonts w:ascii="Arial" w:eastAsia="Calibri" w:hAnsi="Arial" w:cs="Arial"/>
            <w:color w:val="000000" w:themeColor="text1"/>
            <w:szCs w:val="24"/>
            <w:lang w:eastAsia="en-US"/>
          </w:rPr>
          <w:delText xml:space="preserve">L’objectif principal </w:delText>
        </w:r>
        <w:r w:rsidR="009407C9" w:rsidDel="0067246B">
          <w:rPr>
            <w:rFonts w:ascii="Arial" w:eastAsia="Calibri" w:hAnsi="Arial" w:cs="Arial"/>
            <w:color w:val="000000" w:themeColor="text1"/>
            <w:szCs w:val="24"/>
            <w:lang w:eastAsia="en-US"/>
          </w:rPr>
          <w:delText xml:space="preserve">de la CIAQ </w:delText>
        </w:r>
        <w:r w:rsidR="009407C9" w:rsidRPr="009407C9" w:rsidDel="0067246B">
          <w:rPr>
            <w:rFonts w:ascii="Arial" w:eastAsia="Calibri" w:hAnsi="Arial" w:cs="Arial"/>
            <w:color w:val="000000" w:themeColor="text1"/>
            <w:szCs w:val="24"/>
            <w:lang w:eastAsia="en-US"/>
          </w:rPr>
          <w:delText xml:space="preserve">sera d'assurer que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processus,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 xml:space="preserve">s services et </w:delText>
        </w:r>
        <w:r w:rsidR="009407C9" w:rsidDel="0067246B">
          <w:rPr>
            <w:rFonts w:ascii="Arial" w:eastAsia="Calibri" w:hAnsi="Arial" w:cs="Arial"/>
            <w:color w:val="000000" w:themeColor="text1"/>
            <w:szCs w:val="24"/>
            <w:lang w:eastAsia="en-US"/>
          </w:rPr>
          <w:delText>le</w:delText>
        </w:r>
        <w:r w:rsidR="009407C9" w:rsidRPr="009407C9" w:rsidDel="0067246B">
          <w:rPr>
            <w:rFonts w:ascii="Arial" w:eastAsia="Calibri" w:hAnsi="Arial" w:cs="Arial"/>
            <w:color w:val="000000" w:themeColor="text1"/>
            <w:szCs w:val="24"/>
            <w:lang w:eastAsia="en-US"/>
          </w:rPr>
          <w:delText>s programmes</w:delText>
        </w:r>
        <w:r w:rsidR="009407C9" w:rsidDel="0067246B">
          <w:rPr>
            <w:rFonts w:ascii="Arial" w:eastAsia="Calibri" w:hAnsi="Arial" w:cs="Arial"/>
            <w:color w:val="000000" w:themeColor="text1"/>
            <w:szCs w:val="24"/>
            <w:lang w:eastAsia="en-US"/>
          </w:rPr>
          <w:delText xml:space="preserve"> de </w:delText>
        </w:r>
        <w:r w:rsidR="009407C9" w:rsidRPr="007B637C" w:rsidDel="0067246B">
          <w:rPr>
            <w:rFonts w:ascii="Arial" w:eastAsia="Calibri" w:hAnsi="Arial" w:cs="Arial"/>
            <w:color w:val="000000" w:themeColor="text1"/>
            <w:szCs w:val="24"/>
            <w:lang w:eastAsia="en-US"/>
          </w:rPr>
          <w:delText>l'Ecole Privée de Santé Félix Houphouët Boigny</w:delText>
        </w:r>
        <w:r w:rsidR="009407C9" w:rsidRPr="009407C9" w:rsidDel="0067246B">
          <w:rPr>
            <w:rFonts w:ascii="Arial" w:eastAsia="Calibri" w:hAnsi="Arial" w:cs="Arial"/>
            <w:color w:val="000000" w:themeColor="text1"/>
            <w:szCs w:val="24"/>
            <w:lang w:eastAsia="en-US"/>
          </w:rPr>
          <w:delText xml:space="preserve"> répondent aux normes les plus élevées d'excellence et de satisfaction des parties prenantes.</w:delText>
        </w:r>
      </w:del>
    </w:p>
    <w:p w14:paraId="23F9279E" w14:textId="77777777" w:rsidR="00A54DFA" w:rsidRDefault="00A54DFA" w:rsidP="009407C9">
      <w:pPr>
        <w:spacing w:line="276" w:lineRule="auto"/>
        <w:rPr>
          <w:ins w:id="55" w:author="ROBERT F SYLVESTRE SIDIBE" w:date="2024-02-15T16:56:00Z"/>
          <w:rFonts w:ascii="Arial" w:eastAsia="Calibri" w:hAnsi="Arial" w:cs="Arial"/>
          <w:color w:val="000000" w:themeColor="text1"/>
          <w:szCs w:val="24"/>
          <w:lang w:eastAsia="en-US"/>
        </w:rPr>
      </w:pPr>
    </w:p>
    <w:p w14:paraId="60D81BC8" w14:textId="77777777" w:rsidR="0067246B" w:rsidRDefault="0067246B" w:rsidP="009407C9">
      <w:pPr>
        <w:spacing w:line="276" w:lineRule="auto"/>
        <w:rPr>
          <w:ins w:id="56" w:author="ROBERT F SYLVESTRE SIDIBE" w:date="2024-02-14T09:50:00Z"/>
          <w:rFonts w:ascii="Arial" w:eastAsia="Calibri" w:hAnsi="Arial" w:cs="Arial"/>
          <w:color w:val="000000" w:themeColor="text1"/>
          <w:szCs w:val="24"/>
          <w:lang w:eastAsia="en-US"/>
        </w:rPr>
      </w:pPr>
    </w:p>
    <w:p w14:paraId="06BA8062" w14:textId="4D01E0F0" w:rsidR="009754C3" w:rsidRPr="009754C3" w:rsidRDefault="0067246B" w:rsidP="009754C3">
      <w:pPr>
        <w:spacing w:line="276" w:lineRule="auto"/>
        <w:rPr>
          <w:ins w:id="57" w:author="ROBERT F SYLVESTRE SIDIBE" w:date="2024-02-15T17:00:00Z"/>
          <w:rFonts w:ascii="Arial" w:eastAsia="Calibri" w:hAnsi="Arial" w:cs="Arial"/>
          <w:color w:val="000000" w:themeColor="text1"/>
          <w:lang w:eastAsia="en-US"/>
        </w:rPr>
        <w:pPrChange w:id="58" w:author="ROBERT F SYLVESTRE SIDIBE" w:date="2024-02-15T17:00:00Z">
          <w:pPr>
            <w:numPr>
              <w:numId w:val="4"/>
            </w:numPr>
            <w:tabs>
              <w:tab w:val="num" w:pos="720"/>
            </w:tabs>
            <w:spacing w:line="276" w:lineRule="auto"/>
            <w:ind w:left="720" w:hanging="360"/>
          </w:pPr>
        </w:pPrChange>
      </w:pPr>
      <w:ins w:id="59" w:author="ROBERT F SYLVESTRE SIDIBE" w:date="2024-02-14T09:50:00Z">
        <w:r w:rsidRPr="005C0981">
          <w:rPr>
            <w:rFonts w:ascii="Arial" w:eastAsia="Calibri" w:hAnsi="Arial" w:cs="Arial"/>
            <w:b/>
            <w:bCs/>
            <w:color w:val="000000" w:themeColor="text1"/>
            <w:szCs w:val="24"/>
            <w:lang w:eastAsia="en-US"/>
          </w:rPr>
          <w:t xml:space="preserve">Article </w:t>
        </w:r>
      </w:ins>
      <w:ins w:id="60" w:author="ROBERT F SYLVESTRE SIDIBE" w:date="2024-02-14T09:51:00Z">
        <w:r>
          <w:rPr>
            <w:rFonts w:ascii="Arial" w:eastAsia="Calibri" w:hAnsi="Arial" w:cs="Arial"/>
            <w:b/>
            <w:bCs/>
            <w:color w:val="000000" w:themeColor="text1"/>
            <w:szCs w:val="24"/>
            <w:lang w:eastAsia="en-US"/>
          </w:rPr>
          <w:t>3</w:t>
        </w:r>
      </w:ins>
      <w:ins w:id="61" w:author="ROBERT F SYLVESTRE SIDIBE" w:date="2024-02-14T09:50:00Z">
        <w:r w:rsidRPr="005C0981">
          <w:rPr>
            <w:rFonts w:ascii="Arial" w:eastAsia="Calibri" w:hAnsi="Arial" w:cs="Arial"/>
            <w:b/>
            <w:bCs/>
            <w:color w:val="000000" w:themeColor="text1"/>
            <w:szCs w:val="24"/>
            <w:lang w:eastAsia="en-US"/>
          </w:rPr>
          <w:t xml:space="preserve"> :</w:t>
        </w:r>
        <w:r w:rsidRPr="005C0981">
          <w:rPr>
            <w:rFonts w:ascii="Arial" w:eastAsia="Calibri" w:hAnsi="Arial" w:cs="Arial"/>
            <w:color w:val="000000" w:themeColor="text1"/>
            <w:szCs w:val="24"/>
            <w:lang w:eastAsia="en-US"/>
          </w:rPr>
          <w:t xml:space="preserve"> </w:t>
        </w:r>
      </w:ins>
      <w:ins w:id="62" w:author="ROBERT F SYLVESTRE SIDIBE" w:date="2024-02-15T17:02:00Z">
        <w:r w:rsidR="009754C3">
          <w:rPr>
            <w:rFonts w:ascii="Arial" w:eastAsia="Calibri" w:hAnsi="Arial" w:cs="Arial"/>
            <w:color w:val="000000" w:themeColor="text1"/>
            <w:szCs w:val="24"/>
            <w:lang w:eastAsia="en-US"/>
          </w:rPr>
          <w:t xml:space="preserve">Les </w:t>
        </w:r>
        <w:r w:rsidR="009754C3" w:rsidRPr="009754C3">
          <w:rPr>
            <w:rFonts w:ascii="Arial" w:eastAsia="Calibri" w:hAnsi="Arial" w:cs="Arial"/>
            <w:color w:val="000000" w:themeColor="text1"/>
            <w:szCs w:val="24"/>
            <w:lang w:eastAsia="en-US"/>
          </w:rPr>
          <w:t>tâches assignées à chaque membre de la Cellule Interne d'Assurance Qualité (CIAQ) :</w:t>
        </w:r>
      </w:ins>
    </w:p>
    <w:p w14:paraId="590BFAFA" w14:textId="7F449FFC" w:rsidR="00A54DFA" w:rsidRPr="009754C3" w:rsidRDefault="00A54DFA" w:rsidP="009754C3">
      <w:pPr>
        <w:numPr>
          <w:ilvl w:val="0"/>
          <w:numId w:val="4"/>
        </w:numPr>
        <w:spacing w:line="276" w:lineRule="auto"/>
        <w:rPr>
          <w:ins w:id="63" w:author="ROBERT F SYLVESTRE SIDIBE" w:date="2024-02-15T16:59:00Z"/>
          <w:rFonts w:ascii="Arial" w:eastAsia="Calibri" w:hAnsi="Arial" w:cs="Arial"/>
          <w:b/>
          <w:bCs/>
          <w:color w:val="000000" w:themeColor="text1"/>
          <w:lang w:eastAsia="en-US"/>
          <w:rPrChange w:id="64" w:author="ROBERT F SYLVESTRE SIDIBE" w:date="2024-02-15T17:00:00Z">
            <w:rPr>
              <w:ins w:id="65" w:author="ROBERT F SYLVESTRE SIDIBE" w:date="2024-02-15T16:59:00Z"/>
              <w:rFonts w:ascii="Arial" w:eastAsia="Calibri" w:hAnsi="Arial" w:cs="Arial"/>
              <w:color w:val="000000" w:themeColor="text1"/>
              <w:lang w:eastAsia="en-US"/>
            </w:rPr>
          </w:rPrChange>
        </w:rPr>
      </w:pPr>
      <w:ins w:id="66" w:author="ROBERT F SYLVESTRE SIDIBE" w:date="2024-02-15T16:59:00Z">
        <w:r w:rsidRPr="00A54DFA">
          <w:rPr>
            <w:rFonts w:ascii="Arial" w:eastAsia="Calibri" w:hAnsi="Arial" w:cs="Arial"/>
            <w:b/>
            <w:bCs/>
            <w:color w:val="000000" w:themeColor="text1"/>
            <w:lang w:eastAsia="en-US"/>
          </w:rPr>
          <w:t>Chef de Projet Qualité</w:t>
        </w:r>
      </w:ins>
    </w:p>
    <w:p w14:paraId="3BA82129" w14:textId="77777777" w:rsidR="00A54DFA" w:rsidRPr="00A54DFA" w:rsidRDefault="00A54DFA" w:rsidP="00A54DFA">
      <w:pPr>
        <w:numPr>
          <w:ilvl w:val="1"/>
          <w:numId w:val="4"/>
        </w:numPr>
        <w:spacing w:line="276" w:lineRule="auto"/>
        <w:rPr>
          <w:ins w:id="67" w:author="ROBERT F SYLVESTRE SIDIBE" w:date="2024-02-15T16:59:00Z"/>
          <w:rFonts w:ascii="Arial" w:eastAsia="Calibri" w:hAnsi="Arial" w:cs="Arial"/>
          <w:color w:val="000000" w:themeColor="text1"/>
          <w:lang w:eastAsia="en-US"/>
        </w:rPr>
      </w:pPr>
      <w:ins w:id="68" w:author="ROBERT F SYLVESTRE SIDIBE" w:date="2024-02-15T16:59:00Z">
        <w:r w:rsidRPr="00A54DFA">
          <w:rPr>
            <w:rFonts w:ascii="Arial" w:eastAsia="Calibri" w:hAnsi="Arial" w:cs="Arial"/>
            <w:color w:val="000000" w:themeColor="text1"/>
            <w:lang w:eastAsia="en-US"/>
          </w:rPr>
          <w:t>Coordination globale des activités de la CIAQ.</w:t>
        </w:r>
      </w:ins>
    </w:p>
    <w:p w14:paraId="3C0D01A7" w14:textId="77777777" w:rsidR="00A54DFA" w:rsidRPr="00A54DFA" w:rsidRDefault="00A54DFA" w:rsidP="00A54DFA">
      <w:pPr>
        <w:numPr>
          <w:ilvl w:val="1"/>
          <w:numId w:val="4"/>
        </w:numPr>
        <w:spacing w:line="276" w:lineRule="auto"/>
        <w:rPr>
          <w:ins w:id="69" w:author="ROBERT F SYLVESTRE SIDIBE" w:date="2024-02-15T16:59:00Z"/>
          <w:rFonts w:ascii="Arial" w:eastAsia="Calibri" w:hAnsi="Arial" w:cs="Arial"/>
          <w:color w:val="000000" w:themeColor="text1"/>
          <w:lang w:eastAsia="en-US"/>
        </w:rPr>
      </w:pPr>
      <w:ins w:id="70" w:author="ROBERT F SYLVESTRE SIDIBE" w:date="2024-02-15T16:59:00Z">
        <w:r w:rsidRPr="00A54DFA">
          <w:rPr>
            <w:rFonts w:ascii="Arial" w:eastAsia="Calibri" w:hAnsi="Arial" w:cs="Arial"/>
            <w:color w:val="000000" w:themeColor="text1"/>
            <w:lang w:eastAsia="en-US"/>
          </w:rPr>
          <w:t>Supervision de la mise en œuvre des politiques et des procédures d'assurance qualité.</w:t>
        </w:r>
      </w:ins>
    </w:p>
    <w:p w14:paraId="5A0542C0" w14:textId="77777777" w:rsidR="00A54DFA" w:rsidRPr="00A54DFA" w:rsidRDefault="00A54DFA" w:rsidP="00A54DFA">
      <w:pPr>
        <w:numPr>
          <w:ilvl w:val="1"/>
          <w:numId w:val="4"/>
        </w:numPr>
        <w:spacing w:line="276" w:lineRule="auto"/>
        <w:rPr>
          <w:ins w:id="71" w:author="ROBERT F SYLVESTRE SIDIBE" w:date="2024-02-15T16:59:00Z"/>
          <w:rFonts w:ascii="Arial" w:eastAsia="Calibri" w:hAnsi="Arial" w:cs="Arial"/>
          <w:color w:val="000000" w:themeColor="text1"/>
          <w:lang w:eastAsia="en-US"/>
        </w:rPr>
      </w:pPr>
      <w:ins w:id="72" w:author="ROBERT F SYLVESTRE SIDIBE" w:date="2024-02-15T16:59:00Z">
        <w:r w:rsidRPr="00A54DFA">
          <w:rPr>
            <w:rFonts w:ascii="Arial" w:eastAsia="Calibri" w:hAnsi="Arial" w:cs="Arial"/>
            <w:color w:val="000000" w:themeColor="text1"/>
            <w:lang w:eastAsia="en-US"/>
          </w:rPr>
          <w:t>Communication avec la direction et les autres membres de la CIAQ pour assurer l'alignement des objectifs et des initiatives.</w:t>
        </w:r>
      </w:ins>
    </w:p>
    <w:p w14:paraId="16DEACD9" w14:textId="04B0634E" w:rsidR="00A54DFA" w:rsidRPr="00A54DFA" w:rsidRDefault="00A54DFA" w:rsidP="00A54DFA">
      <w:pPr>
        <w:numPr>
          <w:ilvl w:val="0"/>
          <w:numId w:val="4"/>
        </w:numPr>
        <w:spacing w:line="276" w:lineRule="auto"/>
        <w:rPr>
          <w:ins w:id="73" w:author="ROBERT F SYLVESTRE SIDIBE" w:date="2024-02-15T16:59:00Z"/>
          <w:rFonts w:ascii="Arial" w:eastAsia="Calibri" w:hAnsi="Arial" w:cs="Arial"/>
          <w:color w:val="000000" w:themeColor="text1"/>
          <w:lang w:eastAsia="en-US"/>
        </w:rPr>
      </w:pPr>
      <w:ins w:id="74" w:author="ROBERT F SYLVESTRE SIDIBE" w:date="2024-02-15T16:59:00Z">
        <w:r w:rsidRPr="00A54DFA">
          <w:rPr>
            <w:rFonts w:ascii="Arial" w:eastAsia="Calibri" w:hAnsi="Arial" w:cs="Arial"/>
            <w:b/>
            <w:bCs/>
            <w:color w:val="000000" w:themeColor="text1"/>
            <w:lang w:eastAsia="en-US"/>
          </w:rPr>
          <w:t>Auditeur/Évaluateur Qualité</w:t>
        </w:r>
      </w:ins>
    </w:p>
    <w:p w14:paraId="7799C64A" w14:textId="77777777" w:rsidR="00A54DFA" w:rsidRPr="00A54DFA" w:rsidRDefault="00A54DFA" w:rsidP="00A54DFA">
      <w:pPr>
        <w:numPr>
          <w:ilvl w:val="1"/>
          <w:numId w:val="4"/>
        </w:numPr>
        <w:spacing w:line="276" w:lineRule="auto"/>
        <w:rPr>
          <w:ins w:id="75" w:author="ROBERT F SYLVESTRE SIDIBE" w:date="2024-02-15T16:59:00Z"/>
          <w:rFonts w:ascii="Arial" w:eastAsia="Calibri" w:hAnsi="Arial" w:cs="Arial"/>
          <w:color w:val="000000" w:themeColor="text1"/>
          <w:lang w:eastAsia="en-US"/>
        </w:rPr>
      </w:pPr>
      <w:ins w:id="76" w:author="ROBERT F SYLVESTRE SIDIBE" w:date="2024-02-15T16:59:00Z">
        <w:r w:rsidRPr="00A54DFA">
          <w:rPr>
            <w:rFonts w:ascii="Arial" w:eastAsia="Calibri" w:hAnsi="Arial" w:cs="Arial"/>
            <w:color w:val="000000" w:themeColor="text1"/>
            <w:lang w:eastAsia="en-US"/>
          </w:rPr>
          <w:t>Conception et réalisation d'évaluations internes pour identifier les forces et les faiblesses des processus existants.</w:t>
        </w:r>
      </w:ins>
    </w:p>
    <w:p w14:paraId="6158ED55" w14:textId="77777777" w:rsidR="00A54DFA" w:rsidRPr="00A54DFA" w:rsidRDefault="00A54DFA" w:rsidP="00A54DFA">
      <w:pPr>
        <w:numPr>
          <w:ilvl w:val="1"/>
          <w:numId w:val="4"/>
        </w:numPr>
        <w:spacing w:line="276" w:lineRule="auto"/>
        <w:rPr>
          <w:ins w:id="77" w:author="ROBERT F SYLVESTRE SIDIBE" w:date="2024-02-15T16:59:00Z"/>
          <w:rFonts w:ascii="Arial" w:eastAsia="Calibri" w:hAnsi="Arial" w:cs="Arial"/>
          <w:color w:val="000000" w:themeColor="text1"/>
          <w:lang w:eastAsia="en-US"/>
        </w:rPr>
      </w:pPr>
      <w:ins w:id="78" w:author="ROBERT F SYLVESTRE SIDIBE" w:date="2024-02-15T16:59:00Z">
        <w:r w:rsidRPr="00A54DFA">
          <w:rPr>
            <w:rFonts w:ascii="Arial" w:eastAsia="Calibri" w:hAnsi="Arial" w:cs="Arial"/>
            <w:color w:val="000000" w:themeColor="text1"/>
            <w:lang w:eastAsia="en-US"/>
          </w:rPr>
          <w:lastRenderedPageBreak/>
          <w:t>Collecte et analyse des données pour évaluer les performances et l'efficacité des programmes et des services.</w:t>
        </w:r>
      </w:ins>
    </w:p>
    <w:p w14:paraId="2B95B7D0" w14:textId="77777777" w:rsidR="00A54DFA" w:rsidRPr="00A54DFA" w:rsidRDefault="00A54DFA" w:rsidP="00A54DFA">
      <w:pPr>
        <w:numPr>
          <w:ilvl w:val="1"/>
          <w:numId w:val="4"/>
        </w:numPr>
        <w:spacing w:line="276" w:lineRule="auto"/>
        <w:rPr>
          <w:ins w:id="79" w:author="ROBERT F SYLVESTRE SIDIBE" w:date="2024-02-15T16:59:00Z"/>
          <w:rFonts w:ascii="Arial" w:eastAsia="Calibri" w:hAnsi="Arial" w:cs="Arial"/>
          <w:color w:val="000000" w:themeColor="text1"/>
          <w:lang w:eastAsia="en-US"/>
        </w:rPr>
      </w:pPr>
      <w:ins w:id="80" w:author="ROBERT F SYLVESTRE SIDIBE" w:date="2024-02-15T16:59:00Z">
        <w:r w:rsidRPr="00A54DFA">
          <w:rPr>
            <w:rFonts w:ascii="Arial" w:eastAsia="Calibri" w:hAnsi="Arial" w:cs="Arial"/>
            <w:color w:val="000000" w:themeColor="text1"/>
            <w:lang w:eastAsia="en-US"/>
          </w:rPr>
          <w:t>Préparation de rapports d'évaluation et de recommandations pour améliorer la qualité et l'efficience.</w:t>
        </w:r>
      </w:ins>
    </w:p>
    <w:p w14:paraId="29B9698D" w14:textId="4DC9452B" w:rsidR="00A54DFA" w:rsidRPr="00A54DFA" w:rsidRDefault="00A54DFA" w:rsidP="00A54DFA">
      <w:pPr>
        <w:numPr>
          <w:ilvl w:val="0"/>
          <w:numId w:val="4"/>
        </w:numPr>
        <w:spacing w:line="276" w:lineRule="auto"/>
        <w:rPr>
          <w:ins w:id="81" w:author="ROBERT F SYLVESTRE SIDIBE" w:date="2024-02-15T16:59:00Z"/>
          <w:rFonts w:ascii="Arial" w:eastAsia="Calibri" w:hAnsi="Arial" w:cs="Arial"/>
          <w:color w:val="000000" w:themeColor="text1"/>
          <w:lang w:eastAsia="en-US"/>
        </w:rPr>
      </w:pPr>
      <w:ins w:id="82" w:author="ROBERT F SYLVESTRE SIDIBE" w:date="2024-02-15T16:59:00Z">
        <w:r w:rsidRPr="00A54DFA">
          <w:rPr>
            <w:rFonts w:ascii="Arial" w:eastAsia="Calibri" w:hAnsi="Arial" w:cs="Arial"/>
            <w:b/>
            <w:bCs/>
            <w:color w:val="000000" w:themeColor="text1"/>
            <w:lang w:eastAsia="en-US"/>
          </w:rPr>
          <w:t>Chargé de Programme Qualité</w:t>
        </w:r>
      </w:ins>
    </w:p>
    <w:p w14:paraId="49130889" w14:textId="77777777" w:rsidR="00A54DFA" w:rsidRPr="00A54DFA" w:rsidRDefault="00A54DFA" w:rsidP="00A54DFA">
      <w:pPr>
        <w:numPr>
          <w:ilvl w:val="1"/>
          <w:numId w:val="4"/>
        </w:numPr>
        <w:spacing w:line="276" w:lineRule="auto"/>
        <w:rPr>
          <w:ins w:id="83" w:author="ROBERT F SYLVESTRE SIDIBE" w:date="2024-02-15T16:59:00Z"/>
          <w:rFonts w:ascii="Arial" w:eastAsia="Calibri" w:hAnsi="Arial" w:cs="Arial"/>
          <w:color w:val="000000" w:themeColor="text1"/>
          <w:lang w:eastAsia="en-US"/>
        </w:rPr>
      </w:pPr>
      <w:ins w:id="84" w:author="ROBERT F SYLVESTRE SIDIBE" w:date="2024-02-15T16:59:00Z">
        <w:r w:rsidRPr="00A54DFA">
          <w:rPr>
            <w:rFonts w:ascii="Arial" w:eastAsia="Calibri" w:hAnsi="Arial" w:cs="Arial"/>
            <w:color w:val="000000" w:themeColor="text1"/>
            <w:lang w:eastAsia="en-US"/>
          </w:rPr>
          <w:t>Développement et mise en œuvre de programmes et d'initiatives visant à améliorer la qualité des programmes éducatifs et des services offerts.</w:t>
        </w:r>
      </w:ins>
    </w:p>
    <w:p w14:paraId="7A3B4017" w14:textId="77777777" w:rsidR="00A54DFA" w:rsidRPr="00A54DFA" w:rsidRDefault="00A54DFA" w:rsidP="00A54DFA">
      <w:pPr>
        <w:numPr>
          <w:ilvl w:val="1"/>
          <w:numId w:val="4"/>
        </w:numPr>
        <w:spacing w:line="276" w:lineRule="auto"/>
        <w:rPr>
          <w:ins w:id="85" w:author="ROBERT F SYLVESTRE SIDIBE" w:date="2024-02-15T16:59:00Z"/>
          <w:rFonts w:ascii="Arial" w:eastAsia="Calibri" w:hAnsi="Arial" w:cs="Arial"/>
          <w:color w:val="000000" w:themeColor="text1"/>
          <w:lang w:eastAsia="en-US"/>
        </w:rPr>
      </w:pPr>
      <w:ins w:id="86" w:author="ROBERT F SYLVESTRE SIDIBE" w:date="2024-02-15T16:59:00Z">
        <w:r w:rsidRPr="00A54DFA">
          <w:rPr>
            <w:rFonts w:ascii="Arial" w:eastAsia="Calibri" w:hAnsi="Arial" w:cs="Arial"/>
            <w:color w:val="000000" w:themeColor="text1"/>
            <w:lang w:eastAsia="en-US"/>
          </w:rPr>
          <w:t>Suivi et évaluation de l'impact des programmes qualité sur les résultats et la satisfaction des parties prenantes.</w:t>
        </w:r>
      </w:ins>
    </w:p>
    <w:p w14:paraId="4E16A7C4" w14:textId="77777777" w:rsidR="00A54DFA" w:rsidRPr="00A54DFA" w:rsidRDefault="00A54DFA" w:rsidP="00A54DFA">
      <w:pPr>
        <w:numPr>
          <w:ilvl w:val="1"/>
          <w:numId w:val="4"/>
        </w:numPr>
        <w:spacing w:line="276" w:lineRule="auto"/>
        <w:rPr>
          <w:ins w:id="87" w:author="ROBERT F SYLVESTRE SIDIBE" w:date="2024-02-15T16:59:00Z"/>
          <w:rFonts w:ascii="Arial" w:eastAsia="Calibri" w:hAnsi="Arial" w:cs="Arial"/>
          <w:color w:val="000000" w:themeColor="text1"/>
          <w:lang w:eastAsia="en-US"/>
        </w:rPr>
      </w:pPr>
      <w:ins w:id="88" w:author="ROBERT F SYLVESTRE SIDIBE" w:date="2024-02-15T16:59:00Z">
        <w:r w:rsidRPr="00A54DFA">
          <w:rPr>
            <w:rFonts w:ascii="Arial" w:eastAsia="Calibri" w:hAnsi="Arial" w:cs="Arial"/>
            <w:color w:val="000000" w:themeColor="text1"/>
            <w:lang w:eastAsia="en-US"/>
          </w:rPr>
          <w:t>Collaboration avec les départements concernés pour intégrer les meilleures pratiques en matière d'assurance qualité dans les programmes existants.</w:t>
        </w:r>
      </w:ins>
    </w:p>
    <w:p w14:paraId="562EFC51" w14:textId="5D6B7B72" w:rsidR="00A54DFA" w:rsidRPr="00A54DFA" w:rsidRDefault="00A54DFA" w:rsidP="00A54DFA">
      <w:pPr>
        <w:numPr>
          <w:ilvl w:val="0"/>
          <w:numId w:val="4"/>
        </w:numPr>
        <w:spacing w:line="276" w:lineRule="auto"/>
        <w:rPr>
          <w:ins w:id="89" w:author="ROBERT F SYLVESTRE SIDIBE" w:date="2024-02-15T16:59:00Z"/>
          <w:rFonts w:ascii="Arial" w:eastAsia="Calibri" w:hAnsi="Arial" w:cs="Arial"/>
          <w:color w:val="000000" w:themeColor="text1"/>
          <w:lang w:eastAsia="en-US"/>
        </w:rPr>
      </w:pPr>
      <w:ins w:id="90" w:author="ROBERT F SYLVESTRE SIDIBE" w:date="2024-02-15T16:59:00Z">
        <w:r w:rsidRPr="00A54DFA">
          <w:rPr>
            <w:rFonts w:ascii="Arial" w:eastAsia="Calibri" w:hAnsi="Arial" w:cs="Arial"/>
            <w:b/>
            <w:bCs/>
            <w:color w:val="000000" w:themeColor="text1"/>
            <w:lang w:eastAsia="en-US"/>
          </w:rPr>
          <w:t>Assistante Qualité</w:t>
        </w:r>
      </w:ins>
    </w:p>
    <w:p w14:paraId="6392A1C4" w14:textId="77777777" w:rsidR="00A54DFA" w:rsidRPr="00A54DFA" w:rsidRDefault="00A54DFA" w:rsidP="00A54DFA">
      <w:pPr>
        <w:numPr>
          <w:ilvl w:val="1"/>
          <w:numId w:val="4"/>
        </w:numPr>
        <w:spacing w:line="276" w:lineRule="auto"/>
        <w:rPr>
          <w:ins w:id="91" w:author="ROBERT F SYLVESTRE SIDIBE" w:date="2024-02-15T16:59:00Z"/>
          <w:rFonts w:ascii="Arial" w:eastAsia="Calibri" w:hAnsi="Arial" w:cs="Arial"/>
          <w:color w:val="000000" w:themeColor="text1"/>
          <w:lang w:eastAsia="en-US"/>
        </w:rPr>
      </w:pPr>
      <w:ins w:id="92" w:author="ROBERT F SYLVESTRE SIDIBE" w:date="2024-02-15T16:59:00Z">
        <w:r w:rsidRPr="00A54DFA">
          <w:rPr>
            <w:rFonts w:ascii="Arial" w:eastAsia="Calibri" w:hAnsi="Arial" w:cs="Arial"/>
            <w:color w:val="000000" w:themeColor="text1"/>
            <w:lang w:eastAsia="en-US"/>
          </w:rPr>
          <w:t>Assistance administrative et logistique pour les réunions et les activités de la CIAQ.</w:t>
        </w:r>
      </w:ins>
    </w:p>
    <w:p w14:paraId="0B54BD17" w14:textId="77777777" w:rsidR="00A54DFA" w:rsidRPr="00A54DFA" w:rsidRDefault="00A54DFA" w:rsidP="00A54DFA">
      <w:pPr>
        <w:numPr>
          <w:ilvl w:val="1"/>
          <w:numId w:val="4"/>
        </w:numPr>
        <w:spacing w:line="276" w:lineRule="auto"/>
        <w:rPr>
          <w:ins w:id="93" w:author="ROBERT F SYLVESTRE SIDIBE" w:date="2024-02-15T16:59:00Z"/>
          <w:rFonts w:ascii="Arial" w:eastAsia="Calibri" w:hAnsi="Arial" w:cs="Arial"/>
          <w:color w:val="000000" w:themeColor="text1"/>
          <w:lang w:eastAsia="en-US"/>
        </w:rPr>
      </w:pPr>
      <w:ins w:id="94" w:author="ROBERT F SYLVESTRE SIDIBE" w:date="2024-02-15T16:59:00Z">
        <w:r w:rsidRPr="00A54DFA">
          <w:rPr>
            <w:rFonts w:ascii="Arial" w:eastAsia="Calibri" w:hAnsi="Arial" w:cs="Arial"/>
            <w:color w:val="000000" w:themeColor="text1"/>
            <w:lang w:eastAsia="en-US"/>
          </w:rPr>
          <w:t>Gestion de la documentation et des bases de données liées à l'assurance qualité.</w:t>
        </w:r>
      </w:ins>
    </w:p>
    <w:p w14:paraId="4CE6C983" w14:textId="77777777" w:rsidR="00A54DFA" w:rsidRPr="00A54DFA" w:rsidRDefault="00A54DFA" w:rsidP="00A54DFA">
      <w:pPr>
        <w:numPr>
          <w:ilvl w:val="1"/>
          <w:numId w:val="4"/>
        </w:numPr>
        <w:spacing w:line="276" w:lineRule="auto"/>
        <w:rPr>
          <w:ins w:id="95" w:author="ROBERT F SYLVESTRE SIDIBE" w:date="2024-02-15T16:59:00Z"/>
          <w:rFonts w:ascii="Arial" w:eastAsia="Calibri" w:hAnsi="Arial" w:cs="Arial"/>
          <w:color w:val="000000" w:themeColor="text1"/>
          <w:lang w:eastAsia="en-US"/>
        </w:rPr>
      </w:pPr>
      <w:ins w:id="96" w:author="ROBERT F SYLVESTRE SIDIBE" w:date="2024-02-15T16:59:00Z">
        <w:r w:rsidRPr="00A54DFA">
          <w:rPr>
            <w:rFonts w:ascii="Arial" w:eastAsia="Calibri" w:hAnsi="Arial" w:cs="Arial"/>
            <w:color w:val="000000" w:themeColor="text1"/>
            <w:lang w:eastAsia="en-US"/>
          </w:rPr>
          <w:t>Support général aux membres de la CIAQ dans l'exécution de leurs tâches.</w:t>
        </w:r>
      </w:ins>
    </w:p>
    <w:p w14:paraId="38D6B074" w14:textId="4CCD7C3C" w:rsidR="0067246B" w:rsidRDefault="0067246B" w:rsidP="00972231">
      <w:pPr>
        <w:spacing w:line="276" w:lineRule="auto"/>
        <w:rPr>
          <w:ins w:id="97" w:author="ROBERT F SYLVESTRE SIDIBE" w:date="2024-02-14T09:50:00Z"/>
          <w:rFonts w:ascii="Arial" w:eastAsia="Calibri" w:hAnsi="Arial" w:cs="Arial"/>
          <w:color w:val="000000" w:themeColor="text1"/>
          <w:szCs w:val="24"/>
          <w:lang w:eastAsia="en-US"/>
        </w:rPr>
      </w:pPr>
    </w:p>
    <w:p w14:paraId="7CC79EA6" w14:textId="77777777" w:rsidR="009407C9" w:rsidRPr="005C0981" w:rsidRDefault="009407C9" w:rsidP="009407C9">
      <w:pPr>
        <w:spacing w:line="276" w:lineRule="auto"/>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7777777" w:rsidR="003A2FC4" w:rsidRPr="005C0981" w:rsidRDefault="003A2FC4" w:rsidP="003A2FC4">
      <w:pPr>
        <w:spacing w:line="240" w:lineRule="auto"/>
        <w:rPr>
          <w:rFonts w:ascii="Arial" w:eastAsia="Calibri" w:hAnsi="Arial" w:cs="Arial"/>
          <w:color w:val="000000" w:themeColor="text1"/>
          <w:lang w:eastAsia="en-US"/>
        </w:rPr>
      </w:pPr>
    </w:p>
    <w:p w14:paraId="0443B3EF" w14:textId="36902DF6" w:rsidR="003A2FC4" w:rsidRPr="005C0981" w:rsidRDefault="003A2FC4" w:rsidP="003A2FC4">
      <w:pPr>
        <w:spacing w:line="240" w:lineRule="auto"/>
        <w:jc w:val="right"/>
        <w:rPr>
          <w:rFonts w:ascii="Arial" w:eastAsia="Calibri" w:hAnsi="Arial" w:cs="Arial"/>
          <w:color w:val="000000" w:themeColor="text1"/>
          <w:lang w:eastAsia="en-US"/>
        </w:rPr>
      </w:pPr>
      <w:r w:rsidRPr="005C0981">
        <w:rPr>
          <w:rFonts w:ascii="Arial" w:eastAsia="Calibri" w:hAnsi="Arial" w:cs="Arial"/>
          <w:color w:val="000000" w:themeColor="text1"/>
          <w:szCs w:val="24"/>
          <w:lang w:eastAsia="en-US"/>
        </w:rPr>
        <w:t xml:space="preserve"> Bamako le</w:t>
      </w:r>
      <w:ins w:id="98" w:author="ROBERT F SYLVESTRE SIDIBE" w:date="2024-02-14T09:52:00Z">
        <w:r w:rsidR="002A13D0">
          <w:rPr>
            <w:rFonts w:ascii="Arial" w:eastAsia="Calibri" w:hAnsi="Arial" w:cs="Arial"/>
            <w:color w:val="000000" w:themeColor="text1"/>
            <w:szCs w:val="24"/>
            <w:vertAlign w:val="superscript"/>
            <w:lang w:eastAsia="en-US"/>
          </w:rPr>
          <w:t xml:space="preserve"> </w:t>
        </w:r>
      </w:ins>
      <w:ins w:id="99" w:author="ROBERT F SYLVESTRE SIDIBE" w:date="2024-02-14T10:00:00Z">
        <w:r w:rsidR="0012472D">
          <w:rPr>
            <w:rFonts w:ascii="Arial" w:eastAsia="Calibri" w:hAnsi="Arial" w:cs="Arial"/>
            <w:color w:val="000000" w:themeColor="text1"/>
            <w:szCs w:val="24"/>
            <w:lang w:eastAsia="en-US"/>
          </w:rPr>
          <w:t>1</w:t>
        </w:r>
      </w:ins>
      <w:ins w:id="100" w:author="ROBERT F SYLVESTRE SIDIBE" w:date="2024-02-15T16:53:00Z">
        <w:r w:rsidR="00A54DFA">
          <w:rPr>
            <w:rFonts w:ascii="Arial" w:eastAsia="Calibri" w:hAnsi="Arial" w:cs="Arial"/>
            <w:color w:val="000000" w:themeColor="text1"/>
            <w:szCs w:val="24"/>
            <w:lang w:eastAsia="en-US"/>
          </w:rPr>
          <w:t>8</w:t>
        </w:r>
      </w:ins>
      <w:del w:id="101" w:author="ROBERT F SYLVESTRE SIDIBE" w:date="2024-02-14T09:52:00Z">
        <w:r w:rsidRPr="005C0981" w:rsidDel="002A13D0">
          <w:rPr>
            <w:rFonts w:ascii="Arial" w:eastAsia="Calibri" w:hAnsi="Arial" w:cs="Arial"/>
            <w:color w:val="000000" w:themeColor="text1"/>
            <w:szCs w:val="24"/>
            <w:lang w:eastAsia="en-US"/>
          </w:rPr>
          <w:delText xml:space="preserve"> 1</w:delText>
        </w:r>
        <w:r w:rsidRPr="005C0981" w:rsidDel="002A13D0">
          <w:rPr>
            <w:rFonts w:ascii="Arial" w:eastAsia="Calibri" w:hAnsi="Arial" w:cs="Arial"/>
            <w:color w:val="000000" w:themeColor="text1"/>
            <w:szCs w:val="24"/>
            <w:vertAlign w:val="superscript"/>
            <w:lang w:eastAsia="en-US"/>
          </w:rPr>
          <w:delText>er</w:delText>
        </w:r>
      </w:del>
      <w:r w:rsidRPr="005C0981">
        <w:rPr>
          <w:rFonts w:ascii="Arial" w:eastAsia="Calibri" w:hAnsi="Arial" w:cs="Arial"/>
          <w:color w:val="000000" w:themeColor="text1"/>
          <w:szCs w:val="24"/>
          <w:lang w:eastAsia="en-US"/>
        </w:rPr>
        <w:t xml:space="preserve"> septembre 20</w:t>
      </w:r>
      <w:r w:rsidR="009407C9">
        <w:rPr>
          <w:rFonts w:ascii="Arial" w:eastAsia="Calibri" w:hAnsi="Arial" w:cs="Arial"/>
          <w:color w:val="000000" w:themeColor="text1"/>
          <w:szCs w:val="24"/>
          <w:lang w:eastAsia="en-US"/>
        </w:rPr>
        <w:t>22</w:t>
      </w:r>
    </w:p>
    <w:p w14:paraId="345A8B9A" w14:textId="117E9B94" w:rsidR="003A2FC4" w:rsidRPr="005C0981" w:rsidRDefault="0051016B" w:rsidP="003A2FC4">
      <w:pPr>
        <w:spacing w:line="240" w:lineRule="auto"/>
        <w:jc w:val="right"/>
        <w:rPr>
          <w:rFonts w:ascii="Arial" w:eastAsia="Calibri" w:hAnsi="Arial" w:cs="Arial"/>
          <w:color w:val="000000" w:themeColor="text1"/>
          <w:lang w:eastAsia="en-US"/>
        </w:rPr>
      </w:pPr>
      <w:ins w:id="102" w:author="ROBERT F SYLVESTRE SIDIBE" w:date="2024-02-15T17:35:00Z">
        <w:r>
          <w:rPr>
            <w:rFonts w:ascii="Arial" w:eastAsia="Calibri" w:hAnsi="Arial" w:cs="Arial"/>
            <w:b/>
            <w:bCs/>
            <w:noProof/>
            <w:color w:val="000000" w:themeColor="text1"/>
            <w:lang w:eastAsia="en-US"/>
          </w:rPr>
          <w:drawing>
            <wp:anchor distT="0" distB="0" distL="114300" distR="114300" simplePos="0" relativeHeight="251660288" behindDoc="1" locked="0" layoutInCell="1" allowOverlap="1" wp14:anchorId="6B9DF2A8" wp14:editId="6298EBCA">
              <wp:simplePos x="0" y="0"/>
              <wp:positionH relativeFrom="column">
                <wp:posOffset>2856381</wp:posOffset>
              </wp:positionH>
              <wp:positionV relativeFrom="paragraph">
                <wp:posOffset>112395</wp:posOffset>
              </wp:positionV>
              <wp:extent cx="2819249" cy="2000250"/>
              <wp:effectExtent l="0" t="0" r="635"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0112" b="8938"/>
                      <a:stretch/>
                    </pic:blipFill>
                    <pic:spPr bwMode="auto">
                      <a:xfrm>
                        <a:off x="0" y="0"/>
                        <a:ext cx="2824643" cy="200407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p>
    <w:p w14:paraId="10AA5A21" w14:textId="7D6B1E84" w:rsidR="003A2FC4" w:rsidRPr="005C0981" w:rsidRDefault="003A2FC4" w:rsidP="003A2FC4">
      <w:pPr>
        <w:spacing w:line="240" w:lineRule="auto"/>
        <w:ind w:left="5664"/>
        <w:rPr>
          <w:rFonts w:ascii="Arial" w:eastAsia="Calibri" w:hAnsi="Arial" w:cs="Arial"/>
          <w:b/>
          <w:bCs/>
          <w:color w:val="000000" w:themeColor="text1"/>
          <w:sz w:val="28"/>
          <w:szCs w:val="28"/>
          <w:lang w:eastAsia="en-US"/>
        </w:rPr>
      </w:pPr>
      <w:r w:rsidRPr="005C0981">
        <w:rPr>
          <w:rFonts w:ascii="Arial" w:eastAsia="Calibri" w:hAnsi="Arial" w:cs="Arial"/>
          <w:b/>
          <w:bCs/>
          <w:color w:val="000000" w:themeColor="text1"/>
          <w:sz w:val="28"/>
          <w:szCs w:val="28"/>
          <w:lang w:eastAsia="en-US"/>
        </w:rPr>
        <w:t xml:space="preserve">       Directeur Général</w:t>
      </w:r>
    </w:p>
    <w:p w14:paraId="72506CE4" w14:textId="77777777" w:rsidR="003A2FC4" w:rsidRDefault="003A2FC4" w:rsidP="003A2FC4">
      <w:pPr>
        <w:spacing w:line="240" w:lineRule="auto"/>
        <w:rPr>
          <w:rFonts w:ascii="Arial" w:eastAsia="Calibri" w:hAnsi="Arial" w:cs="Arial"/>
          <w:b/>
          <w:bCs/>
          <w:color w:val="000000" w:themeColor="text1"/>
          <w:lang w:eastAsia="en-US"/>
        </w:rPr>
      </w:pPr>
    </w:p>
    <w:p w14:paraId="126E5CEB" w14:textId="77777777" w:rsidR="003A2FC4" w:rsidRDefault="003A2FC4" w:rsidP="003A2FC4">
      <w:pPr>
        <w:spacing w:line="240" w:lineRule="auto"/>
        <w:rPr>
          <w:rFonts w:ascii="Arial" w:eastAsia="Calibri" w:hAnsi="Arial" w:cs="Arial"/>
          <w:b/>
          <w:bCs/>
          <w:color w:val="000000" w:themeColor="text1"/>
          <w:lang w:eastAsia="en-US"/>
        </w:rPr>
      </w:pPr>
    </w:p>
    <w:p w14:paraId="2EEF610A" w14:textId="0F2C0B83" w:rsidR="003A2FC4" w:rsidRDefault="0051016B" w:rsidP="0051016B">
      <w:pPr>
        <w:tabs>
          <w:tab w:val="left" w:pos="7485"/>
        </w:tabs>
        <w:spacing w:line="240" w:lineRule="auto"/>
        <w:rPr>
          <w:ins w:id="103" w:author="ROBERT F SYLVESTRE SIDIBE" w:date="2024-02-15T17:35:00Z"/>
          <w:rFonts w:ascii="Arial" w:eastAsia="Calibri" w:hAnsi="Arial" w:cs="Arial"/>
          <w:b/>
          <w:bCs/>
          <w:color w:val="000000" w:themeColor="text1"/>
          <w:lang w:eastAsia="en-US"/>
        </w:rPr>
      </w:pPr>
      <w:ins w:id="104" w:author="ROBERT F SYLVESTRE SIDIBE" w:date="2024-02-15T17:35:00Z">
        <w:r>
          <w:rPr>
            <w:rFonts w:ascii="Arial" w:eastAsia="Calibri" w:hAnsi="Arial" w:cs="Arial"/>
            <w:b/>
            <w:bCs/>
            <w:color w:val="000000" w:themeColor="text1"/>
            <w:lang w:eastAsia="en-US"/>
          </w:rPr>
          <w:tab/>
        </w:r>
      </w:ins>
    </w:p>
    <w:p w14:paraId="1C8331CF" w14:textId="77777777" w:rsidR="0051016B" w:rsidRDefault="0051016B" w:rsidP="0051016B">
      <w:pPr>
        <w:tabs>
          <w:tab w:val="left" w:pos="7485"/>
        </w:tabs>
        <w:spacing w:line="240" w:lineRule="auto"/>
        <w:rPr>
          <w:ins w:id="105" w:author="ROBERT F SYLVESTRE SIDIBE" w:date="2024-02-15T17:35:00Z"/>
          <w:rFonts w:ascii="Arial" w:eastAsia="Calibri" w:hAnsi="Arial" w:cs="Arial"/>
          <w:b/>
          <w:bCs/>
          <w:color w:val="000000" w:themeColor="text1"/>
          <w:lang w:eastAsia="en-US"/>
        </w:rPr>
      </w:pPr>
    </w:p>
    <w:p w14:paraId="764B1D3B" w14:textId="476BB731" w:rsidR="0051016B" w:rsidRDefault="0051016B" w:rsidP="0051016B">
      <w:pPr>
        <w:tabs>
          <w:tab w:val="left" w:pos="7485"/>
        </w:tabs>
        <w:spacing w:line="240" w:lineRule="auto"/>
        <w:rPr>
          <w:ins w:id="106" w:author="ROBERT F SYLVESTRE SIDIBE" w:date="2024-02-15T17:35:00Z"/>
          <w:rFonts w:ascii="Arial" w:eastAsia="Calibri" w:hAnsi="Arial" w:cs="Arial"/>
          <w:b/>
          <w:bCs/>
          <w:color w:val="000000" w:themeColor="text1"/>
          <w:lang w:eastAsia="en-US"/>
        </w:rPr>
      </w:pPr>
    </w:p>
    <w:p w14:paraId="3E1CF808" w14:textId="52D87A6A" w:rsidR="0051016B" w:rsidRDefault="0051016B" w:rsidP="0051016B">
      <w:pPr>
        <w:tabs>
          <w:tab w:val="left" w:pos="7485"/>
        </w:tabs>
        <w:spacing w:line="240" w:lineRule="auto"/>
        <w:rPr>
          <w:ins w:id="107" w:author="ROBERT F SYLVESTRE SIDIBE" w:date="2024-02-15T17:35:00Z"/>
          <w:rFonts w:ascii="Arial" w:eastAsia="Calibri" w:hAnsi="Arial" w:cs="Arial"/>
          <w:b/>
          <w:bCs/>
          <w:color w:val="000000" w:themeColor="text1"/>
          <w:lang w:eastAsia="en-US"/>
        </w:rPr>
        <w:pPrChange w:id="108" w:author="ROBERT F SYLVESTRE SIDIBE" w:date="2024-02-15T17:35:00Z">
          <w:pPr>
            <w:spacing w:line="240" w:lineRule="auto"/>
          </w:pPr>
        </w:pPrChange>
      </w:pPr>
    </w:p>
    <w:p w14:paraId="74F0EF0C" w14:textId="77777777" w:rsidR="0051016B" w:rsidRPr="005C0981" w:rsidRDefault="0051016B" w:rsidP="003A2FC4">
      <w:pPr>
        <w:spacing w:line="240" w:lineRule="auto"/>
        <w:rPr>
          <w:rFonts w:ascii="Arial" w:eastAsia="Calibri" w:hAnsi="Arial" w:cs="Arial"/>
          <w:b/>
          <w:bCs/>
          <w:color w:val="000000" w:themeColor="text1"/>
          <w:lang w:eastAsia="en-US"/>
        </w:rPr>
      </w:pPr>
    </w:p>
    <w:p w14:paraId="306A82EB" w14:textId="77777777" w:rsidR="003A2FC4" w:rsidRPr="005C0981" w:rsidRDefault="003A2FC4" w:rsidP="003A2FC4">
      <w:pPr>
        <w:spacing w:line="240" w:lineRule="auto"/>
        <w:ind w:left="5664"/>
        <w:rPr>
          <w:rFonts w:ascii="Arial" w:eastAsia="Calibri" w:hAnsi="Arial" w:cs="Arial"/>
          <w:b/>
          <w:bCs/>
          <w:color w:val="000000" w:themeColor="text1"/>
          <w:lang w:eastAsia="en-US"/>
        </w:rPr>
      </w:pPr>
      <w:r w:rsidRPr="005C0981">
        <w:rPr>
          <w:rFonts w:ascii="Arial" w:eastAsia="Calibri" w:hAnsi="Arial" w:cs="Arial"/>
          <w:b/>
          <w:bCs/>
          <w:color w:val="000000" w:themeColor="text1"/>
          <w:lang w:eastAsia="en-US"/>
        </w:rPr>
        <w:t xml:space="preserve">        Dr SANOGO Mamadou </w:t>
      </w:r>
    </w:p>
    <w:p w14:paraId="012D3363" w14:textId="77777777" w:rsidR="00CB43D5" w:rsidRDefault="00CB43D5"/>
    <w:sectPr w:rsidR="00CB43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516B"/>
    <w:multiLevelType w:val="multilevel"/>
    <w:tmpl w:val="8A600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070AD"/>
    <w:multiLevelType w:val="hybridMultilevel"/>
    <w:tmpl w:val="B6FEB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054005"/>
    <w:multiLevelType w:val="multilevel"/>
    <w:tmpl w:val="A69066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BB1E56"/>
    <w:multiLevelType w:val="multilevel"/>
    <w:tmpl w:val="E9A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057729">
    <w:abstractNumId w:val="1"/>
  </w:num>
  <w:num w:numId="2" w16cid:durableId="294676303">
    <w:abstractNumId w:val="3"/>
  </w:num>
  <w:num w:numId="3" w16cid:durableId="1712532311">
    <w:abstractNumId w:val="0"/>
  </w:num>
  <w:num w:numId="4" w16cid:durableId="20079723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Mamadou SANOGO">
    <w15:presenceInfo w15:providerId="None" w15:userId="Dr Mamadou SANOGO"/>
  </w15:person>
  <w15:person w15:author="ROBERT F SYLVESTRE SIDIBE">
    <w15:presenceInfo w15:providerId="Windows Live" w15:userId="124b21123b63aa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1074CC"/>
    <w:rsid w:val="0012472D"/>
    <w:rsid w:val="001B4FA2"/>
    <w:rsid w:val="002A13D0"/>
    <w:rsid w:val="00372574"/>
    <w:rsid w:val="00394C0C"/>
    <w:rsid w:val="003A2FC4"/>
    <w:rsid w:val="0051016B"/>
    <w:rsid w:val="0067246B"/>
    <w:rsid w:val="007B637C"/>
    <w:rsid w:val="007F1239"/>
    <w:rsid w:val="007F3C93"/>
    <w:rsid w:val="009407C9"/>
    <w:rsid w:val="009475FB"/>
    <w:rsid w:val="00972231"/>
    <w:rsid w:val="009754C3"/>
    <w:rsid w:val="00A13517"/>
    <w:rsid w:val="00A231D2"/>
    <w:rsid w:val="00A54DFA"/>
    <w:rsid w:val="00B670BE"/>
    <w:rsid w:val="00C2402D"/>
    <w:rsid w:val="00CB2D79"/>
    <w:rsid w:val="00CB43D5"/>
    <w:rsid w:val="00DD08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docId w15:val="{1CB1792C-2036-40A7-82E3-3A3A5CDA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Paragraphedeliste">
    <w:name w:val="List Paragraph"/>
    <w:basedOn w:val="Normal"/>
    <w:uiPriority w:val="34"/>
    <w:qFormat/>
    <w:rsid w:val="0067246B"/>
    <w:pPr>
      <w:ind w:left="720"/>
      <w:contextualSpacing/>
    </w:pPr>
  </w:style>
  <w:style w:type="paragraph" w:styleId="NormalWeb">
    <w:name w:val="Normal (Web)"/>
    <w:basedOn w:val="Normal"/>
    <w:uiPriority w:val="99"/>
    <w:semiHidden/>
    <w:unhideWhenUsed/>
    <w:rsid w:val="0067246B"/>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31763">
      <w:bodyDiv w:val="1"/>
      <w:marLeft w:val="0"/>
      <w:marRight w:val="0"/>
      <w:marTop w:val="0"/>
      <w:marBottom w:val="0"/>
      <w:divBdr>
        <w:top w:val="none" w:sz="0" w:space="0" w:color="auto"/>
        <w:left w:val="none" w:sz="0" w:space="0" w:color="auto"/>
        <w:bottom w:val="none" w:sz="0" w:space="0" w:color="auto"/>
        <w:right w:val="none" w:sz="0" w:space="0" w:color="auto"/>
      </w:divBdr>
    </w:div>
    <w:div w:id="610554325">
      <w:bodyDiv w:val="1"/>
      <w:marLeft w:val="0"/>
      <w:marRight w:val="0"/>
      <w:marTop w:val="0"/>
      <w:marBottom w:val="0"/>
      <w:divBdr>
        <w:top w:val="none" w:sz="0" w:space="0" w:color="auto"/>
        <w:left w:val="none" w:sz="0" w:space="0" w:color="auto"/>
        <w:bottom w:val="none" w:sz="0" w:space="0" w:color="auto"/>
        <w:right w:val="none" w:sz="0" w:space="0" w:color="auto"/>
      </w:divBdr>
    </w:div>
    <w:div w:id="645358791">
      <w:bodyDiv w:val="1"/>
      <w:marLeft w:val="0"/>
      <w:marRight w:val="0"/>
      <w:marTop w:val="0"/>
      <w:marBottom w:val="0"/>
      <w:divBdr>
        <w:top w:val="none" w:sz="0" w:space="0" w:color="auto"/>
        <w:left w:val="none" w:sz="0" w:space="0" w:color="auto"/>
        <w:bottom w:val="none" w:sz="0" w:space="0" w:color="auto"/>
        <w:right w:val="none" w:sz="0" w:space="0" w:color="auto"/>
      </w:divBdr>
    </w:div>
    <w:div w:id="929578734">
      <w:bodyDiv w:val="1"/>
      <w:marLeft w:val="0"/>
      <w:marRight w:val="0"/>
      <w:marTop w:val="0"/>
      <w:marBottom w:val="0"/>
      <w:divBdr>
        <w:top w:val="none" w:sz="0" w:space="0" w:color="auto"/>
        <w:left w:val="none" w:sz="0" w:space="0" w:color="auto"/>
        <w:bottom w:val="none" w:sz="0" w:space="0" w:color="auto"/>
        <w:right w:val="none" w:sz="0" w:space="0" w:color="auto"/>
      </w:divBdr>
    </w:div>
    <w:div w:id="1594826637">
      <w:bodyDiv w:val="1"/>
      <w:marLeft w:val="0"/>
      <w:marRight w:val="0"/>
      <w:marTop w:val="0"/>
      <w:marBottom w:val="0"/>
      <w:divBdr>
        <w:top w:val="none" w:sz="0" w:space="0" w:color="auto"/>
        <w:left w:val="none" w:sz="0" w:space="0" w:color="auto"/>
        <w:bottom w:val="none" w:sz="0" w:space="0" w:color="auto"/>
        <w:right w:val="none" w:sz="0" w:space="0" w:color="auto"/>
      </w:divBdr>
    </w:div>
    <w:div w:id="1834951798">
      <w:bodyDiv w:val="1"/>
      <w:marLeft w:val="0"/>
      <w:marRight w:val="0"/>
      <w:marTop w:val="0"/>
      <w:marBottom w:val="0"/>
      <w:divBdr>
        <w:top w:val="none" w:sz="0" w:space="0" w:color="auto"/>
        <w:left w:val="none" w:sz="0" w:space="0" w:color="auto"/>
        <w:bottom w:val="none" w:sz="0" w:space="0" w:color="auto"/>
        <w:right w:val="none" w:sz="0" w:space="0" w:color="auto"/>
      </w:divBdr>
    </w:div>
    <w:div w:id="1882673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552</Words>
  <Characters>3039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5</cp:revision>
  <dcterms:created xsi:type="dcterms:W3CDTF">2024-02-15T14:24:00Z</dcterms:created>
  <dcterms:modified xsi:type="dcterms:W3CDTF">2024-02-15T17:37:00Z</dcterms:modified>
</cp:coreProperties>
</file>