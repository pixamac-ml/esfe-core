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7F725A" w14:textId="1E380462" w:rsidR="003A2FC4" w:rsidRPr="005C0981" w:rsidRDefault="009407C9" w:rsidP="003A2FC4">
      <w:pPr>
        <w:shd w:val="clear" w:color="auto" w:fill="FFFFFF"/>
        <w:spacing w:line="240" w:lineRule="auto"/>
        <w:ind w:right="9"/>
        <w:jc w:val="center"/>
        <w:rPr>
          <w:b/>
          <w:color w:val="000000" w:themeColor="text1"/>
          <w:sz w:val="44"/>
        </w:rPr>
      </w:pPr>
      <w:r w:rsidRPr="007A4AFC">
        <w:rPr>
          <w:rFonts w:eastAsia="Calibri"/>
          <w:bCs/>
          <w:noProof/>
          <w:color w:val="000000" w:themeColor="text1"/>
          <w:sz w:val="40"/>
          <w:szCs w:val="40"/>
          <w:lang w:eastAsia="en-US"/>
          <w:rPrChange w:id="0" w:author="Dr Mamadou SANOGO" w:date="2023-10-25T18:15:00Z">
            <w:rPr>
              <w:rFonts w:eastAsia="Calibri"/>
              <w:bCs/>
              <w:noProof/>
              <w:sz w:val="40"/>
              <w:szCs w:val="40"/>
              <w:lang w:eastAsia="en-US"/>
            </w:rPr>
          </w:rPrChange>
        </w:rPr>
        <w:drawing>
          <wp:anchor distT="0" distB="0" distL="114300" distR="114300" simplePos="0" relativeHeight="251659264" behindDoc="0" locked="0" layoutInCell="1" allowOverlap="1" wp14:anchorId="7764AE38" wp14:editId="44921A3C">
            <wp:simplePos x="0" y="0"/>
            <wp:positionH relativeFrom="margin">
              <wp:posOffset>1499235</wp:posOffset>
            </wp:positionH>
            <wp:positionV relativeFrom="paragraph">
              <wp:posOffset>-3175</wp:posOffset>
            </wp:positionV>
            <wp:extent cx="2628900" cy="636809"/>
            <wp:effectExtent l="0" t="0" r="0" b="0"/>
            <wp:wrapNone/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899" b="124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900" cy="6368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C52C69B" w14:textId="1A3FD76C" w:rsidR="003A2FC4" w:rsidRPr="005C0981" w:rsidRDefault="003A2FC4" w:rsidP="003A2FC4">
      <w:pPr>
        <w:shd w:val="clear" w:color="auto" w:fill="FFFFFF"/>
        <w:spacing w:line="240" w:lineRule="auto"/>
        <w:ind w:right="9"/>
        <w:jc w:val="center"/>
        <w:rPr>
          <w:b/>
          <w:color w:val="000000" w:themeColor="text1"/>
          <w:sz w:val="44"/>
        </w:rPr>
      </w:pPr>
    </w:p>
    <w:p w14:paraId="5E99EEF7" w14:textId="77777777" w:rsidR="003A2FC4" w:rsidRPr="005C0981" w:rsidRDefault="003A2FC4" w:rsidP="003A2FC4">
      <w:pPr>
        <w:shd w:val="clear" w:color="auto" w:fill="FFFFFF"/>
        <w:spacing w:line="240" w:lineRule="auto"/>
        <w:ind w:right="9"/>
        <w:jc w:val="center"/>
        <w:rPr>
          <w:b/>
          <w:color w:val="000000" w:themeColor="text1"/>
          <w:sz w:val="20"/>
          <w:szCs w:val="8"/>
        </w:rPr>
      </w:pPr>
    </w:p>
    <w:p w14:paraId="52715E95" w14:textId="18C839A0" w:rsidR="003A2FC4" w:rsidRPr="005C0981" w:rsidRDefault="003A2FC4" w:rsidP="003A2FC4">
      <w:pPr>
        <w:spacing w:line="240" w:lineRule="auto"/>
        <w:jc w:val="center"/>
        <w:rPr>
          <w:rFonts w:ascii="Arial" w:eastAsia="Calibri" w:hAnsi="Arial" w:cs="Arial"/>
          <w:b/>
          <w:bCs/>
          <w:color w:val="000000" w:themeColor="text1"/>
          <w:sz w:val="36"/>
          <w:szCs w:val="36"/>
          <w:lang w:eastAsia="en-US"/>
        </w:rPr>
      </w:pPr>
      <w:r w:rsidRPr="005C0981">
        <w:rPr>
          <w:rFonts w:ascii="Arial" w:eastAsia="Calibri" w:hAnsi="Arial" w:cs="Arial"/>
          <w:b/>
          <w:bCs/>
          <w:color w:val="000000" w:themeColor="text1"/>
          <w:sz w:val="36"/>
          <w:szCs w:val="36"/>
          <w:lang w:eastAsia="en-US"/>
        </w:rPr>
        <w:t>DECISION N°00</w:t>
      </w:r>
      <w:ins w:id="1" w:author="ROBERT F SYLVESTRE SIDIBE" w:date="2024-02-14T08:19:00Z">
        <w:r w:rsidR="00CB2D79">
          <w:rPr>
            <w:rFonts w:ascii="Arial" w:eastAsia="Calibri" w:hAnsi="Arial" w:cs="Arial"/>
            <w:b/>
            <w:bCs/>
            <w:color w:val="000000" w:themeColor="text1"/>
            <w:sz w:val="36"/>
            <w:szCs w:val="36"/>
            <w:lang w:eastAsia="en-US"/>
          </w:rPr>
          <w:t>1</w:t>
        </w:r>
      </w:ins>
      <w:del w:id="2" w:author="ROBERT F SYLVESTRE SIDIBE" w:date="2024-02-14T08:19:00Z">
        <w:r w:rsidRPr="005C0981" w:rsidDel="00CB2D79">
          <w:rPr>
            <w:rFonts w:ascii="Arial" w:eastAsia="Calibri" w:hAnsi="Arial" w:cs="Arial"/>
            <w:b/>
            <w:bCs/>
            <w:color w:val="000000" w:themeColor="text1"/>
            <w:sz w:val="36"/>
            <w:szCs w:val="36"/>
            <w:lang w:eastAsia="en-US"/>
          </w:rPr>
          <w:delText>8</w:delText>
        </w:r>
      </w:del>
      <w:r w:rsidRPr="005C0981">
        <w:rPr>
          <w:rFonts w:ascii="Arial" w:eastAsia="Calibri" w:hAnsi="Arial" w:cs="Arial"/>
          <w:b/>
          <w:bCs/>
          <w:color w:val="000000" w:themeColor="text1"/>
          <w:sz w:val="36"/>
          <w:szCs w:val="36"/>
          <w:lang w:eastAsia="en-US"/>
        </w:rPr>
        <w:t>-DG/ESFé</w:t>
      </w:r>
      <w:ins w:id="3" w:author="ROBERT F SYLVESTRE SIDIBE" w:date="2024-02-14T08:14:00Z">
        <w:r w:rsidR="009407C9">
          <w:rPr>
            <w:rFonts w:ascii="Arial" w:eastAsia="Calibri" w:hAnsi="Arial" w:cs="Arial"/>
            <w:b/>
            <w:bCs/>
            <w:color w:val="000000" w:themeColor="text1"/>
            <w:sz w:val="36"/>
            <w:szCs w:val="36"/>
            <w:lang w:eastAsia="en-US"/>
          </w:rPr>
          <w:t>1</w:t>
        </w:r>
      </w:ins>
      <w:del w:id="4" w:author="ROBERT F SYLVESTRE SIDIBE" w:date="2024-02-14T08:14:00Z">
        <w:r w:rsidRPr="005C0981" w:rsidDel="009407C9">
          <w:rPr>
            <w:rFonts w:ascii="Arial" w:eastAsia="Calibri" w:hAnsi="Arial" w:cs="Arial"/>
            <w:b/>
            <w:bCs/>
            <w:color w:val="000000" w:themeColor="text1"/>
            <w:sz w:val="36"/>
            <w:szCs w:val="36"/>
            <w:lang w:eastAsia="en-US"/>
          </w:rPr>
          <w:delText>3</w:delText>
        </w:r>
      </w:del>
      <w:r w:rsidRPr="005C0981">
        <w:rPr>
          <w:rFonts w:ascii="Arial" w:eastAsia="Calibri" w:hAnsi="Arial" w:cs="Arial"/>
          <w:b/>
          <w:bCs/>
          <w:color w:val="000000" w:themeColor="text1"/>
          <w:sz w:val="36"/>
          <w:szCs w:val="36"/>
          <w:lang w:eastAsia="en-US"/>
        </w:rPr>
        <w:t>0</w:t>
      </w:r>
      <w:ins w:id="5" w:author="ROBERT F SYLVESTRE SIDIBE" w:date="2024-02-14T08:14:00Z">
        <w:r w:rsidR="009407C9">
          <w:rPr>
            <w:rFonts w:ascii="Arial" w:eastAsia="Calibri" w:hAnsi="Arial" w:cs="Arial"/>
            <w:b/>
            <w:bCs/>
            <w:color w:val="000000" w:themeColor="text1"/>
            <w:sz w:val="36"/>
            <w:szCs w:val="36"/>
            <w:lang w:eastAsia="en-US"/>
          </w:rPr>
          <w:t>9</w:t>
        </w:r>
      </w:ins>
      <w:del w:id="6" w:author="ROBERT F SYLVESTRE SIDIBE" w:date="2024-02-14T08:14:00Z">
        <w:r w:rsidRPr="005C0981" w:rsidDel="009407C9">
          <w:rPr>
            <w:rFonts w:ascii="Arial" w:eastAsia="Calibri" w:hAnsi="Arial" w:cs="Arial"/>
            <w:b/>
            <w:bCs/>
            <w:color w:val="000000" w:themeColor="text1"/>
            <w:sz w:val="36"/>
            <w:szCs w:val="36"/>
            <w:lang w:eastAsia="en-US"/>
          </w:rPr>
          <w:delText>7</w:delText>
        </w:r>
      </w:del>
      <w:ins w:id="7" w:author="ROBERT F SYLVESTRE SIDIBE" w:date="2024-02-14T08:18:00Z">
        <w:r w:rsidR="00CB2D79">
          <w:rPr>
            <w:rFonts w:ascii="Arial" w:eastAsia="Calibri" w:hAnsi="Arial" w:cs="Arial"/>
            <w:b/>
            <w:bCs/>
            <w:color w:val="000000" w:themeColor="text1"/>
            <w:sz w:val="36"/>
            <w:szCs w:val="36"/>
            <w:lang w:eastAsia="en-US"/>
          </w:rPr>
          <w:t>22</w:t>
        </w:r>
      </w:ins>
      <w:del w:id="8" w:author="ROBERT F SYLVESTRE SIDIBE" w:date="2024-02-14T08:18:00Z">
        <w:r w:rsidRPr="005C0981" w:rsidDel="00CB2D79">
          <w:rPr>
            <w:rFonts w:ascii="Arial" w:eastAsia="Calibri" w:hAnsi="Arial" w:cs="Arial"/>
            <w:b/>
            <w:bCs/>
            <w:color w:val="000000" w:themeColor="text1"/>
            <w:sz w:val="36"/>
            <w:szCs w:val="36"/>
            <w:lang w:eastAsia="en-US"/>
          </w:rPr>
          <w:delText>18</w:delText>
        </w:r>
      </w:del>
    </w:p>
    <w:p w14:paraId="41DEC26F" w14:textId="6BED1789" w:rsidR="003A2FC4" w:rsidRPr="005C0981" w:rsidRDefault="003A2FC4" w:rsidP="00CB2D79">
      <w:pPr>
        <w:spacing w:line="240" w:lineRule="auto"/>
        <w:jc w:val="center"/>
        <w:rPr>
          <w:rFonts w:ascii="Arial" w:eastAsia="Calibri" w:hAnsi="Arial" w:cs="Arial"/>
          <w:color w:val="000000" w:themeColor="text1"/>
          <w:szCs w:val="24"/>
          <w:lang w:eastAsia="en-US"/>
        </w:rPr>
      </w:pPr>
      <w:r w:rsidRPr="005C0981">
        <w:rPr>
          <w:rFonts w:ascii="Arial" w:eastAsia="Calibri" w:hAnsi="Arial" w:cs="Arial"/>
          <w:b/>
          <w:bCs/>
          <w:color w:val="000000" w:themeColor="text1"/>
          <w:sz w:val="20"/>
          <w:szCs w:val="20"/>
          <w:lang w:eastAsia="en-US"/>
        </w:rPr>
        <w:t xml:space="preserve">PORTANT </w:t>
      </w:r>
      <w:r w:rsidR="007B637C" w:rsidRPr="007B637C">
        <w:rPr>
          <w:rFonts w:ascii="Arial" w:eastAsia="Calibri" w:hAnsi="Arial" w:cs="Arial"/>
          <w:b/>
          <w:bCs/>
          <w:color w:val="000000" w:themeColor="text1"/>
          <w:sz w:val="20"/>
          <w:szCs w:val="20"/>
          <w:lang w:eastAsia="en-US"/>
        </w:rPr>
        <w:t>CREATION D'UNE CELLULE INTERNE D'ASSURANCE QUALITE (CIAQ)</w:t>
      </w:r>
    </w:p>
    <w:p w14:paraId="19D5FB43" w14:textId="77777777" w:rsidR="003A2FC4" w:rsidRPr="005C0981" w:rsidRDefault="003A2FC4" w:rsidP="003A2FC4">
      <w:pPr>
        <w:spacing w:line="276" w:lineRule="auto"/>
        <w:jc w:val="center"/>
        <w:rPr>
          <w:rFonts w:ascii="Arial" w:eastAsia="Calibri" w:hAnsi="Arial" w:cs="Arial"/>
          <w:b/>
          <w:bCs/>
          <w:color w:val="000000" w:themeColor="text1"/>
          <w:szCs w:val="24"/>
          <w:lang w:eastAsia="en-US"/>
        </w:rPr>
      </w:pPr>
      <w:r w:rsidRPr="005C0981">
        <w:rPr>
          <w:rFonts w:ascii="Arial" w:eastAsia="Calibri" w:hAnsi="Arial" w:cs="Arial"/>
          <w:b/>
          <w:bCs/>
          <w:color w:val="000000" w:themeColor="text1"/>
          <w:szCs w:val="24"/>
          <w:lang w:eastAsia="en-US"/>
        </w:rPr>
        <w:t>Le Directeur General,</w:t>
      </w:r>
    </w:p>
    <w:p w14:paraId="4114F223" w14:textId="77777777" w:rsidR="003A2FC4" w:rsidRPr="005C0981" w:rsidRDefault="003A2FC4" w:rsidP="003A2FC4">
      <w:pPr>
        <w:spacing w:line="276" w:lineRule="auto"/>
        <w:rPr>
          <w:rFonts w:ascii="Arial" w:eastAsia="Calibri" w:hAnsi="Arial" w:cs="Arial"/>
          <w:color w:val="000000" w:themeColor="text1"/>
          <w:szCs w:val="24"/>
          <w:lang w:eastAsia="en-US"/>
        </w:rPr>
      </w:pPr>
      <w:r w:rsidRPr="005C0981">
        <w:rPr>
          <w:rFonts w:ascii="Arial" w:eastAsia="Calibri" w:hAnsi="Arial" w:cs="Arial"/>
          <w:color w:val="000000" w:themeColor="text1"/>
          <w:szCs w:val="24"/>
          <w:lang w:eastAsia="en-US"/>
        </w:rPr>
        <w:t>Vu la Loi n°2012-013 du 24 février 2012 relative aux établissements privés d’enseignement en république du Mali</w:t>
      </w:r>
    </w:p>
    <w:p w14:paraId="5B99F66A" w14:textId="77777777" w:rsidR="003A2FC4" w:rsidRPr="005C0981" w:rsidRDefault="003A2FC4" w:rsidP="003A2FC4">
      <w:pPr>
        <w:spacing w:line="276" w:lineRule="auto"/>
        <w:rPr>
          <w:rFonts w:ascii="Arial" w:eastAsia="Calibri" w:hAnsi="Arial" w:cs="Arial"/>
          <w:color w:val="000000" w:themeColor="text1"/>
          <w:szCs w:val="24"/>
          <w:lang w:eastAsia="en-US"/>
        </w:rPr>
      </w:pPr>
      <w:r w:rsidRPr="005C0981">
        <w:rPr>
          <w:rFonts w:ascii="Arial" w:eastAsia="Calibri" w:hAnsi="Arial" w:cs="Arial"/>
          <w:color w:val="000000" w:themeColor="text1"/>
          <w:szCs w:val="24"/>
          <w:lang w:eastAsia="en-US"/>
        </w:rPr>
        <w:t>Vu la Décision n° 2014-0000714/MERSRS-SG du 25 juin 2014 autorisant la création de l’école privée de santé Félix Houphouët Boigny</w:t>
      </w:r>
    </w:p>
    <w:p w14:paraId="3C8F2836" w14:textId="77777777" w:rsidR="003A2FC4" w:rsidRPr="005C0981" w:rsidRDefault="003A2FC4" w:rsidP="003A2FC4">
      <w:pPr>
        <w:spacing w:line="276" w:lineRule="auto"/>
        <w:rPr>
          <w:rFonts w:ascii="Arial" w:eastAsia="Calibri" w:hAnsi="Arial" w:cs="Arial"/>
          <w:color w:val="000000" w:themeColor="text1"/>
          <w:szCs w:val="24"/>
          <w:lang w:eastAsia="en-US"/>
        </w:rPr>
      </w:pPr>
      <w:r w:rsidRPr="005C0981">
        <w:rPr>
          <w:rFonts w:ascii="Arial" w:eastAsia="Calibri" w:hAnsi="Arial" w:cs="Arial"/>
          <w:color w:val="000000" w:themeColor="text1"/>
          <w:szCs w:val="24"/>
          <w:lang w:eastAsia="en-US"/>
        </w:rPr>
        <w:t xml:space="preserve">Vu l’Arrêté 1167/MEN-SG du 17 Avril 2019 autorisant l’ouverture de l’école privée de santé Félix Houphouët Boigny. </w:t>
      </w:r>
    </w:p>
    <w:p w14:paraId="5B066214" w14:textId="77777777" w:rsidR="003A2FC4" w:rsidRPr="005C0981" w:rsidRDefault="003A2FC4" w:rsidP="003A2FC4">
      <w:pPr>
        <w:spacing w:line="276" w:lineRule="auto"/>
        <w:rPr>
          <w:rFonts w:ascii="Arial" w:eastAsia="Calibri" w:hAnsi="Arial" w:cs="Arial"/>
          <w:color w:val="000000" w:themeColor="text1"/>
          <w:szCs w:val="24"/>
          <w:lang w:eastAsia="en-US"/>
        </w:rPr>
      </w:pPr>
      <w:r w:rsidRPr="005C0981">
        <w:rPr>
          <w:rFonts w:ascii="Arial" w:eastAsia="Calibri" w:hAnsi="Arial" w:cs="Arial"/>
          <w:color w:val="000000" w:themeColor="text1"/>
          <w:szCs w:val="24"/>
          <w:lang w:eastAsia="en-US"/>
        </w:rPr>
        <w:t xml:space="preserve">  </w:t>
      </w:r>
    </w:p>
    <w:p w14:paraId="1EED7787" w14:textId="77777777" w:rsidR="003A2FC4" w:rsidRDefault="003A2FC4" w:rsidP="003A2FC4">
      <w:pPr>
        <w:spacing w:line="276" w:lineRule="auto"/>
        <w:jc w:val="center"/>
        <w:rPr>
          <w:rFonts w:ascii="Arial" w:eastAsia="Calibri" w:hAnsi="Arial" w:cs="Arial"/>
          <w:b/>
          <w:bCs/>
          <w:color w:val="000000" w:themeColor="text1"/>
          <w:szCs w:val="24"/>
          <w:lang w:eastAsia="en-US"/>
        </w:rPr>
      </w:pPr>
      <w:r w:rsidRPr="005C0981">
        <w:rPr>
          <w:rFonts w:ascii="Arial" w:eastAsia="Calibri" w:hAnsi="Arial" w:cs="Arial"/>
          <w:b/>
          <w:bCs/>
          <w:color w:val="000000" w:themeColor="text1"/>
          <w:szCs w:val="24"/>
          <w:lang w:eastAsia="en-US"/>
        </w:rPr>
        <w:t>DECIDE</w:t>
      </w:r>
    </w:p>
    <w:p w14:paraId="74E3C6BC" w14:textId="253B33CC" w:rsidR="007B637C" w:rsidRDefault="007B637C" w:rsidP="007B637C">
      <w:pPr>
        <w:spacing w:line="276" w:lineRule="auto"/>
        <w:jc w:val="left"/>
        <w:rPr>
          <w:rFonts w:ascii="Arial" w:eastAsia="Calibri" w:hAnsi="Arial" w:cs="Arial"/>
          <w:color w:val="000000" w:themeColor="text1"/>
          <w:szCs w:val="24"/>
          <w:lang w:eastAsia="en-US"/>
        </w:rPr>
      </w:pPr>
      <w:r w:rsidRPr="007B637C">
        <w:rPr>
          <w:rFonts w:ascii="Arial" w:eastAsia="Calibri" w:hAnsi="Arial" w:cs="Arial"/>
          <w:color w:val="000000" w:themeColor="text1"/>
          <w:szCs w:val="24"/>
          <w:lang w:eastAsia="en-US"/>
        </w:rPr>
        <w:t xml:space="preserve">Dans le cadre de </w:t>
      </w:r>
      <w:r>
        <w:rPr>
          <w:rFonts w:ascii="Arial" w:eastAsia="Calibri" w:hAnsi="Arial" w:cs="Arial"/>
          <w:color w:val="000000" w:themeColor="text1"/>
          <w:szCs w:val="24"/>
          <w:lang w:eastAsia="en-US"/>
        </w:rPr>
        <w:t>l’</w:t>
      </w:r>
      <w:r w:rsidRPr="007B637C">
        <w:rPr>
          <w:rFonts w:ascii="Arial" w:eastAsia="Calibri" w:hAnsi="Arial" w:cs="Arial"/>
          <w:color w:val="000000" w:themeColor="text1"/>
          <w:szCs w:val="24"/>
          <w:lang w:eastAsia="en-US"/>
        </w:rPr>
        <w:t>engagement continu</w:t>
      </w:r>
      <w:ins w:id="9" w:author="ROBERT F SYLVESTRE SIDIBE" w:date="2024-02-14T08:11:00Z">
        <w:r w:rsidR="009407C9" w:rsidRPr="009407C9">
          <w:rPr>
            <w:rFonts w:ascii="Arial" w:eastAsia="Calibri" w:hAnsi="Arial" w:cs="Arial"/>
            <w:color w:val="000000" w:themeColor="text1"/>
            <w:szCs w:val="24"/>
            <w:lang w:eastAsia="en-US"/>
          </w:rPr>
          <w:t xml:space="preserve"> </w:t>
        </w:r>
        <w:r w:rsidR="009407C9">
          <w:rPr>
            <w:rFonts w:ascii="Arial" w:eastAsia="Calibri" w:hAnsi="Arial" w:cs="Arial"/>
            <w:color w:val="000000" w:themeColor="text1"/>
            <w:szCs w:val="24"/>
            <w:lang w:eastAsia="en-US"/>
          </w:rPr>
          <w:t xml:space="preserve">de </w:t>
        </w:r>
        <w:r w:rsidR="009407C9" w:rsidRPr="007B637C">
          <w:rPr>
            <w:rFonts w:ascii="Arial" w:eastAsia="Calibri" w:hAnsi="Arial" w:cs="Arial"/>
            <w:color w:val="000000" w:themeColor="text1"/>
            <w:szCs w:val="24"/>
            <w:lang w:eastAsia="en-US"/>
          </w:rPr>
          <w:t>l'Ecole Privée de Santé Félix Houphouët Boigny</w:t>
        </w:r>
      </w:ins>
      <w:r w:rsidRPr="007B637C">
        <w:rPr>
          <w:rFonts w:ascii="Arial" w:eastAsia="Calibri" w:hAnsi="Arial" w:cs="Arial"/>
          <w:color w:val="000000" w:themeColor="text1"/>
          <w:szCs w:val="24"/>
          <w:lang w:eastAsia="en-US"/>
        </w:rPr>
        <w:t xml:space="preserve"> envers l'excellence et la qualité dans tous les aspects </w:t>
      </w:r>
      <w:r>
        <w:rPr>
          <w:rFonts w:ascii="Arial" w:eastAsia="Calibri" w:hAnsi="Arial" w:cs="Arial"/>
          <w:color w:val="000000" w:themeColor="text1"/>
          <w:szCs w:val="24"/>
          <w:lang w:eastAsia="en-US"/>
        </w:rPr>
        <w:t>de</w:t>
      </w:r>
      <w:ins w:id="10" w:author="ROBERT F SYLVESTRE SIDIBE" w:date="2024-02-14T08:12:00Z">
        <w:r w:rsidR="009407C9">
          <w:rPr>
            <w:rFonts w:ascii="Arial" w:eastAsia="Calibri" w:hAnsi="Arial" w:cs="Arial"/>
            <w:color w:val="000000" w:themeColor="text1"/>
            <w:szCs w:val="24"/>
            <w:lang w:eastAsia="en-US"/>
          </w:rPr>
          <w:t xml:space="preserve"> ses</w:t>
        </w:r>
      </w:ins>
      <w:del w:id="11" w:author="ROBERT F SYLVESTRE SIDIBE" w:date="2024-02-14T08:12:00Z">
        <w:r w:rsidRPr="007B637C" w:rsidDel="009407C9">
          <w:rPr>
            <w:rFonts w:ascii="Arial" w:eastAsia="Calibri" w:hAnsi="Arial" w:cs="Arial"/>
            <w:color w:val="000000" w:themeColor="text1"/>
            <w:szCs w:val="24"/>
            <w:lang w:eastAsia="en-US"/>
          </w:rPr>
          <w:delText>s</w:delText>
        </w:r>
      </w:del>
      <w:r w:rsidRPr="007B637C">
        <w:rPr>
          <w:rFonts w:ascii="Arial" w:eastAsia="Calibri" w:hAnsi="Arial" w:cs="Arial"/>
          <w:color w:val="000000" w:themeColor="text1"/>
          <w:szCs w:val="24"/>
          <w:lang w:eastAsia="en-US"/>
        </w:rPr>
        <w:t xml:space="preserve"> activités éducatives et administratives</w:t>
      </w:r>
      <w:r>
        <w:rPr>
          <w:rFonts w:ascii="Arial" w:eastAsia="Calibri" w:hAnsi="Arial" w:cs="Arial"/>
          <w:color w:val="000000" w:themeColor="text1"/>
          <w:szCs w:val="24"/>
          <w:lang w:eastAsia="en-US"/>
        </w:rPr>
        <w:t>.</w:t>
      </w:r>
      <w:r w:rsidRPr="007B637C">
        <w:rPr>
          <w:rFonts w:ascii="Arial" w:eastAsia="Calibri" w:hAnsi="Arial" w:cs="Arial"/>
          <w:color w:val="000000" w:themeColor="text1"/>
          <w:szCs w:val="24"/>
          <w:lang w:eastAsia="en-US"/>
        </w:rPr>
        <w:t xml:space="preserve"> </w:t>
      </w:r>
    </w:p>
    <w:p w14:paraId="3BCCC245" w14:textId="77777777" w:rsidR="007B637C" w:rsidRPr="007B637C" w:rsidRDefault="007B637C" w:rsidP="007B637C">
      <w:pPr>
        <w:spacing w:line="276" w:lineRule="auto"/>
        <w:jc w:val="left"/>
        <w:rPr>
          <w:rFonts w:ascii="Arial" w:eastAsia="Calibri" w:hAnsi="Arial" w:cs="Arial"/>
          <w:color w:val="000000" w:themeColor="text1"/>
          <w:szCs w:val="24"/>
          <w:lang w:eastAsia="en-US"/>
        </w:rPr>
      </w:pPr>
    </w:p>
    <w:p w14:paraId="26A2C47C" w14:textId="0DC4401B" w:rsidR="003A2FC4" w:rsidRPr="005C0981" w:rsidRDefault="003A2FC4" w:rsidP="007B637C">
      <w:pPr>
        <w:spacing w:line="276" w:lineRule="auto"/>
        <w:jc w:val="left"/>
        <w:rPr>
          <w:rFonts w:ascii="Arial" w:eastAsia="Calibri" w:hAnsi="Arial" w:cs="Arial"/>
          <w:color w:val="000000" w:themeColor="text1"/>
          <w:szCs w:val="24"/>
          <w:lang w:eastAsia="en-US"/>
        </w:rPr>
      </w:pPr>
      <w:r w:rsidRPr="005C0981">
        <w:rPr>
          <w:rFonts w:ascii="Arial" w:eastAsia="Calibri" w:hAnsi="Arial" w:cs="Arial"/>
          <w:b/>
          <w:bCs/>
          <w:color w:val="000000" w:themeColor="text1"/>
          <w:szCs w:val="24"/>
          <w:lang w:eastAsia="en-US"/>
        </w:rPr>
        <w:t>Article 1</w:t>
      </w:r>
      <w:r w:rsidRPr="005C0981">
        <w:rPr>
          <w:rFonts w:ascii="Arial" w:eastAsia="Calibri" w:hAnsi="Arial" w:cs="Arial"/>
          <w:color w:val="000000" w:themeColor="text1"/>
          <w:szCs w:val="24"/>
          <w:lang w:eastAsia="en-US"/>
        </w:rPr>
        <w:t xml:space="preserve"> : </w:t>
      </w:r>
      <w:r w:rsidR="007B637C">
        <w:rPr>
          <w:rFonts w:ascii="Arial" w:eastAsia="Calibri" w:hAnsi="Arial" w:cs="Arial"/>
          <w:color w:val="000000" w:themeColor="text1"/>
          <w:szCs w:val="24"/>
          <w:lang w:eastAsia="en-US"/>
        </w:rPr>
        <w:t>L</w:t>
      </w:r>
      <w:r w:rsidR="007B637C" w:rsidRPr="007B637C">
        <w:rPr>
          <w:rFonts w:ascii="Arial" w:eastAsia="Calibri" w:hAnsi="Arial" w:cs="Arial"/>
          <w:color w:val="000000" w:themeColor="text1"/>
          <w:szCs w:val="24"/>
          <w:lang w:eastAsia="en-US"/>
        </w:rPr>
        <w:t>a création d'une Cellule Interne d'Assurance Qualité (CIAQ)</w:t>
      </w:r>
      <w:del w:id="12" w:author="ROBERT F SYLVESTRE SIDIBE" w:date="2024-02-14T08:12:00Z">
        <w:r w:rsidR="007B637C" w:rsidRPr="007B637C" w:rsidDel="009407C9">
          <w:rPr>
            <w:rFonts w:ascii="Arial" w:eastAsia="Calibri" w:hAnsi="Arial" w:cs="Arial"/>
            <w:color w:val="000000" w:themeColor="text1"/>
            <w:szCs w:val="24"/>
            <w:lang w:eastAsia="en-US"/>
          </w:rPr>
          <w:delText xml:space="preserve"> au sein de l'Ecole Privée de Santé Félix Houphouët Boigny</w:delText>
        </w:r>
      </w:del>
      <w:r w:rsidR="007B637C">
        <w:rPr>
          <w:rFonts w:ascii="Segoe UI" w:hAnsi="Segoe UI" w:cs="Segoe UI"/>
          <w:color w:val="0D0D0D"/>
          <w:shd w:val="clear" w:color="auto" w:fill="FFFFFF"/>
        </w:rPr>
        <w:t xml:space="preserve">, </w:t>
      </w:r>
      <w:r w:rsidR="007B637C" w:rsidRPr="007B637C">
        <w:rPr>
          <w:rFonts w:ascii="Arial" w:eastAsia="Calibri" w:hAnsi="Arial" w:cs="Arial"/>
          <w:color w:val="000000" w:themeColor="text1"/>
          <w:szCs w:val="24"/>
          <w:lang w:eastAsia="en-US"/>
        </w:rPr>
        <w:t>chargée de superviser et de coordonner toutes les initiatives liées à l'assurance qualité</w:t>
      </w:r>
      <w:r w:rsidR="007B637C">
        <w:rPr>
          <w:rFonts w:ascii="Arial" w:eastAsia="Calibri" w:hAnsi="Arial" w:cs="Arial"/>
          <w:color w:val="000000" w:themeColor="text1"/>
          <w:szCs w:val="24"/>
          <w:lang w:eastAsia="en-US"/>
        </w:rPr>
        <w:t>.</w:t>
      </w:r>
      <w:r w:rsidR="007B637C" w:rsidRPr="007B637C">
        <w:rPr>
          <w:rFonts w:ascii="Arial" w:eastAsia="Calibri" w:hAnsi="Arial" w:cs="Arial"/>
          <w:color w:val="000000" w:themeColor="text1"/>
          <w:szCs w:val="24"/>
          <w:lang w:eastAsia="en-US"/>
        </w:rPr>
        <w:t xml:space="preserve"> </w:t>
      </w:r>
    </w:p>
    <w:p w14:paraId="4D587EFF" w14:textId="77777777" w:rsidR="003A2FC4" w:rsidRPr="005C0981" w:rsidRDefault="003A2FC4" w:rsidP="003A2FC4">
      <w:pPr>
        <w:spacing w:line="276" w:lineRule="auto"/>
        <w:rPr>
          <w:rFonts w:ascii="Arial" w:eastAsia="Calibri" w:hAnsi="Arial" w:cs="Arial"/>
          <w:color w:val="000000" w:themeColor="text1"/>
          <w:szCs w:val="24"/>
          <w:lang w:eastAsia="en-US"/>
        </w:rPr>
      </w:pPr>
      <w:r w:rsidRPr="005C0981">
        <w:rPr>
          <w:rFonts w:ascii="Arial" w:eastAsia="Calibri" w:hAnsi="Arial" w:cs="Arial"/>
          <w:color w:val="000000" w:themeColor="text1"/>
          <w:szCs w:val="24"/>
          <w:lang w:eastAsia="en-US"/>
        </w:rPr>
        <w:t xml:space="preserve"> </w:t>
      </w:r>
    </w:p>
    <w:p w14:paraId="66A50902" w14:textId="2D195B49" w:rsidR="003A2FC4" w:rsidRDefault="003A2FC4" w:rsidP="009407C9">
      <w:pPr>
        <w:spacing w:line="276" w:lineRule="auto"/>
        <w:rPr>
          <w:rFonts w:ascii="Arial" w:eastAsia="Calibri" w:hAnsi="Arial" w:cs="Arial"/>
          <w:color w:val="000000" w:themeColor="text1"/>
          <w:szCs w:val="24"/>
          <w:lang w:eastAsia="en-US"/>
        </w:rPr>
      </w:pPr>
      <w:r w:rsidRPr="005C0981">
        <w:rPr>
          <w:rFonts w:ascii="Arial" w:eastAsia="Calibri" w:hAnsi="Arial" w:cs="Arial"/>
          <w:b/>
          <w:bCs/>
          <w:color w:val="000000" w:themeColor="text1"/>
          <w:szCs w:val="24"/>
          <w:lang w:eastAsia="en-US"/>
        </w:rPr>
        <w:t>Article 2 :</w:t>
      </w:r>
      <w:r w:rsidRPr="005C0981">
        <w:rPr>
          <w:rFonts w:ascii="Arial" w:eastAsia="Calibri" w:hAnsi="Arial" w:cs="Arial"/>
          <w:color w:val="000000" w:themeColor="text1"/>
          <w:szCs w:val="24"/>
          <w:lang w:eastAsia="en-US"/>
        </w:rPr>
        <w:t xml:space="preserve"> </w:t>
      </w:r>
      <w:r w:rsidR="009407C9" w:rsidRPr="009407C9">
        <w:rPr>
          <w:rFonts w:ascii="Arial" w:eastAsia="Calibri" w:hAnsi="Arial" w:cs="Arial"/>
          <w:color w:val="000000" w:themeColor="text1"/>
          <w:szCs w:val="24"/>
          <w:lang w:eastAsia="en-US"/>
        </w:rPr>
        <w:t xml:space="preserve">L’objectif principal </w:t>
      </w:r>
      <w:r w:rsidR="009407C9">
        <w:rPr>
          <w:rFonts w:ascii="Arial" w:eastAsia="Calibri" w:hAnsi="Arial" w:cs="Arial"/>
          <w:color w:val="000000" w:themeColor="text1"/>
          <w:szCs w:val="24"/>
          <w:lang w:eastAsia="en-US"/>
        </w:rPr>
        <w:t xml:space="preserve">de la CIAQ </w:t>
      </w:r>
      <w:r w:rsidR="009407C9" w:rsidRPr="009407C9">
        <w:rPr>
          <w:rFonts w:ascii="Arial" w:eastAsia="Calibri" w:hAnsi="Arial" w:cs="Arial"/>
          <w:color w:val="000000" w:themeColor="text1"/>
          <w:szCs w:val="24"/>
          <w:lang w:eastAsia="en-US"/>
        </w:rPr>
        <w:t xml:space="preserve">sera d'assurer que </w:t>
      </w:r>
      <w:r w:rsidR="009407C9">
        <w:rPr>
          <w:rFonts w:ascii="Arial" w:eastAsia="Calibri" w:hAnsi="Arial" w:cs="Arial"/>
          <w:color w:val="000000" w:themeColor="text1"/>
          <w:szCs w:val="24"/>
          <w:lang w:eastAsia="en-US"/>
        </w:rPr>
        <w:t>le</w:t>
      </w:r>
      <w:r w:rsidR="009407C9" w:rsidRPr="009407C9">
        <w:rPr>
          <w:rFonts w:ascii="Arial" w:eastAsia="Calibri" w:hAnsi="Arial" w:cs="Arial"/>
          <w:color w:val="000000" w:themeColor="text1"/>
          <w:szCs w:val="24"/>
          <w:lang w:eastAsia="en-US"/>
        </w:rPr>
        <w:t xml:space="preserve">s processus, </w:t>
      </w:r>
      <w:r w:rsidR="009407C9">
        <w:rPr>
          <w:rFonts w:ascii="Arial" w:eastAsia="Calibri" w:hAnsi="Arial" w:cs="Arial"/>
          <w:color w:val="000000" w:themeColor="text1"/>
          <w:szCs w:val="24"/>
          <w:lang w:eastAsia="en-US"/>
        </w:rPr>
        <w:t>le</w:t>
      </w:r>
      <w:r w:rsidR="009407C9" w:rsidRPr="009407C9">
        <w:rPr>
          <w:rFonts w:ascii="Arial" w:eastAsia="Calibri" w:hAnsi="Arial" w:cs="Arial"/>
          <w:color w:val="000000" w:themeColor="text1"/>
          <w:szCs w:val="24"/>
          <w:lang w:eastAsia="en-US"/>
        </w:rPr>
        <w:t xml:space="preserve">s services et </w:t>
      </w:r>
      <w:r w:rsidR="009407C9">
        <w:rPr>
          <w:rFonts w:ascii="Arial" w:eastAsia="Calibri" w:hAnsi="Arial" w:cs="Arial"/>
          <w:color w:val="000000" w:themeColor="text1"/>
          <w:szCs w:val="24"/>
          <w:lang w:eastAsia="en-US"/>
        </w:rPr>
        <w:t>le</w:t>
      </w:r>
      <w:r w:rsidR="009407C9" w:rsidRPr="009407C9">
        <w:rPr>
          <w:rFonts w:ascii="Arial" w:eastAsia="Calibri" w:hAnsi="Arial" w:cs="Arial"/>
          <w:color w:val="000000" w:themeColor="text1"/>
          <w:szCs w:val="24"/>
          <w:lang w:eastAsia="en-US"/>
        </w:rPr>
        <w:t>s programmes</w:t>
      </w:r>
      <w:r w:rsidR="009407C9">
        <w:rPr>
          <w:rFonts w:ascii="Arial" w:eastAsia="Calibri" w:hAnsi="Arial" w:cs="Arial"/>
          <w:color w:val="000000" w:themeColor="text1"/>
          <w:szCs w:val="24"/>
          <w:lang w:eastAsia="en-US"/>
        </w:rPr>
        <w:t xml:space="preserve"> de </w:t>
      </w:r>
      <w:r w:rsidR="009407C9" w:rsidRPr="007B637C">
        <w:rPr>
          <w:rFonts w:ascii="Arial" w:eastAsia="Calibri" w:hAnsi="Arial" w:cs="Arial"/>
          <w:color w:val="000000" w:themeColor="text1"/>
          <w:szCs w:val="24"/>
          <w:lang w:eastAsia="en-US"/>
        </w:rPr>
        <w:t>l'Ecole Privée de Santé Félix Houphouët Boigny</w:t>
      </w:r>
      <w:r w:rsidR="009407C9" w:rsidRPr="009407C9">
        <w:rPr>
          <w:rFonts w:ascii="Arial" w:eastAsia="Calibri" w:hAnsi="Arial" w:cs="Arial"/>
          <w:color w:val="000000" w:themeColor="text1"/>
          <w:szCs w:val="24"/>
          <w:lang w:eastAsia="en-US"/>
        </w:rPr>
        <w:t xml:space="preserve"> répondent aux normes les plus élevées d'excellence et de satisfaction des parties prenantes.</w:t>
      </w:r>
    </w:p>
    <w:p w14:paraId="7CC79EA6" w14:textId="77777777" w:rsidR="009407C9" w:rsidRPr="005C0981" w:rsidRDefault="009407C9" w:rsidP="009407C9">
      <w:pPr>
        <w:spacing w:line="276" w:lineRule="auto"/>
        <w:rPr>
          <w:rFonts w:ascii="Arial" w:eastAsia="Calibri" w:hAnsi="Arial" w:cs="Arial"/>
          <w:color w:val="000000" w:themeColor="text1"/>
          <w:szCs w:val="24"/>
          <w:lang w:eastAsia="en-US"/>
        </w:rPr>
      </w:pPr>
    </w:p>
    <w:p w14:paraId="645783D7" w14:textId="77777777" w:rsidR="003A2FC4" w:rsidRPr="005C0981" w:rsidRDefault="003A2FC4" w:rsidP="003A2FC4">
      <w:pPr>
        <w:spacing w:line="276" w:lineRule="auto"/>
        <w:rPr>
          <w:rFonts w:ascii="Arial" w:eastAsia="Calibri" w:hAnsi="Arial" w:cs="Arial"/>
          <w:b/>
          <w:bCs/>
          <w:color w:val="000000" w:themeColor="text1"/>
          <w:u w:val="single"/>
          <w:lang w:eastAsia="en-US"/>
        </w:rPr>
      </w:pPr>
      <w:r w:rsidRPr="005C0981">
        <w:rPr>
          <w:rFonts w:ascii="Arial" w:eastAsia="Calibri" w:hAnsi="Arial" w:cs="Arial"/>
          <w:b/>
          <w:bCs/>
          <w:color w:val="000000" w:themeColor="text1"/>
          <w:u w:val="single"/>
          <w:lang w:eastAsia="en-US"/>
        </w:rPr>
        <w:t>AMPLIATIONS</w:t>
      </w:r>
    </w:p>
    <w:p w14:paraId="0C69C173" w14:textId="77777777" w:rsidR="003A2FC4" w:rsidRPr="005C0981" w:rsidRDefault="003A2FC4" w:rsidP="003A2FC4">
      <w:pPr>
        <w:spacing w:line="276" w:lineRule="auto"/>
        <w:rPr>
          <w:rFonts w:ascii="Arial" w:eastAsia="Calibri" w:hAnsi="Arial" w:cs="Arial"/>
          <w:color w:val="000000" w:themeColor="text1"/>
          <w:szCs w:val="24"/>
          <w:lang w:eastAsia="en-US"/>
        </w:rPr>
      </w:pPr>
      <w:r w:rsidRPr="005C0981">
        <w:rPr>
          <w:rFonts w:ascii="Arial" w:eastAsia="Calibri" w:hAnsi="Arial" w:cs="Arial"/>
          <w:color w:val="000000" w:themeColor="text1"/>
          <w:szCs w:val="24"/>
          <w:lang w:eastAsia="en-US"/>
        </w:rPr>
        <w:t>-Original---------------------------------01</w:t>
      </w:r>
    </w:p>
    <w:p w14:paraId="502F134C" w14:textId="77777777" w:rsidR="003A2FC4" w:rsidRPr="005C0981" w:rsidRDefault="003A2FC4" w:rsidP="003A2FC4">
      <w:pPr>
        <w:spacing w:line="276" w:lineRule="auto"/>
        <w:rPr>
          <w:rFonts w:ascii="Arial" w:eastAsia="Calibri" w:hAnsi="Arial" w:cs="Arial"/>
          <w:color w:val="000000" w:themeColor="text1"/>
          <w:szCs w:val="24"/>
          <w:lang w:eastAsia="en-US"/>
        </w:rPr>
      </w:pPr>
      <w:r w:rsidRPr="005C0981">
        <w:rPr>
          <w:rFonts w:ascii="Arial" w:eastAsia="Calibri" w:hAnsi="Arial" w:cs="Arial"/>
          <w:color w:val="000000" w:themeColor="text1"/>
          <w:szCs w:val="24"/>
          <w:lang w:eastAsia="en-US"/>
        </w:rPr>
        <w:t>-Archives--------------------------------01</w:t>
      </w:r>
    </w:p>
    <w:p w14:paraId="39041F21" w14:textId="77777777" w:rsidR="003A2FC4" w:rsidRPr="005C0981" w:rsidRDefault="003A2FC4" w:rsidP="003A2FC4">
      <w:pPr>
        <w:spacing w:line="276" w:lineRule="auto"/>
        <w:rPr>
          <w:rFonts w:ascii="Arial" w:eastAsia="Calibri" w:hAnsi="Arial" w:cs="Arial"/>
          <w:color w:val="000000" w:themeColor="text1"/>
          <w:szCs w:val="24"/>
          <w:lang w:eastAsia="en-US"/>
        </w:rPr>
      </w:pPr>
      <w:r w:rsidRPr="005C0981">
        <w:rPr>
          <w:rFonts w:ascii="Arial" w:eastAsia="Calibri" w:hAnsi="Arial" w:cs="Arial"/>
          <w:color w:val="000000" w:themeColor="text1"/>
          <w:szCs w:val="24"/>
          <w:lang w:eastAsia="en-US"/>
        </w:rPr>
        <w:t>-Intéressés------------------------------11</w:t>
      </w:r>
    </w:p>
    <w:p w14:paraId="6E2B0AA1" w14:textId="7205D1D5" w:rsidR="003A2FC4" w:rsidRPr="005C0981" w:rsidRDefault="003A2FC4" w:rsidP="003A2FC4">
      <w:pPr>
        <w:spacing w:line="240" w:lineRule="auto"/>
        <w:rPr>
          <w:rFonts w:ascii="Arial" w:eastAsia="Calibri" w:hAnsi="Arial" w:cs="Arial"/>
          <w:color w:val="000000" w:themeColor="text1"/>
          <w:lang w:eastAsia="en-US"/>
        </w:rPr>
      </w:pPr>
    </w:p>
    <w:p w14:paraId="0443B3EF" w14:textId="0A19F8B8" w:rsidR="003A2FC4" w:rsidRPr="005C0981" w:rsidRDefault="003A2FC4" w:rsidP="003A2FC4">
      <w:pPr>
        <w:spacing w:line="240" w:lineRule="auto"/>
        <w:jc w:val="right"/>
        <w:rPr>
          <w:rFonts w:ascii="Arial" w:eastAsia="Calibri" w:hAnsi="Arial" w:cs="Arial"/>
          <w:color w:val="000000" w:themeColor="text1"/>
          <w:lang w:eastAsia="en-US"/>
        </w:rPr>
      </w:pPr>
      <w:r w:rsidRPr="005C0981">
        <w:rPr>
          <w:rFonts w:ascii="Arial" w:eastAsia="Calibri" w:hAnsi="Arial" w:cs="Arial"/>
          <w:color w:val="000000" w:themeColor="text1"/>
          <w:szCs w:val="24"/>
          <w:lang w:eastAsia="en-US"/>
        </w:rPr>
        <w:t xml:space="preserve"> Bamako le 1</w:t>
      </w:r>
      <w:r w:rsidRPr="005C0981">
        <w:rPr>
          <w:rFonts w:ascii="Arial" w:eastAsia="Calibri" w:hAnsi="Arial" w:cs="Arial"/>
          <w:color w:val="000000" w:themeColor="text1"/>
          <w:szCs w:val="24"/>
          <w:vertAlign w:val="superscript"/>
          <w:lang w:eastAsia="en-US"/>
        </w:rPr>
        <w:t>er</w:t>
      </w:r>
      <w:r w:rsidRPr="005C0981">
        <w:rPr>
          <w:rFonts w:ascii="Arial" w:eastAsia="Calibri" w:hAnsi="Arial" w:cs="Arial"/>
          <w:color w:val="000000" w:themeColor="text1"/>
          <w:szCs w:val="24"/>
          <w:lang w:eastAsia="en-US"/>
        </w:rPr>
        <w:t xml:space="preserve"> septembre 20</w:t>
      </w:r>
      <w:r w:rsidR="009407C9">
        <w:rPr>
          <w:rFonts w:ascii="Arial" w:eastAsia="Calibri" w:hAnsi="Arial" w:cs="Arial"/>
          <w:color w:val="000000" w:themeColor="text1"/>
          <w:szCs w:val="24"/>
          <w:lang w:eastAsia="en-US"/>
        </w:rPr>
        <w:t>22</w:t>
      </w:r>
    </w:p>
    <w:p w14:paraId="345A8B9A" w14:textId="644FDCB3" w:rsidR="003A2FC4" w:rsidRPr="005C0981" w:rsidRDefault="007C5CDA" w:rsidP="003A2FC4">
      <w:pPr>
        <w:spacing w:line="240" w:lineRule="auto"/>
        <w:jc w:val="right"/>
        <w:rPr>
          <w:rFonts w:ascii="Arial" w:eastAsia="Calibri" w:hAnsi="Arial" w:cs="Arial"/>
          <w:color w:val="000000" w:themeColor="text1"/>
          <w:lang w:eastAsia="en-US"/>
        </w:rPr>
      </w:pPr>
      <w:ins w:id="13" w:author="ROBERT F SYLVESTRE SIDIBE" w:date="2024-02-15T17:39:00Z">
        <w:r>
          <w:rPr>
            <w:rFonts w:ascii="Arial" w:eastAsia="Calibri" w:hAnsi="Arial" w:cs="Arial"/>
            <w:b/>
            <w:bCs/>
            <w:noProof/>
            <w:color w:val="000000" w:themeColor="text1"/>
            <w:lang w:eastAsia="en-US"/>
          </w:rPr>
          <w:drawing>
            <wp:anchor distT="0" distB="0" distL="114300" distR="114300" simplePos="0" relativeHeight="251661312" behindDoc="1" locked="0" layoutInCell="1" allowOverlap="1" wp14:anchorId="3FD4F7B1" wp14:editId="5A0DE93B">
              <wp:simplePos x="0" y="0"/>
              <wp:positionH relativeFrom="margin">
                <wp:align>right</wp:align>
              </wp:positionH>
              <wp:positionV relativeFrom="paragraph">
                <wp:posOffset>126365</wp:posOffset>
              </wp:positionV>
              <wp:extent cx="2819249" cy="2000250"/>
              <wp:effectExtent l="0" t="0" r="635" b="0"/>
              <wp:wrapNone/>
              <wp:docPr id="325116476" name="Imag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 rotWithShape="1">
                      <a:blip r:embed="rId5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 t="20112" b="8938"/>
                      <a:stretch/>
                    </pic:blipFill>
                    <pic:spPr bwMode="auto">
                      <a:xfrm>
                        <a:off x="0" y="0"/>
                        <a:ext cx="2819249" cy="20002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53640926-AAD7-44D8-BBD7-CCE9431645EC}">
                          <a14:shadowObscured xmlns:a14="http://schemas.microsoft.com/office/drawing/2010/main"/>
                        </a:ext>
                      </a:extLst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</w:ins>
    </w:p>
    <w:p w14:paraId="10AA5A21" w14:textId="77777777" w:rsidR="003A2FC4" w:rsidRDefault="003A2FC4" w:rsidP="003A2FC4">
      <w:pPr>
        <w:spacing w:line="240" w:lineRule="auto"/>
        <w:ind w:left="5664"/>
        <w:rPr>
          <w:ins w:id="14" w:author="ROBERT F SYLVESTRE SIDIBE" w:date="2024-02-15T17:39:00Z"/>
          <w:rFonts w:ascii="Arial" w:eastAsia="Calibri" w:hAnsi="Arial" w:cs="Arial"/>
          <w:b/>
          <w:bCs/>
          <w:color w:val="000000" w:themeColor="text1"/>
          <w:sz w:val="28"/>
          <w:szCs w:val="28"/>
          <w:lang w:eastAsia="en-US"/>
        </w:rPr>
      </w:pPr>
      <w:r w:rsidRPr="005C0981">
        <w:rPr>
          <w:rFonts w:ascii="Arial" w:eastAsia="Calibri" w:hAnsi="Arial" w:cs="Arial"/>
          <w:b/>
          <w:bCs/>
          <w:color w:val="000000" w:themeColor="text1"/>
          <w:sz w:val="28"/>
          <w:szCs w:val="28"/>
          <w:lang w:eastAsia="en-US"/>
        </w:rPr>
        <w:t xml:space="preserve">       Directeur Général</w:t>
      </w:r>
    </w:p>
    <w:p w14:paraId="5EB944EF" w14:textId="77777777" w:rsidR="007C5CDA" w:rsidRDefault="007C5CDA" w:rsidP="003A2FC4">
      <w:pPr>
        <w:spacing w:line="240" w:lineRule="auto"/>
        <w:ind w:left="5664"/>
        <w:rPr>
          <w:ins w:id="15" w:author="ROBERT F SYLVESTRE SIDIBE" w:date="2024-02-15T17:39:00Z"/>
          <w:rFonts w:ascii="Arial" w:eastAsia="Calibri" w:hAnsi="Arial" w:cs="Arial"/>
          <w:b/>
          <w:bCs/>
          <w:color w:val="000000" w:themeColor="text1"/>
          <w:sz w:val="28"/>
          <w:szCs w:val="28"/>
          <w:lang w:eastAsia="en-US"/>
        </w:rPr>
      </w:pPr>
    </w:p>
    <w:p w14:paraId="5C8AAA7C" w14:textId="77777777" w:rsidR="007C5CDA" w:rsidRDefault="007C5CDA" w:rsidP="003A2FC4">
      <w:pPr>
        <w:spacing w:line="240" w:lineRule="auto"/>
        <w:ind w:left="5664"/>
        <w:rPr>
          <w:ins w:id="16" w:author="ROBERT F SYLVESTRE SIDIBE" w:date="2024-02-15T17:39:00Z"/>
          <w:rFonts w:ascii="Arial" w:eastAsia="Calibri" w:hAnsi="Arial" w:cs="Arial"/>
          <w:b/>
          <w:bCs/>
          <w:color w:val="000000" w:themeColor="text1"/>
          <w:sz w:val="28"/>
          <w:szCs w:val="28"/>
          <w:lang w:eastAsia="en-US"/>
        </w:rPr>
      </w:pPr>
    </w:p>
    <w:p w14:paraId="189C8D04" w14:textId="77777777" w:rsidR="007C5CDA" w:rsidRDefault="007C5CDA" w:rsidP="003A2FC4">
      <w:pPr>
        <w:spacing w:line="240" w:lineRule="auto"/>
        <w:ind w:left="5664"/>
        <w:rPr>
          <w:ins w:id="17" w:author="ROBERT F SYLVESTRE SIDIBE" w:date="2024-02-15T17:39:00Z"/>
          <w:rFonts w:ascii="Arial" w:eastAsia="Calibri" w:hAnsi="Arial" w:cs="Arial"/>
          <w:b/>
          <w:bCs/>
          <w:color w:val="000000" w:themeColor="text1"/>
          <w:sz w:val="28"/>
          <w:szCs w:val="28"/>
          <w:lang w:eastAsia="en-US"/>
        </w:rPr>
      </w:pPr>
    </w:p>
    <w:p w14:paraId="0A15D01D" w14:textId="77777777" w:rsidR="007C5CDA" w:rsidRPr="005C0981" w:rsidRDefault="007C5CDA" w:rsidP="003A2FC4">
      <w:pPr>
        <w:spacing w:line="240" w:lineRule="auto"/>
        <w:ind w:left="5664"/>
        <w:rPr>
          <w:rFonts w:ascii="Arial" w:eastAsia="Calibri" w:hAnsi="Arial" w:cs="Arial"/>
          <w:b/>
          <w:bCs/>
          <w:color w:val="000000" w:themeColor="text1"/>
          <w:sz w:val="28"/>
          <w:szCs w:val="28"/>
          <w:lang w:eastAsia="en-US"/>
        </w:rPr>
      </w:pPr>
    </w:p>
    <w:p w14:paraId="72506CE4" w14:textId="08216BF3" w:rsidR="003A2FC4" w:rsidRDefault="003A2FC4" w:rsidP="003A2FC4">
      <w:pPr>
        <w:spacing w:line="240" w:lineRule="auto"/>
        <w:rPr>
          <w:rFonts w:ascii="Arial" w:eastAsia="Calibri" w:hAnsi="Arial" w:cs="Arial"/>
          <w:b/>
          <w:bCs/>
          <w:color w:val="000000" w:themeColor="text1"/>
          <w:lang w:eastAsia="en-US"/>
        </w:rPr>
      </w:pPr>
    </w:p>
    <w:p w14:paraId="126E5CEB" w14:textId="06B25107" w:rsidR="003A2FC4" w:rsidRDefault="003A2FC4" w:rsidP="003A2FC4">
      <w:pPr>
        <w:spacing w:line="240" w:lineRule="auto"/>
        <w:rPr>
          <w:rFonts w:ascii="Arial" w:eastAsia="Calibri" w:hAnsi="Arial" w:cs="Arial"/>
          <w:b/>
          <w:bCs/>
          <w:color w:val="000000" w:themeColor="text1"/>
          <w:lang w:eastAsia="en-US"/>
        </w:rPr>
      </w:pPr>
    </w:p>
    <w:p w14:paraId="2EEF610A" w14:textId="77777777" w:rsidR="003A2FC4" w:rsidRPr="005C0981" w:rsidRDefault="003A2FC4" w:rsidP="003A2FC4">
      <w:pPr>
        <w:spacing w:line="240" w:lineRule="auto"/>
        <w:rPr>
          <w:rFonts w:ascii="Arial" w:eastAsia="Calibri" w:hAnsi="Arial" w:cs="Arial"/>
          <w:b/>
          <w:bCs/>
          <w:color w:val="000000" w:themeColor="text1"/>
          <w:lang w:eastAsia="en-US"/>
        </w:rPr>
      </w:pPr>
    </w:p>
    <w:p w14:paraId="306A82EB" w14:textId="77777777" w:rsidR="003A2FC4" w:rsidRPr="005C0981" w:rsidRDefault="003A2FC4" w:rsidP="003A2FC4">
      <w:pPr>
        <w:spacing w:line="240" w:lineRule="auto"/>
        <w:ind w:left="5664"/>
        <w:rPr>
          <w:rFonts w:ascii="Arial" w:eastAsia="Calibri" w:hAnsi="Arial" w:cs="Arial"/>
          <w:b/>
          <w:bCs/>
          <w:color w:val="000000" w:themeColor="text1"/>
          <w:lang w:eastAsia="en-US"/>
        </w:rPr>
      </w:pPr>
      <w:r w:rsidRPr="005C0981">
        <w:rPr>
          <w:rFonts w:ascii="Arial" w:eastAsia="Calibri" w:hAnsi="Arial" w:cs="Arial"/>
          <w:b/>
          <w:bCs/>
          <w:color w:val="000000" w:themeColor="text1"/>
          <w:lang w:eastAsia="en-US"/>
        </w:rPr>
        <w:t xml:space="preserve">        Dr SANOGO Mamadou </w:t>
      </w:r>
    </w:p>
    <w:p w14:paraId="012D3363" w14:textId="77777777" w:rsidR="00D64EBF" w:rsidRDefault="00D64EBF"/>
    <w:sectPr w:rsidR="00D64EB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Dr Mamadou SANOGO">
    <w15:presenceInfo w15:providerId="None" w15:userId="Dr Mamadou SANOGO"/>
  </w15:person>
  <w15:person w15:author="ROBERT F SYLVESTRE SIDIBE">
    <w15:presenceInfo w15:providerId="Windows Live" w15:userId="124b21123b63aae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trackRevision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FC4"/>
    <w:rsid w:val="00394C0C"/>
    <w:rsid w:val="003A2FC4"/>
    <w:rsid w:val="007B637C"/>
    <w:rsid w:val="007C5CDA"/>
    <w:rsid w:val="009407C9"/>
    <w:rsid w:val="009475FB"/>
    <w:rsid w:val="00A13517"/>
    <w:rsid w:val="00CB2D79"/>
    <w:rsid w:val="00D64EBF"/>
    <w:rsid w:val="00DD0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BC87F1"/>
  <w15:chartTrackingRefBased/>
  <w15:docId w15:val="{919C0006-7081-4C4B-8ABA-3E513E4B9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2FC4"/>
    <w:pPr>
      <w:spacing w:after="0" w:line="20" w:lineRule="atLeast"/>
      <w:jc w:val="both"/>
    </w:pPr>
    <w:rPr>
      <w:rFonts w:ascii="Times New Roman" w:eastAsia="Times New Roman" w:hAnsi="Times New Roman" w:cs="Times New Roman"/>
      <w:sz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Rvision">
    <w:name w:val="Revision"/>
    <w:hidden/>
    <w:uiPriority w:val="99"/>
    <w:semiHidden/>
    <w:rsid w:val="009407C9"/>
    <w:pPr>
      <w:spacing w:after="0" w:line="240" w:lineRule="auto"/>
    </w:pPr>
    <w:rPr>
      <w:rFonts w:ascii="Times New Roman" w:eastAsia="Times New Roman" w:hAnsi="Times New Roman" w:cs="Times New Roman"/>
      <w:sz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microsoft.com/office/2011/relationships/people" Target="peop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216</Words>
  <Characters>1189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F SYLVESTRE SIDIBE</dc:creator>
  <cp:keywords/>
  <dc:description/>
  <cp:lastModifiedBy>ROBERT F SYLVESTRE SIDIBE</cp:lastModifiedBy>
  <cp:revision>2</cp:revision>
  <dcterms:created xsi:type="dcterms:W3CDTF">2024-02-14T07:42:00Z</dcterms:created>
  <dcterms:modified xsi:type="dcterms:W3CDTF">2024-02-15T17:40:00Z</dcterms:modified>
</cp:coreProperties>
</file>